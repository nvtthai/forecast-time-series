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EA2DE1">
          <w:rPr>
            <w:noProof/>
          </w:rPr>
          <mc:AlternateContent>
            <mc:Choice Requires="wps">
              <w:drawing>
                <wp:anchor distT="0" distB="0" distL="114300" distR="114300" simplePos="0" relativeHeight="251679744" behindDoc="0" locked="0" layoutInCell="1" allowOverlap="1" wp14:anchorId="78F4CCEF" wp14:editId="12BFA883">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3D6C9F" w:rsidRPr="00414332" w:rsidRDefault="003D6C9F" w:rsidP="007C4131">
                              <w:pPr>
                                <w:jc w:val="center"/>
                                <w:rPr>
                                  <w:b/>
                                  <w:sz w:val="30"/>
                                  <w:szCs w:val="30"/>
                                </w:rPr>
                              </w:pPr>
                              <w:r w:rsidRPr="00414332">
                                <w:rPr>
                                  <w:b/>
                                  <w:sz w:val="30"/>
                                  <w:szCs w:val="30"/>
                                </w:rPr>
                                <w:t>ĐẠI HỌC QUỐC GIA TP.HCM</w:t>
                              </w:r>
                            </w:p>
                            <w:p w14:paraId="0262793C" w14:textId="77777777" w:rsidR="003D6C9F" w:rsidRPr="00414332" w:rsidRDefault="003D6C9F" w:rsidP="007C4131">
                              <w:pPr>
                                <w:jc w:val="center"/>
                                <w:rPr>
                                  <w:b/>
                                  <w:sz w:val="30"/>
                                  <w:szCs w:val="30"/>
                                </w:rPr>
                              </w:pPr>
                              <w:r w:rsidRPr="00414332">
                                <w:rPr>
                                  <w:b/>
                                  <w:sz w:val="30"/>
                                  <w:szCs w:val="30"/>
                                </w:rPr>
                                <w:t>TRƯỜNG ĐẠI HỌC BÁCH KHOA</w:t>
                              </w:r>
                            </w:p>
                            <w:p w14:paraId="16D1A6CD" w14:textId="77777777" w:rsidR="003D6C9F" w:rsidRPr="00414332" w:rsidRDefault="003D6C9F" w:rsidP="007C4131">
                              <w:pPr>
                                <w:jc w:val="center"/>
                                <w:rPr>
                                  <w:b/>
                                  <w:sz w:val="30"/>
                                  <w:szCs w:val="30"/>
                                </w:rPr>
                              </w:pPr>
                              <w:r w:rsidRPr="00414332">
                                <w:rPr>
                                  <w:b/>
                                  <w:sz w:val="30"/>
                                  <w:szCs w:val="30"/>
                                </w:rPr>
                                <w:t>KHOA KHOA HỌC &amp; KỸ THUẬT MÁY TÍNH</w:t>
                              </w:r>
                            </w:p>
                            <w:p w14:paraId="03F8BC34" w14:textId="77777777" w:rsidR="003D6C9F" w:rsidRPr="00414332" w:rsidDel="00095447" w:rsidRDefault="003D6C9F"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3D6C9F" w:rsidRPr="00414332" w:rsidRDefault="003D6C9F" w:rsidP="007C4131">
                              <w:pPr>
                                <w:jc w:val="center"/>
                                <w:rPr>
                                  <w:b/>
                                  <w:sz w:val="30"/>
                                  <w:szCs w:val="30"/>
                                </w:rPr>
                              </w:pPr>
                            </w:p>
                            <w:p w14:paraId="0066D4B0" w14:textId="77777777" w:rsidR="003D6C9F" w:rsidRPr="00414332" w:rsidDel="00095447" w:rsidRDefault="003D6C9F"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3D6C9F" w:rsidRPr="00414332" w:rsidRDefault="003D6C9F" w:rsidP="007C4131">
                              <w:pPr>
                                <w:jc w:val="center"/>
                                <w:rPr>
                                  <w:b/>
                                  <w:sz w:val="30"/>
                                  <w:szCs w:val="30"/>
                                </w:rPr>
                              </w:pPr>
                            </w:p>
                            <w:p w14:paraId="2C780E26" w14:textId="77777777" w:rsidR="003D6C9F" w:rsidRPr="00414332" w:rsidRDefault="003D6C9F" w:rsidP="007C4131">
                              <w:pPr>
                                <w:jc w:val="center"/>
                                <w:rPr>
                                  <w:b/>
                                  <w:sz w:val="30"/>
                                  <w:szCs w:val="30"/>
                                </w:rPr>
                              </w:pPr>
                            </w:p>
                            <w:p w14:paraId="14C38E9A" w14:textId="77777777" w:rsidR="003D6C9F" w:rsidRPr="00414332" w:rsidDel="00095447" w:rsidRDefault="003D6C9F" w:rsidP="007C4131">
                              <w:pPr>
                                <w:jc w:val="center"/>
                                <w:rPr>
                                  <w:del w:id="15" w:author="The Si Tran" w:date="2012-12-12T13:41:00Z"/>
                                  <w:b/>
                                  <w:sz w:val="30"/>
                                  <w:szCs w:val="30"/>
                                </w:rPr>
                              </w:pPr>
                            </w:p>
                            <w:p w14:paraId="2D425F7C" w14:textId="77777777" w:rsidR="003D6C9F" w:rsidRPr="00414332" w:rsidRDefault="003D6C9F"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3D6C9F" w:rsidRPr="00074777" w:rsidRDefault="003D6C9F" w:rsidP="00095447">
                              <w:pPr>
                                <w:spacing w:before="0"/>
                                <w:jc w:val="center"/>
                                <w:rPr>
                                  <w:ins w:id="17" w:author="The Si Tran" w:date="2012-12-12T13:41:00Z"/>
                                  <w:b/>
                                  <w:bCs/>
                                  <w:szCs w:val="26"/>
                                </w:rPr>
                              </w:pPr>
                            </w:p>
                            <w:p w14:paraId="060D02AB" w14:textId="34A6E7F6" w:rsidR="003D6C9F" w:rsidRPr="006D1D8A" w:rsidRDefault="003D6C9F" w:rsidP="00095447">
                              <w:pPr>
                                <w:spacing w:before="0"/>
                                <w:jc w:val="center"/>
                                <w:rPr>
                                  <w:ins w:id="18" w:author="The Si Tran" w:date="2012-12-12T13:41:00Z"/>
                                  <w:b/>
                                  <w:sz w:val="48"/>
                                  <w:szCs w:val="26"/>
                                </w:rPr>
                              </w:pPr>
                              <w:r>
                                <w:rPr>
                                  <w:b/>
                                  <w:sz w:val="48"/>
                                  <w:szCs w:val="26"/>
                                </w:rPr>
                                <w:t>Kết hợp</w:t>
                              </w:r>
                              <w:ins w:id="19" w:author="The Si Tran" w:date="2012-12-12T13:41:00Z">
                                <w:r w:rsidRPr="006D1D8A">
                                  <w:rPr>
                                    <w:b/>
                                    <w:sz w:val="48"/>
                                    <w:szCs w:val="26"/>
                                  </w:rPr>
                                  <w:t xml:space="preserve"> mạng N</w:t>
                                </w:r>
                              </w:ins>
                              <w:r>
                                <w:rPr>
                                  <w:b/>
                                  <w:sz w:val="48"/>
                                  <w:szCs w:val="26"/>
                                </w:rPr>
                                <w:t>ơ</w:t>
                              </w:r>
                              <w:ins w:id="20" w:author="The Si Tran" w:date="2012-12-12T13:41:00Z">
                                <w:r w:rsidRPr="006D1D8A">
                                  <w:rPr>
                                    <w:b/>
                                    <w:sz w:val="48"/>
                                    <w:szCs w:val="26"/>
                                  </w:rPr>
                                  <w:t>ron nhân tạo và</w:t>
                                </w:r>
                              </w:ins>
                              <w:r>
                                <w:rPr>
                                  <w:b/>
                                  <w:sz w:val="48"/>
                                  <w:szCs w:val="26"/>
                                </w:rPr>
                                <w:t xml:space="preserve"> mô hình      ARIMA để</w:t>
                              </w:r>
                              <w:ins w:id="21" w:author="The Si Tran" w:date="2012-12-12T13:41:00Z">
                                <w:r w:rsidRPr="006D1D8A">
                                  <w:rPr>
                                    <w:b/>
                                    <w:sz w:val="48"/>
                                    <w:szCs w:val="26"/>
                                  </w:rPr>
                                  <w:t xml:space="preserve"> dự báo dữ liệu chuỗi thời gian</w:t>
                                </w:r>
                              </w:ins>
                            </w:p>
                            <w:p w14:paraId="3C2C0C53" w14:textId="77777777" w:rsidR="003D6C9F" w:rsidRPr="00074777" w:rsidRDefault="003D6C9F" w:rsidP="00095447">
                              <w:pPr>
                                <w:spacing w:before="0"/>
                                <w:rPr>
                                  <w:ins w:id="22" w:author="The Si Tran" w:date="2012-12-12T13:41:00Z"/>
                                  <w:szCs w:val="26"/>
                                </w:rPr>
                              </w:pPr>
                            </w:p>
                            <w:p w14:paraId="00E19A75" w14:textId="77777777" w:rsidR="003D6C9F" w:rsidRPr="00074777" w:rsidRDefault="003D6C9F" w:rsidP="00095447">
                              <w:pPr>
                                <w:spacing w:before="0"/>
                                <w:jc w:val="left"/>
                                <w:rPr>
                                  <w:ins w:id="23" w:author="The Si Tran" w:date="2012-12-12T13:41:00Z"/>
                                  <w:b/>
                                  <w:bCs/>
                                  <w:szCs w:val="26"/>
                                </w:rPr>
                              </w:pPr>
                            </w:p>
                            <w:p w14:paraId="69EF26DC" w14:textId="77777777" w:rsidR="003D6C9F" w:rsidRPr="000C4531" w:rsidRDefault="003D6C9F" w:rsidP="00AD1513">
                              <w:pPr>
                                <w:tabs>
                                  <w:tab w:val="left" w:pos="4680"/>
                                </w:tabs>
                                <w:spacing w:before="0"/>
                                <w:jc w:val="left"/>
                                <w:rPr>
                                  <w:ins w:id="24" w:author="The Si Tran" w:date="2012-12-12T13:41:00Z"/>
                                  <w:b/>
                                  <w:bCs/>
                                  <w:sz w:val="30"/>
                                  <w:szCs w:val="30"/>
                                  <w:rPrChange w:id="25" w:author="The Si Tran" w:date="2012-12-16T10:11:00Z">
                                    <w:rPr>
                                      <w:ins w:id="26" w:author="The Si Tran" w:date="2012-12-12T13:41:00Z"/>
                                      <w:b/>
                                      <w:bCs/>
                                      <w:szCs w:val="26"/>
                                    </w:rPr>
                                  </w:rPrChange>
                                </w:rPr>
                              </w:pPr>
                              <w:ins w:id="27" w:author="The Si Tran" w:date="2012-12-12T13:42:00Z">
                                <w:r>
                                  <w:rPr>
                                    <w:b/>
                                    <w:bCs/>
                                    <w:szCs w:val="26"/>
                                  </w:rPr>
                                  <w:tab/>
                                </w:r>
                              </w:ins>
                              <w:ins w:id="28" w:author="The Si Tran" w:date="2012-12-12T13:43:00Z">
                                <w:r w:rsidRPr="00414332">
                                  <w:rPr>
                                    <w:b/>
                                    <w:sz w:val="30"/>
                                    <w:szCs w:val="30"/>
                                  </w:rPr>
                                  <w:t>HỘI ĐỒNG</w:t>
                                </w:r>
                                <w:r>
                                  <w:rPr>
                                    <w:b/>
                                    <w:sz w:val="30"/>
                                    <w:szCs w:val="30"/>
                                  </w:rPr>
                                  <w:t>:</w:t>
                                </w:r>
                              </w:ins>
                              <w:ins w:id="29" w:author="The Si Tran" w:date="2012-12-12T13:42:00Z">
                                <w:r>
                                  <w:rPr>
                                    <w:b/>
                                    <w:bCs/>
                                    <w:szCs w:val="26"/>
                                  </w:rPr>
                                  <w:tab/>
                                </w:r>
                                <w:r>
                                  <w:rPr>
                                    <w:b/>
                                    <w:bCs/>
                                    <w:szCs w:val="26"/>
                                  </w:rPr>
                                  <w:tab/>
                                </w:r>
                                <w:r>
                                  <w:rPr>
                                    <w:b/>
                                    <w:bCs/>
                                    <w:szCs w:val="26"/>
                                  </w:rPr>
                                  <w:tab/>
                                </w:r>
                              </w:ins>
                              <w:ins w:id="30"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31" w:author="The Si Tran" w:date="2012-12-16T10:11:00Z">
                                      <w:rPr>
                                        <w:b/>
                                        <w:bCs/>
                                        <w:szCs w:val="26"/>
                                      </w:rPr>
                                    </w:rPrChange>
                                  </w:rPr>
                                  <w:tab/>
                                </w:r>
                              </w:ins>
                              <w:ins w:id="32" w:author="The Si Tran" w:date="2012-12-12T13:44:00Z">
                                <w:r w:rsidRPr="000C4531">
                                  <w:rPr>
                                    <w:b/>
                                    <w:bCs/>
                                    <w:sz w:val="30"/>
                                    <w:szCs w:val="30"/>
                                    <w:rPrChange w:id="33" w:author="The Si Tran" w:date="2012-12-16T10:11:00Z">
                                      <w:rPr>
                                        <w:b/>
                                        <w:bCs/>
                                        <w:szCs w:val="26"/>
                                      </w:rPr>
                                    </w:rPrChange>
                                  </w:rPr>
                                  <w:t>PGS.TS Dương Tuấn Anh</w:t>
                                </w:r>
                              </w:ins>
                            </w:p>
                            <w:p w14:paraId="16B2B425" w14:textId="4FE64B84" w:rsidR="003D6C9F" w:rsidRPr="000C4531" w:rsidRDefault="003D6C9F" w:rsidP="00AD1513">
                              <w:pPr>
                                <w:tabs>
                                  <w:tab w:val="left" w:pos="4680"/>
                                </w:tabs>
                                <w:spacing w:before="0"/>
                                <w:jc w:val="left"/>
                                <w:rPr>
                                  <w:ins w:id="34" w:author="The Si Tran" w:date="2012-12-12T13:41:00Z"/>
                                  <w:b/>
                                  <w:bCs/>
                                  <w:sz w:val="30"/>
                                  <w:szCs w:val="30"/>
                                  <w:rPrChange w:id="35" w:author="The Si Tran" w:date="2012-12-16T10:11:00Z">
                                    <w:rPr>
                                      <w:ins w:id="36" w:author="The Si Tran" w:date="2012-12-12T13:41:00Z"/>
                                      <w:b/>
                                      <w:bCs/>
                                      <w:szCs w:val="26"/>
                                    </w:rPr>
                                  </w:rPrChange>
                                </w:rPr>
                              </w:pPr>
                              <w:ins w:id="37" w:author="The Si Tran" w:date="2012-12-12T13:41:00Z">
                                <w:r w:rsidRPr="000C4531">
                                  <w:rPr>
                                    <w:b/>
                                    <w:bCs/>
                                    <w:i/>
                                    <w:sz w:val="30"/>
                                    <w:szCs w:val="30"/>
                                    <w:rPrChange w:id="38" w:author="The Si Tran" w:date="2012-12-16T10:11:00Z">
                                      <w:rPr>
                                        <w:b/>
                                        <w:bCs/>
                                        <w:i/>
                                        <w:szCs w:val="26"/>
                                      </w:rPr>
                                    </w:rPrChange>
                                  </w:rPr>
                                  <w:tab/>
                                </w:r>
                              </w:ins>
                              <w:ins w:id="39" w:author="The Si Tran" w:date="2012-12-12T13:44:00Z">
                                <w:r w:rsidRPr="000C4531">
                                  <w:rPr>
                                    <w:b/>
                                    <w:sz w:val="30"/>
                                    <w:szCs w:val="30"/>
                                  </w:rPr>
                                  <w:t xml:space="preserve">GVPB: </w:t>
                                </w:r>
                              </w:ins>
                              <w:ins w:id="40" w:author="superchickend" w:date="2012-12-16T14:49:00Z">
                                <w:r>
                                  <w:rPr>
                                    <w:b/>
                                    <w:sz w:val="30"/>
                                    <w:szCs w:val="30"/>
                                  </w:rPr>
                                  <w:t xml:space="preserve">TS </w:t>
                                </w:r>
                              </w:ins>
                              <w:ins w:id="41" w:author="The Si Tran" w:date="2012-12-12T13:44:00Z">
                                <w:r w:rsidRPr="000C4531">
                                  <w:rPr>
                                    <w:b/>
                                    <w:bCs/>
                                    <w:sz w:val="30"/>
                                    <w:szCs w:val="30"/>
                                    <w:rPrChange w:id="42" w:author="The Si Tran" w:date="2012-12-16T10:11:00Z">
                                      <w:rPr>
                                        <w:b/>
                                        <w:bCs/>
                                        <w:szCs w:val="26"/>
                                      </w:rPr>
                                    </w:rPrChange>
                                  </w:rPr>
                                  <w:t>Võ Thị Ngọc Châu</w:t>
                                </w:r>
                              </w:ins>
                            </w:p>
                            <w:p w14:paraId="60B5B5CC" w14:textId="77777777" w:rsidR="003D6C9F" w:rsidRDefault="003D6C9F" w:rsidP="00095447">
                              <w:pPr>
                                <w:spacing w:before="0"/>
                                <w:jc w:val="left"/>
                                <w:rPr>
                                  <w:ins w:id="43" w:author="The Si Tran" w:date="2012-12-12T13:45:00Z"/>
                                  <w:b/>
                                  <w:szCs w:val="26"/>
                                </w:rPr>
                              </w:pPr>
                              <w:ins w:id="44"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5" w:author="The Si Tran" w:date="2012-12-12T13:42:00Z">
                                <w:r>
                                  <w:rPr>
                                    <w:b/>
                                    <w:szCs w:val="26"/>
                                  </w:rPr>
                                  <w:t xml:space="preserve">                 </w:t>
                                </w:r>
                              </w:ins>
                              <w:ins w:id="46" w:author="The Si Tran" w:date="2012-12-12T13:41:00Z">
                                <w:r w:rsidRPr="00074777">
                                  <w:rPr>
                                    <w:b/>
                                    <w:szCs w:val="26"/>
                                  </w:rPr>
                                  <w:t>---o0o---</w:t>
                                </w:r>
                              </w:ins>
                            </w:p>
                            <w:p w14:paraId="360C4274" w14:textId="77777777" w:rsidR="003D6C9F" w:rsidRPr="00074777" w:rsidRDefault="003D6C9F" w:rsidP="002E545D">
                              <w:pPr>
                                <w:tabs>
                                  <w:tab w:val="left" w:pos="4680"/>
                                </w:tabs>
                                <w:spacing w:before="0"/>
                                <w:jc w:val="left"/>
                                <w:rPr>
                                  <w:ins w:id="47" w:author="The Si Tran" w:date="2012-12-12T13:41:00Z"/>
                                  <w:b/>
                                  <w:bCs/>
                                  <w:szCs w:val="26"/>
                                </w:rPr>
                              </w:pPr>
                              <w:ins w:id="48"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3D6C9F" w:rsidRDefault="003D6C9F" w:rsidP="002E545D">
                              <w:pPr>
                                <w:tabs>
                                  <w:tab w:val="left" w:pos="4680"/>
                                  <w:tab w:val="left" w:pos="7380"/>
                                </w:tabs>
                                <w:spacing w:before="0"/>
                                <w:ind w:left="3780"/>
                                <w:jc w:val="left"/>
                                <w:rPr>
                                  <w:ins w:id="49" w:author="The Si Tran" w:date="2012-12-12T13:46:00Z"/>
                                  <w:b/>
                                  <w:sz w:val="30"/>
                                  <w:szCs w:val="30"/>
                                </w:rPr>
                              </w:pPr>
                              <w:ins w:id="50" w:author="The Si Tran" w:date="2012-12-12T13:46:00Z">
                                <w:r>
                                  <w:rPr>
                                    <w:b/>
                                    <w:sz w:val="30"/>
                                    <w:szCs w:val="30"/>
                                  </w:rPr>
                                  <w:tab/>
                                </w:r>
                              </w:ins>
                              <w:ins w:id="51" w:author="The Si Tran" w:date="2012-12-12T13:45:00Z">
                                <w:r>
                                  <w:rPr>
                                    <w:b/>
                                    <w:sz w:val="30"/>
                                    <w:szCs w:val="30"/>
                                  </w:rPr>
                                  <w:t>SVTH 2</w:t>
                                </w:r>
                                <w:r w:rsidRPr="00414332">
                                  <w:rPr>
                                    <w:b/>
                                    <w:sz w:val="30"/>
                                    <w:szCs w:val="30"/>
                                  </w:rPr>
                                  <w:t>:</w:t>
                                </w:r>
                                <w:r>
                                  <w:rPr>
                                    <w:b/>
                                    <w:sz w:val="30"/>
                                    <w:szCs w:val="30"/>
                                  </w:rPr>
                                  <w:t xml:space="preserve"> T</w:t>
                                </w:r>
                              </w:ins>
                              <w:ins w:id="52" w:author="The Si Tran" w:date="2012-12-14T03:44:00Z">
                                <w:r>
                                  <w:rPr>
                                    <w:b/>
                                    <w:sz w:val="30"/>
                                    <w:szCs w:val="30"/>
                                  </w:rPr>
                                  <w:t>rần Thế Sĩ</w:t>
                                </w:r>
                              </w:ins>
                              <w:ins w:id="53" w:author="The Si Tran" w:date="2012-12-12T13:45:00Z">
                                <w:r>
                                  <w:rPr>
                                    <w:b/>
                                    <w:sz w:val="30"/>
                                    <w:szCs w:val="30"/>
                                  </w:rPr>
                                  <w:t xml:space="preserve">    </w:t>
                                </w:r>
                              </w:ins>
                              <w:ins w:id="54" w:author="The Si Tran" w:date="2012-12-14T03:45:00Z">
                                <w:r>
                                  <w:rPr>
                                    <w:b/>
                                    <w:sz w:val="30"/>
                                    <w:szCs w:val="30"/>
                                  </w:rPr>
                                  <w:t xml:space="preserve">       </w:t>
                                </w:r>
                              </w:ins>
                              <w:ins w:id="55" w:author="The Si Tran" w:date="2012-12-12T13:45:00Z">
                                <w:r>
                                  <w:rPr>
                                    <w:b/>
                                    <w:sz w:val="30"/>
                                    <w:szCs w:val="30"/>
                                  </w:rPr>
                                  <w:t>50801793</w:t>
                                </w:r>
                              </w:ins>
                            </w:p>
                            <w:p w14:paraId="2BD0F54A" w14:textId="77777777" w:rsidR="003D6C9F" w:rsidRPr="00822570" w:rsidRDefault="003D6C9F" w:rsidP="002E545D">
                              <w:pPr>
                                <w:tabs>
                                  <w:tab w:val="left" w:pos="4680"/>
                                  <w:tab w:val="left" w:pos="7380"/>
                                </w:tabs>
                                <w:spacing w:before="0"/>
                                <w:ind w:left="3780"/>
                                <w:jc w:val="left"/>
                                <w:rPr>
                                  <w:ins w:id="56" w:author="The Si Tran" w:date="2012-12-12T13:41:00Z"/>
                                  <w:b/>
                                  <w:bCs/>
                                  <w:szCs w:val="26"/>
                                </w:rPr>
                              </w:pPr>
                            </w:p>
                            <w:p w14:paraId="0A5EDE8B" w14:textId="77777777" w:rsidR="003D6C9F" w:rsidRPr="002E545D" w:rsidRDefault="003D6C9F" w:rsidP="00095447">
                              <w:pPr>
                                <w:spacing w:before="0"/>
                                <w:jc w:val="center"/>
                                <w:rPr>
                                  <w:ins w:id="57" w:author="The Si Tran" w:date="2012-12-12T13:41:00Z"/>
                                  <w:sz w:val="30"/>
                                  <w:szCs w:val="30"/>
                                  <w:rPrChange w:id="58" w:author="The Si Tran" w:date="2012-12-12T13:46:00Z">
                                    <w:rPr>
                                      <w:ins w:id="59" w:author="The Si Tran" w:date="2012-12-12T13:41:00Z"/>
                                      <w:szCs w:val="26"/>
                                    </w:rPr>
                                  </w:rPrChange>
                                </w:rPr>
                              </w:pPr>
                              <w:ins w:id="60" w:author="The Si Tran" w:date="2012-12-12T13:41:00Z">
                                <w:r w:rsidRPr="002E545D">
                                  <w:rPr>
                                    <w:sz w:val="30"/>
                                    <w:szCs w:val="30"/>
                                    <w:rPrChange w:id="61" w:author="The Si Tran" w:date="2012-12-12T13:46:00Z">
                                      <w:rPr>
                                        <w:szCs w:val="26"/>
                                      </w:rPr>
                                    </w:rPrChange>
                                  </w:rPr>
                                  <w:t>TP. HỒ CHÍ MINH, 12/2012</w:t>
                                </w:r>
                              </w:ins>
                            </w:p>
                            <w:p w14:paraId="748C38FC" w14:textId="77777777" w:rsidR="003D6C9F" w:rsidRPr="00414332" w:rsidRDefault="003D6C9F" w:rsidP="007C4131">
                              <w:pPr>
                                <w:jc w:val="center"/>
                                <w:rPr>
                                  <w:b/>
                                  <w:sz w:val="30"/>
                                  <w:szCs w:val="30"/>
                                </w:rPr>
                              </w:pPr>
                            </w:p>
                            <w:p w14:paraId="4273081E" w14:textId="77777777" w:rsidR="003D6C9F" w:rsidRPr="00414332" w:rsidRDefault="003D6C9F" w:rsidP="007C4131">
                              <w:pPr>
                                <w:jc w:val="center"/>
                                <w:rPr>
                                  <w:b/>
                                  <w:sz w:val="30"/>
                                  <w:szCs w:val="30"/>
                                </w:rPr>
                              </w:pPr>
                            </w:p>
                            <w:p w14:paraId="520B4861" w14:textId="77777777" w:rsidR="003D6C9F" w:rsidRPr="00414332" w:rsidRDefault="003D6C9F" w:rsidP="007C4131">
                              <w:pPr>
                                <w:jc w:val="center"/>
                                <w:rPr>
                                  <w:b/>
                                  <w:sz w:val="30"/>
                                  <w:szCs w:val="30"/>
                                </w:rPr>
                              </w:pPr>
                            </w:p>
                            <w:p w14:paraId="15E49725" w14:textId="77777777" w:rsidR="003D6C9F" w:rsidRPr="00414332" w:rsidRDefault="003D6C9F" w:rsidP="007C4131">
                              <w:pPr>
                                <w:jc w:val="center"/>
                                <w:rPr>
                                  <w:b/>
                                  <w:sz w:val="30"/>
                                  <w:szCs w:val="30"/>
                                </w:rPr>
                              </w:pPr>
                            </w:p>
                            <w:p w14:paraId="7D871B1D" w14:textId="77777777" w:rsidR="003D6C9F" w:rsidRPr="00414332" w:rsidRDefault="003D6C9F" w:rsidP="007C4131">
                              <w:pPr>
                                <w:jc w:val="center"/>
                                <w:rPr>
                                  <w:b/>
                                  <w:sz w:val="30"/>
                                  <w:szCs w:val="30"/>
                                </w:rPr>
                              </w:pPr>
                            </w:p>
                            <w:p w14:paraId="43281BF9" w14:textId="77777777" w:rsidR="003D6C9F" w:rsidRPr="00414332" w:rsidDel="00095447" w:rsidRDefault="003D6C9F" w:rsidP="007C4131">
                              <w:pPr>
                                <w:jc w:val="center"/>
                                <w:rPr>
                                  <w:del w:id="62" w:author="The Si Tran" w:date="2012-12-12T13:41:00Z"/>
                                  <w:b/>
                                  <w:sz w:val="50"/>
                                  <w:szCs w:val="50"/>
                                </w:rPr>
                              </w:pPr>
                              <w:del w:id="63" w:author="The Si Tran" w:date="2012-12-12T13:41:00Z">
                                <w:r w:rsidRPr="00414332" w:rsidDel="00095447">
                                  <w:rPr>
                                    <w:b/>
                                    <w:sz w:val="50"/>
                                    <w:szCs w:val="50"/>
                                  </w:rPr>
                                  <w:delText>TÊN ĐỀ TÀI</w:delText>
                                </w:r>
                              </w:del>
                            </w:p>
                            <w:p w14:paraId="74C603C8" w14:textId="77777777" w:rsidR="003D6C9F" w:rsidRPr="00414332" w:rsidDel="00095447" w:rsidRDefault="003D6C9F" w:rsidP="007C4131">
                              <w:pPr>
                                <w:jc w:val="center"/>
                                <w:rPr>
                                  <w:del w:id="64" w:author="The Si Tran" w:date="2012-12-12T13:41:00Z"/>
                                  <w:sz w:val="30"/>
                                  <w:szCs w:val="30"/>
                                </w:rPr>
                              </w:pPr>
                              <w:del w:id="65" w:author="The Si Tran" w:date="2012-12-12T13:41:00Z">
                                <w:r w:rsidRPr="00414332" w:rsidDel="00095447">
                                  <w:rPr>
                                    <w:sz w:val="30"/>
                                    <w:szCs w:val="30"/>
                                  </w:rPr>
                                  <w:delText>(size 16-25 tùy theo số lượng từ)</w:delText>
                                </w:r>
                              </w:del>
                            </w:p>
                            <w:p w14:paraId="6B8C182C" w14:textId="77777777" w:rsidR="003D6C9F" w:rsidRPr="00414332" w:rsidRDefault="003D6C9F" w:rsidP="007C4131">
                              <w:pPr>
                                <w:rPr>
                                  <w:sz w:val="30"/>
                                  <w:szCs w:val="30"/>
                                </w:rPr>
                              </w:pPr>
                            </w:p>
                            <w:p w14:paraId="78884E63" w14:textId="77777777" w:rsidR="003D6C9F" w:rsidRPr="00414332" w:rsidRDefault="003D6C9F" w:rsidP="007C4131">
                              <w:pPr>
                                <w:rPr>
                                  <w:sz w:val="30"/>
                                  <w:szCs w:val="30"/>
                                </w:rPr>
                              </w:pPr>
                            </w:p>
                            <w:p w14:paraId="2034164A" w14:textId="77777777" w:rsidR="003D6C9F" w:rsidRPr="00414332" w:rsidRDefault="003D6C9F" w:rsidP="007C4131">
                              <w:pPr>
                                <w:rPr>
                                  <w:sz w:val="30"/>
                                  <w:szCs w:val="30"/>
                                </w:rPr>
                              </w:pPr>
                            </w:p>
                            <w:p w14:paraId="0947E522" w14:textId="77777777" w:rsidR="003D6C9F" w:rsidRPr="00414332" w:rsidRDefault="003D6C9F" w:rsidP="007C4131">
                              <w:pPr>
                                <w:rPr>
                                  <w:sz w:val="30"/>
                                  <w:szCs w:val="30"/>
                                </w:rPr>
                              </w:pPr>
                            </w:p>
                            <w:p w14:paraId="262E116F" w14:textId="77777777" w:rsidR="003D6C9F" w:rsidRPr="00414332" w:rsidRDefault="003D6C9F" w:rsidP="007C4131">
                              <w:pPr>
                                <w:rPr>
                                  <w:sz w:val="30"/>
                                  <w:szCs w:val="30"/>
                                </w:rPr>
                              </w:pPr>
                            </w:p>
                            <w:p w14:paraId="505F9F1F" w14:textId="77777777" w:rsidR="003D6C9F" w:rsidRDefault="003D6C9F" w:rsidP="007C4131">
                              <w:pPr>
                                <w:ind w:left="4320"/>
                                <w:rPr>
                                  <w:b/>
                                  <w:sz w:val="30"/>
                                  <w:szCs w:val="30"/>
                                </w:rPr>
                              </w:pPr>
                            </w:p>
                            <w:p w14:paraId="7F685341" w14:textId="77777777" w:rsidR="003D6C9F" w:rsidRPr="00414332" w:rsidRDefault="003D6C9F" w:rsidP="007C4131">
                              <w:pPr>
                                <w:ind w:left="4320"/>
                                <w:rPr>
                                  <w:b/>
                                  <w:sz w:val="30"/>
                                  <w:szCs w:val="30"/>
                                </w:rPr>
                              </w:pPr>
                            </w:p>
                            <w:p w14:paraId="604EF380" w14:textId="77777777" w:rsidR="003D6C9F" w:rsidRPr="00414332" w:rsidRDefault="003D6C9F" w:rsidP="007C4131">
                              <w:pPr>
                                <w:ind w:left="3240"/>
                                <w:rPr>
                                  <w:b/>
                                  <w:sz w:val="30"/>
                                  <w:szCs w:val="30"/>
                                </w:rPr>
                              </w:pPr>
                              <w:r w:rsidRPr="00414332">
                                <w:rPr>
                                  <w:b/>
                                  <w:sz w:val="30"/>
                                  <w:szCs w:val="30"/>
                                </w:rPr>
                                <w:t>HỘI ĐỒNG: ………………………………</w:t>
                              </w:r>
                            </w:p>
                            <w:p w14:paraId="4FE05E53" w14:textId="77777777" w:rsidR="003D6C9F" w:rsidRPr="00414332" w:rsidRDefault="003D6C9F" w:rsidP="007C4131">
                              <w:pPr>
                                <w:ind w:left="3240"/>
                                <w:rPr>
                                  <w:b/>
                                  <w:sz w:val="30"/>
                                  <w:szCs w:val="30"/>
                                </w:rPr>
                              </w:pPr>
                              <w:r w:rsidRPr="00414332">
                                <w:rPr>
                                  <w:b/>
                                  <w:sz w:val="30"/>
                                  <w:szCs w:val="30"/>
                                </w:rPr>
                                <w:t>GVHD: ………………………………………</w:t>
                              </w:r>
                            </w:p>
                            <w:p w14:paraId="6D8F7469" w14:textId="77777777" w:rsidR="003D6C9F" w:rsidRPr="00414332" w:rsidRDefault="003D6C9F" w:rsidP="007C4131">
                              <w:pPr>
                                <w:ind w:left="3240"/>
                                <w:rPr>
                                  <w:b/>
                                  <w:sz w:val="30"/>
                                  <w:szCs w:val="30"/>
                                </w:rPr>
                              </w:pPr>
                              <w:r w:rsidRPr="00414332">
                                <w:rPr>
                                  <w:b/>
                                  <w:sz w:val="30"/>
                                  <w:szCs w:val="30"/>
                                </w:rPr>
                                <w:t>GVPB: ………………………………………</w:t>
                              </w:r>
                            </w:p>
                            <w:p w14:paraId="3371CD51" w14:textId="77777777" w:rsidR="003D6C9F" w:rsidRPr="00414332" w:rsidRDefault="003D6C9F" w:rsidP="007C4131">
                              <w:pPr>
                                <w:ind w:left="3240"/>
                                <w:rPr>
                                  <w:b/>
                                  <w:sz w:val="30"/>
                                  <w:szCs w:val="30"/>
                                </w:rPr>
                              </w:pPr>
                              <w:r w:rsidRPr="00414332">
                                <w:rPr>
                                  <w:b/>
                                  <w:sz w:val="30"/>
                                  <w:szCs w:val="30"/>
                                </w:rPr>
                                <w:t xml:space="preserve">                                ---o0o---</w:t>
                              </w:r>
                            </w:p>
                            <w:p w14:paraId="2FDE68EE" w14:textId="77777777" w:rsidR="003D6C9F" w:rsidRPr="00414332" w:rsidRDefault="003D6C9F" w:rsidP="007C4131">
                              <w:pPr>
                                <w:ind w:left="3240"/>
                                <w:rPr>
                                  <w:b/>
                                  <w:sz w:val="30"/>
                                  <w:szCs w:val="30"/>
                                </w:rPr>
                              </w:pPr>
                              <w:r w:rsidRPr="00414332">
                                <w:rPr>
                                  <w:b/>
                                  <w:sz w:val="30"/>
                                  <w:szCs w:val="30"/>
                                </w:rPr>
                                <w:t>SVTH 1: ………………………………… (MSSV)</w:t>
                              </w:r>
                            </w:p>
                            <w:p w14:paraId="026C3766" w14:textId="77777777" w:rsidR="003D6C9F" w:rsidRPr="00414332" w:rsidRDefault="003D6C9F" w:rsidP="007C4131">
                              <w:pPr>
                                <w:ind w:left="3240"/>
                                <w:rPr>
                                  <w:b/>
                                  <w:sz w:val="30"/>
                                  <w:szCs w:val="30"/>
                                </w:rPr>
                              </w:pPr>
                              <w:r w:rsidRPr="00414332">
                                <w:rPr>
                                  <w:b/>
                                  <w:sz w:val="30"/>
                                  <w:szCs w:val="30"/>
                                </w:rPr>
                                <w:t>SVTH 2: ………………………………… (MSSV)</w:t>
                              </w:r>
                            </w:p>
                            <w:p w14:paraId="0C95FBBB" w14:textId="77777777" w:rsidR="003D6C9F" w:rsidRPr="00414332" w:rsidRDefault="003D6C9F" w:rsidP="007C4131">
                              <w:pPr>
                                <w:ind w:left="3240"/>
                                <w:rPr>
                                  <w:b/>
                                  <w:sz w:val="30"/>
                                  <w:szCs w:val="30"/>
                                </w:rPr>
                              </w:pPr>
                              <w:r w:rsidRPr="00414332">
                                <w:rPr>
                                  <w:b/>
                                  <w:sz w:val="30"/>
                                  <w:szCs w:val="30"/>
                                </w:rPr>
                                <w:t>SVTH 3: ………………………………… (MSSV)</w:t>
                              </w:r>
                            </w:p>
                            <w:p w14:paraId="70E6E6D6" w14:textId="77777777" w:rsidR="003D6C9F" w:rsidRPr="00414332" w:rsidRDefault="003D6C9F" w:rsidP="007C4131">
                              <w:pPr>
                                <w:ind w:left="3240"/>
                                <w:rPr>
                                  <w:sz w:val="30"/>
                                  <w:szCs w:val="30"/>
                                </w:rPr>
                              </w:pPr>
                              <w:r w:rsidRPr="00414332">
                                <w:rPr>
                                  <w:b/>
                                  <w:sz w:val="30"/>
                                  <w:szCs w:val="30"/>
                                </w:rPr>
                                <w:t>……</w:t>
                              </w:r>
                            </w:p>
                            <w:p w14:paraId="65328F86" w14:textId="77777777" w:rsidR="003D6C9F" w:rsidRPr="00414332" w:rsidRDefault="003D6C9F" w:rsidP="007C4131">
                              <w:pPr>
                                <w:ind w:left="2520" w:firstLine="720"/>
                                <w:rPr>
                                  <w:sz w:val="30"/>
                                  <w:szCs w:val="30"/>
                                </w:rPr>
                              </w:pPr>
                              <w:r w:rsidRPr="00414332">
                                <w:rPr>
                                  <w:sz w:val="30"/>
                                  <w:szCs w:val="30"/>
                                </w:rPr>
                                <w:t>(Size 15)</w:t>
                              </w:r>
                            </w:p>
                            <w:p w14:paraId="5FB8F90B" w14:textId="77777777" w:rsidR="003D6C9F" w:rsidRPr="00414332" w:rsidRDefault="003D6C9F" w:rsidP="007C4131">
                              <w:pPr>
                                <w:rPr>
                                  <w:sz w:val="30"/>
                                  <w:szCs w:val="30"/>
                                </w:rPr>
                              </w:pPr>
                            </w:p>
                            <w:p w14:paraId="56371461" w14:textId="77777777" w:rsidR="003D6C9F" w:rsidRPr="00414332" w:rsidRDefault="003D6C9F" w:rsidP="007C4131">
                              <w:pPr>
                                <w:rPr>
                                  <w:sz w:val="30"/>
                                  <w:szCs w:val="30"/>
                                </w:rPr>
                              </w:pPr>
                            </w:p>
                            <w:p w14:paraId="1A15B0F8" w14:textId="77777777" w:rsidR="003D6C9F" w:rsidRPr="00414332" w:rsidRDefault="003D6C9F" w:rsidP="007C4131">
                              <w:pPr>
                                <w:jc w:val="center"/>
                                <w:rPr>
                                  <w:b/>
                                  <w:sz w:val="30"/>
                                  <w:szCs w:val="30"/>
                                </w:rPr>
                              </w:pPr>
                            </w:p>
                            <w:p w14:paraId="4D32EADE" w14:textId="77777777" w:rsidR="003D6C9F" w:rsidRPr="00414332" w:rsidRDefault="003D6C9F" w:rsidP="007C4131">
                              <w:pPr>
                                <w:jc w:val="center"/>
                                <w:rPr>
                                  <w:sz w:val="30"/>
                                  <w:szCs w:val="30"/>
                                </w:rPr>
                              </w:pPr>
                            </w:p>
                            <w:p w14:paraId="35691925" w14:textId="77777777" w:rsidR="003D6C9F" w:rsidRPr="00414332" w:rsidRDefault="003D6C9F"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3D6C9F" w:rsidRPr="00414332" w:rsidRDefault="003D6C9F" w:rsidP="007C4131">
                        <w:pPr>
                          <w:jc w:val="center"/>
                          <w:rPr>
                            <w:b/>
                            <w:sz w:val="30"/>
                            <w:szCs w:val="30"/>
                          </w:rPr>
                        </w:pPr>
                        <w:r w:rsidRPr="00414332">
                          <w:rPr>
                            <w:b/>
                            <w:sz w:val="30"/>
                            <w:szCs w:val="30"/>
                          </w:rPr>
                          <w:t>ĐẠI HỌC QUỐC GIA TP.HCM</w:t>
                        </w:r>
                      </w:p>
                      <w:p w14:paraId="0262793C" w14:textId="77777777" w:rsidR="003D6C9F" w:rsidRPr="00414332" w:rsidRDefault="003D6C9F" w:rsidP="007C4131">
                        <w:pPr>
                          <w:jc w:val="center"/>
                          <w:rPr>
                            <w:b/>
                            <w:sz w:val="30"/>
                            <w:szCs w:val="30"/>
                          </w:rPr>
                        </w:pPr>
                        <w:r w:rsidRPr="00414332">
                          <w:rPr>
                            <w:b/>
                            <w:sz w:val="30"/>
                            <w:szCs w:val="30"/>
                          </w:rPr>
                          <w:t>TRƯỜNG ĐẠI HỌC BÁCH KHOA</w:t>
                        </w:r>
                      </w:p>
                      <w:p w14:paraId="16D1A6CD" w14:textId="77777777" w:rsidR="003D6C9F" w:rsidRPr="00414332" w:rsidRDefault="003D6C9F" w:rsidP="007C4131">
                        <w:pPr>
                          <w:jc w:val="center"/>
                          <w:rPr>
                            <w:b/>
                            <w:sz w:val="30"/>
                            <w:szCs w:val="30"/>
                          </w:rPr>
                        </w:pPr>
                        <w:r w:rsidRPr="00414332">
                          <w:rPr>
                            <w:b/>
                            <w:sz w:val="30"/>
                            <w:szCs w:val="30"/>
                          </w:rPr>
                          <w:t>KHOA KHOA HỌC &amp; KỸ THUẬT MÁY TÍNH</w:t>
                        </w:r>
                      </w:p>
                      <w:p w14:paraId="03F8BC34" w14:textId="77777777" w:rsidR="003D6C9F" w:rsidRPr="00414332" w:rsidDel="00095447" w:rsidRDefault="003D6C9F" w:rsidP="007C4131">
                        <w:pPr>
                          <w:jc w:val="center"/>
                          <w:rPr>
                            <w:del w:id="66" w:author="The Si Tran" w:date="2012-12-12T13:40:00Z"/>
                            <w:sz w:val="30"/>
                            <w:szCs w:val="30"/>
                          </w:rPr>
                        </w:pPr>
                        <w:ins w:id="67" w:author="The Si Tran" w:date="2012-12-12T13:40:00Z">
                          <w:r w:rsidRPr="00074777">
                            <w:rPr>
                              <w:b/>
                              <w:bCs/>
                              <w:noProof/>
                              <w:szCs w:val="26"/>
                              <w:rPrChange w:id="68"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9" w:author="The Si Tran" w:date="2012-12-12T13:40:00Z">
                          <w:r w:rsidRPr="00414332" w:rsidDel="00095447">
                            <w:rPr>
                              <w:sz w:val="30"/>
                              <w:szCs w:val="30"/>
                            </w:rPr>
                            <w:delText>(size 15)</w:delText>
                          </w:r>
                        </w:del>
                      </w:p>
                      <w:p w14:paraId="7858C412" w14:textId="77777777" w:rsidR="003D6C9F" w:rsidRPr="00414332" w:rsidRDefault="003D6C9F" w:rsidP="007C4131">
                        <w:pPr>
                          <w:jc w:val="center"/>
                          <w:rPr>
                            <w:b/>
                            <w:sz w:val="30"/>
                            <w:szCs w:val="30"/>
                          </w:rPr>
                        </w:pPr>
                      </w:p>
                      <w:p w14:paraId="0066D4B0" w14:textId="77777777" w:rsidR="003D6C9F" w:rsidRPr="00414332" w:rsidDel="00095447" w:rsidRDefault="003D6C9F" w:rsidP="007C4131">
                        <w:pPr>
                          <w:jc w:val="center"/>
                          <w:rPr>
                            <w:del w:id="70" w:author="The Si Tran" w:date="2012-12-12T13:40:00Z"/>
                            <w:b/>
                            <w:sz w:val="30"/>
                            <w:szCs w:val="30"/>
                          </w:rPr>
                        </w:pPr>
                        <w:del w:id="71" w:author="The Si Tran" w:date="2012-12-12T13:40:00Z">
                          <w:r w:rsidRPr="00414332" w:rsidDel="00095447">
                            <w:rPr>
                              <w:b/>
                              <w:sz w:val="30"/>
                              <w:szCs w:val="30"/>
                            </w:rPr>
                            <w:delText>LOGO TRƯỜNG</w:delText>
                          </w:r>
                        </w:del>
                      </w:p>
                      <w:p w14:paraId="03FA1804" w14:textId="77777777" w:rsidR="003D6C9F" w:rsidRPr="00414332" w:rsidRDefault="003D6C9F" w:rsidP="007C4131">
                        <w:pPr>
                          <w:jc w:val="center"/>
                          <w:rPr>
                            <w:b/>
                            <w:sz w:val="30"/>
                            <w:szCs w:val="30"/>
                          </w:rPr>
                        </w:pPr>
                      </w:p>
                      <w:p w14:paraId="2C780E26" w14:textId="77777777" w:rsidR="003D6C9F" w:rsidRPr="00414332" w:rsidRDefault="003D6C9F" w:rsidP="007C4131">
                        <w:pPr>
                          <w:jc w:val="center"/>
                          <w:rPr>
                            <w:b/>
                            <w:sz w:val="30"/>
                            <w:szCs w:val="30"/>
                          </w:rPr>
                        </w:pPr>
                      </w:p>
                      <w:p w14:paraId="14C38E9A" w14:textId="77777777" w:rsidR="003D6C9F" w:rsidRPr="00414332" w:rsidDel="00095447" w:rsidRDefault="003D6C9F" w:rsidP="007C4131">
                        <w:pPr>
                          <w:jc w:val="center"/>
                          <w:rPr>
                            <w:del w:id="72" w:author="The Si Tran" w:date="2012-12-12T13:41:00Z"/>
                            <w:b/>
                            <w:sz w:val="30"/>
                            <w:szCs w:val="30"/>
                          </w:rPr>
                        </w:pPr>
                      </w:p>
                      <w:p w14:paraId="2D425F7C" w14:textId="77777777" w:rsidR="003D6C9F" w:rsidRPr="00414332" w:rsidRDefault="003D6C9F" w:rsidP="007C4131">
                        <w:pPr>
                          <w:jc w:val="center"/>
                          <w:rPr>
                            <w:b/>
                            <w:sz w:val="30"/>
                            <w:szCs w:val="30"/>
                          </w:rPr>
                        </w:pPr>
                        <w:r w:rsidRPr="00414332">
                          <w:rPr>
                            <w:b/>
                            <w:sz w:val="30"/>
                            <w:szCs w:val="30"/>
                          </w:rPr>
                          <w:t>LUẬN VĂN TỐT NGHIỆP ĐẠI HỌC</w:t>
                        </w:r>
                        <w:del w:id="73"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3D6C9F" w:rsidRPr="00074777" w:rsidRDefault="003D6C9F" w:rsidP="00095447">
                        <w:pPr>
                          <w:spacing w:before="0"/>
                          <w:jc w:val="center"/>
                          <w:rPr>
                            <w:ins w:id="74" w:author="The Si Tran" w:date="2012-12-12T13:41:00Z"/>
                            <w:b/>
                            <w:bCs/>
                            <w:szCs w:val="26"/>
                          </w:rPr>
                        </w:pPr>
                      </w:p>
                      <w:p w14:paraId="060D02AB" w14:textId="34A6E7F6" w:rsidR="003D6C9F" w:rsidRPr="006D1D8A" w:rsidRDefault="003D6C9F" w:rsidP="00095447">
                        <w:pPr>
                          <w:spacing w:before="0"/>
                          <w:jc w:val="center"/>
                          <w:rPr>
                            <w:ins w:id="75" w:author="The Si Tran" w:date="2012-12-12T13:41:00Z"/>
                            <w:b/>
                            <w:sz w:val="48"/>
                            <w:szCs w:val="26"/>
                          </w:rPr>
                        </w:pPr>
                        <w:r>
                          <w:rPr>
                            <w:b/>
                            <w:sz w:val="48"/>
                            <w:szCs w:val="26"/>
                          </w:rPr>
                          <w:t>Kết hợp</w:t>
                        </w:r>
                        <w:ins w:id="76" w:author="The Si Tran" w:date="2012-12-12T13:41:00Z">
                          <w:r w:rsidRPr="006D1D8A">
                            <w:rPr>
                              <w:b/>
                              <w:sz w:val="48"/>
                              <w:szCs w:val="26"/>
                            </w:rPr>
                            <w:t xml:space="preserve"> mạng N</w:t>
                          </w:r>
                        </w:ins>
                        <w:r>
                          <w:rPr>
                            <w:b/>
                            <w:sz w:val="48"/>
                            <w:szCs w:val="26"/>
                          </w:rPr>
                          <w:t>ơ</w:t>
                        </w:r>
                        <w:ins w:id="77" w:author="The Si Tran" w:date="2012-12-12T13:41:00Z">
                          <w:r w:rsidRPr="006D1D8A">
                            <w:rPr>
                              <w:b/>
                              <w:sz w:val="48"/>
                              <w:szCs w:val="26"/>
                            </w:rPr>
                            <w:t>ron nhân tạo và</w:t>
                          </w:r>
                        </w:ins>
                        <w:r>
                          <w:rPr>
                            <w:b/>
                            <w:sz w:val="48"/>
                            <w:szCs w:val="26"/>
                          </w:rPr>
                          <w:t xml:space="preserve"> mô hình      ARIMA để</w:t>
                        </w:r>
                        <w:ins w:id="78" w:author="The Si Tran" w:date="2012-12-12T13:41:00Z">
                          <w:r w:rsidRPr="006D1D8A">
                            <w:rPr>
                              <w:b/>
                              <w:sz w:val="48"/>
                              <w:szCs w:val="26"/>
                            </w:rPr>
                            <w:t xml:space="preserve"> dự báo dữ liệu chuỗi thời gian</w:t>
                          </w:r>
                        </w:ins>
                      </w:p>
                      <w:p w14:paraId="3C2C0C53" w14:textId="77777777" w:rsidR="003D6C9F" w:rsidRPr="00074777" w:rsidRDefault="003D6C9F" w:rsidP="00095447">
                        <w:pPr>
                          <w:spacing w:before="0"/>
                          <w:rPr>
                            <w:ins w:id="79" w:author="The Si Tran" w:date="2012-12-12T13:41:00Z"/>
                            <w:szCs w:val="26"/>
                          </w:rPr>
                        </w:pPr>
                      </w:p>
                      <w:p w14:paraId="00E19A75" w14:textId="77777777" w:rsidR="003D6C9F" w:rsidRPr="00074777" w:rsidRDefault="003D6C9F" w:rsidP="00095447">
                        <w:pPr>
                          <w:spacing w:before="0"/>
                          <w:jc w:val="left"/>
                          <w:rPr>
                            <w:ins w:id="80" w:author="The Si Tran" w:date="2012-12-12T13:41:00Z"/>
                            <w:b/>
                            <w:bCs/>
                            <w:szCs w:val="26"/>
                          </w:rPr>
                        </w:pPr>
                      </w:p>
                      <w:p w14:paraId="69EF26DC" w14:textId="77777777" w:rsidR="003D6C9F" w:rsidRPr="000C4531" w:rsidRDefault="003D6C9F" w:rsidP="00AD1513">
                        <w:pPr>
                          <w:tabs>
                            <w:tab w:val="left" w:pos="4680"/>
                          </w:tabs>
                          <w:spacing w:before="0"/>
                          <w:jc w:val="left"/>
                          <w:rPr>
                            <w:ins w:id="81" w:author="The Si Tran" w:date="2012-12-12T13:41:00Z"/>
                            <w:b/>
                            <w:bCs/>
                            <w:sz w:val="30"/>
                            <w:szCs w:val="30"/>
                            <w:rPrChange w:id="82" w:author="The Si Tran" w:date="2012-12-16T10:11:00Z">
                              <w:rPr>
                                <w:ins w:id="83" w:author="The Si Tran" w:date="2012-12-12T13:41:00Z"/>
                                <w:b/>
                                <w:bCs/>
                                <w:szCs w:val="26"/>
                              </w:rPr>
                            </w:rPrChange>
                          </w:rPr>
                        </w:pPr>
                        <w:ins w:id="84" w:author="The Si Tran" w:date="2012-12-12T13:42:00Z">
                          <w:r>
                            <w:rPr>
                              <w:b/>
                              <w:bCs/>
                              <w:szCs w:val="26"/>
                            </w:rPr>
                            <w:tab/>
                          </w:r>
                        </w:ins>
                        <w:ins w:id="85" w:author="The Si Tran" w:date="2012-12-12T13:43:00Z">
                          <w:r w:rsidRPr="00414332">
                            <w:rPr>
                              <w:b/>
                              <w:sz w:val="30"/>
                              <w:szCs w:val="30"/>
                            </w:rPr>
                            <w:t>HỘI ĐỒNG</w:t>
                          </w:r>
                          <w:r>
                            <w:rPr>
                              <w:b/>
                              <w:sz w:val="30"/>
                              <w:szCs w:val="30"/>
                            </w:rPr>
                            <w:t>:</w:t>
                          </w:r>
                        </w:ins>
                        <w:ins w:id="86" w:author="The Si Tran" w:date="2012-12-12T13:42:00Z">
                          <w:r>
                            <w:rPr>
                              <w:b/>
                              <w:bCs/>
                              <w:szCs w:val="26"/>
                            </w:rPr>
                            <w:tab/>
                          </w:r>
                          <w:r>
                            <w:rPr>
                              <w:b/>
                              <w:bCs/>
                              <w:szCs w:val="26"/>
                            </w:rPr>
                            <w:tab/>
                          </w:r>
                          <w:r>
                            <w:rPr>
                              <w:b/>
                              <w:bCs/>
                              <w:szCs w:val="26"/>
                            </w:rPr>
                            <w:tab/>
                          </w:r>
                        </w:ins>
                        <w:ins w:id="87"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8" w:author="The Si Tran" w:date="2012-12-16T10:11:00Z">
                                <w:rPr>
                                  <w:b/>
                                  <w:bCs/>
                                  <w:szCs w:val="26"/>
                                </w:rPr>
                              </w:rPrChange>
                            </w:rPr>
                            <w:tab/>
                          </w:r>
                        </w:ins>
                        <w:ins w:id="89" w:author="The Si Tran" w:date="2012-12-12T13:44:00Z">
                          <w:r w:rsidRPr="000C4531">
                            <w:rPr>
                              <w:b/>
                              <w:bCs/>
                              <w:sz w:val="30"/>
                              <w:szCs w:val="30"/>
                              <w:rPrChange w:id="90" w:author="The Si Tran" w:date="2012-12-16T10:11:00Z">
                                <w:rPr>
                                  <w:b/>
                                  <w:bCs/>
                                  <w:szCs w:val="26"/>
                                </w:rPr>
                              </w:rPrChange>
                            </w:rPr>
                            <w:t>PGS.TS Dương Tuấn Anh</w:t>
                          </w:r>
                        </w:ins>
                      </w:p>
                      <w:p w14:paraId="16B2B425" w14:textId="4FE64B84" w:rsidR="003D6C9F" w:rsidRPr="000C4531" w:rsidRDefault="003D6C9F" w:rsidP="00AD1513">
                        <w:pPr>
                          <w:tabs>
                            <w:tab w:val="left" w:pos="4680"/>
                          </w:tabs>
                          <w:spacing w:before="0"/>
                          <w:jc w:val="left"/>
                          <w:rPr>
                            <w:ins w:id="91" w:author="The Si Tran" w:date="2012-12-12T13:41:00Z"/>
                            <w:b/>
                            <w:bCs/>
                            <w:sz w:val="30"/>
                            <w:szCs w:val="30"/>
                            <w:rPrChange w:id="92" w:author="The Si Tran" w:date="2012-12-16T10:11:00Z">
                              <w:rPr>
                                <w:ins w:id="93" w:author="The Si Tran" w:date="2012-12-12T13:41:00Z"/>
                                <w:b/>
                                <w:bCs/>
                                <w:szCs w:val="26"/>
                              </w:rPr>
                            </w:rPrChange>
                          </w:rPr>
                        </w:pPr>
                        <w:ins w:id="94" w:author="The Si Tran" w:date="2012-12-12T13:41:00Z">
                          <w:r w:rsidRPr="000C4531">
                            <w:rPr>
                              <w:b/>
                              <w:bCs/>
                              <w:i/>
                              <w:sz w:val="30"/>
                              <w:szCs w:val="30"/>
                              <w:rPrChange w:id="95" w:author="The Si Tran" w:date="2012-12-16T10:11:00Z">
                                <w:rPr>
                                  <w:b/>
                                  <w:bCs/>
                                  <w:i/>
                                  <w:szCs w:val="26"/>
                                </w:rPr>
                              </w:rPrChange>
                            </w:rPr>
                            <w:tab/>
                          </w:r>
                        </w:ins>
                        <w:ins w:id="96" w:author="The Si Tran" w:date="2012-12-12T13:44:00Z">
                          <w:r w:rsidRPr="000C4531">
                            <w:rPr>
                              <w:b/>
                              <w:sz w:val="30"/>
                              <w:szCs w:val="30"/>
                            </w:rPr>
                            <w:t xml:space="preserve">GVPB: </w:t>
                          </w:r>
                        </w:ins>
                        <w:ins w:id="97" w:author="superchickend" w:date="2012-12-16T14:49:00Z">
                          <w:r>
                            <w:rPr>
                              <w:b/>
                              <w:sz w:val="30"/>
                              <w:szCs w:val="30"/>
                            </w:rPr>
                            <w:t xml:space="preserve">TS </w:t>
                          </w:r>
                        </w:ins>
                        <w:ins w:id="98" w:author="The Si Tran" w:date="2012-12-12T13:44:00Z">
                          <w:r w:rsidRPr="000C4531">
                            <w:rPr>
                              <w:b/>
                              <w:bCs/>
                              <w:sz w:val="30"/>
                              <w:szCs w:val="30"/>
                              <w:rPrChange w:id="99" w:author="The Si Tran" w:date="2012-12-16T10:11:00Z">
                                <w:rPr>
                                  <w:b/>
                                  <w:bCs/>
                                  <w:szCs w:val="26"/>
                                </w:rPr>
                              </w:rPrChange>
                            </w:rPr>
                            <w:t>Võ Thị Ngọc Châu</w:t>
                          </w:r>
                        </w:ins>
                      </w:p>
                      <w:p w14:paraId="60B5B5CC" w14:textId="77777777" w:rsidR="003D6C9F" w:rsidRDefault="003D6C9F" w:rsidP="00095447">
                        <w:pPr>
                          <w:spacing w:before="0"/>
                          <w:jc w:val="left"/>
                          <w:rPr>
                            <w:ins w:id="100" w:author="The Si Tran" w:date="2012-12-12T13:45:00Z"/>
                            <w:b/>
                            <w:szCs w:val="26"/>
                          </w:rPr>
                        </w:pPr>
                        <w:ins w:id="101"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2" w:author="The Si Tran" w:date="2012-12-12T13:42:00Z">
                          <w:r>
                            <w:rPr>
                              <w:b/>
                              <w:szCs w:val="26"/>
                            </w:rPr>
                            <w:t xml:space="preserve">                 </w:t>
                          </w:r>
                        </w:ins>
                        <w:ins w:id="103" w:author="The Si Tran" w:date="2012-12-12T13:41:00Z">
                          <w:r w:rsidRPr="00074777">
                            <w:rPr>
                              <w:b/>
                              <w:szCs w:val="26"/>
                            </w:rPr>
                            <w:t>---o0o---</w:t>
                          </w:r>
                        </w:ins>
                      </w:p>
                      <w:p w14:paraId="360C4274" w14:textId="77777777" w:rsidR="003D6C9F" w:rsidRPr="00074777" w:rsidRDefault="003D6C9F" w:rsidP="002E545D">
                        <w:pPr>
                          <w:tabs>
                            <w:tab w:val="left" w:pos="4680"/>
                          </w:tabs>
                          <w:spacing w:before="0"/>
                          <w:jc w:val="left"/>
                          <w:rPr>
                            <w:ins w:id="104" w:author="The Si Tran" w:date="2012-12-12T13:41:00Z"/>
                            <w:b/>
                            <w:bCs/>
                            <w:szCs w:val="26"/>
                          </w:rPr>
                        </w:pPr>
                        <w:ins w:id="105"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3D6C9F" w:rsidRDefault="003D6C9F" w:rsidP="002E545D">
                        <w:pPr>
                          <w:tabs>
                            <w:tab w:val="left" w:pos="4680"/>
                            <w:tab w:val="left" w:pos="7380"/>
                          </w:tabs>
                          <w:spacing w:before="0"/>
                          <w:ind w:left="3780"/>
                          <w:jc w:val="left"/>
                          <w:rPr>
                            <w:ins w:id="106" w:author="The Si Tran" w:date="2012-12-12T13:46:00Z"/>
                            <w:b/>
                            <w:sz w:val="30"/>
                            <w:szCs w:val="30"/>
                          </w:rPr>
                        </w:pPr>
                        <w:ins w:id="107" w:author="The Si Tran" w:date="2012-12-12T13:46:00Z">
                          <w:r>
                            <w:rPr>
                              <w:b/>
                              <w:sz w:val="30"/>
                              <w:szCs w:val="30"/>
                            </w:rPr>
                            <w:tab/>
                          </w:r>
                        </w:ins>
                        <w:ins w:id="108" w:author="The Si Tran" w:date="2012-12-12T13:45:00Z">
                          <w:r>
                            <w:rPr>
                              <w:b/>
                              <w:sz w:val="30"/>
                              <w:szCs w:val="30"/>
                            </w:rPr>
                            <w:t>SVTH 2</w:t>
                          </w:r>
                          <w:r w:rsidRPr="00414332">
                            <w:rPr>
                              <w:b/>
                              <w:sz w:val="30"/>
                              <w:szCs w:val="30"/>
                            </w:rPr>
                            <w:t>:</w:t>
                          </w:r>
                          <w:r>
                            <w:rPr>
                              <w:b/>
                              <w:sz w:val="30"/>
                              <w:szCs w:val="30"/>
                            </w:rPr>
                            <w:t xml:space="preserve"> T</w:t>
                          </w:r>
                        </w:ins>
                        <w:ins w:id="109" w:author="The Si Tran" w:date="2012-12-14T03:44:00Z">
                          <w:r>
                            <w:rPr>
                              <w:b/>
                              <w:sz w:val="30"/>
                              <w:szCs w:val="30"/>
                            </w:rPr>
                            <w:t>rần Thế Sĩ</w:t>
                          </w:r>
                        </w:ins>
                        <w:ins w:id="110" w:author="The Si Tran" w:date="2012-12-12T13:45:00Z">
                          <w:r>
                            <w:rPr>
                              <w:b/>
                              <w:sz w:val="30"/>
                              <w:szCs w:val="30"/>
                            </w:rPr>
                            <w:t xml:space="preserve">    </w:t>
                          </w:r>
                        </w:ins>
                        <w:ins w:id="111" w:author="The Si Tran" w:date="2012-12-14T03:45:00Z">
                          <w:r>
                            <w:rPr>
                              <w:b/>
                              <w:sz w:val="30"/>
                              <w:szCs w:val="30"/>
                            </w:rPr>
                            <w:t xml:space="preserve">       </w:t>
                          </w:r>
                        </w:ins>
                        <w:ins w:id="112" w:author="The Si Tran" w:date="2012-12-12T13:45:00Z">
                          <w:r>
                            <w:rPr>
                              <w:b/>
                              <w:sz w:val="30"/>
                              <w:szCs w:val="30"/>
                            </w:rPr>
                            <w:t>50801793</w:t>
                          </w:r>
                        </w:ins>
                      </w:p>
                      <w:p w14:paraId="2BD0F54A" w14:textId="77777777" w:rsidR="003D6C9F" w:rsidRPr="00822570" w:rsidRDefault="003D6C9F" w:rsidP="002E545D">
                        <w:pPr>
                          <w:tabs>
                            <w:tab w:val="left" w:pos="4680"/>
                            <w:tab w:val="left" w:pos="7380"/>
                          </w:tabs>
                          <w:spacing w:before="0"/>
                          <w:ind w:left="3780"/>
                          <w:jc w:val="left"/>
                          <w:rPr>
                            <w:ins w:id="113" w:author="The Si Tran" w:date="2012-12-12T13:41:00Z"/>
                            <w:b/>
                            <w:bCs/>
                            <w:szCs w:val="26"/>
                          </w:rPr>
                        </w:pPr>
                      </w:p>
                      <w:p w14:paraId="0A5EDE8B" w14:textId="77777777" w:rsidR="003D6C9F" w:rsidRPr="002E545D" w:rsidRDefault="003D6C9F" w:rsidP="00095447">
                        <w:pPr>
                          <w:spacing w:before="0"/>
                          <w:jc w:val="center"/>
                          <w:rPr>
                            <w:ins w:id="114" w:author="The Si Tran" w:date="2012-12-12T13:41:00Z"/>
                            <w:sz w:val="30"/>
                            <w:szCs w:val="30"/>
                            <w:rPrChange w:id="115" w:author="The Si Tran" w:date="2012-12-12T13:46:00Z">
                              <w:rPr>
                                <w:ins w:id="116" w:author="The Si Tran" w:date="2012-12-12T13:41:00Z"/>
                                <w:szCs w:val="26"/>
                              </w:rPr>
                            </w:rPrChange>
                          </w:rPr>
                        </w:pPr>
                        <w:ins w:id="117" w:author="The Si Tran" w:date="2012-12-12T13:41:00Z">
                          <w:r w:rsidRPr="002E545D">
                            <w:rPr>
                              <w:sz w:val="30"/>
                              <w:szCs w:val="30"/>
                              <w:rPrChange w:id="118" w:author="The Si Tran" w:date="2012-12-12T13:46:00Z">
                                <w:rPr>
                                  <w:szCs w:val="26"/>
                                </w:rPr>
                              </w:rPrChange>
                            </w:rPr>
                            <w:t>TP. HỒ CHÍ MINH, 12/2012</w:t>
                          </w:r>
                        </w:ins>
                      </w:p>
                      <w:p w14:paraId="748C38FC" w14:textId="77777777" w:rsidR="003D6C9F" w:rsidRPr="00414332" w:rsidRDefault="003D6C9F" w:rsidP="007C4131">
                        <w:pPr>
                          <w:jc w:val="center"/>
                          <w:rPr>
                            <w:b/>
                            <w:sz w:val="30"/>
                            <w:szCs w:val="30"/>
                          </w:rPr>
                        </w:pPr>
                      </w:p>
                      <w:p w14:paraId="4273081E" w14:textId="77777777" w:rsidR="003D6C9F" w:rsidRPr="00414332" w:rsidRDefault="003D6C9F" w:rsidP="007C4131">
                        <w:pPr>
                          <w:jc w:val="center"/>
                          <w:rPr>
                            <w:b/>
                            <w:sz w:val="30"/>
                            <w:szCs w:val="30"/>
                          </w:rPr>
                        </w:pPr>
                      </w:p>
                      <w:p w14:paraId="520B4861" w14:textId="77777777" w:rsidR="003D6C9F" w:rsidRPr="00414332" w:rsidRDefault="003D6C9F" w:rsidP="007C4131">
                        <w:pPr>
                          <w:jc w:val="center"/>
                          <w:rPr>
                            <w:b/>
                            <w:sz w:val="30"/>
                            <w:szCs w:val="30"/>
                          </w:rPr>
                        </w:pPr>
                      </w:p>
                      <w:p w14:paraId="15E49725" w14:textId="77777777" w:rsidR="003D6C9F" w:rsidRPr="00414332" w:rsidRDefault="003D6C9F" w:rsidP="007C4131">
                        <w:pPr>
                          <w:jc w:val="center"/>
                          <w:rPr>
                            <w:b/>
                            <w:sz w:val="30"/>
                            <w:szCs w:val="30"/>
                          </w:rPr>
                        </w:pPr>
                      </w:p>
                      <w:p w14:paraId="7D871B1D" w14:textId="77777777" w:rsidR="003D6C9F" w:rsidRPr="00414332" w:rsidRDefault="003D6C9F" w:rsidP="007C4131">
                        <w:pPr>
                          <w:jc w:val="center"/>
                          <w:rPr>
                            <w:b/>
                            <w:sz w:val="30"/>
                            <w:szCs w:val="30"/>
                          </w:rPr>
                        </w:pPr>
                      </w:p>
                      <w:p w14:paraId="43281BF9" w14:textId="77777777" w:rsidR="003D6C9F" w:rsidRPr="00414332" w:rsidDel="00095447" w:rsidRDefault="003D6C9F" w:rsidP="007C4131">
                        <w:pPr>
                          <w:jc w:val="center"/>
                          <w:rPr>
                            <w:del w:id="119" w:author="The Si Tran" w:date="2012-12-12T13:41:00Z"/>
                            <w:b/>
                            <w:sz w:val="50"/>
                            <w:szCs w:val="50"/>
                          </w:rPr>
                        </w:pPr>
                        <w:del w:id="120" w:author="The Si Tran" w:date="2012-12-12T13:41:00Z">
                          <w:r w:rsidRPr="00414332" w:rsidDel="00095447">
                            <w:rPr>
                              <w:b/>
                              <w:sz w:val="50"/>
                              <w:szCs w:val="50"/>
                            </w:rPr>
                            <w:delText>TÊN ĐỀ TÀI</w:delText>
                          </w:r>
                        </w:del>
                      </w:p>
                      <w:p w14:paraId="74C603C8" w14:textId="77777777" w:rsidR="003D6C9F" w:rsidRPr="00414332" w:rsidDel="00095447" w:rsidRDefault="003D6C9F" w:rsidP="007C4131">
                        <w:pPr>
                          <w:jc w:val="center"/>
                          <w:rPr>
                            <w:del w:id="121" w:author="The Si Tran" w:date="2012-12-12T13:41:00Z"/>
                            <w:sz w:val="30"/>
                            <w:szCs w:val="30"/>
                          </w:rPr>
                        </w:pPr>
                        <w:del w:id="122" w:author="The Si Tran" w:date="2012-12-12T13:41:00Z">
                          <w:r w:rsidRPr="00414332" w:rsidDel="00095447">
                            <w:rPr>
                              <w:sz w:val="30"/>
                              <w:szCs w:val="30"/>
                            </w:rPr>
                            <w:delText>(size 16-25 tùy theo số lượng từ)</w:delText>
                          </w:r>
                        </w:del>
                      </w:p>
                      <w:p w14:paraId="6B8C182C" w14:textId="77777777" w:rsidR="003D6C9F" w:rsidRPr="00414332" w:rsidRDefault="003D6C9F" w:rsidP="007C4131">
                        <w:pPr>
                          <w:rPr>
                            <w:sz w:val="30"/>
                            <w:szCs w:val="30"/>
                          </w:rPr>
                        </w:pPr>
                      </w:p>
                      <w:p w14:paraId="78884E63" w14:textId="77777777" w:rsidR="003D6C9F" w:rsidRPr="00414332" w:rsidRDefault="003D6C9F" w:rsidP="007C4131">
                        <w:pPr>
                          <w:rPr>
                            <w:sz w:val="30"/>
                            <w:szCs w:val="30"/>
                          </w:rPr>
                        </w:pPr>
                      </w:p>
                      <w:p w14:paraId="2034164A" w14:textId="77777777" w:rsidR="003D6C9F" w:rsidRPr="00414332" w:rsidRDefault="003D6C9F" w:rsidP="007C4131">
                        <w:pPr>
                          <w:rPr>
                            <w:sz w:val="30"/>
                            <w:szCs w:val="30"/>
                          </w:rPr>
                        </w:pPr>
                      </w:p>
                      <w:p w14:paraId="0947E522" w14:textId="77777777" w:rsidR="003D6C9F" w:rsidRPr="00414332" w:rsidRDefault="003D6C9F" w:rsidP="007C4131">
                        <w:pPr>
                          <w:rPr>
                            <w:sz w:val="30"/>
                            <w:szCs w:val="30"/>
                          </w:rPr>
                        </w:pPr>
                      </w:p>
                      <w:p w14:paraId="262E116F" w14:textId="77777777" w:rsidR="003D6C9F" w:rsidRPr="00414332" w:rsidRDefault="003D6C9F" w:rsidP="007C4131">
                        <w:pPr>
                          <w:rPr>
                            <w:sz w:val="30"/>
                            <w:szCs w:val="30"/>
                          </w:rPr>
                        </w:pPr>
                      </w:p>
                      <w:p w14:paraId="505F9F1F" w14:textId="77777777" w:rsidR="003D6C9F" w:rsidRDefault="003D6C9F" w:rsidP="007C4131">
                        <w:pPr>
                          <w:ind w:left="4320"/>
                          <w:rPr>
                            <w:b/>
                            <w:sz w:val="30"/>
                            <w:szCs w:val="30"/>
                          </w:rPr>
                        </w:pPr>
                      </w:p>
                      <w:p w14:paraId="7F685341" w14:textId="77777777" w:rsidR="003D6C9F" w:rsidRPr="00414332" w:rsidRDefault="003D6C9F" w:rsidP="007C4131">
                        <w:pPr>
                          <w:ind w:left="4320"/>
                          <w:rPr>
                            <w:b/>
                            <w:sz w:val="30"/>
                            <w:szCs w:val="30"/>
                          </w:rPr>
                        </w:pPr>
                      </w:p>
                      <w:p w14:paraId="604EF380" w14:textId="77777777" w:rsidR="003D6C9F" w:rsidRPr="00414332" w:rsidRDefault="003D6C9F" w:rsidP="007C4131">
                        <w:pPr>
                          <w:ind w:left="3240"/>
                          <w:rPr>
                            <w:b/>
                            <w:sz w:val="30"/>
                            <w:szCs w:val="30"/>
                          </w:rPr>
                        </w:pPr>
                        <w:r w:rsidRPr="00414332">
                          <w:rPr>
                            <w:b/>
                            <w:sz w:val="30"/>
                            <w:szCs w:val="30"/>
                          </w:rPr>
                          <w:t>HỘI ĐỒNG: ………………………………</w:t>
                        </w:r>
                      </w:p>
                      <w:p w14:paraId="4FE05E53" w14:textId="77777777" w:rsidR="003D6C9F" w:rsidRPr="00414332" w:rsidRDefault="003D6C9F" w:rsidP="007C4131">
                        <w:pPr>
                          <w:ind w:left="3240"/>
                          <w:rPr>
                            <w:b/>
                            <w:sz w:val="30"/>
                            <w:szCs w:val="30"/>
                          </w:rPr>
                        </w:pPr>
                        <w:r w:rsidRPr="00414332">
                          <w:rPr>
                            <w:b/>
                            <w:sz w:val="30"/>
                            <w:szCs w:val="30"/>
                          </w:rPr>
                          <w:t>GVHD: ………………………………………</w:t>
                        </w:r>
                      </w:p>
                      <w:p w14:paraId="6D8F7469" w14:textId="77777777" w:rsidR="003D6C9F" w:rsidRPr="00414332" w:rsidRDefault="003D6C9F" w:rsidP="007C4131">
                        <w:pPr>
                          <w:ind w:left="3240"/>
                          <w:rPr>
                            <w:b/>
                            <w:sz w:val="30"/>
                            <w:szCs w:val="30"/>
                          </w:rPr>
                        </w:pPr>
                        <w:r w:rsidRPr="00414332">
                          <w:rPr>
                            <w:b/>
                            <w:sz w:val="30"/>
                            <w:szCs w:val="30"/>
                          </w:rPr>
                          <w:t>GVPB: ………………………………………</w:t>
                        </w:r>
                      </w:p>
                      <w:p w14:paraId="3371CD51" w14:textId="77777777" w:rsidR="003D6C9F" w:rsidRPr="00414332" w:rsidRDefault="003D6C9F" w:rsidP="007C4131">
                        <w:pPr>
                          <w:ind w:left="3240"/>
                          <w:rPr>
                            <w:b/>
                            <w:sz w:val="30"/>
                            <w:szCs w:val="30"/>
                          </w:rPr>
                        </w:pPr>
                        <w:r w:rsidRPr="00414332">
                          <w:rPr>
                            <w:b/>
                            <w:sz w:val="30"/>
                            <w:szCs w:val="30"/>
                          </w:rPr>
                          <w:t xml:space="preserve">                                ---o0o---</w:t>
                        </w:r>
                      </w:p>
                      <w:p w14:paraId="2FDE68EE" w14:textId="77777777" w:rsidR="003D6C9F" w:rsidRPr="00414332" w:rsidRDefault="003D6C9F" w:rsidP="007C4131">
                        <w:pPr>
                          <w:ind w:left="3240"/>
                          <w:rPr>
                            <w:b/>
                            <w:sz w:val="30"/>
                            <w:szCs w:val="30"/>
                          </w:rPr>
                        </w:pPr>
                        <w:r w:rsidRPr="00414332">
                          <w:rPr>
                            <w:b/>
                            <w:sz w:val="30"/>
                            <w:szCs w:val="30"/>
                          </w:rPr>
                          <w:t>SVTH 1: ………………………………… (MSSV)</w:t>
                        </w:r>
                      </w:p>
                      <w:p w14:paraId="026C3766" w14:textId="77777777" w:rsidR="003D6C9F" w:rsidRPr="00414332" w:rsidRDefault="003D6C9F" w:rsidP="007C4131">
                        <w:pPr>
                          <w:ind w:left="3240"/>
                          <w:rPr>
                            <w:b/>
                            <w:sz w:val="30"/>
                            <w:szCs w:val="30"/>
                          </w:rPr>
                        </w:pPr>
                        <w:r w:rsidRPr="00414332">
                          <w:rPr>
                            <w:b/>
                            <w:sz w:val="30"/>
                            <w:szCs w:val="30"/>
                          </w:rPr>
                          <w:t>SVTH 2: ………………………………… (MSSV)</w:t>
                        </w:r>
                      </w:p>
                      <w:p w14:paraId="0C95FBBB" w14:textId="77777777" w:rsidR="003D6C9F" w:rsidRPr="00414332" w:rsidRDefault="003D6C9F" w:rsidP="007C4131">
                        <w:pPr>
                          <w:ind w:left="3240"/>
                          <w:rPr>
                            <w:b/>
                            <w:sz w:val="30"/>
                            <w:szCs w:val="30"/>
                          </w:rPr>
                        </w:pPr>
                        <w:r w:rsidRPr="00414332">
                          <w:rPr>
                            <w:b/>
                            <w:sz w:val="30"/>
                            <w:szCs w:val="30"/>
                          </w:rPr>
                          <w:t>SVTH 3: ………………………………… (MSSV)</w:t>
                        </w:r>
                      </w:p>
                      <w:p w14:paraId="70E6E6D6" w14:textId="77777777" w:rsidR="003D6C9F" w:rsidRPr="00414332" w:rsidRDefault="003D6C9F" w:rsidP="007C4131">
                        <w:pPr>
                          <w:ind w:left="3240"/>
                          <w:rPr>
                            <w:sz w:val="30"/>
                            <w:szCs w:val="30"/>
                          </w:rPr>
                        </w:pPr>
                        <w:r w:rsidRPr="00414332">
                          <w:rPr>
                            <w:b/>
                            <w:sz w:val="30"/>
                            <w:szCs w:val="30"/>
                          </w:rPr>
                          <w:t>……</w:t>
                        </w:r>
                      </w:p>
                      <w:p w14:paraId="65328F86" w14:textId="77777777" w:rsidR="003D6C9F" w:rsidRPr="00414332" w:rsidRDefault="003D6C9F" w:rsidP="007C4131">
                        <w:pPr>
                          <w:ind w:left="2520" w:firstLine="720"/>
                          <w:rPr>
                            <w:sz w:val="30"/>
                            <w:szCs w:val="30"/>
                          </w:rPr>
                        </w:pPr>
                        <w:r w:rsidRPr="00414332">
                          <w:rPr>
                            <w:sz w:val="30"/>
                            <w:szCs w:val="30"/>
                          </w:rPr>
                          <w:t>(Size 15)</w:t>
                        </w:r>
                      </w:p>
                      <w:p w14:paraId="5FB8F90B" w14:textId="77777777" w:rsidR="003D6C9F" w:rsidRPr="00414332" w:rsidRDefault="003D6C9F" w:rsidP="007C4131">
                        <w:pPr>
                          <w:rPr>
                            <w:sz w:val="30"/>
                            <w:szCs w:val="30"/>
                          </w:rPr>
                        </w:pPr>
                      </w:p>
                      <w:p w14:paraId="56371461" w14:textId="77777777" w:rsidR="003D6C9F" w:rsidRPr="00414332" w:rsidRDefault="003D6C9F" w:rsidP="007C4131">
                        <w:pPr>
                          <w:rPr>
                            <w:sz w:val="30"/>
                            <w:szCs w:val="30"/>
                          </w:rPr>
                        </w:pPr>
                      </w:p>
                      <w:p w14:paraId="1A15B0F8" w14:textId="77777777" w:rsidR="003D6C9F" w:rsidRPr="00414332" w:rsidRDefault="003D6C9F" w:rsidP="007C4131">
                        <w:pPr>
                          <w:jc w:val="center"/>
                          <w:rPr>
                            <w:b/>
                            <w:sz w:val="30"/>
                            <w:szCs w:val="30"/>
                          </w:rPr>
                        </w:pPr>
                      </w:p>
                      <w:p w14:paraId="4D32EADE" w14:textId="77777777" w:rsidR="003D6C9F" w:rsidRPr="00414332" w:rsidRDefault="003D6C9F" w:rsidP="007C4131">
                        <w:pPr>
                          <w:jc w:val="center"/>
                          <w:rPr>
                            <w:sz w:val="30"/>
                            <w:szCs w:val="30"/>
                          </w:rPr>
                        </w:pPr>
                      </w:p>
                      <w:p w14:paraId="35691925" w14:textId="77777777" w:rsidR="003D6C9F" w:rsidRPr="00414332" w:rsidRDefault="003D6C9F"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23" w:author="The Si Tran" w:date="2012-12-12T13:39:00Z"/>
          <w:kern w:val="32"/>
        </w:rPr>
        <w:pPrChange w:id="124" w:author="The Si Tran" w:date="2012-12-12T13:39:00Z">
          <w:pPr>
            <w:spacing w:before="0" w:after="200" w:line="276" w:lineRule="auto"/>
            <w:jc w:val="left"/>
          </w:pPr>
        </w:pPrChange>
      </w:pPr>
      <w:ins w:id="125"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6" w:name="_Toc343711063"/>
      <w:r w:rsidRPr="003553FD">
        <w:rPr>
          <w:rFonts w:cs="Times New Roman"/>
          <w:rPrChange w:id="127" w:author="The Si Tran" w:date="2012-12-14T07:18:00Z">
            <w:rPr>
              <w:rFonts w:cs="Times New Roman"/>
              <w:b w:val="0"/>
              <w:bCs w:val="0"/>
              <w:kern w:val="0"/>
              <w:sz w:val="26"/>
              <w:szCs w:val="22"/>
            </w:rPr>
          </w:rPrChange>
        </w:rPr>
        <w:lastRenderedPageBreak/>
        <w:t>LỜI CAM ĐOAN</w:t>
      </w:r>
      <w:bookmarkEnd w:id="6"/>
      <w:bookmarkEnd w:id="126"/>
    </w:p>
    <w:p w14:paraId="00DD51C1" w14:textId="77777777" w:rsidR="00254F82" w:rsidRPr="003F0840" w:rsidRDefault="00254F82" w:rsidP="00254F82">
      <w:pPr>
        <w:widowControl w:val="0"/>
        <w:autoSpaceDE w:val="0"/>
        <w:autoSpaceDN w:val="0"/>
        <w:adjustRightInd w:val="0"/>
        <w:spacing w:after="240"/>
        <w:rPr>
          <w:ins w:id="128" w:author="The Si Tran" w:date="2012-12-16T09:59:00Z"/>
          <w:rFonts w:eastAsia="Times New Roman"/>
          <w:szCs w:val="26"/>
        </w:rPr>
      </w:pPr>
      <w:ins w:id="129"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30" w:author="The Si Tran" w:date="2012-12-16T09:59:00Z"/>
          <w:rFonts w:eastAsia="Times New Roman"/>
          <w:szCs w:val="26"/>
        </w:rPr>
      </w:pPr>
      <w:ins w:id="131"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32" w:author="The Si Tran" w:date="2012-12-16T09:59:00Z"/>
          <w:rFonts w:eastAsia="Times New Roman"/>
          <w:szCs w:val="26"/>
        </w:rPr>
      </w:pPr>
    </w:p>
    <w:p w14:paraId="0C376649" w14:textId="0D079278" w:rsidR="00545827" w:rsidRDefault="00545827" w:rsidP="00545827">
      <w:pPr>
        <w:rPr>
          <w:ins w:id="133" w:author="The Si Tran" w:date="2012-12-16T09:59:00Z"/>
          <w:szCs w:val="26"/>
        </w:rPr>
      </w:pPr>
      <w:ins w:id="134"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5"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6" w:author="The Si Tran" w:date="2012-12-16T10:00:00Z"/>
          <w:rFonts w:cs="Times New Roman"/>
        </w:rPr>
      </w:pPr>
      <w:bookmarkStart w:id="137" w:name="_Toc328879884"/>
      <w:bookmarkStart w:id="138" w:name="_Toc328894960"/>
      <w:bookmarkStart w:id="139" w:name="_Toc343711064"/>
      <w:r w:rsidRPr="003553FD">
        <w:rPr>
          <w:rFonts w:cs="Times New Roman"/>
          <w:rPrChange w:id="140" w:author="The Si Tran" w:date="2012-12-14T07:18:00Z">
            <w:rPr>
              <w:rFonts w:cs="Times New Roman"/>
              <w:b w:val="0"/>
              <w:bCs w:val="0"/>
              <w:kern w:val="0"/>
              <w:sz w:val="26"/>
              <w:szCs w:val="22"/>
            </w:rPr>
          </w:rPrChange>
        </w:rPr>
        <w:lastRenderedPageBreak/>
        <w:t>LỜI CÁM ƠN</w:t>
      </w:r>
      <w:bookmarkEnd w:id="137"/>
      <w:bookmarkEnd w:id="138"/>
      <w:bookmarkEnd w:id="139"/>
    </w:p>
    <w:p w14:paraId="25FE7B5D" w14:textId="142A8B9F"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xin bày tỏ lòng biết ơn chân thành nhất đến PGS.TS</w:t>
        </w:r>
        <w:del w:id="144"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5" w:author="The Si Tran" w:date="2012-12-16T10:00:00Z"/>
        </w:rPr>
        <w:pPrChange w:id="146" w:author="The Si Tran" w:date="2012-12-16T10:00:00Z">
          <w:pPr>
            <w:widowControl w:val="0"/>
            <w:autoSpaceDE w:val="0"/>
            <w:autoSpaceDN w:val="0"/>
            <w:adjustRightInd w:val="0"/>
            <w:spacing w:after="240"/>
          </w:pPr>
        </w:pPrChange>
      </w:pPr>
      <w:ins w:id="147"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8" w:author="The Si Tran" w:date="2012-12-16T10:00:00Z"/>
        </w:rPr>
        <w:pPrChange w:id="149" w:author="The Si Tran" w:date="2012-12-16T10:00:00Z">
          <w:pPr>
            <w:widowControl w:val="0"/>
            <w:autoSpaceDE w:val="0"/>
            <w:autoSpaceDN w:val="0"/>
            <w:adjustRightInd w:val="0"/>
            <w:spacing w:after="240"/>
          </w:pPr>
        </w:pPrChange>
      </w:pPr>
      <w:ins w:id="150" w:author="The Si Tran" w:date="2012-12-16T10:00:00Z">
        <w:r>
          <w:t xml:space="preserve">Và cuối cùng, chúng tôi xin được gửi lời cám ơn đến gia đình và bạn </w:t>
        </w:r>
        <w:del w:id="151" w:author="superchickend" w:date="2012-12-16T14:50:00Z">
          <w:r w:rsidDel="00E34B00">
            <w:delText>bè,</w:delText>
          </w:r>
        </w:del>
      </w:ins>
      <w:ins w:id="152" w:author="superchickend" w:date="2012-12-16T14:50:00Z">
        <w:r w:rsidR="00E34B00">
          <w:t>bè</w:t>
        </w:r>
      </w:ins>
      <w:ins w:id="153" w:author="superchickend" w:date="2012-12-16T14:51:00Z">
        <w:r w:rsidR="001E0550">
          <w:t xml:space="preserve"> -</w:t>
        </w:r>
      </w:ins>
      <w:ins w:id="154"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5"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6"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7" w:author="The Si Tran" w:date="2012-12-14T07:18:00Z">
          <w:pPr>
            <w:pStyle w:val="Heading1"/>
            <w:numPr>
              <w:numId w:val="0"/>
            </w:numPr>
            <w:ind w:left="0" w:firstLine="0"/>
          </w:pPr>
        </w:pPrChange>
      </w:pPr>
      <w:bookmarkStart w:id="158" w:name="_Toc328879885"/>
      <w:bookmarkStart w:id="159" w:name="_Toc328894961"/>
      <w:bookmarkStart w:id="160" w:name="_Toc343711065"/>
      <w:r w:rsidRPr="003553FD">
        <w:rPr>
          <w:rPrChange w:id="161" w:author="The Si Tran" w:date="2012-12-14T07:18:00Z">
            <w:rPr>
              <w:rFonts w:cs="Times New Roman"/>
              <w:b w:val="0"/>
              <w:bCs w:val="0"/>
              <w:kern w:val="0"/>
              <w:sz w:val="26"/>
              <w:szCs w:val="22"/>
            </w:rPr>
          </w:rPrChange>
        </w:rPr>
        <w:lastRenderedPageBreak/>
        <w:t>TÓM</w:t>
      </w:r>
      <w:r w:rsidRPr="0049233F">
        <w:rPr>
          <w:rPrChange w:id="162" w:author="The Si Tran" w:date="2012-12-05T23:02:00Z">
            <w:rPr>
              <w:rFonts w:cs="Times New Roman"/>
              <w:b w:val="0"/>
              <w:bCs w:val="0"/>
              <w:kern w:val="0"/>
              <w:sz w:val="26"/>
              <w:szCs w:val="22"/>
            </w:rPr>
          </w:rPrChange>
        </w:rPr>
        <w:t xml:space="preserve"> TẮT LUẬN VĂN</w:t>
      </w:r>
      <w:bookmarkEnd w:id="158"/>
      <w:bookmarkEnd w:id="159"/>
      <w:bookmarkEnd w:id="160"/>
    </w:p>
    <w:p w14:paraId="248C1994" w14:textId="6F1F893F" w:rsidR="005D6B44" w:rsidRPr="00526192" w:rsidRDefault="005D6B44">
      <w:pPr>
        <w:rPr>
          <w:ins w:id="163" w:author="The Si Tran" w:date="2012-12-12T07:36:00Z"/>
        </w:rPr>
      </w:pPr>
      <w:ins w:id="164" w:author="The Si Tran" w:date="2012-12-12T07:36:00Z">
        <w:r w:rsidRPr="00526192">
          <w:t xml:space="preserve">Ngày </w:t>
        </w:r>
      </w:ins>
      <w:ins w:id="165" w:author="The Si Tran" w:date="2012-12-16T20:13:00Z">
        <w:r w:rsidR="00032D83" w:rsidRPr="00526192">
          <w:t xml:space="preserve">nay, trong </w:t>
        </w:r>
      </w:ins>
      <w:ins w:id="166" w:author="The Si Tran" w:date="2012-12-16T20:14:00Z">
        <w:r w:rsidR="00032D83">
          <w:t xml:space="preserve">môi </w:t>
        </w:r>
      </w:ins>
      <w:ins w:id="167"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68" w:author="The Si Tran" w:date="2012-12-12T07:36:00Z"/>
          <w:lang w:val="fr-FR"/>
        </w:rPr>
      </w:pPr>
      <w:ins w:id="169"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70"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1B0DD7A2" w14:textId="77777777" w:rsidR="000F1BDB" w:rsidRDefault="005D6B44">
      <w:pPr>
        <w:rPr>
          <w:lang w:val="fr-FR"/>
        </w:rPr>
      </w:pPr>
      <w:ins w:id="171"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r>
        <w:lastRenderedPageBreak/>
        <w:t>ABSTRACT</w:t>
      </w:r>
    </w:p>
    <w:p w14:paraId="3112AEFF" w14:textId="77777777" w:rsidR="003D6C9F" w:rsidRPr="00451810" w:rsidRDefault="003D6C9F" w:rsidP="003D6C9F">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4D03458" w14:textId="77777777" w:rsidR="003D6C9F" w:rsidRPr="00451810" w:rsidRDefault="003D6C9F" w:rsidP="003D6C9F">
      <w:pPr>
        <w:rPr>
          <w:szCs w:val="26"/>
        </w:rPr>
      </w:pPr>
      <w:r w:rsidRPr="00451810">
        <w:rPr>
          <w:szCs w:val="26"/>
        </w:rPr>
        <w:t xml:space="preserve">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(ARIMA and ANN). The hybrid model becomes stronger and more flexible than separate component model because it inherited the strong of each component model. </w:t>
      </w:r>
    </w:p>
    <w:p w14:paraId="3274E74A" w14:textId="77777777" w:rsidR="003D6C9F" w:rsidRPr="00451810" w:rsidRDefault="003D6C9F"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(ARIMA and ANN).</w:t>
      </w:r>
    </w:p>
    <w:p w14:paraId="6C7CB01B" w14:textId="7D163432" w:rsidR="00071624" w:rsidRPr="0049233F" w:rsidRDefault="0032705F">
      <w:pPr>
        <w:rPr>
          <w:kern w:val="32"/>
          <w:rPrChange w:id="172" w:author="The Si Tran" w:date="2012-12-05T23:02:00Z">
            <w:rPr>
              <w:kern w:val="32"/>
              <w:sz w:val="32"/>
              <w:szCs w:val="32"/>
            </w:rPr>
          </w:rPrChange>
        </w:rPr>
      </w:pPr>
      <w:r w:rsidRPr="002B1464">
        <w:br w:type="page"/>
      </w:r>
    </w:p>
    <w:p w14:paraId="067CED07" w14:textId="77777777" w:rsidR="002E545D" w:rsidRDefault="002E545D">
      <w:pPr>
        <w:pStyle w:val="Heading1"/>
        <w:numPr>
          <w:ilvl w:val="0"/>
          <w:numId w:val="0"/>
        </w:numPr>
        <w:ind w:left="360"/>
        <w:rPr>
          <w:ins w:id="173" w:author="The Si Tran" w:date="2012-12-12T13:48:00Z"/>
        </w:rPr>
        <w:pPrChange w:id="174" w:author="The Si Tran" w:date="2012-12-14T07:18:00Z">
          <w:pPr>
            <w:pStyle w:val="Heading1"/>
            <w:numPr>
              <w:numId w:val="0"/>
            </w:numPr>
            <w:spacing w:line="480" w:lineRule="auto"/>
            <w:ind w:left="0" w:firstLine="0"/>
            <w:jc w:val="both"/>
          </w:pPr>
        </w:pPrChange>
      </w:pPr>
      <w:bookmarkStart w:id="175" w:name="_Toc343711066"/>
      <w:ins w:id="176" w:author="The Si Tran" w:date="2012-12-12T13:48:00Z">
        <w:r>
          <w:lastRenderedPageBreak/>
          <w:t>MỤC LỤC</w:t>
        </w:r>
        <w:bookmarkEnd w:id="175"/>
      </w:ins>
    </w:p>
    <w:p w14:paraId="42CBAF23" w14:textId="77777777" w:rsidR="00446309" w:rsidRDefault="002E545D">
      <w:pPr>
        <w:pStyle w:val="TOC1"/>
        <w:rPr>
          <w:rFonts w:asciiTheme="minorHAnsi" w:eastAsiaTheme="minorEastAsia" w:hAnsiTheme="minorHAnsi" w:cstheme="minorBidi"/>
          <w:noProof/>
          <w:sz w:val="22"/>
        </w:rPr>
      </w:pPr>
      <w:ins w:id="177" w:author="The Si Tran" w:date="2012-12-12T13:49:00Z">
        <w:r>
          <w:fldChar w:fldCharType="begin"/>
        </w:r>
        <w:r>
          <w:instrText xml:space="preserve"> TOC \o "1-3" \f \h \z \u </w:instrText>
        </w:r>
      </w:ins>
      <w:r>
        <w:fldChar w:fldCharType="separate"/>
      </w:r>
      <w:r w:rsidR="00446309" w:rsidRPr="00C04101">
        <w:rPr>
          <w:rStyle w:val="Hyperlink"/>
          <w:noProof/>
        </w:rPr>
        <w:fldChar w:fldCharType="begin"/>
      </w:r>
      <w:r w:rsidR="00446309" w:rsidRPr="00C04101">
        <w:rPr>
          <w:rStyle w:val="Hyperlink"/>
          <w:noProof/>
        </w:rPr>
        <w:instrText xml:space="preserve"> </w:instrText>
      </w:r>
      <w:r w:rsidR="00446309">
        <w:rPr>
          <w:noProof/>
        </w:rPr>
        <w:instrText>HYPERLINK \l "_Toc343711063"</w:instrText>
      </w:r>
      <w:r w:rsidR="00446309" w:rsidRPr="00C04101">
        <w:rPr>
          <w:rStyle w:val="Hyperlink"/>
          <w:noProof/>
        </w:rPr>
        <w:instrText xml:space="preserve"> </w:instrText>
      </w:r>
      <w:r w:rsidR="00446309" w:rsidRPr="00C04101">
        <w:rPr>
          <w:rStyle w:val="Hyperlink"/>
          <w:noProof/>
        </w:rPr>
        <w:fldChar w:fldCharType="separate"/>
      </w:r>
      <w:r w:rsidR="00446309" w:rsidRPr="00C04101">
        <w:rPr>
          <w:rStyle w:val="Hyperlink"/>
          <w:noProof/>
        </w:rPr>
        <w:t>LỜI CAM ĐOAN</w:t>
      </w:r>
      <w:r w:rsidR="00446309">
        <w:rPr>
          <w:noProof/>
          <w:webHidden/>
        </w:rPr>
        <w:tab/>
      </w:r>
      <w:r w:rsidR="00446309">
        <w:rPr>
          <w:noProof/>
          <w:webHidden/>
        </w:rPr>
        <w:fldChar w:fldCharType="begin"/>
      </w:r>
      <w:r w:rsidR="00446309">
        <w:rPr>
          <w:noProof/>
          <w:webHidden/>
        </w:rPr>
        <w:instrText xml:space="preserve"> PAGEREF _Toc343711063 \h </w:instrText>
      </w:r>
      <w:r w:rsidR="00446309">
        <w:rPr>
          <w:noProof/>
          <w:webHidden/>
        </w:rPr>
      </w:r>
      <w:r w:rsidR="00446309">
        <w:rPr>
          <w:noProof/>
          <w:webHidden/>
        </w:rPr>
        <w:fldChar w:fldCharType="separate"/>
      </w:r>
      <w:r w:rsidR="00446309">
        <w:rPr>
          <w:noProof/>
          <w:webHidden/>
        </w:rPr>
        <w:t>ii</w:t>
      </w:r>
      <w:r w:rsidR="00446309">
        <w:rPr>
          <w:noProof/>
          <w:webHidden/>
        </w:rPr>
        <w:fldChar w:fldCharType="end"/>
      </w:r>
      <w:r w:rsidR="00446309" w:rsidRPr="00C04101">
        <w:rPr>
          <w:rStyle w:val="Hyperlink"/>
          <w:noProof/>
        </w:rPr>
        <w:fldChar w:fldCharType="end"/>
      </w:r>
    </w:p>
    <w:p w14:paraId="1B0AB1C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"_Toc343711064"</w:instrText>
      </w:r>
      <w:r w:rsidRPr="00C04101">
        <w:rPr>
          <w:rStyle w:val="Hyperlink"/>
          <w:noProof/>
        </w:rPr>
        <w:instrText xml:space="preserve"> </w:instrText>
      </w:r>
      <w:r w:rsidRPr="00C04101">
        <w:rPr>
          <w:rStyle w:val="Hyperlink"/>
          <w:noProof/>
        </w:rPr>
        <w:fldChar w:fldCharType="separate"/>
      </w:r>
      <w:r w:rsidRPr="00C04101">
        <w:rPr>
          <w:rStyle w:val="Hyperlink"/>
          <w:noProof/>
        </w:rPr>
        <w:t>LỜI CÁM ƠN</w:t>
      </w:r>
      <w:r>
        <w:rPr>
          <w:noProof/>
          <w:webHidden/>
        </w:rPr>
        <w:tab/>
      </w:r>
      <w:r>
        <w:rPr>
          <w:noProof/>
          <w:webHidden/>
        </w:rPr>
        <w:fldChar w:fldCharType="begin"/>
      </w:r>
      <w:r>
        <w:rPr>
          <w:noProof/>
          <w:webHidden/>
        </w:rPr>
        <w:instrText xml:space="preserve"> PAGEREF _Toc343711064 \h </w:instrText>
      </w:r>
      <w:r>
        <w:rPr>
          <w:noProof/>
          <w:webHidden/>
        </w:rPr>
      </w:r>
      <w:r>
        <w:rPr>
          <w:noProof/>
          <w:webHidden/>
        </w:rPr>
        <w:fldChar w:fldCharType="separate"/>
      </w:r>
      <w:r>
        <w:rPr>
          <w:noProof/>
          <w:webHidden/>
        </w:rPr>
        <w:t>iii</w:t>
      </w:r>
      <w:r>
        <w:rPr>
          <w:noProof/>
          <w:webHidden/>
        </w:rPr>
        <w:fldChar w:fldCharType="end"/>
      </w:r>
      <w:r w:rsidRPr="00C04101">
        <w:rPr>
          <w:rStyle w:val="Hyperlink"/>
          <w:noProof/>
        </w:rPr>
        <w:fldChar w:fldCharType="end"/>
      </w:r>
    </w:p>
    <w:p w14:paraId="0452CD8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"_Toc343711065"</w:instrText>
      </w:r>
      <w:r w:rsidRPr="00C04101">
        <w:rPr>
          <w:rStyle w:val="Hyperlink"/>
          <w:noProof/>
        </w:rPr>
        <w:instrText xml:space="preserve"> </w:instrText>
      </w:r>
      <w:r w:rsidRPr="00C04101">
        <w:rPr>
          <w:rStyle w:val="Hyperlink"/>
          <w:noProof/>
        </w:rPr>
        <w:fldChar w:fldCharType="separate"/>
      </w:r>
      <w:r w:rsidRPr="00C04101">
        <w:rPr>
          <w:rStyle w:val="Hyperlink"/>
          <w:noProof/>
        </w:rPr>
        <w:t>TÓM TẮT LUẬN VĂN</w:t>
      </w:r>
      <w:r>
        <w:rPr>
          <w:noProof/>
          <w:webHidden/>
        </w:rPr>
        <w:tab/>
      </w:r>
      <w:r>
        <w:rPr>
          <w:noProof/>
          <w:webHidden/>
        </w:rPr>
        <w:fldChar w:fldCharType="begin"/>
      </w:r>
      <w:r>
        <w:rPr>
          <w:noProof/>
          <w:webHidden/>
        </w:rPr>
        <w:instrText xml:space="preserve"> PAGEREF _Toc343711065 \h </w:instrText>
      </w:r>
      <w:r>
        <w:rPr>
          <w:noProof/>
          <w:webHidden/>
        </w:rPr>
      </w:r>
      <w:r>
        <w:rPr>
          <w:noProof/>
          <w:webHidden/>
        </w:rPr>
        <w:fldChar w:fldCharType="separate"/>
      </w:r>
      <w:r>
        <w:rPr>
          <w:noProof/>
          <w:webHidden/>
        </w:rPr>
        <w:t>iv</w:t>
      </w:r>
      <w:r>
        <w:rPr>
          <w:noProof/>
          <w:webHidden/>
        </w:rPr>
        <w:fldChar w:fldCharType="end"/>
      </w:r>
      <w:r w:rsidRPr="00C04101">
        <w:rPr>
          <w:rStyle w:val="Hyperlink"/>
          <w:noProof/>
        </w:rPr>
        <w:fldChar w:fldCharType="end"/>
      </w:r>
    </w:p>
    <w:p w14:paraId="77A36A4A"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"_Toc343711066"</w:instrText>
      </w:r>
      <w:r w:rsidRPr="00C04101">
        <w:rPr>
          <w:rStyle w:val="Hyperlink"/>
          <w:noProof/>
        </w:rPr>
        <w:instrText xml:space="preserve"> </w:instrText>
      </w:r>
      <w:r w:rsidRPr="00C04101">
        <w:rPr>
          <w:rStyle w:val="Hyperlink"/>
          <w:noProof/>
        </w:rPr>
        <w:fldChar w:fldCharType="separate"/>
      </w:r>
      <w:r w:rsidRPr="00C04101">
        <w:rPr>
          <w:rStyle w:val="Hyperlink"/>
          <w:noProof/>
        </w:rPr>
        <w:t>MỤC LỤC</w:t>
      </w:r>
      <w:r>
        <w:rPr>
          <w:noProof/>
          <w:webHidden/>
        </w:rPr>
        <w:tab/>
      </w:r>
      <w:r>
        <w:rPr>
          <w:noProof/>
          <w:webHidden/>
        </w:rPr>
        <w:fldChar w:fldCharType="begin"/>
      </w:r>
      <w:r>
        <w:rPr>
          <w:noProof/>
          <w:webHidden/>
        </w:rPr>
        <w:instrText xml:space="preserve"> PAGEREF _Toc343711066 \h </w:instrText>
      </w:r>
      <w:r>
        <w:rPr>
          <w:noProof/>
          <w:webHidden/>
        </w:rPr>
      </w:r>
      <w:r>
        <w:rPr>
          <w:noProof/>
          <w:webHidden/>
        </w:rPr>
        <w:fldChar w:fldCharType="separate"/>
      </w:r>
      <w:r>
        <w:rPr>
          <w:noProof/>
          <w:webHidden/>
        </w:rPr>
        <w:t>v</w:t>
      </w:r>
      <w:r>
        <w:rPr>
          <w:noProof/>
          <w:webHidden/>
        </w:rPr>
        <w:fldChar w:fldCharType="end"/>
      </w:r>
      <w:r w:rsidRPr="00C04101">
        <w:rPr>
          <w:rStyle w:val="Hyperlink"/>
          <w:noProof/>
        </w:rPr>
        <w:fldChar w:fldCharType="end"/>
      </w:r>
    </w:p>
    <w:p w14:paraId="53318634"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"_Toc343711067"</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HÌNH</w:t>
      </w:r>
      <w:r>
        <w:rPr>
          <w:noProof/>
          <w:webHidden/>
        </w:rPr>
        <w:tab/>
      </w:r>
      <w:r>
        <w:rPr>
          <w:noProof/>
          <w:webHidden/>
        </w:rPr>
        <w:fldChar w:fldCharType="begin"/>
      </w:r>
      <w:r>
        <w:rPr>
          <w:noProof/>
          <w:webHidden/>
        </w:rPr>
        <w:instrText xml:space="preserve"> PAGEREF _Toc343711067 \h </w:instrText>
      </w:r>
      <w:r>
        <w:rPr>
          <w:noProof/>
          <w:webHidden/>
        </w:rPr>
      </w:r>
      <w:r>
        <w:rPr>
          <w:noProof/>
          <w:webHidden/>
        </w:rPr>
        <w:fldChar w:fldCharType="separate"/>
      </w:r>
      <w:r>
        <w:rPr>
          <w:noProof/>
          <w:webHidden/>
        </w:rPr>
        <w:t>viii</w:t>
      </w:r>
      <w:r>
        <w:rPr>
          <w:noProof/>
          <w:webHidden/>
        </w:rPr>
        <w:fldChar w:fldCharType="end"/>
      </w:r>
      <w:r w:rsidRPr="00C04101">
        <w:rPr>
          <w:rStyle w:val="Hyperlink"/>
          <w:noProof/>
        </w:rPr>
        <w:fldChar w:fldCharType="end"/>
      </w:r>
    </w:p>
    <w:p w14:paraId="2DF65355"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"_Toc343711068"</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BẢNG</w:t>
      </w:r>
      <w:r>
        <w:rPr>
          <w:noProof/>
          <w:webHidden/>
        </w:rPr>
        <w:tab/>
      </w:r>
      <w:r>
        <w:rPr>
          <w:noProof/>
          <w:webHidden/>
        </w:rPr>
        <w:fldChar w:fldCharType="begin"/>
      </w:r>
      <w:r>
        <w:rPr>
          <w:noProof/>
          <w:webHidden/>
        </w:rPr>
        <w:instrText xml:space="preserve"> PAGEREF _Toc343711068 \h </w:instrText>
      </w:r>
      <w:r>
        <w:rPr>
          <w:noProof/>
          <w:webHidden/>
        </w:rPr>
      </w:r>
      <w:r>
        <w:rPr>
          <w:noProof/>
          <w:webHidden/>
        </w:rPr>
        <w:fldChar w:fldCharType="separate"/>
      </w:r>
      <w:r>
        <w:rPr>
          <w:noProof/>
          <w:webHidden/>
        </w:rPr>
        <w:t>x</w:t>
      </w:r>
      <w:r>
        <w:rPr>
          <w:noProof/>
          <w:webHidden/>
        </w:rPr>
        <w:fldChar w:fldCharType="end"/>
      </w:r>
      <w:r w:rsidRPr="00C04101">
        <w:rPr>
          <w:rStyle w:val="Hyperlink"/>
          <w:noProof/>
        </w:rPr>
        <w:fldChar w:fldCharType="end"/>
      </w:r>
    </w:p>
    <w:p w14:paraId="5DE7A092"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1</w:t>
      </w:r>
      <w:r>
        <w:rPr>
          <w:rFonts w:asciiTheme="minorHAnsi" w:eastAsiaTheme="minorEastAsia" w:hAnsiTheme="minorHAnsi" w:cstheme="minorBidi"/>
          <w:noProof/>
          <w:sz w:val="22"/>
        </w:rPr>
        <w:tab/>
      </w:r>
      <w:r w:rsidRPr="00C04101">
        <w:rPr>
          <w:rStyle w:val="Hyperlink"/>
          <w:noProof/>
        </w:rPr>
        <w:t>GIỚI THIỆU</w:t>
      </w:r>
      <w:r>
        <w:rPr>
          <w:noProof/>
          <w:webHidden/>
        </w:rPr>
        <w:tab/>
      </w:r>
      <w:r>
        <w:rPr>
          <w:noProof/>
          <w:webHidden/>
        </w:rPr>
        <w:fldChar w:fldCharType="begin"/>
      </w:r>
      <w:r>
        <w:rPr>
          <w:noProof/>
          <w:webHidden/>
        </w:rPr>
        <w:instrText xml:space="preserve"> PAGEREF _Toc343711093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A07DFD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"_Toc343711094"</w:instrText>
      </w:r>
      <w:r w:rsidRPr="00C04101">
        <w:rPr>
          <w:rStyle w:val="Hyperlink"/>
          <w:noProof/>
        </w:rPr>
        <w:instrText xml:space="preserve"> </w:instrText>
      </w:r>
      <w:r w:rsidRPr="00C04101">
        <w:rPr>
          <w:rStyle w:val="Hyperlink"/>
          <w:noProof/>
        </w:rPr>
        <w:fldChar w:fldCharType="separate"/>
      </w:r>
      <w:r w:rsidRPr="00C04101">
        <w:rPr>
          <w:rStyle w:val="Hyperlink"/>
          <w:noProof/>
        </w:rPr>
        <w:t>1.1.</w:t>
      </w:r>
      <w:r>
        <w:rPr>
          <w:rFonts w:asciiTheme="minorHAnsi" w:eastAsiaTheme="minorEastAsia" w:hAnsiTheme="minorHAnsi" w:cstheme="minorBidi"/>
          <w:noProof/>
          <w:sz w:val="22"/>
        </w:rPr>
        <w:tab/>
      </w:r>
      <w:r w:rsidRPr="00C04101">
        <w:rPr>
          <w:rStyle w:val="Hyperlink"/>
          <w:noProof/>
        </w:rPr>
        <w:t>Mục tiêu của đề tài</w:t>
      </w:r>
      <w:r>
        <w:rPr>
          <w:noProof/>
          <w:webHidden/>
        </w:rPr>
        <w:tab/>
      </w:r>
      <w:r>
        <w:rPr>
          <w:noProof/>
          <w:webHidden/>
        </w:rPr>
        <w:fldChar w:fldCharType="begin"/>
      </w:r>
      <w:r>
        <w:rPr>
          <w:noProof/>
          <w:webHidden/>
        </w:rPr>
        <w:instrText xml:space="preserve"> PAGEREF _Toc343711094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3B2272E0"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"_Toc343711104"</w:instrText>
      </w:r>
      <w:r w:rsidRPr="00C04101">
        <w:rPr>
          <w:rStyle w:val="Hyperlink"/>
          <w:noProof/>
        </w:rPr>
        <w:instrText xml:space="preserve"> </w:instrText>
      </w:r>
      <w:r w:rsidRPr="00C04101">
        <w:rPr>
          <w:rStyle w:val="Hyperlink"/>
          <w:noProof/>
        </w:rPr>
        <w:fldChar w:fldCharType="separate"/>
      </w:r>
      <w:r w:rsidRPr="00C04101">
        <w:rPr>
          <w:rStyle w:val="Hyperlink"/>
          <w:noProof/>
        </w:rPr>
        <w:t>1.2.</w:t>
      </w:r>
      <w:r>
        <w:rPr>
          <w:rFonts w:asciiTheme="minorHAnsi" w:eastAsiaTheme="minorEastAsia" w:hAnsiTheme="minorHAnsi" w:cstheme="minorBidi"/>
          <w:noProof/>
          <w:sz w:val="22"/>
        </w:rPr>
        <w:tab/>
      </w:r>
      <w:r w:rsidRPr="00C04101">
        <w:rPr>
          <w:rStyle w:val="Hyperlink"/>
          <w:noProof/>
        </w:rPr>
        <w:t>Cấu trúc báo cáo</w:t>
      </w:r>
      <w:r>
        <w:rPr>
          <w:noProof/>
          <w:webHidden/>
        </w:rPr>
        <w:tab/>
      </w:r>
      <w:r>
        <w:rPr>
          <w:noProof/>
          <w:webHidden/>
        </w:rPr>
        <w:fldChar w:fldCharType="begin"/>
      </w:r>
      <w:r>
        <w:rPr>
          <w:noProof/>
          <w:webHidden/>
        </w:rPr>
        <w:instrText xml:space="preserve"> PAGEREF _Toc343711104 \h </w:instrText>
      </w:r>
      <w:r>
        <w:rPr>
          <w:noProof/>
          <w:webHidden/>
        </w:rPr>
      </w:r>
      <w:r>
        <w:rPr>
          <w:noProof/>
          <w:webHidden/>
        </w:rPr>
        <w:fldChar w:fldCharType="separate"/>
      </w:r>
      <w:r>
        <w:rPr>
          <w:noProof/>
          <w:webHidden/>
        </w:rPr>
        <w:t>3</w:t>
      </w:r>
      <w:r>
        <w:rPr>
          <w:noProof/>
          <w:webHidden/>
        </w:rPr>
        <w:fldChar w:fldCharType="end"/>
      </w:r>
      <w:r w:rsidRPr="00C04101">
        <w:rPr>
          <w:rStyle w:val="Hyperlink"/>
          <w:noProof/>
        </w:rPr>
        <w:fldChar w:fldCharType="end"/>
      </w:r>
    </w:p>
    <w:p w14:paraId="339DD152" w14:textId="13CBEC53"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"_Toc343711114"</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2</w:t>
      </w:r>
      <w:r>
        <w:rPr>
          <w:rFonts w:asciiTheme="minorHAnsi" w:eastAsiaTheme="minorEastAsia" w:hAnsiTheme="minorHAnsi" w:cstheme="minorBidi"/>
          <w:noProof/>
          <w:sz w:val="22"/>
        </w:rPr>
        <w:tab/>
      </w:r>
      <w:r w:rsidRPr="00C04101">
        <w:rPr>
          <w:rStyle w:val="Hyperlink"/>
          <w:noProof/>
        </w:rPr>
        <w:t>CHUỖI THỜI GIAN VÀ CÁC THÀNH PHẦN CỦA CHUỖI THỜI GIAN</w:t>
      </w:r>
      <w:r>
        <w:rPr>
          <w:noProof/>
          <w:webHidden/>
        </w:rPr>
        <w:tab/>
      </w:r>
      <w:r w:rsidR="00DE25DE">
        <w:rPr>
          <w:noProof/>
          <w:webHidden/>
        </w:rPr>
        <w:tab/>
      </w:r>
      <w:r>
        <w:rPr>
          <w:noProof/>
          <w:webHidden/>
        </w:rPr>
        <w:fldChar w:fldCharType="begin"/>
      </w:r>
      <w:r>
        <w:rPr>
          <w:noProof/>
          <w:webHidden/>
        </w:rPr>
        <w:instrText xml:space="preserve"> PAGEREF _Toc343711114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4873F76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"_Toc343711115"</w:instrText>
      </w:r>
      <w:r w:rsidRPr="00C04101">
        <w:rPr>
          <w:rStyle w:val="Hyperlink"/>
          <w:noProof/>
        </w:rPr>
        <w:instrText xml:space="preserve"> </w:instrText>
      </w:r>
      <w:r w:rsidRPr="00C04101">
        <w:rPr>
          <w:rStyle w:val="Hyperlink"/>
          <w:noProof/>
        </w:rPr>
        <w:fldChar w:fldCharType="separate"/>
      </w:r>
      <w:r w:rsidRPr="00C04101">
        <w:rPr>
          <w:rStyle w:val="Hyperlink"/>
          <w:noProof/>
        </w:rPr>
        <w:t>2.1.</w:t>
      </w:r>
      <w:r>
        <w:rPr>
          <w:rFonts w:asciiTheme="minorHAnsi" w:eastAsiaTheme="minorEastAsia" w:hAnsiTheme="minorHAnsi" w:cstheme="minorBidi"/>
          <w:noProof/>
          <w:sz w:val="22"/>
        </w:rPr>
        <w:tab/>
      </w:r>
      <w:r w:rsidRPr="00C04101">
        <w:rPr>
          <w:rStyle w:val="Hyperlink"/>
          <w:noProof/>
        </w:rPr>
        <w:t>Chuỗi thời gian</w:t>
      </w:r>
      <w:r>
        <w:rPr>
          <w:noProof/>
          <w:webHidden/>
        </w:rPr>
        <w:tab/>
      </w:r>
      <w:r>
        <w:rPr>
          <w:noProof/>
          <w:webHidden/>
        </w:rPr>
        <w:fldChar w:fldCharType="begin"/>
      </w:r>
      <w:r>
        <w:rPr>
          <w:noProof/>
          <w:webHidden/>
        </w:rPr>
        <w:instrText xml:space="preserve"> PAGEREF _Toc343711115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23E60DB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"_Toc343711147"</w:instrText>
      </w:r>
      <w:r w:rsidRPr="00C04101">
        <w:rPr>
          <w:rStyle w:val="Hyperlink"/>
          <w:noProof/>
        </w:rPr>
        <w:instrText xml:space="preserve"> </w:instrText>
      </w:r>
      <w:r w:rsidRPr="00C04101">
        <w:rPr>
          <w:rStyle w:val="Hyperlink"/>
          <w:noProof/>
        </w:rPr>
        <w:fldChar w:fldCharType="separate"/>
      </w:r>
      <w:r w:rsidRPr="00C04101">
        <w:rPr>
          <w:rStyle w:val="Hyperlink"/>
          <w:noProof/>
        </w:rPr>
        <w:t>2.2.</w:t>
      </w:r>
      <w:r>
        <w:rPr>
          <w:rFonts w:asciiTheme="minorHAnsi" w:eastAsiaTheme="minorEastAsia" w:hAnsiTheme="minorHAnsi" w:cstheme="minorBidi"/>
          <w:noProof/>
          <w:sz w:val="22"/>
        </w:rPr>
        <w:tab/>
      </w:r>
      <w:r w:rsidRPr="00C04101">
        <w:rPr>
          <w:rStyle w:val="Hyperlink"/>
          <w:noProof/>
        </w:rPr>
        <w:t>Dự báo chuỗi thời gian</w:t>
      </w:r>
      <w:r>
        <w:rPr>
          <w:noProof/>
          <w:webHidden/>
        </w:rPr>
        <w:tab/>
      </w:r>
      <w:r>
        <w:rPr>
          <w:noProof/>
          <w:webHidden/>
        </w:rPr>
        <w:fldChar w:fldCharType="begin"/>
      </w:r>
      <w:r>
        <w:rPr>
          <w:noProof/>
          <w:webHidden/>
        </w:rPr>
        <w:instrText xml:space="preserve"> PAGEREF _Toc343711147 \h </w:instrText>
      </w:r>
      <w:r>
        <w:rPr>
          <w:noProof/>
          <w:webHidden/>
        </w:rPr>
      </w:r>
      <w:r>
        <w:rPr>
          <w:noProof/>
          <w:webHidden/>
        </w:rPr>
        <w:fldChar w:fldCharType="separate"/>
      </w:r>
      <w:r>
        <w:rPr>
          <w:noProof/>
          <w:webHidden/>
        </w:rPr>
        <w:t>5</w:t>
      </w:r>
      <w:r>
        <w:rPr>
          <w:noProof/>
          <w:webHidden/>
        </w:rPr>
        <w:fldChar w:fldCharType="end"/>
      </w:r>
      <w:r w:rsidRPr="00C04101">
        <w:rPr>
          <w:rStyle w:val="Hyperlink"/>
          <w:noProof/>
        </w:rPr>
        <w:fldChar w:fldCharType="end"/>
      </w:r>
    </w:p>
    <w:p w14:paraId="4BAA132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"_Toc343711148"</w:instrText>
      </w:r>
      <w:r w:rsidRPr="00C04101">
        <w:rPr>
          <w:rStyle w:val="Hyperlink"/>
          <w:noProof/>
        </w:rPr>
        <w:instrText xml:space="preserve"> </w:instrText>
      </w:r>
      <w:r w:rsidRPr="00C04101">
        <w:rPr>
          <w:rStyle w:val="Hyperlink"/>
          <w:noProof/>
        </w:rPr>
        <w:fldChar w:fldCharType="separate"/>
      </w:r>
      <w:r w:rsidRPr="00C04101">
        <w:rPr>
          <w:rStyle w:val="Hyperlink"/>
          <w:noProof/>
        </w:rPr>
        <w:t>2.3.</w:t>
      </w:r>
      <w:r>
        <w:rPr>
          <w:rFonts w:asciiTheme="minorHAnsi" w:eastAsiaTheme="minorEastAsia" w:hAnsiTheme="minorHAnsi" w:cstheme="minorBidi"/>
          <w:noProof/>
          <w:sz w:val="22"/>
        </w:rPr>
        <w:tab/>
      </w:r>
      <w:r w:rsidRPr="00C04101">
        <w:rPr>
          <w:rStyle w:val="Hyperlink"/>
          <w:noProof/>
        </w:rPr>
        <w:t>Khái niệm thống kê liên quan</w:t>
      </w:r>
      <w:r>
        <w:rPr>
          <w:noProof/>
          <w:webHidden/>
        </w:rPr>
        <w:tab/>
      </w:r>
      <w:r>
        <w:rPr>
          <w:noProof/>
          <w:webHidden/>
        </w:rPr>
        <w:fldChar w:fldCharType="begin"/>
      </w:r>
      <w:r>
        <w:rPr>
          <w:noProof/>
          <w:webHidden/>
        </w:rPr>
        <w:instrText xml:space="preserve"> PAGEREF _Toc343711148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56ACC269"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"_Toc343711149"</w:instrText>
      </w:r>
      <w:r w:rsidRPr="00C04101">
        <w:rPr>
          <w:rStyle w:val="Hyperlink"/>
          <w:noProof/>
        </w:rPr>
        <w:instrText xml:space="preserve"> </w:instrText>
      </w:r>
      <w:r w:rsidRPr="00C04101">
        <w:rPr>
          <w:rStyle w:val="Hyperlink"/>
          <w:noProof/>
        </w:rPr>
        <w:fldChar w:fldCharType="separate"/>
      </w:r>
      <w:r w:rsidRPr="00C04101">
        <w:rPr>
          <w:rStyle w:val="Hyperlink"/>
          <w:noProof/>
        </w:rPr>
        <w:t>2.3.1.</w:t>
      </w:r>
      <w:r>
        <w:rPr>
          <w:rFonts w:asciiTheme="minorHAnsi" w:eastAsiaTheme="minorEastAsia" w:hAnsiTheme="minorHAnsi" w:cstheme="minorBidi"/>
          <w:noProof/>
          <w:sz w:val="22"/>
        </w:rPr>
        <w:tab/>
      </w:r>
      <w:r w:rsidRPr="00C04101">
        <w:rPr>
          <w:rStyle w:val="Hyperlink"/>
          <w:noProof/>
        </w:rPr>
        <w:t>Hệ số tự tương quan</w:t>
      </w:r>
      <w:r>
        <w:rPr>
          <w:noProof/>
          <w:webHidden/>
        </w:rPr>
        <w:tab/>
      </w:r>
      <w:r>
        <w:rPr>
          <w:noProof/>
          <w:webHidden/>
        </w:rPr>
        <w:fldChar w:fldCharType="begin"/>
      </w:r>
      <w:r>
        <w:rPr>
          <w:noProof/>
          <w:webHidden/>
        </w:rPr>
        <w:instrText xml:space="preserve"> PAGEREF _Toc343711149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3CAB25C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"_Toc343711150"</w:instrText>
      </w:r>
      <w:r w:rsidRPr="00C04101">
        <w:rPr>
          <w:rStyle w:val="Hyperlink"/>
          <w:noProof/>
        </w:rPr>
        <w:instrText xml:space="preserve"> </w:instrText>
      </w:r>
      <w:r w:rsidRPr="00C04101">
        <w:rPr>
          <w:rStyle w:val="Hyperlink"/>
          <w:noProof/>
        </w:rPr>
        <w:fldChar w:fldCharType="separate"/>
      </w:r>
      <w:r w:rsidRPr="00C04101">
        <w:rPr>
          <w:rStyle w:val="Hyperlink"/>
          <w:noProof/>
        </w:rPr>
        <w:t>2.3.2.</w:t>
      </w:r>
      <w:r>
        <w:rPr>
          <w:rFonts w:asciiTheme="minorHAnsi" w:eastAsiaTheme="minorEastAsia" w:hAnsiTheme="minorHAnsi" w:cstheme="minorBidi"/>
          <w:noProof/>
          <w:sz w:val="22"/>
        </w:rPr>
        <w:tab/>
      </w:r>
      <w:r w:rsidRPr="00C04101">
        <w:rPr>
          <w:rStyle w:val="Hyperlink"/>
          <w:noProof/>
        </w:rPr>
        <w:t>Hệ số tự tương quan riêng phần</w:t>
      </w:r>
      <w:r>
        <w:rPr>
          <w:noProof/>
          <w:webHidden/>
        </w:rPr>
        <w:tab/>
      </w:r>
      <w:r>
        <w:rPr>
          <w:noProof/>
          <w:webHidden/>
        </w:rPr>
        <w:fldChar w:fldCharType="begin"/>
      </w:r>
      <w:r>
        <w:rPr>
          <w:noProof/>
          <w:webHidden/>
        </w:rPr>
        <w:instrText xml:space="preserve"> PAGEREF _Toc343711150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0CD5829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"_Toc343711151"</w:instrText>
      </w:r>
      <w:r w:rsidRPr="00C04101">
        <w:rPr>
          <w:rStyle w:val="Hyperlink"/>
          <w:noProof/>
        </w:rPr>
        <w:instrText xml:space="preserve"> </w:instrText>
      </w:r>
      <w:r w:rsidRPr="00C04101">
        <w:rPr>
          <w:rStyle w:val="Hyperlink"/>
          <w:noProof/>
        </w:rPr>
        <w:fldChar w:fldCharType="separate"/>
      </w:r>
      <w:r w:rsidRPr="00C04101">
        <w:rPr>
          <w:rStyle w:val="Hyperlink"/>
          <w:noProof/>
        </w:rPr>
        <w:t>2.4.</w:t>
      </w:r>
      <w:r>
        <w:rPr>
          <w:rFonts w:asciiTheme="minorHAnsi" w:eastAsiaTheme="minorEastAsia" w:hAnsiTheme="minorHAnsi" w:cstheme="minorBidi"/>
          <w:noProof/>
          <w:sz w:val="22"/>
        </w:rPr>
        <w:tab/>
      </w:r>
      <w:r w:rsidRPr="00C04101">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_Toc343711151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75FF83E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3</w:t>
      </w:r>
      <w:r>
        <w:rPr>
          <w:rFonts w:asciiTheme="minorHAnsi" w:eastAsiaTheme="minorEastAsia" w:hAnsiTheme="minorHAnsi" w:cstheme="minorBidi"/>
          <w:noProof/>
          <w:sz w:val="22"/>
        </w:rPr>
        <w:tab/>
      </w:r>
      <w:r w:rsidRPr="00C04101">
        <w:rPr>
          <w:rStyle w:val="Hyperlink"/>
          <w:noProof/>
        </w:rPr>
        <w:t>MÔ HÌNH SARIMA</w:t>
      </w:r>
      <w:r>
        <w:rPr>
          <w:noProof/>
          <w:webHidden/>
        </w:rPr>
        <w:tab/>
      </w:r>
      <w:r>
        <w:rPr>
          <w:noProof/>
          <w:webHidden/>
        </w:rPr>
        <w:fldChar w:fldCharType="begin"/>
      </w:r>
      <w:r>
        <w:rPr>
          <w:noProof/>
          <w:webHidden/>
        </w:rPr>
        <w:instrText xml:space="preserve"> PAGEREF _Toc343711155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66749686"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"_Toc343711156"</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3.1.</w:t>
      </w:r>
      <w:r>
        <w:rPr>
          <w:rFonts w:asciiTheme="minorHAnsi" w:eastAsiaTheme="minorEastAsia" w:hAnsiTheme="minorHAnsi" w:cstheme="minorBidi"/>
          <w:noProof/>
          <w:sz w:val="22"/>
        </w:rPr>
        <w:tab/>
      </w:r>
      <w:r w:rsidRPr="00C04101">
        <w:rPr>
          <w:rStyle w:val="Hyperlink"/>
          <w:noProof/>
          <w:lang w:val="fr-FR"/>
        </w:rPr>
        <w:t xml:space="preserve">Mô hình trung bình di động bậc </w:t>
      </w:r>
      <w:r w:rsidRPr="00C04101">
        <w:rPr>
          <w:rStyle w:val="Hyperlink"/>
          <w:i/>
          <w:noProof/>
          <w:lang w:val="fr-FR"/>
        </w:rPr>
        <w:t>q</w:t>
      </w:r>
      <w:r w:rsidRPr="00C04101">
        <w:rPr>
          <w:rStyle w:val="Hyperlink"/>
          <w:noProof/>
          <w:lang w:val="fr-FR"/>
        </w:rPr>
        <w:t>, MA(</w:t>
      </w:r>
      <w:r w:rsidRPr="00C04101">
        <w:rPr>
          <w:rStyle w:val="Hyperlink"/>
          <w:i/>
          <w:noProof/>
          <w:lang w:val="fr-FR"/>
        </w:rPr>
        <w:t>q</w:t>
      </w:r>
      <w:r w:rsidRPr="00C04101">
        <w:rPr>
          <w:rStyle w:val="Hyperlink"/>
          <w:noProof/>
          <w:lang w:val="fr-FR"/>
        </w:rPr>
        <w:t>)</w:t>
      </w:r>
      <w:r>
        <w:rPr>
          <w:noProof/>
          <w:webHidden/>
        </w:rPr>
        <w:tab/>
      </w:r>
      <w:r>
        <w:rPr>
          <w:noProof/>
          <w:webHidden/>
        </w:rPr>
        <w:fldChar w:fldCharType="begin"/>
      </w:r>
      <w:r>
        <w:rPr>
          <w:noProof/>
          <w:webHidden/>
        </w:rPr>
        <w:instrText xml:space="preserve"> PAGEREF _Toc343711156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21BF8FE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"_Toc343711157"</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3.2.</w:t>
      </w:r>
      <w:r>
        <w:rPr>
          <w:rFonts w:asciiTheme="minorHAnsi" w:eastAsiaTheme="minorEastAsia" w:hAnsiTheme="minorHAnsi" w:cstheme="minorBidi"/>
          <w:noProof/>
          <w:sz w:val="22"/>
        </w:rPr>
        <w:tab/>
      </w:r>
      <w:r w:rsidRPr="00C04101">
        <w:rPr>
          <w:rStyle w:val="Hyperlink"/>
          <w:noProof/>
          <w:lang w:val="pt-BR"/>
        </w:rPr>
        <w:t xml:space="preserve">Mô hình tự hồi quy bậc </w:t>
      </w:r>
      <w:r w:rsidRPr="00C04101">
        <w:rPr>
          <w:rStyle w:val="Hyperlink"/>
          <w:i/>
          <w:noProof/>
          <w:lang w:val="pt-BR"/>
        </w:rPr>
        <w:t>p</w:t>
      </w:r>
      <w:r w:rsidRPr="00C04101">
        <w:rPr>
          <w:rStyle w:val="Hyperlink"/>
          <w:noProof/>
          <w:lang w:val="pt-BR"/>
        </w:rPr>
        <w:t>, AR(</w:t>
      </w:r>
      <w:r w:rsidRPr="00C04101">
        <w:rPr>
          <w:rStyle w:val="Hyperlink"/>
          <w:i/>
          <w:noProof/>
          <w:lang w:val="pt-BR"/>
        </w:rPr>
        <w:t>p</w:t>
      </w:r>
      <w:r w:rsidRPr="00C04101">
        <w:rPr>
          <w:rStyle w:val="Hyperlink"/>
          <w:noProof/>
          <w:lang w:val="pt-BR"/>
        </w:rPr>
        <w:t>)</w:t>
      </w:r>
      <w:r>
        <w:rPr>
          <w:noProof/>
          <w:webHidden/>
        </w:rPr>
        <w:tab/>
      </w:r>
      <w:r>
        <w:rPr>
          <w:noProof/>
          <w:webHidden/>
        </w:rPr>
        <w:fldChar w:fldCharType="begin"/>
      </w:r>
      <w:r>
        <w:rPr>
          <w:noProof/>
          <w:webHidden/>
        </w:rPr>
        <w:instrText xml:space="preserve"> PAGEREF _Toc343711157 \h </w:instrText>
      </w:r>
      <w:r>
        <w:rPr>
          <w:noProof/>
          <w:webHidden/>
        </w:rPr>
      </w:r>
      <w:r>
        <w:rPr>
          <w:noProof/>
          <w:webHidden/>
        </w:rPr>
        <w:fldChar w:fldCharType="separate"/>
      </w:r>
      <w:r>
        <w:rPr>
          <w:noProof/>
          <w:webHidden/>
        </w:rPr>
        <w:t>17</w:t>
      </w:r>
      <w:r>
        <w:rPr>
          <w:noProof/>
          <w:webHidden/>
        </w:rPr>
        <w:fldChar w:fldCharType="end"/>
      </w:r>
      <w:r w:rsidRPr="00C04101">
        <w:rPr>
          <w:rStyle w:val="Hyperlink"/>
          <w:noProof/>
        </w:rPr>
        <w:fldChar w:fldCharType="end"/>
      </w:r>
    </w:p>
    <w:p w14:paraId="4CFFBEF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"_Toc343711158"</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3.3.</w:t>
      </w:r>
      <w:r>
        <w:rPr>
          <w:rFonts w:asciiTheme="minorHAnsi" w:eastAsiaTheme="minorEastAsia" w:hAnsiTheme="minorHAnsi" w:cstheme="minorBidi"/>
          <w:noProof/>
          <w:sz w:val="22"/>
        </w:rPr>
        <w:tab/>
      </w:r>
      <w:r w:rsidRPr="00C04101">
        <w:rPr>
          <w:rStyle w:val="Hyperlink"/>
          <w:noProof/>
          <w:lang w:val="pt-BR"/>
        </w:rPr>
        <w:t>Mô hình kết hợp tự hồi quy và trung bình di động, ARMA(</w:t>
      </w:r>
      <w:r w:rsidRPr="00C04101">
        <w:rPr>
          <w:rStyle w:val="Hyperlink"/>
          <w:i/>
          <w:noProof/>
          <w:lang w:val="pt-BR"/>
        </w:rPr>
        <w:t>p</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_Toc343711158 \h </w:instrText>
      </w:r>
      <w:r>
        <w:rPr>
          <w:noProof/>
          <w:webHidden/>
        </w:rPr>
      </w:r>
      <w:r>
        <w:rPr>
          <w:noProof/>
          <w:webHidden/>
        </w:rPr>
        <w:fldChar w:fldCharType="separate"/>
      </w:r>
      <w:r>
        <w:rPr>
          <w:noProof/>
          <w:webHidden/>
        </w:rPr>
        <w:t>19</w:t>
      </w:r>
      <w:r>
        <w:rPr>
          <w:noProof/>
          <w:webHidden/>
        </w:rPr>
        <w:fldChar w:fldCharType="end"/>
      </w:r>
      <w:r w:rsidRPr="00C04101">
        <w:rPr>
          <w:rStyle w:val="Hyperlink"/>
          <w:noProof/>
        </w:rPr>
        <w:fldChar w:fldCharType="end"/>
      </w:r>
    </w:p>
    <w:p w14:paraId="0A4D2EB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"_Toc343711159"</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3.4.</w:t>
      </w:r>
      <w:r>
        <w:rPr>
          <w:rFonts w:asciiTheme="minorHAnsi" w:eastAsiaTheme="minorEastAsia" w:hAnsiTheme="minorHAnsi" w:cstheme="minorBidi"/>
          <w:noProof/>
          <w:sz w:val="22"/>
        </w:rPr>
        <w:tab/>
      </w:r>
      <w:r w:rsidRPr="00C04101">
        <w:rPr>
          <w:rStyle w:val="Hyperlink"/>
          <w:noProof/>
          <w:lang w:val="pt-BR"/>
        </w:rPr>
        <w:t>Mô hình tự hồi quy kết hợp với trung bình di động, ARIMA(</w:t>
      </w:r>
      <w:r w:rsidRPr="00C04101">
        <w:rPr>
          <w:rStyle w:val="Hyperlink"/>
          <w:i/>
          <w:noProof/>
          <w:lang w:val="pt-BR"/>
        </w:rPr>
        <w:t>p</w:t>
      </w:r>
      <w:r w:rsidRPr="00C04101">
        <w:rPr>
          <w:rStyle w:val="Hyperlink"/>
          <w:noProof/>
          <w:lang w:val="pt-BR"/>
        </w:rPr>
        <w:t>,</w:t>
      </w:r>
      <w:r w:rsidRPr="00C04101">
        <w:rPr>
          <w:rStyle w:val="Hyperlink"/>
          <w:i/>
          <w:noProof/>
          <w:lang w:val="pt-BR"/>
        </w:rPr>
        <w:t>d</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_Toc343711159 \h </w:instrText>
      </w:r>
      <w:r>
        <w:rPr>
          <w:noProof/>
          <w:webHidden/>
        </w:rPr>
      </w:r>
      <w:r>
        <w:rPr>
          <w:noProof/>
          <w:webHidden/>
        </w:rPr>
        <w:fldChar w:fldCharType="separate"/>
      </w:r>
      <w:r>
        <w:rPr>
          <w:noProof/>
          <w:webHidden/>
        </w:rPr>
        <w:t>20</w:t>
      </w:r>
      <w:r>
        <w:rPr>
          <w:noProof/>
          <w:webHidden/>
        </w:rPr>
        <w:fldChar w:fldCharType="end"/>
      </w:r>
      <w:r w:rsidRPr="00C04101">
        <w:rPr>
          <w:rStyle w:val="Hyperlink"/>
          <w:noProof/>
        </w:rPr>
        <w:fldChar w:fldCharType="end"/>
      </w:r>
    </w:p>
    <w:p w14:paraId="4E0521E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"_Toc343711160"</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3.5.</w:t>
      </w:r>
      <w:r>
        <w:rPr>
          <w:rFonts w:asciiTheme="minorHAnsi" w:eastAsiaTheme="minorEastAsia" w:hAnsiTheme="minorHAnsi" w:cstheme="minorBidi"/>
          <w:noProof/>
          <w:sz w:val="22"/>
        </w:rPr>
        <w:tab/>
      </w:r>
      <w:r w:rsidRPr="00C04101">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_Toc343711160 \h </w:instrText>
      </w:r>
      <w:r>
        <w:rPr>
          <w:noProof/>
          <w:webHidden/>
        </w:rPr>
      </w:r>
      <w:r>
        <w:rPr>
          <w:noProof/>
          <w:webHidden/>
        </w:rPr>
        <w:fldChar w:fldCharType="separate"/>
      </w:r>
      <w:r>
        <w:rPr>
          <w:noProof/>
          <w:webHidden/>
        </w:rPr>
        <w:t>21</w:t>
      </w:r>
      <w:r>
        <w:rPr>
          <w:noProof/>
          <w:webHidden/>
        </w:rPr>
        <w:fldChar w:fldCharType="end"/>
      </w:r>
      <w:r w:rsidRPr="00C04101">
        <w:rPr>
          <w:rStyle w:val="Hyperlink"/>
          <w:noProof/>
        </w:rPr>
        <w:fldChar w:fldCharType="end"/>
      </w:r>
    </w:p>
    <w:p w14:paraId="35F2807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"_Toc343711200"</w:instrText>
      </w:r>
      <w:r w:rsidRPr="00C04101">
        <w:rPr>
          <w:rStyle w:val="Hyperlink"/>
          <w:noProof/>
        </w:rPr>
        <w:instrText xml:space="preserve"> </w:instrText>
      </w:r>
      <w:r w:rsidRPr="00C04101">
        <w:rPr>
          <w:rStyle w:val="Hyperlink"/>
          <w:noProof/>
        </w:rPr>
        <w:fldChar w:fldCharType="separate"/>
      </w:r>
      <w:r w:rsidRPr="00C04101">
        <w:rPr>
          <w:rStyle w:val="Hyperlink"/>
          <w:noProof/>
        </w:rPr>
        <w:t>3.6.</w:t>
      </w:r>
      <w:r>
        <w:rPr>
          <w:rFonts w:asciiTheme="minorHAnsi" w:eastAsiaTheme="minorEastAsia" w:hAnsiTheme="minorHAnsi" w:cstheme="minorBidi"/>
          <w:noProof/>
          <w:sz w:val="22"/>
        </w:rPr>
        <w:tab/>
      </w:r>
      <w:r w:rsidRPr="00C04101">
        <w:rPr>
          <w:rStyle w:val="Hyperlink"/>
          <w:noProof/>
        </w:rPr>
        <w:t>Xây dựng mô hình SARIMA</w:t>
      </w:r>
      <w:r>
        <w:rPr>
          <w:noProof/>
          <w:webHidden/>
        </w:rPr>
        <w:tab/>
      </w:r>
      <w:r>
        <w:rPr>
          <w:noProof/>
          <w:webHidden/>
        </w:rPr>
        <w:fldChar w:fldCharType="begin"/>
      </w:r>
      <w:r>
        <w:rPr>
          <w:noProof/>
          <w:webHidden/>
        </w:rPr>
        <w:instrText xml:space="preserve"> PAGEREF _Toc343711200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333673F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"_Toc343711201"</w:instrText>
      </w:r>
      <w:r w:rsidRPr="00C04101">
        <w:rPr>
          <w:rStyle w:val="Hyperlink"/>
          <w:noProof/>
        </w:rPr>
        <w:instrText xml:space="preserve"> </w:instrText>
      </w:r>
      <w:r w:rsidRPr="00C04101">
        <w:rPr>
          <w:rStyle w:val="Hyperlink"/>
          <w:noProof/>
        </w:rPr>
        <w:fldChar w:fldCharType="separate"/>
      </w:r>
      <w:r w:rsidRPr="00C04101">
        <w:rPr>
          <w:rStyle w:val="Hyperlink"/>
          <w:noProof/>
        </w:rPr>
        <w:t>3.6.1.</w:t>
      </w:r>
      <w:r>
        <w:rPr>
          <w:rFonts w:asciiTheme="minorHAnsi" w:eastAsiaTheme="minorEastAsia" w:hAnsiTheme="minorHAnsi" w:cstheme="minorBidi"/>
          <w:noProof/>
          <w:sz w:val="22"/>
        </w:rPr>
        <w:tab/>
      </w:r>
      <w:r w:rsidRPr="00C04101">
        <w:rPr>
          <w:rStyle w:val="Hyperlink"/>
          <w:noProof/>
        </w:rPr>
        <w:t>Thành phần nhận dạng mô hình</w:t>
      </w:r>
      <w:r>
        <w:rPr>
          <w:noProof/>
          <w:webHidden/>
        </w:rPr>
        <w:tab/>
      </w:r>
      <w:r>
        <w:rPr>
          <w:noProof/>
          <w:webHidden/>
        </w:rPr>
        <w:fldChar w:fldCharType="begin"/>
      </w:r>
      <w:r>
        <w:rPr>
          <w:noProof/>
          <w:webHidden/>
        </w:rPr>
        <w:instrText xml:space="preserve"> PAGEREF _Toc343711201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4B0BFA2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"_Toc343711202"</w:instrText>
      </w:r>
      <w:r w:rsidRPr="00C04101">
        <w:rPr>
          <w:rStyle w:val="Hyperlink"/>
          <w:noProof/>
        </w:rPr>
        <w:instrText xml:space="preserve"> </w:instrText>
      </w:r>
      <w:r w:rsidRPr="00C04101">
        <w:rPr>
          <w:rStyle w:val="Hyperlink"/>
          <w:noProof/>
        </w:rPr>
        <w:fldChar w:fldCharType="separate"/>
      </w:r>
      <w:r w:rsidRPr="00C04101">
        <w:rPr>
          <w:rStyle w:val="Hyperlink"/>
          <w:noProof/>
        </w:rPr>
        <w:t>3.6.2.</w:t>
      </w:r>
      <w:r>
        <w:rPr>
          <w:rFonts w:asciiTheme="minorHAnsi" w:eastAsiaTheme="minorEastAsia" w:hAnsiTheme="minorHAnsi" w:cstheme="minorBidi"/>
          <w:noProof/>
          <w:sz w:val="22"/>
        </w:rPr>
        <w:tab/>
      </w:r>
      <w:r w:rsidRPr="00C04101">
        <w:rPr>
          <w:rStyle w:val="Hyperlink"/>
          <w:rFonts w:eastAsia="Calibri"/>
          <w:noProof/>
        </w:rPr>
        <w:t xml:space="preserve">Thành phần </w:t>
      </w:r>
      <w:r w:rsidRPr="00C04101">
        <w:rPr>
          <w:rStyle w:val="Hyperlink"/>
          <w:noProof/>
        </w:rPr>
        <w:t>khử mùa và xu hướng</w:t>
      </w:r>
      <w:r>
        <w:rPr>
          <w:noProof/>
          <w:webHidden/>
        </w:rPr>
        <w:tab/>
      </w:r>
      <w:r>
        <w:rPr>
          <w:noProof/>
          <w:webHidden/>
        </w:rPr>
        <w:fldChar w:fldCharType="begin"/>
      </w:r>
      <w:r>
        <w:rPr>
          <w:noProof/>
          <w:webHidden/>
        </w:rPr>
        <w:instrText xml:space="preserve"> PAGEREF _Toc343711202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2587F30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"_Toc343711203"</w:instrText>
      </w:r>
      <w:r w:rsidRPr="00C04101">
        <w:rPr>
          <w:rStyle w:val="Hyperlink"/>
          <w:noProof/>
        </w:rPr>
        <w:instrText xml:space="preserve"> </w:instrText>
      </w:r>
      <w:r w:rsidRPr="00C04101">
        <w:rPr>
          <w:rStyle w:val="Hyperlink"/>
          <w:noProof/>
        </w:rPr>
        <w:fldChar w:fldCharType="separate"/>
      </w:r>
      <w:r w:rsidRPr="00C04101">
        <w:rPr>
          <w:rStyle w:val="Hyperlink"/>
          <w:noProof/>
        </w:rPr>
        <w:t>3.6.3.</w:t>
      </w:r>
      <w:r>
        <w:rPr>
          <w:rFonts w:asciiTheme="minorHAnsi" w:eastAsiaTheme="minorEastAsia" w:hAnsiTheme="minorHAnsi" w:cstheme="minorBidi"/>
          <w:noProof/>
          <w:sz w:val="22"/>
        </w:rPr>
        <w:tab/>
      </w:r>
      <w:r w:rsidRPr="00C04101">
        <w:rPr>
          <w:rStyle w:val="Hyperlink"/>
          <w:noProof/>
        </w:rPr>
        <w:t>Thành phần ước lượng tham số</w:t>
      </w:r>
      <w:r>
        <w:rPr>
          <w:noProof/>
          <w:webHidden/>
        </w:rPr>
        <w:tab/>
      </w:r>
      <w:r>
        <w:rPr>
          <w:noProof/>
          <w:webHidden/>
        </w:rPr>
        <w:fldChar w:fldCharType="begin"/>
      </w:r>
      <w:r>
        <w:rPr>
          <w:noProof/>
          <w:webHidden/>
        </w:rPr>
        <w:instrText xml:space="preserve"> PAGEREF _Toc343711203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6B82ECA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"_Toc343711204"</w:instrText>
      </w:r>
      <w:r w:rsidRPr="00C04101">
        <w:rPr>
          <w:rStyle w:val="Hyperlink"/>
          <w:noProof/>
        </w:rPr>
        <w:instrText xml:space="preserve"> </w:instrText>
      </w:r>
      <w:r w:rsidRPr="00C04101">
        <w:rPr>
          <w:rStyle w:val="Hyperlink"/>
          <w:noProof/>
        </w:rPr>
        <w:fldChar w:fldCharType="separate"/>
      </w:r>
      <w:r w:rsidRPr="00C04101">
        <w:rPr>
          <w:rStyle w:val="Hyperlink"/>
          <w:noProof/>
        </w:rPr>
        <w:t>3.6.4.</w:t>
      </w:r>
      <w:r>
        <w:rPr>
          <w:rFonts w:asciiTheme="minorHAnsi" w:eastAsiaTheme="minorEastAsia" w:hAnsiTheme="minorHAnsi" w:cstheme="minorBidi"/>
          <w:noProof/>
          <w:sz w:val="22"/>
        </w:rPr>
        <w:tab/>
      </w:r>
      <w:r w:rsidRPr="00C04101">
        <w:rPr>
          <w:rStyle w:val="Hyperlink"/>
          <w:noProof/>
        </w:rPr>
        <w:t>Thành phần dự đoán</w:t>
      </w:r>
      <w:r>
        <w:rPr>
          <w:noProof/>
          <w:webHidden/>
        </w:rPr>
        <w:tab/>
      </w:r>
      <w:r>
        <w:rPr>
          <w:noProof/>
          <w:webHidden/>
        </w:rPr>
        <w:fldChar w:fldCharType="begin"/>
      </w:r>
      <w:r>
        <w:rPr>
          <w:noProof/>
          <w:webHidden/>
        </w:rPr>
        <w:instrText xml:space="preserve"> PAGEREF _Toc343711204 \h </w:instrText>
      </w:r>
      <w:r>
        <w:rPr>
          <w:noProof/>
          <w:webHidden/>
        </w:rPr>
      </w:r>
      <w:r>
        <w:rPr>
          <w:noProof/>
          <w:webHidden/>
        </w:rPr>
        <w:fldChar w:fldCharType="separate"/>
      </w:r>
      <w:r>
        <w:rPr>
          <w:noProof/>
          <w:webHidden/>
        </w:rPr>
        <w:t>28</w:t>
      </w:r>
      <w:r>
        <w:rPr>
          <w:noProof/>
          <w:webHidden/>
        </w:rPr>
        <w:fldChar w:fldCharType="end"/>
      </w:r>
      <w:r w:rsidRPr="00C04101">
        <w:rPr>
          <w:rStyle w:val="Hyperlink"/>
          <w:noProof/>
        </w:rPr>
        <w:fldChar w:fldCharType="end"/>
      </w:r>
    </w:p>
    <w:p w14:paraId="18BD4A04"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"_Toc343711205"</w:instrText>
      </w:r>
      <w:r w:rsidRPr="00C04101">
        <w:rPr>
          <w:rStyle w:val="Hyperlink"/>
          <w:noProof/>
        </w:rPr>
        <w:instrText xml:space="preserve"> </w:instrText>
      </w:r>
      <w:r w:rsidRPr="00C04101">
        <w:rPr>
          <w:rStyle w:val="Hyperlink"/>
          <w:noProof/>
        </w:rPr>
        <w:fldChar w:fldCharType="separate"/>
      </w:r>
      <w:r w:rsidRPr="00C04101">
        <w:rPr>
          <w:rStyle w:val="Hyperlink"/>
          <w:noProof/>
        </w:rPr>
        <w:t>3.7.</w:t>
      </w:r>
      <w:r>
        <w:rPr>
          <w:rFonts w:asciiTheme="minorHAnsi" w:eastAsiaTheme="minorEastAsia" w:hAnsiTheme="minorHAnsi" w:cstheme="minorBidi"/>
          <w:noProof/>
          <w:sz w:val="22"/>
        </w:rPr>
        <w:tab/>
      </w:r>
      <w:r w:rsidRPr="00C04101">
        <w:rPr>
          <w:rStyle w:val="Hyperlink"/>
          <w:noProof/>
        </w:rPr>
        <w:t>Kết luận về mô hình ARIMA</w:t>
      </w:r>
      <w:r>
        <w:rPr>
          <w:noProof/>
          <w:webHidden/>
        </w:rPr>
        <w:tab/>
      </w:r>
      <w:r>
        <w:rPr>
          <w:noProof/>
          <w:webHidden/>
        </w:rPr>
        <w:fldChar w:fldCharType="begin"/>
      </w:r>
      <w:r>
        <w:rPr>
          <w:noProof/>
          <w:webHidden/>
        </w:rPr>
        <w:instrText xml:space="preserve"> PAGEREF _Toc343711205 \h </w:instrText>
      </w:r>
      <w:r>
        <w:rPr>
          <w:noProof/>
          <w:webHidden/>
        </w:rPr>
      </w:r>
      <w:r>
        <w:rPr>
          <w:noProof/>
          <w:webHidden/>
        </w:rPr>
        <w:fldChar w:fldCharType="separate"/>
      </w:r>
      <w:r>
        <w:rPr>
          <w:noProof/>
          <w:webHidden/>
        </w:rPr>
        <w:t>29</w:t>
      </w:r>
      <w:r>
        <w:rPr>
          <w:noProof/>
          <w:webHidden/>
        </w:rPr>
        <w:fldChar w:fldCharType="end"/>
      </w:r>
      <w:r w:rsidRPr="00C04101">
        <w:rPr>
          <w:rStyle w:val="Hyperlink"/>
          <w:noProof/>
        </w:rPr>
        <w:fldChar w:fldCharType="end"/>
      </w:r>
    </w:p>
    <w:p w14:paraId="30CD2770"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"_Toc343711207"</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4</w:t>
      </w:r>
      <w:r>
        <w:rPr>
          <w:rFonts w:asciiTheme="minorHAnsi" w:eastAsiaTheme="minorEastAsia" w:hAnsiTheme="minorHAnsi" w:cstheme="minorBidi"/>
          <w:noProof/>
          <w:sz w:val="22"/>
        </w:rPr>
        <w:tab/>
      </w:r>
      <w:r w:rsidRPr="00C04101">
        <w:rPr>
          <w:rStyle w:val="Hyperlink"/>
          <w:noProof/>
        </w:rPr>
        <w:t>MÔ HÌNH ANN</w:t>
      </w:r>
      <w:r>
        <w:rPr>
          <w:noProof/>
          <w:webHidden/>
        </w:rPr>
        <w:tab/>
      </w:r>
      <w:r>
        <w:rPr>
          <w:noProof/>
          <w:webHidden/>
        </w:rPr>
        <w:fldChar w:fldCharType="begin"/>
      </w:r>
      <w:r>
        <w:rPr>
          <w:noProof/>
          <w:webHidden/>
        </w:rPr>
        <w:instrText xml:space="preserve"> PAGEREF _Toc343711207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496EBF1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"_Toc343711208"</w:instrText>
      </w:r>
      <w:r w:rsidRPr="00C04101">
        <w:rPr>
          <w:rStyle w:val="Hyperlink"/>
          <w:noProof/>
        </w:rPr>
        <w:instrText xml:space="preserve"> </w:instrText>
      </w:r>
      <w:r w:rsidRPr="00C04101">
        <w:rPr>
          <w:rStyle w:val="Hyperlink"/>
          <w:noProof/>
        </w:rPr>
        <w:fldChar w:fldCharType="separate"/>
      </w:r>
      <w:r w:rsidRPr="00C04101">
        <w:rPr>
          <w:rStyle w:val="Hyperlink"/>
          <w:noProof/>
        </w:rPr>
        <w:t>4.1.</w:t>
      </w:r>
      <w:r>
        <w:rPr>
          <w:rFonts w:asciiTheme="minorHAnsi" w:eastAsiaTheme="minorEastAsia" w:hAnsiTheme="minorHAnsi" w:cstheme="minorBidi"/>
          <w:noProof/>
          <w:sz w:val="22"/>
        </w:rPr>
        <w:tab/>
      </w:r>
      <w:r w:rsidRPr="00C04101">
        <w:rPr>
          <w:rStyle w:val="Hyperlink"/>
          <w:noProof/>
        </w:rPr>
        <w:t>Sơ lược về mạng nơron nhân tạo</w:t>
      </w:r>
      <w:r>
        <w:rPr>
          <w:noProof/>
          <w:webHidden/>
        </w:rPr>
        <w:tab/>
      </w:r>
      <w:r>
        <w:rPr>
          <w:noProof/>
          <w:webHidden/>
        </w:rPr>
        <w:fldChar w:fldCharType="begin"/>
      </w:r>
      <w:r>
        <w:rPr>
          <w:noProof/>
          <w:webHidden/>
        </w:rPr>
        <w:instrText xml:space="preserve"> PAGEREF _Toc343711208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38A4BEA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"_Toc343711209"</w:instrText>
      </w:r>
      <w:r w:rsidRPr="00C04101">
        <w:rPr>
          <w:rStyle w:val="Hyperlink"/>
          <w:noProof/>
        </w:rPr>
        <w:instrText xml:space="preserve"> </w:instrText>
      </w:r>
      <w:r w:rsidRPr="00C04101">
        <w:rPr>
          <w:rStyle w:val="Hyperlink"/>
          <w:noProof/>
        </w:rPr>
        <w:fldChar w:fldCharType="separate"/>
      </w:r>
      <w:r w:rsidRPr="00C04101">
        <w:rPr>
          <w:rStyle w:val="Hyperlink"/>
          <w:noProof/>
        </w:rPr>
        <w:t>4.2.</w:t>
      </w:r>
      <w:r>
        <w:rPr>
          <w:rFonts w:asciiTheme="minorHAnsi" w:eastAsiaTheme="minorEastAsia" w:hAnsiTheme="minorHAnsi" w:cstheme="minorBidi"/>
          <w:noProof/>
          <w:sz w:val="22"/>
        </w:rPr>
        <w:tab/>
      </w:r>
      <w:r w:rsidRPr="00C04101">
        <w:rPr>
          <w:rStyle w:val="Hyperlink"/>
          <w:noProof/>
        </w:rPr>
        <w:t>Cấu trúc về mạng nơron nhân tạo</w:t>
      </w:r>
      <w:r>
        <w:rPr>
          <w:noProof/>
          <w:webHidden/>
        </w:rPr>
        <w:tab/>
      </w:r>
      <w:r>
        <w:rPr>
          <w:noProof/>
          <w:webHidden/>
        </w:rPr>
        <w:fldChar w:fldCharType="begin"/>
      </w:r>
      <w:r>
        <w:rPr>
          <w:noProof/>
          <w:webHidden/>
        </w:rPr>
        <w:instrText xml:space="preserve"> PAGEREF _Toc343711209 \h </w:instrText>
      </w:r>
      <w:r>
        <w:rPr>
          <w:noProof/>
          <w:webHidden/>
        </w:rPr>
      </w:r>
      <w:r>
        <w:rPr>
          <w:noProof/>
          <w:webHidden/>
        </w:rPr>
        <w:fldChar w:fldCharType="separate"/>
      </w:r>
      <w:r>
        <w:rPr>
          <w:noProof/>
          <w:webHidden/>
        </w:rPr>
        <w:t>31</w:t>
      </w:r>
      <w:r>
        <w:rPr>
          <w:noProof/>
          <w:webHidden/>
        </w:rPr>
        <w:fldChar w:fldCharType="end"/>
      </w:r>
      <w:r w:rsidRPr="00C04101">
        <w:rPr>
          <w:rStyle w:val="Hyperlink"/>
          <w:noProof/>
        </w:rPr>
        <w:fldChar w:fldCharType="end"/>
      </w:r>
    </w:p>
    <w:p w14:paraId="2333C1F9" w14:textId="1135F19D"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"_Toc343711210"</w:instrText>
      </w:r>
      <w:r w:rsidRPr="00C04101">
        <w:rPr>
          <w:rStyle w:val="Hyperlink"/>
          <w:noProof/>
        </w:rPr>
        <w:instrText xml:space="preserve"> </w:instrText>
      </w:r>
      <w:r w:rsidRPr="00C04101">
        <w:rPr>
          <w:rStyle w:val="Hyperlink"/>
          <w:noProof/>
        </w:rPr>
        <w:fldChar w:fldCharType="separate"/>
      </w:r>
      <w:r w:rsidRPr="00C04101">
        <w:rPr>
          <w:rStyle w:val="Hyperlink"/>
          <w:noProof/>
        </w:rPr>
        <w:t>4.3.</w:t>
      </w:r>
      <w:r>
        <w:rPr>
          <w:rFonts w:asciiTheme="minorHAnsi" w:eastAsiaTheme="minorEastAsia" w:hAnsiTheme="minorHAnsi" w:cstheme="minorBidi"/>
          <w:noProof/>
          <w:sz w:val="22"/>
        </w:rPr>
        <w:tab/>
      </w:r>
      <w:r w:rsidRPr="00C04101">
        <w:rPr>
          <w:rStyle w:val="Hyperlink"/>
          <w:noProof/>
        </w:rPr>
        <w:t>Nguyên tắc hoạt động và các giải thuật huấn luyện của mạng nơron nhân tạo</w:t>
      </w:r>
      <w:r>
        <w:rPr>
          <w:noProof/>
          <w:webHidden/>
        </w:rPr>
        <w:tab/>
      </w:r>
      <w:r w:rsidR="00DE25DE">
        <w:rPr>
          <w:noProof/>
          <w:webHidden/>
        </w:rPr>
        <w:tab/>
      </w:r>
      <w:r>
        <w:rPr>
          <w:noProof/>
          <w:webHidden/>
        </w:rPr>
        <w:fldChar w:fldCharType="begin"/>
      </w:r>
      <w:r>
        <w:rPr>
          <w:noProof/>
          <w:webHidden/>
        </w:rPr>
        <w:instrText xml:space="preserve"> PAGEREF _Toc343711210 \h </w:instrText>
      </w:r>
      <w:r>
        <w:rPr>
          <w:noProof/>
          <w:webHidden/>
        </w:rPr>
      </w:r>
      <w:r>
        <w:rPr>
          <w:noProof/>
          <w:webHidden/>
        </w:rPr>
        <w:fldChar w:fldCharType="separate"/>
      </w:r>
      <w:r>
        <w:rPr>
          <w:noProof/>
          <w:webHidden/>
        </w:rPr>
        <w:t>34</w:t>
      </w:r>
      <w:r>
        <w:rPr>
          <w:noProof/>
          <w:webHidden/>
        </w:rPr>
        <w:fldChar w:fldCharType="end"/>
      </w:r>
      <w:r w:rsidRPr="00C04101">
        <w:rPr>
          <w:rStyle w:val="Hyperlink"/>
          <w:noProof/>
        </w:rPr>
        <w:fldChar w:fldCharType="end"/>
      </w:r>
    </w:p>
    <w:p w14:paraId="13A5401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"_Toc343711211"</w:instrText>
      </w:r>
      <w:r w:rsidRPr="00C04101">
        <w:rPr>
          <w:rStyle w:val="Hyperlink"/>
          <w:noProof/>
        </w:rPr>
        <w:instrText xml:space="preserve"> </w:instrText>
      </w:r>
      <w:r w:rsidRPr="00C04101">
        <w:rPr>
          <w:rStyle w:val="Hyperlink"/>
          <w:noProof/>
        </w:rPr>
        <w:fldChar w:fldCharType="separate"/>
      </w:r>
      <w:r w:rsidRPr="00C04101">
        <w:rPr>
          <w:rStyle w:val="Hyperlink"/>
          <w:noProof/>
        </w:rPr>
        <w:t>4.3.1.</w:t>
      </w:r>
      <w:r>
        <w:rPr>
          <w:rFonts w:asciiTheme="minorHAnsi" w:eastAsiaTheme="minorEastAsia" w:hAnsiTheme="minorHAnsi" w:cstheme="minorBidi"/>
          <w:noProof/>
          <w:sz w:val="22"/>
        </w:rPr>
        <w:tab/>
      </w:r>
      <w:r w:rsidRPr="00C04101">
        <w:rPr>
          <w:rStyle w:val="Hyperlink"/>
          <w:noProof/>
        </w:rPr>
        <w:t>Perceptron</w:t>
      </w:r>
      <w:r>
        <w:rPr>
          <w:noProof/>
          <w:webHidden/>
        </w:rPr>
        <w:tab/>
      </w:r>
      <w:r>
        <w:rPr>
          <w:noProof/>
          <w:webHidden/>
        </w:rPr>
        <w:fldChar w:fldCharType="begin"/>
      </w:r>
      <w:r>
        <w:rPr>
          <w:noProof/>
          <w:webHidden/>
        </w:rPr>
        <w:instrText xml:space="preserve"> PAGEREF _Toc343711211 \h </w:instrText>
      </w:r>
      <w:r>
        <w:rPr>
          <w:noProof/>
          <w:webHidden/>
        </w:rPr>
      </w:r>
      <w:r>
        <w:rPr>
          <w:noProof/>
          <w:webHidden/>
        </w:rPr>
        <w:fldChar w:fldCharType="separate"/>
      </w:r>
      <w:r>
        <w:rPr>
          <w:noProof/>
          <w:webHidden/>
        </w:rPr>
        <w:t>35</w:t>
      </w:r>
      <w:r>
        <w:rPr>
          <w:noProof/>
          <w:webHidden/>
        </w:rPr>
        <w:fldChar w:fldCharType="end"/>
      </w:r>
      <w:r w:rsidRPr="00C04101">
        <w:rPr>
          <w:rStyle w:val="Hyperlink"/>
          <w:noProof/>
        </w:rPr>
        <w:fldChar w:fldCharType="end"/>
      </w:r>
    </w:p>
    <w:p w14:paraId="45990CB2"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"_Toc343711212"</w:instrText>
      </w:r>
      <w:r w:rsidRPr="00C04101">
        <w:rPr>
          <w:rStyle w:val="Hyperlink"/>
          <w:noProof/>
        </w:rPr>
        <w:instrText xml:space="preserve"> </w:instrText>
      </w:r>
      <w:r w:rsidRPr="00C04101">
        <w:rPr>
          <w:rStyle w:val="Hyperlink"/>
          <w:noProof/>
        </w:rPr>
        <w:fldChar w:fldCharType="separate"/>
      </w:r>
      <w:r w:rsidRPr="00C04101">
        <w:rPr>
          <w:rStyle w:val="Hyperlink"/>
          <w:noProof/>
        </w:rPr>
        <w:t>4.3.2.</w:t>
      </w:r>
      <w:r>
        <w:rPr>
          <w:rFonts w:asciiTheme="minorHAnsi" w:eastAsiaTheme="minorEastAsia" w:hAnsiTheme="minorHAnsi" w:cstheme="minorBidi"/>
          <w:noProof/>
          <w:sz w:val="22"/>
        </w:rPr>
        <w:tab/>
      </w:r>
      <w:r w:rsidRPr="00C04101">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_Toc343711212 \h </w:instrText>
      </w:r>
      <w:r>
        <w:rPr>
          <w:noProof/>
          <w:webHidden/>
        </w:rPr>
      </w:r>
      <w:r>
        <w:rPr>
          <w:noProof/>
          <w:webHidden/>
        </w:rPr>
        <w:fldChar w:fldCharType="separate"/>
      </w:r>
      <w:r>
        <w:rPr>
          <w:noProof/>
          <w:webHidden/>
        </w:rPr>
        <w:t>40</w:t>
      </w:r>
      <w:r>
        <w:rPr>
          <w:noProof/>
          <w:webHidden/>
        </w:rPr>
        <w:fldChar w:fldCharType="end"/>
      </w:r>
      <w:r w:rsidRPr="00C04101">
        <w:rPr>
          <w:rStyle w:val="Hyperlink"/>
          <w:noProof/>
        </w:rPr>
        <w:fldChar w:fldCharType="end"/>
      </w:r>
    </w:p>
    <w:p w14:paraId="1B88EE0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"_Toc343711213"</w:instrText>
      </w:r>
      <w:r w:rsidRPr="00C04101">
        <w:rPr>
          <w:rStyle w:val="Hyperlink"/>
          <w:noProof/>
        </w:rPr>
        <w:instrText xml:space="preserve"> </w:instrText>
      </w:r>
      <w:r w:rsidRPr="00C04101">
        <w:rPr>
          <w:rStyle w:val="Hyperlink"/>
          <w:noProof/>
        </w:rPr>
        <w:fldChar w:fldCharType="separate"/>
      </w:r>
      <w:r w:rsidRPr="00C04101">
        <w:rPr>
          <w:rStyle w:val="Hyperlink"/>
          <w:noProof/>
        </w:rPr>
        <w:t>4.3.3.</w:t>
      </w:r>
      <w:r>
        <w:rPr>
          <w:rFonts w:asciiTheme="minorHAnsi" w:eastAsiaTheme="minorEastAsia" w:hAnsiTheme="minorHAnsi" w:cstheme="minorBidi"/>
          <w:noProof/>
          <w:sz w:val="22"/>
        </w:rPr>
        <w:tab/>
      </w:r>
      <w:r w:rsidRPr="00C04101">
        <w:rPr>
          <w:rStyle w:val="Hyperlink"/>
          <w:noProof/>
        </w:rPr>
        <w:t>Giải thuật RPROP</w:t>
      </w:r>
      <w:r>
        <w:rPr>
          <w:noProof/>
          <w:webHidden/>
        </w:rPr>
        <w:tab/>
      </w:r>
      <w:r>
        <w:rPr>
          <w:noProof/>
          <w:webHidden/>
        </w:rPr>
        <w:fldChar w:fldCharType="begin"/>
      </w:r>
      <w:r>
        <w:rPr>
          <w:noProof/>
          <w:webHidden/>
        </w:rPr>
        <w:instrText xml:space="preserve"> PAGEREF _Toc343711213 \h </w:instrText>
      </w:r>
      <w:r>
        <w:rPr>
          <w:noProof/>
          <w:webHidden/>
        </w:rPr>
      </w:r>
      <w:r>
        <w:rPr>
          <w:noProof/>
          <w:webHidden/>
        </w:rPr>
        <w:fldChar w:fldCharType="separate"/>
      </w:r>
      <w:r>
        <w:rPr>
          <w:noProof/>
          <w:webHidden/>
        </w:rPr>
        <w:t>45</w:t>
      </w:r>
      <w:r>
        <w:rPr>
          <w:noProof/>
          <w:webHidden/>
        </w:rPr>
        <w:fldChar w:fldCharType="end"/>
      </w:r>
      <w:r w:rsidRPr="00C04101">
        <w:rPr>
          <w:rStyle w:val="Hyperlink"/>
          <w:noProof/>
        </w:rPr>
        <w:fldChar w:fldCharType="end"/>
      </w:r>
    </w:p>
    <w:p w14:paraId="6F20EC9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"_Toc343711214"</w:instrText>
      </w:r>
      <w:r w:rsidRPr="00C04101">
        <w:rPr>
          <w:rStyle w:val="Hyperlink"/>
          <w:noProof/>
        </w:rPr>
        <w:instrText xml:space="preserve"> </w:instrText>
      </w:r>
      <w:r w:rsidRPr="00C04101">
        <w:rPr>
          <w:rStyle w:val="Hyperlink"/>
          <w:noProof/>
        </w:rPr>
        <w:fldChar w:fldCharType="separate"/>
      </w:r>
      <w:r w:rsidRPr="00C04101">
        <w:rPr>
          <w:rStyle w:val="Hyperlink"/>
          <w:noProof/>
        </w:rPr>
        <w:t>4.3.4.</w:t>
      </w:r>
      <w:r>
        <w:rPr>
          <w:rFonts w:asciiTheme="minorHAnsi" w:eastAsiaTheme="minorEastAsia" w:hAnsiTheme="minorHAnsi" w:cstheme="minorBidi"/>
          <w:noProof/>
          <w:sz w:val="22"/>
        </w:rPr>
        <w:tab/>
      </w:r>
      <w:r w:rsidRPr="00C04101">
        <w:rPr>
          <w:rStyle w:val="Hyperlink"/>
          <w:noProof/>
        </w:rPr>
        <w:t>Hiện tượng quá khớp</w:t>
      </w:r>
      <w:r>
        <w:rPr>
          <w:noProof/>
          <w:webHidden/>
        </w:rPr>
        <w:tab/>
      </w:r>
      <w:r>
        <w:rPr>
          <w:noProof/>
          <w:webHidden/>
        </w:rPr>
        <w:fldChar w:fldCharType="begin"/>
      </w:r>
      <w:r>
        <w:rPr>
          <w:noProof/>
          <w:webHidden/>
        </w:rPr>
        <w:instrText xml:space="preserve"> PAGEREF _Toc343711214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5D22545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"_Toc343711216"</w:instrText>
      </w:r>
      <w:r w:rsidRPr="00C04101">
        <w:rPr>
          <w:rStyle w:val="Hyperlink"/>
          <w:noProof/>
        </w:rPr>
        <w:instrText xml:space="preserve"> </w:instrText>
      </w:r>
      <w:r w:rsidRPr="00C04101">
        <w:rPr>
          <w:rStyle w:val="Hyperlink"/>
          <w:noProof/>
        </w:rPr>
        <w:fldChar w:fldCharType="separate"/>
      </w:r>
      <w:r w:rsidRPr="00C04101">
        <w:rPr>
          <w:rStyle w:val="Hyperlink"/>
          <w:noProof/>
        </w:rPr>
        <w:t>4.4.</w:t>
      </w:r>
      <w:r>
        <w:rPr>
          <w:rFonts w:asciiTheme="minorHAnsi" w:eastAsiaTheme="minorEastAsia" w:hAnsiTheme="minorHAnsi" w:cstheme="minorBidi"/>
          <w:noProof/>
          <w:sz w:val="22"/>
        </w:rPr>
        <w:tab/>
      </w:r>
      <w:r w:rsidRPr="00C04101">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_Toc343711216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0909AF6D" w14:textId="18CDF13E"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"_Toc343711217"</w:instrText>
      </w:r>
      <w:r w:rsidRPr="00C04101">
        <w:rPr>
          <w:rStyle w:val="Hyperlink"/>
          <w:noProof/>
        </w:rPr>
        <w:instrText xml:space="preserve"> </w:instrText>
      </w:r>
      <w:r w:rsidRPr="00C04101">
        <w:rPr>
          <w:rStyle w:val="Hyperlink"/>
          <w:noProof/>
        </w:rPr>
        <w:fldChar w:fldCharType="separate"/>
      </w:r>
      <w:r w:rsidRPr="00C04101">
        <w:rPr>
          <w:rStyle w:val="Hyperlink"/>
          <w:noProof/>
        </w:rPr>
        <w:t>4.5.</w:t>
      </w:r>
      <w:r>
        <w:rPr>
          <w:rFonts w:asciiTheme="minorHAnsi" w:eastAsiaTheme="minorEastAsia" w:hAnsiTheme="minorHAnsi" w:cstheme="minorBidi"/>
          <w:noProof/>
          <w:sz w:val="22"/>
        </w:rPr>
        <w:tab/>
      </w:r>
      <w:r w:rsidRPr="00C04101">
        <w:rPr>
          <w:rStyle w:val="Hyperlink"/>
          <w:noProof/>
        </w:rPr>
        <w:t>Các bước xây dựng một mô hình mạng nơron để dự báo dữ liệu chuỗi thời gian</w:t>
      </w:r>
      <w:r>
        <w:rPr>
          <w:noProof/>
          <w:webHidden/>
        </w:rPr>
        <w:tab/>
      </w:r>
      <w:r>
        <w:rPr>
          <w:noProof/>
          <w:webHidden/>
        </w:rPr>
        <w:tab/>
      </w:r>
      <w:r>
        <w:rPr>
          <w:noProof/>
          <w:webHidden/>
        </w:rPr>
        <w:fldChar w:fldCharType="begin"/>
      </w:r>
      <w:r>
        <w:rPr>
          <w:noProof/>
          <w:webHidden/>
        </w:rPr>
        <w:instrText xml:space="preserve"> PAGEREF _Toc343711217 \h </w:instrText>
      </w:r>
      <w:r>
        <w:rPr>
          <w:noProof/>
          <w:webHidden/>
        </w:rPr>
      </w:r>
      <w:r>
        <w:rPr>
          <w:noProof/>
          <w:webHidden/>
        </w:rPr>
        <w:fldChar w:fldCharType="separate"/>
      </w:r>
      <w:r>
        <w:rPr>
          <w:noProof/>
          <w:webHidden/>
        </w:rPr>
        <w:t>50</w:t>
      </w:r>
      <w:r>
        <w:rPr>
          <w:noProof/>
          <w:webHidden/>
        </w:rPr>
        <w:fldChar w:fldCharType="end"/>
      </w:r>
      <w:r w:rsidRPr="00C04101">
        <w:rPr>
          <w:rStyle w:val="Hyperlink"/>
          <w:noProof/>
        </w:rPr>
        <w:fldChar w:fldCharType="end"/>
      </w:r>
    </w:p>
    <w:p w14:paraId="539B8FB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"_Toc343711218"</w:instrText>
      </w:r>
      <w:r w:rsidRPr="00C04101">
        <w:rPr>
          <w:rStyle w:val="Hyperlink"/>
          <w:noProof/>
        </w:rPr>
        <w:instrText xml:space="preserve"> </w:instrText>
      </w:r>
      <w:r w:rsidRPr="00C04101">
        <w:rPr>
          <w:rStyle w:val="Hyperlink"/>
          <w:noProof/>
        </w:rPr>
        <w:fldChar w:fldCharType="separate"/>
      </w:r>
      <w:r w:rsidRPr="00C04101">
        <w:rPr>
          <w:rStyle w:val="Hyperlink"/>
          <w:noProof/>
        </w:rPr>
        <w:t>4.5.1.</w:t>
      </w:r>
      <w:r>
        <w:rPr>
          <w:rFonts w:asciiTheme="minorHAnsi" w:eastAsiaTheme="minorEastAsia" w:hAnsiTheme="minorHAnsi" w:cstheme="minorBidi"/>
          <w:noProof/>
          <w:sz w:val="22"/>
        </w:rPr>
        <w:tab/>
      </w:r>
      <w:r w:rsidRPr="00C04101">
        <w:rPr>
          <w:rStyle w:val="Hyperlink"/>
          <w:noProof/>
        </w:rPr>
        <w:t>Lựa chọn các biến</w:t>
      </w:r>
      <w:r>
        <w:rPr>
          <w:noProof/>
          <w:webHidden/>
        </w:rPr>
        <w:tab/>
      </w:r>
      <w:r>
        <w:rPr>
          <w:noProof/>
          <w:webHidden/>
        </w:rPr>
        <w:fldChar w:fldCharType="begin"/>
      </w:r>
      <w:r>
        <w:rPr>
          <w:noProof/>
          <w:webHidden/>
        </w:rPr>
        <w:instrText xml:space="preserve"> PAGEREF _Toc343711218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1E50BE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"_Toc343711219"</w:instrText>
      </w:r>
      <w:r w:rsidRPr="00C04101">
        <w:rPr>
          <w:rStyle w:val="Hyperlink"/>
          <w:noProof/>
        </w:rPr>
        <w:instrText xml:space="preserve"> </w:instrText>
      </w:r>
      <w:r w:rsidRPr="00C04101">
        <w:rPr>
          <w:rStyle w:val="Hyperlink"/>
          <w:noProof/>
        </w:rPr>
        <w:fldChar w:fldCharType="separate"/>
      </w:r>
      <w:r w:rsidRPr="00C04101">
        <w:rPr>
          <w:rStyle w:val="Hyperlink"/>
          <w:noProof/>
        </w:rPr>
        <w:t>4.5.2.</w:t>
      </w:r>
      <w:r>
        <w:rPr>
          <w:rFonts w:asciiTheme="minorHAnsi" w:eastAsiaTheme="minorEastAsia" w:hAnsiTheme="minorHAnsi" w:cstheme="minorBidi"/>
          <w:noProof/>
          <w:sz w:val="22"/>
        </w:rPr>
        <w:tab/>
      </w:r>
      <w:r w:rsidRPr="00C04101">
        <w:rPr>
          <w:rStyle w:val="Hyperlink"/>
          <w:noProof/>
          <w:lang w:val="fr-FR"/>
        </w:rPr>
        <w:t>Thu thập dữ liệu</w:t>
      </w:r>
      <w:r>
        <w:rPr>
          <w:noProof/>
          <w:webHidden/>
        </w:rPr>
        <w:tab/>
      </w:r>
      <w:r>
        <w:rPr>
          <w:noProof/>
          <w:webHidden/>
        </w:rPr>
        <w:fldChar w:fldCharType="begin"/>
      </w:r>
      <w:r>
        <w:rPr>
          <w:noProof/>
          <w:webHidden/>
        </w:rPr>
        <w:instrText xml:space="preserve"> PAGEREF _Toc343711219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B06DED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"_Toc343711220"</w:instrText>
      </w:r>
      <w:r w:rsidRPr="00C04101">
        <w:rPr>
          <w:rStyle w:val="Hyperlink"/>
          <w:noProof/>
        </w:rPr>
        <w:instrText xml:space="preserve"> </w:instrText>
      </w:r>
      <w:r w:rsidRPr="00C04101">
        <w:rPr>
          <w:rStyle w:val="Hyperlink"/>
          <w:noProof/>
        </w:rPr>
        <w:fldChar w:fldCharType="separate"/>
      </w:r>
      <w:r w:rsidRPr="00C04101">
        <w:rPr>
          <w:rStyle w:val="Hyperlink"/>
          <w:noProof/>
        </w:rPr>
        <w:t>4.5.3.</w:t>
      </w:r>
      <w:r>
        <w:rPr>
          <w:rFonts w:asciiTheme="minorHAnsi" w:eastAsiaTheme="minorEastAsia" w:hAnsiTheme="minorHAnsi" w:cstheme="minorBidi"/>
          <w:noProof/>
          <w:sz w:val="22"/>
        </w:rPr>
        <w:tab/>
      </w:r>
      <w:r w:rsidRPr="00C04101">
        <w:rPr>
          <w:rStyle w:val="Hyperlink"/>
          <w:noProof/>
        </w:rPr>
        <w:t>Tiền xử lý dữ liệu</w:t>
      </w:r>
      <w:r>
        <w:rPr>
          <w:noProof/>
          <w:webHidden/>
        </w:rPr>
        <w:tab/>
      </w:r>
      <w:r>
        <w:rPr>
          <w:noProof/>
          <w:webHidden/>
        </w:rPr>
        <w:fldChar w:fldCharType="begin"/>
      </w:r>
      <w:r>
        <w:rPr>
          <w:noProof/>
          <w:webHidden/>
        </w:rPr>
        <w:instrText xml:space="preserve"> PAGEREF _Toc343711220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719F6E8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"_Toc343711221"</w:instrText>
      </w:r>
      <w:r w:rsidRPr="00C04101">
        <w:rPr>
          <w:rStyle w:val="Hyperlink"/>
          <w:noProof/>
        </w:rPr>
        <w:instrText xml:space="preserve"> </w:instrText>
      </w:r>
      <w:r w:rsidRPr="00C04101">
        <w:rPr>
          <w:rStyle w:val="Hyperlink"/>
          <w:noProof/>
        </w:rPr>
        <w:fldChar w:fldCharType="separate"/>
      </w:r>
      <w:r w:rsidRPr="00C04101">
        <w:rPr>
          <w:rStyle w:val="Hyperlink"/>
          <w:noProof/>
        </w:rPr>
        <w:t>4.5.4.</w:t>
      </w:r>
      <w:r>
        <w:rPr>
          <w:rFonts w:asciiTheme="minorHAnsi" w:eastAsiaTheme="minorEastAsia" w:hAnsiTheme="minorHAnsi" w:cstheme="minorBidi"/>
          <w:noProof/>
          <w:sz w:val="22"/>
        </w:rPr>
        <w:tab/>
      </w:r>
      <w:r w:rsidRPr="00C04101">
        <w:rPr>
          <w:rStyle w:val="Hyperlink"/>
          <w:noProof/>
        </w:rPr>
        <w:t>Phân chia tập dữ liệu</w:t>
      </w:r>
      <w:r>
        <w:rPr>
          <w:noProof/>
          <w:webHidden/>
        </w:rPr>
        <w:tab/>
      </w:r>
      <w:r>
        <w:rPr>
          <w:noProof/>
          <w:webHidden/>
        </w:rPr>
        <w:fldChar w:fldCharType="begin"/>
      </w:r>
      <w:r>
        <w:rPr>
          <w:noProof/>
          <w:webHidden/>
        </w:rPr>
        <w:instrText xml:space="preserve"> PAGEREF _Toc343711221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0C5F8F5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"_Toc343711222"</w:instrText>
      </w:r>
      <w:r w:rsidRPr="00C04101">
        <w:rPr>
          <w:rStyle w:val="Hyperlink"/>
          <w:noProof/>
        </w:rPr>
        <w:instrText xml:space="preserve"> </w:instrText>
      </w:r>
      <w:r w:rsidRPr="00C04101">
        <w:rPr>
          <w:rStyle w:val="Hyperlink"/>
          <w:noProof/>
        </w:rPr>
        <w:fldChar w:fldCharType="separate"/>
      </w:r>
      <w:r w:rsidRPr="00C04101">
        <w:rPr>
          <w:rStyle w:val="Hyperlink"/>
          <w:noProof/>
        </w:rPr>
        <w:t>4.5.5.</w:t>
      </w:r>
      <w:r>
        <w:rPr>
          <w:rFonts w:asciiTheme="minorHAnsi" w:eastAsiaTheme="minorEastAsia" w:hAnsiTheme="minorHAnsi" w:cstheme="minorBidi"/>
          <w:noProof/>
          <w:sz w:val="22"/>
        </w:rPr>
        <w:tab/>
      </w:r>
      <w:r w:rsidRPr="00C04101">
        <w:rPr>
          <w:rStyle w:val="Hyperlink"/>
          <w:noProof/>
        </w:rPr>
        <w:t>Xây dựng cấu trúc mạng</w:t>
      </w:r>
      <w:r>
        <w:rPr>
          <w:noProof/>
          <w:webHidden/>
        </w:rPr>
        <w:tab/>
      </w:r>
      <w:r>
        <w:rPr>
          <w:noProof/>
          <w:webHidden/>
        </w:rPr>
        <w:fldChar w:fldCharType="begin"/>
      </w:r>
      <w:r>
        <w:rPr>
          <w:noProof/>
          <w:webHidden/>
        </w:rPr>
        <w:instrText xml:space="preserve"> PAGEREF _Toc343711222 \h </w:instrText>
      </w:r>
      <w:r>
        <w:rPr>
          <w:noProof/>
          <w:webHidden/>
        </w:rPr>
      </w:r>
      <w:r>
        <w:rPr>
          <w:noProof/>
          <w:webHidden/>
        </w:rPr>
        <w:fldChar w:fldCharType="separate"/>
      </w:r>
      <w:r>
        <w:rPr>
          <w:noProof/>
          <w:webHidden/>
        </w:rPr>
        <w:t>53</w:t>
      </w:r>
      <w:r>
        <w:rPr>
          <w:noProof/>
          <w:webHidden/>
        </w:rPr>
        <w:fldChar w:fldCharType="end"/>
      </w:r>
      <w:r w:rsidRPr="00C04101">
        <w:rPr>
          <w:rStyle w:val="Hyperlink"/>
          <w:noProof/>
        </w:rPr>
        <w:fldChar w:fldCharType="end"/>
      </w:r>
    </w:p>
    <w:p w14:paraId="490A472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"_Toc343711223"</w:instrText>
      </w:r>
      <w:r w:rsidRPr="00C04101">
        <w:rPr>
          <w:rStyle w:val="Hyperlink"/>
          <w:noProof/>
        </w:rPr>
        <w:instrText xml:space="preserve"> </w:instrText>
      </w:r>
      <w:r w:rsidRPr="00C04101">
        <w:rPr>
          <w:rStyle w:val="Hyperlink"/>
          <w:noProof/>
        </w:rPr>
        <w:fldChar w:fldCharType="separate"/>
      </w:r>
      <w:r w:rsidRPr="00C04101">
        <w:rPr>
          <w:rStyle w:val="Hyperlink"/>
          <w:noProof/>
        </w:rPr>
        <w:t>4.5.6.</w:t>
      </w:r>
      <w:r>
        <w:rPr>
          <w:rFonts w:asciiTheme="minorHAnsi" w:eastAsiaTheme="minorEastAsia" w:hAnsiTheme="minorHAnsi" w:cstheme="minorBidi"/>
          <w:noProof/>
          <w:sz w:val="22"/>
        </w:rPr>
        <w:tab/>
      </w:r>
      <w:r w:rsidRPr="00C04101">
        <w:rPr>
          <w:rStyle w:val="Hyperlink"/>
          <w:noProof/>
        </w:rPr>
        <w:t>Xác định tiêu chuẩn đánh giá</w:t>
      </w:r>
      <w:r>
        <w:rPr>
          <w:noProof/>
          <w:webHidden/>
        </w:rPr>
        <w:tab/>
      </w:r>
      <w:r>
        <w:rPr>
          <w:noProof/>
          <w:webHidden/>
        </w:rPr>
        <w:fldChar w:fldCharType="begin"/>
      </w:r>
      <w:r>
        <w:rPr>
          <w:noProof/>
          <w:webHidden/>
        </w:rPr>
        <w:instrText xml:space="preserve"> PAGEREF _Toc343711223 \h </w:instrText>
      </w:r>
      <w:r>
        <w:rPr>
          <w:noProof/>
          <w:webHidden/>
        </w:rPr>
      </w:r>
      <w:r>
        <w:rPr>
          <w:noProof/>
          <w:webHidden/>
        </w:rPr>
        <w:fldChar w:fldCharType="separate"/>
      </w:r>
      <w:r>
        <w:rPr>
          <w:noProof/>
          <w:webHidden/>
        </w:rPr>
        <w:t>55</w:t>
      </w:r>
      <w:r>
        <w:rPr>
          <w:noProof/>
          <w:webHidden/>
        </w:rPr>
        <w:fldChar w:fldCharType="end"/>
      </w:r>
      <w:r w:rsidRPr="00C04101">
        <w:rPr>
          <w:rStyle w:val="Hyperlink"/>
          <w:noProof/>
        </w:rPr>
        <w:fldChar w:fldCharType="end"/>
      </w:r>
    </w:p>
    <w:p w14:paraId="2A599C5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"_Toc343711224"</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4.5.7.</w:t>
      </w:r>
      <w:r>
        <w:rPr>
          <w:rFonts w:asciiTheme="minorHAnsi" w:eastAsiaTheme="minorEastAsia" w:hAnsiTheme="minorHAnsi" w:cstheme="minorBidi"/>
          <w:noProof/>
          <w:sz w:val="22"/>
        </w:rPr>
        <w:tab/>
      </w:r>
      <w:r w:rsidRPr="00C04101">
        <w:rPr>
          <w:rStyle w:val="Hyperlink"/>
          <w:noProof/>
          <w:lang w:val="fr-FR"/>
        </w:rPr>
        <w:t>Huấn luyện mạng</w:t>
      </w:r>
      <w:r>
        <w:rPr>
          <w:noProof/>
          <w:webHidden/>
        </w:rPr>
        <w:tab/>
      </w:r>
      <w:r>
        <w:rPr>
          <w:noProof/>
          <w:webHidden/>
        </w:rPr>
        <w:fldChar w:fldCharType="begin"/>
      </w:r>
      <w:r>
        <w:rPr>
          <w:noProof/>
          <w:webHidden/>
        </w:rPr>
        <w:instrText xml:space="preserve"> PAGEREF _Toc343711224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4AD0376F"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"_Toc343711225"</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4.5.8.</w:t>
      </w:r>
      <w:r>
        <w:rPr>
          <w:rFonts w:asciiTheme="minorHAnsi" w:eastAsiaTheme="minorEastAsia" w:hAnsiTheme="minorHAnsi" w:cstheme="minorBidi"/>
          <w:noProof/>
          <w:sz w:val="22"/>
        </w:rPr>
        <w:tab/>
      </w:r>
      <w:r w:rsidRPr="00C04101">
        <w:rPr>
          <w:rStyle w:val="Hyperlink"/>
          <w:noProof/>
          <w:lang w:val="fr-FR"/>
        </w:rPr>
        <w:t>Dự đoán và cải tiến</w:t>
      </w:r>
      <w:r>
        <w:rPr>
          <w:noProof/>
          <w:webHidden/>
        </w:rPr>
        <w:tab/>
      </w:r>
      <w:r>
        <w:rPr>
          <w:noProof/>
          <w:webHidden/>
        </w:rPr>
        <w:fldChar w:fldCharType="begin"/>
      </w:r>
      <w:r>
        <w:rPr>
          <w:noProof/>
          <w:webHidden/>
        </w:rPr>
        <w:instrText xml:space="preserve"> PAGEREF _Toc343711225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30EB782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"_Toc343711228"</w:instrText>
      </w:r>
      <w:r w:rsidRPr="00C04101">
        <w:rPr>
          <w:rStyle w:val="Hyperlink"/>
          <w:noProof/>
        </w:rPr>
        <w:instrText xml:space="preserve"> </w:instrText>
      </w:r>
      <w:r w:rsidRPr="00C04101">
        <w:rPr>
          <w:rStyle w:val="Hyperlink"/>
          <w:noProof/>
        </w:rPr>
        <w:fldChar w:fldCharType="separate"/>
      </w:r>
      <w:r w:rsidRPr="00C04101">
        <w:rPr>
          <w:rStyle w:val="Hyperlink"/>
          <w:noProof/>
        </w:rPr>
        <w:t>4.6.</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_Toc343711228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546CB63F"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"_Toc343711230"</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5</w:t>
      </w:r>
      <w:r>
        <w:rPr>
          <w:rFonts w:asciiTheme="minorHAnsi" w:eastAsiaTheme="minorEastAsia" w:hAnsiTheme="minorHAnsi" w:cstheme="minorBidi"/>
          <w:noProof/>
          <w:sz w:val="22"/>
        </w:rPr>
        <w:tab/>
      </w:r>
      <w:r w:rsidRPr="00C04101">
        <w:rPr>
          <w:rStyle w:val="Hyperlink"/>
          <w:noProof/>
        </w:rPr>
        <w:t>MÔ HÌNH KẾT HỢP ARIMA VÀ ANN</w:t>
      </w:r>
      <w:r>
        <w:rPr>
          <w:noProof/>
          <w:webHidden/>
        </w:rPr>
        <w:tab/>
      </w:r>
      <w:r>
        <w:rPr>
          <w:noProof/>
          <w:webHidden/>
        </w:rPr>
        <w:fldChar w:fldCharType="begin"/>
      </w:r>
      <w:r>
        <w:rPr>
          <w:noProof/>
          <w:webHidden/>
        </w:rPr>
        <w:instrText xml:space="preserve"> PAGEREF _Toc343711230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69987F6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"_Toc343711236"</w:instrText>
      </w:r>
      <w:r w:rsidRPr="00C04101">
        <w:rPr>
          <w:rStyle w:val="Hyperlink"/>
          <w:noProof/>
        </w:rPr>
        <w:instrText xml:space="preserve"> </w:instrText>
      </w:r>
      <w:r w:rsidRPr="00C04101">
        <w:rPr>
          <w:rStyle w:val="Hyperlink"/>
          <w:noProof/>
        </w:rPr>
        <w:fldChar w:fldCharType="separate"/>
      </w:r>
      <w:r w:rsidRPr="00C04101">
        <w:rPr>
          <w:rStyle w:val="Hyperlink"/>
          <w:noProof/>
        </w:rPr>
        <w:t>5.1.</w:t>
      </w:r>
      <w:r>
        <w:rPr>
          <w:rFonts w:asciiTheme="minorHAnsi" w:eastAsiaTheme="minorEastAsia" w:hAnsiTheme="minorHAnsi" w:cstheme="minorBidi"/>
          <w:noProof/>
          <w:sz w:val="22"/>
        </w:rPr>
        <w:tab/>
      </w:r>
      <w:r w:rsidRPr="00C04101">
        <w:rPr>
          <w:rStyle w:val="Hyperlink"/>
          <w:noProof/>
        </w:rPr>
        <w:t>Nguyên nhân</w:t>
      </w:r>
      <w:r>
        <w:rPr>
          <w:noProof/>
          <w:webHidden/>
        </w:rPr>
        <w:tab/>
      </w:r>
      <w:r>
        <w:rPr>
          <w:noProof/>
          <w:webHidden/>
        </w:rPr>
        <w:fldChar w:fldCharType="begin"/>
      </w:r>
      <w:r>
        <w:rPr>
          <w:noProof/>
          <w:webHidden/>
        </w:rPr>
        <w:instrText xml:space="preserve"> PAGEREF _Toc343711236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1A5D720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"_Toc343711237"</w:instrText>
      </w:r>
      <w:r w:rsidRPr="00C04101">
        <w:rPr>
          <w:rStyle w:val="Hyperlink"/>
          <w:noProof/>
        </w:rPr>
        <w:instrText xml:space="preserve"> </w:instrText>
      </w:r>
      <w:r w:rsidRPr="00C04101">
        <w:rPr>
          <w:rStyle w:val="Hyperlink"/>
          <w:noProof/>
        </w:rPr>
        <w:fldChar w:fldCharType="separate"/>
      </w:r>
      <w:r w:rsidRPr="00C04101">
        <w:rPr>
          <w:rStyle w:val="Hyperlink"/>
          <w:noProof/>
        </w:rPr>
        <w:t>5.2.</w:t>
      </w:r>
      <w:r>
        <w:rPr>
          <w:rFonts w:asciiTheme="minorHAnsi" w:eastAsiaTheme="minorEastAsia" w:hAnsiTheme="minorHAnsi" w:cstheme="minorBidi"/>
          <w:noProof/>
          <w:sz w:val="22"/>
        </w:rPr>
        <w:tab/>
      </w:r>
      <w:r w:rsidRPr="00C04101">
        <w:rPr>
          <w:rStyle w:val="Hyperlink"/>
          <w:noProof/>
        </w:rPr>
        <w:t>Mô hình kết hợp ARIMA và Mạng nơron</w:t>
      </w:r>
      <w:r>
        <w:rPr>
          <w:noProof/>
          <w:webHidden/>
        </w:rPr>
        <w:tab/>
      </w:r>
      <w:r>
        <w:rPr>
          <w:noProof/>
          <w:webHidden/>
        </w:rPr>
        <w:fldChar w:fldCharType="begin"/>
      </w:r>
      <w:r>
        <w:rPr>
          <w:noProof/>
          <w:webHidden/>
        </w:rPr>
        <w:instrText xml:space="preserve"> PAGEREF _Toc343711237 \h </w:instrText>
      </w:r>
      <w:r>
        <w:rPr>
          <w:noProof/>
          <w:webHidden/>
        </w:rPr>
      </w:r>
      <w:r>
        <w:rPr>
          <w:noProof/>
          <w:webHidden/>
        </w:rPr>
        <w:fldChar w:fldCharType="separate"/>
      </w:r>
      <w:r>
        <w:rPr>
          <w:noProof/>
          <w:webHidden/>
        </w:rPr>
        <w:t>59</w:t>
      </w:r>
      <w:r>
        <w:rPr>
          <w:noProof/>
          <w:webHidden/>
        </w:rPr>
        <w:fldChar w:fldCharType="end"/>
      </w:r>
      <w:r w:rsidRPr="00C04101">
        <w:rPr>
          <w:rStyle w:val="Hyperlink"/>
          <w:noProof/>
        </w:rPr>
        <w:fldChar w:fldCharType="end"/>
      </w:r>
    </w:p>
    <w:p w14:paraId="0DED6DC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6</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_Toc343711255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89984AB"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"_Toc343711256"</w:instrText>
      </w:r>
      <w:r w:rsidRPr="00C04101">
        <w:rPr>
          <w:rStyle w:val="Hyperlink"/>
          <w:noProof/>
        </w:rPr>
        <w:instrText xml:space="preserve"> </w:instrText>
      </w:r>
      <w:r w:rsidRPr="00C04101">
        <w:rPr>
          <w:rStyle w:val="Hyperlink"/>
          <w:noProof/>
        </w:rPr>
        <w:fldChar w:fldCharType="separate"/>
      </w:r>
      <w:r w:rsidRPr="00C04101">
        <w:rPr>
          <w:rStyle w:val="Hyperlink"/>
          <w:noProof/>
        </w:rPr>
        <w:t>6.1.</w:t>
      </w:r>
      <w:r>
        <w:rPr>
          <w:rFonts w:asciiTheme="minorHAnsi" w:eastAsiaTheme="minorEastAsia" w:hAnsiTheme="minorHAnsi" w:cstheme="minorBidi"/>
          <w:noProof/>
          <w:sz w:val="22"/>
        </w:rPr>
        <w:tab/>
      </w:r>
      <w:r w:rsidRPr="00C04101">
        <w:rPr>
          <w:rStyle w:val="Hyperlink"/>
          <w:noProof/>
        </w:rPr>
        <w:t>Dữ liệu thực nghiệm</w:t>
      </w:r>
      <w:r>
        <w:rPr>
          <w:noProof/>
          <w:webHidden/>
        </w:rPr>
        <w:tab/>
      </w:r>
      <w:r>
        <w:rPr>
          <w:noProof/>
          <w:webHidden/>
        </w:rPr>
        <w:fldChar w:fldCharType="begin"/>
      </w:r>
      <w:r>
        <w:rPr>
          <w:noProof/>
          <w:webHidden/>
        </w:rPr>
        <w:instrText xml:space="preserve"> PAGEREF _Toc343711256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4838D5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"_Toc343711257"</w:instrText>
      </w:r>
      <w:r w:rsidRPr="00C04101">
        <w:rPr>
          <w:rStyle w:val="Hyperlink"/>
          <w:noProof/>
        </w:rPr>
        <w:instrText xml:space="preserve"> </w:instrText>
      </w:r>
      <w:r w:rsidRPr="00C04101">
        <w:rPr>
          <w:rStyle w:val="Hyperlink"/>
          <w:noProof/>
        </w:rPr>
        <w:fldChar w:fldCharType="separate"/>
      </w:r>
      <w:r w:rsidRPr="00C04101">
        <w:rPr>
          <w:rStyle w:val="Hyperlink"/>
          <w:noProof/>
        </w:rPr>
        <w:t>6.2.</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_Toc343711257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25D2B1D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"_Toc343711258"</w:instrText>
      </w:r>
      <w:r w:rsidRPr="00C04101">
        <w:rPr>
          <w:rStyle w:val="Hyperlink"/>
          <w:noProof/>
        </w:rPr>
        <w:instrText xml:space="preserve"> </w:instrText>
      </w:r>
      <w:r w:rsidRPr="00C04101">
        <w:rPr>
          <w:rStyle w:val="Hyperlink"/>
          <w:noProof/>
        </w:rPr>
        <w:fldChar w:fldCharType="separate"/>
      </w:r>
      <w:r w:rsidRPr="00C04101">
        <w:rPr>
          <w:rStyle w:val="Hyperlink"/>
          <w:noProof/>
        </w:rPr>
        <w:t>6.2.1.</w:t>
      </w:r>
      <w:r>
        <w:rPr>
          <w:rFonts w:asciiTheme="minorHAnsi" w:eastAsiaTheme="minorEastAsia" w:hAnsiTheme="minorHAnsi" w:cstheme="minorBidi"/>
          <w:noProof/>
          <w:sz w:val="22"/>
        </w:rPr>
        <w:tab/>
      </w:r>
      <w:r w:rsidRPr="00C04101">
        <w:rPr>
          <w:rStyle w:val="Hyperlink"/>
          <w:noProof/>
        </w:rPr>
        <w:t>Bộ dữ liệu có tính mùa và xu hướng</w:t>
      </w:r>
      <w:r>
        <w:rPr>
          <w:noProof/>
          <w:webHidden/>
        </w:rPr>
        <w:tab/>
      </w:r>
      <w:r>
        <w:rPr>
          <w:noProof/>
          <w:webHidden/>
        </w:rPr>
        <w:fldChar w:fldCharType="begin"/>
      </w:r>
      <w:r>
        <w:rPr>
          <w:noProof/>
          <w:webHidden/>
        </w:rPr>
        <w:instrText xml:space="preserve"> PAGEREF _Toc343711258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1EFDD13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"_Toc343711259"</w:instrText>
      </w:r>
      <w:r w:rsidRPr="00C04101">
        <w:rPr>
          <w:rStyle w:val="Hyperlink"/>
          <w:noProof/>
        </w:rPr>
        <w:instrText xml:space="preserve"> </w:instrText>
      </w:r>
      <w:r w:rsidRPr="00C04101">
        <w:rPr>
          <w:rStyle w:val="Hyperlink"/>
          <w:noProof/>
        </w:rPr>
        <w:fldChar w:fldCharType="separate"/>
      </w:r>
      <w:r w:rsidRPr="00C04101">
        <w:rPr>
          <w:rStyle w:val="Hyperlink"/>
          <w:noProof/>
        </w:rPr>
        <w:t>6.2.2.</w:t>
      </w:r>
      <w:r>
        <w:rPr>
          <w:rFonts w:asciiTheme="minorHAnsi" w:eastAsiaTheme="minorEastAsia" w:hAnsiTheme="minorHAnsi" w:cstheme="minorBidi"/>
          <w:noProof/>
          <w:sz w:val="22"/>
        </w:rPr>
        <w:tab/>
      </w:r>
      <w:r w:rsidRPr="00C04101">
        <w:rPr>
          <w:rStyle w:val="Hyperlink"/>
          <w:noProof/>
        </w:rPr>
        <w:t>Bộ dữ liệu có tính mùa</w:t>
      </w:r>
      <w:r>
        <w:rPr>
          <w:noProof/>
          <w:webHidden/>
        </w:rPr>
        <w:tab/>
      </w:r>
      <w:r>
        <w:rPr>
          <w:noProof/>
          <w:webHidden/>
        </w:rPr>
        <w:fldChar w:fldCharType="begin"/>
      </w:r>
      <w:r>
        <w:rPr>
          <w:noProof/>
          <w:webHidden/>
        </w:rPr>
        <w:instrText xml:space="preserve"> PAGEREF _Toc343711259 \h </w:instrText>
      </w:r>
      <w:r>
        <w:rPr>
          <w:noProof/>
          <w:webHidden/>
        </w:rPr>
      </w:r>
      <w:r>
        <w:rPr>
          <w:noProof/>
          <w:webHidden/>
        </w:rPr>
        <w:fldChar w:fldCharType="separate"/>
      </w:r>
      <w:r>
        <w:rPr>
          <w:noProof/>
          <w:webHidden/>
        </w:rPr>
        <w:t>67</w:t>
      </w:r>
      <w:r>
        <w:rPr>
          <w:noProof/>
          <w:webHidden/>
        </w:rPr>
        <w:fldChar w:fldCharType="end"/>
      </w:r>
      <w:r w:rsidRPr="00C04101">
        <w:rPr>
          <w:rStyle w:val="Hyperlink"/>
          <w:noProof/>
        </w:rPr>
        <w:fldChar w:fldCharType="end"/>
      </w:r>
    </w:p>
    <w:p w14:paraId="0A4FD65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"_Toc343711260"</w:instrText>
      </w:r>
      <w:r w:rsidRPr="00C04101">
        <w:rPr>
          <w:rStyle w:val="Hyperlink"/>
          <w:noProof/>
        </w:rPr>
        <w:instrText xml:space="preserve"> </w:instrText>
      </w:r>
      <w:r w:rsidRPr="00C04101">
        <w:rPr>
          <w:rStyle w:val="Hyperlink"/>
          <w:noProof/>
        </w:rPr>
        <w:fldChar w:fldCharType="separate"/>
      </w:r>
      <w:r w:rsidRPr="00C04101">
        <w:rPr>
          <w:rStyle w:val="Hyperlink"/>
          <w:noProof/>
        </w:rPr>
        <w:t>6.2.3.</w:t>
      </w:r>
      <w:r>
        <w:rPr>
          <w:rFonts w:asciiTheme="minorHAnsi" w:eastAsiaTheme="minorEastAsia" w:hAnsiTheme="minorHAnsi" w:cstheme="minorBidi"/>
          <w:noProof/>
          <w:sz w:val="22"/>
        </w:rPr>
        <w:tab/>
      </w:r>
      <w:r w:rsidRPr="00C04101">
        <w:rPr>
          <w:rStyle w:val="Hyperlink"/>
          <w:noProof/>
        </w:rPr>
        <w:t>Bộ dữ liệu có tính xu hướng</w:t>
      </w:r>
      <w:r>
        <w:rPr>
          <w:noProof/>
          <w:webHidden/>
        </w:rPr>
        <w:tab/>
      </w:r>
      <w:r>
        <w:rPr>
          <w:noProof/>
          <w:webHidden/>
        </w:rPr>
        <w:fldChar w:fldCharType="begin"/>
      </w:r>
      <w:r>
        <w:rPr>
          <w:noProof/>
          <w:webHidden/>
        </w:rPr>
        <w:instrText xml:space="preserve"> PAGEREF _Toc343711260 \h </w:instrText>
      </w:r>
      <w:r>
        <w:rPr>
          <w:noProof/>
          <w:webHidden/>
        </w:rPr>
      </w:r>
      <w:r>
        <w:rPr>
          <w:noProof/>
          <w:webHidden/>
        </w:rPr>
        <w:fldChar w:fldCharType="separate"/>
      </w:r>
      <w:r>
        <w:rPr>
          <w:noProof/>
          <w:webHidden/>
        </w:rPr>
        <w:t>68</w:t>
      </w:r>
      <w:r>
        <w:rPr>
          <w:noProof/>
          <w:webHidden/>
        </w:rPr>
        <w:fldChar w:fldCharType="end"/>
      </w:r>
      <w:r w:rsidRPr="00C04101">
        <w:rPr>
          <w:rStyle w:val="Hyperlink"/>
          <w:noProof/>
        </w:rPr>
        <w:fldChar w:fldCharType="end"/>
      </w:r>
    </w:p>
    <w:p w14:paraId="33DF8E25"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"_Toc343711261"</w:instrText>
      </w:r>
      <w:r w:rsidRPr="00C04101">
        <w:rPr>
          <w:rStyle w:val="Hyperlink"/>
          <w:noProof/>
        </w:rPr>
        <w:instrText xml:space="preserve"> </w:instrText>
      </w:r>
      <w:r w:rsidRPr="00C04101">
        <w:rPr>
          <w:rStyle w:val="Hyperlink"/>
          <w:noProof/>
        </w:rPr>
        <w:fldChar w:fldCharType="separate"/>
      </w:r>
      <w:r w:rsidRPr="00C04101">
        <w:rPr>
          <w:rStyle w:val="Hyperlink"/>
          <w:noProof/>
        </w:rPr>
        <w:t>6.2.4.</w:t>
      </w:r>
      <w:r>
        <w:rPr>
          <w:rFonts w:asciiTheme="minorHAnsi" w:eastAsiaTheme="minorEastAsia" w:hAnsiTheme="minorHAnsi" w:cstheme="minorBidi"/>
          <w:noProof/>
          <w:sz w:val="22"/>
        </w:rPr>
        <w:tab/>
      </w:r>
      <w:r w:rsidRPr="00C04101">
        <w:rPr>
          <w:rStyle w:val="Hyperlink"/>
          <w:noProof/>
        </w:rPr>
        <w:t>Bộ dữ liệu có tính phi tuyến</w:t>
      </w:r>
      <w:r>
        <w:rPr>
          <w:noProof/>
          <w:webHidden/>
        </w:rPr>
        <w:tab/>
      </w:r>
      <w:r>
        <w:rPr>
          <w:noProof/>
          <w:webHidden/>
        </w:rPr>
        <w:fldChar w:fldCharType="begin"/>
      </w:r>
      <w:r>
        <w:rPr>
          <w:noProof/>
          <w:webHidden/>
        </w:rPr>
        <w:instrText xml:space="preserve"> PAGEREF _Toc343711261 \h </w:instrText>
      </w:r>
      <w:r>
        <w:rPr>
          <w:noProof/>
          <w:webHidden/>
        </w:rPr>
      </w:r>
      <w:r>
        <w:rPr>
          <w:noProof/>
          <w:webHidden/>
        </w:rPr>
        <w:fldChar w:fldCharType="separate"/>
      </w:r>
      <w:r>
        <w:rPr>
          <w:noProof/>
          <w:webHidden/>
        </w:rPr>
        <w:t>69</w:t>
      </w:r>
      <w:r>
        <w:rPr>
          <w:noProof/>
          <w:webHidden/>
        </w:rPr>
        <w:fldChar w:fldCharType="end"/>
      </w:r>
      <w:r w:rsidRPr="00C04101">
        <w:rPr>
          <w:rStyle w:val="Hyperlink"/>
          <w:noProof/>
        </w:rPr>
        <w:fldChar w:fldCharType="end"/>
      </w:r>
    </w:p>
    <w:p w14:paraId="225CEB8C"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"_Toc343711262"</w:instrText>
      </w:r>
      <w:r w:rsidRPr="00C04101">
        <w:rPr>
          <w:rStyle w:val="Hyperlink"/>
          <w:noProof/>
        </w:rPr>
        <w:instrText xml:space="preserve"> </w:instrText>
      </w:r>
      <w:r w:rsidRPr="00C04101">
        <w:rPr>
          <w:rStyle w:val="Hyperlink"/>
          <w:noProof/>
        </w:rPr>
        <w:fldChar w:fldCharType="separate"/>
      </w:r>
      <w:r w:rsidRPr="00C04101">
        <w:rPr>
          <w:rStyle w:val="Hyperlink"/>
          <w:noProof/>
        </w:rPr>
        <w:t>6.3.</w:t>
      </w:r>
      <w:r>
        <w:rPr>
          <w:rFonts w:asciiTheme="minorHAnsi" w:eastAsiaTheme="minorEastAsia" w:hAnsiTheme="minorHAnsi" w:cstheme="minorBidi"/>
          <w:noProof/>
          <w:sz w:val="22"/>
        </w:rPr>
        <w:tab/>
      </w:r>
      <w:r w:rsidRPr="00C04101">
        <w:rPr>
          <w:rStyle w:val="Hyperlink"/>
          <w:noProof/>
        </w:rPr>
        <w:t>Đánh giá kết quả thực nghiệm</w:t>
      </w:r>
      <w:r>
        <w:rPr>
          <w:noProof/>
          <w:webHidden/>
        </w:rPr>
        <w:tab/>
      </w:r>
      <w:r>
        <w:rPr>
          <w:noProof/>
          <w:webHidden/>
        </w:rPr>
        <w:fldChar w:fldCharType="begin"/>
      </w:r>
      <w:r>
        <w:rPr>
          <w:noProof/>
          <w:webHidden/>
        </w:rPr>
        <w:instrText xml:space="preserve"> PAGEREF _Toc343711262 \h </w:instrText>
      </w:r>
      <w:r>
        <w:rPr>
          <w:noProof/>
          <w:webHidden/>
        </w:rPr>
      </w:r>
      <w:r>
        <w:rPr>
          <w:noProof/>
          <w:webHidden/>
        </w:rPr>
        <w:fldChar w:fldCharType="separate"/>
      </w:r>
      <w:r>
        <w:rPr>
          <w:noProof/>
          <w:webHidden/>
        </w:rPr>
        <w:t>70</w:t>
      </w:r>
      <w:r>
        <w:rPr>
          <w:noProof/>
          <w:webHidden/>
        </w:rPr>
        <w:fldChar w:fldCharType="end"/>
      </w:r>
      <w:r w:rsidRPr="00C04101">
        <w:rPr>
          <w:rStyle w:val="Hyperlink"/>
          <w:noProof/>
        </w:rPr>
        <w:fldChar w:fldCharType="end"/>
      </w:r>
    </w:p>
    <w:p w14:paraId="61C525FC"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7</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_Toc343711263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34F235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"_Toc343711264"</w:instrText>
      </w:r>
      <w:r w:rsidRPr="00C04101">
        <w:rPr>
          <w:rStyle w:val="Hyperlink"/>
          <w:noProof/>
        </w:rPr>
        <w:instrText xml:space="preserve"> </w:instrText>
      </w:r>
      <w:r w:rsidRPr="00C04101">
        <w:rPr>
          <w:rStyle w:val="Hyperlink"/>
          <w:noProof/>
        </w:rPr>
        <w:fldChar w:fldCharType="separate"/>
      </w:r>
      <w:r w:rsidRPr="00C04101">
        <w:rPr>
          <w:rStyle w:val="Hyperlink"/>
          <w:noProof/>
        </w:rPr>
        <w:t>7.1.</w:t>
      </w:r>
      <w:r>
        <w:rPr>
          <w:rFonts w:asciiTheme="minorHAnsi" w:eastAsiaTheme="minorEastAsia" w:hAnsiTheme="minorHAnsi" w:cstheme="minorBidi"/>
          <w:noProof/>
          <w:sz w:val="22"/>
        </w:rPr>
        <w:tab/>
      </w:r>
      <w:r w:rsidRPr="00C04101">
        <w:rPr>
          <w:rStyle w:val="Hyperlink"/>
          <w:noProof/>
        </w:rPr>
        <w:t>Đánh giá kết quả</w:t>
      </w:r>
      <w:r>
        <w:rPr>
          <w:noProof/>
          <w:webHidden/>
        </w:rPr>
        <w:tab/>
      </w:r>
      <w:r>
        <w:rPr>
          <w:noProof/>
          <w:webHidden/>
        </w:rPr>
        <w:fldChar w:fldCharType="begin"/>
      </w:r>
      <w:r>
        <w:rPr>
          <w:noProof/>
          <w:webHidden/>
        </w:rPr>
        <w:instrText xml:space="preserve"> PAGEREF _Toc343711264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E0C996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"_Toc343711265"</w:instrText>
      </w:r>
      <w:r w:rsidRPr="00C04101">
        <w:rPr>
          <w:rStyle w:val="Hyperlink"/>
          <w:noProof/>
        </w:rPr>
        <w:instrText xml:space="preserve"> </w:instrText>
      </w:r>
      <w:r w:rsidRPr="00C04101">
        <w:rPr>
          <w:rStyle w:val="Hyperlink"/>
          <w:noProof/>
        </w:rPr>
        <w:fldChar w:fldCharType="separate"/>
      </w:r>
      <w:r w:rsidRPr="00C04101">
        <w:rPr>
          <w:rStyle w:val="Hyperlink"/>
          <w:noProof/>
        </w:rPr>
        <w:t>7.1.1.</w:t>
      </w:r>
      <w:r>
        <w:rPr>
          <w:rFonts w:asciiTheme="minorHAnsi" w:eastAsiaTheme="minorEastAsia" w:hAnsiTheme="minorHAnsi" w:cstheme="minorBidi"/>
          <w:noProof/>
          <w:sz w:val="22"/>
        </w:rPr>
        <w:tab/>
      </w:r>
      <w:r w:rsidRPr="00C04101">
        <w:rPr>
          <w:rStyle w:val="Hyperlink"/>
          <w:noProof/>
        </w:rPr>
        <w:t>Những công việc làm được</w:t>
      </w:r>
      <w:r>
        <w:rPr>
          <w:noProof/>
          <w:webHidden/>
        </w:rPr>
        <w:tab/>
      </w:r>
      <w:r>
        <w:rPr>
          <w:noProof/>
          <w:webHidden/>
        </w:rPr>
        <w:fldChar w:fldCharType="begin"/>
      </w:r>
      <w:r>
        <w:rPr>
          <w:noProof/>
          <w:webHidden/>
        </w:rPr>
        <w:instrText xml:space="preserve"> PAGEREF _Toc343711265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7466C0FD"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"_Toc343711266"</w:instrText>
      </w:r>
      <w:r w:rsidRPr="00C04101">
        <w:rPr>
          <w:rStyle w:val="Hyperlink"/>
          <w:noProof/>
        </w:rPr>
        <w:instrText xml:space="preserve"> </w:instrText>
      </w:r>
      <w:r w:rsidRPr="00C04101">
        <w:rPr>
          <w:rStyle w:val="Hyperlink"/>
          <w:noProof/>
        </w:rPr>
        <w:fldChar w:fldCharType="separate"/>
      </w:r>
      <w:r w:rsidRPr="00C04101">
        <w:rPr>
          <w:rStyle w:val="Hyperlink"/>
          <w:noProof/>
        </w:rPr>
        <w:t>7.1.2.</w:t>
      </w:r>
      <w:r>
        <w:rPr>
          <w:rFonts w:asciiTheme="minorHAnsi" w:eastAsiaTheme="minorEastAsia" w:hAnsiTheme="minorHAnsi" w:cstheme="minorBidi"/>
          <w:noProof/>
          <w:sz w:val="22"/>
        </w:rPr>
        <w:tab/>
      </w:r>
      <w:r w:rsidRPr="00C04101">
        <w:rPr>
          <w:rStyle w:val="Hyperlink"/>
          <w:noProof/>
        </w:rPr>
        <w:t>Những đúc kết về mặt lý luận</w:t>
      </w:r>
      <w:r>
        <w:rPr>
          <w:noProof/>
          <w:webHidden/>
        </w:rPr>
        <w:tab/>
      </w:r>
      <w:r>
        <w:rPr>
          <w:noProof/>
          <w:webHidden/>
        </w:rPr>
        <w:fldChar w:fldCharType="begin"/>
      </w:r>
      <w:r>
        <w:rPr>
          <w:noProof/>
          <w:webHidden/>
        </w:rPr>
        <w:instrText xml:space="preserve"> PAGEREF _Toc343711266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2506946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"_Toc343711267"</w:instrText>
      </w:r>
      <w:r w:rsidRPr="00C04101">
        <w:rPr>
          <w:rStyle w:val="Hyperlink"/>
          <w:noProof/>
        </w:rPr>
        <w:instrText xml:space="preserve"> </w:instrText>
      </w:r>
      <w:r w:rsidRPr="00C04101">
        <w:rPr>
          <w:rStyle w:val="Hyperlink"/>
          <w:noProof/>
        </w:rPr>
        <w:fldChar w:fldCharType="separate"/>
      </w:r>
      <w:r w:rsidRPr="00C04101">
        <w:rPr>
          <w:rStyle w:val="Hyperlink"/>
          <w:noProof/>
        </w:rPr>
        <w:t>7.1.3.</w:t>
      </w:r>
      <w:r>
        <w:rPr>
          <w:rFonts w:asciiTheme="minorHAnsi" w:eastAsiaTheme="minorEastAsia" w:hAnsiTheme="minorHAnsi" w:cstheme="minorBidi"/>
          <w:noProof/>
          <w:sz w:val="22"/>
        </w:rPr>
        <w:tab/>
      </w:r>
      <w:r w:rsidRPr="00C04101">
        <w:rPr>
          <w:rStyle w:val="Hyperlink"/>
          <w:noProof/>
        </w:rPr>
        <w:t>Mặt hạn chế</w:t>
      </w:r>
      <w:r>
        <w:rPr>
          <w:noProof/>
          <w:webHidden/>
        </w:rPr>
        <w:tab/>
      </w:r>
      <w:r>
        <w:rPr>
          <w:noProof/>
          <w:webHidden/>
        </w:rPr>
        <w:fldChar w:fldCharType="begin"/>
      </w:r>
      <w:r>
        <w:rPr>
          <w:noProof/>
          <w:webHidden/>
        </w:rPr>
        <w:instrText xml:space="preserve"> PAGEREF _Toc343711267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087751C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"_Toc343711268"</w:instrText>
      </w:r>
      <w:r w:rsidRPr="00C04101">
        <w:rPr>
          <w:rStyle w:val="Hyperlink"/>
          <w:noProof/>
        </w:rPr>
        <w:instrText xml:space="preserve"> </w:instrText>
      </w:r>
      <w:r w:rsidRPr="00C04101">
        <w:rPr>
          <w:rStyle w:val="Hyperlink"/>
          <w:noProof/>
        </w:rPr>
        <w:fldChar w:fldCharType="separate"/>
      </w:r>
      <w:r w:rsidRPr="00C04101">
        <w:rPr>
          <w:rStyle w:val="Hyperlink"/>
          <w:noProof/>
        </w:rPr>
        <w:t>7.2.</w:t>
      </w:r>
      <w:r>
        <w:rPr>
          <w:rFonts w:asciiTheme="minorHAnsi" w:eastAsiaTheme="minorEastAsia" w:hAnsiTheme="minorHAnsi" w:cstheme="minorBidi"/>
          <w:noProof/>
          <w:sz w:val="22"/>
        </w:rPr>
        <w:tab/>
      </w:r>
      <w:r w:rsidRPr="00C04101">
        <w:rPr>
          <w:rStyle w:val="Hyperlink"/>
          <w:noProof/>
        </w:rPr>
        <w:t>Hướng phát triển đề tài</w:t>
      </w:r>
      <w:r>
        <w:rPr>
          <w:noProof/>
          <w:webHidden/>
        </w:rPr>
        <w:tab/>
      </w:r>
      <w:r>
        <w:rPr>
          <w:noProof/>
          <w:webHidden/>
        </w:rPr>
        <w:fldChar w:fldCharType="begin"/>
      </w:r>
      <w:r>
        <w:rPr>
          <w:noProof/>
          <w:webHidden/>
        </w:rPr>
        <w:instrText xml:space="preserve"> PAGEREF _Toc343711268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64897238"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"_Toc343711269"</w:instrText>
      </w:r>
      <w:r w:rsidRPr="00C04101">
        <w:rPr>
          <w:rStyle w:val="Hyperlink"/>
          <w:noProof/>
        </w:rPr>
        <w:instrText xml:space="preserve"> </w:instrText>
      </w:r>
      <w:r w:rsidRPr="00C04101">
        <w:rPr>
          <w:rStyle w:val="Hyperlink"/>
          <w:noProof/>
        </w:rPr>
        <w:fldChar w:fldCharType="separate"/>
      </w:r>
      <w:r w:rsidRPr="00C04101">
        <w:rPr>
          <w:rStyle w:val="Hyperlink"/>
          <w:noProof/>
        </w:rPr>
        <w:t>TÀI LIỆU THAM KHẢO</w:t>
      </w:r>
      <w:r>
        <w:rPr>
          <w:noProof/>
          <w:webHidden/>
        </w:rPr>
        <w:tab/>
      </w:r>
      <w:r>
        <w:rPr>
          <w:noProof/>
          <w:webHidden/>
        </w:rPr>
        <w:fldChar w:fldCharType="begin"/>
      </w:r>
      <w:r>
        <w:rPr>
          <w:noProof/>
          <w:webHidden/>
        </w:rPr>
        <w:instrText xml:space="preserve"> PAGEREF _Toc343711269 \h </w:instrText>
      </w:r>
      <w:r>
        <w:rPr>
          <w:noProof/>
          <w:webHidden/>
        </w:rPr>
      </w:r>
      <w:r>
        <w:rPr>
          <w:noProof/>
          <w:webHidden/>
        </w:rPr>
        <w:fldChar w:fldCharType="separate"/>
      </w:r>
      <w:r>
        <w:rPr>
          <w:noProof/>
          <w:webHidden/>
        </w:rPr>
        <w:t>73</w:t>
      </w:r>
      <w:r>
        <w:rPr>
          <w:noProof/>
          <w:webHidden/>
        </w:rPr>
        <w:fldChar w:fldCharType="end"/>
      </w:r>
      <w:r w:rsidRPr="00C04101">
        <w:rPr>
          <w:rStyle w:val="Hyperlink"/>
          <w:noProof/>
        </w:rPr>
        <w:fldChar w:fldCharType="end"/>
      </w:r>
    </w:p>
    <w:p w14:paraId="07EFC542" w14:textId="794EC97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"_Toc343711270"</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A    Bảng thuật ngữ Anh-Việt</w:t>
      </w:r>
      <w:r>
        <w:rPr>
          <w:noProof/>
          <w:webHidden/>
        </w:rPr>
        <w:tab/>
        <w:t>A</w:t>
      </w:r>
      <w:r>
        <w:rPr>
          <w:noProof/>
          <w:webHidden/>
        </w:rPr>
        <w:fldChar w:fldCharType="begin"/>
      </w:r>
      <w:r>
        <w:rPr>
          <w:noProof/>
          <w:webHidden/>
        </w:rPr>
        <w:instrText xml:space="preserve"> PAGEREF _Toc343711270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46F3292" w14:textId="5E94EE3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"_Toc343711271"</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B    Danh mục từ viết tắt</w:t>
      </w:r>
      <w:r>
        <w:rPr>
          <w:noProof/>
          <w:webHidden/>
        </w:rPr>
        <w:tab/>
        <w:t>B</w:t>
      </w:r>
      <w:r>
        <w:rPr>
          <w:noProof/>
          <w:webHidden/>
        </w:rPr>
        <w:fldChar w:fldCharType="begin"/>
      </w:r>
      <w:r>
        <w:rPr>
          <w:noProof/>
          <w:webHidden/>
        </w:rPr>
        <w:instrText xml:space="preserve"> PAGEREF _Toc343711271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0BA6CB32" w14:textId="1284A9F3"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"_Toc343711272"</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C</w:t>
      </w:r>
      <w:r>
        <w:rPr>
          <w:rStyle w:val="Hyperlink"/>
          <w:noProof/>
        </w:rPr>
        <w:t xml:space="preserve">   </w:t>
      </w:r>
      <w:r w:rsidRPr="00C04101">
        <w:rPr>
          <w:rStyle w:val="Hyperlink"/>
          <w:noProof/>
        </w:rPr>
        <w:fldChar w:fldCharType="end"/>
      </w:r>
      <w:r w:rsidRPr="00446309">
        <w:rPr>
          <w:rStyle w:val="Hyperlink"/>
          <w:noProof/>
          <w:u w:val="none"/>
        </w:rPr>
        <w:t xml:space="preserve"> </w:t>
      </w:r>
      <w:r w:rsidRPr="00C04101">
        <w:rPr>
          <w:rStyle w:val="Hyperlink"/>
          <w:noProof/>
        </w:rPr>
        <w:fldChar w:fldCharType="begin"/>
      </w:r>
      <w:r w:rsidRPr="00C04101">
        <w:rPr>
          <w:rStyle w:val="Hyperlink"/>
          <w:noProof/>
        </w:rPr>
        <w:instrText xml:space="preserve"> </w:instrText>
      </w:r>
      <w:r>
        <w:rPr>
          <w:noProof/>
        </w:rPr>
        <w:instrText>HYPERLINK \l "_Toc343711273"</w:instrText>
      </w:r>
      <w:r w:rsidRPr="00C04101">
        <w:rPr>
          <w:rStyle w:val="Hyperlink"/>
          <w:noProof/>
        </w:rPr>
        <w:instrText xml:space="preserve"> </w:instrText>
      </w:r>
      <w:r w:rsidRPr="00C04101">
        <w:rPr>
          <w:rStyle w:val="Hyperlink"/>
          <w:noProof/>
        </w:rPr>
        <w:fldChar w:fldCharType="separate"/>
      </w:r>
      <w:r w:rsidRPr="00C04101">
        <w:rPr>
          <w:rStyle w:val="Hyperlink"/>
          <w:noProof/>
        </w:rPr>
        <w:t>Hướng dẫn sử dụng chương trình</w:t>
      </w:r>
      <w:r>
        <w:rPr>
          <w:noProof/>
          <w:webHidden/>
        </w:rPr>
        <w:tab/>
        <w:t>C</w:t>
      </w:r>
      <w:r>
        <w:rPr>
          <w:noProof/>
          <w:webHidden/>
        </w:rPr>
        <w:fldChar w:fldCharType="begin"/>
      </w:r>
      <w:r>
        <w:rPr>
          <w:noProof/>
          <w:webHidden/>
        </w:rPr>
        <w:instrText xml:space="preserve"> PAGEREF _Toc343711273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71489AD8" w14:textId="23CDD3B2" w:rsidR="0045424A" w:rsidRDefault="002E545D">
      <w:pPr>
        <w:pStyle w:val="Heading1"/>
        <w:numPr>
          <w:ilvl w:val="0"/>
          <w:numId w:val="0"/>
        </w:numPr>
        <w:ind w:left="360"/>
        <w:rPr>
          <w:ins w:id="178" w:author="The Si Tran" w:date="2012-12-11T23:16:00Z"/>
        </w:rPr>
        <w:pPrChange w:id="179" w:author="The Si Tran" w:date="2012-12-14T07:19:00Z">
          <w:pPr>
            <w:pStyle w:val="Heading1"/>
            <w:numPr>
              <w:numId w:val="0"/>
            </w:numPr>
            <w:spacing w:line="480" w:lineRule="auto"/>
            <w:ind w:left="0" w:firstLine="0"/>
            <w:jc w:val="both"/>
          </w:pPr>
        </w:pPrChange>
      </w:pPr>
      <w:ins w:id="180" w:author="The Si Tran" w:date="2012-12-12T13:49:00Z">
        <w:r>
          <w:lastRenderedPageBreak/>
          <w:fldChar w:fldCharType="end"/>
        </w:r>
      </w:ins>
      <w:bookmarkStart w:id="181" w:name="_Toc343711067"/>
      <w:r w:rsidR="0045424A" w:rsidRPr="0049233F">
        <w:rPr>
          <w:rPrChange w:id="182" w:author="The Si Tran" w:date="2012-12-05T23:02:00Z">
            <w:rPr>
              <w:rFonts w:cs="Times New Roman"/>
              <w:b w:val="0"/>
              <w:bCs w:val="0"/>
              <w:kern w:val="0"/>
              <w:sz w:val="26"/>
              <w:szCs w:val="22"/>
            </w:rPr>
          </w:rPrChange>
        </w:rPr>
        <w:t>DANH MỤC HÌNH</w:t>
      </w:r>
      <w:bookmarkEnd w:id="7"/>
      <w:bookmarkEnd w:id="181"/>
    </w:p>
    <w:p w14:paraId="02787455" w14:textId="77777777" w:rsidR="00DE25DE" w:rsidRDefault="00187200">
      <w:pPr>
        <w:pStyle w:val="TOC1"/>
        <w:rPr>
          <w:rFonts w:asciiTheme="minorHAnsi" w:eastAsiaTheme="minorEastAsia" w:hAnsiTheme="minorHAnsi" w:cstheme="minorBidi"/>
          <w:noProof/>
          <w:sz w:val="22"/>
        </w:rPr>
      </w:pPr>
      <w:ins w:id="183" w:author="The Si Tran" w:date="2012-12-11T23:27:00Z">
        <w:r>
          <w:fldChar w:fldCharType="begin"/>
        </w:r>
        <w:r>
          <w:instrText xml:space="preserve"> TOC \h \z \t "Hinh,1" </w:instrText>
        </w:r>
      </w:ins>
      <w:r>
        <w:fldChar w:fldCharType="separate"/>
      </w:r>
      <w:r w:rsidR="00DE25DE" w:rsidRPr="00A8638C">
        <w:rPr>
          <w:rStyle w:val="Hyperlink"/>
          <w:noProof/>
        </w:rPr>
        <w:fldChar w:fldCharType="begin"/>
      </w:r>
      <w:r w:rsidR="00DE25DE" w:rsidRPr="00A8638C">
        <w:rPr>
          <w:rStyle w:val="Hyperlink"/>
          <w:noProof/>
        </w:rPr>
        <w:instrText xml:space="preserve"> </w:instrText>
      </w:r>
      <w:r w:rsidR="00DE25DE">
        <w:rPr>
          <w:noProof/>
        </w:rPr>
        <w:instrText>HYPERLINK \l "_Toc343711380"</w:instrText>
      </w:r>
      <w:r w:rsidR="00DE25DE" w:rsidRPr="00A8638C">
        <w:rPr>
          <w:rStyle w:val="Hyperlink"/>
          <w:noProof/>
        </w:rPr>
        <w:instrText xml:space="preserve"> </w:instrText>
      </w:r>
      <w:r w:rsidR="00DE25DE" w:rsidRPr="00A8638C">
        <w:rPr>
          <w:rStyle w:val="Hyperlink"/>
          <w:noProof/>
        </w:rPr>
        <w:fldChar w:fldCharType="separate"/>
      </w:r>
      <w:r w:rsidR="00DE25DE" w:rsidRPr="00A8638C">
        <w:rPr>
          <w:rStyle w:val="Hyperlink"/>
          <w:noProof/>
        </w:rPr>
        <w:t>Hình 2.1: Số khách hàng đặt chỗ hàng tháng của hãng Pan Am</w:t>
      </w:r>
      <w:r w:rsidR="00DE25DE">
        <w:rPr>
          <w:noProof/>
          <w:webHidden/>
        </w:rPr>
        <w:tab/>
      </w:r>
      <w:r w:rsidR="00DE25DE">
        <w:rPr>
          <w:noProof/>
          <w:webHidden/>
        </w:rPr>
        <w:fldChar w:fldCharType="begin"/>
      </w:r>
      <w:r w:rsidR="00DE25DE">
        <w:rPr>
          <w:noProof/>
          <w:webHidden/>
        </w:rPr>
        <w:instrText xml:space="preserve"> PAGEREF _Toc343711380 \h </w:instrText>
      </w:r>
      <w:r w:rsidR="00DE25DE">
        <w:rPr>
          <w:noProof/>
          <w:webHidden/>
        </w:rPr>
      </w:r>
      <w:r w:rsidR="00DE25DE">
        <w:rPr>
          <w:noProof/>
          <w:webHidden/>
        </w:rPr>
        <w:fldChar w:fldCharType="separate"/>
      </w:r>
      <w:r w:rsidR="00DE25DE">
        <w:rPr>
          <w:noProof/>
          <w:webHidden/>
        </w:rPr>
        <w:t>4</w:t>
      </w:r>
      <w:r w:rsidR="00DE25DE">
        <w:rPr>
          <w:noProof/>
          <w:webHidden/>
        </w:rPr>
        <w:fldChar w:fldCharType="end"/>
      </w:r>
      <w:r w:rsidR="00DE25DE" w:rsidRPr="00A8638C">
        <w:rPr>
          <w:rStyle w:val="Hyperlink"/>
          <w:noProof/>
        </w:rPr>
        <w:fldChar w:fldCharType="end"/>
      </w:r>
    </w:p>
    <w:p w14:paraId="6213812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_Toc343711381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214F59D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_Toc343711382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7C366A5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2.4: Hàm tự tương quan</w:t>
      </w:r>
      <w:r>
        <w:rPr>
          <w:noProof/>
          <w:webHidden/>
        </w:rPr>
        <w:tab/>
      </w:r>
      <w:r>
        <w:rPr>
          <w:noProof/>
          <w:webHidden/>
        </w:rPr>
        <w:fldChar w:fldCharType="begin"/>
      </w:r>
      <w:r>
        <w:rPr>
          <w:noProof/>
          <w:webHidden/>
        </w:rPr>
        <w:instrText xml:space="preserve"> PAGEREF _Toc343711383 \h </w:instrText>
      </w:r>
      <w:r>
        <w:rPr>
          <w:noProof/>
          <w:webHidden/>
        </w:rPr>
      </w:r>
      <w:r>
        <w:rPr>
          <w:noProof/>
          <w:webHidden/>
        </w:rPr>
        <w:fldChar w:fldCharType="separate"/>
      </w:r>
      <w:r>
        <w:rPr>
          <w:noProof/>
          <w:webHidden/>
        </w:rPr>
        <w:t>8</w:t>
      </w:r>
      <w:r>
        <w:rPr>
          <w:noProof/>
          <w:webHidden/>
        </w:rPr>
        <w:fldChar w:fldCharType="end"/>
      </w:r>
      <w:r w:rsidRPr="00A8638C">
        <w:rPr>
          <w:rStyle w:val="Hyperlink"/>
          <w:noProof/>
        </w:rPr>
        <w:fldChar w:fldCharType="end"/>
      </w:r>
    </w:p>
    <w:p w14:paraId="4E997DC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_Toc343711384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717AA8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"_Toc343711385"</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2.6:</w:t>
      </w:r>
      <w:r w:rsidRPr="00A8638C">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_Toc343711385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098D47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"_Toc343711386"</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2.7:</w:t>
      </w:r>
      <w:r w:rsidRPr="00A8638C">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_Toc343711386 \h </w:instrText>
      </w:r>
      <w:r>
        <w:rPr>
          <w:noProof/>
          <w:webHidden/>
        </w:rPr>
      </w:r>
      <w:r>
        <w:rPr>
          <w:noProof/>
          <w:webHidden/>
        </w:rPr>
        <w:fldChar w:fldCharType="separate"/>
      </w:r>
      <w:r>
        <w:rPr>
          <w:noProof/>
          <w:webHidden/>
        </w:rPr>
        <w:t>11</w:t>
      </w:r>
      <w:r>
        <w:rPr>
          <w:noProof/>
          <w:webHidden/>
        </w:rPr>
        <w:fldChar w:fldCharType="end"/>
      </w:r>
      <w:r w:rsidRPr="00A8638C">
        <w:rPr>
          <w:rStyle w:val="Hyperlink"/>
          <w:noProof/>
        </w:rPr>
        <w:fldChar w:fldCharType="end"/>
      </w:r>
    </w:p>
    <w:p w14:paraId="0BF5FDE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2.8: Chuỗi thời gian có tính mùa</w:t>
      </w:r>
      <w:r>
        <w:rPr>
          <w:noProof/>
          <w:webHidden/>
        </w:rPr>
        <w:tab/>
      </w:r>
      <w:r>
        <w:rPr>
          <w:noProof/>
          <w:webHidden/>
        </w:rPr>
        <w:fldChar w:fldCharType="begin"/>
      </w:r>
      <w:r>
        <w:rPr>
          <w:noProof/>
          <w:webHidden/>
        </w:rPr>
        <w:instrText xml:space="preserve"> PAGEREF _Toc343711387 \h </w:instrText>
      </w:r>
      <w:r>
        <w:rPr>
          <w:noProof/>
          <w:webHidden/>
        </w:rPr>
      </w:r>
      <w:r>
        <w:rPr>
          <w:noProof/>
          <w:webHidden/>
        </w:rPr>
        <w:fldChar w:fldCharType="separate"/>
      </w:r>
      <w:r>
        <w:rPr>
          <w:noProof/>
          <w:webHidden/>
        </w:rPr>
        <w:t>13</w:t>
      </w:r>
      <w:r>
        <w:rPr>
          <w:noProof/>
          <w:webHidden/>
        </w:rPr>
        <w:fldChar w:fldCharType="end"/>
      </w:r>
      <w:r w:rsidRPr="00A8638C">
        <w:rPr>
          <w:rStyle w:val="Hyperlink"/>
          <w:noProof/>
        </w:rPr>
        <w:fldChar w:fldCharType="end"/>
      </w:r>
    </w:p>
    <w:p w14:paraId="771ACDC6"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"_Toc343711388"</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3.1:</w:t>
      </w:r>
      <w:r w:rsidRPr="00A8638C">
        <w:rPr>
          <w:rStyle w:val="Hyperlink"/>
          <w:noProof/>
          <w:lang w:val="fr-FR"/>
        </w:rPr>
        <w:t xml:space="preserve"> Hình ảnh của mô hình  MA(2)</w:t>
      </w:r>
      <w:r w:rsidRPr="00A8638C">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_Toc343711388 \h </w:instrText>
      </w:r>
      <w:r>
        <w:rPr>
          <w:noProof/>
          <w:webHidden/>
        </w:rPr>
      </w:r>
      <w:r>
        <w:rPr>
          <w:noProof/>
          <w:webHidden/>
        </w:rPr>
        <w:fldChar w:fldCharType="separate"/>
      </w:r>
      <w:r>
        <w:rPr>
          <w:noProof/>
          <w:webHidden/>
        </w:rPr>
        <w:t>16</w:t>
      </w:r>
      <w:r>
        <w:rPr>
          <w:noProof/>
          <w:webHidden/>
        </w:rPr>
        <w:fldChar w:fldCharType="end"/>
      </w:r>
      <w:r w:rsidRPr="00A8638C">
        <w:rPr>
          <w:rStyle w:val="Hyperlink"/>
          <w:noProof/>
        </w:rPr>
        <w:fldChar w:fldCharType="end"/>
      </w:r>
    </w:p>
    <w:p w14:paraId="5A5527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"_Toc343711389"</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_Toc343711389 \h </w:instrText>
      </w:r>
      <w:r>
        <w:rPr>
          <w:noProof/>
          <w:webHidden/>
        </w:rPr>
      </w:r>
      <w:r>
        <w:rPr>
          <w:noProof/>
          <w:webHidden/>
        </w:rPr>
        <w:fldChar w:fldCharType="separate"/>
      </w:r>
      <w:r>
        <w:rPr>
          <w:noProof/>
          <w:webHidden/>
        </w:rPr>
        <w:t>19</w:t>
      </w:r>
      <w:r>
        <w:rPr>
          <w:noProof/>
          <w:webHidden/>
        </w:rPr>
        <w:fldChar w:fldCharType="end"/>
      </w:r>
      <w:r w:rsidRPr="00A8638C">
        <w:rPr>
          <w:rStyle w:val="Hyperlink"/>
          <w:noProof/>
        </w:rPr>
        <w:fldChar w:fldCharType="end"/>
      </w:r>
    </w:p>
    <w:p w14:paraId="0FEB963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"_Toc343711390"</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_Toc343711390 \h </w:instrText>
      </w:r>
      <w:r>
        <w:rPr>
          <w:noProof/>
          <w:webHidden/>
        </w:rPr>
      </w:r>
      <w:r>
        <w:rPr>
          <w:noProof/>
          <w:webHidden/>
        </w:rPr>
        <w:fldChar w:fldCharType="separate"/>
      </w:r>
      <w:r>
        <w:rPr>
          <w:noProof/>
          <w:webHidden/>
        </w:rPr>
        <w:t>20</w:t>
      </w:r>
      <w:r>
        <w:rPr>
          <w:noProof/>
          <w:webHidden/>
        </w:rPr>
        <w:fldChar w:fldCharType="end"/>
      </w:r>
      <w:r w:rsidRPr="00A8638C">
        <w:rPr>
          <w:rStyle w:val="Hyperlink"/>
          <w:noProof/>
        </w:rPr>
        <w:fldChar w:fldCharType="end"/>
      </w:r>
    </w:p>
    <w:p w14:paraId="5BED664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_Toc343711391 \h </w:instrText>
      </w:r>
      <w:r>
        <w:rPr>
          <w:noProof/>
          <w:webHidden/>
        </w:rPr>
      </w:r>
      <w:r>
        <w:rPr>
          <w:noProof/>
          <w:webHidden/>
        </w:rPr>
        <w:fldChar w:fldCharType="separate"/>
      </w:r>
      <w:r>
        <w:rPr>
          <w:noProof/>
          <w:webHidden/>
        </w:rPr>
        <w:t>25</w:t>
      </w:r>
      <w:r>
        <w:rPr>
          <w:noProof/>
          <w:webHidden/>
        </w:rPr>
        <w:fldChar w:fldCharType="end"/>
      </w:r>
      <w:r w:rsidRPr="00A8638C">
        <w:rPr>
          <w:rStyle w:val="Hyperlink"/>
          <w:noProof/>
        </w:rPr>
        <w:fldChar w:fldCharType="end"/>
      </w:r>
    </w:p>
    <w:p w14:paraId="3D79D6D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_Toc343711392 \h </w:instrText>
      </w:r>
      <w:r>
        <w:rPr>
          <w:noProof/>
          <w:webHidden/>
        </w:rPr>
      </w:r>
      <w:r>
        <w:rPr>
          <w:noProof/>
          <w:webHidden/>
        </w:rPr>
        <w:fldChar w:fldCharType="separate"/>
      </w:r>
      <w:r>
        <w:rPr>
          <w:noProof/>
          <w:webHidden/>
        </w:rPr>
        <w:t>26</w:t>
      </w:r>
      <w:r>
        <w:rPr>
          <w:noProof/>
          <w:webHidden/>
        </w:rPr>
        <w:fldChar w:fldCharType="end"/>
      </w:r>
      <w:r w:rsidRPr="00A8638C">
        <w:rPr>
          <w:rStyle w:val="Hyperlink"/>
          <w:noProof/>
        </w:rPr>
        <w:fldChar w:fldCharType="end"/>
      </w:r>
    </w:p>
    <w:p w14:paraId="063495A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_Toc343711393 \h </w:instrText>
      </w:r>
      <w:r>
        <w:rPr>
          <w:noProof/>
          <w:webHidden/>
        </w:rPr>
      </w:r>
      <w:r>
        <w:rPr>
          <w:noProof/>
          <w:webHidden/>
        </w:rPr>
        <w:fldChar w:fldCharType="separate"/>
      </w:r>
      <w:r>
        <w:rPr>
          <w:noProof/>
          <w:webHidden/>
        </w:rPr>
        <w:t>27</w:t>
      </w:r>
      <w:r>
        <w:rPr>
          <w:noProof/>
          <w:webHidden/>
        </w:rPr>
        <w:fldChar w:fldCharType="end"/>
      </w:r>
      <w:r w:rsidRPr="00A8638C">
        <w:rPr>
          <w:rStyle w:val="Hyperlink"/>
          <w:noProof/>
        </w:rPr>
        <w:fldChar w:fldCharType="end"/>
      </w:r>
    </w:p>
    <w:p w14:paraId="2A5F134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 Đơn vị mạng nơron</w:t>
      </w:r>
      <w:r>
        <w:rPr>
          <w:noProof/>
          <w:webHidden/>
        </w:rPr>
        <w:tab/>
      </w:r>
      <w:r>
        <w:rPr>
          <w:noProof/>
          <w:webHidden/>
        </w:rPr>
        <w:fldChar w:fldCharType="begin"/>
      </w:r>
      <w:r>
        <w:rPr>
          <w:noProof/>
          <w:webHidden/>
        </w:rPr>
        <w:instrText xml:space="preserve"> PAGEREF _Toc343711394 \h </w:instrText>
      </w:r>
      <w:r>
        <w:rPr>
          <w:noProof/>
          <w:webHidden/>
        </w:rPr>
      </w:r>
      <w:r>
        <w:rPr>
          <w:noProof/>
          <w:webHidden/>
        </w:rPr>
        <w:fldChar w:fldCharType="separate"/>
      </w:r>
      <w:r>
        <w:rPr>
          <w:noProof/>
          <w:webHidden/>
        </w:rPr>
        <w:t>31</w:t>
      </w:r>
      <w:r>
        <w:rPr>
          <w:noProof/>
          <w:webHidden/>
        </w:rPr>
        <w:fldChar w:fldCharType="end"/>
      </w:r>
      <w:r w:rsidRPr="00A8638C">
        <w:rPr>
          <w:rStyle w:val="Hyperlink"/>
          <w:noProof/>
        </w:rPr>
        <w:fldChar w:fldCharType="end"/>
      </w:r>
    </w:p>
    <w:p w14:paraId="1C74115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4.2: Mạng nơron truyền thẳng</w:t>
      </w:r>
      <w:r>
        <w:rPr>
          <w:noProof/>
          <w:webHidden/>
        </w:rPr>
        <w:tab/>
      </w:r>
      <w:r>
        <w:rPr>
          <w:noProof/>
          <w:webHidden/>
        </w:rPr>
        <w:fldChar w:fldCharType="begin"/>
      </w:r>
      <w:r>
        <w:rPr>
          <w:noProof/>
          <w:webHidden/>
        </w:rPr>
        <w:instrText xml:space="preserve"> PAGEREF _Toc343711395 \h </w:instrText>
      </w:r>
      <w:r>
        <w:rPr>
          <w:noProof/>
          <w:webHidden/>
        </w:rPr>
      </w:r>
      <w:r>
        <w:rPr>
          <w:noProof/>
          <w:webHidden/>
        </w:rPr>
        <w:fldChar w:fldCharType="separate"/>
      </w:r>
      <w:r>
        <w:rPr>
          <w:noProof/>
          <w:webHidden/>
        </w:rPr>
        <w:t>32</w:t>
      </w:r>
      <w:r>
        <w:rPr>
          <w:noProof/>
          <w:webHidden/>
        </w:rPr>
        <w:fldChar w:fldCharType="end"/>
      </w:r>
      <w:r w:rsidRPr="00A8638C">
        <w:rPr>
          <w:rStyle w:val="Hyperlink"/>
          <w:noProof/>
        </w:rPr>
        <w:fldChar w:fldCharType="end"/>
      </w:r>
    </w:p>
    <w:p w14:paraId="2BCA226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4.3: Mạng nơron hồi quy</w:t>
      </w:r>
      <w:r>
        <w:rPr>
          <w:noProof/>
          <w:webHidden/>
        </w:rPr>
        <w:tab/>
      </w:r>
      <w:r>
        <w:rPr>
          <w:noProof/>
          <w:webHidden/>
        </w:rPr>
        <w:fldChar w:fldCharType="begin"/>
      </w:r>
      <w:r>
        <w:rPr>
          <w:noProof/>
          <w:webHidden/>
        </w:rPr>
        <w:instrText xml:space="preserve"> PAGEREF _Toc343711396 \h </w:instrText>
      </w:r>
      <w:r>
        <w:rPr>
          <w:noProof/>
          <w:webHidden/>
        </w:rPr>
      </w:r>
      <w:r>
        <w:rPr>
          <w:noProof/>
          <w:webHidden/>
        </w:rPr>
        <w:fldChar w:fldCharType="separate"/>
      </w:r>
      <w:r>
        <w:rPr>
          <w:noProof/>
          <w:webHidden/>
        </w:rPr>
        <w:t>33</w:t>
      </w:r>
      <w:r>
        <w:rPr>
          <w:noProof/>
          <w:webHidden/>
        </w:rPr>
        <w:fldChar w:fldCharType="end"/>
      </w:r>
      <w:r w:rsidRPr="00A8638C">
        <w:rPr>
          <w:rStyle w:val="Hyperlink"/>
          <w:noProof/>
        </w:rPr>
        <w:fldChar w:fldCharType="end"/>
      </w:r>
    </w:p>
    <w:p w14:paraId="0497980D"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4.4:  Mô hình học có giám sát</w:t>
      </w:r>
      <w:r>
        <w:rPr>
          <w:noProof/>
          <w:webHidden/>
        </w:rPr>
        <w:tab/>
      </w:r>
      <w:r>
        <w:rPr>
          <w:noProof/>
          <w:webHidden/>
        </w:rPr>
        <w:fldChar w:fldCharType="begin"/>
      </w:r>
      <w:r>
        <w:rPr>
          <w:noProof/>
          <w:webHidden/>
        </w:rPr>
        <w:instrText xml:space="preserve"> PAGEREF _Toc343711397 \h </w:instrText>
      </w:r>
      <w:r>
        <w:rPr>
          <w:noProof/>
          <w:webHidden/>
        </w:rPr>
      </w:r>
      <w:r>
        <w:rPr>
          <w:noProof/>
          <w:webHidden/>
        </w:rPr>
        <w:fldChar w:fldCharType="separate"/>
      </w:r>
      <w:r>
        <w:rPr>
          <w:noProof/>
          <w:webHidden/>
        </w:rPr>
        <w:t>34</w:t>
      </w:r>
      <w:r>
        <w:rPr>
          <w:noProof/>
          <w:webHidden/>
        </w:rPr>
        <w:fldChar w:fldCharType="end"/>
      </w:r>
      <w:r w:rsidRPr="00A8638C">
        <w:rPr>
          <w:rStyle w:val="Hyperlink"/>
          <w:noProof/>
        </w:rPr>
        <w:fldChar w:fldCharType="end"/>
      </w:r>
    </w:p>
    <w:p w14:paraId="46B0E62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4.5: Đơn vị mạng Nơron</w:t>
      </w:r>
      <w:r>
        <w:rPr>
          <w:noProof/>
          <w:webHidden/>
        </w:rPr>
        <w:tab/>
      </w:r>
      <w:r>
        <w:rPr>
          <w:noProof/>
          <w:webHidden/>
        </w:rPr>
        <w:fldChar w:fldCharType="begin"/>
      </w:r>
      <w:r>
        <w:rPr>
          <w:noProof/>
          <w:webHidden/>
        </w:rPr>
        <w:instrText xml:space="preserve"> PAGEREF _Toc343711398 \h </w:instrText>
      </w:r>
      <w:r>
        <w:rPr>
          <w:noProof/>
          <w:webHidden/>
        </w:rPr>
      </w:r>
      <w:r>
        <w:rPr>
          <w:noProof/>
          <w:webHidden/>
        </w:rPr>
        <w:fldChar w:fldCharType="separate"/>
      </w:r>
      <w:r>
        <w:rPr>
          <w:noProof/>
          <w:webHidden/>
        </w:rPr>
        <w:t>35</w:t>
      </w:r>
      <w:r>
        <w:rPr>
          <w:noProof/>
          <w:webHidden/>
        </w:rPr>
        <w:fldChar w:fldCharType="end"/>
      </w:r>
      <w:r w:rsidRPr="00A8638C">
        <w:rPr>
          <w:rStyle w:val="Hyperlink"/>
          <w:noProof/>
        </w:rPr>
        <w:fldChar w:fldCharType="end"/>
      </w:r>
    </w:p>
    <w:p w14:paraId="0B79CE7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_Toc343711399 \h </w:instrText>
      </w:r>
      <w:r>
        <w:rPr>
          <w:noProof/>
          <w:webHidden/>
        </w:rPr>
      </w:r>
      <w:r>
        <w:rPr>
          <w:noProof/>
          <w:webHidden/>
        </w:rPr>
        <w:fldChar w:fldCharType="separate"/>
      </w:r>
      <w:r>
        <w:rPr>
          <w:noProof/>
          <w:webHidden/>
        </w:rPr>
        <w:t>36</w:t>
      </w:r>
      <w:r>
        <w:rPr>
          <w:noProof/>
          <w:webHidden/>
        </w:rPr>
        <w:fldChar w:fldCharType="end"/>
      </w:r>
      <w:r w:rsidRPr="00A8638C">
        <w:rPr>
          <w:rStyle w:val="Hyperlink"/>
          <w:noProof/>
        </w:rPr>
        <w:fldChar w:fldCharType="end"/>
      </w:r>
    </w:p>
    <w:p w14:paraId="5AF382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_Toc343711400 \h </w:instrText>
      </w:r>
      <w:r>
        <w:rPr>
          <w:noProof/>
          <w:webHidden/>
        </w:rPr>
      </w:r>
      <w:r>
        <w:rPr>
          <w:noProof/>
          <w:webHidden/>
        </w:rPr>
        <w:fldChar w:fldCharType="separate"/>
      </w:r>
      <w:r>
        <w:rPr>
          <w:noProof/>
          <w:webHidden/>
        </w:rPr>
        <w:t>38</w:t>
      </w:r>
      <w:r>
        <w:rPr>
          <w:noProof/>
          <w:webHidden/>
        </w:rPr>
        <w:fldChar w:fldCharType="end"/>
      </w:r>
      <w:r w:rsidRPr="00A8638C">
        <w:rPr>
          <w:rStyle w:val="Hyperlink"/>
          <w:noProof/>
        </w:rPr>
        <w:fldChar w:fldCharType="end"/>
      </w:r>
    </w:p>
    <w:p w14:paraId="4ADBA01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4.8: Đơn vị sigmoid</w:t>
      </w:r>
      <w:r>
        <w:rPr>
          <w:noProof/>
          <w:webHidden/>
        </w:rPr>
        <w:tab/>
      </w:r>
      <w:r>
        <w:rPr>
          <w:noProof/>
          <w:webHidden/>
        </w:rPr>
        <w:fldChar w:fldCharType="begin"/>
      </w:r>
      <w:r>
        <w:rPr>
          <w:noProof/>
          <w:webHidden/>
        </w:rPr>
        <w:instrText xml:space="preserve"> PAGEREF _Toc343711401 \h </w:instrText>
      </w:r>
      <w:r>
        <w:rPr>
          <w:noProof/>
          <w:webHidden/>
        </w:rPr>
      </w:r>
      <w:r>
        <w:rPr>
          <w:noProof/>
          <w:webHidden/>
        </w:rPr>
        <w:fldChar w:fldCharType="separate"/>
      </w:r>
      <w:r>
        <w:rPr>
          <w:noProof/>
          <w:webHidden/>
        </w:rPr>
        <w:t>41</w:t>
      </w:r>
      <w:r>
        <w:rPr>
          <w:noProof/>
          <w:webHidden/>
        </w:rPr>
        <w:fldChar w:fldCharType="end"/>
      </w:r>
      <w:r w:rsidRPr="00A8638C">
        <w:rPr>
          <w:rStyle w:val="Hyperlink"/>
          <w:noProof/>
        </w:rPr>
        <w:fldChar w:fldCharType="end"/>
      </w:r>
    </w:p>
    <w:p w14:paraId="66996872" w14:textId="77777777" w:rsidR="00DE25DE" w:rsidRDefault="00DE25DE">
      <w:pPr>
        <w:pStyle w:val="TOC1"/>
        <w:rPr>
          <w:rFonts w:asciiTheme="minorHAnsi" w:eastAsiaTheme="minorEastAsia" w:hAnsiTheme="minorHAnsi" w:cstheme="minorBidi"/>
          <w:noProof/>
          <w:sz w:val="22"/>
        </w:rPr>
      </w:pPr>
      <w:r w:rsidRPr="00A8638C">
        <w:rPr>
          <w:rStyle w:val="Hyperlink"/>
          <w:noProof/>
        </w:rPr>
        <w:lastRenderedPageBreak/>
        <w:fldChar w:fldCharType="begin"/>
      </w:r>
      <w:r w:rsidRPr="00A8638C">
        <w:rPr>
          <w:rStyle w:val="Hyperlink"/>
          <w:noProof/>
        </w:rPr>
        <w:instrText xml:space="preserve"> </w:instrText>
      </w:r>
      <w:r>
        <w:rPr>
          <w:noProof/>
        </w:rPr>
        <w:instrText>HYPERLINK \l "_Toc343711402"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lan truyền ngược</w:t>
      </w:r>
      <w:r>
        <w:rPr>
          <w:noProof/>
          <w:webHidden/>
        </w:rPr>
        <w:tab/>
      </w:r>
      <w:r>
        <w:rPr>
          <w:noProof/>
          <w:webHidden/>
        </w:rPr>
        <w:fldChar w:fldCharType="begin"/>
      </w:r>
      <w:r>
        <w:rPr>
          <w:noProof/>
          <w:webHidden/>
        </w:rPr>
        <w:instrText xml:space="preserve"> PAGEREF _Toc343711402 \h </w:instrText>
      </w:r>
      <w:r>
        <w:rPr>
          <w:noProof/>
          <w:webHidden/>
        </w:rPr>
      </w:r>
      <w:r>
        <w:rPr>
          <w:noProof/>
          <w:webHidden/>
        </w:rPr>
        <w:fldChar w:fldCharType="separate"/>
      </w:r>
      <w:r>
        <w:rPr>
          <w:noProof/>
          <w:webHidden/>
        </w:rPr>
        <w:t>45</w:t>
      </w:r>
      <w:r>
        <w:rPr>
          <w:noProof/>
          <w:webHidden/>
        </w:rPr>
        <w:fldChar w:fldCharType="end"/>
      </w:r>
      <w:r w:rsidRPr="00A8638C">
        <w:rPr>
          <w:rStyle w:val="Hyperlink"/>
          <w:noProof/>
        </w:rPr>
        <w:fldChar w:fldCharType="end"/>
      </w:r>
    </w:p>
    <w:p w14:paraId="2648D24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RPROP</w:t>
      </w:r>
      <w:r>
        <w:rPr>
          <w:noProof/>
          <w:webHidden/>
        </w:rPr>
        <w:tab/>
      </w:r>
      <w:r>
        <w:rPr>
          <w:noProof/>
          <w:webHidden/>
        </w:rPr>
        <w:fldChar w:fldCharType="begin"/>
      </w:r>
      <w:r>
        <w:rPr>
          <w:noProof/>
          <w:webHidden/>
        </w:rPr>
        <w:instrText xml:space="preserve"> PAGEREF _Toc343711403 \h </w:instrText>
      </w:r>
      <w:r>
        <w:rPr>
          <w:noProof/>
          <w:webHidden/>
        </w:rPr>
      </w:r>
      <w:r>
        <w:rPr>
          <w:noProof/>
          <w:webHidden/>
        </w:rPr>
        <w:fldChar w:fldCharType="separate"/>
      </w:r>
      <w:r>
        <w:rPr>
          <w:noProof/>
          <w:webHidden/>
        </w:rPr>
        <w:t>48</w:t>
      </w:r>
      <w:r>
        <w:rPr>
          <w:noProof/>
          <w:webHidden/>
        </w:rPr>
        <w:fldChar w:fldCharType="end"/>
      </w:r>
      <w:r w:rsidRPr="00A8638C">
        <w:rPr>
          <w:rStyle w:val="Hyperlink"/>
          <w:noProof/>
        </w:rPr>
        <w:fldChar w:fldCharType="end"/>
      </w:r>
    </w:p>
    <w:p w14:paraId="52B8BB9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_Toc343711404 \h </w:instrText>
      </w:r>
      <w:r>
        <w:rPr>
          <w:noProof/>
          <w:webHidden/>
        </w:rPr>
      </w:r>
      <w:r>
        <w:rPr>
          <w:noProof/>
          <w:webHidden/>
        </w:rPr>
        <w:fldChar w:fldCharType="separate"/>
      </w:r>
      <w:r>
        <w:rPr>
          <w:noProof/>
          <w:webHidden/>
        </w:rPr>
        <w:t>50</w:t>
      </w:r>
      <w:r>
        <w:rPr>
          <w:noProof/>
          <w:webHidden/>
        </w:rPr>
        <w:fldChar w:fldCharType="end"/>
      </w:r>
      <w:r w:rsidRPr="00A8638C">
        <w:rPr>
          <w:rStyle w:val="Hyperlink"/>
          <w:noProof/>
        </w:rPr>
        <w:fldChar w:fldCharType="end"/>
      </w:r>
    </w:p>
    <w:p w14:paraId="1401BE71"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_Toc343711405 \h </w:instrText>
      </w:r>
      <w:r>
        <w:rPr>
          <w:noProof/>
          <w:webHidden/>
        </w:rPr>
      </w:r>
      <w:r>
        <w:rPr>
          <w:noProof/>
          <w:webHidden/>
        </w:rPr>
        <w:fldChar w:fldCharType="separate"/>
      </w:r>
      <w:r>
        <w:rPr>
          <w:noProof/>
          <w:webHidden/>
        </w:rPr>
        <w:t>60</w:t>
      </w:r>
      <w:r>
        <w:rPr>
          <w:noProof/>
          <w:webHidden/>
        </w:rPr>
        <w:fldChar w:fldCharType="end"/>
      </w:r>
      <w:r w:rsidRPr="00A8638C">
        <w:rPr>
          <w:rStyle w:val="Hyperlink"/>
          <w:noProof/>
        </w:rPr>
        <w:fldChar w:fldCharType="end"/>
      </w:r>
    </w:p>
    <w:p w14:paraId="21F3B11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_Toc343711406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1CDCC5F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6.2: Đồ thị chuỗi dữ liệu Paper</w:t>
      </w:r>
      <w:r>
        <w:rPr>
          <w:noProof/>
          <w:webHidden/>
        </w:rPr>
        <w:tab/>
      </w:r>
      <w:r>
        <w:rPr>
          <w:noProof/>
          <w:webHidden/>
        </w:rPr>
        <w:fldChar w:fldCharType="begin"/>
      </w:r>
      <w:r>
        <w:rPr>
          <w:noProof/>
          <w:webHidden/>
        </w:rPr>
        <w:instrText xml:space="preserve"> PAGEREF _Toc343711407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5CA3B16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6.3: Đồ thị chuỗi dữ liệu Deaths</w:t>
      </w:r>
      <w:r>
        <w:rPr>
          <w:noProof/>
          <w:webHidden/>
        </w:rPr>
        <w:tab/>
      </w:r>
      <w:r>
        <w:rPr>
          <w:noProof/>
          <w:webHidden/>
        </w:rPr>
        <w:fldChar w:fldCharType="begin"/>
      </w:r>
      <w:r>
        <w:rPr>
          <w:noProof/>
          <w:webHidden/>
        </w:rPr>
        <w:instrText xml:space="preserve"> PAGEREF _Toc343711408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0ED9B55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6.4: Đồ thị chuỗi dữ liệu Maxtemp</w:t>
      </w:r>
      <w:r>
        <w:rPr>
          <w:noProof/>
          <w:webHidden/>
        </w:rPr>
        <w:tab/>
      </w:r>
      <w:r>
        <w:rPr>
          <w:noProof/>
          <w:webHidden/>
        </w:rPr>
        <w:fldChar w:fldCharType="begin"/>
      </w:r>
      <w:r>
        <w:rPr>
          <w:noProof/>
          <w:webHidden/>
        </w:rPr>
        <w:instrText xml:space="preserve"> PAGEREF _Toc343711409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510F1D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6.5: Đồ thị chuỗi dữ liệu Chemical</w:t>
      </w:r>
      <w:r>
        <w:rPr>
          <w:noProof/>
          <w:webHidden/>
        </w:rPr>
        <w:tab/>
      </w:r>
      <w:r>
        <w:rPr>
          <w:noProof/>
          <w:webHidden/>
        </w:rPr>
        <w:fldChar w:fldCharType="begin"/>
      </w:r>
      <w:r>
        <w:rPr>
          <w:noProof/>
          <w:webHidden/>
        </w:rPr>
        <w:instrText xml:space="preserve"> PAGEREF _Toc343711410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4BFDE95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6.6: Đồ thị chuỗi dữ liệu Prices</w:t>
      </w:r>
      <w:r>
        <w:rPr>
          <w:noProof/>
          <w:webHidden/>
        </w:rPr>
        <w:tab/>
      </w:r>
      <w:r>
        <w:rPr>
          <w:noProof/>
          <w:webHidden/>
        </w:rPr>
        <w:fldChar w:fldCharType="begin"/>
      </w:r>
      <w:r>
        <w:rPr>
          <w:noProof/>
          <w:webHidden/>
        </w:rPr>
        <w:instrText xml:space="preserve"> PAGEREF _Toc343711411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66ECBF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"_Toc343711412"</w:instrText>
      </w:r>
      <w:r w:rsidRPr="00A8638C">
        <w:rPr>
          <w:rStyle w:val="Hyperlink"/>
          <w:noProof/>
        </w:rPr>
        <w:instrText xml:space="preserve"> </w:instrText>
      </w:r>
      <w:r w:rsidRPr="00A8638C">
        <w:rPr>
          <w:rStyle w:val="Hyperlink"/>
          <w:noProof/>
        </w:rPr>
        <w:fldChar w:fldCharType="separate"/>
      </w:r>
      <w:r w:rsidRPr="00A8638C">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_Toc343711412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2369AAB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6.8: Đồ thị chuỗi dữ liệu Kobe</w:t>
      </w:r>
      <w:r>
        <w:rPr>
          <w:noProof/>
          <w:webHidden/>
        </w:rPr>
        <w:tab/>
      </w:r>
      <w:r>
        <w:rPr>
          <w:noProof/>
          <w:webHidden/>
        </w:rPr>
        <w:fldChar w:fldCharType="begin"/>
      </w:r>
      <w:r>
        <w:rPr>
          <w:noProof/>
          <w:webHidden/>
        </w:rPr>
        <w:instrText xml:space="preserve"> PAGEREF _Toc343711413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752E51D5" w14:textId="77777777" w:rsidR="00023D92" w:rsidRDefault="00187200" w:rsidP="00187200">
      <w:pPr>
        <w:rPr>
          <w:ins w:id="184" w:author="The Si Tran" w:date="2012-12-11T23:59:00Z"/>
        </w:rPr>
      </w:pPr>
      <w:ins w:id="185" w:author="The Si Tran" w:date="2012-12-11T23:27:00Z">
        <w:r>
          <w:fldChar w:fldCharType="end"/>
        </w:r>
      </w:ins>
    </w:p>
    <w:p w14:paraId="0D0647A7" w14:textId="77777777" w:rsidR="00023D92" w:rsidRDefault="00023D92">
      <w:pPr>
        <w:spacing w:before="0" w:after="200" w:line="276" w:lineRule="auto"/>
        <w:jc w:val="left"/>
        <w:rPr>
          <w:ins w:id="186" w:author="The Si Tran" w:date="2012-12-11T23:59:00Z"/>
        </w:rPr>
      </w:pPr>
      <w:ins w:id="187" w:author="The Si Tran" w:date="2012-12-11T23:59:00Z">
        <w:r>
          <w:br w:type="page"/>
        </w:r>
      </w:ins>
    </w:p>
    <w:p w14:paraId="44F77B1A" w14:textId="77777777" w:rsidR="00682B49" w:rsidRDefault="006D2AC8">
      <w:pPr>
        <w:pStyle w:val="Heading1"/>
        <w:numPr>
          <w:ilvl w:val="0"/>
          <w:numId w:val="0"/>
        </w:numPr>
        <w:tabs>
          <w:tab w:val="clear" w:pos="864"/>
        </w:tabs>
        <w:rPr>
          <w:ins w:id="188" w:author="The Si Tran" w:date="2012-12-12T08:04:00Z"/>
        </w:rPr>
        <w:pPrChange w:id="189" w:author="The Si Tran" w:date="2012-12-14T07:17:00Z">
          <w:pPr>
            <w:pStyle w:val="TOC1"/>
            <w:tabs>
              <w:tab w:val="right" w:pos="9321"/>
            </w:tabs>
          </w:pPr>
        </w:pPrChange>
      </w:pPr>
      <w:bookmarkStart w:id="190" w:name="_Toc343711068"/>
      <w:ins w:id="191" w:author="The Si Tran" w:date="2012-12-12T07:33:00Z">
        <w:r w:rsidRPr="00250D4D">
          <w:lastRenderedPageBreak/>
          <w:t>DANH MỤ</w:t>
        </w:r>
        <w:r>
          <w:t xml:space="preserve">C </w:t>
        </w:r>
      </w:ins>
      <w:ins w:id="192" w:author="The Si Tran" w:date="2012-12-12T07:34:00Z">
        <w:r>
          <w:t>B</w:t>
        </w:r>
      </w:ins>
      <w:ins w:id="193" w:author="The Si Tran" w:date="2012-12-12T07:33:00Z">
        <w:r>
          <w:t>ẢNG</w:t>
        </w:r>
      </w:ins>
      <w:bookmarkEnd w:id="190"/>
    </w:p>
    <w:p w14:paraId="78043418" w14:textId="77777777" w:rsidR="00DE25DE" w:rsidRDefault="00B557A5">
      <w:pPr>
        <w:pStyle w:val="TOC1"/>
        <w:rPr>
          <w:rFonts w:asciiTheme="minorHAnsi" w:eastAsiaTheme="minorEastAsia" w:hAnsiTheme="minorHAnsi" w:cstheme="minorBidi"/>
          <w:noProof/>
          <w:sz w:val="22"/>
        </w:rPr>
      </w:pPr>
      <w:ins w:id="194" w:author="The Si Tran" w:date="2012-12-12T07:35:00Z">
        <w:r>
          <w:fldChar w:fldCharType="begin"/>
        </w:r>
        <w:r>
          <w:instrText xml:space="preserve"> TOC \f \h \z \t "Bang,1" </w:instrText>
        </w:r>
      </w:ins>
      <w:r>
        <w:fldChar w:fldCharType="separate"/>
      </w:r>
      <w:r w:rsidR="00DE25DE" w:rsidRPr="00911534">
        <w:rPr>
          <w:rStyle w:val="Hyperlink"/>
          <w:noProof/>
        </w:rPr>
        <w:fldChar w:fldCharType="begin"/>
      </w:r>
      <w:r w:rsidR="00DE25DE" w:rsidRPr="00911534">
        <w:rPr>
          <w:rStyle w:val="Hyperlink"/>
          <w:noProof/>
        </w:rPr>
        <w:instrText xml:space="preserve"> </w:instrText>
      </w:r>
      <w:r w:rsidR="00DE25DE">
        <w:rPr>
          <w:noProof/>
        </w:rPr>
        <w:instrText>HYPERLINK \l "_Toc343711414"</w:instrText>
      </w:r>
      <w:r w:rsidR="00DE25DE" w:rsidRPr="00911534">
        <w:rPr>
          <w:rStyle w:val="Hyperlink"/>
          <w:noProof/>
        </w:rPr>
        <w:instrText xml:space="preserve"> </w:instrText>
      </w:r>
      <w:r w:rsidR="00DE25DE" w:rsidRPr="00911534">
        <w:rPr>
          <w:rStyle w:val="Hyperlink"/>
          <w:noProof/>
        </w:rPr>
        <w:fldChar w:fldCharType="separate"/>
      </w:r>
      <w:r w:rsidR="00DE25DE" w:rsidRPr="00911534">
        <w:rPr>
          <w:rStyle w:val="Hyperlink"/>
          <w:noProof/>
        </w:rPr>
        <w:t>Bảng 2.1: Một số kĩ thuật dự đoán cho từng thành phần của chuỗi thời gian</w:t>
      </w:r>
      <w:r w:rsidR="00DE25DE">
        <w:rPr>
          <w:noProof/>
          <w:webHidden/>
        </w:rPr>
        <w:tab/>
      </w:r>
      <w:r w:rsidR="00DE25DE">
        <w:rPr>
          <w:noProof/>
          <w:webHidden/>
        </w:rPr>
        <w:fldChar w:fldCharType="begin"/>
      </w:r>
      <w:r w:rsidR="00DE25DE">
        <w:rPr>
          <w:noProof/>
          <w:webHidden/>
        </w:rPr>
        <w:instrText xml:space="preserve"> PAGEREF _Toc343711414 \h </w:instrText>
      </w:r>
      <w:r w:rsidR="00DE25DE">
        <w:rPr>
          <w:noProof/>
          <w:webHidden/>
        </w:rPr>
      </w:r>
      <w:r w:rsidR="00DE25DE">
        <w:rPr>
          <w:noProof/>
          <w:webHidden/>
        </w:rPr>
        <w:fldChar w:fldCharType="separate"/>
      </w:r>
      <w:r w:rsidR="00DE25DE">
        <w:rPr>
          <w:noProof/>
          <w:webHidden/>
        </w:rPr>
        <w:t>13</w:t>
      </w:r>
      <w:r w:rsidR="00DE25DE">
        <w:rPr>
          <w:noProof/>
          <w:webHidden/>
        </w:rPr>
        <w:fldChar w:fldCharType="end"/>
      </w:r>
      <w:r w:rsidR="00DE25DE" w:rsidRPr="00911534">
        <w:rPr>
          <w:rStyle w:val="Hyperlink"/>
          <w:noProof/>
        </w:rPr>
        <w:fldChar w:fldCharType="end"/>
      </w:r>
    </w:p>
    <w:p w14:paraId="544F840A"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"_Toc343711415"</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3.1: Tính chất của ACF và PACF</w:t>
      </w:r>
      <w:r>
        <w:rPr>
          <w:noProof/>
          <w:webHidden/>
        </w:rPr>
        <w:tab/>
      </w:r>
      <w:r>
        <w:rPr>
          <w:noProof/>
          <w:webHidden/>
        </w:rPr>
        <w:fldChar w:fldCharType="begin"/>
      </w:r>
      <w:r>
        <w:rPr>
          <w:noProof/>
          <w:webHidden/>
        </w:rPr>
        <w:instrText xml:space="preserve"> PAGEREF _Toc343711415 \h </w:instrText>
      </w:r>
      <w:r>
        <w:rPr>
          <w:noProof/>
          <w:webHidden/>
        </w:rPr>
      </w:r>
      <w:r>
        <w:rPr>
          <w:noProof/>
          <w:webHidden/>
        </w:rPr>
        <w:fldChar w:fldCharType="separate"/>
      </w:r>
      <w:r>
        <w:rPr>
          <w:noProof/>
          <w:webHidden/>
        </w:rPr>
        <w:t>23</w:t>
      </w:r>
      <w:r>
        <w:rPr>
          <w:noProof/>
          <w:webHidden/>
        </w:rPr>
        <w:fldChar w:fldCharType="end"/>
      </w:r>
      <w:r w:rsidRPr="00911534">
        <w:rPr>
          <w:rStyle w:val="Hyperlink"/>
          <w:noProof/>
        </w:rPr>
        <w:fldChar w:fldCharType="end"/>
      </w:r>
    </w:p>
    <w:p w14:paraId="09894F4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"_Toc343711416"</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_Toc343711416 \h </w:instrText>
      </w:r>
      <w:r>
        <w:rPr>
          <w:noProof/>
          <w:webHidden/>
        </w:rPr>
      </w:r>
      <w:r>
        <w:rPr>
          <w:noProof/>
          <w:webHidden/>
        </w:rPr>
        <w:fldChar w:fldCharType="separate"/>
      </w:r>
      <w:r>
        <w:rPr>
          <w:noProof/>
          <w:webHidden/>
        </w:rPr>
        <w:t>61</w:t>
      </w:r>
      <w:r>
        <w:rPr>
          <w:noProof/>
          <w:webHidden/>
        </w:rPr>
        <w:fldChar w:fldCharType="end"/>
      </w:r>
      <w:r w:rsidRPr="00911534">
        <w:rPr>
          <w:rStyle w:val="Hyperlink"/>
          <w:noProof/>
        </w:rPr>
        <w:fldChar w:fldCharType="end"/>
      </w:r>
    </w:p>
    <w:p w14:paraId="73B2E98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"_Toc343711417"</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_Toc343711417 \h </w:instrText>
      </w:r>
      <w:r>
        <w:rPr>
          <w:noProof/>
          <w:webHidden/>
        </w:rPr>
      </w:r>
      <w:r>
        <w:rPr>
          <w:noProof/>
          <w:webHidden/>
        </w:rPr>
        <w:fldChar w:fldCharType="separate"/>
      </w:r>
      <w:r>
        <w:rPr>
          <w:noProof/>
          <w:webHidden/>
        </w:rPr>
        <w:t>66</w:t>
      </w:r>
      <w:r>
        <w:rPr>
          <w:noProof/>
          <w:webHidden/>
        </w:rPr>
        <w:fldChar w:fldCharType="end"/>
      </w:r>
      <w:r w:rsidRPr="00911534">
        <w:rPr>
          <w:rStyle w:val="Hyperlink"/>
          <w:noProof/>
        </w:rPr>
        <w:fldChar w:fldCharType="end"/>
      </w:r>
    </w:p>
    <w:p w14:paraId="31B5A341"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"_Toc343711418"</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_Toc343711418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2044CBE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"_Toc343711419"</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_Toc343711419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0A4F4E37"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"_Toc343711420"</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_Toc343711420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1F7839AC"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"_Toc343711421"</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_Toc343711421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62493CF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"_Toc343711422"</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_Toc343711422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2EB4ECDB"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"_Toc343711423"</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_Toc343711423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6DEF6393"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"_Toc343711424"</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_Toc343711424 \h </w:instrText>
      </w:r>
      <w:r>
        <w:rPr>
          <w:noProof/>
          <w:webHidden/>
        </w:rPr>
      </w:r>
      <w:r>
        <w:rPr>
          <w:noProof/>
          <w:webHidden/>
        </w:rPr>
        <w:fldChar w:fldCharType="separate"/>
      </w:r>
      <w:r>
        <w:rPr>
          <w:noProof/>
          <w:webHidden/>
        </w:rPr>
        <w:t>70</w:t>
      </w:r>
      <w:r>
        <w:rPr>
          <w:noProof/>
          <w:webHidden/>
        </w:rPr>
        <w:fldChar w:fldCharType="end"/>
      </w:r>
      <w:r w:rsidRPr="00911534">
        <w:rPr>
          <w:rStyle w:val="Hyperlink"/>
          <w:noProof/>
        </w:rPr>
        <w:fldChar w:fldCharType="end"/>
      </w:r>
    </w:p>
    <w:p w14:paraId="1A31478E" w14:textId="77777777" w:rsidR="00CB48F0" w:rsidRPr="005C682D" w:rsidDel="00187200" w:rsidRDefault="00B557A5">
      <w:pPr>
        <w:pStyle w:val="Heading1"/>
        <w:numPr>
          <w:ilvl w:val="0"/>
          <w:numId w:val="0"/>
        </w:numPr>
        <w:ind w:left="360"/>
        <w:jc w:val="left"/>
        <w:rPr>
          <w:del w:id="195" w:author="The Si Tran" w:date="2012-12-11T23:27:00Z"/>
        </w:rPr>
        <w:pPrChange w:id="196" w:author="The Si Tran" w:date="2012-12-12T07:33:00Z">
          <w:pPr>
            <w:pStyle w:val="Heading1"/>
            <w:numPr>
              <w:numId w:val="0"/>
            </w:numPr>
            <w:spacing w:line="480" w:lineRule="auto"/>
            <w:ind w:left="0" w:firstLine="0"/>
            <w:jc w:val="left"/>
          </w:pPr>
        </w:pPrChange>
      </w:pPr>
      <w:ins w:id="197"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198" w:author="The Si Tran" w:date="2012-12-11T23:00:00Z"/>
          <w:b w:val="0"/>
          <w:bCs w:val="0"/>
          <w:sz w:val="26"/>
          <w:rPrChange w:id="199" w:author="The Si Tran" w:date="2012-12-05T23:02:00Z">
            <w:rPr>
              <w:del w:id="200" w:author="The Si Tran" w:date="2012-12-11T23:00:00Z"/>
              <w:b/>
              <w:bCs/>
              <w:kern w:val="32"/>
              <w:sz w:val="32"/>
              <w:szCs w:val="32"/>
            </w:rPr>
          </w:rPrChange>
        </w:rPr>
        <w:pPrChange w:id="201" w:author="The Si Tran" w:date="2012-12-12T07:33:00Z">
          <w:pPr>
            <w:spacing w:before="0" w:after="200" w:line="276" w:lineRule="auto"/>
            <w:jc w:val="left"/>
          </w:pPr>
        </w:pPrChange>
      </w:pPr>
      <w:bookmarkStart w:id="202" w:name="_Toc328879888"/>
      <w:bookmarkStart w:id="203" w:name="_Toc328894964"/>
      <w:del w:id="204"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205" w:author="The Si Tran" w:date="2012-12-12T00:01:00Z"/>
          <w:rFonts w:cs="Times New Roman"/>
          <w:sz w:val="26"/>
        </w:rPr>
        <w:pPrChange w:id="206" w:author="The Si Tran" w:date="2012-12-12T07:33:00Z">
          <w:pPr>
            <w:pStyle w:val="Heading1"/>
            <w:numPr>
              <w:numId w:val="0"/>
            </w:numPr>
            <w:spacing w:line="480" w:lineRule="auto"/>
            <w:ind w:left="0" w:firstLine="0"/>
            <w:jc w:val="left"/>
          </w:pPr>
        </w:pPrChange>
      </w:pPr>
      <w:del w:id="207" w:author="The Si Tran" w:date="2012-12-12T07:33:00Z">
        <w:r w:rsidRPr="00312F4F" w:rsidDel="006D2AC8">
          <w:rPr>
            <w:rFonts w:cs="Times New Roman"/>
            <w:sz w:val="26"/>
          </w:rPr>
          <w:delText>DANH MỤC BẢNG</w:delText>
        </w:r>
      </w:del>
      <w:bookmarkEnd w:id="202"/>
      <w:bookmarkEnd w:id="203"/>
    </w:p>
    <w:p w14:paraId="697A1872" w14:textId="77777777" w:rsidR="0045424A" w:rsidRPr="002B1464" w:rsidDel="00D80916" w:rsidRDefault="0045424A">
      <w:pPr>
        <w:rPr>
          <w:del w:id="208" w:author="The Si Tran" w:date="2012-12-12T13:34:00Z"/>
        </w:rPr>
      </w:pPr>
    </w:p>
    <w:p w14:paraId="0C08AE99" w14:textId="77777777" w:rsidR="004D65BA" w:rsidRPr="0049233F" w:rsidDel="00D80916" w:rsidRDefault="0045424A" w:rsidP="0045424A">
      <w:pPr>
        <w:spacing w:before="0" w:after="200" w:line="276" w:lineRule="auto"/>
        <w:jc w:val="left"/>
        <w:rPr>
          <w:del w:id="209" w:author="The Si Tran" w:date="2012-12-12T13:33:00Z"/>
          <w:noProof/>
          <w:szCs w:val="26"/>
        </w:rPr>
      </w:pPr>
      <w:del w:id="210"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211" w:author="The Si Tran" w:date="2012-12-12T13:34:00Z"/>
          <w:noProof/>
        </w:rPr>
      </w:pPr>
    </w:p>
    <w:p w14:paraId="718E6531" w14:textId="77777777" w:rsidR="00D80916" w:rsidRPr="00D80916" w:rsidRDefault="00D80916">
      <w:pPr>
        <w:rPr>
          <w:ins w:id="212" w:author="The Si Tran" w:date="2012-12-12T13:34:00Z"/>
          <w:rPrChange w:id="213" w:author="The Si Tran" w:date="2012-12-12T13:34:00Z">
            <w:rPr>
              <w:ins w:id="214" w:author="The Si Tran" w:date="2012-12-12T13:34:00Z"/>
              <w:noProof/>
            </w:rPr>
          </w:rPrChange>
        </w:rPr>
        <w:pPrChange w:id="215" w:author="The Si Tran" w:date="2012-12-12T13:34:00Z">
          <w:pPr>
            <w:spacing w:before="0" w:after="200" w:line="276" w:lineRule="auto"/>
            <w:jc w:val="left"/>
          </w:pPr>
        </w:pPrChange>
      </w:pPr>
    </w:p>
    <w:p w14:paraId="7ECCFBBD" w14:textId="77777777" w:rsidR="00D80916" w:rsidRPr="00D80916" w:rsidRDefault="00D80916">
      <w:pPr>
        <w:rPr>
          <w:ins w:id="216" w:author="The Si Tran" w:date="2012-12-12T13:34:00Z"/>
          <w:rPrChange w:id="217" w:author="The Si Tran" w:date="2012-12-12T13:34:00Z">
            <w:rPr>
              <w:ins w:id="218" w:author="The Si Tran" w:date="2012-12-12T13:34:00Z"/>
              <w:noProof/>
            </w:rPr>
          </w:rPrChange>
        </w:rPr>
        <w:pPrChange w:id="219" w:author="The Si Tran" w:date="2012-12-12T13:34:00Z">
          <w:pPr>
            <w:spacing w:before="0" w:after="200" w:line="276" w:lineRule="auto"/>
            <w:jc w:val="left"/>
          </w:pPr>
        </w:pPrChange>
      </w:pPr>
    </w:p>
    <w:p w14:paraId="18E27414" w14:textId="77777777" w:rsidR="00D80916" w:rsidRPr="00D80916" w:rsidRDefault="00D80916">
      <w:pPr>
        <w:rPr>
          <w:ins w:id="220" w:author="The Si Tran" w:date="2012-12-12T13:34:00Z"/>
          <w:rPrChange w:id="221" w:author="The Si Tran" w:date="2012-12-12T13:34:00Z">
            <w:rPr>
              <w:ins w:id="222" w:author="The Si Tran" w:date="2012-12-12T13:34:00Z"/>
              <w:noProof/>
            </w:rPr>
          </w:rPrChange>
        </w:rPr>
        <w:pPrChange w:id="223" w:author="The Si Tran" w:date="2012-12-12T13:34:00Z">
          <w:pPr>
            <w:spacing w:before="0" w:after="200" w:line="276" w:lineRule="auto"/>
            <w:jc w:val="left"/>
          </w:pPr>
        </w:pPrChange>
      </w:pPr>
    </w:p>
    <w:p w14:paraId="428BE4D4" w14:textId="77777777" w:rsidR="00D80916" w:rsidRPr="00D80916" w:rsidRDefault="00D80916">
      <w:pPr>
        <w:rPr>
          <w:ins w:id="224" w:author="The Si Tran" w:date="2012-12-12T13:34:00Z"/>
          <w:rPrChange w:id="225" w:author="The Si Tran" w:date="2012-12-12T13:34:00Z">
            <w:rPr>
              <w:ins w:id="226" w:author="The Si Tran" w:date="2012-12-12T13:34:00Z"/>
              <w:noProof/>
            </w:rPr>
          </w:rPrChange>
        </w:rPr>
        <w:pPrChange w:id="227" w:author="The Si Tran" w:date="2012-12-12T13:34:00Z">
          <w:pPr>
            <w:spacing w:before="0" w:after="200" w:line="276" w:lineRule="auto"/>
            <w:jc w:val="left"/>
          </w:pPr>
        </w:pPrChange>
      </w:pPr>
    </w:p>
    <w:p w14:paraId="0BD67063" w14:textId="77777777" w:rsidR="00D80916" w:rsidRDefault="00D80916" w:rsidP="00D80916">
      <w:pPr>
        <w:rPr>
          <w:ins w:id="228" w:author="The Si Tran" w:date="2012-12-12T13:34:00Z"/>
        </w:rPr>
      </w:pPr>
    </w:p>
    <w:p w14:paraId="3CA23180" w14:textId="77777777" w:rsidR="00D80916" w:rsidRDefault="00D80916">
      <w:pPr>
        <w:tabs>
          <w:tab w:val="left" w:pos="1260"/>
        </w:tabs>
        <w:rPr>
          <w:ins w:id="229" w:author="The Si Tran" w:date="2012-12-12T13:34:00Z"/>
        </w:rPr>
        <w:pPrChange w:id="230" w:author="The Si Tran" w:date="2012-12-12T13:34:00Z">
          <w:pPr/>
        </w:pPrChange>
      </w:pPr>
      <w:ins w:id="231" w:author="The Si Tran" w:date="2012-12-12T13:34:00Z">
        <w:r>
          <w:tab/>
        </w:r>
      </w:ins>
    </w:p>
    <w:p w14:paraId="3551C36F" w14:textId="77777777" w:rsidR="003D6C9F" w:rsidRDefault="003D6C9F">
      <w:pPr>
        <w:rPr>
          <w:ins w:id="232" w:author="The Si Tran" w:date="2012-12-12T13:34:00Z"/>
          <w:b/>
          <w:bCs/>
          <w:rPrChange w:id="233" w:author="The Si Tran" w:date="2012-12-12T13:34:00Z">
            <w:rPr>
              <w:ins w:id="234" w:author="The Si Tran" w:date="2012-12-12T13:34:00Z"/>
              <w:rFonts w:cs="Times New Roman"/>
              <w:b w:val="0"/>
              <w:bCs w:val="0"/>
              <w:caps/>
              <w:noProof/>
              <w:kern w:val="0"/>
              <w:sz w:val="26"/>
              <w:szCs w:val="26"/>
            </w:rPr>
          </w:rPrChange>
        </w:rPr>
        <w:sectPr w:rsidR="003D6C9F" w:rsidSect="0075785E">
          <w:footerReference w:type="default" r:id="rId9"/>
          <w:pgSz w:w="11909" w:h="16834" w:code="9"/>
          <w:pgMar w:top="1411" w:right="1138" w:bottom="1411" w:left="1699" w:header="720" w:footer="720" w:gutter="0"/>
          <w:pgNumType w:fmt="lowerRoman" w:start="1"/>
          <w:cols w:space="720"/>
          <w:titlePg/>
          <w:docGrid w:linePitch="360"/>
          <w:sectPrChange w:id="240" w:author="The Si Tran" w:date="2012-12-12T13:50:00Z">
            <w:sectPr w:rsidR="003D6C9F" w:rsidSect="0075785E">
              <w:pgMar w:top="1411" w:right="1138" w:bottom="1411" w:left="1699" w:header="720" w:footer="720" w:gutter="0"/>
              <w:pgNumType w:fmt="decimal"/>
              <w:titlePg w:val="0"/>
            </w:sectPr>
          </w:sectPrChange>
        </w:sectPr>
        <w:pPrChange w:id="241" w:author="The Si Tran" w:date="2012-12-12T13:34:00Z">
          <w:pPr>
            <w:pStyle w:val="Heading1"/>
            <w:ind w:firstLine="180"/>
            <w:jc w:val="left"/>
          </w:pPr>
        </w:pPrChange>
      </w:pPr>
    </w:p>
    <w:p w14:paraId="1CC33B30" w14:textId="77777777" w:rsidR="004B6166" w:rsidRPr="00EC61DB" w:rsidDel="00C31595" w:rsidRDefault="004B6166">
      <w:pPr>
        <w:pStyle w:val="Heading1"/>
        <w:rPr>
          <w:del w:id="242" w:author="The Si Tran" w:date="2012-12-12T07:32:00Z"/>
          <w:b w:val="0"/>
          <w:rPrChange w:id="243" w:author="The Si Tran" w:date="2012-12-14T07:14:00Z">
            <w:rPr>
              <w:del w:id="244" w:author="The Si Tran" w:date="2012-12-12T07:32:00Z"/>
              <w:b/>
              <w:caps/>
              <w:noProof/>
              <w:sz w:val="32"/>
              <w:szCs w:val="32"/>
            </w:rPr>
          </w:rPrChange>
        </w:rPr>
        <w:pPrChange w:id="245" w:author="The Si Tran" w:date="2012-12-14T07:14:00Z">
          <w:pPr>
            <w:spacing w:before="0" w:after="200" w:line="276" w:lineRule="auto"/>
            <w:jc w:val="center"/>
          </w:pPr>
        </w:pPrChange>
      </w:pPr>
      <w:del w:id="246" w:author="The Si Tran" w:date="2012-12-12T07:32:00Z">
        <w:r w:rsidRPr="00EC61DB" w:rsidDel="00C31595">
          <w:rPr>
            <w:b w:val="0"/>
            <w:bCs w:val="0"/>
            <w:rPrChange w:id="247" w:author="The Si Tran" w:date="2012-12-14T07:14:00Z">
              <w:rPr>
                <w:rFonts w:cs="Arial"/>
                <w:b/>
                <w:bCs/>
                <w:caps/>
                <w:noProof/>
                <w:kern w:val="32"/>
                <w:sz w:val="32"/>
                <w:szCs w:val="26"/>
              </w:rPr>
            </w:rPrChange>
          </w:rPr>
          <w:lastRenderedPageBreak/>
          <w:delText>Danh mục chữ viết tắt</w:delText>
        </w:r>
        <w:bookmarkStart w:id="248" w:name="_Toc343083492"/>
        <w:bookmarkStart w:id="249" w:name="_Toc343083706"/>
        <w:bookmarkStart w:id="250" w:name="_Toc343083917"/>
        <w:bookmarkStart w:id="251" w:name="_Toc343220676"/>
        <w:bookmarkStart w:id="252" w:name="_Toc343232179"/>
        <w:bookmarkStart w:id="253" w:name="_Toc343232592"/>
        <w:bookmarkStart w:id="254" w:name="_Toc343232877"/>
        <w:bookmarkStart w:id="255" w:name="_Toc343415382"/>
        <w:bookmarkStart w:id="256" w:name="_Toc343415678"/>
        <w:bookmarkStart w:id="257" w:name="_Toc343452337"/>
        <w:bookmarkStart w:id="258" w:name="_Toc343461128"/>
        <w:bookmarkStart w:id="259" w:name="_Toc343494015"/>
        <w:bookmarkStart w:id="260" w:name="_Toc343494227"/>
        <w:bookmarkStart w:id="261" w:name="_Toc343495000"/>
        <w:bookmarkStart w:id="262" w:name="_Toc343660227"/>
        <w:bookmarkStart w:id="263" w:name="_Toc343660441"/>
        <w:bookmarkStart w:id="264" w:name="_Toc343711069"/>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del>
    </w:p>
    <w:p w14:paraId="08C26D51" w14:textId="77777777" w:rsidR="004B6166" w:rsidRPr="00EC61DB" w:rsidDel="00C31595" w:rsidRDefault="004B6166">
      <w:pPr>
        <w:pStyle w:val="Heading1"/>
        <w:rPr>
          <w:del w:id="265" w:author="The Si Tran" w:date="2012-12-12T07:32:00Z"/>
          <w:rPrChange w:id="266" w:author="The Si Tran" w:date="2012-12-14T07:14:00Z">
            <w:rPr>
              <w:del w:id="267" w:author="The Si Tran" w:date="2012-12-12T07:32:00Z"/>
              <w:noProof/>
              <w:szCs w:val="26"/>
            </w:rPr>
          </w:rPrChange>
        </w:rPr>
        <w:pPrChange w:id="268" w:author="The Si Tran" w:date="2012-12-14T07:14:00Z">
          <w:pPr>
            <w:spacing w:before="0" w:after="200" w:line="276" w:lineRule="auto"/>
            <w:jc w:val="left"/>
          </w:pPr>
        </w:pPrChange>
      </w:pPr>
      <w:bookmarkStart w:id="269" w:name="_Toc343083493"/>
      <w:bookmarkStart w:id="270" w:name="_Toc343083707"/>
      <w:bookmarkStart w:id="271" w:name="_Toc343083918"/>
      <w:bookmarkStart w:id="272" w:name="_Toc343220677"/>
      <w:bookmarkStart w:id="273" w:name="_Toc343232180"/>
      <w:bookmarkStart w:id="274" w:name="_Toc343232593"/>
      <w:bookmarkStart w:id="275" w:name="_Toc343232878"/>
      <w:bookmarkStart w:id="276" w:name="_Toc343415383"/>
      <w:bookmarkStart w:id="277" w:name="_Toc343415679"/>
      <w:bookmarkStart w:id="278" w:name="_Toc343452338"/>
      <w:bookmarkStart w:id="279" w:name="_Toc343461129"/>
      <w:bookmarkStart w:id="280" w:name="_Toc343494016"/>
      <w:bookmarkStart w:id="281" w:name="_Toc343494228"/>
      <w:bookmarkStart w:id="282" w:name="_Toc343495001"/>
      <w:bookmarkStart w:id="283" w:name="_Toc343660228"/>
      <w:bookmarkStart w:id="284" w:name="_Toc343660442"/>
      <w:bookmarkStart w:id="285" w:name="_Toc343711070"/>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25E87DD7" w14:textId="77777777" w:rsidR="004B6166" w:rsidRPr="00EC61DB" w:rsidDel="00C31595" w:rsidRDefault="004B6166">
      <w:pPr>
        <w:pStyle w:val="Heading1"/>
        <w:rPr>
          <w:del w:id="286" w:author="The Si Tran" w:date="2012-12-12T07:32:00Z"/>
          <w:rPrChange w:id="287" w:author="The Si Tran" w:date="2012-12-14T07:14:00Z">
            <w:rPr>
              <w:del w:id="288" w:author="The Si Tran" w:date="2012-12-12T07:32:00Z"/>
              <w:noProof/>
              <w:szCs w:val="26"/>
            </w:rPr>
          </w:rPrChange>
        </w:rPr>
        <w:pPrChange w:id="289" w:author="The Si Tran" w:date="2012-12-14T07:14:00Z">
          <w:pPr>
            <w:spacing w:before="0" w:after="200" w:line="276" w:lineRule="auto"/>
            <w:jc w:val="left"/>
          </w:pPr>
        </w:pPrChange>
      </w:pPr>
      <w:bookmarkStart w:id="290" w:name="_Toc343083494"/>
      <w:bookmarkStart w:id="291" w:name="_Toc343083708"/>
      <w:bookmarkStart w:id="292" w:name="_Toc343083919"/>
      <w:bookmarkStart w:id="293" w:name="_Toc343220678"/>
      <w:bookmarkStart w:id="294" w:name="_Toc343232181"/>
      <w:bookmarkStart w:id="295" w:name="_Toc343232594"/>
      <w:bookmarkStart w:id="296" w:name="_Toc343232879"/>
      <w:bookmarkStart w:id="297" w:name="_Toc343415384"/>
      <w:bookmarkStart w:id="298" w:name="_Toc343415680"/>
      <w:bookmarkStart w:id="299" w:name="_Toc343452339"/>
      <w:bookmarkStart w:id="300" w:name="_Toc343461130"/>
      <w:bookmarkStart w:id="301" w:name="_Toc343494017"/>
      <w:bookmarkStart w:id="302" w:name="_Toc343494229"/>
      <w:bookmarkStart w:id="303" w:name="_Toc343495002"/>
      <w:bookmarkStart w:id="304" w:name="_Toc343660229"/>
      <w:bookmarkStart w:id="305" w:name="_Toc343660443"/>
      <w:bookmarkStart w:id="306" w:name="_Toc343711071"/>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63306A89" w14:textId="77777777" w:rsidR="004B6166" w:rsidRPr="00EC61DB" w:rsidDel="00C31595" w:rsidRDefault="004B6166">
      <w:pPr>
        <w:pStyle w:val="Heading1"/>
        <w:rPr>
          <w:del w:id="307" w:author="The Si Tran" w:date="2012-12-12T07:32:00Z"/>
          <w:rPrChange w:id="308" w:author="The Si Tran" w:date="2012-12-14T07:14:00Z">
            <w:rPr>
              <w:del w:id="309" w:author="The Si Tran" w:date="2012-12-12T07:32:00Z"/>
              <w:noProof/>
              <w:szCs w:val="26"/>
            </w:rPr>
          </w:rPrChange>
        </w:rPr>
        <w:pPrChange w:id="310" w:author="The Si Tran" w:date="2012-12-14T07:14:00Z">
          <w:pPr>
            <w:spacing w:before="0" w:after="200" w:line="276" w:lineRule="auto"/>
            <w:jc w:val="left"/>
          </w:pPr>
        </w:pPrChange>
      </w:pPr>
      <w:bookmarkStart w:id="311" w:name="_Toc343083495"/>
      <w:bookmarkStart w:id="312" w:name="_Toc343083709"/>
      <w:bookmarkStart w:id="313" w:name="_Toc343083920"/>
      <w:bookmarkStart w:id="314" w:name="_Toc343220679"/>
      <w:bookmarkStart w:id="315" w:name="_Toc343232182"/>
      <w:bookmarkStart w:id="316" w:name="_Toc343232595"/>
      <w:bookmarkStart w:id="317" w:name="_Toc343232880"/>
      <w:bookmarkStart w:id="318" w:name="_Toc343415385"/>
      <w:bookmarkStart w:id="319" w:name="_Toc343415681"/>
      <w:bookmarkStart w:id="320" w:name="_Toc343452340"/>
      <w:bookmarkStart w:id="321" w:name="_Toc343461131"/>
      <w:bookmarkStart w:id="322" w:name="_Toc343494018"/>
      <w:bookmarkStart w:id="323" w:name="_Toc343494230"/>
      <w:bookmarkStart w:id="324" w:name="_Toc343495003"/>
      <w:bookmarkStart w:id="325" w:name="_Toc343660230"/>
      <w:bookmarkStart w:id="326" w:name="_Toc343660444"/>
      <w:bookmarkStart w:id="327" w:name="_Toc343711072"/>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5373E3E8" w14:textId="77777777" w:rsidR="004B6166" w:rsidRPr="00EC61DB" w:rsidDel="00C31595" w:rsidRDefault="004B6166">
      <w:pPr>
        <w:pStyle w:val="Heading1"/>
        <w:rPr>
          <w:del w:id="328" w:author="The Si Tran" w:date="2012-12-12T07:32:00Z"/>
          <w:rPrChange w:id="329" w:author="The Si Tran" w:date="2012-12-14T07:14:00Z">
            <w:rPr>
              <w:del w:id="330" w:author="The Si Tran" w:date="2012-12-12T07:32:00Z"/>
              <w:noProof/>
              <w:szCs w:val="26"/>
            </w:rPr>
          </w:rPrChange>
        </w:rPr>
        <w:pPrChange w:id="331" w:author="The Si Tran" w:date="2012-12-14T07:14:00Z">
          <w:pPr>
            <w:spacing w:before="0" w:after="200" w:line="276" w:lineRule="auto"/>
            <w:jc w:val="left"/>
          </w:pPr>
        </w:pPrChange>
      </w:pPr>
      <w:bookmarkStart w:id="332" w:name="_Toc343083496"/>
      <w:bookmarkStart w:id="333" w:name="_Toc343083710"/>
      <w:bookmarkStart w:id="334" w:name="_Toc343083921"/>
      <w:bookmarkStart w:id="335" w:name="_Toc343220680"/>
      <w:bookmarkStart w:id="336" w:name="_Toc343232183"/>
      <w:bookmarkStart w:id="337" w:name="_Toc343232596"/>
      <w:bookmarkStart w:id="338" w:name="_Toc343232881"/>
      <w:bookmarkStart w:id="339" w:name="_Toc343415386"/>
      <w:bookmarkStart w:id="340" w:name="_Toc343415682"/>
      <w:bookmarkStart w:id="341" w:name="_Toc343452341"/>
      <w:bookmarkStart w:id="342" w:name="_Toc343461132"/>
      <w:bookmarkStart w:id="343" w:name="_Toc343494019"/>
      <w:bookmarkStart w:id="344" w:name="_Toc343494231"/>
      <w:bookmarkStart w:id="345" w:name="_Toc343495004"/>
      <w:bookmarkStart w:id="346" w:name="_Toc343660231"/>
      <w:bookmarkStart w:id="347" w:name="_Toc343660445"/>
      <w:bookmarkStart w:id="348" w:name="_Toc343711073"/>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1FFB28D4" w14:textId="77777777" w:rsidR="004B6166" w:rsidRPr="00EC61DB" w:rsidDel="00C31595" w:rsidRDefault="004B6166">
      <w:pPr>
        <w:pStyle w:val="Heading1"/>
        <w:rPr>
          <w:del w:id="349" w:author="The Si Tran" w:date="2012-12-12T07:32:00Z"/>
          <w:rPrChange w:id="350" w:author="The Si Tran" w:date="2012-12-14T07:14:00Z">
            <w:rPr>
              <w:del w:id="351" w:author="The Si Tran" w:date="2012-12-12T07:32:00Z"/>
              <w:noProof/>
              <w:szCs w:val="26"/>
            </w:rPr>
          </w:rPrChange>
        </w:rPr>
        <w:pPrChange w:id="352" w:author="The Si Tran" w:date="2012-12-14T07:14:00Z">
          <w:pPr>
            <w:spacing w:before="0" w:after="200" w:line="276" w:lineRule="auto"/>
            <w:jc w:val="left"/>
          </w:pPr>
        </w:pPrChange>
      </w:pPr>
      <w:bookmarkStart w:id="353" w:name="_Toc343083497"/>
      <w:bookmarkStart w:id="354" w:name="_Toc343083711"/>
      <w:bookmarkStart w:id="355" w:name="_Toc343083922"/>
      <w:bookmarkStart w:id="356" w:name="_Toc343220681"/>
      <w:bookmarkStart w:id="357" w:name="_Toc343232184"/>
      <w:bookmarkStart w:id="358" w:name="_Toc343232597"/>
      <w:bookmarkStart w:id="359" w:name="_Toc343232882"/>
      <w:bookmarkStart w:id="360" w:name="_Toc343415387"/>
      <w:bookmarkStart w:id="361" w:name="_Toc343415683"/>
      <w:bookmarkStart w:id="362" w:name="_Toc343452342"/>
      <w:bookmarkStart w:id="363" w:name="_Toc343461133"/>
      <w:bookmarkStart w:id="364" w:name="_Toc343494020"/>
      <w:bookmarkStart w:id="365" w:name="_Toc343494232"/>
      <w:bookmarkStart w:id="366" w:name="_Toc343495005"/>
      <w:bookmarkStart w:id="367" w:name="_Toc343660232"/>
      <w:bookmarkStart w:id="368" w:name="_Toc343660446"/>
      <w:bookmarkStart w:id="369" w:name="_Toc343711074"/>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015A15ED" w14:textId="77777777" w:rsidR="004B6166" w:rsidRPr="00EC61DB" w:rsidDel="00C31595" w:rsidRDefault="004B6166">
      <w:pPr>
        <w:pStyle w:val="Heading1"/>
        <w:rPr>
          <w:del w:id="370" w:author="The Si Tran" w:date="2012-12-12T07:32:00Z"/>
          <w:rPrChange w:id="371" w:author="The Si Tran" w:date="2012-12-14T07:14:00Z">
            <w:rPr>
              <w:del w:id="372" w:author="The Si Tran" w:date="2012-12-12T07:32:00Z"/>
              <w:noProof/>
              <w:szCs w:val="26"/>
            </w:rPr>
          </w:rPrChange>
        </w:rPr>
        <w:pPrChange w:id="373" w:author="The Si Tran" w:date="2012-12-14T07:14:00Z">
          <w:pPr>
            <w:spacing w:before="0" w:after="200" w:line="276" w:lineRule="auto"/>
            <w:jc w:val="left"/>
          </w:pPr>
        </w:pPrChange>
      </w:pPr>
      <w:bookmarkStart w:id="374" w:name="_Toc343083498"/>
      <w:bookmarkStart w:id="375" w:name="_Toc343083712"/>
      <w:bookmarkStart w:id="376" w:name="_Toc343083923"/>
      <w:bookmarkStart w:id="377" w:name="_Toc343220682"/>
      <w:bookmarkStart w:id="378" w:name="_Toc343232185"/>
      <w:bookmarkStart w:id="379" w:name="_Toc343232598"/>
      <w:bookmarkStart w:id="380" w:name="_Toc343232883"/>
      <w:bookmarkStart w:id="381" w:name="_Toc343415388"/>
      <w:bookmarkStart w:id="382" w:name="_Toc343415684"/>
      <w:bookmarkStart w:id="383" w:name="_Toc343452343"/>
      <w:bookmarkStart w:id="384" w:name="_Toc343461134"/>
      <w:bookmarkStart w:id="385" w:name="_Toc343494021"/>
      <w:bookmarkStart w:id="386" w:name="_Toc343494233"/>
      <w:bookmarkStart w:id="387" w:name="_Toc343495006"/>
      <w:bookmarkStart w:id="388" w:name="_Toc343660233"/>
      <w:bookmarkStart w:id="389" w:name="_Toc343660447"/>
      <w:bookmarkStart w:id="390" w:name="_Toc343711075"/>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14:paraId="7807CE74" w14:textId="77777777" w:rsidR="004B6166" w:rsidRPr="00EC61DB" w:rsidDel="00C31595" w:rsidRDefault="004B6166">
      <w:pPr>
        <w:pStyle w:val="Heading1"/>
        <w:rPr>
          <w:del w:id="391" w:author="The Si Tran" w:date="2012-12-12T07:32:00Z"/>
          <w:rPrChange w:id="392" w:author="The Si Tran" w:date="2012-12-14T07:14:00Z">
            <w:rPr>
              <w:del w:id="393" w:author="The Si Tran" w:date="2012-12-12T07:32:00Z"/>
              <w:noProof/>
              <w:szCs w:val="26"/>
            </w:rPr>
          </w:rPrChange>
        </w:rPr>
        <w:pPrChange w:id="394" w:author="The Si Tran" w:date="2012-12-14T07:14:00Z">
          <w:pPr>
            <w:spacing w:before="0" w:after="200" w:line="276" w:lineRule="auto"/>
            <w:jc w:val="left"/>
          </w:pPr>
        </w:pPrChange>
      </w:pPr>
      <w:bookmarkStart w:id="395" w:name="_Toc343083499"/>
      <w:bookmarkStart w:id="396" w:name="_Toc343083713"/>
      <w:bookmarkStart w:id="397" w:name="_Toc343083924"/>
      <w:bookmarkStart w:id="398" w:name="_Toc343220683"/>
      <w:bookmarkStart w:id="399" w:name="_Toc343232186"/>
      <w:bookmarkStart w:id="400" w:name="_Toc343232599"/>
      <w:bookmarkStart w:id="401" w:name="_Toc343232884"/>
      <w:bookmarkStart w:id="402" w:name="_Toc343415389"/>
      <w:bookmarkStart w:id="403" w:name="_Toc343415685"/>
      <w:bookmarkStart w:id="404" w:name="_Toc343452344"/>
      <w:bookmarkStart w:id="405" w:name="_Toc343461135"/>
      <w:bookmarkStart w:id="406" w:name="_Toc343494022"/>
      <w:bookmarkStart w:id="407" w:name="_Toc343494234"/>
      <w:bookmarkStart w:id="408" w:name="_Toc343495007"/>
      <w:bookmarkStart w:id="409" w:name="_Toc343660234"/>
      <w:bookmarkStart w:id="410" w:name="_Toc343660448"/>
      <w:bookmarkStart w:id="411" w:name="_Toc343711076"/>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5E884288" w14:textId="77777777" w:rsidR="004B6166" w:rsidRPr="00EC61DB" w:rsidDel="00C31595" w:rsidRDefault="004B6166">
      <w:pPr>
        <w:pStyle w:val="Heading1"/>
        <w:rPr>
          <w:del w:id="412" w:author="The Si Tran" w:date="2012-12-12T07:32:00Z"/>
          <w:rPrChange w:id="413" w:author="The Si Tran" w:date="2012-12-14T07:14:00Z">
            <w:rPr>
              <w:del w:id="414" w:author="The Si Tran" w:date="2012-12-12T07:32:00Z"/>
              <w:noProof/>
              <w:szCs w:val="26"/>
            </w:rPr>
          </w:rPrChange>
        </w:rPr>
        <w:pPrChange w:id="415" w:author="The Si Tran" w:date="2012-12-14T07:14:00Z">
          <w:pPr>
            <w:spacing w:before="0" w:after="200" w:line="276" w:lineRule="auto"/>
            <w:jc w:val="left"/>
          </w:pPr>
        </w:pPrChange>
      </w:pPr>
      <w:bookmarkStart w:id="416" w:name="_Toc343083500"/>
      <w:bookmarkStart w:id="417" w:name="_Toc343083714"/>
      <w:bookmarkStart w:id="418" w:name="_Toc343083925"/>
      <w:bookmarkStart w:id="419" w:name="_Toc343220684"/>
      <w:bookmarkStart w:id="420" w:name="_Toc343232187"/>
      <w:bookmarkStart w:id="421" w:name="_Toc343232600"/>
      <w:bookmarkStart w:id="422" w:name="_Toc343232885"/>
      <w:bookmarkStart w:id="423" w:name="_Toc343415390"/>
      <w:bookmarkStart w:id="424" w:name="_Toc343415686"/>
      <w:bookmarkStart w:id="425" w:name="_Toc343452345"/>
      <w:bookmarkStart w:id="426" w:name="_Toc343461136"/>
      <w:bookmarkStart w:id="427" w:name="_Toc343494023"/>
      <w:bookmarkStart w:id="428" w:name="_Toc343494235"/>
      <w:bookmarkStart w:id="429" w:name="_Toc343495008"/>
      <w:bookmarkStart w:id="430" w:name="_Toc343660235"/>
      <w:bookmarkStart w:id="431" w:name="_Toc343660449"/>
      <w:bookmarkStart w:id="432" w:name="_Toc343711077"/>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2C6D53AB" w14:textId="77777777" w:rsidR="004B6166" w:rsidRPr="00EC61DB" w:rsidDel="00C31595" w:rsidRDefault="004B6166">
      <w:pPr>
        <w:pStyle w:val="Heading1"/>
        <w:rPr>
          <w:del w:id="433" w:author="The Si Tran" w:date="2012-12-12T07:32:00Z"/>
          <w:rPrChange w:id="434" w:author="The Si Tran" w:date="2012-12-14T07:14:00Z">
            <w:rPr>
              <w:del w:id="435" w:author="The Si Tran" w:date="2012-12-12T07:32:00Z"/>
              <w:noProof/>
              <w:szCs w:val="26"/>
            </w:rPr>
          </w:rPrChange>
        </w:rPr>
        <w:pPrChange w:id="436" w:author="The Si Tran" w:date="2012-12-14T07:14:00Z">
          <w:pPr>
            <w:spacing w:before="0" w:after="200" w:line="276" w:lineRule="auto"/>
            <w:jc w:val="left"/>
          </w:pPr>
        </w:pPrChange>
      </w:pPr>
      <w:bookmarkStart w:id="437" w:name="_Toc343083501"/>
      <w:bookmarkStart w:id="438" w:name="_Toc343083715"/>
      <w:bookmarkStart w:id="439" w:name="_Toc343083926"/>
      <w:bookmarkStart w:id="440" w:name="_Toc343220685"/>
      <w:bookmarkStart w:id="441" w:name="_Toc343232188"/>
      <w:bookmarkStart w:id="442" w:name="_Toc343232601"/>
      <w:bookmarkStart w:id="443" w:name="_Toc343232886"/>
      <w:bookmarkStart w:id="444" w:name="_Toc343415391"/>
      <w:bookmarkStart w:id="445" w:name="_Toc343415687"/>
      <w:bookmarkStart w:id="446" w:name="_Toc343452346"/>
      <w:bookmarkStart w:id="447" w:name="_Toc343461137"/>
      <w:bookmarkStart w:id="448" w:name="_Toc343494024"/>
      <w:bookmarkStart w:id="449" w:name="_Toc343494236"/>
      <w:bookmarkStart w:id="450" w:name="_Toc343495009"/>
      <w:bookmarkStart w:id="451" w:name="_Toc343660236"/>
      <w:bookmarkStart w:id="452" w:name="_Toc343660450"/>
      <w:bookmarkStart w:id="453" w:name="_Toc343711078"/>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14:paraId="792F8F0D" w14:textId="77777777" w:rsidR="004B6166" w:rsidRPr="00EC61DB" w:rsidDel="00C31595" w:rsidRDefault="004B6166">
      <w:pPr>
        <w:pStyle w:val="Heading1"/>
        <w:rPr>
          <w:del w:id="454" w:author="The Si Tran" w:date="2012-12-12T07:32:00Z"/>
          <w:rPrChange w:id="455" w:author="The Si Tran" w:date="2012-12-14T07:14:00Z">
            <w:rPr>
              <w:del w:id="456" w:author="The Si Tran" w:date="2012-12-12T07:32:00Z"/>
              <w:noProof/>
              <w:szCs w:val="26"/>
            </w:rPr>
          </w:rPrChange>
        </w:rPr>
        <w:pPrChange w:id="457" w:author="The Si Tran" w:date="2012-12-14T07:14:00Z">
          <w:pPr>
            <w:spacing w:before="0" w:after="200" w:line="276" w:lineRule="auto"/>
            <w:jc w:val="left"/>
          </w:pPr>
        </w:pPrChange>
      </w:pPr>
      <w:bookmarkStart w:id="458" w:name="_Toc343083502"/>
      <w:bookmarkStart w:id="459" w:name="_Toc343083716"/>
      <w:bookmarkStart w:id="460" w:name="_Toc343083927"/>
      <w:bookmarkStart w:id="461" w:name="_Toc343220686"/>
      <w:bookmarkStart w:id="462" w:name="_Toc343232189"/>
      <w:bookmarkStart w:id="463" w:name="_Toc343232602"/>
      <w:bookmarkStart w:id="464" w:name="_Toc343232887"/>
      <w:bookmarkStart w:id="465" w:name="_Toc343415392"/>
      <w:bookmarkStart w:id="466" w:name="_Toc343415688"/>
      <w:bookmarkStart w:id="467" w:name="_Toc343452347"/>
      <w:bookmarkStart w:id="468" w:name="_Toc343461138"/>
      <w:bookmarkStart w:id="469" w:name="_Toc343494025"/>
      <w:bookmarkStart w:id="470" w:name="_Toc343494237"/>
      <w:bookmarkStart w:id="471" w:name="_Toc343495010"/>
      <w:bookmarkStart w:id="472" w:name="_Toc343660237"/>
      <w:bookmarkStart w:id="473" w:name="_Toc343660451"/>
      <w:bookmarkStart w:id="474" w:name="_Toc343711079"/>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308FCDF3" w14:textId="77777777" w:rsidR="004B6166" w:rsidRPr="00EC61DB" w:rsidDel="00C31595" w:rsidRDefault="004B6166">
      <w:pPr>
        <w:pStyle w:val="Heading1"/>
        <w:rPr>
          <w:del w:id="475" w:author="The Si Tran" w:date="2012-12-12T07:32:00Z"/>
          <w:rPrChange w:id="476" w:author="The Si Tran" w:date="2012-12-14T07:14:00Z">
            <w:rPr>
              <w:del w:id="477" w:author="The Si Tran" w:date="2012-12-12T07:32:00Z"/>
              <w:noProof/>
              <w:szCs w:val="26"/>
            </w:rPr>
          </w:rPrChange>
        </w:rPr>
        <w:pPrChange w:id="478" w:author="The Si Tran" w:date="2012-12-14T07:14:00Z">
          <w:pPr>
            <w:spacing w:before="0" w:after="200" w:line="276" w:lineRule="auto"/>
            <w:jc w:val="left"/>
          </w:pPr>
        </w:pPrChange>
      </w:pPr>
      <w:bookmarkStart w:id="479" w:name="_Toc343083503"/>
      <w:bookmarkStart w:id="480" w:name="_Toc343083717"/>
      <w:bookmarkStart w:id="481" w:name="_Toc343083928"/>
      <w:bookmarkStart w:id="482" w:name="_Toc343220687"/>
      <w:bookmarkStart w:id="483" w:name="_Toc343232190"/>
      <w:bookmarkStart w:id="484" w:name="_Toc343232603"/>
      <w:bookmarkStart w:id="485" w:name="_Toc343232888"/>
      <w:bookmarkStart w:id="486" w:name="_Toc343415393"/>
      <w:bookmarkStart w:id="487" w:name="_Toc343415689"/>
      <w:bookmarkStart w:id="488" w:name="_Toc343452348"/>
      <w:bookmarkStart w:id="489" w:name="_Toc343461139"/>
      <w:bookmarkStart w:id="490" w:name="_Toc343494026"/>
      <w:bookmarkStart w:id="491" w:name="_Toc343494238"/>
      <w:bookmarkStart w:id="492" w:name="_Toc343495011"/>
      <w:bookmarkStart w:id="493" w:name="_Toc343660238"/>
      <w:bookmarkStart w:id="494" w:name="_Toc343660452"/>
      <w:bookmarkStart w:id="495" w:name="_Toc343711080"/>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14:paraId="17DCB03B" w14:textId="77777777" w:rsidR="004B6166" w:rsidRPr="00EC61DB" w:rsidDel="00C31595" w:rsidRDefault="004B6166">
      <w:pPr>
        <w:pStyle w:val="Heading1"/>
        <w:rPr>
          <w:del w:id="496" w:author="The Si Tran" w:date="2012-12-12T07:32:00Z"/>
          <w:rPrChange w:id="497" w:author="The Si Tran" w:date="2012-12-14T07:14:00Z">
            <w:rPr>
              <w:del w:id="498" w:author="The Si Tran" w:date="2012-12-12T07:32:00Z"/>
              <w:noProof/>
              <w:szCs w:val="26"/>
            </w:rPr>
          </w:rPrChange>
        </w:rPr>
        <w:pPrChange w:id="499" w:author="The Si Tran" w:date="2012-12-14T07:14:00Z">
          <w:pPr>
            <w:spacing w:before="0" w:after="200" w:line="276" w:lineRule="auto"/>
            <w:jc w:val="left"/>
          </w:pPr>
        </w:pPrChange>
      </w:pPr>
      <w:bookmarkStart w:id="500" w:name="_Toc343083504"/>
      <w:bookmarkStart w:id="501" w:name="_Toc343083718"/>
      <w:bookmarkStart w:id="502" w:name="_Toc343083929"/>
      <w:bookmarkStart w:id="503" w:name="_Toc343220688"/>
      <w:bookmarkStart w:id="504" w:name="_Toc343232191"/>
      <w:bookmarkStart w:id="505" w:name="_Toc343232604"/>
      <w:bookmarkStart w:id="506" w:name="_Toc343232889"/>
      <w:bookmarkStart w:id="507" w:name="_Toc343415394"/>
      <w:bookmarkStart w:id="508" w:name="_Toc343415690"/>
      <w:bookmarkStart w:id="509" w:name="_Toc343452349"/>
      <w:bookmarkStart w:id="510" w:name="_Toc343461140"/>
      <w:bookmarkStart w:id="511" w:name="_Toc343494027"/>
      <w:bookmarkStart w:id="512" w:name="_Toc343494239"/>
      <w:bookmarkStart w:id="513" w:name="_Toc343495012"/>
      <w:bookmarkStart w:id="514" w:name="_Toc343660239"/>
      <w:bookmarkStart w:id="515" w:name="_Toc343660453"/>
      <w:bookmarkStart w:id="516" w:name="_Toc343711081"/>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08618FD1" w14:textId="77777777" w:rsidR="004B6166" w:rsidRPr="00EC61DB" w:rsidDel="00C31595" w:rsidRDefault="004B6166">
      <w:pPr>
        <w:pStyle w:val="Heading1"/>
        <w:rPr>
          <w:del w:id="517" w:author="The Si Tran" w:date="2012-12-12T07:32:00Z"/>
          <w:rPrChange w:id="518" w:author="The Si Tran" w:date="2012-12-14T07:14:00Z">
            <w:rPr>
              <w:del w:id="519" w:author="The Si Tran" w:date="2012-12-12T07:32:00Z"/>
              <w:noProof/>
              <w:szCs w:val="26"/>
            </w:rPr>
          </w:rPrChange>
        </w:rPr>
        <w:pPrChange w:id="520" w:author="The Si Tran" w:date="2012-12-14T07:14:00Z">
          <w:pPr>
            <w:spacing w:before="0" w:after="200" w:line="276" w:lineRule="auto"/>
            <w:jc w:val="left"/>
          </w:pPr>
        </w:pPrChange>
      </w:pPr>
      <w:bookmarkStart w:id="521" w:name="_Toc343083505"/>
      <w:bookmarkStart w:id="522" w:name="_Toc343083719"/>
      <w:bookmarkStart w:id="523" w:name="_Toc343083930"/>
      <w:bookmarkStart w:id="524" w:name="_Toc343220689"/>
      <w:bookmarkStart w:id="525" w:name="_Toc343232192"/>
      <w:bookmarkStart w:id="526" w:name="_Toc343232605"/>
      <w:bookmarkStart w:id="527" w:name="_Toc343232890"/>
      <w:bookmarkStart w:id="528" w:name="_Toc343415395"/>
      <w:bookmarkStart w:id="529" w:name="_Toc343415691"/>
      <w:bookmarkStart w:id="530" w:name="_Toc343452350"/>
      <w:bookmarkStart w:id="531" w:name="_Toc343461141"/>
      <w:bookmarkStart w:id="532" w:name="_Toc343494028"/>
      <w:bookmarkStart w:id="533" w:name="_Toc343494240"/>
      <w:bookmarkStart w:id="534" w:name="_Toc343495013"/>
      <w:bookmarkStart w:id="535" w:name="_Toc343660240"/>
      <w:bookmarkStart w:id="536" w:name="_Toc343660454"/>
      <w:bookmarkStart w:id="537" w:name="_Toc343711082"/>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21D70A3D" w14:textId="77777777" w:rsidR="004B6166" w:rsidRPr="00EC61DB" w:rsidDel="00C31595" w:rsidRDefault="004B6166">
      <w:pPr>
        <w:pStyle w:val="Heading1"/>
        <w:rPr>
          <w:del w:id="538" w:author="The Si Tran" w:date="2012-12-12T07:32:00Z"/>
          <w:rPrChange w:id="539" w:author="The Si Tran" w:date="2012-12-14T07:14:00Z">
            <w:rPr>
              <w:del w:id="540" w:author="The Si Tran" w:date="2012-12-12T07:32:00Z"/>
              <w:noProof/>
              <w:szCs w:val="26"/>
            </w:rPr>
          </w:rPrChange>
        </w:rPr>
        <w:pPrChange w:id="541" w:author="The Si Tran" w:date="2012-12-14T07:14:00Z">
          <w:pPr>
            <w:spacing w:before="0" w:after="200" w:line="276" w:lineRule="auto"/>
            <w:jc w:val="left"/>
          </w:pPr>
        </w:pPrChange>
      </w:pPr>
      <w:bookmarkStart w:id="542" w:name="_Toc343083506"/>
      <w:bookmarkStart w:id="543" w:name="_Toc343083720"/>
      <w:bookmarkStart w:id="544" w:name="_Toc343083931"/>
      <w:bookmarkStart w:id="545" w:name="_Toc343220690"/>
      <w:bookmarkStart w:id="546" w:name="_Toc343232193"/>
      <w:bookmarkStart w:id="547" w:name="_Toc343232606"/>
      <w:bookmarkStart w:id="548" w:name="_Toc343232891"/>
      <w:bookmarkStart w:id="549" w:name="_Toc343415396"/>
      <w:bookmarkStart w:id="550" w:name="_Toc343415692"/>
      <w:bookmarkStart w:id="551" w:name="_Toc343452351"/>
      <w:bookmarkStart w:id="552" w:name="_Toc343461142"/>
      <w:bookmarkStart w:id="553" w:name="_Toc343494029"/>
      <w:bookmarkStart w:id="554" w:name="_Toc343494241"/>
      <w:bookmarkStart w:id="555" w:name="_Toc343495014"/>
      <w:bookmarkStart w:id="556" w:name="_Toc343660241"/>
      <w:bookmarkStart w:id="557" w:name="_Toc343660455"/>
      <w:bookmarkStart w:id="558" w:name="_Toc343711083"/>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51B07A4F" w14:textId="77777777" w:rsidR="004B6166" w:rsidRPr="00EC61DB" w:rsidDel="00C31595" w:rsidRDefault="004B6166">
      <w:pPr>
        <w:pStyle w:val="Heading1"/>
        <w:rPr>
          <w:del w:id="559" w:author="The Si Tran" w:date="2012-12-12T07:32:00Z"/>
          <w:rPrChange w:id="560" w:author="The Si Tran" w:date="2012-12-14T07:14:00Z">
            <w:rPr>
              <w:del w:id="561" w:author="The Si Tran" w:date="2012-12-12T07:32:00Z"/>
              <w:noProof/>
              <w:szCs w:val="26"/>
            </w:rPr>
          </w:rPrChange>
        </w:rPr>
        <w:pPrChange w:id="562" w:author="The Si Tran" w:date="2012-12-14T07:14:00Z">
          <w:pPr>
            <w:spacing w:before="0" w:after="200" w:line="276" w:lineRule="auto"/>
            <w:jc w:val="left"/>
          </w:pPr>
        </w:pPrChange>
      </w:pPr>
      <w:bookmarkStart w:id="563" w:name="_Toc343083507"/>
      <w:bookmarkStart w:id="564" w:name="_Toc343083721"/>
      <w:bookmarkStart w:id="565" w:name="_Toc343083932"/>
      <w:bookmarkStart w:id="566" w:name="_Toc343220691"/>
      <w:bookmarkStart w:id="567" w:name="_Toc343232194"/>
      <w:bookmarkStart w:id="568" w:name="_Toc343232607"/>
      <w:bookmarkStart w:id="569" w:name="_Toc343232892"/>
      <w:bookmarkStart w:id="570" w:name="_Toc343415397"/>
      <w:bookmarkStart w:id="571" w:name="_Toc343415693"/>
      <w:bookmarkStart w:id="572" w:name="_Toc343452352"/>
      <w:bookmarkStart w:id="573" w:name="_Toc343461143"/>
      <w:bookmarkStart w:id="574" w:name="_Toc343494030"/>
      <w:bookmarkStart w:id="575" w:name="_Toc343494242"/>
      <w:bookmarkStart w:id="576" w:name="_Toc343495015"/>
      <w:bookmarkStart w:id="577" w:name="_Toc343660242"/>
      <w:bookmarkStart w:id="578" w:name="_Toc343660456"/>
      <w:bookmarkStart w:id="579" w:name="_Toc343711084"/>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7A5112B8" w14:textId="77777777" w:rsidR="004B6166" w:rsidRPr="00EC61DB" w:rsidDel="00C31595" w:rsidRDefault="004B6166">
      <w:pPr>
        <w:pStyle w:val="Heading1"/>
        <w:rPr>
          <w:del w:id="580" w:author="The Si Tran" w:date="2012-12-12T07:32:00Z"/>
          <w:rPrChange w:id="581" w:author="The Si Tran" w:date="2012-12-14T07:14:00Z">
            <w:rPr>
              <w:del w:id="582" w:author="The Si Tran" w:date="2012-12-12T07:32:00Z"/>
              <w:noProof/>
              <w:szCs w:val="26"/>
            </w:rPr>
          </w:rPrChange>
        </w:rPr>
        <w:pPrChange w:id="583" w:author="The Si Tran" w:date="2012-12-14T07:14:00Z">
          <w:pPr>
            <w:spacing w:before="0" w:after="200" w:line="276" w:lineRule="auto"/>
            <w:jc w:val="left"/>
          </w:pPr>
        </w:pPrChange>
      </w:pPr>
      <w:bookmarkStart w:id="584" w:name="_Toc343083508"/>
      <w:bookmarkStart w:id="585" w:name="_Toc343083722"/>
      <w:bookmarkStart w:id="586" w:name="_Toc343083933"/>
      <w:bookmarkStart w:id="587" w:name="_Toc343220692"/>
      <w:bookmarkStart w:id="588" w:name="_Toc343232195"/>
      <w:bookmarkStart w:id="589" w:name="_Toc343232608"/>
      <w:bookmarkStart w:id="590" w:name="_Toc343232893"/>
      <w:bookmarkStart w:id="591" w:name="_Toc343415398"/>
      <w:bookmarkStart w:id="592" w:name="_Toc343415694"/>
      <w:bookmarkStart w:id="593" w:name="_Toc343452353"/>
      <w:bookmarkStart w:id="594" w:name="_Toc343461144"/>
      <w:bookmarkStart w:id="595" w:name="_Toc343494031"/>
      <w:bookmarkStart w:id="596" w:name="_Toc343494243"/>
      <w:bookmarkStart w:id="597" w:name="_Toc343495016"/>
      <w:bookmarkStart w:id="598" w:name="_Toc343660243"/>
      <w:bookmarkStart w:id="599" w:name="_Toc343660457"/>
      <w:bookmarkStart w:id="600" w:name="_Toc343711085"/>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14:paraId="13481DE0" w14:textId="77777777" w:rsidR="004B6166" w:rsidRPr="00EC61DB" w:rsidDel="00C31595" w:rsidRDefault="004B6166">
      <w:pPr>
        <w:pStyle w:val="Heading1"/>
        <w:rPr>
          <w:del w:id="601" w:author="The Si Tran" w:date="2012-12-12T07:32:00Z"/>
          <w:rPrChange w:id="602" w:author="The Si Tran" w:date="2012-12-14T07:14:00Z">
            <w:rPr>
              <w:del w:id="603" w:author="The Si Tran" w:date="2012-12-12T07:32:00Z"/>
              <w:noProof/>
              <w:szCs w:val="26"/>
            </w:rPr>
          </w:rPrChange>
        </w:rPr>
        <w:pPrChange w:id="604" w:author="The Si Tran" w:date="2012-12-14T07:14:00Z">
          <w:pPr>
            <w:spacing w:before="0" w:after="200" w:line="276" w:lineRule="auto"/>
            <w:jc w:val="left"/>
          </w:pPr>
        </w:pPrChange>
      </w:pPr>
      <w:bookmarkStart w:id="605" w:name="_Toc343083509"/>
      <w:bookmarkStart w:id="606" w:name="_Toc343083723"/>
      <w:bookmarkStart w:id="607" w:name="_Toc343083934"/>
      <w:bookmarkStart w:id="608" w:name="_Toc343220693"/>
      <w:bookmarkStart w:id="609" w:name="_Toc343232196"/>
      <w:bookmarkStart w:id="610" w:name="_Toc343232609"/>
      <w:bookmarkStart w:id="611" w:name="_Toc343232894"/>
      <w:bookmarkStart w:id="612" w:name="_Toc343415399"/>
      <w:bookmarkStart w:id="613" w:name="_Toc343415695"/>
      <w:bookmarkStart w:id="614" w:name="_Toc343452354"/>
      <w:bookmarkStart w:id="615" w:name="_Toc343461145"/>
      <w:bookmarkStart w:id="616" w:name="_Toc343494032"/>
      <w:bookmarkStart w:id="617" w:name="_Toc343494244"/>
      <w:bookmarkStart w:id="618" w:name="_Toc343495017"/>
      <w:bookmarkStart w:id="619" w:name="_Toc343660244"/>
      <w:bookmarkStart w:id="620" w:name="_Toc343660458"/>
      <w:bookmarkStart w:id="621" w:name="_Toc343711086"/>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50AEC5C2" w14:textId="77777777" w:rsidR="004B6166" w:rsidRPr="00EC61DB" w:rsidDel="00C31595" w:rsidRDefault="004B6166">
      <w:pPr>
        <w:pStyle w:val="Heading1"/>
        <w:rPr>
          <w:del w:id="622" w:author="The Si Tran" w:date="2012-12-12T07:32:00Z"/>
          <w:rPrChange w:id="623" w:author="The Si Tran" w:date="2012-12-14T07:14:00Z">
            <w:rPr>
              <w:del w:id="624" w:author="The Si Tran" w:date="2012-12-12T07:32:00Z"/>
              <w:noProof/>
              <w:szCs w:val="26"/>
            </w:rPr>
          </w:rPrChange>
        </w:rPr>
        <w:pPrChange w:id="625" w:author="The Si Tran" w:date="2012-12-14T07:14:00Z">
          <w:pPr>
            <w:spacing w:before="0" w:after="200" w:line="276" w:lineRule="auto"/>
            <w:jc w:val="left"/>
          </w:pPr>
        </w:pPrChange>
      </w:pPr>
      <w:bookmarkStart w:id="626" w:name="_Toc343083510"/>
      <w:bookmarkStart w:id="627" w:name="_Toc343083724"/>
      <w:bookmarkStart w:id="628" w:name="_Toc343083935"/>
      <w:bookmarkStart w:id="629" w:name="_Toc343220694"/>
      <w:bookmarkStart w:id="630" w:name="_Toc343232197"/>
      <w:bookmarkStart w:id="631" w:name="_Toc343232610"/>
      <w:bookmarkStart w:id="632" w:name="_Toc343232895"/>
      <w:bookmarkStart w:id="633" w:name="_Toc343415400"/>
      <w:bookmarkStart w:id="634" w:name="_Toc343415696"/>
      <w:bookmarkStart w:id="635" w:name="_Toc343452355"/>
      <w:bookmarkStart w:id="636" w:name="_Toc343461146"/>
      <w:bookmarkStart w:id="637" w:name="_Toc343494033"/>
      <w:bookmarkStart w:id="638" w:name="_Toc343494245"/>
      <w:bookmarkStart w:id="639" w:name="_Toc343495018"/>
      <w:bookmarkStart w:id="640" w:name="_Toc343660245"/>
      <w:bookmarkStart w:id="641" w:name="_Toc343660459"/>
      <w:bookmarkStart w:id="642" w:name="_Toc343711087"/>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5BE583D5" w14:textId="77777777" w:rsidR="004B6166" w:rsidRPr="00EC61DB" w:rsidDel="00C31595" w:rsidRDefault="004B6166">
      <w:pPr>
        <w:pStyle w:val="Heading1"/>
        <w:rPr>
          <w:del w:id="643" w:author="The Si Tran" w:date="2012-12-12T07:32:00Z"/>
          <w:rPrChange w:id="644" w:author="The Si Tran" w:date="2012-12-14T07:14:00Z">
            <w:rPr>
              <w:del w:id="645" w:author="The Si Tran" w:date="2012-12-12T07:32:00Z"/>
              <w:noProof/>
              <w:szCs w:val="26"/>
            </w:rPr>
          </w:rPrChange>
        </w:rPr>
        <w:pPrChange w:id="646" w:author="The Si Tran" w:date="2012-12-14T07:14:00Z">
          <w:pPr>
            <w:spacing w:before="0" w:after="200" w:line="276" w:lineRule="auto"/>
            <w:jc w:val="left"/>
          </w:pPr>
        </w:pPrChange>
      </w:pPr>
      <w:bookmarkStart w:id="647" w:name="_Toc343083511"/>
      <w:bookmarkStart w:id="648" w:name="_Toc343083725"/>
      <w:bookmarkStart w:id="649" w:name="_Toc343083936"/>
      <w:bookmarkStart w:id="650" w:name="_Toc343220695"/>
      <w:bookmarkStart w:id="651" w:name="_Toc343232198"/>
      <w:bookmarkStart w:id="652" w:name="_Toc343232611"/>
      <w:bookmarkStart w:id="653" w:name="_Toc343232896"/>
      <w:bookmarkStart w:id="654" w:name="_Toc343415401"/>
      <w:bookmarkStart w:id="655" w:name="_Toc343415697"/>
      <w:bookmarkStart w:id="656" w:name="_Toc343452356"/>
      <w:bookmarkStart w:id="657" w:name="_Toc343461147"/>
      <w:bookmarkStart w:id="658" w:name="_Toc343494034"/>
      <w:bookmarkStart w:id="659" w:name="_Toc343494246"/>
      <w:bookmarkStart w:id="660" w:name="_Toc343495019"/>
      <w:bookmarkStart w:id="661" w:name="_Toc343660246"/>
      <w:bookmarkStart w:id="662" w:name="_Toc343660460"/>
      <w:bookmarkStart w:id="663" w:name="_Toc343711088"/>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p w14:paraId="0EFF72D9" w14:textId="77777777" w:rsidR="004B6166" w:rsidRPr="00EC61DB" w:rsidDel="00C31595" w:rsidRDefault="004B6166">
      <w:pPr>
        <w:pStyle w:val="Heading1"/>
        <w:rPr>
          <w:del w:id="664" w:author="The Si Tran" w:date="2012-12-12T07:32:00Z"/>
          <w:rPrChange w:id="665" w:author="The Si Tran" w:date="2012-12-14T07:14:00Z">
            <w:rPr>
              <w:del w:id="666" w:author="The Si Tran" w:date="2012-12-12T07:32:00Z"/>
              <w:noProof/>
              <w:szCs w:val="26"/>
            </w:rPr>
          </w:rPrChange>
        </w:rPr>
        <w:pPrChange w:id="667" w:author="The Si Tran" w:date="2012-12-14T07:14:00Z">
          <w:pPr>
            <w:spacing w:before="0" w:after="200" w:line="276" w:lineRule="auto"/>
            <w:jc w:val="left"/>
          </w:pPr>
        </w:pPrChange>
      </w:pPr>
      <w:bookmarkStart w:id="668" w:name="_Toc343083512"/>
      <w:bookmarkStart w:id="669" w:name="_Toc343083726"/>
      <w:bookmarkStart w:id="670" w:name="_Toc343083937"/>
      <w:bookmarkStart w:id="671" w:name="_Toc343220696"/>
      <w:bookmarkStart w:id="672" w:name="_Toc343232199"/>
      <w:bookmarkStart w:id="673" w:name="_Toc343232612"/>
      <w:bookmarkStart w:id="674" w:name="_Toc343232897"/>
      <w:bookmarkStart w:id="675" w:name="_Toc343415402"/>
      <w:bookmarkStart w:id="676" w:name="_Toc343415698"/>
      <w:bookmarkStart w:id="677" w:name="_Toc343452357"/>
      <w:bookmarkStart w:id="678" w:name="_Toc343461148"/>
      <w:bookmarkStart w:id="679" w:name="_Toc343494035"/>
      <w:bookmarkStart w:id="680" w:name="_Toc343494247"/>
      <w:bookmarkStart w:id="681" w:name="_Toc343495020"/>
      <w:bookmarkStart w:id="682" w:name="_Toc343660247"/>
      <w:bookmarkStart w:id="683" w:name="_Toc343660461"/>
      <w:bookmarkStart w:id="684" w:name="_Toc343711089"/>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78E5BAF5" w14:textId="77777777" w:rsidR="004B6166" w:rsidRPr="00EC61DB" w:rsidDel="00C31595" w:rsidRDefault="004B6166">
      <w:pPr>
        <w:pStyle w:val="Heading1"/>
        <w:rPr>
          <w:del w:id="685" w:author="The Si Tran" w:date="2012-12-12T07:32:00Z"/>
          <w:rPrChange w:id="686" w:author="The Si Tran" w:date="2012-12-14T07:14:00Z">
            <w:rPr>
              <w:del w:id="687" w:author="The Si Tran" w:date="2012-12-12T07:32:00Z"/>
              <w:noProof/>
              <w:szCs w:val="26"/>
            </w:rPr>
          </w:rPrChange>
        </w:rPr>
        <w:pPrChange w:id="688" w:author="The Si Tran" w:date="2012-12-14T07:14:00Z">
          <w:pPr>
            <w:spacing w:before="0" w:after="200" w:line="276" w:lineRule="auto"/>
            <w:jc w:val="left"/>
          </w:pPr>
        </w:pPrChange>
      </w:pPr>
      <w:bookmarkStart w:id="689" w:name="_Toc343083513"/>
      <w:bookmarkStart w:id="690" w:name="_Toc343083727"/>
      <w:bookmarkStart w:id="691" w:name="_Toc343083938"/>
      <w:bookmarkStart w:id="692" w:name="_Toc343220697"/>
      <w:bookmarkStart w:id="693" w:name="_Toc343232200"/>
      <w:bookmarkStart w:id="694" w:name="_Toc343232613"/>
      <w:bookmarkStart w:id="695" w:name="_Toc343232898"/>
      <w:bookmarkStart w:id="696" w:name="_Toc343415403"/>
      <w:bookmarkStart w:id="697" w:name="_Toc343415699"/>
      <w:bookmarkStart w:id="698" w:name="_Toc343452358"/>
      <w:bookmarkStart w:id="699" w:name="_Toc343461149"/>
      <w:bookmarkStart w:id="700" w:name="_Toc343494036"/>
      <w:bookmarkStart w:id="701" w:name="_Toc343494248"/>
      <w:bookmarkStart w:id="702" w:name="_Toc343495021"/>
      <w:bookmarkStart w:id="703" w:name="_Toc343660248"/>
      <w:bookmarkStart w:id="704" w:name="_Toc343660462"/>
      <w:bookmarkStart w:id="705" w:name="_Toc343711090"/>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14:paraId="204237D3" w14:textId="77777777" w:rsidR="004B6166" w:rsidRPr="00EC61DB" w:rsidDel="00C31595" w:rsidRDefault="004B6166">
      <w:pPr>
        <w:pStyle w:val="Heading1"/>
        <w:rPr>
          <w:del w:id="706" w:author="The Si Tran" w:date="2012-12-12T07:32:00Z"/>
          <w:rPrChange w:id="707" w:author="The Si Tran" w:date="2012-12-14T07:14:00Z">
            <w:rPr>
              <w:del w:id="708" w:author="The Si Tran" w:date="2012-12-12T07:32:00Z"/>
              <w:noProof/>
              <w:szCs w:val="26"/>
            </w:rPr>
          </w:rPrChange>
        </w:rPr>
        <w:pPrChange w:id="709" w:author="The Si Tran" w:date="2012-12-14T07:14:00Z">
          <w:pPr>
            <w:spacing w:before="0" w:after="200" w:line="276" w:lineRule="auto"/>
            <w:jc w:val="left"/>
          </w:pPr>
        </w:pPrChange>
      </w:pPr>
      <w:bookmarkStart w:id="710" w:name="_Toc343083514"/>
      <w:bookmarkStart w:id="711" w:name="_Toc343083728"/>
      <w:bookmarkStart w:id="712" w:name="_Toc343083939"/>
      <w:bookmarkStart w:id="713" w:name="_Toc343220698"/>
      <w:bookmarkStart w:id="714" w:name="_Toc343232201"/>
      <w:bookmarkStart w:id="715" w:name="_Toc343232614"/>
      <w:bookmarkStart w:id="716" w:name="_Toc343232899"/>
      <w:bookmarkStart w:id="717" w:name="_Toc343415404"/>
      <w:bookmarkStart w:id="718" w:name="_Toc343415700"/>
      <w:bookmarkStart w:id="719" w:name="_Toc343452359"/>
      <w:bookmarkStart w:id="720" w:name="_Toc343461150"/>
      <w:bookmarkStart w:id="721" w:name="_Toc343494037"/>
      <w:bookmarkStart w:id="722" w:name="_Toc343494249"/>
      <w:bookmarkStart w:id="723" w:name="_Toc343495022"/>
      <w:bookmarkStart w:id="724" w:name="_Toc343660249"/>
      <w:bookmarkStart w:id="725" w:name="_Toc343660463"/>
      <w:bookmarkStart w:id="726" w:name="_Toc343711091"/>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27646602" w14:textId="577287E3" w:rsidR="004D65BA" w:rsidRPr="00EC61DB" w:rsidDel="009462B6" w:rsidRDefault="004D65BA">
      <w:pPr>
        <w:pStyle w:val="Heading1"/>
        <w:rPr>
          <w:del w:id="727" w:author="The Si Tran" w:date="2012-12-14T03:56:00Z"/>
        </w:rPr>
        <w:pPrChange w:id="728" w:author="The Si Tran" w:date="2012-12-14T07:14:00Z">
          <w:pPr>
            <w:pStyle w:val="Heading1"/>
            <w:ind w:firstLine="180"/>
            <w:jc w:val="left"/>
          </w:pPr>
        </w:pPrChange>
      </w:pPr>
      <w:bookmarkStart w:id="729" w:name="_Toc327348165"/>
      <w:del w:id="730" w:author="The Si Tran" w:date="2012-12-14T07:14:00Z">
        <w:r w:rsidRPr="00EC61DB" w:rsidDel="00EC61DB">
          <w:rPr>
            <w:b w:val="0"/>
            <w:bCs w:val="0"/>
          </w:rPr>
          <w:delText>GIỚI THIỆU</w:delText>
        </w:r>
      </w:del>
      <w:bookmarkStart w:id="731" w:name="_Toc343232900"/>
      <w:bookmarkStart w:id="732" w:name="_Toc343415405"/>
      <w:bookmarkStart w:id="733" w:name="_Toc343415701"/>
      <w:bookmarkStart w:id="734" w:name="_Toc343452360"/>
      <w:bookmarkStart w:id="735" w:name="_Toc343461151"/>
      <w:bookmarkStart w:id="736" w:name="_Toc343494038"/>
      <w:bookmarkStart w:id="737" w:name="_Toc343494250"/>
      <w:bookmarkStart w:id="738" w:name="_Toc343495023"/>
      <w:bookmarkStart w:id="739" w:name="_Toc343660250"/>
      <w:bookmarkStart w:id="740" w:name="_Toc343660464"/>
      <w:bookmarkStart w:id="741" w:name="_Toc343711092"/>
      <w:bookmarkEnd w:id="729"/>
      <w:bookmarkEnd w:id="731"/>
      <w:bookmarkEnd w:id="732"/>
      <w:bookmarkEnd w:id="733"/>
      <w:bookmarkEnd w:id="734"/>
      <w:bookmarkEnd w:id="735"/>
      <w:bookmarkEnd w:id="736"/>
      <w:bookmarkEnd w:id="737"/>
      <w:bookmarkEnd w:id="738"/>
      <w:bookmarkEnd w:id="739"/>
      <w:bookmarkEnd w:id="740"/>
      <w:bookmarkEnd w:id="741"/>
    </w:p>
    <w:p w14:paraId="0476CC7D" w14:textId="4CE2BC56" w:rsidR="004D65BA" w:rsidRPr="001D3484" w:rsidRDefault="00E94A26" w:rsidP="001D3484">
      <w:pPr>
        <w:pStyle w:val="Heading1"/>
        <w:rPr>
          <w:szCs w:val="26"/>
          <w:rPrChange w:id="742" w:author="The Si Tran" w:date="2012-12-05T23:02:00Z">
            <w:rPr>
              <w:i/>
            </w:rPr>
          </w:rPrChange>
        </w:rPr>
      </w:pPr>
      <w:ins w:id="743" w:author="superchickend" w:date="2012-12-16T14:55:00Z">
        <w:r>
          <w:rPr>
            <w:szCs w:val="26"/>
          </w:rPr>
          <w:t xml:space="preserve">   </w:t>
        </w:r>
      </w:ins>
      <w:ins w:id="744" w:author="superchickend" w:date="2012-12-16T14:57:00Z">
        <w:r w:rsidR="00AB74F2">
          <w:rPr>
            <w:szCs w:val="26"/>
          </w:rPr>
          <w:t xml:space="preserve"> </w:t>
        </w:r>
      </w:ins>
      <w:ins w:id="745" w:author="The Si Tran" w:date="2012-12-14T07:15:00Z">
        <w:del w:id="746" w:author="superchickend" w:date="2012-12-16T14:55:00Z">
          <w:r w:rsidR="008002A4" w:rsidDel="00E94A26">
            <w:rPr>
              <w:szCs w:val="26"/>
            </w:rPr>
            <w:delText xml:space="preserve">: </w:delText>
          </w:r>
        </w:del>
        <w:bookmarkStart w:id="747" w:name="_Toc343711093"/>
        <w:r w:rsidR="008002A4">
          <w:rPr>
            <w:szCs w:val="26"/>
          </w:rPr>
          <w:t>GIỚI THIỆU</w:t>
        </w:r>
      </w:ins>
      <w:bookmarkStart w:id="748" w:name="_Toc327348166"/>
      <w:bookmarkEnd w:id="747"/>
      <w:del w:id="749" w:author="The Si Tran" w:date="2012-12-12T14:06:00Z">
        <w:r w:rsidR="004D65BA" w:rsidRPr="001D3484" w:rsidDel="00355596">
          <w:rPr>
            <w:iCs/>
            <w:kern w:val="0"/>
            <w:sz w:val="26"/>
            <w:szCs w:val="26"/>
            <w:rPrChange w:id="750" w:author="The Si Tran" w:date="2012-12-05T23:02:00Z">
              <w:rPr>
                <w:rFonts w:cs="Times New Roman"/>
                <w:b w:val="0"/>
                <w:bCs w:val="0"/>
                <w:iCs/>
              </w:rPr>
            </w:rPrChange>
          </w:rPr>
          <w:delText>ẶT VẤN</w:delText>
        </w:r>
      </w:del>
      <w:del w:id="751" w:author="The Si Tran" w:date="2012-12-12T14:05:00Z">
        <w:r w:rsidR="004D65BA" w:rsidRPr="001D3484" w:rsidDel="00355596">
          <w:rPr>
            <w:iCs/>
            <w:kern w:val="0"/>
            <w:sz w:val="26"/>
            <w:szCs w:val="26"/>
            <w:rPrChange w:id="752" w:author="The Si Tran" w:date="2012-12-05T23:02:00Z">
              <w:rPr>
                <w:rFonts w:cs="Times New Roman"/>
                <w:b w:val="0"/>
                <w:bCs w:val="0"/>
                <w:iCs/>
              </w:rPr>
            </w:rPrChange>
          </w:rPr>
          <w:delText xml:space="preserve"> ĐỀ</w:delText>
        </w:r>
      </w:del>
      <w:bookmarkEnd w:id="748"/>
    </w:p>
    <w:p w14:paraId="5C8F8890" w14:textId="77777777" w:rsidR="004D65BA" w:rsidRPr="0049233F" w:rsidRDefault="004D65BA">
      <w:pPr>
        <w:pPrChange w:id="753"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754"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 xml:space="preserve">n hành </w:t>
      </w:r>
      <w:proofErr w:type="gramStart"/>
      <w:r w:rsidRPr="00C251DA">
        <w:t>thu</w:t>
      </w:r>
      <w:proofErr w:type="gramEnd"/>
      <w:r w:rsidRPr="00C251DA">
        <w:t xml:space="preserve">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EC61DB">
        <w:rPr>
          <w:rPrChange w:id="755" w:author="The Si Tran" w:date="2012-12-14T07:11:00Z">
            <w:rPr>
              <w:szCs w:val="26"/>
            </w:rPr>
          </w:rPrChange>
        </w:rPr>
        <w:t xml:space="preserve"> mình quan tâm. Một kiểu dữ liệu </w:t>
      </w:r>
      <w:proofErr w:type="gramStart"/>
      <w:r w:rsidRPr="00EC61DB">
        <w:rPr>
          <w:rPrChange w:id="756" w:author="The Si Tran" w:date="2012-12-14T07:11:00Z">
            <w:rPr>
              <w:szCs w:val="26"/>
            </w:rPr>
          </w:rPrChange>
        </w:rPr>
        <w:t>thu</w:t>
      </w:r>
      <w:proofErr w:type="gramEnd"/>
      <w:r w:rsidRPr="00EC61DB">
        <w:rPr>
          <w:rPrChange w:id="757" w:author="The Si Tran" w:date="2012-12-14T07:11:00Z">
            <w:rPr>
              <w:szCs w:val="26"/>
            </w:rPr>
          </w:rPrChange>
        </w:rPr>
        <w:t xml:space="preserve"> nhập thường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58" w:author="The Si Tran" w:date="2012-12-14T03:57:00Z"/>
        </w:rPr>
        <w:pPrChange w:id="759"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760" w:author="superchickend" w:date="2012-12-16T15:01:00Z">
        <w:r w:rsidR="00AC05B5">
          <w:t xml:space="preserve"> </w:t>
        </w:r>
      </w:ins>
      <w:del w:id="761"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62" w:author="The Si Tran" w:date="2012-12-16T20:25:00Z">
        <w:r w:rsidR="008E24BE">
          <w:t>nơron</w:t>
        </w:r>
        <w:r w:rsidR="008E24BE" w:rsidRPr="0049233F">
          <w:t xml:space="preserve"> </w:t>
        </w:r>
      </w:ins>
      <w:del w:id="763"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764" w:author="The Si Tran" w:date="2012-12-16T20:24:00Z">
        <w:r w:rsidRPr="0049233F" w:rsidDel="008E24BE">
          <w:delText xml:space="preserve">neuron </w:delText>
        </w:r>
      </w:del>
      <w:ins w:id="765"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66" w:author="The Si Tran" w:date="2012-12-14T07:12:00Z">
          <w:pPr>
            <w:ind w:firstLine="720"/>
          </w:pPr>
        </w:pPrChange>
      </w:pPr>
    </w:p>
    <w:p w14:paraId="3ACBF295" w14:textId="77777777" w:rsidR="004D65BA" w:rsidRPr="0049233F" w:rsidRDefault="004D65BA" w:rsidP="004D65BA">
      <w:pPr>
        <w:pStyle w:val="Heading2"/>
        <w:rPr>
          <w:sz w:val="26"/>
          <w:szCs w:val="26"/>
          <w:rPrChange w:id="767" w:author="The Si Tran" w:date="2012-12-05T23:02:00Z">
            <w:rPr/>
          </w:rPrChange>
        </w:rPr>
      </w:pPr>
      <w:bookmarkStart w:id="768" w:name="_Toc327348167"/>
      <w:del w:id="769" w:author="The Si Tran" w:date="2012-12-12T14:06:00Z">
        <w:r w:rsidRPr="0049233F" w:rsidDel="00355596">
          <w:rPr>
            <w:sz w:val="26"/>
            <w:szCs w:val="26"/>
            <w:rPrChange w:id="770" w:author="The Si Tran" w:date="2012-12-05T23:02:00Z">
              <w:rPr>
                <w:rFonts w:cs="Times New Roman"/>
                <w:b w:val="0"/>
                <w:bCs w:val="0"/>
                <w:iCs w:val="0"/>
                <w:kern w:val="32"/>
                <w:sz w:val="32"/>
                <w:szCs w:val="32"/>
              </w:rPr>
            </w:rPrChange>
          </w:rPr>
          <w:delText>MỤC TIÊU CỦA ĐỀ TÀI</w:delText>
        </w:r>
      </w:del>
      <w:bookmarkStart w:id="771" w:name="_Toc343711094"/>
      <w:bookmarkEnd w:id="768"/>
      <w:ins w:id="772" w:author="The Si Tran" w:date="2012-12-12T14:06:00Z">
        <w:r w:rsidR="00355596">
          <w:rPr>
            <w:sz w:val="26"/>
            <w:szCs w:val="26"/>
          </w:rPr>
          <w:t>Mục tiêu của đề tài</w:t>
        </w:r>
      </w:ins>
      <w:bookmarkEnd w:id="771"/>
    </w:p>
    <w:p w14:paraId="3D26230F" w14:textId="695BEBFA" w:rsidR="007C782C" w:rsidRPr="0030559E" w:rsidRDefault="007C782C">
      <w:pPr>
        <w:rPr>
          <w:ins w:id="773" w:author="superchickend" w:date="2012-12-12T08:18:00Z"/>
        </w:rPr>
        <w:pPrChange w:id="774" w:author="The Si Tran" w:date="2012-12-14T07:13:00Z">
          <w:pPr>
            <w:ind w:firstLine="720"/>
          </w:pPr>
        </w:pPrChange>
      </w:pPr>
      <w:ins w:id="775"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776" w:author="The Si Tran" w:date="2012-12-16T20:26:00Z">
        <w:r w:rsidR="008E24BE">
          <w:t>nơron</w:t>
        </w:r>
        <w:r w:rsidR="008E24BE" w:rsidRPr="0049233F">
          <w:t xml:space="preserve"> </w:t>
        </w:r>
      </w:ins>
      <w:ins w:id="777" w:author="superchickend" w:date="2012-12-12T08:18:00Z">
        <w:del w:id="778" w:author="The Si Tran" w:date="2012-12-16T20:26:00Z">
          <w:r w:rsidRPr="0030559E" w:rsidDel="008E24BE">
            <w:delText>nơ</w:delText>
          </w:r>
        </w:del>
        <w:del w:id="779" w:author="The Si Tran" w:date="2012-12-16T20:25:00Z">
          <w:r w:rsidRPr="0030559E" w:rsidDel="008E24BE">
            <w:delText xml:space="preserve"> </w:delText>
          </w:r>
        </w:del>
        <w:del w:id="780"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781" w:author="superchickend" w:date="2012-12-12T08:18:00Z"/>
        </w:rPr>
        <w:pPrChange w:id="782" w:author="The Si Tran" w:date="2012-12-14T07:13:00Z">
          <w:pPr>
            <w:ind w:firstLine="720"/>
          </w:pPr>
        </w:pPrChange>
      </w:pPr>
      <w:ins w:id="783"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784" w:author="The Si Tran" w:date="2012-12-16T20:26:00Z">
        <w:r w:rsidR="008E24BE">
          <w:t>ị</w:t>
        </w:r>
      </w:ins>
      <w:ins w:id="785" w:author="superchickend" w:date="2012-12-12T08:18:00Z">
        <w:del w:id="786" w:author="The Si Tran" w:date="2012-12-16T20:26:00Z">
          <w:r w:rsidRPr="0030559E" w:rsidDel="008E24BE">
            <w:delText>i</w:delText>
          </w:r>
        </w:del>
        <w:r w:rsidRPr="0030559E">
          <w:t>ch với mức độ phi tuyến của chuỗi dữ liệu.</w:t>
        </w:r>
      </w:ins>
    </w:p>
    <w:p w14:paraId="75549594" w14:textId="382E9269" w:rsidR="007C782C" w:rsidRPr="0030559E" w:rsidRDefault="007C782C">
      <w:pPr>
        <w:rPr>
          <w:ins w:id="787" w:author="superchickend" w:date="2012-12-12T08:18:00Z"/>
        </w:rPr>
        <w:pPrChange w:id="788" w:author="The Si Tran" w:date="2012-12-14T07:13:00Z">
          <w:pPr>
            <w:ind w:firstLine="720"/>
          </w:pPr>
        </w:pPrChange>
      </w:pPr>
      <w:ins w:id="789" w:author="superchickend" w:date="2012-12-12T08:18:00Z">
        <w:r w:rsidRPr="0030559E">
          <w:t>Ngược lại, mô hình mạng nơ</w:t>
        </w:r>
        <w:del w:id="790" w:author="The Si Tran" w:date="2012-12-16T20:27:00Z">
          <w:r w:rsidRPr="0030559E" w:rsidDel="008E24BE">
            <w:delText xml:space="preserve"> </w:delText>
          </w:r>
        </w:del>
        <w:proofErr w:type="gramStart"/>
        <w:r w:rsidRPr="0030559E">
          <w:t>ron</w:t>
        </w:r>
        <w:proofErr w:type="gramEnd"/>
        <w:r w:rsidRPr="0030559E">
          <w:t xml:space="preserve"> nhân tạo lại dự báo hiệu quả với chuỗi dữ liệu phi tuyến. Mạng nơ</w:t>
        </w:r>
        <w:del w:id="791" w:author="The Si Tran" w:date="2012-12-16T20:27:00Z">
          <w:r w:rsidRPr="0030559E" w:rsidDel="008E24BE">
            <w:delText xml:space="preserve"> </w:delText>
          </w:r>
        </w:del>
        <w:proofErr w:type="gramStart"/>
        <w:r w:rsidRPr="0030559E">
          <w:t>ron</w:t>
        </w:r>
        <w:proofErr w:type="gramEnd"/>
        <w:r w:rsidRPr="0030559E">
          <w:t xml:space="preserve"> nhân tạo là mạng lưới các </w:t>
        </w:r>
      </w:ins>
      <w:r w:rsidR="00DE25DE">
        <w:t>nút</w:t>
      </w:r>
      <w:ins w:id="792" w:author="superchickend" w:date="2012-12-12T08:18:00Z">
        <w:r>
          <w:t xml:space="preserve"> gồm</w:t>
        </w:r>
        <w:r w:rsidRPr="0030559E">
          <w:t xml:space="preserve"> đa tầng. Sự giao tiếp giữa các tầng thông qua các tham số được lựa chọn bằng phương pháp thử và sửa sai (trial and error). Tuy nhiên, mạng nơ</w:t>
        </w:r>
        <w:del w:id="793" w:author="The Si Tran" w:date="2012-12-16T20:27:00Z">
          <w:r w:rsidRPr="0030559E" w:rsidDel="008E24BE">
            <w:delText xml:space="preserve"> </w:delText>
          </w:r>
        </w:del>
        <w:proofErr w:type="gramStart"/>
        <w:r w:rsidRPr="0030559E">
          <w:t>ron</w:t>
        </w:r>
        <w:proofErr w:type="gramEnd"/>
        <w:r w:rsidRPr="0030559E">
          <w:t xml:space="preserve"> nhân tạo không cho kết quả dự báo tốt khi phải xử lý các chuỗi thời gian tuyến tính.</w:t>
        </w:r>
      </w:ins>
    </w:p>
    <w:p w14:paraId="48FB3C89" w14:textId="77777777" w:rsidR="007C782C" w:rsidRPr="0030559E" w:rsidRDefault="007C782C">
      <w:pPr>
        <w:rPr>
          <w:ins w:id="794" w:author="superchickend" w:date="2012-12-12T08:18:00Z"/>
        </w:rPr>
        <w:pPrChange w:id="795" w:author="The Si Tran" w:date="2012-12-14T07:13:00Z">
          <w:pPr>
            <w:ind w:firstLine="720"/>
          </w:pPr>
        </w:pPrChange>
      </w:pPr>
      <w:ins w:id="796"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797" w:author="superchickend" w:date="2012-12-12T08:18:00Z"/>
        </w:rPr>
        <w:pPrChange w:id="798" w:author="The Si Tran" w:date="2012-12-14T07:13:00Z">
          <w:pPr>
            <w:ind w:firstLine="720"/>
          </w:pPr>
        </w:pPrChange>
      </w:pPr>
      <w:ins w:id="799"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800" w:author="superchickend" w:date="2012-12-12T08:18:00Z"/>
        </w:rPr>
        <w:pPrChange w:id="801" w:author="The Si Tran" w:date="2012-12-14T07:13:00Z">
          <w:pPr>
            <w:ind w:firstLine="720"/>
          </w:pPr>
        </w:pPrChange>
      </w:pPr>
      <w:ins w:id="802"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ins>
    </w:p>
    <w:p w14:paraId="1220DE75" w14:textId="77777777" w:rsidR="004D65F6" w:rsidRPr="0030559E" w:rsidDel="007C782C" w:rsidRDefault="004D65F6">
      <w:pPr>
        <w:ind w:firstLine="144"/>
        <w:rPr>
          <w:ins w:id="803" w:author="The Si Tran" w:date="2012-12-11T08:01:00Z"/>
          <w:del w:id="804" w:author="superchickend" w:date="2012-12-12T08:18:00Z"/>
          <w:szCs w:val="26"/>
        </w:rPr>
        <w:pPrChange w:id="805" w:author="superchickend" w:date="2012-12-12T08:17:00Z">
          <w:pPr/>
        </w:pPrChange>
      </w:pPr>
      <w:ins w:id="806" w:author="The Si Tran" w:date="2012-12-11T08:01:00Z">
        <w:del w:id="807"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808" w:author="superchickend" w:date="2012-12-12T08:17:00Z">
          <w:r w:rsidRPr="0030559E" w:rsidDel="007C782C">
            <w:rPr>
              <w:szCs w:val="26"/>
            </w:rPr>
            <w:delText>(model)</w:delText>
          </w:r>
        </w:del>
        <w:del w:id="809"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810" w:name="_Toc343083518"/>
          <w:bookmarkStart w:id="811" w:name="_Toc343083732"/>
          <w:bookmarkStart w:id="812" w:name="_Toc343083943"/>
          <w:bookmarkStart w:id="813" w:name="_Toc343220702"/>
          <w:bookmarkStart w:id="814" w:name="_Toc343232206"/>
          <w:bookmarkStart w:id="815" w:name="_Toc343232619"/>
          <w:bookmarkStart w:id="816" w:name="_Toc343232904"/>
          <w:bookmarkStart w:id="817" w:name="_Toc343415409"/>
          <w:bookmarkStart w:id="818" w:name="_Toc343415705"/>
          <w:bookmarkStart w:id="819" w:name="_Toc343452364"/>
          <w:bookmarkStart w:id="820" w:name="_Toc343461154"/>
          <w:bookmarkStart w:id="821" w:name="_Toc343494041"/>
          <w:bookmarkStart w:id="822" w:name="_Toc343494253"/>
          <w:bookmarkStart w:id="823" w:name="_Toc343495026"/>
          <w:bookmarkStart w:id="824" w:name="_Toc343660253"/>
          <w:bookmarkStart w:id="825" w:name="_Toc343660467"/>
          <w:bookmarkStart w:id="826" w:name="_Toc343711095"/>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del>
      </w:ins>
    </w:p>
    <w:p w14:paraId="1202EAAD" w14:textId="77777777" w:rsidR="004D65F6" w:rsidRPr="0030559E" w:rsidDel="007C782C" w:rsidRDefault="004D65F6" w:rsidP="004D65F6">
      <w:pPr>
        <w:rPr>
          <w:ins w:id="827" w:author="The Si Tran" w:date="2012-12-11T08:01:00Z"/>
          <w:del w:id="828" w:author="superchickend" w:date="2012-12-12T08:18:00Z"/>
          <w:szCs w:val="26"/>
        </w:rPr>
      </w:pPr>
      <w:ins w:id="829" w:author="The Si Tran" w:date="2012-12-11T08:01:00Z">
        <w:del w:id="830"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831" w:name="_Toc343083519"/>
          <w:bookmarkStart w:id="832" w:name="_Toc343083733"/>
          <w:bookmarkStart w:id="833" w:name="_Toc343083944"/>
          <w:bookmarkStart w:id="834" w:name="_Toc343220703"/>
          <w:bookmarkStart w:id="835" w:name="_Toc343232207"/>
          <w:bookmarkStart w:id="836" w:name="_Toc343232620"/>
          <w:bookmarkStart w:id="837" w:name="_Toc343232905"/>
          <w:bookmarkStart w:id="838" w:name="_Toc343415410"/>
          <w:bookmarkStart w:id="839" w:name="_Toc343415706"/>
          <w:bookmarkStart w:id="840" w:name="_Toc343452365"/>
          <w:bookmarkStart w:id="841" w:name="_Toc343461155"/>
          <w:bookmarkStart w:id="842" w:name="_Toc343494042"/>
          <w:bookmarkStart w:id="843" w:name="_Toc343494254"/>
          <w:bookmarkStart w:id="844" w:name="_Toc343495027"/>
          <w:bookmarkStart w:id="845" w:name="_Toc343660254"/>
          <w:bookmarkStart w:id="846" w:name="_Toc343660468"/>
          <w:bookmarkStart w:id="847" w:name="_Toc343711096"/>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del>
      </w:ins>
    </w:p>
    <w:p w14:paraId="14F19CDB" w14:textId="77777777" w:rsidR="004D65F6" w:rsidRPr="0030559E" w:rsidDel="007C782C" w:rsidRDefault="004D65F6" w:rsidP="004D65F6">
      <w:pPr>
        <w:rPr>
          <w:ins w:id="848" w:author="The Si Tran" w:date="2012-12-11T08:01:00Z"/>
          <w:del w:id="849" w:author="superchickend" w:date="2012-12-12T08:18:00Z"/>
          <w:szCs w:val="26"/>
        </w:rPr>
      </w:pPr>
      <w:ins w:id="850" w:author="The Si Tran" w:date="2012-12-11T08:01:00Z">
        <w:del w:id="851"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852" w:name="_Toc343083520"/>
          <w:bookmarkStart w:id="853" w:name="_Toc343083734"/>
          <w:bookmarkStart w:id="854" w:name="_Toc343083945"/>
          <w:bookmarkStart w:id="855" w:name="_Toc343220704"/>
          <w:bookmarkStart w:id="856" w:name="_Toc343232208"/>
          <w:bookmarkStart w:id="857" w:name="_Toc343232621"/>
          <w:bookmarkStart w:id="858" w:name="_Toc343232906"/>
          <w:bookmarkStart w:id="859" w:name="_Toc343415411"/>
          <w:bookmarkStart w:id="860" w:name="_Toc343415707"/>
          <w:bookmarkStart w:id="861" w:name="_Toc343452366"/>
          <w:bookmarkStart w:id="862" w:name="_Toc343461156"/>
          <w:bookmarkStart w:id="863" w:name="_Toc343494043"/>
          <w:bookmarkStart w:id="864" w:name="_Toc343494255"/>
          <w:bookmarkStart w:id="865" w:name="_Toc343495028"/>
          <w:bookmarkStart w:id="866" w:name="_Toc343660255"/>
          <w:bookmarkStart w:id="867" w:name="_Toc343660469"/>
          <w:bookmarkStart w:id="868" w:name="_Toc343711097"/>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del>
      </w:ins>
    </w:p>
    <w:p w14:paraId="141B4545" w14:textId="77777777" w:rsidR="004D65F6" w:rsidRPr="0030559E" w:rsidDel="007C782C" w:rsidRDefault="004D65F6" w:rsidP="004D65F6">
      <w:pPr>
        <w:rPr>
          <w:ins w:id="869" w:author="The Si Tran" w:date="2012-12-11T08:01:00Z"/>
          <w:del w:id="870" w:author="superchickend" w:date="2012-12-12T08:18:00Z"/>
          <w:szCs w:val="26"/>
        </w:rPr>
      </w:pPr>
      <w:ins w:id="871" w:author="The Si Tran" w:date="2012-12-11T08:01:00Z">
        <w:del w:id="872"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73" w:name="_Toc343083521"/>
          <w:bookmarkStart w:id="874" w:name="_Toc343083735"/>
          <w:bookmarkStart w:id="875" w:name="_Toc343083946"/>
          <w:bookmarkStart w:id="876" w:name="_Toc343220705"/>
          <w:bookmarkStart w:id="877" w:name="_Toc343232209"/>
          <w:bookmarkStart w:id="878" w:name="_Toc343232622"/>
          <w:bookmarkStart w:id="879" w:name="_Toc343232907"/>
          <w:bookmarkStart w:id="880" w:name="_Toc343415412"/>
          <w:bookmarkStart w:id="881" w:name="_Toc343415708"/>
          <w:bookmarkStart w:id="882" w:name="_Toc343452367"/>
          <w:bookmarkStart w:id="883" w:name="_Toc343461157"/>
          <w:bookmarkStart w:id="884" w:name="_Toc343494044"/>
          <w:bookmarkStart w:id="885" w:name="_Toc343494256"/>
          <w:bookmarkStart w:id="886" w:name="_Toc343495029"/>
          <w:bookmarkStart w:id="887" w:name="_Toc343660256"/>
          <w:bookmarkStart w:id="888" w:name="_Toc343660470"/>
          <w:bookmarkStart w:id="889" w:name="_Toc343711098"/>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del>
      </w:ins>
    </w:p>
    <w:p w14:paraId="753D1505" w14:textId="77777777" w:rsidR="004D65F6" w:rsidRPr="0030559E" w:rsidDel="007C782C" w:rsidRDefault="004D65F6" w:rsidP="004D65F6">
      <w:pPr>
        <w:rPr>
          <w:ins w:id="890" w:author="The Si Tran" w:date="2012-12-11T08:01:00Z"/>
          <w:del w:id="891" w:author="superchickend" w:date="2012-12-12T08:18:00Z"/>
          <w:szCs w:val="26"/>
        </w:rPr>
      </w:pPr>
      <w:ins w:id="892" w:author="The Si Tran" w:date="2012-12-11T08:01:00Z">
        <w:del w:id="893"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94" w:name="_Toc343083522"/>
          <w:bookmarkStart w:id="895" w:name="_Toc343083736"/>
          <w:bookmarkStart w:id="896" w:name="_Toc343083947"/>
          <w:bookmarkStart w:id="897" w:name="_Toc343220706"/>
          <w:bookmarkStart w:id="898" w:name="_Toc343232210"/>
          <w:bookmarkStart w:id="899" w:name="_Toc343232623"/>
          <w:bookmarkStart w:id="900" w:name="_Toc343232908"/>
          <w:bookmarkStart w:id="901" w:name="_Toc343415413"/>
          <w:bookmarkStart w:id="902" w:name="_Toc343415709"/>
          <w:bookmarkStart w:id="903" w:name="_Toc343452368"/>
          <w:bookmarkStart w:id="904" w:name="_Toc343461158"/>
          <w:bookmarkStart w:id="905" w:name="_Toc343494045"/>
          <w:bookmarkStart w:id="906" w:name="_Toc343494257"/>
          <w:bookmarkStart w:id="907" w:name="_Toc343495030"/>
          <w:bookmarkStart w:id="908" w:name="_Toc343660257"/>
          <w:bookmarkStart w:id="909" w:name="_Toc343660471"/>
          <w:bookmarkStart w:id="910" w:name="_Toc343711099"/>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del>
      </w:ins>
    </w:p>
    <w:p w14:paraId="435C606B" w14:textId="77777777" w:rsidR="004D65F6" w:rsidRPr="0030559E" w:rsidDel="007C782C" w:rsidRDefault="004D65F6" w:rsidP="004D65F6">
      <w:pPr>
        <w:rPr>
          <w:ins w:id="911" w:author="The Si Tran" w:date="2012-12-11T08:01:00Z"/>
          <w:del w:id="912" w:author="superchickend" w:date="2012-12-12T08:18:00Z"/>
          <w:szCs w:val="26"/>
        </w:rPr>
      </w:pPr>
      <w:ins w:id="913" w:author="The Si Tran" w:date="2012-12-11T08:01:00Z">
        <w:del w:id="914"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915" w:name="_Toc343083523"/>
          <w:bookmarkStart w:id="916" w:name="_Toc343083737"/>
          <w:bookmarkStart w:id="917" w:name="_Toc343083948"/>
          <w:bookmarkStart w:id="918" w:name="_Toc343220707"/>
          <w:bookmarkStart w:id="919" w:name="_Toc343232211"/>
          <w:bookmarkStart w:id="920" w:name="_Toc343232624"/>
          <w:bookmarkStart w:id="921" w:name="_Toc343232909"/>
          <w:bookmarkStart w:id="922" w:name="_Toc343415414"/>
          <w:bookmarkStart w:id="923" w:name="_Toc343415710"/>
          <w:bookmarkStart w:id="924" w:name="_Toc343452369"/>
          <w:bookmarkStart w:id="925" w:name="_Toc343461159"/>
          <w:bookmarkStart w:id="926" w:name="_Toc343494046"/>
          <w:bookmarkStart w:id="927" w:name="_Toc343494258"/>
          <w:bookmarkStart w:id="928" w:name="_Toc343495031"/>
          <w:bookmarkStart w:id="929" w:name="_Toc343660258"/>
          <w:bookmarkStart w:id="930" w:name="_Toc343660472"/>
          <w:bookmarkStart w:id="931" w:name="_Toc343711100"/>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del>
      </w:ins>
    </w:p>
    <w:p w14:paraId="49EBCF99" w14:textId="77777777" w:rsidR="004D65F6" w:rsidRPr="0030559E" w:rsidDel="007C782C" w:rsidRDefault="004D65F6" w:rsidP="004D65F6">
      <w:pPr>
        <w:rPr>
          <w:ins w:id="932" w:author="The Si Tran" w:date="2012-12-11T08:01:00Z"/>
          <w:del w:id="933" w:author="superchickend" w:date="2012-12-12T08:18:00Z"/>
          <w:szCs w:val="26"/>
        </w:rPr>
      </w:pPr>
      <w:bookmarkStart w:id="934" w:name="time_series_forcecasting_Chris_Chatfield"/>
      <w:ins w:id="935" w:author="The Si Tran" w:date="2012-12-11T08:01:00Z">
        <w:del w:id="936" w:author="superchickend" w:date="2012-12-12T08:18:00Z">
          <w:r w:rsidRPr="0030559E" w:rsidDel="007C782C">
            <w:rPr>
              <w:szCs w:val="26"/>
            </w:rPr>
            <w:delText>[1]</w:delText>
          </w:r>
          <w:bookmarkEnd w:id="934"/>
          <w:r w:rsidRPr="0030559E" w:rsidDel="007C782C">
            <w:rPr>
              <w:szCs w:val="26"/>
            </w:rPr>
            <w:delText xml:space="preserve"> time series forecasting – Chris Chatfield</w:delText>
          </w:r>
          <w:bookmarkStart w:id="937" w:name="_Toc343083524"/>
          <w:bookmarkStart w:id="938" w:name="_Toc343083738"/>
          <w:bookmarkStart w:id="939" w:name="_Toc343083949"/>
          <w:bookmarkStart w:id="940" w:name="_Toc343220708"/>
          <w:bookmarkStart w:id="941" w:name="_Toc343232212"/>
          <w:bookmarkStart w:id="942" w:name="_Toc343232625"/>
          <w:bookmarkStart w:id="943" w:name="_Toc343232910"/>
          <w:bookmarkStart w:id="944" w:name="_Toc343415415"/>
          <w:bookmarkStart w:id="945" w:name="_Toc343415711"/>
          <w:bookmarkStart w:id="946" w:name="_Toc343452370"/>
          <w:bookmarkStart w:id="947" w:name="_Toc343461160"/>
          <w:bookmarkStart w:id="948" w:name="_Toc343494047"/>
          <w:bookmarkStart w:id="949" w:name="_Toc343494259"/>
          <w:bookmarkStart w:id="950" w:name="_Toc343495032"/>
          <w:bookmarkStart w:id="951" w:name="_Toc343660259"/>
          <w:bookmarkStart w:id="952" w:name="_Toc343660473"/>
          <w:bookmarkStart w:id="953" w:name="_Toc343711101"/>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del>
      </w:ins>
    </w:p>
    <w:p w14:paraId="7687FB8B" w14:textId="77777777" w:rsidR="004D65F6" w:rsidRPr="0030559E" w:rsidDel="007C782C" w:rsidRDefault="004D65F6" w:rsidP="004D65F6">
      <w:pPr>
        <w:rPr>
          <w:ins w:id="954" w:author="The Si Tran" w:date="2012-12-11T08:01:00Z"/>
          <w:del w:id="955" w:author="superchickend" w:date="2012-12-12T08:18:00Z"/>
          <w:szCs w:val="26"/>
        </w:rPr>
      </w:pPr>
      <w:bookmarkStart w:id="956" w:name="Sterba_Hilovska"/>
      <w:ins w:id="957" w:author="The Si Tran" w:date="2012-12-11T08:01:00Z">
        <w:del w:id="958" w:author="superchickend" w:date="2012-12-12T08:18:00Z">
          <w:r w:rsidRPr="0030559E" w:rsidDel="007C782C">
            <w:rPr>
              <w:szCs w:val="26"/>
            </w:rPr>
            <w:delText>[2]</w:delText>
          </w:r>
          <w:bookmarkEnd w:id="956"/>
          <w:r w:rsidRPr="0030559E" w:rsidDel="007C782C">
            <w:rPr>
              <w:szCs w:val="26"/>
            </w:rPr>
            <w:delText xml:space="preserve"> Journal of Applies Mathematics – Sterba_Hilovska</w:delText>
          </w:r>
          <w:bookmarkStart w:id="959" w:name="_Toc343083525"/>
          <w:bookmarkStart w:id="960" w:name="_Toc343083739"/>
          <w:bookmarkStart w:id="961" w:name="_Toc343083950"/>
          <w:bookmarkStart w:id="962" w:name="_Toc343220709"/>
          <w:bookmarkStart w:id="963" w:name="_Toc343232213"/>
          <w:bookmarkStart w:id="964" w:name="_Toc343232626"/>
          <w:bookmarkStart w:id="965" w:name="_Toc343232911"/>
          <w:bookmarkStart w:id="966" w:name="_Toc343415416"/>
          <w:bookmarkStart w:id="967" w:name="_Toc343415712"/>
          <w:bookmarkStart w:id="968" w:name="_Toc343452371"/>
          <w:bookmarkStart w:id="969" w:name="_Toc343461161"/>
          <w:bookmarkStart w:id="970" w:name="_Toc343494048"/>
          <w:bookmarkStart w:id="971" w:name="_Toc343494260"/>
          <w:bookmarkStart w:id="972" w:name="_Toc343495033"/>
          <w:bookmarkStart w:id="973" w:name="_Toc343660260"/>
          <w:bookmarkStart w:id="974" w:name="_Toc343660474"/>
          <w:bookmarkStart w:id="975" w:name="_Toc343711102"/>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del>
      </w:ins>
    </w:p>
    <w:p w14:paraId="59C9F0F7" w14:textId="77777777" w:rsidR="004D65BA" w:rsidRPr="0049233F" w:rsidDel="00395324" w:rsidRDefault="004D65BA" w:rsidP="004D65BA">
      <w:pPr>
        <w:ind w:firstLine="720"/>
        <w:rPr>
          <w:del w:id="976" w:author="The Si Tran" w:date="2012-12-12T08:05:00Z"/>
          <w:szCs w:val="26"/>
        </w:rPr>
      </w:pPr>
      <w:bookmarkStart w:id="977" w:name="_Toc343083526"/>
      <w:bookmarkStart w:id="978" w:name="_Toc343083740"/>
      <w:bookmarkStart w:id="979" w:name="_Toc343083951"/>
      <w:bookmarkStart w:id="980" w:name="_Toc343220710"/>
      <w:bookmarkStart w:id="981" w:name="_Toc343232214"/>
      <w:bookmarkStart w:id="982" w:name="_Toc343232627"/>
      <w:bookmarkStart w:id="983" w:name="_Toc343232912"/>
      <w:bookmarkStart w:id="984" w:name="_Toc343415417"/>
      <w:bookmarkStart w:id="985" w:name="_Toc343415713"/>
      <w:bookmarkStart w:id="986" w:name="_Toc343452372"/>
      <w:bookmarkStart w:id="987" w:name="_Toc343461162"/>
      <w:bookmarkStart w:id="988" w:name="_Toc343494049"/>
      <w:bookmarkStart w:id="989" w:name="_Toc343494261"/>
      <w:bookmarkStart w:id="990" w:name="_Toc343495034"/>
      <w:bookmarkStart w:id="991" w:name="_Toc343660261"/>
      <w:bookmarkStart w:id="992" w:name="_Toc343660475"/>
      <w:bookmarkStart w:id="993" w:name="_Toc343711103"/>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14:paraId="332E1C1B" w14:textId="77777777" w:rsidR="004D65BA" w:rsidRPr="0049233F" w:rsidRDefault="004D65BA" w:rsidP="004D65BA">
      <w:pPr>
        <w:pStyle w:val="Heading2"/>
        <w:rPr>
          <w:i/>
          <w:sz w:val="26"/>
          <w:szCs w:val="26"/>
          <w:rPrChange w:id="994" w:author="The Si Tran" w:date="2012-12-05T23:02:00Z">
            <w:rPr>
              <w:i/>
            </w:rPr>
          </w:rPrChange>
        </w:rPr>
      </w:pPr>
      <w:bookmarkStart w:id="995" w:name="_Toc327348168"/>
      <w:del w:id="996" w:author="The Si Tran" w:date="2012-12-12T14:06:00Z">
        <w:r w:rsidRPr="0049233F" w:rsidDel="00355596">
          <w:rPr>
            <w:sz w:val="26"/>
            <w:szCs w:val="26"/>
            <w:rPrChange w:id="997" w:author="The Si Tran" w:date="2012-12-05T23:02:00Z">
              <w:rPr>
                <w:rFonts w:cs="Times New Roman"/>
                <w:b w:val="0"/>
                <w:bCs w:val="0"/>
                <w:iCs w:val="0"/>
                <w:kern w:val="32"/>
                <w:sz w:val="32"/>
                <w:szCs w:val="32"/>
              </w:rPr>
            </w:rPrChange>
          </w:rPr>
          <w:delText>CẤU TRÚC BÁO CÁO</w:delText>
        </w:r>
      </w:del>
      <w:bookmarkStart w:id="998" w:name="_Toc343711104"/>
      <w:bookmarkEnd w:id="995"/>
      <w:ins w:id="999" w:author="The Si Tran" w:date="2012-12-12T14:06:00Z">
        <w:r w:rsidR="00355596">
          <w:rPr>
            <w:szCs w:val="26"/>
          </w:rPr>
          <w:t>Cấu trúc báo cáo</w:t>
        </w:r>
      </w:ins>
      <w:bookmarkEnd w:id="998"/>
    </w:p>
    <w:p w14:paraId="0AF912A0" w14:textId="77777777" w:rsidR="004D65BA" w:rsidRDefault="004D65BA">
      <w:pPr>
        <w:rPr>
          <w:ins w:id="1000" w:author="The Si Tran" w:date="2012-12-11T21:22:00Z"/>
        </w:rPr>
        <w:pPrChange w:id="1001" w:author="The Si Tran" w:date="2012-12-14T07:13:00Z">
          <w:pPr>
            <w:ind w:firstLine="720"/>
          </w:pPr>
        </w:pPrChange>
      </w:pPr>
      <w:r w:rsidRPr="0049233F">
        <w:t xml:space="preserve">Bài báo cáo chia làm </w:t>
      </w:r>
      <w:ins w:id="1002" w:author="The Si Tran" w:date="2012-12-12T08:04:00Z">
        <w:r w:rsidR="00682B49">
          <w:t>7</w:t>
        </w:r>
      </w:ins>
      <w:del w:id="1003" w:author="The Si Tran" w:date="2012-12-12T08:04:00Z">
        <w:r w:rsidRPr="0049233F" w:rsidDel="00682B49">
          <w:delText>6</w:delText>
        </w:r>
      </w:del>
      <w:r w:rsidRPr="0049233F">
        <w:t xml:space="preserve"> chương:</w:t>
      </w:r>
    </w:p>
    <w:p w14:paraId="104C3D4C" w14:textId="1F8CD895" w:rsidR="00946BC5" w:rsidRDefault="00946BC5">
      <w:pPr>
        <w:rPr>
          <w:ins w:id="1004" w:author="The Si Tran" w:date="2012-12-11T21:22:00Z"/>
        </w:rPr>
      </w:pPr>
      <w:ins w:id="1005" w:author="The Si Tran" w:date="2012-12-11T21:22:00Z">
        <w:r>
          <w:t>Chương 1</w:t>
        </w:r>
      </w:ins>
      <w:ins w:id="1006" w:author="superchickend" w:date="2012-12-16T15:03:00Z">
        <w:r w:rsidR="006A6E25">
          <w:t>.</w:t>
        </w:r>
      </w:ins>
      <w:ins w:id="1007" w:author="The Si Tran" w:date="2012-12-11T21:22:00Z">
        <w:r>
          <w:t xml:space="preserve"> GIỚI THIỆU CHUNG </w:t>
        </w:r>
      </w:ins>
      <w:r w:rsidR="00FD250C">
        <w:t xml:space="preserve">trình bày </w:t>
      </w:r>
      <w:ins w:id="1008" w:author="The Si Tran" w:date="2012-12-11T21:22:00Z">
        <w:r>
          <w:t>tổng quan về bài toán dự báo</w:t>
        </w:r>
      </w:ins>
    </w:p>
    <w:p w14:paraId="57D856CA" w14:textId="795D9E52" w:rsidR="00946BC5" w:rsidRDefault="00946BC5">
      <w:pPr>
        <w:rPr>
          <w:ins w:id="1009" w:author="The Si Tran" w:date="2012-12-11T21:22:00Z"/>
        </w:rPr>
      </w:pPr>
      <w:ins w:id="1010" w:author="The Si Tran" w:date="2012-12-11T21:23:00Z">
        <w:r>
          <w:t>Chương 2</w:t>
        </w:r>
      </w:ins>
      <w:ins w:id="1011" w:author="superchickend" w:date="2012-12-16T15:03:00Z">
        <w:r w:rsidR="006A6E25">
          <w:t>.</w:t>
        </w:r>
      </w:ins>
      <w:ins w:id="1012" w:author="The Si Tran" w:date="2012-12-11T21:23:00Z">
        <w:r>
          <w:t xml:space="preserve"> CHUỖI DỮ LIỆU THỜI GIAN </w:t>
        </w:r>
      </w:ins>
      <w:r w:rsidR="00FD250C">
        <w:t xml:space="preserve">trình bày </w:t>
      </w:r>
      <w:ins w:id="1013"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1014" w:author="The Si Tran" w:date="2012-12-11T21:22:00Z"/>
        </w:rPr>
      </w:pPr>
      <w:ins w:id="1015" w:author="The Si Tran" w:date="2012-12-11T21:22:00Z">
        <w:r>
          <w:t xml:space="preserve">Chương </w:t>
        </w:r>
      </w:ins>
      <w:ins w:id="1016" w:author="The Si Tran" w:date="2012-12-11T21:24:00Z">
        <w:r>
          <w:t>3</w:t>
        </w:r>
      </w:ins>
      <w:ins w:id="1017" w:author="superchickend" w:date="2012-12-16T15:03:00Z">
        <w:r w:rsidR="006A6E25">
          <w:t>.</w:t>
        </w:r>
      </w:ins>
      <w:ins w:id="1018"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178FB9F6" w:rsidR="00946BC5" w:rsidRDefault="00730A63">
      <w:pPr>
        <w:rPr>
          <w:ins w:id="1019" w:author="The Si Tran" w:date="2012-12-11T21:22:00Z"/>
        </w:rPr>
      </w:pPr>
      <w:ins w:id="1020" w:author="The Si Tran" w:date="2012-12-11T21:22:00Z">
        <w:r>
          <w:t>Chương 4</w:t>
        </w:r>
      </w:ins>
      <w:ins w:id="1021" w:author="superchickend" w:date="2012-12-16T15:03:00Z">
        <w:r w:rsidR="006A6E25">
          <w:t>.</w:t>
        </w:r>
      </w:ins>
      <w:ins w:id="1022" w:author="The Si Tran" w:date="2012-12-11T21:22:00Z">
        <w:r w:rsidR="00946BC5">
          <w:t xml:space="preserve"> MÔ HÌNH ANN</w:t>
        </w:r>
      </w:ins>
      <w:r w:rsidR="00FD250C">
        <w:t xml:space="preserve"> trình bày</w:t>
      </w:r>
      <w:ins w:id="1023" w:author="The Si Tran" w:date="2012-12-11T21:22:00Z">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14:paraId="40EC9978" w14:textId="0543532B" w:rsidR="00946BC5" w:rsidRDefault="00730A63">
      <w:pPr>
        <w:rPr>
          <w:ins w:id="1024" w:author="The Si Tran" w:date="2012-12-11T21:22:00Z"/>
        </w:rPr>
      </w:pPr>
      <w:ins w:id="1025" w:author="The Si Tran" w:date="2012-12-11T21:22:00Z">
        <w:r>
          <w:t>Chương 5</w:t>
        </w:r>
      </w:ins>
      <w:ins w:id="1026" w:author="superchickend" w:date="2012-12-16T15:03:00Z">
        <w:r w:rsidR="006A6E25">
          <w:t>.</w:t>
        </w:r>
      </w:ins>
      <w:ins w:id="1027" w:author="The Si Tran" w:date="2012-12-11T21:22:00Z">
        <w:r w:rsidR="00946BC5">
          <w:t xml:space="preserve"> MÔ HÌNH KẾT HỢP SARIMA VÀ ANN trình bày cơ sở hình thành, nguyên lý hoạt động của mô hình kết hợp.</w:t>
        </w:r>
      </w:ins>
    </w:p>
    <w:p w14:paraId="4FC86377" w14:textId="7FDDC3BE" w:rsidR="00946BC5" w:rsidRDefault="00946BC5">
      <w:pPr>
        <w:rPr>
          <w:ins w:id="1028" w:author="The Si Tran" w:date="2012-12-11T21:22:00Z"/>
        </w:rPr>
      </w:pPr>
      <w:ins w:id="1029" w:author="The Si Tran" w:date="2012-12-11T21:22:00Z">
        <w:r>
          <w:t>Chươ</w:t>
        </w:r>
        <w:r w:rsidR="00730A63">
          <w:t>ng 6</w:t>
        </w:r>
      </w:ins>
      <w:ins w:id="1030" w:author="superchickend" w:date="2012-12-16T15:03:00Z">
        <w:r w:rsidR="006A6E25">
          <w:t>.</w:t>
        </w:r>
      </w:ins>
      <w:ins w:id="1031" w:author="The Si Tran" w:date="2012-12-11T21:22:00Z">
        <w:r>
          <w:t xml:space="preserve"> KẾT QUẢ THỰC NGHIỆM </w:t>
        </w:r>
      </w:ins>
      <w:r w:rsidR="00FD250C">
        <w:t xml:space="preserve">trình bày </w:t>
      </w:r>
      <w:ins w:id="1032" w:author="The Si Tran" w:date="2012-12-11T21:22:00Z">
        <w:r>
          <w:t>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1033" w:author="superchickend" w:date="2012-12-12T08:20:00Z"/>
          <w:del w:id="1034" w:author="The Si Tran" w:date="2012-12-14T07:20:00Z"/>
        </w:rPr>
        <w:pPrChange w:id="1035" w:author="The Si Tran" w:date="2012-12-14T07:13:00Z">
          <w:pPr>
            <w:ind w:firstLine="720"/>
          </w:pPr>
        </w:pPrChange>
      </w:pPr>
      <w:ins w:id="1036" w:author="The Si Tran" w:date="2012-12-11T21:22:00Z">
        <w:r>
          <w:t>Chương 7</w:t>
        </w:r>
      </w:ins>
      <w:ins w:id="1037" w:author="superchickend" w:date="2012-12-16T15:03:00Z">
        <w:r w:rsidR="006A6E25">
          <w:t>.</w:t>
        </w:r>
      </w:ins>
      <w:ins w:id="1038" w:author="The Si Tran" w:date="2012-12-11T21:22:00Z">
        <w:r w:rsidR="00946BC5">
          <w:t xml:space="preserve"> KẾT LUẬN tổng kết báo cáo và trình bày hướng phát triển của đề tài.</w:t>
        </w:r>
      </w:ins>
    </w:p>
    <w:p w14:paraId="75009931" w14:textId="7D75B194" w:rsidR="0087598C" w:rsidRDefault="0087598C">
      <w:pPr>
        <w:rPr>
          <w:ins w:id="1039" w:author="The Si Tran" w:date="2012-12-11T21:22:00Z"/>
        </w:rPr>
        <w:pPrChange w:id="1040" w:author="The Si Tran" w:date="2012-12-14T07:20:00Z">
          <w:pPr>
            <w:ind w:firstLine="720"/>
          </w:pPr>
        </w:pPrChange>
      </w:pPr>
      <w:ins w:id="1041" w:author="superchickend" w:date="2012-12-12T08:20:00Z">
        <w:del w:id="1042" w:author="The Si Tran" w:date="2012-12-14T07:20:00Z">
          <w:r w:rsidDel="00516C62">
            <w:br w:type="page"/>
          </w:r>
        </w:del>
      </w:ins>
    </w:p>
    <w:p w14:paraId="3301E4E9" w14:textId="3B97D996" w:rsidR="00946BC5" w:rsidRPr="0095710D" w:rsidDel="00395324" w:rsidRDefault="007B33EC" w:rsidP="004D65BA">
      <w:pPr>
        <w:ind w:firstLine="720"/>
        <w:rPr>
          <w:del w:id="1043" w:author="The Si Tran" w:date="2012-12-12T08:06:00Z"/>
          <w:sz w:val="32"/>
          <w:szCs w:val="32"/>
          <w:rPrChange w:id="1044" w:author="The Si Tran" w:date="2012-12-12T13:54:00Z">
            <w:rPr>
              <w:del w:id="1045" w:author="The Si Tran" w:date="2012-12-12T08:06:00Z"/>
              <w:szCs w:val="26"/>
            </w:rPr>
          </w:rPrChange>
        </w:rPr>
      </w:pPr>
      <w:bookmarkStart w:id="1046" w:name="_Toc343083528"/>
      <w:bookmarkStart w:id="1047" w:name="_Toc343083742"/>
      <w:bookmarkStart w:id="1048" w:name="_Toc343083953"/>
      <w:bookmarkStart w:id="1049" w:name="_Toc343220712"/>
      <w:bookmarkStart w:id="1050" w:name="_Toc343232216"/>
      <w:bookmarkStart w:id="1051" w:name="_Toc343232629"/>
      <w:bookmarkStart w:id="1052" w:name="_Toc343232914"/>
      <w:bookmarkStart w:id="1053" w:name="_Toc343415419"/>
      <w:bookmarkStart w:id="1054" w:name="_Toc343415715"/>
      <w:bookmarkEnd w:id="1046"/>
      <w:bookmarkEnd w:id="1047"/>
      <w:bookmarkEnd w:id="1048"/>
      <w:bookmarkEnd w:id="1049"/>
      <w:bookmarkEnd w:id="1050"/>
      <w:bookmarkEnd w:id="1051"/>
      <w:bookmarkEnd w:id="1052"/>
      <w:bookmarkEnd w:id="1053"/>
      <w:bookmarkEnd w:id="1054"/>
      <w:ins w:id="1055" w:author="superchickend" w:date="2012-12-16T14:57:00Z">
        <w:r>
          <w:lastRenderedPageBreak/>
          <w:t xml:space="preserve">    </w:t>
        </w:r>
      </w:ins>
      <w:bookmarkStart w:id="1056" w:name="_Toc343452374"/>
      <w:bookmarkStart w:id="1057" w:name="_Toc343461164"/>
      <w:bookmarkStart w:id="1058" w:name="_Toc343494051"/>
      <w:bookmarkStart w:id="1059" w:name="_Toc343494263"/>
      <w:bookmarkStart w:id="1060" w:name="_Toc343495036"/>
      <w:bookmarkStart w:id="1061" w:name="_Toc343660263"/>
      <w:bookmarkStart w:id="1062" w:name="_Toc343660477"/>
      <w:bookmarkStart w:id="1063" w:name="_Toc343711105"/>
      <w:bookmarkEnd w:id="1056"/>
      <w:bookmarkEnd w:id="1057"/>
      <w:bookmarkEnd w:id="1058"/>
      <w:bookmarkEnd w:id="1059"/>
      <w:bookmarkEnd w:id="1060"/>
      <w:bookmarkEnd w:id="1061"/>
      <w:bookmarkEnd w:id="1062"/>
      <w:bookmarkEnd w:id="1063"/>
    </w:p>
    <w:p w14:paraId="6AB79F13" w14:textId="77777777" w:rsidR="004D65BA" w:rsidRPr="0095710D" w:rsidDel="00CA2190" w:rsidRDefault="004D65BA" w:rsidP="004D65BA">
      <w:pPr>
        <w:ind w:firstLine="720"/>
        <w:rPr>
          <w:del w:id="1064" w:author="The Si Tran" w:date="2012-12-11T21:24:00Z"/>
          <w:sz w:val="32"/>
          <w:szCs w:val="32"/>
          <w:rPrChange w:id="1065" w:author="The Si Tran" w:date="2012-12-12T13:54:00Z">
            <w:rPr>
              <w:del w:id="1066" w:author="The Si Tran" w:date="2012-12-11T21:24:00Z"/>
              <w:szCs w:val="26"/>
            </w:rPr>
          </w:rPrChange>
        </w:rPr>
      </w:pPr>
      <w:del w:id="1067" w:author="The Si Tran" w:date="2012-12-11T21:24:00Z">
        <w:r w:rsidRPr="0095710D" w:rsidDel="00CA2190">
          <w:rPr>
            <w:b/>
            <w:sz w:val="32"/>
            <w:szCs w:val="32"/>
            <w:rPrChange w:id="1068" w:author="The Si Tran" w:date="2012-12-12T13:54:00Z">
              <w:rPr>
                <w:b/>
                <w:szCs w:val="26"/>
              </w:rPr>
            </w:rPrChange>
          </w:rPr>
          <w:delText xml:space="preserve">Chương 1: </w:delText>
        </w:r>
        <w:r w:rsidRPr="0095710D" w:rsidDel="00CA2190">
          <w:rPr>
            <w:sz w:val="32"/>
            <w:szCs w:val="32"/>
            <w:rPrChange w:id="1069" w:author="The Si Tran" w:date="2012-12-12T13:54:00Z">
              <w:rPr>
                <w:szCs w:val="26"/>
              </w:rPr>
            </w:rPrChange>
          </w:rPr>
          <w:delText>Giới thiệu về bài toán và nhiệm vụ đề tài.</w:delText>
        </w:r>
        <w:bookmarkStart w:id="1070" w:name="_Toc343083529"/>
        <w:bookmarkStart w:id="1071" w:name="_Toc343083743"/>
        <w:bookmarkStart w:id="1072" w:name="_Toc343083954"/>
        <w:bookmarkStart w:id="1073" w:name="_Toc343220713"/>
        <w:bookmarkStart w:id="1074" w:name="_Toc343232217"/>
        <w:bookmarkStart w:id="1075" w:name="_Toc343232630"/>
        <w:bookmarkStart w:id="1076" w:name="_Toc343232915"/>
        <w:bookmarkStart w:id="1077" w:name="_Toc343415420"/>
        <w:bookmarkStart w:id="1078" w:name="_Toc343415716"/>
        <w:bookmarkStart w:id="1079" w:name="_Toc343452375"/>
        <w:bookmarkStart w:id="1080" w:name="_Toc343461165"/>
        <w:bookmarkStart w:id="1081" w:name="_Toc343494052"/>
        <w:bookmarkStart w:id="1082" w:name="_Toc343494264"/>
        <w:bookmarkStart w:id="1083" w:name="_Toc343495037"/>
        <w:bookmarkStart w:id="1084" w:name="_Toc343660264"/>
        <w:bookmarkStart w:id="1085" w:name="_Toc343660478"/>
        <w:bookmarkStart w:id="1086" w:name="_Toc343711106"/>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del>
    </w:p>
    <w:p w14:paraId="215E9357" w14:textId="77777777" w:rsidR="004D65BA" w:rsidRPr="0095710D" w:rsidDel="00CA2190" w:rsidRDefault="004D65BA" w:rsidP="004D65BA">
      <w:pPr>
        <w:ind w:firstLine="720"/>
        <w:rPr>
          <w:del w:id="1087" w:author="The Si Tran" w:date="2012-12-11T21:24:00Z"/>
          <w:sz w:val="32"/>
          <w:szCs w:val="32"/>
          <w:rPrChange w:id="1088" w:author="The Si Tran" w:date="2012-12-12T13:54:00Z">
            <w:rPr>
              <w:del w:id="1089" w:author="The Si Tran" w:date="2012-12-11T21:24:00Z"/>
              <w:szCs w:val="26"/>
            </w:rPr>
          </w:rPrChange>
        </w:rPr>
      </w:pPr>
      <w:del w:id="1090" w:author="The Si Tran" w:date="2012-12-11T21:24:00Z">
        <w:r w:rsidRPr="0095710D" w:rsidDel="00CA2190">
          <w:rPr>
            <w:sz w:val="32"/>
            <w:szCs w:val="32"/>
            <w:rPrChange w:id="1091" w:author="The Si Tran" w:date="2012-12-12T13:54:00Z">
              <w:rPr>
                <w:szCs w:val="26"/>
              </w:rPr>
            </w:rPrChange>
          </w:rPr>
          <w:delText>Chương 2: Chuỗi thời gian và các thành phần của chuỗi thời gian</w:delText>
        </w:r>
        <w:bookmarkStart w:id="1092" w:name="_Toc343083530"/>
        <w:bookmarkStart w:id="1093" w:name="_Toc343083744"/>
        <w:bookmarkStart w:id="1094" w:name="_Toc343083955"/>
        <w:bookmarkStart w:id="1095" w:name="_Toc343220714"/>
        <w:bookmarkStart w:id="1096" w:name="_Toc343232218"/>
        <w:bookmarkStart w:id="1097" w:name="_Toc343232631"/>
        <w:bookmarkStart w:id="1098" w:name="_Toc343232916"/>
        <w:bookmarkStart w:id="1099" w:name="_Toc343415421"/>
        <w:bookmarkStart w:id="1100" w:name="_Toc343415717"/>
        <w:bookmarkStart w:id="1101" w:name="_Toc343452376"/>
        <w:bookmarkStart w:id="1102" w:name="_Toc343461166"/>
        <w:bookmarkStart w:id="1103" w:name="_Toc343494053"/>
        <w:bookmarkStart w:id="1104" w:name="_Toc343494265"/>
        <w:bookmarkStart w:id="1105" w:name="_Toc343495038"/>
        <w:bookmarkStart w:id="1106" w:name="_Toc343660265"/>
        <w:bookmarkStart w:id="1107" w:name="_Toc343660479"/>
        <w:bookmarkStart w:id="1108" w:name="_Toc343711107"/>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del>
    </w:p>
    <w:p w14:paraId="4447389D" w14:textId="77777777" w:rsidR="004D65BA" w:rsidRPr="0095710D" w:rsidDel="00CA2190" w:rsidRDefault="004D65BA" w:rsidP="004D65BA">
      <w:pPr>
        <w:ind w:firstLine="720"/>
        <w:rPr>
          <w:del w:id="1109" w:author="The Si Tran" w:date="2012-12-11T21:24:00Z"/>
          <w:sz w:val="32"/>
          <w:szCs w:val="32"/>
          <w:rPrChange w:id="1110" w:author="The Si Tran" w:date="2012-12-12T13:54:00Z">
            <w:rPr>
              <w:del w:id="1111" w:author="The Si Tran" w:date="2012-12-11T21:24:00Z"/>
              <w:szCs w:val="26"/>
            </w:rPr>
          </w:rPrChange>
        </w:rPr>
      </w:pPr>
      <w:del w:id="1112" w:author="The Si Tran" w:date="2012-12-11T21:24:00Z">
        <w:r w:rsidRPr="0095710D" w:rsidDel="00CA2190">
          <w:rPr>
            <w:sz w:val="32"/>
            <w:szCs w:val="32"/>
            <w:rPrChange w:id="1113" w:author="The Si Tran" w:date="2012-12-12T13:54:00Z">
              <w:rPr>
                <w:szCs w:val="26"/>
              </w:rPr>
            </w:rPrChange>
          </w:rPr>
          <w:delText>Chương 3: Mô hình ARIMA</w:delText>
        </w:r>
        <w:bookmarkStart w:id="1114" w:name="_Toc343083531"/>
        <w:bookmarkStart w:id="1115" w:name="_Toc343083745"/>
        <w:bookmarkStart w:id="1116" w:name="_Toc343083956"/>
        <w:bookmarkStart w:id="1117" w:name="_Toc343220715"/>
        <w:bookmarkStart w:id="1118" w:name="_Toc343232219"/>
        <w:bookmarkStart w:id="1119" w:name="_Toc343232632"/>
        <w:bookmarkStart w:id="1120" w:name="_Toc343232917"/>
        <w:bookmarkStart w:id="1121" w:name="_Toc343415422"/>
        <w:bookmarkStart w:id="1122" w:name="_Toc343415718"/>
        <w:bookmarkStart w:id="1123" w:name="_Toc343452377"/>
        <w:bookmarkStart w:id="1124" w:name="_Toc343461167"/>
        <w:bookmarkStart w:id="1125" w:name="_Toc343494054"/>
        <w:bookmarkStart w:id="1126" w:name="_Toc343494266"/>
        <w:bookmarkStart w:id="1127" w:name="_Toc343495039"/>
        <w:bookmarkStart w:id="1128" w:name="_Toc343660266"/>
        <w:bookmarkStart w:id="1129" w:name="_Toc343660480"/>
        <w:bookmarkStart w:id="1130" w:name="_Toc343711108"/>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del>
    </w:p>
    <w:p w14:paraId="7B53A7DD" w14:textId="77777777" w:rsidR="004D65BA" w:rsidRPr="0095710D" w:rsidDel="00CA2190" w:rsidRDefault="004D65BA" w:rsidP="004D65BA">
      <w:pPr>
        <w:ind w:firstLine="720"/>
        <w:rPr>
          <w:del w:id="1131" w:author="The Si Tran" w:date="2012-12-11T21:24:00Z"/>
          <w:sz w:val="32"/>
          <w:szCs w:val="32"/>
          <w:rPrChange w:id="1132" w:author="The Si Tran" w:date="2012-12-12T13:54:00Z">
            <w:rPr>
              <w:del w:id="1133" w:author="The Si Tran" w:date="2012-12-11T21:24:00Z"/>
              <w:szCs w:val="26"/>
            </w:rPr>
          </w:rPrChange>
        </w:rPr>
      </w:pPr>
      <w:del w:id="1134" w:author="The Si Tran" w:date="2012-12-11T21:24:00Z">
        <w:r w:rsidRPr="0095710D" w:rsidDel="00CA2190">
          <w:rPr>
            <w:sz w:val="32"/>
            <w:szCs w:val="32"/>
            <w:rPrChange w:id="1135" w:author="The Si Tran" w:date="2012-12-12T13:54:00Z">
              <w:rPr>
                <w:szCs w:val="26"/>
              </w:rPr>
            </w:rPrChange>
          </w:rPr>
          <w:delText>Chương 4: Mô hình ANN</w:delText>
        </w:r>
        <w:bookmarkStart w:id="1136" w:name="_Toc343083532"/>
        <w:bookmarkStart w:id="1137" w:name="_Toc343083746"/>
        <w:bookmarkStart w:id="1138" w:name="_Toc343083957"/>
        <w:bookmarkStart w:id="1139" w:name="_Toc343220716"/>
        <w:bookmarkStart w:id="1140" w:name="_Toc343232220"/>
        <w:bookmarkStart w:id="1141" w:name="_Toc343232633"/>
        <w:bookmarkStart w:id="1142" w:name="_Toc343232918"/>
        <w:bookmarkStart w:id="1143" w:name="_Toc343415423"/>
        <w:bookmarkStart w:id="1144" w:name="_Toc343415719"/>
        <w:bookmarkStart w:id="1145" w:name="_Toc343452378"/>
        <w:bookmarkStart w:id="1146" w:name="_Toc343461168"/>
        <w:bookmarkStart w:id="1147" w:name="_Toc343494055"/>
        <w:bookmarkStart w:id="1148" w:name="_Toc343494267"/>
        <w:bookmarkStart w:id="1149" w:name="_Toc343495040"/>
        <w:bookmarkStart w:id="1150" w:name="_Toc343660267"/>
        <w:bookmarkStart w:id="1151" w:name="_Toc343660481"/>
        <w:bookmarkStart w:id="1152" w:name="_Toc343711109"/>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del>
    </w:p>
    <w:p w14:paraId="535BB867" w14:textId="77777777" w:rsidR="004D65BA" w:rsidRPr="0095710D" w:rsidDel="00CA2190" w:rsidRDefault="004D65BA" w:rsidP="004D65BA">
      <w:pPr>
        <w:ind w:firstLine="720"/>
        <w:rPr>
          <w:del w:id="1153" w:author="The Si Tran" w:date="2012-12-11T21:24:00Z"/>
          <w:sz w:val="32"/>
          <w:szCs w:val="32"/>
          <w:rPrChange w:id="1154" w:author="The Si Tran" w:date="2012-12-12T13:54:00Z">
            <w:rPr>
              <w:del w:id="1155" w:author="The Si Tran" w:date="2012-12-11T21:24:00Z"/>
              <w:szCs w:val="26"/>
            </w:rPr>
          </w:rPrChange>
        </w:rPr>
      </w:pPr>
      <w:del w:id="1156" w:author="The Si Tran" w:date="2012-12-11T21:24:00Z">
        <w:r w:rsidRPr="0095710D" w:rsidDel="00CA2190">
          <w:rPr>
            <w:sz w:val="32"/>
            <w:szCs w:val="32"/>
            <w:rPrChange w:id="1157" w:author="The Si Tran" w:date="2012-12-12T13:54:00Z">
              <w:rPr>
                <w:szCs w:val="26"/>
              </w:rPr>
            </w:rPrChange>
          </w:rPr>
          <w:delText>Chương 5: Mô hình kết hợp giữa ARIMA và ANN</w:delText>
        </w:r>
        <w:bookmarkStart w:id="1158" w:name="_Toc343083533"/>
        <w:bookmarkStart w:id="1159" w:name="_Toc343083747"/>
        <w:bookmarkStart w:id="1160" w:name="_Toc343083958"/>
        <w:bookmarkStart w:id="1161" w:name="_Toc343220717"/>
        <w:bookmarkStart w:id="1162" w:name="_Toc343232221"/>
        <w:bookmarkStart w:id="1163" w:name="_Toc343232634"/>
        <w:bookmarkStart w:id="1164" w:name="_Toc343232919"/>
        <w:bookmarkStart w:id="1165" w:name="_Toc343415424"/>
        <w:bookmarkStart w:id="1166" w:name="_Toc343415720"/>
        <w:bookmarkStart w:id="1167" w:name="_Toc343452379"/>
        <w:bookmarkStart w:id="1168" w:name="_Toc343461169"/>
        <w:bookmarkStart w:id="1169" w:name="_Toc343494056"/>
        <w:bookmarkStart w:id="1170" w:name="_Toc343494268"/>
        <w:bookmarkStart w:id="1171" w:name="_Toc343495041"/>
        <w:bookmarkStart w:id="1172" w:name="_Toc343660268"/>
        <w:bookmarkStart w:id="1173" w:name="_Toc343660482"/>
        <w:bookmarkStart w:id="1174" w:name="_Toc343711110"/>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del>
    </w:p>
    <w:p w14:paraId="00BE2FA6" w14:textId="77777777" w:rsidR="004D65BA" w:rsidRPr="0095710D" w:rsidDel="00CA2190" w:rsidRDefault="004D65BA" w:rsidP="004D65BA">
      <w:pPr>
        <w:ind w:firstLine="720"/>
        <w:rPr>
          <w:del w:id="1175" w:author="The Si Tran" w:date="2012-12-11T21:24:00Z"/>
          <w:sz w:val="32"/>
          <w:szCs w:val="32"/>
          <w:rPrChange w:id="1176" w:author="The Si Tran" w:date="2012-12-12T13:54:00Z">
            <w:rPr>
              <w:del w:id="1177" w:author="The Si Tran" w:date="2012-12-11T21:24:00Z"/>
              <w:szCs w:val="26"/>
            </w:rPr>
          </w:rPrChange>
        </w:rPr>
      </w:pPr>
      <w:del w:id="1178" w:author="The Si Tran" w:date="2012-12-11T21:24:00Z">
        <w:r w:rsidRPr="0095710D" w:rsidDel="00CA2190">
          <w:rPr>
            <w:sz w:val="32"/>
            <w:szCs w:val="32"/>
            <w:rPrChange w:id="1179" w:author="The Si Tran" w:date="2012-12-12T13:54:00Z">
              <w:rPr>
                <w:szCs w:val="26"/>
              </w:rPr>
            </w:rPrChange>
          </w:rPr>
          <w:delText>Chương 6: Kết quả thực nghiệm</w:delText>
        </w:r>
        <w:bookmarkStart w:id="1180" w:name="_Toc343083534"/>
        <w:bookmarkStart w:id="1181" w:name="_Toc343083748"/>
        <w:bookmarkStart w:id="1182" w:name="_Toc343083959"/>
        <w:bookmarkStart w:id="1183" w:name="_Toc343220718"/>
        <w:bookmarkStart w:id="1184" w:name="_Toc343232222"/>
        <w:bookmarkStart w:id="1185" w:name="_Toc343232635"/>
        <w:bookmarkStart w:id="1186" w:name="_Toc343232920"/>
        <w:bookmarkStart w:id="1187" w:name="_Toc343415425"/>
        <w:bookmarkStart w:id="1188" w:name="_Toc343415721"/>
        <w:bookmarkStart w:id="1189" w:name="_Toc343452380"/>
        <w:bookmarkStart w:id="1190" w:name="_Toc343461170"/>
        <w:bookmarkStart w:id="1191" w:name="_Toc343494057"/>
        <w:bookmarkStart w:id="1192" w:name="_Toc343494269"/>
        <w:bookmarkStart w:id="1193" w:name="_Toc343495042"/>
        <w:bookmarkStart w:id="1194" w:name="_Toc343660269"/>
        <w:bookmarkStart w:id="1195" w:name="_Toc343660483"/>
        <w:bookmarkStart w:id="1196" w:name="_Toc343711111"/>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del>
    </w:p>
    <w:p w14:paraId="1B3699D2" w14:textId="77777777" w:rsidR="004D65BA" w:rsidRPr="0095710D" w:rsidDel="00CA2190" w:rsidRDefault="004D65BA" w:rsidP="004D65BA">
      <w:pPr>
        <w:ind w:firstLine="720"/>
        <w:rPr>
          <w:del w:id="1197" w:author="The Si Tran" w:date="2012-12-11T21:24:00Z"/>
          <w:sz w:val="32"/>
          <w:szCs w:val="32"/>
          <w:rPrChange w:id="1198" w:author="The Si Tran" w:date="2012-12-12T13:54:00Z">
            <w:rPr>
              <w:del w:id="1199" w:author="The Si Tran" w:date="2012-12-11T21:24:00Z"/>
              <w:szCs w:val="26"/>
            </w:rPr>
          </w:rPrChange>
        </w:rPr>
      </w:pPr>
      <w:del w:id="1200" w:author="The Si Tran" w:date="2012-12-11T21:24:00Z">
        <w:r w:rsidRPr="0095710D" w:rsidDel="00CA2190">
          <w:rPr>
            <w:b/>
            <w:sz w:val="32"/>
            <w:szCs w:val="32"/>
            <w:rPrChange w:id="1201" w:author="The Si Tran" w:date="2012-12-12T13:54:00Z">
              <w:rPr>
                <w:b/>
                <w:szCs w:val="26"/>
              </w:rPr>
            </w:rPrChange>
          </w:rPr>
          <w:delText xml:space="preserve">Chương 7: </w:delText>
        </w:r>
        <w:r w:rsidRPr="0095710D" w:rsidDel="00CA2190">
          <w:rPr>
            <w:sz w:val="32"/>
            <w:szCs w:val="32"/>
            <w:rPrChange w:id="1202" w:author="The Si Tran" w:date="2012-12-12T13:54:00Z">
              <w:rPr>
                <w:szCs w:val="26"/>
              </w:rPr>
            </w:rPrChange>
          </w:rPr>
          <w:delText>Kết luận về kết quả đạt được và hướng phát triển tương lai.</w:delText>
        </w:r>
        <w:bookmarkStart w:id="1203" w:name="_Toc343083535"/>
        <w:bookmarkStart w:id="1204" w:name="_Toc343083749"/>
        <w:bookmarkStart w:id="1205" w:name="_Toc343083960"/>
        <w:bookmarkStart w:id="1206" w:name="_Toc343220719"/>
        <w:bookmarkStart w:id="1207" w:name="_Toc343232223"/>
        <w:bookmarkStart w:id="1208" w:name="_Toc343232636"/>
        <w:bookmarkStart w:id="1209" w:name="_Toc343232921"/>
        <w:bookmarkStart w:id="1210" w:name="_Toc343415426"/>
        <w:bookmarkStart w:id="1211" w:name="_Toc343415722"/>
        <w:bookmarkStart w:id="1212" w:name="_Toc343452381"/>
        <w:bookmarkStart w:id="1213" w:name="_Toc343461171"/>
        <w:bookmarkStart w:id="1214" w:name="_Toc343494058"/>
        <w:bookmarkStart w:id="1215" w:name="_Toc343494270"/>
        <w:bookmarkStart w:id="1216" w:name="_Toc343495043"/>
        <w:bookmarkStart w:id="1217" w:name="_Toc343660270"/>
        <w:bookmarkStart w:id="1218" w:name="_Toc343660484"/>
        <w:bookmarkStart w:id="1219" w:name="_Toc34371111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del>
    </w:p>
    <w:p w14:paraId="18B7CEB5" w14:textId="77777777" w:rsidR="00AA4819" w:rsidRPr="0095710D" w:rsidDel="00726875" w:rsidRDefault="00AA4819" w:rsidP="004D65BA">
      <w:pPr>
        <w:ind w:firstLine="720"/>
        <w:rPr>
          <w:del w:id="1220" w:author="The Si Tran" w:date="2012-12-12T07:57:00Z"/>
          <w:sz w:val="32"/>
          <w:szCs w:val="32"/>
          <w:rPrChange w:id="1221" w:author="The Si Tran" w:date="2012-12-12T13:54:00Z">
            <w:rPr>
              <w:del w:id="1222" w:author="The Si Tran" w:date="2012-12-12T07:57:00Z"/>
              <w:szCs w:val="26"/>
            </w:rPr>
          </w:rPrChange>
        </w:rPr>
      </w:pPr>
      <w:bookmarkStart w:id="1223" w:name="_Toc343083536"/>
      <w:bookmarkStart w:id="1224" w:name="_Toc343083750"/>
      <w:bookmarkStart w:id="1225" w:name="_Toc343083961"/>
      <w:bookmarkStart w:id="1226" w:name="_Toc343220720"/>
      <w:bookmarkStart w:id="1227" w:name="_Toc343232224"/>
      <w:bookmarkStart w:id="1228" w:name="_Toc343232637"/>
      <w:bookmarkStart w:id="1229" w:name="_Toc343232922"/>
      <w:bookmarkStart w:id="1230" w:name="_Toc343415427"/>
      <w:bookmarkStart w:id="1231" w:name="_Toc343415723"/>
      <w:bookmarkStart w:id="1232" w:name="_Toc343452382"/>
      <w:bookmarkStart w:id="1233" w:name="_Toc343461172"/>
      <w:bookmarkStart w:id="1234" w:name="_Toc343494059"/>
      <w:bookmarkStart w:id="1235" w:name="_Toc343494271"/>
      <w:bookmarkStart w:id="1236" w:name="_Toc343495044"/>
      <w:bookmarkStart w:id="1237" w:name="_Toc343660271"/>
      <w:bookmarkStart w:id="1238" w:name="_Toc343660485"/>
      <w:bookmarkStart w:id="1239" w:name="_Toc343711113"/>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p>
    <w:p w14:paraId="5E81A452" w14:textId="54F7A593" w:rsidR="00AA4819" w:rsidRDefault="00AA4819" w:rsidP="00AA4819">
      <w:pPr>
        <w:pStyle w:val="Heading1"/>
        <w:rPr>
          <w:ins w:id="1240" w:author="The Si Tran" w:date="2012-12-16T09:42:00Z"/>
        </w:rPr>
      </w:pPr>
      <w:del w:id="1241" w:author="superchickend" w:date="2012-12-16T14:57:00Z">
        <w:r w:rsidRPr="0095710D" w:rsidDel="007B33EC">
          <w:delText xml:space="preserve">: </w:delText>
        </w:r>
      </w:del>
      <w:del w:id="1242" w:author="The Si Tran" w:date="2012-12-12T13:53:00Z">
        <w:r w:rsidRPr="0095710D" w:rsidDel="007529B1">
          <w:delText>Chuỗi thời gian và các thành phần của chuỗi thời gian</w:delText>
        </w:r>
      </w:del>
      <w:bookmarkStart w:id="1243" w:name="_Toc343711114"/>
      <w:ins w:id="1244" w:author="The Si Tran" w:date="2012-12-12T13:53:00Z">
        <w:r w:rsidR="007529B1" w:rsidRPr="0095710D">
          <w:rPr>
            <w:rPrChange w:id="1245" w:author="The Si Tran" w:date="2012-12-12T13:54:00Z">
              <w:rPr>
                <w:rFonts w:cs="Times New Roman"/>
                <w:b w:val="0"/>
                <w:bCs w:val="0"/>
                <w:kern w:val="0"/>
                <w:sz w:val="26"/>
                <w:szCs w:val="26"/>
              </w:rPr>
            </w:rPrChange>
          </w:rPr>
          <w:t xml:space="preserve">CHUỖI THỜI GIAN VÀ CÁC THÀNH PHẦN </w:t>
        </w:r>
      </w:ins>
      <w:ins w:id="1246" w:author="The Si Tran" w:date="2012-12-12T13:54:00Z">
        <w:r w:rsidR="007529B1" w:rsidRPr="0095710D">
          <w:rPr>
            <w:rPrChange w:id="1247" w:author="The Si Tran" w:date="2012-12-12T13:54:00Z">
              <w:rPr>
                <w:rFonts w:cs="Times New Roman"/>
                <w:b w:val="0"/>
                <w:bCs w:val="0"/>
                <w:kern w:val="0"/>
                <w:sz w:val="26"/>
                <w:szCs w:val="26"/>
              </w:rPr>
            </w:rPrChange>
          </w:rPr>
          <w:t xml:space="preserve">CỦA </w:t>
        </w:r>
      </w:ins>
      <w:ins w:id="1248" w:author="The Si Tran" w:date="2012-12-12T13:53:00Z">
        <w:r w:rsidR="007529B1" w:rsidRPr="0095710D">
          <w:rPr>
            <w:rPrChange w:id="1249" w:author="The Si Tran" w:date="2012-12-12T13:54:00Z">
              <w:rPr>
                <w:rFonts w:cs="Times New Roman"/>
                <w:b w:val="0"/>
                <w:bCs w:val="0"/>
                <w:kern w:val="0"/>
                <w:sz w:val="26"/>
                <w:szCs w:val="26"/>
              </w:rPr>
            </w:rPrChange>
          </w:rPr>
          <w:t>CHUỖI THỜI GIAN</w:t>
        </w:r>
      </w:ins>
      <w:bookmarkEnd w:id="1243"/>
    </w:p>
    <w:p w14:paraId="3E498819" w14:textId="27792421" w:rsidR="00E231FB" w:rsidRPr="002F74DC" w:rsidRDefault="00E231FB">
      <w:pPr>
        <w:pPrChange w:id="1250" w:author="The Si Tran" w:date="2012-12-16T09:42:00Z">
          <w:pPr>
            <w:pStyle w:val="Heading1"/>
          </w:pPr>
        </w:pPrChange>
      </w:pPr>
      <w:ins w:id="1251"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252" w:author="The Si Tran" w:date="2012-12-16T09:42:00Z">
        <w:r>
          <w:t xml:space="preserve">. Mục đích là </w:t>
        </w:r>
      </w:ins>
      <w:r w:rsidR="00330CA0">
        <w:t>giúp</w:t>
      </w:r>
      <w:ins w:id="1253" w:author="The Si Tran" w:date="2012-12-16T09:42:00Z">
        <w:r>
          <w:t xml:space="preserve"> người đọc nắm được tổng quan về chuỗi dữ liệu thời gian, thành phần của chuỗi thời gian</w:t>
        </w:r>
      </w:ins>
      <w:r w:rsidR="00330CA0">
        <w:t xml:space="preserve"> và</w:t>
      </w:r>
      <w:ins w:id="1254"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255" w:author="The Si Tran" w:date="2012-12-05T23:02:00Z">
            <w:rPr/>
          </w:rPrChange>
        </w:rPr>
      </w:pPr>
      <w:bookmarkStart w:id="1256" w:name="_Toc343711115"/>
      <w:r w:rsidRPr="0049233F">
        <w:rPr>
          <w:sz w:val="26"/>
          <w:szCs w:val="26"/>
          <w:rPrChange w:id="1257" w:author="The Si Tran" w:date="2012-12-05T23:02:00Z">
            <w:rPr>
              <w:iCs w:val="0"/>
              <w:kern w:val="32"/>
              <w:sz w:val="32"/>
              <w:szCs w:val="32"/>
            </w:rPr>
          </w:rPrChange>
        </w:rPr>
        <w:t>Chuỗi thời gian</w:t>
      </w:r>
      <w:bookmarkEnd w:id="1256"/>
      <w:del w:id="1258" w:author="The Si Tran" w:date="2012-12-11T21:05:00Z">
        <w:r w:rsidRPr="0049233F" w:rsidDel="006C2050">
          <w:rPr>
            <w:sz w:val="26"/>
            <w:szCs w:val="26"/>
            <w:rPrChange w:id="1259" w:author="The Si Tran" w:date="2012-12-05T23:02:00Z">
              <w:rPr>
                <w:iCs w:val="0"/>
                <w:kern w:val="32"/>
                <w:sz w:val="32"/>
                <w:szCs w:val="32"/>
              </w:rPr>
            </w:rPrChange>
          </w:rPr>
          <w:delText>:</w:delText>
        </w:r>
      </w:del>
    </w:p>
    <w:p w14:paraId="7693E365" w14:textId="77777777" w:rsidR="00024D6E" w:rsidRPr="0049233F" w:rsidRDefault="00387D5F">
      <w:pPr>
        <w:rPr>
          <w:rPrChange w:id="1260" w:author="The Si Tran" w:date="2012-12-05T23:02:00Z">
            <w:rPr>
              <w:sz w:val="28"/>
              <w:szCs w:val="28"/>
            </w:rPr>
          </w:rPrChange>
        </w:rPr>
        <w:pPrChange w:id="1261" w:author="The Si Tran" w:date="2012-12-14T07:21:00Z">
          <w:pPr>
            <w:ind w:firstLine="720"/>
          </w:pPr>
        </w:pPrChange>
      </w:pPr>
      <w:r w:rsidRPr="0049233F">
        <w:rPr>
          <w:rPrChange w:id="1262" w:author="The Si Tran" w:date="2012-12-05T23:02:00Z">
            <w:rPr>
              <w:rFonts w:cs="Arial"/>
              <w:b/>
              <w:bCs/>
              <w:kern w:val="32"/>
              <w:sz w:val="28"/>
              <w:szCs w:val="28"/>
            </w:rPr>
          </w:rPrChange>
        </w:rPr>
        <w:t xml:space="preserve">Dữ liệu chuỗi thời gian </w:t>
      </w:r>
      <w:r w:rsidR="00024D6E" w:rsidRPr="0049233F">
        <w:rPr>
          <w:rPrChange w:id="1263" w:author="The Si Tran" w:date="2012-12-05T23:02:00Z">
            <w:rPr>
              <w:rFonts w:cs="Arial"/>
              <w:b/>
              <w:bCs/>
              <w:kern w:val="32"/>
              <w:sz w:val="28"/>
              <w:szCs w:val="28"/>
            </w:rPr>
          </w:rPrChange>
        </w:rPr>
        <w:t xml:space="preserve">là dữ liệu được </w:t>
      </w:r>
      <w:proofErr w:type="gramStart"/>
      <w:r w:rsidR="00024D6E" w:rsidRPr="0049233F">
        <w:rPr>
          <w:rPrChange w:id="1264" w:author="The Si Tran" w:date="2012-12-05T23:02:00Z">
            <w:rPr>
              <w:rFonts w:cs="Arial"/>
              <w:b/>
              <w:bCs/>
              <w:kern w:val="32"/>
              <w:sz w:val="28"/>
              <w:szCs w:val="28"/>
            </w:rPr>
          </w:rPrChange>
        </w:rPr>
        <w:t>thu</w:t>
      </w:r>
      <w:proofErr w:type="gramEnd"/>
      <w:r w:rsidR="00024D6E" w:rsidRPr="0049233F">
        <w:rPr>
          <w:rPrChange w:id="1265" w:author="The Si Tran" w:date="2012-12-05T23:02:00Z">
            <w:rPr>
              <w:rFonts w:cs="Arial"/>
              <w:b/>
              <w:bCs/>
              <w:kern w:val="32"/>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rPrChange w:id="1266" w:author="The Si Tran" w:date="2012-12-05T23:02:00Z">
            <w:rPr>
              <w:rFonts w:cs="Arial"/>
              <w:b/>
              <w:bCs/>
              <w:kern w:val="32"/>
              <w:sz w:val="28"/>
              <w:szCs w:val="28"/>
            </w:rPr>
          </w:rPrChange>
        </w:rPr>
        <w:t>theo</w:t>
      </w:r>
      <w:proofErr w:type="gramEnd"/>
      <w:r w:rsidR="00024D6E" w:rsidRPr="0049233F">
        <w:rPr>
          <w:rPrChange w:id="1267" w:author="The Si Tran" w:date="2012-12-05T23:02:00Z">
            <w:rPr>
              <w:rFonts w:cs="Arial"/>
              <w:b/>
              <w:bCs/>
              <w:kern w:val="32"/>
              <w:sz w:val="28"/>
              <w:szCs w:val="28"/>
            </w:rPr>
          </w:rPrChange>
        </w:rPr>
        <w:t xml:space="preserve">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268" w:author="The Si Tran" w:date="2012-12-14T07:21:00Z"/>
          <w:rPrChange w:id="1269" w:author="The Si Tran" w:date="2012-12-05T23:02:00Z">
            <w:rPr>
              <w:del w:id="1270" w:author="The Si Tran" w:date="2012-12-14T07:21:00Z"/>
              <w:sz w:val="28"/>
              <w:szCs w:val="28"/>
            </w:rPr>
          </w:rPrChange>
        </w:rPr>
        <w:pPrChange w:id="1271" w:author="The Si Tran" w:date="2012-12-14T07:21:00Z">
          <w:pPr>
            <w:ind w:firstLine="720"/>
          </w:pPr>
        </w:pPrChange>
      </w:pPr>
      <w:del w:id="1272" w:author="The Si Tran" w:date="2012-12-14T04:19:00Z">
        <w:r w:rsidRPr="0049233F" w:rsidDel="00454557">
          <w:rPr>
            <w:rPrChange w:id="1273" w:author="The Si Tran" w:date="2012-12-05T23:02:00Z">
              <w:rPr>
                <w:rFonts w:cs="Arial"/>
                <w:b/>
                <w:bCs/>
                <w:kern w:val="32"/>
                <w:sz w:val="28"/>
                <w:szCs w:val="28"/>
              </w:rPr>
            </w:rPrChange>
          </w:rPr>
          <w:tab/>
        </w:r>
      </w:del>
      <w:r w:rsidRPr="0049233F">
        <w:rPr>
          <w:rPrChange w:id="1274" w:author="The Si Tran" w:date="2012-12-05T23:02:00Z">
            <w:rPr>
              <w:rFonts w:cs="Arial"/>
              <w:b/>
              <w:bCs/>
              <w:kern w:val="32"/>
              <w:sz w:val="28"/>
              <w:szCs w:val="28"/>
            </w:rPr>
          </w:rPrChange>
        </w:rPr>
        <w:t xml:space="preserve">Ta </w:t>
      </w:r>
      <w:r w:rsidR="005C2C13" w:rsidRPr="0049233F">
        <w:rPr>
          <w:rPrChange w:id="1275" w:author="The Si Tran" w:date="2012-12-05T23:02:00Z">
            <w:rPr>
              <w:rFonts w:cs="Arial"/>
              <w:b/>
              <w:bCs/>
              <w:kern w:val="32"/>
              <w:sz w:val="28"/>
              <w:szCs w:val="28"/>
            </w:rPr>
          </w:rPrChange>
        </w:rPr>
        <w:t xml:space="preserve">thường </w:t>
      </w:r>
      <w:r w:rsidRPr="0049233F">
        <w:rPr>
          <w:rPrChange w:id="1276" w:author="The Si Tran" w:date="2012-12-05T23:02:00Z">
            <w:rPr>
              <w:rFonts w:cs="Arial"/>
              <w:b/>
              <w:bCs/>
              <w:kern w:val="32"/>
              <w:sz w:val="28"/>
              <w:szCs w:val="28"/>
            </w:rPr>
          </w:rPrChange>
        </w:rPr>
        <w:t xml:space="preserve">ký kiệu chuỗi thời gian là </w:t>
      </w:r>
      <w:ins w:id="1277"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278" w:author="The Si Tran" w:date="2012-12-06T03:50:00Z">
        <w:r w:rsidRPr="0049233F" w:rsidDel="00C16A39">
          <w:rPr>
            <w:rPrChange w:id="1279" w:author="The Si Tran" w:date="2012-12-05T23:02:00Z">
              <w:rPr>
                <w:rFonts w:cs="Arial"/>
                <w:b/>
                <w:bCs/>
                <w:kern w:val="32"/>
                <w:sz w:val="28"/>
                <w:szCs w:val="28"/>
              </w:rPr>
            </w:rPrChange>
          </w:rPr>
          <w:delText>{X</w:delText>
        </w:r>
        <w:r w:rsidRPr="0049233F" w:rsidDel="00C16A39">
          <w:rPr>
            <w:vertAlign w:val="subscript"/>
            <w:rPrChange w:id="1280" w:author="The Si Tran" w:date="2012-12-05T23:02:00Z">
              <w:rPr>
                <w:rFonts w:cs="Arial"/>
                <w:b/>
                <w:bCs/>
                <w:kern w:val="32"/>
                <w:sz w:val="28"/>
                <w:szCs w:val="28"/>
                <w:vertAlign w:val="subscript"/>
              </w:rPr>
            </w:rPrChange>
          </w:rPr>
          <w:delText>t</w:delText>
        </w:r>
        <w:r w:rsidRPr="0049233F" w:rsidDel="00C16A39">
          <w:rPr>
            <w:rPrChange w:id="1281" w:author="The Si Tran" w:date="2012-12-05T23:02:00Z">
              <w:rPr>
                <w:rFonts w:cs="Arial"/>
                <w:b/>
                <w:bCs/>
                <w:kern w:val="32"/>
                <w:sz w:val="28"/>
                <w:szCs w:val="28"/>
              </w:rPr>
            </w:rPrChange>
          </w:rPr>
          <w:delText>}</w:delText>
        </w:r>
      </w:del>
      <w:r w:rsidRPr="0049233F">
        <w:rPr>
          <w:rPrChange w:id="1282" w:author="The Si Tran" w:date="2012-12-05T23:02:00Z">
            <w:rPr>
              <w:rFonts w:cs="Arial"/>
              <w:b/>
              <w:bCs/>
              <w:kern w:val="32"/>
              <w:sz w:val="28"/>
              <w:szCs w:val="28"/>
            </w:rPr>
          </w:rPrChange>
        </w:rPr>
        <w:t xml:space="preserve"> với </w:t>
      </w:r>
      <w:ins w:id="1283" w:author="The Si Tran" w:date="2012-12-06T03:50:00Z">
        <m:oMath>
          <m:r>
            <w:rPr>
              <w:rFonts w:ascii="Cambria Math" w:hAnsi="Cambria Math"/>
            </w:rPr>
            <m:t>t</m:t>
          </m:r>
        </m:oMath>
      </w:ins>
      <w:del w:id="1284" w:author="The Si Tran" w:date="2012-12-06T03:50:00Z">
        <w:r w:rsidRPr="0049233F" w:rsidDel="00C16A39">
          <w:rPr>
            <w:rPrChange w:id="1285" w:author="The Si Tran" w:date="2012-12-05T23:02:00Z">
              <w:rPr>
                <w:rFonts w:cs="Arial"/>
                <w:b/>
                <w:bCs/>
                <w:kern w:val="32"/>
                <w:sz w:val="28"/>
                <w:szCs w:val="28"/>
              </w:rPr>
            </w:rPrChange>
          </w:rPr>
          <w:delText>t</w:delText>
        </w:r>
      </w:del>
      <w:r w:rsidRPr="0049233F">
        <w:rPr>
          <w:rPrChange w:id="1286" w:author="The Si Tran" w:date="2012-12-05T23:02:00Z">
            <w:rPr>
              <w:rFonts w:cs="Arial"/>
              <w:b/>
              <w:bCs/>
              <w:kern w:val="32"/>
              <w:sz w:val="28"/>
              <w:szCs w:val="28"/>
            </w:rPr>
          </w:rPrChange>
        </w:rPr>
        <w:t xml:space="preserve"> là các số tự nhiên. </w:t>
      </w:r>
      <m:oMath>
        <m:sSub>
          <m:sSubPr>
            <m:ctrlPr>
              <w:ins w:id="1287" w:author="The Si Tran" w:date="2012-12-06T03:50:00Z">
                <w:rPr>
                  <w:rFonts w:ascii="Cambria Math" w:hAnsi="Cambria Math"/>
                  <w:i/>
                </w:rPr>
              </w:ins>
            </m:ctrlPr>
          </m:sSubPr>
          <m:e>
            <w:ins w:id="1288" w:author="The Si Tran" w:date="2012-12-06T03:50:00Z">
              <m:r>
                <w:rPr>
                  <w:rFonts w:ascii="Cambria Math" w:hAnsi="Cambria Math"/>
                </w:rPr>
                <m:t>X</m:t>
              </m:r>
            </w:ins>
          </m:e>
          <m:sub>
            <w:ins w:id="1289" w:author="The Si Tran" w:date="2012-12-06T03:50:00Z">
              <m:r>
                <w:rPr>
                  <w:rFonts w:ascii="Cambria Math" w:hAnsi="Cambria Math"/>
                </w:rPr>
                <m:t>t</m:t>
              </m:r>
            </w:ins>
          </m:sub>
        </m:sSub>
      </m:oMath>
      <w:ins w:id="1290" w:author="The Si Tran" w:date="2012-12-06T03:50:00Z">
        <w:r w:rsidR="00C16A39">
          <w:t xml:space="preserve"> </w:t>
        </w:r>
      </w:ins>
      <w:del w:id="1291" w:author="The Si Tran" w:date="2012-12-06T03:50:00Z">
        <w:r w:rsidRPr="0049233F" w:rsidDel="00C16A39">
          <w:rPr>
            <w:rPrChange w:id="1292" w:author="The Si Tran" w:date="2012-12-05T23:02:00Z">
              <w:rPr>
                <w:rFonts w:cs="Arial"/>
                <w:b/>
                <w:bCs/>
                <w:kern w:val="32"/>
                <w:sz w:val="28"/>
                <w:szCs w:val="28"/>
              </w:rPr>
            </w:rPrChange>
          </w:rPr>
          <w:delText>X</w:delText>
        </w:r>
        <w:r w:rsidRPr="0049233F" w:rsidDel="00C16A39">
          <w:rPr>
            <w:vertAlign w:val="subscript"/>
            <w:rPrChange w:id="1293" w:author="The Si Tran" w:date="2012-12-05T23:02:00Z">
              <w:rPr>
                <w:rFonts w:cs="Arial"/>
                <w:b/>
                <w:bCs/>
                <w:kern w:val="32"/>
                <w:sz w:val="28"/>
                <w:szCs w:val="28"/>
                <w:vertAlign w:val="subscript"/>
              </w:rPr>
            </w:rPrChange>
          </w:rPr>
          <w:delText>t</w:delText>
        </w:r>
        <w:r w:rsidRPr="0049233F" w:rsidDel="00C16A39">
          <w:rPr>
            <w:rPrChange w:id="1294" w:author="The Si Tran" w:date="2012-12-05T23:02:00Z">
              <w:rPr>
                <w:rFonts w:cs="Arial"/>
                <w:b/>
                <w:bCs/>
                <w:kern w:val="32"/>
                <w:sz w:val="28"/>
                <w:szCs w:val="28"/>
              </w:rPr>
            </w:rPrChange>
          </w:rPr>
          <w:delText xml:space="preserve"> </w:delText>
        </w:r>
      </w:del>
      <w:proofErr w:type="gramStart"/>
      <w:r w:rsidRPr="0049233F">
        <w:rPr>
          <w:rPrChange w:id="1295" w:author="The Si Tran" w:date="2012-12-05T23:02:00Z">
            <w:rPr>
              <w:rFonts w:cs="Arial"/>
              <w:b/>
              <w:bCs/>
              <w:kern w:val="32"/>
              <w:sz w:val="28"/>
              <w:szCs w:val="28"/>
            </w:rPr>
          </w:rPrChange>
        </w:rPr>
        <w:t>là</w:t>
      </w:r>
      <w:proofErr w:type="gramEnd"/>
      <w:r w:rsidRPr="0049233F">
        <w:rPr>
          <w:rPrChange w:id="1296" w:author="The Si Tran" w:date="2012-12-05T23:02:00Z">
            <w:rPr>
              <w:rFonts w:cs="Arial"/>
              <w:b/>
              <w:bCs/>
              <w:kern w:val="32"/>
              <w:sz w:val="28"/>
              <w:szCs w:val="28"/>
            </w:rPr>
          </w:rPrChange>
        </w:rPr>
        <w:t xml:space="preserve"> các biến ngẫu nhiên rút ra từ một phân bố xác suấ</w:t>
      </w:r>
      <w:r w:rsidR="0084788B">
        <w:t>t nào đó. Hình 2.1</w:t>
      </w:r>
      <w:r w:rsidRPr="0049233F">
        <w:rPr>
          <w:rPrChange w:id="1297"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298" w:author="The Si Tran" w:date="2012-12-05T23:02:00Z">
            <w:rPr>
              <w:rFonts w:cs="Arial"/>
              <w:b/>
              <w:bCs/>
              <w:kern w:val="32"/>
              <w:sz w:val="28"/>
              <w:szCs w:val="28"/>
            </w:rPr>
          </w:rPrChange>
        </w:rPr>
        <w:t xml:space="preserve"> hàng tháng của hãng </w:t>
      </w:r>
      <w:r w:rsidR="005C2C13" w:rsidRPr="0049233F">
        <w:rPr>
          <w:rPrChange w:id="1299" w:author="The Si Tran" w:date="2012-12-05T23:02:00Z">
            <w:rPr>
              <w:rFonts w:cs="Arial"/>
              <w:b/>
              <w:bCs/>
              <w:kern w:val="32"/>
              <w:sz w:val="28"/>
              <w:szCs w:val="28"/>
            </w:rPr>
          </w:rPrChange>
        </w:rPr>
        <w:t xml:space="preserve">hàng không </w:t>
      </w:r>
      <w:r w:rsidRPr="0049233F">
        <w:rPr>
          <w:rPrChange w:id="1300" w:author="The Si Tran" w:date="2012-12-05T23:02:00Z">
            <w:rPr>
              <w:rFonts w:cs="Arial"/>
              <w:b/>
              <w:bCs/>
              <w:kern w:val="32"/>
              <w:sz w:val="28"/>
              <w:szCs w:val="28"/>
            </w:rPr>
          </w:rPrChange>
        </w:rPr>
        <w:t>Pan Am</w:t>
      </w:r>
      <w:r w:rsidR="005C2C13" w:rsidRPr="0049233F">
        <w:rPr>
          <w:rPrChange w:id="1301"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302" w:author="The Si Tran" w:date="2012-12-05T23:02:00Z">
            <w:rPr>
              <w:sz w:val="28"/>
              <w:szCs w:val="28"/>
            </w:rPr>
          </w:rPrChange>
        </w:rPr>
      </w:pPr>
    </w:p>
    <w:p w14:paraId="5045DE3A" w14:textId="77777777" w:rsidR="009526E2" w:rsidRPr="009531AA" w:rsidRDefault="00024D6E">
      <w:pPr>
        <w:pStyle w:val="Canhgiua"/>
        <w:rPr>
          <w:rPrChange w:id="1303" w:author="The Si Tran" w:date="2012-12-11T23:14:00Z">
            <w:rPr>
              <w:sz w:val="28"/>
              <w:szCs w:val="28"/>
            </w:rPr>
          </w:rPrChange>
        </w:rPr>
        <w:pPrChange w:id="1304" w:author="The Si Tran" w:date="2012-12-16T16:45:00Z">
          <w:pPr/>
        </w:pPrChange>
      </w:pPr>
      <w:r w:rsidRPr="0049233F">
        <w:rPr>
          <w:noProof/>
          <w:rPrChange w:id="1305" w:author="Unknown">
            <w:rPr>
              <w:rFonts w:cs="Arial"/>
              <w:b/>
              <w:bCs/>
              <w:noProof/>
              <w:kern w:val="32"/>
              <w:sz w:val="28"/>
              <w:szCs w:val="28"/>
            </w:rPr>
          </w:rPrChange>
        </w:rPr>
        <w:drawing>
          <wp:inline distT="0" distB="0" distL="0" distR="0" wp14:anchorId="3BED6EB7" wp14:editId="5DB077E3">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306" w:author="The Si Tran" w:date="2012-12-14T07:21:00Z"/>
        </w:rPr>
        <w:pPrChange w:id="1307" w:author="The Si Tran" w:date="2012-12-16T16:45:00Z">
          <w:pPr>
            <w:pStyle w:val="Caption"/>
            <w:ind w:firstLine="540"/>
          </w:pPr>
        </w:pPrChange>
      </w:pPr>
      <w:bookmarkStart w:id="1308" w:name="_Toc312142075"/>
      <w:bookmarkStart w:id="1309" w:name="_Toc343029950"/>
      <w:bookmarkStart w:id="1310" w:name="_Toc343711380"/>
      <w:r w:rsidRPr="00454DCE">
        <w:rPr>
          <w:bCs w:val="0"/>
          <w:rPrChange w:id="1311" w:author="The Si Tran" w:date="2012-12-16T16:45:00Z">
            <w:rPr>
              <w:b w:val="0"/>
              <w:bCs w:val="0"/>
              <w:sz w:val="28"/>
              <w:szCs w:val="28"/>
            </w:rPr>
          </w:rPrChange>
        </w:rPr>
        <w:t xml:space="preserve">Hình </w:t>
      </w:r>
      <w:del w:id="1312" w:author="The Si Tran" w:date="2012-12-11T23:15:00Z">
        <w:r w:rsidRPr="00454DCE" w:rsidDel="005F761D">
          <w:rPr>
            <w:bCs w:val="0"/>
            <w:rPrChange w:id="1313" w:author="The Si Tran" w:date="2012-12-16T16:45:00Z">
              <w:rPr>
                <w:b w:val="0"/>
                <w:bCs w:val="0"/>
                <w:sz w:val="28"/>
                <w:szCs w:val="28"/>
              </w:rPr>
            </w:rPrChange>
          </w:rPr>
          <w:fldChar w:fldCharType="begin"/>
        </w:r>
        <w:r w:rsidRPr="00454DCE" w:rsidDel="005F761D">
          <w:rPr>
            <w:bCs w:val="0"/>
            <w:rPrChange w:id="1314" w:author="The Si Tran" w:date="2012-12-16T16:45:00Z">
              <w:rPr>
                <w:b w:val="0"/>
                <w:bCs w:val="0"/>
                <w:sz w:val="28"/>
                <w:szCs w:val="28"/>
              </w:rPr>
            </w:rPrChange>
          </w:rPr>
          <w:delInstrText xml:space="preserve"> SEQ Hình \* ARABIC </w:delInstrText>
        </w:r>
        <w:r w:rsidRPr="00454DCE" w:rsidDel="005F761D">
          <w:rPr>
            <w:bCs w:val="0"/>
            <w:rPrChange w:id="1315" w:author="The Si Tran" w:date="2012-12-16T16:45:00Z">
              <w:rPr>
                <w:b w:val="0"/>
                <w:bCs w:val="0"/>
                <w:sz w:val="28"/>
                <w:szCs w:val="28"/>
              </w:rPr>
            </w:rPrChange>
          </w:rPr>
          <w:fldChar w:fldCharType="separate"/>
        </w:r>
        <w:r w:rsidRPr="00454DCE" w:rsidDel="005F761D">
          <w:rPr>
            <w:bCs w:val="0"/>
            <w:rPrChange w:id="1316" w:author="The Si Tran" w:date="2012-12-16T16:45:00Z">
              <w:rPr>
                <w:b w:val="0"/>
                <w:bCs w:val="0"/>
                <w:noProof/>
                <w:sz w:val="28"/>
                <w:szCs w:val="28"/>
              </w:rPr>
            </w:rPrChange>
          </w:rPr>
          <w:delText>1</w:delText>
        </w:r>
        <w:r w:rsidRPr="00454DCE" w:rsidDel="005F761D">
          <w:rPr>
            <w:bCs w:val="0"/>
            <w:rPrChange w:id="1317" w:author="The Si Tran" w:date="2012-12-16T16:45:00Z">
              <w:rPr>
                <w:b w:val="0"/>
                <w:bCs w:val="0"/>
                <w:sz w:val="28"/>
                <w:szCs w:val="28"/>
              </w:rPr>
            </w:rPrChange>
          </w:rPr>
          <w:fldChar w:fldCharType="end"/>
        </w:r>
      </w:del>
      <w:ins w:id="1318" w:author="The Si Tran" w:date="2012-12-11T23:15:00Z">
        <w:r w:rsidR="005F761D" w:rsidRPr="00032D83">
          <w:rPr>
            <w:bCs w:val="0"/>
          </w:rPr>
          <w:t>2</w:t>
        </w:r>
      </w:ins>
      <w:ins w:id="1319" w:author="The Si Tran" w:date="2012-12-11T23:13:00Z">
        <w:r w:rsidR="00FD0D9E" w:rsidRPr="00032D83">
          <w:rPr>
            <w:bCs w:val="0"/>
          </w:rPr>
          <w:t>.1</w:t>
        </w:r>
      </w:ins>
      <w:ins w:id="1320" w:author="The Si Tran" w:date="2012-12-14T04:07:00Z">
        <w:r w:rsidR="00C409EE" w:rsidRPr="006D6C8D">
          <w:t>:</w:t>
        </w:r>
      </w:ins>
      <w:r w:rsidRPr="00454DCE">
        <w:rPr>
          <w:bCs w:val="0"/>
          <w:rPrChange w:id="1321" w:author="The Si Tran" w:date="2012-12-16T16:45:00Z">
            <w:rPr>
              <w:b w:val="0"/>
              <w:bCs w:val="0"/>
              <w:sz w:val="28"/>
              <w:szCs w:val="28"/>
            </w:rPr>
          </w:rPrChange>
        </w:rPr>
        <w:t xml:space="preserve"> Số khách hàng đặt chỗ hàng tháng của hãng Pan Am</w:t>
      </w:r>
      <w:bookmarkEnd w:id="1308"/>
      <w:bookmarkEnd w:id="1309"/>
      <w:bookmarkEnd w:id="1310"/>
    </w:p>
    <w:p w14:paraId="6148F770" w14:textId="77777777" w:rsidR="00024D6E" w:rsidRPr="0049233F" w:rsidRDefault="00024D6E">
      <w:pPr>
        <w:pStyle w:val="Hinh"/>
        <w:rPr>
          <w:rPrChange w:id="1322" w:author="The Si Tran" w:date="2012-12-05T23:02:00Z">
            <w:rPr>
              <w:sz w:val="28"/>
              <w:szCs w:val="28"/>
            </w:rPr>
          </w:rPrChange>
        </w:rPr>
        <w:pPrChange w:id="1323" w:author="The Si Tran" w:date="2012-12-16T16:45:00Z">
          <w:pPr/>
        </w:pPrChange>
      </w:pPr>
    </w:p>
    <w:p w14:paraId="47496638" w14:textId="303FCD55" w:rsidR="0080635D" w:rsidRPr="0049233F" w:rsidRDefault="0080635D">
      <w:pPr>
        <w:rPr>
          <w:rPrChange w:id="1324" w:author="The Si Tran" w:date="2012-12-05T23:02:00Z">
            <w:rPr>
              <w:sz w:val="28"/>
              <w:szCs w:val="28"/>
            </w:rPr>
          </w:rPrChange>
        </w:rPr>
        <w:pPrChange w:id="1325" w:author="The Si Tran" w:date="2012-12-14T07:21:00Z">
          <w:pPr>
            <w:ind w:firstLine="720"/>
          </w:pPr>
        </w:pPrChange>
      </w:pPr>
      <w:del w:id="1326" w:author="The Si Tran" w:date="2012-12-14T04:19:00Z">
        <w:r w:rsidRPr="0049233F" w:rsidDel="00454557">
          <w:rPr>
            <w:rPrChange w:id="1327" w:author="The Si Tran" w:date="2012-12-05T23:02:00Z">
              <w:rPr>
                <w:b/>
                <w:bCs/>
                <w:sz w:val="28"/>
                <w:szCs w:val="28"/>
              </w:rPr>
            </w:rPrChange>
          </w:rPr>
          <w:lastRenderedPageBreak/>
          <w:tab/>
        </w:r>
      </w:del>
      <w:r w:rsidRPr="0049233F">
        <w:rPr>
          <w:rPrChange w:id="1328"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rPrChange w:id="1329" w:author="The Si Tran" w:date="2012-12-05T23:02:00Z">
            <w:rPr>
              <w:b/>
              <w:bCs/>
              <w:sz w:val="28"/>
              <w:szCs w:val="28"/>
            </w:rPr>
          </w:rPrChange>
        </w:rPr>
        <w:t>chu</w:t>
      </w:r>
      <w:proofErr w:type="gramEnd"/>
      <w:r w:rsidRPr="0049233F">
        <w:rPr>
          <w:rPrChange w:id="1330" w:author="The Si Tran" w:date="2012-12-05T23:02:00Z">
            <w:rPr>
              <w:b/>
              <w:bCs/>
              <w:sz w:val="28"/>
              <w:szCs w:val="28"/>
            </w:rPr>
          </w:rPrChange>
        </w:rPr>
        <w:t xml:space="preserve"> kỳ, thành phầ</w:t>
      </w:r>
      <w:r w:rsidR="00E51BBD">
        <w:t>n mùa và</w:t>
      </w:r>
      <w:r w:rsidRPr="0049233F">
        <w:rPr>
          <w:rPrChange w:id="1331" w:author="The Si Tran" w:date="2012-12-05T23:02:00Z">
            <w:rPr>
              <w:b/>
              <w:bCs/>
              <w:sz w:val="28"/>
              <w:szCs w:val="28"/>
            </w:rPr>
          </w:rPrChange>
        </w:rPr>
        <w:t xml:space="preserve"> bất qui tắc </w:t>
      </w:r>
      <w:r w:rsidR="00F518BC" w:rsidRPr="0049233F">
        <w:rPr>
          <w:rPrChange w:id="1332" w:author="The Si Tran" w:date="2012-12-05T23:02:00Z">
            <w:rPr>
              <w:b/>
              <w:bCs/>
              <w:sz w:val="28"/>
              <w:szCs w:val="28"/>
            </w:rPr>
          </w:rPrChange>
        </w:rPr>
        <w:fldChar w:fldCharType="begin"/>
      </w:r>
      <w:r w:rsidR="00F518BC" w:rsidRPr="0049233F">
        <w:rPr>
          <w:rPrChange w:id="1333"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334" w:author="The Si Tran" w:date="2012-12-05T23:02:00Z">
            <w:rPr>
              <w:b/>
              <w:bCs/>
              <w:sz w:val="28"/>
              <w:szCs w:val="28"/>
            </w:rPr>
          </w:rPrChange>
        </w:rPr>
        <w:fldChar w:fldCharType="end"/>
      </w:r>
    </w:p>
    <w:p w14:paraId="65E346B6" w14:textId="17F9BC19" w:rsidR="001F017F" w:rsidRPr="006A5AA2" w:rsidRDefault="00F518BC">
      <w:pPr>
        <w:pStyle w:val="BuletL1"/>
        <w:rPr>
          <w:rPrChange w:id="1335" w:author="The Si Tran" w:date="2012-12-14T04:05:00Z">
            <w:rPr>
              <w:sz w:val="28"/>
              <w:szCs w:val="28"/>
            </w:rPr>
          </w:rPrChange>
        </w:rPr>
        <w:pPrChange w:id="1336" w:author="The Si Tran" w:date="2012-12-16T10:07:00Z">
          <w:pPr>
            <w:pStyle w:val="ListParagraph"/>
            <w:numPr>
              <w:numId w:val="12"/>
            </w:numPr>
            <w:ind w:left="900" w:hanging="360"/>
          </w:pPr>
        </w:pPrChange>
      </w:pPr>
      <w:r w:rsidRPr="006A5AA2">
        <w:rPr>
          <w:rPrChange w:id="1337" w:author="The Si Tran" w:date="2012-12-14T04:05:00Z">
            <w:rPr>
              <w:rFonts w:eastAsiaTheme="minorHAnsi"/>
              <w:b/>
              <w:bCs/>
              <w:sz w:val="28"/>
              <w:szCs w:val="28"/>
            </w:rPr>
          </w:rPrChange>
        </w:rPr>
        <w:t>Thành phần</w:t>
      </w:r>
      <w:r w:rsidR="001F017F" w:rsidRPr="006A5AA2">
        <w:rPr>
          <w:rPrChange w:id="1338" w:author="The Si Tran" w:date="2012-12-14T04:05:00Z">
            <w:rPr>
              <w:rFonts w:eastAsiaTheme="minorHAnsi"/>
              <w:b/>
              <w:bCs/>
              <w:sz w:val="28"/>
              <w:szCs w:val="28"/>
            </w:rPr>
          </w:rPrChange>
        </w:rPr>
        <w:t xml:space="preserve"> xu hướ</w:t>
      </w:r>
      <w:r w:rsidRPr="006A5AA2">
        <w:rPr>
          <w:rPrChange w:id="1339" w:author="The Si Tran" w:date="2012-12-14T04:05:00Z">
            <w:rPr>
              <w:rFonts w:eastAsiaTheme="minorHAnsi"/>
              <w:b/>
              <w:bCs/>
              <w:sz w:val="28"/>
              <w:szCs w:val="28"/>
            </w:rPr>
          </w:rPrChange>
        </w:rPr>
        <w:t>ng (trend)</w:t>
      </w:r>
      <w:r w:rsidR="00246F0B">
        <w:t>: C</w:t>
      </w:r>
      <w:r w:rsidR="001F017F" w:rsidRPr="006A5AA2">
        <w:rPr>
          <w:rPrChange w:id="1340"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341" w:author="The Si Tran" w:date="2012-12-14T04:05:00Z">
            <w:rPr>
              <w:rFonts w:eastAsiaTheme="minorHAnsi"/>
              <w:b/>
              <w:bCs/>
              <w:sz w:val="28"/>
              <w:szCs w:val="28"/>
            </w:rPr>
          </w:rPrChange>
        </w:rPr>
        <w:t>. Đây là thành phần dài hạn (long term)</w:t>
      </w:r>
      <w:r w:rsidR="001F017F" w:rsidRPr="006A5AA2">
        <w:rPr>
          <w:rPrChange w:id="1342"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343" w:author="The Si Tran" w:date="2012-12-14T04:05:00Z">
            <w:rPr>
              <w:sz w:val="28"/>
              <w:szCs w:val="28"/>
            </w:rPr>
          </w:rPrChange>
        </w:rPr>
        <w:pPrChange w:id="1344" w:author="The Si Tran" w:date="2012-12-16T10:07:00Z">
          <w:pPr>
            <w:pStyle w:val="ListParagraph"/>
            <w:numPr>
              <w:numId w:val="12"/>
            </w:numPr>
            <w:ind w:left="900" w:hanging="360"/>
          </w:pPr>
        </w:pPrChange>
      </w:pPr>
      <w:r w:rsidRPr="006A5AA2">
        <w:rPr>
          <w:rPrChange w:id="1345" w:author="The Si Tran" w:date="2012-12-14T04:05:00Z">
            <w:rPr>
              <w:rFonts w:eastAsiaTheme="minorHAnsi"/>
              <w:b/>
              <w:bCs/>
              <w:sz w:val="28"/>
              <w:szCs w:val="28"/>
            </w:rPr>
          </w:rPrChange>
        </w:rPr>
        <w:t>Thành phần</w:t>
      </w:r>
      <w:r w:rsidR="001F017F" w:rsidRPr="006A5AA2">
        <w:rPr>
          <w:rPrChange w:id="1346" w:author="The Si Tran" w:date="2012-12-14T04:05:00Z">
            <w:rPr>
              <w:rFonts w:eastAsiaTheme="minorHAnsi"/>
              <w:b/>
              <w:bCs/>
              <w:sz w:val="28"/>
              <w:szCs w:val="28"/>
            </w:rPr>
          </w:rPrChange>
        </w:rPr>
        <w:t xml:space="preserve"> </w:t>
      </w:r>
      <w:r w:rsidRPr="006A5AA2">
        <w:rPr>
          <w:rPrChange w:id="1347" w:author="The Si Tran" w:date="2012-12-14T04:05:00Z">
            <w:rPr>
              <w:rFonts w:eastAsiaTheme="minorHAnsi"/>
              <w:b/>
              <w:bCs/>
              <w:sz w:val="28"/>
              <w:szCs w:val="28"/>
            </w:rPr>
          </w:rPrChange>
        </w:rPr>
        <w:t>c</w:t>
      </w:r>
      <w:r w:rsidR="00F7259F" w:rsidRPr="006A5AA2">
        <w:rPr>
          <w:rPrChange w:id="1348" w:author="The Si Tran" w:date="2012-12-14T04:05:00Z">
            <w:rPr>
              <w:rFonts w:eastAsiaTheme="minorHAnsi"/>
              <w:b/>
              <w:bCs/>
              <w:sz w:val="28"/>
              <w:szCs w:val="28"/>
            </w:rPr>
          </w:rPrChange>
        </w:rPr>
        <w:t>hu k</w:t>
      </w:r>
      <w:ins w:id="1349" w:author="The Si Tran" w:date="2012-12-14T04:02:00Z">
        <w:r w:rsidR="00C17C95" w:rsidRPr="00EB1298">
          <w:t>ỳ</w:t>
        </w:r>
      </w:ins>
      <w:del w:id="1350" w:author="The Si Tran" w:date="2012-12-14T04:02:00Z">
        <w:r w:rsidR="00F7259F" w:rsidRPr="006A5AA2" w:rsidDel="00C17C95">
          <w:rPr>
            <w:rPrChange w:id="1351" w:author="The Si Tran" w:date="2012-12-14T04:05:00Z">
              <w:rPr>
                <w:rFonts w:eastAsiaTheme="minorHAnsi"/>
                <w:b/>
                <w:bCs/>
                <w:sz w:val="28"/>
                <w:szCs w:val="28"/>
              </w:rPr>
            </w:rPrChange>
          </w:rPr>
          <w:delText>ì</w:delText>
        </w:r>
      </w:del>
      <w:r w:rsidR="00F7259F" w:rsidRPr="006A5AA2">
        <w:rPr>
          <w:rPrChange w:id="1352" w:author="The Si Tran" w:date="2012-12-14T04:05:00Z">
            <w:rPr>
              <w:rFonts w:eastAsiaTheme="minorHAnsi"/>
              <w:b/>
              <w:bCs/>
              <w:sz w:val="28"/>
              <w:szCs w:val="28"/>
            </w:rPr>
          </w:rPrChange>
        </w:rPr>
        <w:t xml:space="preserve"> (cyclical)</w:t>
      </w:r>
      <w:r w:rsidR="00246F0B">
        <w:t>: N</w:t>
      </w:r>
      <w:r w:rsidR="008E2CA2" w:rsidRPr="006A5AA2">
        <w:rPr>
          <w:rPrChange w:id="1353"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354" w:author="The Si Tran" w:date="2012-12-14T04:05:00Z">
            <w:rPr>
              <w:rFonts w:eastAsiaTheme="minorHAnsi"/>
              <w:b/>
              <w:bCs/>
              <w:sz w:val="28"/>
              <w:szCs w:val="28"/>
            </w:rPr>
          </w:rPrChange>
        </w:rPr>
        <w:t>ng só</w:t>
      </w:r>
      <w:r w:rsidR="008E2CA2" w:rsidRPr="006A5AA2">
        <w:rPr>
          <w:rPrChange w:id="1355"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356" w:author="The Si Tran" w:date="2012-12-14T04:04:00Z"/>
        </w:rPr>
        <w:pPrChange w:id="1357" w:author="The Si Tran" w:date="2012-12-16T10:07:00Z">
          <w:pPr>
            <w:pStyle w:val="ListParagraph"/>
            <w:numPr>
              <w:numId w:val="12"/>
            </w:numPr>
            <w:ind w:left="900" w:hanging="360"/>
          </w:pPr>
        </w:pPrChange>
      </w:pPr>
      <w:r w:rsidRPr="006A5AA2">
        <w:rPr>
          <w:rPrChange w:id="1358" w:author="The Si Tran" w:date="2012-12-14T04:05:00Z">
            <w:rPr>
              <w:rFonts w:eastAsiaTheme="minorHAnsi"/>
              <w:b/>
              <w:bCs/>
              <w:sz w:val="28"/>
              <w:szCs w:val="28"/>
            </w:rPr>
          </w:rPrChange>
        </w:rPr>
        <w:t>T</w:t>
      </w:r>
      <w:r w:rsidR="00F518BC" w:rsidRPr="006A5AA2">
        <w:rPr>
          <w:rPrChange w:id="1359" w:author="The Si Tran" w:date="2012-12-14T04:05:00Z">
            <w:rPr>
              <w:rFonts w:eastAsiaTheme="minorHAnsi"/>
              <w:b/>
              <w:bCs/>
              <w:sz w:val="28"/>
              <w:szCs w:val="28"/>
            </w:rPr>
          </w:rPrChange>
        </w:rPr>
        <w:t>hành phần</w:t>
      </w:r>
      <w:r w:rsidRPr="006A5AA2">
        <w:rPr>
          <w:rPrChange w:id="1360" w:author="The Si Tran" w:date="2012-12-14T04:05:00Z">
            <w:rPr>
              <w:rFonts w:eastAsiaTheme="minorHAnsi"/>
              <w:b/>
              <w:bCs/>
              <w:sz w:val="28"/>
              <w:szCs w:val="28"/>
            </w:rPr>
          </w:rPrChange>
        </w:rPr>
        <w:t xml:space="preserve"> mùa (seasonal): </w:t>
      </w:r>
      <w:r w:rsidR="00246F0B">
        <w:t>N</w:t>
      </w:r>
      <w:r w:rsidRPr="006A5AA2">
        <w:rPr>
          <w:rPrChange w:id="1361"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362" w:author="The Si Tran" w:date="2012-12-14T04:05:00Z">
            <w:rPr>
              <w:rFonts w:eastAsiaTheme="minorHAnsi"/>
              <w:b/>
              <w:bCs/>
              <w:sz w:val="28"/>
              <w:szCs w:val="28"/>
            </w:rPr>
          </w:rPrChange>
        </w:rPr>
        <w:t xml:space="preserve"> </w:t>
      </w:r>
      <w:r w:rsidRPr="006A5AA2">
        <w:rPr>
          <w:rPrChange w:id="1363"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364"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365"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BuletL1"/>
        <w:rPr>
          <w:del w:id="1366" w:author="The Si Tran" w:date="2012-12-14T04:04:00Z"/>
          <w:rPrChange w:id="1367" w:author="The Si Tran" w:date="2012-12-14T07:22:00Z">
            <w:rPr>
              <w:del w:id="1368" w:author="The Si Tran" w:date="2012-12-14T04:04:00Z"/>
              <w:sz w:val="28"/>
              <w:szCs w:val="28"/>
            </w:rPr>
          </w:rPrChange>
        </w:rPr>
        <w:pPrChange w:id="1369"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370" w:author="The Si Tran" w:date="2012-12-14T04:02:00Z"/>
          <w:rPrChange w:id="1371" w:author="The Si Tran" w:date="2012-12-14T07:22:00Z">
            <w:rPr>
              <w:del w:id="1372" w:author="The Si Tran" w:date="2012-12-14T04:02:00Z"/>
              <w:sz w:val="28"/>
              <w:szCs w:val="28"/>
            </w:rPr>
          </w:rPrChange>
        </w:rPr>
        <w:pPrChange w:id="1373" w:author="The Si Tran" w:date="2012-12-16T10:07:00Z">
          <w:pPr>
            <w:pStyle w:val="ListParagraph"/>
            <w:numPr>
              <w:numId w:val="12"/>
            </w:numPr>
            <w:ind w:left="900" w:hanging="360"/>
          </w:pPr>
        </w:pPrChange>
      </w:pPr>
      <w:r w:rsidRPr="00011A74">
        <w:rPr>
          <w:rPrChange w:id="1374" w:author="The Si Tran" w:date="2012-12-14T07:22:00Z">
            <w:rPr>
              <w:b/>
              <w:bCs/>
              <w:sz w:val="28"/>
              <w:szCs w:val="28"/>
            </w:rPr>
          </w:rPrChange>
        </w:rPr>
        <w:t>Thành phần bất qui tắc</w:t>
      </w:r>
      <w:ins w:id="1375" w:author="superchickend" w:date="2012-12-16T15:04:00Z">
        <w:r w:rsidR="00AA1483">
          <w:t xml:space="preserve"> (irregular)</w:t>
        </w:r>
      </w:ins>
      <w:r w:rsidRPr="00011A74">
        <w:rPr>
          <w:rPrChange w:id="1376"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377" w:author="The Si Tran" w:date="2012-12-14T04:02:00Z"/>
          <w:rPrChange w:id="1378" w:author="The Si Tran" w:date="2012-12-14T04:02:00Z">
            <w:rPr>
              <w:del w:id="1379" w:author="The Si Tran" w:date="2012-12-14T04:02:00Z"/>
              <w:sz w:val="28"/>
              <w:szCs w:val="28"/>
            </w:rPr>
          </w:rPrChange>
        </w:rPr>
        <w:pPrChange w:id="1380" w:author="The Si Tran" w:date="2012-12-16T10:07:00Z">
          <w:pPr>
            <w:pStyle w:val="ListParagraph"/>
            <w:ind w:left="900"/>
          </w:pPr>
        </w:pPrChange>
      </w:pPr>
    </w:p>
    <w:p w14:paraId="2AB52753" w14:textId="77777777" w:rsidR="00024D6E" w:rsidRPr="0049233F" w:rsidDel="00BC6984" w:rsidRDefault="00F518BC">
      <w:pPr>
        <w:pStyle w:val="BuletL1"/>
        <w:rPr>
          <w:rPrChange w:id="1381" w:author="The Si Tran" w:date="2012-12-05T23:02:00Z">
            <w:rPr>
              <w:sz w:val="28"/>
              <w:szCs w:val="28"/>
            </w:rPr>
          </w:rPrChange>
        </w:rPr>
        <w:pPrChange w:id="1382" w:author="The Si Tran" w:date="2012-12-16T10:07:00Z">
          <w:pPr>
            <w:ind w:firstLine="540"/>
          </w:pPr>
        </w:pPrChange>
      </w:pPr>
      <w:moveFromRangeStart w:id="1383" w:author="The Si Tran" w:date="2012-12-12T08:07:00Z" w:name="move343062963"/>
      <w:moveFrom w:id="1384" w:author="The Si Tran" w:date="2012-12-12T08:07:00Z">
        <w:r w:rsidRPr="0049233F" w:rsidDel="00BC6984">
          <w:rPr>
            <w:rPrChange w:id="1385" w:author="The Si Tran" w:date="2012-12-05T23:02:00Z">
              <w:rPr>
                <w:b/>
                <w:bCs/>
                <w:sz w:val="28"/>
                <w:szCs w:val="28"/>
              </w:rPr>
            </w:rPrChange>
          </w:rPr>
          <w:t>Trong quá trình nghiên cứu chuỗi thời gian, ta nhận thấy rằng k</w:t>
        </w:r>
        <w:r w:rsidR="003D4E27" w:rsidRPr="0049233F" w:rsidDel="00BC6984">
          <w:rPr>
            <w:rPrChange w:id="1386" w:author="The Si Tran" w:date="2012-12-05T23:02:00Z">
              <w:rPr>
                <w:b/>
                <w:bCs/>
                <w:sz w:val="28"/>
                <w:szCs w:val="28"/>
              </w:rPr>
            </w:rPrChange>
          </w:rPr>
          <w:t xml:space="preserve">hi </w:t>
        </w:r>
        <w:r w:rsidRPr="0049233F" w:rsidDel="00BC6984">
          <w:rPr>
            <w:rPrChange w:id="1387" w:author="The Si Tran" w:date="2012-12-05T23:02:00Z">
              <w:rPr>
                <w:b/>
                <w:bCs/>
                <w:sz w:val="28"/>
                <w:szCs w:val="28"/>
              </w:rPr>
            </w:rPrChange>
          </w:rPr>
          <w:t>một</w:t>
        </w:r>
        <w:r w:rsidR="003D4E27" w:rsidRPr="0049233F" w:rsidDel="00BC6984">
          <w:rPr>
            <w:rPrChange w:id="1388" w:author="The Si Tran" w:date="2012-12-05T23:02:00Z">
              <w:rPr>
                <w:b/>
                <w:bCs/>
                <w:sz w:val="28"/>
                <w:szCs w:val="28"/>
              </w:rPr>
            </w:rPrChange>
          </w:rPr>
          <w:t xml:space="preserve"> biến được g</w:t>
        </w:r>
        <w:r w:rsidR="00F361D0" w:rsidRPr="0049233F" w:rsidDel="00BC6984">
          <w:rPr>
            <w:rPrChange w:id="1389" w:author="The Si Tran" w:date="2012-12-05T23:02:00Z">
              <w:rPr>
                <w:b/>
                <w:bCs/>
                <w:sz w:val="28"/>
                <w:szCs w:val="28"/>
              </w:rPr>
            </w:rPrChange>
          </w:rPr>
          <w:t xml:space="preserve">hi nhận giá </w:t>
        </w:r>
        <w:r w:rsidRPr="0049233F" w:rsidDel="00BC6984">
          <w:rPr>
            <w:rPrChange w:id="1390" w:author="The Si Tran" w:date="2012-12-05T23:02:00Z">
              <w:rPr>
                <w:b/>
                <w:bCs/>
                <w:sz w:val="28"/>
                <w:szCs w:val="28"/>
              </w:rPr>
            </w:rPrChange>
          </w:rPr>
          <w:t xml:space="preserve">trị theo thời gian, </w:t>
        </w:r>
        <w:r w:rsidR="006D18A1" w:rsidRPr="0049233F" w:rsidDel="00BC6984">
          <w:rPr>
            <w:rPrChange w:id="1391"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PrChange w:id="1392" w:author="The Si Tran" w:date="2012-12-05T23:02:00Z">
              <w:rPr>
                <w:b/>
                <w:bCs/>
                <w:sz w:val="28"/>
                <w:szCs w:val="28"/>
              </w:rPr>
            </w:rPrChange>
          </w:rPr>
          <w:t>này</w:t>
        </w:r>
        <w:r w:rsidR="006D18A1" w:rsidRPr="0049233F" w:rsidDel="00BC6984">
          <w:rPr>
            <w:rPrChange w:id="1393" w:author="The Si Tran" w:date="2012-12-05T23:02:00Z">
              <w:rPr>
                <w:b/>
                <w:bCs/>
                <w:sz w:val="28"/>
                <w:szCs w:val="28"/>
              </w:rPr>
            </w:rPrChange>
          </w:rPr>
          <w:t>, ta sử dụng hệ số tự tương quan (autocorrelation coefficient).</w:t>
        </w:r>
      </w:moveFrom>
    </w:p>
    <w:moveFromRangeEnd w:id="1383"/>
    <w:p w14:paraId="02B258F9" w14:textId="77777777" w:rsidR="00024D6E" w:rsidRPr="0049233F" w:rsidDel="000E6941" w:rsidRDefault="00024D6E" w:rsidP="00024D6E">
      <w:pPr>
        <w:rPr>
          <w:del w:id="1394" w:author="The Si Tran" w:date="2012-12-11T21:27:00Z"/>
          <w:szCs w:val="26"/>
          <w:rPrChange w:id="1395" w:author="The Si Tran" w:date="2012-12-05T23:02:00Z">
            <w:rPr>
              <w:del w:id="1396" w:author="The Si Tran" w:date="2012-12-11T21:27:00Z"/>
              <w:sz w:val="28"/>
              <w:szCs w:val="28"/>
            </w:rPr>
          </w:rPrChange>
        </w:rPr>
      </w:pPr>
      <w:del w:id="1397" w:author="The Si Tran" w:date="2012-12-11T21:27:00Z">
        <w:r w:rsidRPr="0049233F" w:rsidDel="000E6941">
          <w:rPr>
            <w:b/>
            <w:szCs w:val="26"/>
            <w:rPrChange w:id="1398" w:author="The Si Tran" w:date="2012-12-05T23:02:00Z">
              <w:rPr>
                <w:b/>
                <w:bCs/>
                <w:sz w:val="28"/>
                <w:szCs w:val="28"/>
              </w:rPr>
            </w:rPrChange>
          </w:rPr>
          <w:delText>Định nghĩa:</w:delText>
        </w:r>
        <w:r w:rsidRPr="0049233F" w:rsidDel="000E6941">
          <w:rPr>
            <w:szCs w:val="26"/>
            <w:rPrChange w:id="1399"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400" w:author="The Si Tran" w:date="2012-12-05T23:02:00Z">
              <w:rPr>
                <w:b/>
                <w:bCs/>
                <w:sz w:val="28"/>
                <w:szCs w:val="28"/>
              </w:rPr>
            </w:rPrChange>
          </w:rPr>
          <w:delText xml:space="preserve">độ trễ thời gian khác nhau </w:delText>
        </w:r>
        <w:r w:rsidR="00CD217B" w:rsidRPr="0049233F" w:rsidDel="000E6941">
          <w:rPr>
            <w:szCs w:val="26"/>
            <w:rPrChange w:id="1401" w:author="The Si Tran" w:date="2012-12-05T23:02:00Z">
              <w:rPr>
                <w:b/>
                <w:bCs/>
                <w:sz w:val="28"/>
                <w:szCs w:val="28"/>
              </w:rPr>
            </w:rPrChange>
          </w:rPr>
          <w:fldChar w:fldCharType="begin"/>
        </w:r>
        <w:r w:rsidR="00CD217B" w:rsidRPr="0049233F" w:rsidDel="000E6941">
          <w:rPr>
            <w:szCs w:val="26"/>
            <w:rPrChange w:id="1402"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403" w:author="The Si Tran" w:date="2012-12-05T23:02:00Z">
              <w:rPr>
                <w:b/>
                <w:bCs/>
                <w:sz w:val="28"/>
                <w:szCs w:val="28"/>
              </w:rPr>
            </w:rPrChange>
          </w:rPr>
          <w:fldChar w:fldCharType="separate"/>
        </w:r>
        <w:r w:rsidR="00CD217B" w:rsidRPr="0049233F" w:rsidDel="000E6941">
          <w:rPr>
            <w:szCs w:val="26"/>
            <w:rPrChange w:id="1404" w:author="The Si Tran" w:date="2012-12-05T23:02:00Z">
              <w:rPr>
                <w:b/>
                <w:bCs/>
                <w:sz w:val="20"/>
                <w:szCs w:val="20"/>
              </w:rPr>
            </w:rPrChange>
          </w:rPr>
          <w:delText>[1]</w:delText>
        </w:r>
        <w:r w:rsidR="00CD217B" w:rsidRPr="0049233F" w:rsidDel="000E6941">
          <w:rPr>
            <w:szCs w:val="26"/>
            <w:rPrChange w:id="1405" w:author="The Si Tran" w:date="2012-12-05T23:02:00Z">
              <w:rPr>
                <w:b/>
                <w:bCs/>
                <w:sz w:val="28"/>
                <w:szCs w:val="28"/>
              </w:rPr>
            </w:rPrChange>
          </w:rPr>
          <w:fldChar w:fldCharType="end"/>
        </w:r>
        <w:r w:rsidR="007A78B2" w:rsidRPr="0049233F" w:rsidDel="000E6941">
          <w:rPr>
            <w:szCs w:val="26"/>
            <w:rPrChange w:id="1406" w:author="The Si Tran" w:date="2012-12-05T23:02:00Z">
              <w:rPr>
                <w:b/>
                <w:bCs/>
                <w:sz w:val="28"/>
                <w:szCs w:val="28"/>
              </w:rPr>
            </w:rPrChange>
          </w:rPr>
          <w:delText>.</w:delText>
        </w:r>
        <w:bookmarkStart w:id="1407" w:name="_Toc343083539"/>
        <w:bookmarkStart w:id="1408" w:name="_Toc343083753"/>
        <w:bookmarkStart w:id="1409" w:name="_Toc343083964"/>
        <w:bookmarkStart w:id="1410" w:name="_Toc343220723"/>
        <w:bookmarkStart w:id="1411" w:name="_Toc343232227"/>
        <w:bookmarkStart w:id="1412" w:name="_Toc343232640"/>
        <w:bookmarkStart w:id="1413" w:name="_Toc343232925"/>
        <w:bookmarkStart w:id="1414" w:name="_Toc343415430"/>
        <w:bookmarkStart w:id="1415" w:name="_Toc343415726"/>
        <w:bookmarkStart w:id="1416" w:name="_Toc343452385"/>
        <w:bookmarkStart w:id="1417" w:name="_Toc343461175"/>
        <w:bookmarkStart w:id="1418" w:name="_Toc343494062"/>
        <w:bookmarkStart w:id="1419" w:name="_Toc343494274"/>
        <w:bookmarkStart w:id="1420" w:name="_Toc343495047"/>
        <w:bookmarkStart w:id="1421" w:name="_Toc343660274"/>
        <w:bookmarkStart w:id="1422" w:name="_Toc343660488"/>
        <w:bookmarkStart w:id="1423" w:name="_Toc34371111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del>
    </w:p>
    <w:p w14:paraId="0F0BF651" w14:textId="77777777" w:rsidR="00E50A9B" w:rsidRPr="0049233F" w:rsidDel="000E6941" w:rsidRDefault="00024D6E">
      <w:pPr>
        <w:ind w:left="720" w:firstLine="720"/>
        <w:rPr>
          <w:del w:id="1424" w:author="The Si Tran" w:date="2012-12-11T21:27:00Z"/>
          <w:szCs w:val="26"/>
          <w:rPrChange w:id="1425" w:author="The Si Tran" w:date="2012-12-05T23:02:00Z">
            <w:rPr>
              <w:del w:id="1426" w:author="The Si Tran" w:date="2012-12-11T21:27:00Z"/>
              <w:sz w:val="28"/>
              <w:szCs w:val="28"/>
            </w:rPr>
          </w:rPrChange>
        </w:rPr>
        <w:pPrChange w:id="1427" w:author="The Si Tran" w:date="2012-12-05T22:44:00Z">
          <w:pPr>
            <w:ind w:firstLine="540"/>
          </w:pPr>
        </w:pPrChange>
      </w:pPr>
      <w:del w:id="1428" w:author="The Si Tran" w:date="2012-12-11T21:27:00Z">
        <w:r w:rsidRPr="0049233F" w:rsidDel="000E6941">
          <w:rPr>
            <w:szCs w:val="26"/>
            <w:rPrChange w:id="1429" w:author="The Si Tran" w:date="2012-12-05T23:02:00Z">
              <w:rPr>
                <w:sz w:val="28"/>
                <w:szCs w:val="28"/>
              </w:rPr>
            </w:rPrChange>
          </w:rPr>
          <w:delText xml:space="preserve">Ta tính hê số tự tương quan của biến </w:delText>
        </w:r>
      </w:del>
      <w:del w:id="1430" w:author="The Si Tran" w:date="2012-12-05T22:46:00Z">
        <w:r w:rsidRPr="0049233F" w:rsidDel="00E9719E">
          <w:rPr>
            <w:szCs w:val="26"/>
            <w:rPrChange w:id="1431" w:author="The Si Tran" w:date="2012-12-05T23:02:00Z">
              <w:rPr>
                <w:sz w:val="28"/>
                <w:szCs w:val="28"/>
              </w:rPr>
            </w:rPrChange>
          </w:rPr>
          <w:delText>X</w:delText>
        </w:r>
        <w:r w:rsidRPr="0049233F" w:rsidDel="00E9719E">
          <w:rPr>
            <w:szCs w:val="26"/>
            <w:vertAlign w:val="subscript"/>
            <w:rPrChange w:id="1432" w:author="The Si Tran" w:date="2012-12-05T23:02:00Z">
              <w:rPr>
                <w:sz w:val="28"/>
                <w:szCs w:val="28"/>
                <w:vertAlign w:val="subscript"/>
              </w:rPr>
            </w:rPrChange>
          </w:rPr>
          <w:delText>t</w:delText>
        </w:r>
        <w:r w:rsidRPr="0049233F" w:rsidDel="00E9719E">
          <w:rPr>
            <w:szCs w:val="26"/>
            <w:rPrChange w:id="1433" w:author="The Si Tran" w:date="2012-12-05T23:02:00Z">
              <w:rPr>
                <w:sz w:val="28"/>
                <w:szCs w:val="28"/>
              </w:rPr>
            </w:rPrChange>
          </w:rPr>
          <w:delText xml:space="preserve"> </w:delText>
        </w:r>
      </w:del>
      <w:del w:id="1434" w:author="The Si Tran" w:date="2012-12-11T21:27:00Z">
        <w:r w:rsidRPr="0049233F" w:rsidDel="000E6941">
          <w:rPr>
            <w:szCs w:val="26"/>
            <w:rPrChange w:id="1435" w:author="The Si Tran" w:date="2012-12-05T23:02:00Z">
              <w:rPr>
                <w:sz w:val="28"/>
                <w:szCs w:val="28"/>
              </w:rPr>
            </w:rPrChange>
          </w:rPr>
          <w:delText xml:space="preserve">với độ trễ </w:delText>
        </w:r>
      </w:del>
      <w:del w:id="1436" w:author="The Si Tran" w:date="2012-12-06T20:06:00Z">
        <w:r w:rsidRPr="0049233F" w:rsidDel="00263465">
          <w:rPr>
            <w:szCs w:val="26"/>
            <w:rPrChange w:id="1437" w:author="The Si Tran" w:date="2012-12-05T23:02:00Z">
              <w:rPr>
                <w:sz w:val="28"/>
                <w:szCs w:val="28"/>
              </w:rPr>
            </w:rPrChange>
          </w:rPr>
          <w:delText>k</w:delText>
        </w:r>
      </w:del>
      <w:del w:id="1438" w:author="The Si Tran" w:date="2012-12-11T21:27:00Z">
        <w:r w:rsidRPr="0049233F" w:rsidDel="000E6941">
          <w:rPr>
            <w:szCs w:val="26"/>
            <w:rPrChange w:id="1439" w:author="The Si Tran" w:date="2012-12-05T23:02:00Z">
              <w:rPr>
                <w:sz w:val="28"/>
                <w:szCs w:val="28"/>
              </w:rPr>
            </w:rPrChange>
          </w:rPr>
          <w:delText xml:space="preserve"> theo công thức</w:delText>
        </w:r>
        <w:bookmarkStart w:id="1440" w:name="_Toc343083540"/>
        <w:bookmarkStart w:id="1441" w:name="_Toc343083754"/>
        <w:bookmarkStart w:id="1442" w:name="_Toc343083965"/>
        <w:bookmarkStart w:id="1443" w:name="_Toc343220724"/>
        <w:bookmarkStart w:id="1444" w:name="_Toc343232228"/>
        <w:bookmarkStart w:id="1445" w:name="_Toc343232641"/>
        <w:bookmarkStart w:id="1446" w:name="_Toc343232926"/>
        <w:bookmarkStart w:id="1447" w:name="_Toc343415431"/>
        <w:bookmarkStart w:id="1448" w:name="_Toc343415727"/>
        <w:bookmarkStart w:id="1449" w:name="_Toc343452386"/>
        <w:bookmarkStart w:id="1450" w:name="_Toc343461176"/>
        <w:bookmarkStart w:id="1451" w:name="_Toc343494063"/>
        <w:bookmarkStart w:id="1452" w:name="_Toc343494275"/>
        <w:bookmarkStart w:id="1453" w:name="_Toc343495048"/>
        <w:bookmarkStart w:id="1454" w:name="_Toc343660275"/>
        <w:bookmarkStart w:id="1455" w:name="_Toc343660489"/>
        <w:bookmarkStart w:id="1456" w:name="_Toc343711117"/>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del>
    </w:p>
    <w:p w14:paraId="58F53B32" w14:textId="77777777" w:rsidR="00024D6E" w:rsidRPr="0049233F" w:rsidDel="00E9719E" w:rsidRDefault="00024D6E" w:rsidP="00024D6E">
      <w:pPr>
        <w:rPr>
          <w:del w:id="1457" w:author="The Si Tran" w:date="2012-12-05T22:45:00Z"/>
          <w:szCs w:val="26"/>
          <w:rPrChange w:id="1458" w:author="The Si Tran" w:date="2012-12-05T23:02:00Z">
            <w:rPr>
              <w:del w:id="1459" w:author="The Si Tran" w:date="2012-12-05T22:45:00Z"/>
              <w:sz w:val="28"/>
              <w:szCs w:val="28"/>
            </w:rPr>
          </w:rPrChange>
        </w:rPr>
      </w:pPr>
      <w:del w:id="1460" w:author="The Si Tran" w:date="2012-12-05T22:45:00Z">
        <w:r w:rsidRPr="0049233F" w:rsidDel="00E9719E">
          <w:rPr>
            <w:szCs w:val="26"/>
            <w:rPrChange w:id="1461"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11" o:title=""/>
            </v:shape>
            <o:OLEObject Type="Embed" ProgID="Equation.DSMT4" ShapeID="_x0000_i1025" DrawAspect="Content" ObjectID="_1417544858" r:id="rId12"/>
          </w:object>
        </w:r>
        <w:r w:rsidRPr="0049233F" w:rsidDel="00E9719E">
          <w:rPr>
            <w:szCs w:val="26"/>
            <w:rPrChange w:id="1462" w:author="The Si Tran" w:date="2012-12-05T23:02:00Z">
              <w:rPr>
                <w:sz w:val="28"/>
                <w:szCs w:val="28"/>
              </w:rPr>
            </w:rPrChange>
          </w:rPr>
          <w:delText xml:space="preserve">                 (2.1.1)</w:delText>
        </w:r>
        <w:bookmarkStart w:id="1463" w:name="_Toc343083541"/>
        <w:bookmarkStart w:id="1464" w:name="_Toc343083755"/>
        <w:bookmarkStart w:id="1465" w:name="_Toc343083966"/>
        <w:bookmarkStart w:id="1466" w:name="_Toc343220725"/>
        <w:bookmarkStart w:id="1467" w:name="_Toc343232229"/>
        <w:bookmarkStart w:id="1468" w:name="_Toc343232642"/>
        <w:bookmarkStart w:id="1469" w:name="_Toc343232927"/>
        <w:bookmarkStart w:id="1470" w:name="_Toc343415432"/>
        <w:bookmarkStart w:id="1471" w:name="_Toc343415728"/>
        <w:bookmarkStart w:id="1472" w:name="_Toc343452387"/>
        <w:bookmarkStart w:id="1473" w:name="_Toc343461177"/>
        <w:bookmarkStart w:id="1474" w:name="_Toc343494064"/>
        <w:bookmarkStart w:id="1475" w:name="_Toc343494276"/>
        <w:bookmarkStart w:id="1476" w:name="_Toc343495049"/>
        <w:bookmarkStart w:id="1477" w:name="_Toc343660276"/>
        <w:bookmarkStart w:id="1478" w:name="_Toc343660490"/>
        <w:bookmarkStart w:id="1479" w:name="_Toc343711118"/>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del>
    </w:p>
    <w:p w14:paraId="52ECDFBB" w14:textId="77777777" w:rsidR="00024D6E" w:rsidRPr="0049233F" w:rsidDel="000E6941" w:rsidRDefault="00024D6E" w:rsidP="00024D6E">
      <w:pPr>
        <w:ind w:firstLine="540"/>
        <w:rPr>
          <w:del w:id="1480" w:author="The Si Tran" w:date="2012-12-11T21:27:00Z"/>
          <w:szCs w:val="26"/>
          <w:rPrChange w:id="1481" w:author="The Si Tran" w:date="2012-12-05T23:02:00Z">
            <w:rPr>
              <w:del w:id="1482" w:author="The Si Tran" w:date="2012-12-11T21:27:00Z"/>
              <w:sz w:val="28"/>
              <w:szCs w:val="28"/>
            </w:rPr>
          </w:rPrChange>
        </w:rPr>
      </w:pPr>
      <w:del w:id="1483" w:author="The Si Tran" w:date="2012-12-11T21:27:00Z">
        <w:r w:rsidRPr="0049233F" w:rsidDel="000E6941">
          <w:rPr>
            <w:szCs w:val="26"/>
            <w:rPrChange w:id="1484" w:author="The Si Tran" w:date="2012-12-05T23:02:00Z">
              <w:rPr>
                <w:sz w:val="28"/>
                <w:szCs w:val="28"/>
              </w:rPr>
            </w:rPrChange>
          </w:rPr>
          <w:delText xml:space="preserve">Với </w:delText>
        </w:r>
        <w:bookmarkStart w:id="1485" w:name="_Toc343083542"/>
        <w:bookmarkStart w:id="1486" w:name="_Toc343083756"/>
        <w:bookmarkStart w:id="1487" w:name="_Toc343083967"/>
        <w:bookmarkStart w:id="1488" w:name="_Toc343220726"/>
        <w:bookmarkStart w:id="1489" w:name="_Toc343232230"/>
        <w:bookmarkStart w:id="1490" w:name="_Toc343232643"/>
        <w:bookmarkStart w:id="1491" w:name="_Toc343232928"/>
        <w:bookmarkStart w:id="1492" w:name="_Toc343415433"/>
        <w:bookmarkStart w:id="1493" w:name="_Toc343415729"/>
        <w:bookmarkStart w:id="1494" w:name="_Toc343452388"/>
        <w:bookmarkStart w:id="1495" w:name="_Toc343461178"/>
        <w:bookmarkStart w:id="1496" w:name="_Toc343494065"/>
        <w:bookmarkStart w:id="1497" w:name="_Toc343494277"/>
        <w:bookmarkStart w:id="1498" w:name="_Toc343495050"/>
        <w:bookmarkStart w:id="1499" w:name="_Toc343660277"/>
        <w:bookmarkStart w:id="1500" w:name="_Toc343660491"/>
        <w:bookmarkStart w:id="1501" w:name="_Toc343711119"/>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del>
    </w:p>
    <w:p w14:paraId="644FD85B" w14:textId="77777777" w:rsidR="00024D6E" w:rsidRPr="0049233F" w:rsidDel="000E6941" w:rsidRDefault="00024D6E" w:rsidP="00024D6E">
      <w:pPr>
        <w:ind w:firstLine="720"/>
        <w:rPr>
          <w:del w:id="1502" w:author="The Si Tran" w:date="2012-12-11T21:27:00Z"/>
          <w:szCs w:val="26"/>
          <w:rPrChange w:id="1503" w:author="The Si Tran" w:date="2012-12-05T23:02:00Z">
            <w:rPr>
              <w:del w:id="1504" w:author="The Si Tran" w:date="2012-12-11T21:27:00Z"/>
              <w:sz w:val="28"/>
              <w:szCs w:val="28"/>
            </w:rPr>
          </w:rPrChange>
        </w:rPr>
      </w:pPr>
      <w:del w:id="1505" w:author="The Si Tran" w:date="2012-12-11T21:27:00Z">
        <w:r w:rsidRPr="0049233F" w:rsidDel="000E6941">
          <w:rPr>
            <w:szCs w:val="26"/>
            <w:rPrChange w:id="1506" w:author="The Si Tran" w:date="2012-12-05T23:02:00Z">
              <w:rPr>
                <w:sz w:val="28"/>
                <w:szCs w:val="28"/>
              </w:rPr>
            </w:rPrChange>
          </w:rPr>
          <w:delText>*</w:delText>
        </w:r>
      </w:del>
      <w:del w:id="1507" w:author="The Si Tran" w:date="2012-12-05T22:45:00Z">
        <w:r w:rsidRPr="00B312F5" w:rsidDel="00E9719E">
          <w:rPr>
            <w:i/>
            <w:position w:val="-12"/>
            <w:szCs w:val="26"/>
          </w:rPr>
          <w:object w:dxaOrig="300" w:dyaOrig="360" w14:anchorId="1DD27C92">
            <v:shape id="_x0000_i1026" type="#_x0000_t75" style="width:18pt;height:21.75pt" o:ole="">
              <v:imagedata r:id="rId13" o:title=""/>
            </v:shape>
            <o:OLEObject Type="Embed" ProgID="Equation.DSMT4" ShapeID="_x0000_i1026" DrawAspect="Content" ObjectID="_1417544859" r:id="rId14"/>
          </w:object>
        </w:r>
      </w:del>
      <w:del w:id="1508" w:author="The Si Tran" w:date="2012-12-11T21:27:00Z">
        <w:r w:rsidRPr="0049233F" w:rsidDel="000E6941">
          <w:rPr>
            <w:szCs w:val="26"/>
            <w:rPrChange w:id="1509" w:author="The Si Tran" w:date="2012-12-05T23:02:00Z">
              <w:rPr>
                <w:sz w:val="28"/>
                <w:szCs w:val="28"/>
              </w:rPr>
            </w:rPrChange>
          </w:rPr>
          <w:delText xml:space="preserve"> là hệ số tự tương quan của </w:delText>
        </w:r>
      </w:del>
      <w:del w:id="1510" w:author="The Si Tran" w:date="2012-12-05T22:47:00Z">
        <w:r w:rsidRPr="0049233F" w:rsidDel="00E9719E">
          <w:rPr>
            <w:szCs w:val="26"/>
            <w:rPrChange w:id="1511" w:author="The Si Tran" w:date="2012-12-05T23:02:00Z">
              <w:rPr>
                <w:sz w:val="28"/>
                <w:szCs w:val="28"/>
              </w:rPr>
            </w:rPrChange>
          </w:rPr>
          <w:delText>X</w:delText>
        </w:r>
      </w:del>
      <w:del w:id="1512" w:author="The Si Tran" w:date="2012-12-11T21:27:00Z">
        <w:r w:rsidRPr="0049233F" w:rsidDel="000E6941">
          <w:rPr>
            <w:szCs w:val="26"/>
            <w:rPrChange w:id="1513" w:author="The Si Tran" w:date="2012-12-05T23:02:00Z">
              <w:rPr>
                <w:sz w:val="28"/>
                <w:szCs w:val="28"/>
              </w:rPr>
            </w:rPrChange>
          </w:rPr>
          <w:delText xml:space="preserve"> ở độ trễ </w:delText>
        </w:r>
      </w:del>
      <w:del w:id="1514" w:author="The Si Tran" w:date="2012-12-06T20:06:00Z">
        <w:r w:rsidRPr="0049233F" w:rsidDel="00263465">
          <w:rPr>
            <w:szCs w:val="26"/>
            <w:rPrChange w:id="1515" w:author="The Si Tran" w:date="2012-12-05T23:02:00Z">
              <w:rPr>
                <w:sz w:val="28"/>
                <w:szCs w:val="28"/>
              </w:rPr>
            </w:rPrChange>
          </w:rPr>
          <w:delText>k</w:delText>
        </w:r>
      </w:del>
      <w:bookmarkStart w:id="1516" w:name="_Toc343083543"/>
      <w:bookmarkStart w:id="1517" w:name="_Toc343083757"/>
      <w:bookmarkStart w:id="1518" w:name="_Toc343083968"/>
      <w:bookmarkStart w:id="1519" w:name="_Toc343220727"/>
      <w:bookmarkStart w:id="1520" w:name="_Toc343232231"/>
      <w:bookmarkStart w:id="1521" w:name="_Toc343232644"/>
      <w:bookmarkStart w:id="1522" w:name="_Toc343232929"/>
      <w:bookmarkStart w:id="1523" w:name="_Toc343415434"/>
      <w:bookmarkStart w:id="1524" w:name="_Toc343415730"/>
      <w:bookmarkStart w:id="1525" w:name="_Toc343452389"/>
      <w:bookmarkStart w:id="1526" w:name="_Toc343461179"/>
      <w:bookmarkStart w:id="1527" w:name="_Toc343494066"/>
      <w:bookmarkStart w:id="1528" w:name="_Toc343494278"/>
      <w:bookmarkStart w:id="1529" w:name="_Toc343495051"/>
      <w:bookmarkStart w:id="1530" w:name="_Toc343660278"/>
      <w:bookmarkStart w:id="1531" w:name="_Toc343660492"/>
      <w:bookmarkStart w:id="1532" w:name="_Toc343711120"/>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p>
    <w:p w14:paraId="662C0993" w14:textId="77777777" w:rsidR="00024D6E" w:rsidRPr="0049233F" w:rsidDel="000E6941" w:rsidRDefault="00024D6E" w:rsidP="00024D6E">
      <w:pPr>
        <w:ind w:firstLine="720"/>
        <w:rPr>
          <w:del w:id="1533" w:author="The Si Tran" w:date="2012-12-11T21:27:00Z"/>
          <w:szCs w:val="26"/>
          <w:rPrChange w:id="1534" w:author="The Si Tran" w:date="2012-12-05T23:02:00Z">
            <w:rPr>
              <w:del w:id="1535" w:author="The Si Tran" w:date="2012-12-11T21:27:00Z"/>
              <w:sz w:val="28"/>
              <w:szCs w:val="28"/>
            </w:rPr>
          </w:rPrChange>
        </w:rPr>
      </w:pPr>
      <w:del w:id="1536" w:author="The Si Tran" w:date="2012-12-11T21:27:00Z">
        <w:r w:rsidRPr="0049233F" w:rsidDel="000E6941">
          <w:rPr>
            <w:szCs w:val="26"/>
            <w:rPrChange w:id="1537" w:author="The Si Tran" w:date="2012-12-05T23:02:00Z">
              <w:rPr>
                <w:sz w:val="28"/>
                <w:szCs w:val="28"/>
              </w:rPr>
            </w:rPrChange>
          </w:rPr>
          <w:delText>*</w:delText>
        </w:r>
      </w:del>
      <w:del w:id="1538" w:author="The Si Tran" w:date="2012-12-05T22:46:00Z">
        <w:r w:rsidRPr="00082976" w:rsidDel="00E9719E">
          <w:rPr>
            <w:position w:val="-10"/>
            <w:szCs w:val="26"/>
          </w:rPr>
          <w:object w:dxaOrig="240" w:dyaOrig="260" w14:anchorId="2F01B6C5">
            <v:shape id="_x0000_i1027" type="#_x0000_t75" style="width:18pt;height:18pt" o:ole="">
              <v:imagedata r:id="rId15" o:title=""/>
            </v:shape>
            <o:OLEObject Type="Embed" ProgID="Equation.DSMT4" ShapeID="_x0000_i1027" DrawAspect="Content" ObjectID="_1417544860" r:id="rId16"/>
          </w:object>
        </w:r>
      </w:del>
      <w:del w:id="1539" w:author="The Si Tran" w:date="2012-12-11T21:27:00Z">
        <w:r w:rsidRPr="0049233F" w:rsidDel="000E6941">
          <w:rPr>
            <w:szCs w:val="26"/>
            <w:rPrChange w:id="1540" w:author="The Si Tran" w:date="2012-12-05T23:02:00Z">
              <w:rPr>
                <w:sz w:val="28"/>
                <w:szCs w:val="28"/>
              </w:rPr>
            </w:rPrChange>
          </w:rPr>
          <w:delText xml:space="preserve"> là trung bình của </w:delText>
        </w:r>
      </w:del>
      <w:del w:id="1541" w:author="The Si Tran" w:date="2012-12-05T22:47:00Z">
        <w:r w:rsidRPr="0049233F" w:rsidDel="00E9719E">
          <w:rPr>
            <w:szCs w:val="26"/>
            <w:rPrChange w:id="1542" w:author="The Si Tran" w:date="2012-12-05T23:02:00Z">
              <w:rPr>
                <w:sz w:val="28"/>
                <w:szCs w:val="28"/>
              </w:rPr>
            </w:rPrChange>
          </w:rPr>
          <w:delText>X</w:delText>
        </w:r>
        <w:r w:rsidRPr="0049233F" w:rsidDel="00E9719E">
          <w:rPr>
            <w:szCs w:val="26"/>
            <w:vertAlign w:val="subscript"/>
            <w:rPrChange w:id="1543" w:author="The Si Tran" w:date="2012-12-05T23:02:00Z">
              <w:rPr>
                <w:sz w:val="28"/>
                <w:szCs w:val="28"/>
                <w:vertAlign w:val="subscript"/>
              </w:rPr>
            </w:rPrChange>
          </w:rPr>
          <w:delText>t</w:delText>
        </w:r>
      </w:del>
      <w:bookmarkStart w:id="1544" w:name="_Toc343083544"/>
      <w:bookmarkStart w:id="1545" w:name="_Toc343083758"/>
      <w:bookmarkStart w:id="1546" w:name="_Toc343083969"/>
      <w:bookmarkStart w:id="1547" w:name="_Toc343220728"/>
      <w:bookmarkStart w:id="1548" w:name="_Toc343232232"/>
      <w:bookmarkStart w:id="1549" w:name="_Toc343232645"/>
      <w:bookmarkStart w:id="1550" w:name="_Toc343232930"/>
      <w:bookmarkStart w:id="1551" w:name="_Toc343415435"/>
      <w:bookmarkStart w:id="1552" w:name="_Toc343415731"/>
      <w:bookmarkStart w:id="1553" w:name="_Toc343452390"/>
      <w:bookmarkStart w:id="1554" w:name="_Toc343461180"/>
      <w:bookmarkStart w:id="1555" w:name="_Toc343494067"/>
      <w:bookmarkStart w:id="1556" w:name="_Toc343494279"/>
      <w:bookmarkStart w:id="1557" w:name="_Toc343495052"/>
      <w:bookmarkStart w:id="1558" w:name="_Toc343660279"/>
      <w:bookmarkStart w:id="1559" w:name="_Toc343660493"/>
      <w:bookmarkStart w:id="1560" w:name="_Toc343711121"/>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p>
    <w:p w14:paraId="42784988" w14:textId="77777777" w:rsidR="00024D6E" w:rsidRPr="0049233F" w:rsidDel="000E6941" w:rsidRDefault="00024D6E" w:rsidP="00024D6E">
      <w:pPr>
        <w:ind w:firstLine="540"/>
        <w:rPr>
          <w:del w:id="1561" w:author="The Si Tran" w:date="2012-12-11T21:27:00Z"/>
          <w:szCs w:val="26"/>
          <w:rPrChange w:id="1562" w:author="The Si Tran" w:date="2012-12-05T23:02:00Z">
            <w:rPr>
              <w:del w:id="1563" w:author="The Si Tran" w:date="2012-12-11T21:27:00Z"/>
              <w:sz w:val="28"/>
              <w:szCs w:val="28"/>
            </w:rPr>
          </w:rPrChange>
        </w:rPr>
      </w:pPr>
      <w:del w:id="1564" w:author="The Si Tran" w:date="2012-12-11T21:27:00Z">
        <w:r w:rsidRPr="0049233F" w:rsidDel="000E6941">
          <w:rPr>
            <w:szCs w:val="26"/>
            <w:rPrChange w:id="1565" w:author="The Si Tran" w:date="2012-12-05T23:02:00Z">
              <w:rPr>
                <w:sz w:val="28"/>
                <w:szCs w:val="28"/>
              </w:rPr>
            </w:rPrChange>
          </w:rPr>
          <w:delText xml:space="preserve">Nếu </w:delText>
        </w:r>
      </w:del>
      <w:del w:id="1566" w:author="The Si Tran" w:date="2012-12-06T20:07:00Z">
        <w:r w:rsidRPr="00082976" w:rsidDel="00263465">
          <w:rPr>
            <w:position w:val="-12"/>
            <w:szCs w:val="26"/>
          </w:rPr>
          <w:object w:dxaOrig="300" w:dyaOrig="360" w14:anchorId="6FCD7336">
            <v:shape id="_x0000_i1028" type="#_x0000_t75" style="width:18pt;height:21.75pt" o:ole="">
              <v:imagedata r:id="rId13" o:title=""/>
            </v:shape>
            <o:OLEObject Type="Embed" ProgID="Equation.DSMT4" ShapeID="_x0000_i1028" DrawAspect="Content" ObjectID="_1417544861" r:id="rId17"/>
          </w:object>
        </w:r>
      </w:del>
      <w:del w:id="1567" w:author="The Si Tran" w:date="2012-12-11T21:27:00Z">
        <w:r w:rsidRPr="0049233F" w:rsidDel="000E6941">
          <w:rPr>
            <w:szCs w:val="26"/>
            <w:rPrChange w:id="1568" w:author="The Si Tran" w:date="2012-12-05T23:02:00Z">
              <w:rPr>
                <w:sz w:val="28"/>
                <w:szCs w:val="28"/>
              </w:rPr>
            </w:rPrChange>
          </w:rPr>
          <w:delText xml:space="preserve"> khác không thì giữa </w:delText>
        </w:r>
      </w:del>
      <w:del w:id="1569" w:author="The Si Tran" w:date="2012-12-05T22:47:00Z">
        <w:r w:rsidRPr="0049233F" w:rsidDel="00E9719E">
          <w:rPr>
            <w:szCs w:val="26"/>
            <w:rPrChange w:id="1570" w:author="The Si Tran" w:date="2012-12-05T23:02:00Z">
              <w:rPr>
                <w:sz w:val="28"/>
                <w:szCs w:val="28"/>
              </w:rPr>
            </w:rPrChange>
          </w:rPr>
          <w:delText>X</w:delText>
        </w:r>
        <w:r w:rsidRPr="0049233F" w:rsidDel="00E9719E">
          <w:rPr>
            <w:szCs w:val="26"/>
            <w:vertAlign w:val="subscript"/>
            <w:rPrChange w:id="1571" w:author="The Si Tran" w:date="2012-12-05T23:02:00Z">
              <w:rPr>
                <w:sz w:val="28"/>
                <w:szCs w:val="28"/>
                <w:vertAlign w:val="subscript"/>
              </w:rPr>
            </w:rPrChange>
          </w:rPr>
          <w:delText>t</w:delText>
        </w:r>
      </w:del>
      <w:del w:id="1572" w:author="The Si Tran" w:date="2012-12-11T21:27:00Z">
        <w:r w:rsidRPr="0049233F" w:rsidDel="000E6941">
          <w:rPr>
            <w:szCs w:val="26"/>
            <w:rPrChange w:id="1573" w:author="The Si Tran" w:date="2012-12-05T23:02:00Z">
              <w:rPr>
                <w:sz w:val="28"/>
                <w:szCs w:val="28"/>
              </w:rPr>
            </w:rPrChange>
          </w:rPr>
          <w:delText xml:space="preserve"> và </w:delText>
        </w:r>
      </w:del>
      <w:del w:id="1574" w:author="The Si Tran" w:date="2012-12-05T22:47:00Z">
        <w:r w:rsidRPr="0049233F" w:rsidDel="00E9719E">
          <w:rPr>
            <w:szCs w:val="26"/>
            <w:rPrChange w:id="1575" w:author="The Si Tran" w:date="2012-12-05T23:02:00Z">
              <w:rPr>
                <w:sz w:val="28"/>
                <w:szCs w:val="28"/>
              </w:rPr>
            </w:rPrChange>
          </w:rPr>
          <w:delText>X</w:delText>
        </w:r>
        <w:r w:rsidRPr="0049233F" w:rsidDel="00E9719E">
          <w:rPr>
            <w:szCs w:val="26"/>
            <w:vertAlign w:val="subscript"/>
            <w:rPrChange w:id="1576" w:author="The Si Tran" w:date="2012-12-05T23:02:00Z">
              <w:rPr>
                <w:sz w:val="28"/>
                <w:szCs w:val="28"/>
                <w:vertAlign w:val="subscript"/>
              </w:rPr>
            </w:rPrChange>
          </w:rPr>
          <w:delText>t+k</w:delText>
        </w:r>
        <w:r w:rsidRPr="0049233F" w:rsidDel="00E9719E">
          <w:rPr>
            <w:szCs w:val="26"/>
            <w:rPrChange w:id="1577" w:author="The Si Tran" w:date="2012-12-05T23:02:00Z">
              <w:rPr>
                <w:sz w:val="28"/>
                <w:szCs w:val="28"/>
              </w:rPr>
            </w:rPrChange>
          </w:rPr>
          <w:delText xml:space="preserve"> </w:delText>
        </w:r>
      </w:del>
      <w:del w:id="1578" w:author="The Si Tran" w:date="2012-12-11T21:27:00Z">
        <w:r w:rsidRPr="0049233F" w:rsidDel="000E6941">
          <w:rPr>
            <w:szCs w:val="26"/>
            <w:rPrChange w:id="1579" w:author="The Si Tran" w:date="2012-12-05T23:02:00Z">
              <w:rPr>
                <w:sz w:val="28"/>
                <w:szCs w:val="28"/>
              </w:rPr>
            </w:rPrChange>
          </w:rPr>
          <w:delText>có sự tương quan với nhau.</w:delText>
        </w:r>
        <w:bookmarkStart w:id="1580" w:name="_Toc343083545"/>
        <w:bookmarkStart w:id="1581" w:name="_Toc343083759"/>
        <w:bookmarkStart w:id="1582" w:name="_Toc343083970"/>
        <w:bookmarkStart w:id="1583" w:name="_Toc343220729"/>
        <w:bookmarkStart w:id="1584" w:name="_Toc343232233"/>
        <w:bookmarkStart w:id="1585" w:name="_Toc343232646"/>
        <w:bookmarkStart w:id="1586" w:name="_Toc343232931"/>
        <w:bookmarkStart w:id="1587" w:name="_Toc343415436"/>
        <w:bookmarkStart w:id="1588" w:name="_Toc343415732"/>
        <w:bookmarkStart w:id="1589" w:name="_Toc343452391"/>
        <w:bookmarkStart w:id="1590" w:name="_Toc343461181"/>
        <w:bookmarkStart w:id="1591" w:name="_Toc343494068"/>
        <w:bookmarkStart w:id="1592" w:name="_Toc343494280"/>
        <w:bookmarkStart w:id="1593" w:name="_Toc343495053"/>
        <w:bookmarkStart w:id="1594" w:name="_Toc343660280"/>
        <w:bookmarkStart w:id="1595" w:name="_Toc343660494"/>
        <w:bookmarkStart w:id="1596" w:name="_Toc343711122"/>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del>
    </w:p>
    <w:p w14:paraId="1BA9CD49" w14:textId="77777777" w:rsidR="00024D6E" w:rsidRPr="0049233F" w:rsidDel="000E6941" w:rsidRDefault="00024D6E" w:rsidP="00024D6E">
      <w:pPr>
        <w:ind w:firstLine="540"/>
        <w:rPr>
          <w:del w:id="1597" w:author="The Si Tran" w:date="2012-12-11T21:27:00Z"/>
          <w:szCs w:val="26"/>
          <w:rPrChange w:id="1598" w:author="The Si Tran" w:date="2012-12-05T23:02:00Z">
            <w:rPr>
              <w:del w:id="1599" w:author="The Si Tran" w:date="2012-12-11T21:27:00Z"/>
              <w:sz w:val="28"/>
              <w:szCs w:val="28"/>
            </w:rPr>
          </w:rPrChange>
        </w:rPr>
      </w:pPr>
      <w:del w:id="1600" w:author="The Si Tran" w:date="2012-12-11T21:27:00Z">
        <w:r w:rsidRPr="0049233F" w:rsidDel="000E6941">
          <w:rPr>
            <w:szCs w:val="26"/>
            <w:rPrChange w:id="1601"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602" w:name="_Toc343083546"/>
        <w:bookmarkStart w:id="1603" w:name="_Toc343083760"/>
        <w:bookmarkStart w:id="1604" w:name="_Toc343083971"/>
        <w:bookmarkStart w:id="1605" w:name="_Toc343220730"/>
        <w:bookmarkStart w:id="1606" w:name="_Toc343232234"/>
        <w:bookmarkStart w:id="1607" w:name="_Toc343232647"/>
        <w:bookmarkStart w:id="1608" w:name="_Toc343232932"/>
        <w:bookmarkStart w:id="1609" w:name="_Toc343415437"/>
        <w:bookmarkStart w:id="1610" w:name="_Toc343415733"/>
        <w:bookmarkStart w:id="1611" w:name="_Toc343452392"/>
        <w:bookmarkStart w:id="1612" w:name="_Toc343461182"/>
        <w:bookmarkStart w:id="1613" w:name="_Toc343494069"/>
        <w:bookmarkStart w:id="1614" w:name="_Toc343494281"/>
        <w:bookmarkStart w:id="1615" w:name="_Toc343495054"/>
        <w:bookmarkStart w:id="1616" w:name="_Toc343660281"/>
        <w:bookmarkStart w:id="1617" w:name="_Toc343660495"/>
        <w:bookmarkStart w:id="1618" w:name="_Toc343711123"/>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del>
    </w:p>
    <w:p w14:paraId="5C352C0E" w14:textId="77777777" w:rsidR="00024D6E" w:rsidRPr="0049233F" w:rsidDel="000E6941" w:rsidRDefault="00024D6E" w:rsidP="00024D6E">
      <w:pPr>
        <w:rPr>
          <w:del w:id="1619" w:author="The Si Tran" w:date="2012-12-11T21:27:00Z"/>
          <w:szCs w:val="26"/>
          <w:rPrChange w:id="1620" w:author="The Si Tran" w:date="2012-12-05T23:02:00Z">
            <w:rPr>
              <w:del w:id="1621" w:author="The Si Tran" w:date="2012-12-11T21:27:00Z"/>
              <w:sz w:val="28"/>
              <w:szCs w:val="28"/>
            </w:rPr>
          </w:rPrChange>
        </w:rPr>
      </w:pPr>
      <w:del w:id="1622" w:author="The Si Tran" w:date="2012-12-11T21:27:00Z">
        <w:r w:rsidRPr="0049233F" w:rsidDel="000E6941">
          <w:rPr>
            <w:b/>
            <w:szCs w:val="26"/>
            <w:rPrChange w:id="1623" w:author="The Si Tran" w:date="2012-12-05T23:02:00Z">
              <w:rPr>
                <w:b/>
                <w:sz w:val="28"/>
                <w:szCs w:val="28"/>
              </w:rPr>
            </w:rPrChange>
          </w:rPr>
          <w:delText>Định nghĩa:</w:delText>
        </w:r>
        <w:r w:rsidRPr="0049233F" w:rsidDel="000E6941">
          <w:rPr>
            <w:szCs w:val="26"/>
            <w:rPrChange w:id="1624" w:author="The Si Tran" w:date="2012-12-05T23:02:00Z">
              <w:rPr>
                <w:sz w:val="28"/>
                <w:szCs w:val="28"/>
              </w:rPr>
            </w:rPrChange>
          </w:rPr>
          <w:delText xml:space="preserve"> Hàm tự tương quan là một đồ thị biểu diễn các hệ số tự tương quan theo các độ trễ khác nhau [1].</w:delText>
        </w:r>
        <w:bookmarkStart w:id="1625" w:name="_Toc343083547"/>
        <w:bookmarkStart w:id="1626" w:name="_Toc343083761"/>
        <w:bookmarkStart w:id="1627" w:name="_Toc343083972"/>
        <w:bookmarkStart w:id="1628" w:name="_Toc343220731"/>
        <w:bookmarkStart w:id="1629" w:name="_Toc343232235"/>
        <w:bookmarkStart w:id="1630" w:name="_Toc343232648"/>
        <w:bookmarkStart w:id="1631" w:name="_Toc343232933"/>
        <w:bookmarkStart w:id="1632" w:name="_Toc343415438"/>
        <w:bookmarkStart w:id="1633" w:name="_Toc343415734"/>
        <w:bookmarkStart w:id="1634" w:name="_Toc343452393"/>
        <w:bookmarkStart w:id="1635" w:name="_Toc343461183"/>
        <w:bookmarkStart w:id="1636" w:name="_Toc343494070"/>
        <w:bookmarkStart w:id="1637" w:name="_Toc343494282"/>
        <w:bookmarkStart w:id="1638" w:name="_Toc343495055"/>
        <w:bookmarkStart w:id="1639" w:name="_Toc343660282"/>
        <w:bookmarkStart w:id="1640" w:name="_Toc343660496"/>
        <w:bookmarkStart w:id="1641" w:name="_Toc3437111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del>
    </w:p>
    <w:p w14:paraId="7EE7FA4F" w14:textId="77777777" w:rsidR="00024D6E" w:rsidRPr="0049233F" w:rsidDel="000E6941" w:rsidRDefault="00024D6E" w:rsidP="00CD217B">
      <w:pPr>
        <w:ind w:firstLine="540"/>
        <w:rPr>
          <w:del w:id="1642" w:author="The Si Tran" w:date="2012-12-11T21:27:00Z"/>
          <w:szCs w:val="26"/>
          <w:rPrChange w:id="1643" w:author="The Si Tran" w:date="2012-12-05T23:02:00Z">
            <w:rPr>
              <w:del w:id="1644" w:author="The Si Tran" w:date="2012-12-11T21:27:00Z"/>
              <w:sz w:val="28"/>
              <w:szCs w:val="28"/>
            </w:rPr>
          </w:rPrChange>
        </w:rPr>
      </w:pPr>
      <w:del w:id="1645" w:author="The Si Tran" w:date="2012-12-11T21:27:00Z">
        <w:r w:rsidRPr="0049233F" w:rsidDel="000E6941">
          <w:rPr>
            <w:szCs w:val="26"/>
            <w:rPrChange w:id="1646" w:author="The Si Tran" w:date="2012-12-05T23:02:00Z">
              <w:rPr>
                <w:sz w:val="28"/>
                <w:szCs w:val="28"/>
              </w:rPr>
            </w:rPrChange>
          </w:rPr>
          <w:delText>Hình 2 là một ví dụ về hàm tự tương quan.</w:delText>
        </w:r>
        <w:bookmarkStart w:id="1647" w:name="_Toc343083548"/>
        <w:bookmarkStart w:id="1648" w:name="_Toc343083762"/>
        <w:bookmarkStart w:id="1649" w:name="_Toc343083973"/>
        <w:bookmarkStart w:id="1650" w:name="_Toc343220732"/>
        <w:bookmarkStart w:id="1651" w:name="_Toc343232236"/>
        <w:bookmarkStart w:id="1652" w:name="_Toc343232649"/>
        <w:bookmarkStart w:id="1653" w:name="_Toc343232934"/>
        <w:bookmarkStart w:id="1654" w:name="_Toc343415439"/>
        <w:bookmarkStart w:id="1655" w:name="_Toc343415735"/>
        <w:bookmarkStart w:id="1656" w:name="_Toc343452394"/>
        <w:bookmarkStart w:id="1657" w:name="_Toc343461184"/>
        <w:bookmarkStart w:id="1658" w:name="_Toc343494071"/>
        <w:bookmarkStart w:id="1659" w:name="_Toc343494283"/>
        <w:bookmarkStart w:id="1660" w:name="_Toc343495056"/>
        <w:bookmarkStart w:id="1661" w:name="_Toc343660283"/>
        <w:bookmarkStart w:id="1662" w:name="_Toc343660497"/>
        <w:bookmarkStart w:id="1663" w:name="_Toc343711125"/>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del>
    </w:p>
    <w:p w14:paraId="247AB81D" w14:textId="77777777" w:rsidR="00024D6E" w:rsidRPr="0049233F" w:rsidDel="000E6941" w:rsidRDefault="00024D6E" w:rsidP="00024D6E">
      <w:pPr>
        <w:rPr>
          <w:del w:id="1664" w:author="The Si Tran" w:date="2012-12-11T21:27:00Z"/>
          <w:szCs w:val="26"/>
          <w:rPrChange w:id="1665" w:author="The Si Tran" w:date="2012-12-05T23:02:00Z">
            <w:rPr>
              <w:del w:id="1666" w:author="The Si Tran" w:date="2012-12-11T21:27:00Z"/>
              <w:sz w:val="28"/>
              <w:szCs w:val="28"/>
            </w:rPr>
          </w:rPrChange>
        </w:rPr>
      </w:pPr>
      <w:del w:id="1667" w:author="The Si Tran" w:date="2012-12-11T21:27:00Z">
        <w:r w:rsidRPr="0049233F" w:rsidDel="000E6941">
          <w:rPr>
            <w:noProof/>
            <w:szCs w:val="26"/>
            <w:rPrChange w:id="1668" w:author="Unknown">
              <w:rPr>
                <w:noProof/>
                <w:sz w:val="28"/>
                <w:szCs w:val="28"/>
              </w:rPr>
            </w:rPrChange>
          </w:rPr>
          <w:drawing>
            <wp:inline distT="0" distB="0" distL="0" distR="0" wp14:anchorId="37C9E20B" wp14:editId="55F4388C">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669" w:name="_Toc343083549"/>
        <w:bookmarkStart w:id="1670" w:name="_Toc343083763"/>
        <w:bookmarkStart w:id="1671" w:name="_Toc343083974"/>
        <w:bookmarkStart w:id="1672" w:name="_Toc343220733"/>
        <w:bookmarkStart w:id="1673" w:name="_Toc343232237"/>
        <w:bookmarkStart w:id="1674" w:name="_Toc343232650"/>
        <w:bookmarkStart w:id="1675" w:name="_Toc343232935"/>
        <w:bookmarkStart w:id="1676" w:name="_Toc343415440"/>
        <w:bookmarkStart w:id="1677" w:name="_Toc343415736"/>
        <w:bookmarkStart w:id="1678" w:name="_Toc343452395"/>
        <w:bookmarkStart w:id="1679" w:name="_Toc343461185"/>
        <w:bookmarkStart w:id="1680" w:name="_Toc343494072"/>
        <w:bookmarkStart w:id="1681" w:name="_Toc343494284"/>
        <w:bookmarkStart w:id="1682" w:name="_Toc343495057"/>
        <w:bookmarkStart w:id="1683" w:name="_Toc343660284"/>
        <w:bookmarkStart w:id="1684" w:name="_Toc343660498"/>
        <w:bookmarkStart w:id="1685" w:name="_Toc343711126"/>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del>
    </w:p>
    <w:p w14:paraId="12F5FD7D" w14:textId="77777777" w:rsidR="00024D6E" w:rsidRPr="0049233F" w:rsidDel="000E6941" w:rsidRDefault="00024D6E" w:rsidP="008E6A9A">
      <w:pPr>
        <w:pStyle w:val="Caption"/>
        <w:ind w:firstLine="540"/>
        <w:jc w:val="center"/>
        <w:rPr>
          <w:del w:id="1686" w:author="The Si Tran" w:date="2012-12-11T21:27:00Z"/>
          <w:sz w:val="26"/>
          <w:szCs w:val="26"/>
          <w:rPrChange w:id="1687" w:author="The Si Tran" w:date="2012-12-05T23:02:00Z">
            <w:rPr>
              <w:del w:id="1688" w:author="The Si Tran" w:date="2012-12-11T21:27:00Z"/>
              <w:sz w:val="28"/>
              <w:szCs w:val="28"/>
            </w:rPr>
          </w:rPrChange>
        </w:rPr>
      </w:pPr>
      <w:bookmarkStart w:id="1689" w:name="_Toc312142076"/>
      <w:del w:id="1690" w:author="The Si Tran" w:date="2012-12-11T21:27:00Z">
        <w:r w:rsidRPr="0049233F" w:rsidDel="000E6941">
          <w:rPr>
            <w:b w:val="0"/>
            <w:bCs w:val="0"/>
            <w:sz w:val="26"/>
            <w:szCs w:val="26"/>
            <w:rPrChange w:id="1691" w:author="The Si Tran" w:date="2012-12-05T23:02:00Z">
              <w:rPr>
                <w:b w:val="0"/>
                <w:bCs w:val="0"/>
                <w:sz w:val="28"/>
                <w:szCs w:val="28"/>
              </w:rPr>
            </w:rPrChange>
          </w:rPr>
          <w:delText xml:space="preserve">Hình </w:delText>
        </w:r>
        <w:r w:rsidRPr="0049233F" w:rsidDel="000E6941">
          <w:rPr>
            <w:b w:val="0"/>
            <w:bCs w:val="0"/>
            <w:sz w:val="26"/>
            <w:szCs w:val="26"/>
            <w:rPrChange w:id="1692" w:author="The Si Tran" w:date="2012-12-05T23:02:00Z">
              <w:rPr>
                <w:b w:val="0"/>
                <w:bCs w:val="0"/>
                <w:sz w:val="28"/>
                <w:szCs w:val="28"/>
              </w:rPr>
            </w:rPrChange>
          </w:rPr>
          <w:fldChar w:fldCharType="begin"/>
        </w:r>
        <w:r w:rsidRPr="0049233F" w:rsidDel="000E6941">
          <w:rPr>
            <w:b w:val="0"/>
            <w:bCs w:val="0"/>
            <w:sz w:val="26"/>
            <w:szCs w:val="26"/>
            <w:rPrChange w:id="1693" w:author="The Si Tran" w:date="2012-12-05T23:02:00Z">
              <w:rPr>
                <w:b w:val="0"/>
                <w:bCs w:val="0"/>
                <w:sz w:val="28"/>
                <w:szCs w:val="28"/>
              </w:rPr>
            </w:rPrChange>
          </w:rPr>
          <w:delInstrText xml:space="preserve"> SEQ Hình \* ARABIC </w:delInstrText>
        </w:r>
        <w:r w:rsidRPr="0049233F" w:rsidDel="000E6941">
          <w:rPr>
            <w:b w:val="0"/>
            <w:bCs w:val="0"/>
            <w:sz w:val="26"/>
            <w:szCs w:val="26"/>
            <w:rPrChange w:id="1694" w:author="The Si Tran" w:date="2012-12-05T23:02:00Z">
              <w:rPr>
                <w:b w:val="0"/>
                <w:bCs w:val="0"/>
                <w:sz w:val="28"/>
                <w:szCs w:val="28"/>
              </w:rPr>
            </w:rPrChange>
          </w:rPr>
          <w:fldChar w:fldCharType="separate"/>
        </w:r>
        <w:r w:rsidRPr="0049233F" w:rsidDel="000E6941">
          <w:rPr>
            <w:b w:val="0"/>
            <w:bCs w:val="0"/>
            <w:noProof/>
            <w:sz w:val="26"/>
            <w:szCs w:val="26"/>
            <w:rPrChange w:id="1695" w:author="The Si Tran" w:date="2012-12-05T23:02:00Z">
              <w:rPr>
                <w:b w:val="0"/>
                <w:bCs w:val="0"/>
                <w:noProof/>
                <w:sz w:val="28"/>
                <w:szCs w:val="28"/>
              </w:rPr>
            </w:rPrChange>
          </w:rPr>
          <w:delText>2</w:delText>
        </w:r>
        <w:r w:rsidRPr="0049233F" w:rsidDel="000E6941">
          <w:rPr>
            <w:b w:val="0"/>
            <w:bCs w:val="0"/>
            <w:sz w:val="26"/>
            <w:szCs w:val="26"/>
            <w:rPrChange w:id="1696" w:author="The Si Tran" w:date="2012-12-05T23:02:00Z">
              <w:rPr>
                <w:b w:val="0"/>
                <w:bCs w:val="0"/>
                <w:sz w:val="28"/>
                <w:szCs w:val="28"/>
              </w:rPr>
            </w:rPrChange>
          </w:rPr>
          <w:fldChar w:fldCharType="end"/>
        </w:r>
        <w:r w:rsidRPr="0049233F" w:rsidDel="000E6941">
          <w:rPr>
            <w:b w:val="0"/>
            <w:bCs w:val="0"/>
            <w:sz w:val="26"/>
            <w:szCs w:val="26"/>
            <w:rPrChange w:id="1697" w:author="The Si Tran" w:date="2012-12-05T23:02:00Z">
              <w:rPr>
                <w:b w:val="0"/>
                <w:bCs w:val="0"/>
                <w:sz w:val="28"/>
                <w:szCs w:val="28"/>
              </w:rPr>
            </w:rPrChange>
          </w:rPr>
          <w:delText xml:space="preserve"> Hàm tự tương quan</w:delText>
        </w:r>
        <w:bookmarkStart w:id="1698" w:name="_Toc343083550"/>
        <w:bookmarkStart w:id="1699" w:name="_Toc343083764"/>
        <w:bookmarkStart w:id="1700" w:name="_Toc343083975"/>
        <w:bookmarkStart w:id="1701" w:name="_Toc343220734"/>
        <w:bookmarkStart w:id="1702" w:name="_Toc343232238"/>
        <w:bookmarkStart w:id="1703" w:name="_Toc343232651"/>
        <w:bookmarkStart w:id="1704" w:name="_Toc343232936"/>
        <w:bookmarkStart w:id="1705" w:name="_Toc343415441"/>
        <w:bookmarkStart w:id="1706" w:name="_Toc343415737"/>
        <w:bookmarkStart w:id="1707" w:name="_Toc343452396"/>
        <w:bookmarkStart w:id="1708" w:name="_Toc343461186"/>
        <w:bookmarkStart w:id="1709" w:name="_Toc343494073"/>
        <w:bookmarkStart w:id="1710" w:name="_Toc343494285"/>
        <w:bookmarkStart w:id="1711" w:name="_Toc343495058"/>
        <w:bookmarkStart w:id="1712" w:name="_Toc343660285"/>
        <w:bookmarkStart w:id="1713" w:name="_Toc343660499"/>
        <w:bookmarkStart w:id="1714" w:name="_Toc343711127"/>
        <w:bookmarkEnd w:id="1689"/>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del>
    </w:p>
    <w:p w14:paraId="020A6CCC" w14:textId="77777777" w:rsidR="00024D6E" w:rsidRPr="0049233F" w:rsidDel="000E6941" w:rsidRDefault="00024D6E" w:rsidP="00024D6E">
      <w:pPr>
        <w:rPr>
          <w:del w:id="1715" w:author="The Si Tran" w:date="2012-12-11T21:27:00Z"/>
          <w:szCs w:val="26"/>
          <w:rPrChange w:id="1716" w:author="The Si Tran" w:date="2012-12-05T23:02:00Z">
            <w:rPr>
              <w:del w:id="1717" w:author="The Si Tran" w:date="2012-12-11T21:27:00Z"/>
              <w:sz w:val="28"/>
              <w:szCs w:val="28"/>
            </w:rPr>
          </w:rPrChange>
        </w:rPr>
      </w:pPr>
      <w:del w:id="1718" w:author="The Si Tran" w:date="2012-12-11T21:27:00Z">
        <w:r w:rsidRPr="0049233F" w:rsidDel="000E6941">
          <w:rPr>
            <w:szCs w:val="26"/>
            <w:rPrChange w:id="1719" w:author="The Si Tran" w:date="2012-12-05T23:02:00Z">
              <w:rPr>
                <w:sz w:val="28"/>
                <w:szCs w:val="28"/>
              </w:rPr>
            </w:rPrChange>
          </w:rPr>
          <w:tab/>
        </w:r>
        <w:bookmarkStart w:id="1720" w:name="_Toc343083551"/>
        <w:bookmarkStart w:id="1721" w:name="_Toc343083765"/>
        <w:bookmarkStart w:id="1722" w:name="_Toc343083976"/>
        <w:bookmarkStart w:id="1723" w:name="_Toc343220735"/>
        <w:bookmarkStart w:id="1724" w:name="_Toc343232239"/>
        <w:bookmarkStart w:id="1725" w:name="_Toc343232652"/>
        <w:bookmarkStart w:id="1726" w:name="_Toc343232937"/>
        <w:bookmarkStart w:id="1727" w:name="_Toc343415442"/>
        <w:bookmarkStart w:id="1728" w:name="_Toc343415738"/>
        <w:bookmarkStart w:id="1729" w:name="_Toc343452397"/>
        <w:bookmarkStart w:id="1730" w:name="_Toc343461187"/>
        <w:bookmarkStart w:id="1731" w:name="_Toc343494074"/>
        <w:bookmarkStart w:id="1732" w:name="_Toc343494286"/>
        <w:bookmarkStart w:id="1733" w:name="_Toc343495059"/>
        <w:bookmarkStart w:id="1734" w:name="_Toc343660286"/>
        <w:bookmarkStart w:id="1735" w:name="_Toc343660500"/>
        <w:bookmarkStart w:id="1736" w:name="_Toc343711128"/>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del>
    </w:p>
    <w:p w14:paraId="64FC6D0E" w14:textId="77777777" w:rsidR="00024D6E" w:rsidRPr="0049233F" w:rsidDel="000E6941" w:rsidRDefault="00024D6E" w:rsidP="00024D6E">
      <w:pPr>
        <w:ind w:firstLine="720"/>
        <w:rPr>
          <w:del w:id="1737" w:author="The Si Tran" w:date="2012-12-11T21:27:00Z"/>
          <w:szCs w:val="26"/>
          <w:rPrChange w:id="1738" w:author="The Si Tran" w:date="2012-12-05T23:02:00Z">
            <w:rPr>
              <w:del w:id="1739" w:author="The Si Tran" w:date="2012-12-11T21:27:00Z"/>
              <w:sz w:val="28"/>
              <w:szCs w:val="28"/>
            </w:rPr>
          </w:rPrChange>
        </w:rPr>
      </w:pPr>
      <w:del w:id="1740" w:author="The Si Tran" w:date="2012-12-11T21:27:00Z">
        <w:r w:rsidRPr="0049233F" w:rsidDel="000E6941">
          <w:rPr>
            <w:szCs w:val="26"/>
            <w:rPrChange w:id="1741"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742" w:author="The Si Tran" w:date="2012-12-05T22:50:00Z">
        <w:r w:rsidRPr="0049233F" w:rsidDel="008A2D16">
          <w:rPr>
            <w:szCs w:val="26"/>
            <w:rPrChange w:id="1743" w:author="The Si Tran" w:date="2012-12-05T23:02:00Z">
              <w:rPr>
                <w:sz w:val="28"/>
                <w:szCs w:val="28"/>
              </w:rPr>
            </w:rPrChange>
          </w:rPr>
          <w:delText xml:space="preserve"> </w:delText>
        </w:r>
      </w:del>
      <w:del w:id="1744" w:author="The Si Tran" w:date="2012-12-11T21:27:00Z">
        <w:r w:rsidRPr="0049233F" w:rsidDel="000E6941">
          <w:rPr>
            <w:szCs w:val="26"/>
            <w:rPrChange w:id="1745" w:author="The Si Tran" w:date="2012-12-05T23:02:00Z">
              <w:rPr>
                <w:sz w:val="28"/>
                <w:szCs w:val="28"/>
              </w:rPr>
            </w:rPrChange>
          </w:rPr>
          <w:delText>).</w:delText>
        </w:r>
        <w:bookmarkStart w:id="1746" w:name="_Toc343083552"/>
        <w:bookmarkStart w:id="1747" w:name="_Toc343083766"/>
        <w:bookmarkStart w:id="1748" w:name="_Toc343083977"/>
        <w:bookmarkStart w:id="1749" w:name="_Toc343220736"/>
        <w:bookmarkStart w:id="1750" w:name="_Toc343232240"/>
        <w:bookmarkStart w:id="1751" w:name="_Toc343232653"/>
        <w:bookmarkStart w:id="1752" w:name="_Toc343232938"/>
        <w:bookmarkStart w:id="1753" w:name="_Toc343415443"/>
        <w:bookmarkStart w:id="1754" w:name="_Toc343415739"/>
        <w:bookmarkStart w:id="1755" w:name="_Toc343452398"/>
        <w:bookmarkStart w:id="1756" w:name="_Toc343461188"/>
        <w:bookmarkStart w:id="1757" w:name="_Toc343494075"/>
        <w:bookmarkStart w:id="1758" w:name="_Toc343494287"/>
        <w:bookmarkStart w:id="1759" w:name="_Toc343495060"/>
        <w:bookmarkStart w:id="1760" w:name="_Toc343660287"/>
        <w:bookmarkStart w:id="1761" w:name="_Toc343660501"/>
        <w:bookmarkStart w:id="1762" w:name="_Toc343711129"/>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del>
    </w:p>
    <w:p w14:paraId="42F08C9A" w14:textId="77777777" w:rsidR="008A2D16" w:rsidRPr="0049233F" w:rsidDel="004A3B54" w:rsidRDefault="00024D6E">
      <w:pPr>
        <w:ind w:left="1440" w:firstLine="0"/>
        <w:rPr>
          <w:del w:id="1763" w:author="The Si Tran" w:date="2012-12-05T22:54:00Z"/>
          <w:szCs w:val="26"/>
          <w:rPrChange w:id="1764" w:author="The Si Tran" w:date="2012-12-05T23:02:00Z">
            <w:rPr>
              <w:del w:id="1765" w:author="The Si Tran" w:date="2012-12-05T22:54:00Z"/>
              <w:sz w:val="28"/>
              <w:szCs w:val="28"/>
            </w:rPr>
          </w:rPrChange>
        </w:rPr>
        <w:pPrChange w:id="1766" w:author="The Si Tran" w:date="2012-12-05T22:53:00Z">
          <w:pPr>
            <w:ind w:firstLine="720"/>
          </w:pPr>
        </w:pPrChange>
      </w:pPr>
      <w:del w:id="1767" w:author="The Si Tran" w:date="2012-12-11T21:27:00Z">
        <w:r w:rsidRPr="0049233F" w:rsidDel="000E6941">
          <w:rPr>
            <w:szCs w:val="26"/>
            <w:rPrChange w:id="1768" w:author="The Si Tran" w:date="2012-12-05T23:02:00Z">
              <w:rPr>
                <w:sz w:val="28"/>
                <w:szCs w:val="28"/>
              </w:rPr>
            </w:rPrChange>
          </w:rPr>
          <w:delText>Công thức tính hệ số tự tương quan lấy mẫu:</w:delText>
        </w:r>
      </w:del>
      <w:bookmarkStart w:id="1769" w:name="_Toc343083553"/>
      <w:bookmarkStart w:id="1770" w:name="_Toc343083767"/>
      <w:bookmarkStart w:id="1771" w:name="_Toc343083978"/>
      <w:bookmarkStart w:id="1772" w:name="_Toc343220737"/>
      <w:bookmarkStart w:id="1773" w:name="_Toc343232241"/>
      <w:bookmarkStart w:id="1774" w:name="_Toc343232654"/>
      <w:bookmarkStart w:id="1775" w:name="_Toc343232939"/>
      <w:bookmarkStart w:id="1776" w:name="_Toc343415444"/>
      <w:bookmarkStart w:id="1777" w:name="_Toc343415740"/>
      <w:bookmarkStart w:id="1778" w:name="_Toc343452399"/>
      <w:bookmarkStart w:id="1779" w:name="_Toc343461189"/>
      <w:bookmarkStart w:id="1780" w:name="_Toc343494076"/>
      <w:bookmarkStart w:id="1781" w:name="_Toc343494288"/>
      <w:bookmarkStart w:id="1782" w:name="_Toc343495061"/>
      <w:bookmarkStart w:id="1783" w:name="_Toc343660288"/>
      <w:bookmarkStart w:id="1784" w:name="_Toc343660502"/>
      <w:bookmarkStart w:id="1785" w:name="_Toc343711130"/>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p>
    <w:p w14:paraId="214ECA9C" w14:textId="77777777" w:rsidR="00024D6E" w:rsidRPr="0049233F" w:rsidDel="004A3B54" w:rsidRDefault="00024D6E">
      <w:pPr>
        <w:ind w:firstLine="0"/>
        <w:rPr>
          <w:del w:id="1786" w:author="The Si Tran" w:date="2012-12-05T22:54:00Z"/>
          <w:szCs w:val="26"/>
          <w:rPrChange w:id="1787" w:author="The Si Tran" w:date="2012-12-05T23:02:00Z">
            <w:rPr>
              <w:del w:id="1788" w:author="The Si Tran" w:date="2012-12-05T22:54:00Z"/>
              <w:sz w:val="28"/>
              <w:szCs w:val="28"/>
            </w:rPr>
          </w:rPrChange>
        </w:rPr>
        <w:pPrChange w:id="1789" w:author="The Si Tran" w:date="2012-12-05T22:53:00Z">
          <w:pPr>
            <w:ind w:left="720" w:firstLine="720"/>
          </w:pPr>
        </w:pPrChange>
      </w:pPr>
      <w:del w:id="1790" w:author="The Si Tran" w:date="2012-12-05T22:53:00Z">
        <w:r w:rsidRPr="00082976" w:rsidDel="004A3B54">
          <w:rPr>
            <w:position w:val="-4"/>
            <w:szCs w:val="26"/>
          </w:rPr>
          <w:object w:dxaOrig="180" w:dyaOrig="279" w14:anchorId="0B5D12CD">
            <v:shape id="_x0000_i1029" type="#_x0000_t75" style="width:9pt;height:13.5pt" o:ole="">
              <v:imagedata r:id="rId19" o:title=""/>
            </v:shape>
            <o:OLEObject Type="Embed" ProgID="Equation.DSMT4" ShapeID="_x0000_i1029" DrawAspect="Content" ObjectID="_1417544862" r:id="rId20"/>
          </w:object>
        </w:r>
        <w:r w:rsidRPr="00E12D24" w:rsidDel="004A3B54">
          <w:rPr>
            <w:position w:val="-38"/>
            <w:szCs w:val="26"/>
          </w:rPr>
          <w:object w:dxaOrig="2940" w:dyaOrig="880" w14:anchorId="0CA6F235">
            <v:shape id="_x0000_i1030" type="#_x0000_t75" style="width:225pt;height:69pt" o:ole="">
              <v:imagedata r:id="rId21" o:title=""/>
            </v:shape>
            <o:OLEObject Type="Embed" ProgID="Equation.DSMT4" ShapeID="_x0000_i1030" DrawAspect="Content" ObjectID="_1417544863" r:id="rId22"/>
          </w:object>
        </w:r>
        <w:r w:rsidRPr="0049233F" w:rsidDel="004A3B54">
          <w:rPr>
            <w:szCs w:val="26"/>
            <w:rPrChange w:id="1791" w:author="The Si Tran" w:date="2012-12-05T23:02:00Z">
              <w:rPr>
                <w:sz w:val="28"/>
                <w:szCs w:val="28"/>
              </w:rPr>
            </w:rPrChange>
          </w:rPr>
          <w:delText xml:space="preserve">    </w:delText>
        </w:r>
      </w:del>
      <w:del w:id="1792" w:author="The Si Tran" w:date="2012-12-05T22:54:00Z">
        <w:r w:rsidRPr="0049233F" w:rsidDel="004A3B54">
          <w:rPr>
            <w:szCs w:val="26"/>
            <w:rPrChange w:id="1793" w:author="The Si Tran" w:date="2012-12-05T23:02:00Z">
              <w:rPr>
                <w:sz w:val="28"/>
                <w:szCs w:val="28"/>
              </w:rPr>
            </w:rPrChange>
          </w:rPr>
          <w:delText xml:space="preserve"> (2.1.2)</w:delText>
        </w:r>
        <w:bookmarkStart w:id="1794" w:name="_Toc343083554"/>
        <w:bookmarkStart w:id="1795" w:name="_Toc343083768"/>
        <w:bookmarkStart w:id="1796" w:name="_Toc343083979"/>
        <w:bookmarkStart w:id="1797" w:name="_Toc343220738"/>
        <w:bookmarkStart w:id="1798" w:name="_Toc343232242"/>
        <w:bookmarkStart w:id="1799" w:name="_Toc343232655"/>
        <w:bookmarkStart w:id="1800" w:name="_Toc343232940"/>
        <w:bookmarkStart w:id="1801" w:name="_Toc343415445"/>
        <w:bookmarkStart w:id="1802" w:name="_Toc343415741"/>
        <w:bookmarkStart w:id="1803" w:name="_Toc343452400"/>
        <w:bookmarkStart w:id="1804" w:name="_Toc343461190"/>
        <w:bookmarkStart w:id="1805" w:name="_Toc343494077"/>
        <w:bookmarkStart w:id="1806" w:name="_Toc343494289"/>
        <w:bookmarkStart w:id="1807" w:name="_Toc343495062"/>
        <w:bookmarkStart w:id="1808" w:name="_Toc343660289"/>
        <w:bookmarkStart w:id="1809" w:name="_Toc343660503"/>
        <w:bookmarkStart w:id="1810" w:name="_Toc343711131"/>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del>
    </w:p>
    <w:p w14:paraId="66BF9444" w14:textId="77777777" w:rsidR="00024D6E" w:rsidRPr="0049233F" w:rsidDel="000E6941" w:rsidRDefault="00024D6E">
      <w:pPr>
        <w:ind w:left="1440"/>
        <w:rPr>
          <w:del w:id="1811" w:author="The Si Tran" w:date="2012-12-11T21:27:00Z"/>
          <w:szCs w:val="26"/>
          <w:rPrChange w:id="1812" w:author="The Si Tran" w:date="2012-12-05T23:02:00Z">
            <w:rPr>
              <w:del w:id="1813" w:author="The Si Tran" w:date="2012-12-11T21:27:00Z"/>
              <w:sz w:val="28"/>
              <w:szCs w:val="28"/>
            </w:rPr>
          </w:rPrChange>
        </w:rPr>
        <w:pPrChange w:id="1814" w:author="The Si Tran" w:date="2012-12-05T22:54:00Z">
          <w:pPr/>
        </w:pPrChange>
      </w:pPr>
      <w:bookmarkStart w:id="1815" w:name="_Toc343083555"/>
      <w:bookmarkStart w:id="1816" w:name="_Toc343083769"/>
      <w:bookmarkStart w:id="1817" w:name="_Toc343083980"/>
      <w:bookmarkStart w:id="1818" w:name="_Toc343220739"/>
      <w:bookmarkStart w:id="1819" w:name="_Toc343232243"/>
      <w:bookmarkStart w:id="1820" w:name="_Toc343232656"/>
      <w:bookmarkStart w:id="1821" w:name="_Toc343232941"/>
      <w:bookmarkStart w:id="1822" w:name="_Toc343415446"/>
      <w:bookmarkStart w:id="1823" w:name="_Toc343415742"/>
      <w:bookmarkStart w:id="1824" w:name="_Toc343452401"/>
      <w:bookmarkStart w:id="1825" w:name="_Toc343461191"/>
      <w:bookmarkStart w:id="1826" w:name="_Toc343494078"/>
      <w:bookmarkStart w:id="1827" w:name="_Toc343494290"/>
      <w:bookmarkStart w:id="1828" w:name="_Toc343495063"/>
      <w:bookmarkStart w:id="1829" w:name="_Toc343660290"/>
      <w:bookmarkStart w:id="1830" w:name="_Toc343660504"/>
      <w:bookmarkStart w:id="1831" w:name="_Toc34371113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5EA7ED7C" w14:textId="77777777" w:rsidR="00024D6E" w:rsidRPr="0049233F" w:rsidDel="000E6941" w:rsidRDefault="00024D6E" w:rsidP="00024D6E">
      <w:pPr>
        <w:rPr>
          <w:del w:id="1832" w:author="The Si Tran" w:date="2012-12-11T21:27:00Z"/>
          <w:szCs w:val="26"/>
          <w:rPrChange w:id="1833" w:author="The Si Tran" w:date="2012-12-05T23:02:00Z">
            <w:rPr>
              <w:del w:id="1834" w:author="The Si Tran" w:date="2012-12-11T21:27:00Z"/>
              <w:sz w:val="28"/>
              <w:szCs w:val="28"/>
            </w:rPr>
          </w:rPrChange>
        </w:rPr>
      </w:pPr>
      <w:del w:id="1835" w:author="The Si Tran" w:date="2012-12-11T21:27:00Z">
        <w:r w:rsidRPr="0049233F" w:rsidDel="000E6941">
          <w:rPr>
            <w:szCs w:val="26"/>
            <w:rPrChange w:id="1836" w:author="The Si Tran" w:date="2012-12-05T23:02:00Z">
              <w:rPr>
                <w:sz w:val="28"/>
                <w:szCs w:val="28"/>
              </w:rPr>
            </w:rPrChange>
          </w:rPr>
          <w:delText xml:space="preserve">Với </w:delText>
        </w:r>
        <w:bookmarkStart w:id="1837" w:name="_Toc343083556"/>
        <w:bookmarkStart w:id="1838" w:name="_Toc343083770"/>
        <w:bookmarkStart w:id="1839" w:name="_Toc343083981"/>
        <w:bookmarkStart w:id="1840" w:name="_Toc343220740"/>
        <w:bookmarkStart w:id="1841" w:name="_Toc343232244"/>
        <w:bookmarkStart w:id="1842" w:name="_Toc343232657"/>
        <w:bookmarkStart w:id="1843" w:name="_Toc343232942"/>
        <w:bookmarkStart w:id="1844" w:name="_Toc343415447"/>
        <w:bookmarkStart w:id="1845" w:name="_Toc343415743"/>
        <w:bookmarkStart w:id="1846" w:name="_Toc343452402"/>
        <w:bookmarkStart w:id="1847" w:name="_Toc343461192"/>
        <w:bookmarkStart w:id="1848" w:name="_Toc343494079"/>
        <w:bookmarkStart w:id="1849" w:name="_Toc343494291"/>
        <w:bookmarkStart w:id="1850" w:name="_Toc343495064"/>
        <w:bookmarkStart w:id="1851" w:name="_Toc343660291"/>
        <w:bookmarkStart w:id="1852" w:name="_Toc343660505"/>
        <w:bookmarkStart w:id="1853" w:name="_Toc343711133"/>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del>
    </w:p>
    <w:p w14:paraId="6B4EA6C1" w14:textId="77777777" w:rsidR="00024D6E" w:rsidRPr="0049233F" w:rsidDel="000E6941" w:rsidRDefault="00024D6E" w:rsidP="00024D6E">
      <w:pPr>
        <w:rPr>
          <w:del w:id="1854" w:author="The Si Tran" w:date="2012-12-11T21:27:00Z"/>
          <w:szCs w:val="26"/>
          <w:rPrChange w:id="1855" w:author="The Si Tran" w:date="2012-12-05T23:02:00Z">
            <w:rPr>
              <w:del w:id="1856" w:author="The Si Tran" w:date="2012-12-11T21:27:00Z"/>
              <w:sz w:val="28"/>
              <w:szCs w:val="28"/>
            </w:rPr>
          </w:rPrChange>
        </w:rPr>
      </w:pPr>
      <w:del w:id="1857" w:author="The Si Tran" w:date="2012-12-11T21:27:00Z">
        <w:r w:rsidRPr="0049233F" w:rsidDel="000E6941">
          <w:rPr>
            <w:szCs w:val="26"/>
            <w:rPrChange w:id="1858" w:author="The Si Tran" w:date="2012-12-05T23:02:00Z">
              <w:rPr>
                <w:sz w:val="28"/>
                <w:szCs w:val="28"/>
              </w:rPr>
            </w:rPrChange>
          </w:rPr>
          <w:delText xml:space="preserve">               * </w:delText>
        </w:r>
      </w:del>
      <w:del w:id="1859" w:author="The Si Tran" w:date="2012-12-05T22:54:00Z">
        <w:r w:rsidRPr="00082976" w:rsidDel="004A3B54">
          <w:rPr>
            <w:position w:val="-12"/>
            <w:szCs w:val="26"/>
          </w:rPr>
          <w:object w:dxaOrig="220" w:dyaOrig="360" w14:anchorId="7BA6836A">
            <v:shape id="_x0000_i1031" type="#_x0000_t75" style="width:18pt;height:28.5pt" o:ole="">
              <v:imagedata r:id="rId23" o:title=""/>
            </v:shape>
            <o:OLEObject Type="Embed" ProgID="Equation.DSMT4" ShapeID="_x0000_i1031" DrawAspect="Content" ObjectID="_1417544864" r:id="rId24"/>
          </w:object>
        </w:r>
      </w:del>
      <w:del w:id="1860" w:author="The Si Tran" w:date="2012-12-11T21:27:00Z">
        <w:r w:rsidRPr="0049233F" w:rsidDel="000E6941">
          <w:rPr>
            <w:szCs w:val="26"/>
            <w:rPrChange w:id="1861" w:author="The Si Tran" w:date="2012-12-05T23:02:00Z">
              <w:rPr>
                <w:sz w:val="28"/>
                <w:szCs w:val="28"/>
              </w:rPr>
            </w:rPrChange>
          </w:rPr>
          <w:delText xml:space="preserve"> là hệ số tự tương quan lấy mẫu ở độ trễ </w:delText>
        </w:r>
      </w:del>
      <w:del w:id="1862" w:author="The Si Tran" w:date="2012-12-06T03:51:00Z">
        <w:r w:rsidRPr="0049233F" w:rsidDel="008C32B7">
          <w:rPr>
            <w:szCs w:val="26"/>
            <w:rPrChange w:id="1863" w:author="The Si Tran" w:date="2012-12-05T23:02:00Z">
              <w:rPr>
                <w:sz w:val="28"/>
                <w:szCs w:val="28"/>
              </w:rPr>
            </w:rPrChange>
          </w:rPr>
          <w:delText>k</w:delText>
        </w:r>
      </w:del>
      <w:bookmarkStart w:id="1864" w:name="_Toc343083557"/>
      <w:bookmarkStart w:id="1865" w:name="_Toc343083771"/>
      <w:bookmarkStart w:id="1866" w:name="_Toc343083982"/>
      <w:bookmarkStart w:id="1867" w:name="_Toc343220741"/>
      <w:bookmarkStart w:id="1868" w:name="_Toc343232245"/>
      <w:bookmarkStart w:id="1869" w:name="_Toc343232658"/>
      <w:bookmarkStart w:id="1870" w:name="_Toc343232943"/>
      <w:bookmarkStart w:id="1871" w:name="_Toc343415448"/>
      <w:bookmarkStart w:id="1872" w:name="_Toc343415744"/>
      <w:bookmarkStart w:id="1873" w:name="_Toc343452403"/>
      <w:bookmarkStart w:id="1874" w:name="_Toc343461193"/>
      <w:bookmarkStart w:id="1875" w:name="_Toc343494080"/>
      <w:bookmarkStart w:id="1876" w:name="_Toc343494292"/>
      <w:bookmarkStart w:id="1877" w:name="_Toc343495065"/>
      <w:bookmarkStart w:id="1878" w:name="_Toc343660292"/>
      <w:bookmarkStart w:id="1879" w:name="_Toc343660506"/>
      <w:bookmarkStart w:id="1880" w:name="_Toc343711134"/>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p>
    <w:p w14:paraId="43602BDB" w14:textId="77777777" w:rsidR="00024D6E" w:rsidRPr="0049233F" w:rsidDel="000E6941" w:rsidRDefault="00024D6E" w:rsidP="00024D6E">
      <w:pPr>
        <w:rPr>
          <w:del w:id="1881" w:author="The Si Tran" w:date="2012-12-11T21:27:00Z"/>
          <w:szCs w:val="26"/>
          <w:rPrChange w:id="1882" w:author="The Si Tran" w:date="2012-12-05T23:02:00Z">
            <w:rPr>
              <w:del w:id="1883" w:author="The Si Tran" w:date="2012-12-11T21:27:00Z"/>
              <w:sz w:val="28"/>
              <w:szCs w:val="28"/>
            </w:rPr>
          </w:rPrChange>
        </w:rPr>
      </w:pPr>
      <w:del w:id="1884" w:author="The Si Tran" w:date="2012-12-11T21:27:00Z">
        <w:r w:rsidRPr="0049233F" w:rsidDel="000E6941">
          <w:rPr>
            <w:szCs w:val="26"/>
            <w:rPrChange w:id="1885" w:author="The Si Tran" w:date="2012-12-05T23:02:00Z">
              <w:rPr>
                <w:sz w:val="28"/>
                <w:szCs w:val="28"/>
              </w:rPr>
            </w:rPrChange>
          </w:rPr>
          <w:delText xml:space="preserve">               </w:delText>
        </w:r>
      </w:del>
      <w:del w:id="1886" w:author="The Si Tran" w:date="2012-12-05T22:55:00Z">
        <w:r w:rsidRPr="0049233F" w:rsidDel="004A3B54">
          <w:rPr>
            <w:szCs w:val="26"/>
            <w:rPrChange w:id="1887" w:author="The Si Tran" w:date="2012-12-05T23:02:00Z">
              <w:rPr>
                <w:sz w:val="28"/>
                <w:szCs w:val="28"/>
              </w:rPr>
            </w:rPrChange>
          </w:rPr>
          <w:delText xml:space="preserve"> </w:delText>
        </w:r>
      </w:del>
      <w:del w:id="1888" w:author="The Si Tran" w:date="2012-12-11T21:27:00Z">
        <w:r w:rsidRPr="0049233F" w:rsidDel="000E6941">
          <w:rPr>
            <w:szCs w:val="26"/>
            <w:rPrChange w:id="1889" w:author="The Si Tran" w:date="2012-12-05T23:02:00Z">
              <w:rPr>
                <w:sz w:val="28"/>
                <w:szCs w:val="28"/>
              </w:rPr>
            </w:rPrChange>
          </w:rPr>
          <w:delText xml:space="preserve">*  </w:delText>
        </w:r>
      </w:del>
      <w:del w:id="1890" w:author="The Si Tran" w:date="2012-12-05T22:55:00Z">
        <w:r w:rsidRPr="00082976" w:rsidDel="004A3B54">
          <w:rPr>
            <w:position w:val="-4"/>
            <w:szCs w:val="26"/>
          </w:rPr>
          <w:object w:dxaOrig="279" w:dyaOrig="300" w14:anchorId="3E0C6122">
            <v:shape id="_x0000_i1032" type="#_x0000_t75" style="width:18pt;height:19.5pt" o:ole="">
              <v:imagedata r:id="rId25" o:title=""/>
            </v:shape>
            <o:OLEObject Type="Embed" ProgID="Equation.DSMT4" ShapeID="_x0000_i1032" DrawAspect="Content" ObjectID="_1417544865" r:id="rId26"/>
          </w:object>
        </w:r>
      </w:del>
      <w:del w:id="1891" w:author="The Si Tran" w:date="2012-12-11T21:27:00Z">
        <w:r w:rsidRPr="0049233F" w:rsidDel="000E6941">
          <w:rPr>
            <w:szCs w:val="26"/>
            <w:rPrChange w:id="1892" w:author="The Si Tran" w:date="2012-12-05T23:02:00Z">
              <w:rPr>
                <w:sz w:val="28"/>
                <w:szCs w:val="28"/>
              </w:rPr>
            </w:rPrChange>
          </w:rPr>
          <w:delText xml:space="preserve"> là trung bình mẫu của </w:delText>
        </w:r>
      </w:del>
      <w:del w:id="1893" w:author="The Si Tran" w:date="2012-12-05T22:55:00Z">
        <w:r w:rsidRPr="00082976" w:rsidDel="004A3B54">
          <w:rPr>
            <w:position w:val="-12"/>
            <w:szCs w:val="26"/>
          </w:rPr>
          <w:object w:dxaOrig="320" w:dyaOrig="360" w14:anchorId="7BF73748">
            <v:shape id="_x0000_i1033" type="#_x0000_t75" style="width:19.5pt;height:22.5pt" o:ole="">
              <v:imagedata r:id="rId27" o:title=""/>
            </v:shape>
            <o:OLEObject Type="Embed" ProgID="Equation.DSMT4" ShapeID="_x0000_i1033" DrawAspect="Content" ObjectID="_1417544866" r:id="rId28"/>
          </w:object>
        </w:r>
      </w:del>
      <w:bookmarkStart w:id="1894" w:name="_Toc343083558"/>
      <w:bookmarkStart w:id="1895" w:name="_Toc343083772"/>
      <w:bookmarkStart w:id="1896" w:name="_Toc343083983"/>
      <w:bookmarkStart w:id="1897" w:name="_Toc343220742"/>
      <w:bookmarkStart w:id="1898" w:name="_Toc343232246"/>
      <w:bookmarkStart w:id="1899" w:name="_Toc343232659"/>
      <w:bookmarkStart w:id="1900" w:name="_Toc343232944"/>
      <w:bookmarkStart w:id="1901" w:name="_Toc343415449"/>
      <w:bookmarkStart w:id="1902" w:name="_Toc343415745"/>
      <w:bookmarkStart w:id="1903" w:name="_Toc343452404"/>
      <w:bookmarkStart w:id="1904" w:name="_Toc343461194"/>
      <w:bookmarkStart w:id="1905" w:name="_Toc343494081"/>
      <w:bookmarkStart w:id="1906" w:name="_Toc343494293"/>
      <w:bookmarkStart w:id="1907" w:name="_Toc343495066"/>
      <w:bookmarkStart w:id="1908" w:name="_Toc343660293"/>
      <w:bookmarkStart w:id="1909" w:name="_Toc343660507"/>
      <w:bookmarkStart w:id="1910" w:name="_Toc343711135"/>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p w14:paraId="5B7F4035" w14:textId="77777777" w:rsidR="00024D6E" w:rsidRPr="0049233F" w:rsidDel="000E6941" w:rsidRDefault="00024D6E" w:rsidP="00024D6E">
      <w:pPr>
        <w:rPr>
          <w:del w:id="1911" w:author="The Si Tran" w:date="2012-12-11T21:27:00Z"/>
          <w:szCs w:val="26"/>
          <w:lang w:val="fr-FR"/>
          <w:rPrChange w:id="1912" w:author="The Si Tran" w:date="2012-12-05T23:02:00Z">
            <w:rPr>
              <w:del w:id="1913" w:author="The Si Tran" w:date="2012-12-11T21:27:00Z"/>
              <w:sz w:val="28"/>
              <w:szCs w:val="28"/>
              <w:lang w:val="fr-FR"/>
            </w:rPr>
          </w:rPrChange>
        </w:rPr>
      </w:pPr>
      <w:del w:id="1914" w:author="The Si Tran" w:date="2012-12-11T21:27:00Z">
        <w:r w:rsidRPr="0049233F" w:rsidDel="000E6941">
          <w:rPr>
            <w:szCs w:val="26"/>
            <w:rPrChange w:id="1915" w:author="The Si Tran" w:date="2012-12-05T23:02:00Z">
              <w:rPr>
                <w:sz w:val="28"/>
                <w:szCs w:val="28"/>
              </w:rPr>
            </w:rPrChange>
          </w:rPr>
          <w:tab/>
          <w:delText xml:space="preserve">    </w:delText>
        </w:r>
      </w:del>
      <w:del w:id="1916" w:author="The Si Tran" w:date="2012-12-05T22:55:00Z">
        <w:r w:rsidRPr="0049233F" w:rsidDel="004A3B54">
          <w:rPr>
            <w:szCs w:val="26"/>
            <w:rPrChange w:id="1917" w:author="The Si Tran" w:date="2012-12-05T23:02:00Z">
              <w:rPr>
                <w:sz w:val="28"/>
                <w:szCs w:val="28"/>
              </w:rPr>
            </w:rPrChange>
          </w:rPr>
          <w:delText xml:space="preserve">  </w:delText>
        </w:r>
      </w:del>
      <w:del w:id="1918" w:author="The Si Tran" w:date="2012-12-11T21:27:00Z">
        <w:r w:rsidRPr="0049233F" w:rsidDel="000E6941">
          <w:rPr>
            <w:szCs w:val="26"/>
            <w:lang w:val="fr-FR"/>
            <w:rPrChange w:id="1919" w:author="The Si Tran" w:date="2012-12-05T23:02:00Z">
              <w:rPr>
                <w:sz w:val="28"/>
                <w:szCs w:val="28"/>
                <w:lang w:val="fr-FR"/>
              </w:rPr>
            </w:rPrChange>
          </w:rPr>
          <w:delText xml:space="preserve">*  </w:delText>
        </w:r>
      </w:del>
      <w:del w:id="1920" w:author="The Si Tran" w:date="2012-12-05T22:55:00Z">
        <w:r w:rsidRPr="0049233F" w:rsidDel="004A3B54">
          <w:rPr>
            <w:szCs w:val="26"/>
            <w:lang w:val="fr-FR"/>
            <w:rPrChange w:id="1921" w:author="The Si Tran" w:date="2012-12-05T23:02:00Z">
              <w:rPr>
                <w:sz w:val="28"/>
                <w:szCs w:val="28"/>
                <w:lang w:val="fr-FR"/>
              </w:rPr>
            </w:rPrChange>
          </w:rPr>
          <w:delText xml:space="preserve"> T</w:delText>
        </w:r>
      </w:del>
      <w:del w:id="1922" w:author="The Si Tran" w:date="2012-12-11T21:27:00Z">
        <w:r w:rsidRPr="0049233F" w:rsidDel="000E6941">
          <w:rPr>
            <w:szCs w:val="26"/>
            <w:lang w:val="fr-FR"/>
            <w:rPrChange w:id="1923" w:author="The Si Tran" w:date="2012-12-05T23:02:00Z">
              <w:rPr>
                <w:sz w:val="28"/>
                <w:szCs w:val="28"/>
                <w:lang w:val="fr-FR"/>
              </w:rPr>
            </w:rPrChange>
          </w:rPr>
          <w:delText xml:space="preserve"> là số phần tử của mẫu.</w:delText>
        </w:r>
        <w:bookmarkStart w:id="1924" w:name="_Toc343083559"/>
        <w:bookmarkStart w:id="1925" w:name="_Toc343083773"/>
        <w:bookmarkStart w:id="1926" w:name="_Toc343083984"/>
        <w:bookmarkStart w:id="1927" w:name="_Toc343220743"/>
        <w:bookmarkStart w:id="1928" w:name="_Toc343232247"/>
        <w:bookmarkStart w:id="1929" w:name="_Toc343232660"/>
        <w:bookmarkStart w:id="1930" w:name="_Toc343232945"/>
        <w:bookmarkStart w:id="1931" w:name="_Toc343415450"/>
        <w:bookmarkStart w:id="1932" w:name="_Toc343415746"/>
        <w:bookmarkStart w:id="1933" w:name="_Toc343452405"/>
        <w:bookmarkStart w:id="1934" w:name="_Toc343461195"/>
        <w:bookmarkStart w:id="1935" w:name="_Toc343494082"/>
        <w:bookmarkStart w:id="1936" w:name="_Toc343494294"/>
        <w:bookmarkStart w:id="1937" w:name="_Toc343495067"/>
        <w:bookmarkStart w:id="1938" w:name="_Toc343660294"/>
        <w:bookmarkStart w:id="1939" w:name="_Toc343660508"/>
        <w:bookmarkStart w:id="1940" w:name="_Toc343711136"/>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del>
    </w:p>
    <w:p w14:paraId="3BCF0E51" w14:textId="77777777" w:rsidR="00024D6E" w:rsidRPr="0049233F" w:rsidDel="000E6941" w:rsidRDefault="00024D6E" w:rsidP="00024D6E">
      <w:pPr>
        <w:rPr>
          <w:del w:id="1941" w:author="The Si Tran" w:date="2012-12-11T21:27:00Z"/>
          <w:szCs w:val="26"/>
          <w:lang w:val="fr-FR"/>
          <w:rPrChange w:id="1942" w:author="The Si Tran" w:date="2012-12-05T23:02:00Z">
            <w:rPr>
              <w:del w:id="1943" w:author="The Si Tran" w:date="2012-12-11T21:27:00Z"/>
              <w:sz w:val="28"/>
              <w:szCs w:val="28"/>
              <w:lang w:val="fr-FR"/>
            </w:rPr>
          </w:rPrChange>
        </w:rPr>
      </w:pPr>
      <w:bookmarkStart w:id="1944" w:name="_Toc343083560"/>
      <w:bookmarkStart w:id="1945" w:name="_Toc343083774"/>
      <w:bookmarkStart w:id="1946" w:name="_Toc343083985"/>
      <w:bookmarkStart w:id="1947" w:name="_Toc343220744"/>
      <w:bookmarkStart w:id="1948" w:name="_Toc343232248"/>
      <w:bookmarkStart w:id="1949" w:name="_Toc343232661"/>
      <w:bookmarkStart w:id="1950" w:name="_Toc343232946"/>
      <w:bookmarkStart w:id="1951" w:name="_Toc343415451"/>
      <w:bookmarkStart w:id="1952" w:name="_Toc343415747"/>
      <w:bookmarkStart w:id="1953" w:name="_Toc343452406"/>
      <w:bookmarkStart w:id="1954" w:name="_Toc343461196"/>
      <w:bookmarkStart w:id="1955" w:name="_Toc343494083"/>
      <w:bookmarkStart w:id="1956" w:name="_Toc343494295"/>
      <w:bookmarkStart w:id="1957" w:name="_Toc343495068"/>
      <w:bookmarkStart w:id="1958" w:name="_Toc343660295"/>
      <w:bookmarkStart w:id="1959" w:name="_Toc343660509"/>
      <w:bookmarkStart w:id="1960" w:name="_Toc343711137"/>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p>
    <w:p w14:paraId="116503D5" w14:textId="77777777" w:rsidR="00024D6E" w:rsidRPr="0049233F" w:rsidDel="000E6941" w:rsidRDefault="00024D6E" w:rsidP="00024D6E">
      <w:pPr>
        <w:ind w:firstLine="720"/>
        <w:rPr>
          <w:del w:id="1961" w:author="The Si Tran" w:date="2012-12-11T21:27:00Z"/>
          <w:szCs w:val="26"/>
          <w:lang w:val="fr-FR"/>
          <w:rPrChange w:id="1962" w:author="The Si Tran" w:date="2012-12-05T23:02:00Z">
            <w:rPr>
              <w:del w:id="1963" w:author="The Si Tran" w:date="2012-12-11T21:27:00Z"/>
              <w:sz w:val="28"/>
              <w:szCs w:val="28"/>
              <w:lang w:val="fr-FR"/>
            </w:rPr>
          </w:rPrChange>
        </w:rPr>
      </w:pPr>
      <w:del w:id="1964" w:author="The Si Tran" w:date="2012-12-11T21:27:00Z">
        <w:r w:rsidRPr="0049233F" w:rsidDel="000E6941">
          <w:rPr>
            <w:szCs w:val="26"/>
            <w:lang w:val="fr-FR"/>
            <w:rPrChange w:id="1965" w:author="The Si Tran" w:date="2012-12-05T23:02:00Z">
              <w:rPr>
                <w:sz w:val="28"/>
                <w:szCs w:val="28"/>
                <w:lang w:val="fr-FR"/>
              </w:rPr>
            </w:rPrChange>
          </w:rPr>
          <w:delText xml:space="preserve">Để kiểm tra xem hệ số tự tương quan ở độ trễ </w:delText>
        </w:r>
      </w:del>
      <w:del w:id="1966" w:author="The Si Tran" w:date="2012-12-05T22:56:00Z">
        <w:r w:rsidRPr="0049233F" w:rsidDel="002B34FE">
          <w:rPr>
            <w:szCs w:val="26"/>
            <w:lang w:val="fr-FR"/>
            <w:rPrChange w:id="1967" w:author="The Si Tran" w:date="2012-12-05T23:02:00Z">
              <w:rPr>
                <w:sz w:val="28"/>
                <w:szCs w:val="28"/>
                <w:lang w:val="fr-FR"/>
              </w:rPr>
            </w:rPrChange>
          </w:rPr>
          <w:delText xml:space="preserve">k </w:delText>
        </w:r>
      </w:del>
      <w:del w:id="1968" w:author="The Si Tran" w:date="2012-12-11T21:27:00Z">
        <w:r w:rsidRPr="0049233F" w:rsidDel="000E6941">
          <w:rPr>
            <w:szCs w:val="26"/>
            <w:lang w:val="fr-FR"/>
            <w:rPrChange w:id="1969" w:author="The Si Tran" w:date="2012-12-05T23:02:00Z">
              <w:rPr>
                <w:sz w:val="28"/>
                <w:szCs w:val="28"/>
                <w:lang w:val="fr-FR"/>
              </w:rPr>
            </w:rPrChange>
          </w:rPr>
          <w:delText xml:space="preserve">của một chuỗi thời gian có khác không hay không, ta dùng phép thử </w:delText>
        </w:r>
      </w:del>
      <w:del w:id="1970" w:author="The Si Tran" w:date="2012-12-05T22:56:00Z">
        <w:r w:rsidRPr="0049233F" w:rsidDel="002B34FE">
          <w:rPr>
            <w:szCs w:val="26"/>
            <w:lang w:val="fr-FR"/>
            <w:rPrChange w:id="1971" w:author="The Si Tran" w:date="2012-12-05T23:02:00Z">
              <w:rPr>
                <w:sz w:val="28"/>
                <w:szCs w:val="28"/>
                <w:lang w:val="fr-FR"/>
              </w:rPr>
            </w:rPrChange>
          </w:rPr>
          <w:delText>t.</w:delText>
        </w:r>
      </w:del>
      <w:bookmarkStart w:id="1972" w:name="_Toc343083561"/>
      <w:bookmarkStart w:id="1973" w:name="_Toc343083775"/>
      <w:bookmarkStart w:id="1974" w:name="_Toc343083986"/>
      <w:bookmarkStart w:id="1975" w:name="_Toc343220745"/>
      <w:bookmarkStart w:id="1976" w:name="_Toc343232249"/>
      <w:bookmarkStart w:id="1977" w:name="_Toc343232662"/>
      <w:bookmarkStart w:id="1978" w:name="_Toc343232947"/>
      <w:bookmarkStart w:id="1979" w:name="_Toc343415452"/>
      <w:bookmarkStart w:id="1980" w:name="_Toc343415748"/>
      <w:bookmarkStart w:id="1981" w:name="_Toc343452407"/>
      <w:bookmarkStart w:id="1982" w:name="_Toc343461197"/>
      <w:bookmarkStart w:id="1983" w:name="_Toc343494084"/>
      <w:bookmarkStart w:id="1984" w:name="_Toc343494296"/>
      <w:bookmarkStart w:id="1985" w:name="_Toc343495069"/>
      <w:bookmarkStart w:id="1986" w:name="_Toc343660296"/>
      <w:bookmarkStart w:id="1987" w:name="_Toc343660510"/>
      <w:bookmarkStart w:id="1988" w:name="_Toc343711138"/>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p>
    <w:p w14:paraId="6B50C404" w14:textId="77777777" w:rsidR="00024D6E" w:rsidRPr="0049233F" w:rsidDel="00570969" w:rsidRDefault="00024D6E" w:rsidP="00024D6E">
      <w:pPr>
        <w:ind w:firstLine="720"/>
        <w:rPr>
          <w:del w:id="1989" w:author="The Si Tran" w:date="2012-12-05T23:43:00Z"/>
          <w:szCs w:val="26"/>
          <w:lang w:val="fr-FR"/>
          <w:rPrChange w:id="1990" w:author="The Si Tran" w:date="2012-12-05T23:02:00Z">
            <w:rPr>
              <w:del w:id="1991" w:author="The Si Tran" w:date="2012-12-05T23:43:00Z"/>
              <w:sz w:val="28"/>
              <w:szCs w:val="28"/>
              <w:lang w:val="fr-FR"/>
            </w:rPr>
          </w:rPrChange>
        </w:rPr>
      </w:pPr>
      <w:del w:id="1992" w:author="The Si Tran" w:date="2012-12-05T23:43:00Z">
        <w:r w:rsidRPr="0049233F" w:rsidDel="00570969">
          <w:rPr>
            <w:szCs w:val="26"/>
            <w:lang w:val="fr-FR"/>
            <w:rPrChange w:id="1993"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25pt;height:108pt" o:ole="">
              <v:imagedata r:id="rId29" o:title=""/>
            </v:shape>
            <o:OLEObject Type="Embed" ProgID="Equation.DSMT4" ShapeID="_x0000_i1034" DrawAspect="Content" ObjectID="_1417544867" r:id="rId30"/>
          </w:object>
        </w:r>
        <w:r w:rsidRPr="0049233F" w:rsidDel="00570969">
          <w:rPr>
            <w:szCs w:val="26"/>
            <w:lang w:val="fr-FR"/>
            <w:rPrChange w:id="1994" w:author="The Si Tran" w:date="2012-12-05T23:02:00Z">
              <w:rPr>
                <w:sz w:val="28"/>
                <w:szCs w:val="28"/>
                <w:lang w:val="fr-FR"/>
              </w:rPr>
            </w:rPrChange>
          </w:rPr>
          <w:delText xml:space="preserve">                    (2.1.3)</w:delText>
        </w:r>
        <w:bookmarkStart w:id="1995" w:name="_Toc343083562"/>
        <w:bookmarkStart w:id="1996" w:name="_Toc343083776"/>
        <w:bookmarkStart w:id="1997" w:name="_Toc343083987"/>
        <w:bookmarkStart w:id="1998" w:name="_Toc343220746"/>
        <w:bookmarkStart w:id="1999" w:name="_Toc343232250"/>
        <w:bookmarkStart w:id="2000" w:name="_Toc343232663"/>
        <w:bookmarkStart w:id="2001" w:name="_Toc343232948"/>
        <w:bookmarkStart w:id="2002" w:name="_Toc343415453"/>
        <w:bookmarkStart w:id="2003" w:name="_Toc343415749"/>
        <w:bookmarkStart w:id="2004" w:name="_Toc343452408"/>
        <w:bookmarkStart w:id="2005" w:name="_Toc343461198"/>
        <w:bookmarkStart w:id="2006" w:name="_Toc343494085"/>
        <w:bookmarkStart w:id="2007" w:name="_Toc343494297"/>
        <w:bookmarkStart w:id="2008" w:name="_Toc343495070"/>
        <w:bookmarkStart w:id="2009" w:name="_Toc343660297"/>
        <w:bookmarkStart w:id="2010" w:name="_Toc343660511"/>
        <w:bookmarkStart w:id="2011" w:name="_Toc343711139"/>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del>
    </w:p>
    <w:p w14:paraId="147CABCA" w14:textId="77777777" w:rsidR="009450BA" w:rsidRPr="00570969" w:rsidDel="000E6941" w:rsidRDefault="009450BA">
      <w:pPr>
        <w:ind w:left="1440" w:firstLine="720"/>
        <w:rPr>
          <w:del w:id="2012" w:author="The Si Tran" w:date="2012-12-11T21:27:00Z"/>
          <w:szCs w:val="26"/>
          <w:lang w:val="fr-FR"/>
          <w:rPrChange w:id="2013" w:author="The Si Tran" w:date="2012-12-05T23:43:00Z">
            <w:rPr>
              <w:del w:id="2014" w:author="The Si Tran" w:date="2012-12-11T21:27:00Z"/>
              <w:sz w:val="28"/>
              <w:szCs w:val="28"/>
              <w:lang w:val="fr-FR"/>
            </w:rPr>
          </w:rPrChange>
        </w:rPr>
        <w:pPrChange w:id="2015" w:author="The Si Tran" w:date="2012-12-05T23:43:00Z">
          <w:pPr/>
        </w:pPrChange>
      </w:pPr>
      <w:bookmarkStart w:id="2016" w:name="_Toc343083563"/>
      <w:bookmarkStart w:id="2017" w:name="_Toc343083777"/>
      <w:bookmarkStart w:id="2018" w:name="_Toc343083988"/>
      <w:bookmarkStart w:id="2019" w:name="_Toc343220747"/>
      <w:bookmarkStart w:id="2020" w:name="_Toc343232251"/>
      <w:bookmarkStart w:id="2021" w:name="_Toc343232664"/>
      <w:bookmarkStart w:id="2022" w:name="_Toc343232949"/>
      <w:bookmarkStart w:id="2023" w:name="_Toc343415454"/>
      <w:bookmarkStart w:id="2024" w:name="_Toc343415750"/>
      <w:bookmarkStart w:id="2025" w:name="_Toc343452409"/>
      <w:bookmarkStart w:id="2026" w:name="_Toc343461199"/>
      <w:bookmarkStart w:id="2027" w:name="_Toc343494086"/>
      <w:bookmarkStart w:id="2028" w:name="_Toc343494298"/>
      <w:bookmarkStart w:id="2029" w:name="_Toc343495071"/>
      <w:bookmarkStart w:id="2030" w:name="_Toc343660298"/>
      <w:bookmarkStart w:id="2031" w:name="_Toc343660512"/>
      <w:bookmarkStart w:id="2032" w:name="_Toc343711140"/>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p>
    <w:p w14:paraId="0DD7323D" w14:textId="77777777" w:rsidR="00024D6E" w:rsidRPr="0049233F" w:rsidDel="000E6941" w:rsidRDefault="00024D6E" w:rsidP="00024D6E">
      <w:pPr>
        <w:rPr>
          <w:del w:id="2033" w:author="The Si Tran" w:date="2012-12-11T21:27:00Z"/>
          <w:szCs w:val="26"/>
          <w:lang w:val="fr-FR"/>
          <w:rPrChange w:id="2034" w:author="The Si Tran" w:date="2012-12-05T23:02:00Z">
            <w:rPr>
              <w:del w:id="2035" w:author="The Si Tran" w:date="2012-12-11T21:27:00Z"/>
              <w:sz w:val="28"/>
              <w:szCs w:val="28"/>
              <w:lang w:val="fr-FR"/>
            </w:rPr>
          </w:rPrChange>
        </w:rPr>
      </w:pPr>
      <w:del w:id="2036" w:author="The Si Tran" w:date="2012-12-11T21:27:00Z">
        <w:r w:rsidRPr="0049233F" w:rsidDel="000E6941">
          <w:rPr>
            <w:szCs w:val="26"/>
            <w:lang w:val="fr-FR"/>
            <w:rPrChange w:id="2037" w:author="The Si Tran" w:date="2012-12-05T23:02:00Z">
              <w:rPr>
                <w:sz w:val="28"/>
                <w:szCs w:val="28"/>
                <w:lang w:val="fr-FR"/>
              </w:rPr>
            </w:rPrChange>
          </w:rPr>
          <w:delText>Với :</w:delText>
        </w:r>
        <w:bookmarkStart w:id="2038" w:name="_Toc343083564"/>
        <w:bookmarkStart w:id="2039" w:name="_Toc343083778"/>
        <w:bookmarkStart w:id="2040" w:name="_Toc343083989"/>
        <w:bookmarkStart w:id="2041" w:name="_Toc343220748"/>
        <w:bookmarkStart w:id="2042" w:name="_Toc343232252"/>
        <w:bookmarkStart w:id="2043" w:name="_Toc343232665"/>
        <w:bookmarkStart w:id="2044" w:name="_Toc343232950"/>
        <w:bookmarkStart w:id="2045" w:name="_Toc343415455"/>
        <w:bookmarkStart w:id="2046" w:name="_Toc343415751"/>
        <w:bookmarkStart w:id="2047" w:name="_Toc343452410"/>
        <w:bookmarkStart w:id="2048" w:name="_Toc343461200"/>
        <w:bookmarkStart w:id="2049" w:name="_Toc343494087"/>
        <w:bookmarkStart w:id="2050" w:name="_Toc343494299"/>
        <w:bookmarkStart w:id="2051" w:name="_Toc343495072"/>
        <w:bookmarkStart w:id="2052" w:name="_Toc343660299"/>
        <w:bookmarkStart w:id="2053" w:name="_Toc343660513"/>
        <w:bookmarkStart w:id="2054" w:name="_Toc343711141"/>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del>
    </w:p>
    <w:p w14:paraId="13AEF713" w14:textId="77777777" w:rsidR="00024D6E" w:rsidRPr="0049233F" w:rsidDel="000E6941" w:rsidRDefault="00024D6E" w:rsidP="00024D6E">
      <w:pPr>
        <w:rPr>
          <w:del w:id="2055" w:author="The Si Tran" w:date="2012-12-11T21:27:00Z"/>
          <w:szCs w:val="26"/>
          <w:lang w:val="fr-FR"/>
          <w:rPrChange w:id="2056" w:author="The Si Tran" w:date="2012-12-05T23:02:00Z">
            <w:rPr>
              <w:del w:id="2057" w:author="The Si Tran" w:date="2012-12-11T21:27:00Z"/>
              <w:sz w:val="28"/>
              <w:szCs w:val="28"/>
              <w:lang w:val="fr-FR"/>
            </w:rPr>
          </w:rPrChange>
        </w:rPr>
      </w:pPr>
      <w:del w:id="2058" w:author="The Si Tran" w:date="2012-12-11T21:27:00Z">
        <w:r w:rsidRPr="0049233F" w:rsidDel="000E6941">
          <w:rPr>
            <w:szCs w:val="26"/>
            <w:lang w:val="fr-FR"/>
            <w:rPrChange w:id="2059" w:author="The Si Tran" w:date="2012-12-05T23:02:00Z">
              <w:rPr>
                <w:sz w:val="28"/>
                <w:szCs w:val="28"/>
                <w:lang w:val="fr-FR"/>
              </w:rPr>
            </w:rPrChange>
          </w:rPr>
          <w:delText xml:space="preserve">           *  </w:delText>
        </w:r>
      </w:del>
      <w:del w:id="2060" w:author="The Si Tran" w:date="2012-12-05T23:44:00Z">
        <w:r w:rsidRPr="00082976" w:rsidDel="00570969">
          <w:rPr>
            <w:position w:val="-12"/>
            <w:szCs w:val="26"/>
            <w:lang w:val="fr-FR"/>
          </w:rPr>
          <w:object w:dxaOrig="180" w:dyaOrig="360" w14:anchorId="590373B0">
            <v:shape id="_x0000_i1035" type="#_x0000_t75" style="width:13.5pt;height:24.75pt" o:ole="">
              <v:imagedata r:id="rId31" o:title=""/>
            </v:shape>
            <o:OLEObject Type="Embed" ProgID="Equation.DSMT4" ShapeID="_x0000_i1035" DrawAspect="Content" ObjectID="_1417544868" r:id="rId32"/>
          </w:object>
        </w:r>
      </w:del>
      <w:del w:id="2061" w:author="The Si Tran" w:date="2012-12-11T21:27:00Z">
        <w:r w:rsidRPr="0049233F" w:rsidDel="000E6941">
          <w:rPr>
            <w:szCs w:val="26"/>
            <w:lang w:val="fr-FR"/>
            <w:rPrChange w:id="2062" w:author="The Si Tran" w:date="2012-12-05T23:02:00Z">
              <w:rPr>
                <w:sz w:val="28"/>
                <w:szCs w:val="28"/>
                <w:lang w:val="fr-FR"/>
              </w:rPr>
            </w:rPrChange>
          </w:rPr>
          <w:delText xml:space="preserve"> là hệ số tự tương quan mẫu ở độ trễ </w:delText>
        </w:r>
      </w:del>
      <w:del w:id="2063" w:author="The Si Tran" w:date="2012-12-06T20:08:00Z">
        <w:r w:rsidRPr="0049233F" w:rsidDel="00263465">
          <w:rPr>
            <w:szCs w:val="26"/>
            <w:lang w:val="fr-FR"/>
            <w:rPrChange w:id="2064" w:author="The Si Tran" w:date="2012-12-05T23:02:00Z">
              <w:rPr>
                <w:sz w:val="28"/>
                <w:szCs w:val="28"/>
                <w:lang w:val="fr-FR"/>
              </w:rPr>
            </w:rPrChange>
          </w:rPr>
          <w:delText>i</w:delText>
        </w:r>
      </w:del>
      <w:bookmarkStart w:id="2065" w:name="_Toc343083565"/>
      <w:bookmarkStart w:id="2066" w:name="_Toc343083779"/>
      <w:bookmarkStart w:id="2067" w:name="_Toc343083990"/>
      <w:bookmarkStart w:id="2068" w:name="_Toc343220749"/>
      <w:bookmarkStart w:id="2069" w:name="_Toc343232253"/>
      <w:bookmarkStart w:id="2070" w:name="_Toc343232666"/>
      <w:bookmarkStart w:id="2071" w:name="_Toc343232951"/>
      <w:bookmarkStart w:id="2072" w:name="_Toc343415456"/>
      <w:bookmarkStart w:id="2073" w:name="_Toc343415752"/>
      <w:bookmarkStart w:id="2074" w:name="_Toc343452411"/>
      <w:bookmarkStart w:id="2075" w:name="_Toc343461201"/>
      <w:bookmarkStart w:id="2076" w:name="_Toc343494088"/>
      <w:bookmarkStart w:id="2077" w:name="_Toc343494300"/>
      <w:bookmarkStart w:id="2078" w:name="_Toc343495073"/>
      <w:bookmarkStart w:id="2079" w:name="_Toc343660300"/>
      <w:bookmarkStart w:id="2080" w:name="_Toc343660514"/>
      <w:bookmarkStart w:id="2081" w:name="_Toc343711142"/>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p>
    <w:p w14:paraId="3A494E1F" w14:textId="77777777" w:rsidR="00024D6E" w:rsidRPr="0049233F" w:rsidDel="000E6941" w:rsidRDefault="00024D6E" w:rsidP="00024D6E">
      <w:pPr>
        <w:rPr>
          <w:del w:id="2082" w:author="The Si Tran" w:date="2012-12-11T21:27:00Z"/>
          <w:szCs w:val="26"/>
          <w:lang w:val="fr-FR"/>
          <w:rPrChange w:id="2083" w:author="The Si Tran" w:date="2012-12-05T23:02:00Z">
            <w:rPr>
              <w:del w:id="2084" w:author="The Si Tran" w:date="2012-12-11T21:27:00Z"/>
              <w:sz w:val="28"/>
              <w:szCs w:val="28"/>
              <w:lang w:val="fr-FR"/>
            </w:rPr>
          </w:rPrChange>
        </w:rPr>
      </w:pPr>
      <w:del w:id="2085" w:author="The Si Tran" w:date="2012-12-11T21:27:00Z">
        <w:r w:rsidRPr="0049233F" w:rsidDel="000E6941">
          <w:rPr>
            <w:szCs w:val="26"/>
            <w:lang w:val="fr-FR"/>
            <w:rPrChange w:id="2086" w:author="The Si Tran" w:date="2012-12-05T23:02:00Z">
              <w:rPr>
                <w:sz w:val="28"/>
                <w:szCs w:val="28"/>
                <w:lang w:val="fr-FR"/>
              </w:rPr>
            </w:rPrChange>
          </w:rPr>
          <w:delText xml:space="preserve">           *  </w:delText>
        </w:r>
      </w:del>
      <w:del w:id="2087" w:author="The Si Tran" w:date="2012-12-05T23:45:00Z">
        <w:r w:rsidRPr="0049233F" w:rsidDel="00570969">
          <w:rPr>
            <w:szCs w:val="26"/>
            <w:lang w:val="fr-FR"/>
            <w:rPrChange w:id="2088" w:author="The Si Tran" w:date="2012-12-05T23:02:00Z">
              <w:rPr>
                <w:sz w:val="28"/>
                <w:szCs w:val="28"/>
                <w:lang w:val="fr-FR"/>
              </w:rPr>
            </w:rPrChange>
          </w:rPr>
          <w:delText>k</w:delText>
        </w:r>
      </w:del>
      <w:del w:id="2089" w:author="The Si Tran" w:date="2012-12-11T21:27:00Z">
        <w:r w:rsidRPr="0049233F" w:rsidDel="000E6941">
          <w:rPr>
            <w:szCs w:val="26"/>
            <w:lang w:val="fr-FR"/>
            <w:rPrChange w:id="2090" w:author="The Si Tran" w:date="2012-12-05T23:02:00Z">
              <w:rPr>
                <w:sz w:val="28"/>
                <w:szCs w:val="28"/>
                <w:lang w:val="fr-FR"/>
              </w:rPr>
            </w:rPrChange>
          </w:rPr>
          <w:delText xml:space="preserve"> là độ trễ</w:delText>
        </w:r>
        <w:bookmarkStart w:id="2091" w:name="_Toc343083566"/>
        <w:bookmarkStart w:id="2092" w:name="_Toc343083780"/>
        <w:bookmarkStart w:id="2093" w:name="_Toc343083991"/>
        <w:bookmarkStart w:id="2094" w:name="_Toc343220750"/>
        <w:bookmarkStart w:id="2095" w:name="_Toc343232254"/>
        <w:bookmarkStart w:id="2096" w:name="_Toc343232667"/>
        <w:bookmarkStart w:id="2097" w:name="_Toc343232952"/>
        <w:bookmarkStart w:id="2098" w:name="_Toc343415457"/>
        <w:bookmarkStart w:id="2099" w:name="_Toc343415753"/>
        <w:bookmarkStart w:id="2100" w:name="_Toc343452412"/>
        <w:bookmarkStart w:id="2101" w:name="_Toc343461202"/>
        <w:bookmarkStart w:id="2102" w:name="_Toc343494089"/>
        <w:bookmarkStart w:id="2103" w:name="_Toc343494301"/>
        <w:bookmarkStart w:id="2104" w:name="_Toc343495074"/>
        <w:bookmarkStart w:id="2105" w:name="_Toc343660301"/>
        <w:bookmarkStart w:id="2106" w:name="_Toc343660515"/>
        <w:bookmarkStart w:id="2107" w:name="_Toc343711143"/>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del>
    </w:p>
    <w:p w14:paraId="2946DA46" w14:textId="77777777" w:rsidR="00024D6E" w:rsidRPr="0049233F" w:rsidDel="000E6941" w:rsidRDefault="00024D6E" w:rsidP="00024D6E">
      <w:pPr>
        <w:rPr>
          <w:del w:id="2108" w:author="The Si Tran" w:date="2012-12-11T21:27:00Z"/>
          <w:szCs w:val="26"/>
          <w:lang w:val="fr-FR"/>
          <w:rPrChange w:id="2109" w:author="The Si Tran" w:date="2012-12-05T23:02:00Z">
            <w:rPr>
              <w:del w:id="2110" w:author="The Si Tran" w:date="2012-12-11T21:27:00Z"/>
              <w:sz w:val="28"/>
              <w:szCs w:val="28"/>
              <w:lang w:val="fr-FR"/>
            </w:rPr>
          </w:rPrChange>
        </w:rPr>
      </w:pPr>
      <w:del w:id="2111" w:author="The Si Tran" w:date="2012-12-11T21:27:00Z">
        <w:r w:rsidRPr="0049233F" w:rsidDel="000E6941">
          <w:rPr>
            <w:szCs w:val="26"/>
            <w:lang w:val="fr-FR"/>
            <w:rPrChange w:id="2112" w:author="The Si Tran" w:date="2012-12-05T23:02:00Z">
              <w:rPr>
                <w:sz w:val="28"/>
                <w:szCs w:val="28"/>
                <w:lang w:val="fr-FR"/>
              </w:rPr>
            </w:rPrChange>
          </w:rPr>
          <w:delText xml:space="preserve">           *  </w:delText>
        </w:r>
      </w:del>
      <w:del w:id="2113" w:author="The Si Tran" w:date="2012-12-05T23:45:00Z">
        <w:r w:rsidRPr="0049233F" w:rsidDel="00570969">
          <w:rPr>
            <w:szCs w:val="26"/>
            <w:lang w:val="fr-FR"/>
            <w:rPrChange w:id="2114" w:author="The Si Tran" w:date="2012-12-05T23:02:00Z">
              <w:rPr>
                <w:sz w:val="28"/>
                <w:szCs w:val="28"/>
                <w:lang w:val="fr-FR"/>
              </w:rPr>
            </w:rPrChange>
          </w:rPr>
          <w:delText>n</w:delText>
        </w:r>
      </w:del>
      <w:del w:id="2115" w:author="The Si Tran" w:date="2012-12-11T21:27:00Z">
        <w:r w:rsidRPr="0049233F" w:rsidDel="000E6941">
          <w:rPr>
            <w:szCs w:val="26"/>
            <w:lang w:val="fr-FR"/>
            <w:rPrChange w:id="2116" w:author="The Si Tran" w:date="2012-12-05T23:02:00Z">
              <w:rPr>
                <w:sz w:val="28"/>
                <w:szCs w:val="28"/>
                <w:lang w:val="fr-FR"/>
              </w:rPr>
            </w:rPrChange>
          </w:rPr>
          <w:delText xml:space="preserve"> là kích cỡ mẫu  </w:delText>
        </w:r>
        <w:bookmarkStart w:id="2117" w:name="_Toc343083567"/>
        <w:bookmarkStart w:id="2118" w:name="_Toc343083781"/>
        <w:bookmarkStart w:id="2119" w:name="_Toc343083992"/>
        <w:bookmarkStart w:id="2120" w:name="_Toc343220751"/>
        <w:bookmarkStart w:id="2121" w:name="_Toc343232255"/>
        <w:bookmarkStart w:id="2122" w:name="_Toc343232668"/>
        <w:bookmarkStart w:id="2123" w:name="_Toc343232953"/>
        <w:bookmarkStart w:id="2124" w:name="_Toc343415458"/>
        <w:bookmarkStart w:id="2125" w:name="_Toc343415754"/>
        <w:bookmarkStart w:id="2126" w:name="_Toc343452413"/>
        <w:bookmarkStart w:id="2127" w:name="_Toc343461203"/>
        <w:bookmarkStart w:id="2128" w:name="_Toc343494090"/>
        <w:bookmarkStart w:id="2129" w:name="_Toc343494302"/>
        <w:bookmarkStart w:id="2130" w:name="_Toc343495075"/>
        <w:bookmarkStart w:id="2131" w:name="_Toc343660302"/>
        <w:bookmarkStart w:id="2132" w:name="_Toc343660516"/>
        <w:bookmarkStart w:id="2133" w:name="_Toc343711144"/>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del>
    </w:p>
    <w:p w14:paraId="1E306F32" w14:textId="77777777" w:rsidR="00024D6E" w:rsidRPr="0049233F" w:rsidDel="000E6941" w:rsidRDefault="00024D6E" w:rsidP="00024D6E">
      <w:pPr>
        <w:rPr>
          <w:del w:id="2134" w:author="The Si Tran" w:date="2012-12-11T21:27:00Z"/>
          <w:szCs w:val="26"/>
          <w:lang w:val="fr-FR"/>
          <w:rPrChange w:id="2135" w:author="The Si Tran" w:date="2012-12-05T23:02:00Z">
            <w:rPr>
              <w:del w:id="2136" w:author="The Si Tran" w:date="2012-12-11T21:27:00Z"/>
              <w:sz w:val="28"/>
              <w:szCs w:val="28"/>
              <w:lang w:val="fr-FR"/>
            </w:rPr>
          </w:rPrChange>
        </w:rPr>
      </w:pPr>
      <w:del w:id="2137" w:author="The Si Tran" w:date="2012-12-11T21:27:00Z">
        <w:r w:rsidRPr="0049233F" w:rsidDel="000E6941">
          <w:rPr>
            <w:szCs w:val="26"/>
            <w:lang w:val="fr-FR"/>
            <w:rPrChange w:id="2138" w:author="The Si Tran" w:date="2012-12-05T23:02:00Z">
              <w:rPr>
                <w:sz w:val="28"/>
                <w:szCs w:val="28"/>
                <w:lang w:val="fr-FR"/>
              </w:rPr>
            </w:rPrChange>
          </w:rPr>
          <w:delText xml:space="preserve">Nếu </w:delText>
        </w:r>
      </w:del>
      <w:del w:id="2139" w:author="The Si Tran" w:date="2012-12-05T23:46:00Z">
        <m:oMath>
          <m:r>
            <m:rPr>
              <m:sty m:val="p"/>
            </m:rPr>
            <w:rPr>
              <w:rFonts w:ascii="Cambria Math" w:hAnsi="Cambria Math"/>
              <w:position w:val="-12"/>
              <w:szCs w:val="26"/>
              <w:lang w:val="fr-FR"/>
            </w:rPr>
            <w:object w:dxaOrig="300" w:dyaOrig="360" w14:anchorId="747A0532">
              <v:shape id="_x0000_i1036" type="#_x0000_t75" style="width:24.75pt;height:28.5pt" o:ole="">
                <v:imagedata r:id="rId33" o:title=""/>
              </v:shape>
              <o:OLEObject Type="Embed" ProgID="Equation.DSMT4" ShapeID="_x0000_i1036" DrawAspect="Content" ObjectID="_1417544869" r:id="rId34"/>
            </w:object>
          </m:r>
        </m:oMath>
        <w:r w:rsidRPr="0049233F" w:rsidDel="00570969">
          <w:rPr>
            <w:szCs w:val="26"/>
            <w:lang w:val="fr-FR"/>
            <w:rPrChange w:id="2140" w:author="The Si Tran" w:date="2012-12-05T23:02:00Z">
              <w:rPr>
                <w:sz w:val="28"/>
                <w:szCs w:val="28"/>
                <w:lang w:val="fr-FR"/>
              </w:rPr>
            </w:rPrChange>
          </w:rPr>
          <w:delText xml:space="preserve">= 0 </w:delText>
        </w:r>
      </w:del>
      <w:del w:id="2141" w:author="The Si Tran" w:date="2012-12-11T21:27:00Z">
        <w:r w:rsidRPr="0049233F" w:rsidDel="000E6941">
          <w:rPr>
            <w:szCs w:val="26"/>
            <w:lang w:val="fr-FR"/>
            <w:rPrChange w:id="2142" w:author="The Si Tran" w:date="2012-12-05T23:02:00Z">
              <w:rPr>
                <w:sz w:val="28"/>
                <w:szCs w:val="28"/>
                <w:lang w:val="fr-FR"/>
              </w:rPr>
            </w:rPrChange>
          </w:rPr>
          <w:delText xml:space="preserve">thì </w:delText>
        </w:r>
      </w:del>
      <w:del w:id="2143" w:author="The Si Tran" w:date="2012-12-05T23:46:00Z">
        <w:r w:rsidRPr="0049233F" w:rsidDel="00570969">
          <w:rPr>
            <w:szCs w:val="26"/>
            <w:lang w:val="fr-FR"/>
            <w:rPrChange w:id="2144" w:author="The Si Tran" w:date="2012-12-05T23:02:00Z">
              <w:rPr>
                <w:sz w:val="28"/>
                <w:szCs w:val="28"/>
                <w:lang w:val="fr-FR"/>
              </w:rPr>
            </w:rPrChange>
          </w:rPr>
          <w:delText>t</w:delText>
        </w:r>
      </w:del>
      <w:del w:id="2145" w:author="The Si Tran" w:date="2012-12-11T21:27:00Z">
        <w:r w:rsidRPr="0049233F" w:rsidDel="000E6941">
          <w:rPr>
            <w:szCs w:val="26"/>
            <w:lang w:val="fr-FR"/>
            <w:rPrChange w:id="2146" w:author="The Si Tran" w:date="2012-12-05T23:02:00Z">
              <w:rPr>
                <w:sz w:val="28"/>
                <w:szCs w:val="28"/>
                <w:lang w:val="fr-FR"/>
              </w:rPr>
            </w:rPrChange>
          </w:rPr>
          <w:delText xml:space="preserve"> sẽ có phân phối student với </w:delText>
        </w:r>
      </w:del>
      <w:del w:id="2147" w:author="The Si Tran" w:date="2012-12-05T23:47:00Z">
        <w:r w:rsidRPr="0049233F" w:rsidDel="00570969">
          <w:rPr>
            <w:szCs w:val="26"/>
            <w:lang w:val="fr-FR"/>
            <w:rPrChange w:id="2148" w:author="The Si Tran" w:date="2012-12-05T23:02:00Z">
              <w:rPr>
                <w:sz w:val="28"/>
                <w:szCs w:val="28"/>
                <w:lang w:val="fr-FR"/>
              </w:rPr>
            </w:rPrChange>
          </w:rPr>
          <w:delText>n -1</w:delText>
        </w:r>
      </w:del>
      <w:del w:id="2149" w:author="The Si Tran" w:date="2012-12-11T21:27:00Z">
        <w:r w:rsidRPr="0049233F" w:rsidDel="000E6941">
          <w:rPr>
            <w:szCs w:val="26"/>
            <w:lang w:val="fr-FR"/>
            <w:rPrChange w:id="2150"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151" w:author="The Si Tran" w:date="2012-12-05T23:47:00Z">
        <w:r w:rsidRPr="00082976" w:rsidDel="005B11DB">
          <w:rPr>
            <w:position w:val="-8"/>
            <w:szCs w:val="26"/>
            <w:lang w:val="fr-FR"/>
          </w:rPr>
          <w:object w:dxaOrig="780" w:dyaOrig="360" w14:anchorId="08263C57">
            <v:shape id="_x0000_i1037" type="#_x0000_t75" style="width:40.5pt;height:18pt" o:ole="">
              <v:imagedata r:id="rId35" o:title=""/>
            </v:shape>
            <o:OLEObject Type="Embed" ProgID="Equation.DSMT4" ShapeID="_x0000_i1037" DrawAspect="Content" ObjectID="_1417544870" r:id="rId36"/>
          </w:object>
        </w:r>
      </w:del>
      <w:del w:id="2152" w:author="The Si Tran" w:date="2012-12-11T21:27:00Z">
        <w:r w:rsidRPr="0049233F" w:rsidDel="000E6941">
          <w:rPr>
            <w:szCs w:val="26"/>
            <w:lang w:val="fr-FR"/>
            <w:rPrChange w:id="2153" w:author="The Si Tran" w:date="2012-12-05T23:02:00Z">
              <w:rPr>
                <w:sz w:val="28"/>
                <w:szCs w:val="28"/>
                <w:lang w:val="fr-FR"/>
              </w:rPr>
            </w:rPrChange>
          </w:rPr>
          <w:delText xml:space="preserve"> thì ta có thể kết luận hệ số tự tương quan của đám đông bằng không với mức ý nghĩa 5%.</w:delText>
        </w:r>
        <w:bookmarkStart w:id="2154" w:name="_Toc343083568"/>
        <w:bookmarkStart w:id="2155" w:name="_Toc343083782"/>
        <w:bookmarkStart w:id="2156" w:name="_Toc343083993"/>
        <w:bookmarkStart w:id="2157" w:name="_Toc343220752"/>
        <w:bookmarkStart w:id="2158" w:name="_Toc343232256"/>
        <w:bookmarkStart w:id="2159" w:name="_Toc343232669"/>
        <w:bookmarkStart w:id="2160" w:name="_Toc343232954"/>
        <w:bookmarkStart w:id="2161" w:name="_Toc343415459"/>
        <w:bookmarkStart w:id="2162" w:name="_Toc343415755"/>
        <w:bookmarkStart w:id="2163" w:name="_Toc343452414"/>
        <w:bookmarkStart w:id="2164" w:name="_Toc343461204"/>
        <w:bookmarkStart w:id="2165" w:name="_Toc343494091"/>
        <w:bookmarkStart w:id="2166" w:name="_Toc343494303"/>
        <w:bookmarkStart w:id="2167" w:name="_Toc343495076"/>
        <w:bookmarkStart w:id="2168" w:name="_Toc343660303"/>
        <w:bookmarkStart w:id="2169" w:name="_Toc343660517"/>
        <w:bookmarkStart w:id="2170" w:name="_Toc343711145"/>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del>
    </w:p>
    <w:p w14:paraId="43269ABE" w14:textId="77777777" w:rsidR="004D65BA" w:rsidRPr="0049233F" w:rsidDel="000E6941" w:rsidRDefault="00024D6E">
      <w:pPr>
        <w:rPr>
          <w:del w:id="2171" w:author="The Si Tran" w:date="2012-12-11T21:27:00Z"/>
          <w:szCs w:val="26"/>
          <w:lang w:val="fr-FR"/>
          <w:rPrChange w:id="2172" w:author="The Si Tran" w:date="2012-12-05T23:02:00Z">
            <w:rPr>
              <w:del w:id="2173" w:author="The Si Tran" w:date="2012-12-11T21:27:00Z"/>
              <w:sz w:val="28"/>
              <w:szCs w:val="28"/>
              <w:lang w:val="fr-FR"/>
            </w:rPr>
          </w:rPrChange>
        </w:rPr>
      </w:pPr>
      <w:del w:id="2174" w:author="The Si Tran" w:date="2012-12-11T21:27:00Z">
        <w:r w:rsidRPr="0049233F" w:rsidDel="000E6941">
          <w:rPr>
            <w:szCs w:val="26"/>
            <w:lang w:val="fr-FR"/>
            <w:rPrChange w:id="2175"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2176" w:author="The Si Tran" w:date="2012-12-05T23:02:00Z">
              <w:rPr>
                <w:sz w:val="28"/>
                <w:szCs w:val="28"/>
                <w:lang w:val="fr-FR"/>
              </w:rPr>
            </w:rPrChange>
          </w:rPr>
          <w:delText>nh giá tính đầy đủ của mô hình.</w:delText>
        </w:r>
        <w:bookmarkStart w:id="2177" w:name="_Toc343083569"/>
        <w:bookmarkStart w:id="2178" w:name="_Toc343083783"/>
        <w:bookmarkStart w:id="2179" w:name="_Toc343083994"/>
        <w:bookmarkStart w:id="2180" w:name="_Toc343220753"/>
        <w:bookmarkStart w:id="2181" w:name="_Toc343232257"/>
        <w:bookmarkStart w:id="2182" w:name="_Toc343232670"/>
        <w:bookmarkStart w:id="2183" w:name="_Toc343232955"/>
        <w:bookmarkStart w:id="2184" w:name="_Toc343415460"/>
        <w:bookmarkStart w:id="2185" w:name="_Toc343415756"/>
        <w:bookmarkStart w:id="2186" w:name="_Toc343452415"/>
        <w:bookmarkStart w:id="2187" w:name="_Toc343461205"/>
        <w:bookmarkStart w:id="2188" w:name="_Toc343494092"/>
        <w:bookmarkStart w:id="2189" w:name="_Toc343494304"/>
        <w:bookmarkStart w:id="2190" w:name="_Toc343495077"/>
        <w:bookmarkStart w:id="2191" w:name="_Toc343660304"/>
        <w:bookmarkStart w:id="2192" w:name="_Toc343660518"/>
        <w:bookmarkStart w:id="2193" w:name="_Toc34371114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del>
    </w:p>
    <w:p w14:paraId="3B0B5319" w14:textId="34CD310B" w:rsidR="009F530B" w:rsidRDefault="009F530B" w:rsidP="00024D6E">
      <w:pPr>
        <w:pStyle w:val="Heading2"/>
        <w:rPr>
          <w:ins w:id="2194" w:author="The Si Tran" w:date="2012-12-12T07:36:00Z"/>
          <w:sz w:val="26"/>
          <w:szCs w:val="26"/>
        </w:rPr>
      </w:pPr>
      <w:bookmarkStart w:id="2195" w:name="_Toc343711147"/>
      <w:r w:rsidRPr="0049233F">
        <w:rPr>
          <w:sz w:val="26"/>
          <w:szCs w:val="26"/>
          <w:rPrChange w:id="2196" w:author="The Si Tran" w:date="2012-12-05T23:02:00Z">
            <w:rPr>
              <w:rFonts w:cs="Times New Roman"/>
              <w:b w:val="0"/>
              <w:bCs w:val="0"/>
              <w:iCs w:val="0"/>
              <w:sz w:val="26"/>
              <w:szCs w:val="22"/>
            </w:rPr>
          </w:rPrChange>
        </w:rPr>
        <w:t>Dự báo chuỗi thời gian</w:t>
      </w:r>
      <w:bookmarkEnd w:id="2195"/>
    </w:p>
    <w:p w14:paraId="0ABC4A3D" w14:textId="09725765" w:rsidR="004174BC" w:rsidRDefault="00925766">
      <w:pPr>
        <w:pPrChange w:id="2197" w:author="The Si Tran" w:date="2012-12-16T10:10:00Z">
          <w:pPr>
            <w:jc w:val="center"/>
          </w:pPr>
        </w:pPrChange>
      </w:pPr>
      <w:ins w:id="2198" w:author="superchickend" w:date="2012-12-12T08:19:00Z">
        <w:r w:rsidRPr="003C57D8">
          <w:t>Như chúng ta đã biế</w:t>
        </w:r>
        <w:r w:rsidRPr="003044F7">
          <w:t>t, dự báo là một nhu cầu c</w:t>
        </w:r>
      </w:ins>
      <w:r w:rsidR="00FD250C">
        <w:t>ấp</w:t>
      </w:r>
      <w:ins w:id="2199" w:author="superchickend" w:date="2012-12-12T08:19:00Z">
        <w:r w:rsidRPr="003044F7">
          <w:t xml:space="preserve"> thiết và rất quan trọng đối với mỗi cá nhân, tổ ch</w:t>
        </w:r>
      </w:ins>
      <w:r w:rsidR="00FD250C">
        <w:t>ứ</w:t>
      </w:r>
      <w:ins w:id="2200" w:author="superchickend" w:date="2012-12-12T08:19:00Z">
        <w:r w:rsidRPr="003044F7">
          <w:t xml:space="preserve">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201" w:author="superchickend" w:date="2012-12-12T08:19:00Z"/>
        </w:rPr>
      </w:pPr>
    </w:p>
    <w:p w14:paraId="7478A9D3" w14:textId="77777777" w:rsidR="00925766" w:rsidRPr="003044F7" w:rsidRDefault="00925766">
      <w:pPr>
        <w:rPr>
          <w:ins w:id="2202" w:author="superchickend" w:date="2012-12-12T08:19:00Z"/>
        </w:rPr>
      </w:pPr>
      <w:ins w:id="2203"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204" w:author="superchickend" w:date="2012-12-12T08:19:00Z"/>
        </w:rPr>
        <w:pPrChange w:id="2205" w:author="The Si Tran" w:date="2012-12-16T10:07:00Z">
          <w:pPr>
            <w:pStyle w:val="ListParagraph"/>
            <w:numPr>
              <w:numId w:val="47"/>
            </w:numPr>
            <w:spacing w:line="300" w:lineRule="auto"/>
            <w:ind w:left="1440" w:hanging="360"/>
            <w:jc w:val="both"/>
          </w:pPr>
        </w:pPrChange>
      </w:pPr>
      <w:ins w:id="2206"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207" w:author="superchickend" w:date="2012-12-12T08:19:00Z"/>
        </w:rPr>
        <w:pPrChange w:id="2208" w:author="The Si Tran" w:date="2012-12-16T10:07:00Z">
          <w:pPr>
            <w:pStyle w:val="ListParagraph"/>
            <w:numPr>
              <w:numId w:val="47"/>
            </w:numPr>
            <w:spacing w:line="300" w:lineRule="auto"/>
            <w:ind w:left="1440" w:hanging="360"/>
            <w:jc w:val="both"/>
          </w:pPr>
        </w:pPrChange>
      </w:pPr>
      <w:ins w:id="2209"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210" w:author="superchickend" w:date="2012-12-12T08:19:00Z"/>
        </w:rPr>
        <w:pPrChange w:id="2211" w:author="The Si Tran" w:date="2012-12-16T10:07:00Z">
          <w:pPr>
            <w:pStyle w:val="ListParagraph"/>
            <w:numPr>
              <w:numId w:val="47"/>
            </w:numPr>
            <w:spacing w:line="300" w:lineRule="auto"/>
            <w:ind w:left="1440" w:hanging="360"/>
            <w:jc w:val="both"/>
          </w:pPr>
        </w:pPrChange>
      </w:pPr>
      <w:ins w:id="2212"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213" w:author="superchickend" w:date="2012-12-12T08:19:00Z">
        <w:r w:rsidRPr="003C57D8">
          <w:t>Ngoài ra chúng ta có thể</w:t>
        </w:r>
        <w:r w:rsidRPr="003044F7">
          <w:t xml:space="preserve"> kết hợp hai hoặc nhiều các phương thức nêu trên.</w:t>
        </w:r>
      </w:ins>
    </w:p>
    <w:p w14:paraId="12ED62BE" w14:textId="3B4D06D7" w:rsidR="00FC238C" w:rsidRDefault="00B90956" w:rsidP="00FC238C">
      <w:pPr>
        <w:ind w:firstLine="0"/>
        <w:jc w:val="center"/>
      </w:pPr>
      <w:r>
        <w:rPr>
          <w:noProof/>
        </w:rPr>
        <w:drawing>
          <wp:inline distT="0" distB="0" distL="0" distR="0" wp14:anchorId="150C36F5" wp14:editId="152A4115">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794385"/>
                    </a:xfrm>
                    <a:prstGeom prst="rect">
                      <a:avLst/>
                    </a:prstGeom>
                  </pic:spPr>
                </pic:pic>
              </a:graphicData>
            </a:graphic>
          </wp:inline>
        </w:drawing>
      </w:r>
    </w:p>
    <w:p w14:paraId="454CBBB3" w14:textId="6EB0844C" w:rsidR="00FC238C" w:rsidRPr="003044F7" w:rsidRDefault="00FC238C" w:rsidP="00F27150">
      <w:pPr>
        <w:pStyle w:val="Hinh"/>
        <w:rPr>
          <w:ins w:id="2214" w:author="superchickend" w:date="2012-12-12T08:19:00Z"/>
        </w:rPr>
      </w:pPr>
      <w:bookmarkStart w:id="2215" w:name="_Toc343711381"/>
      <w:ins w:id="2216" w:author="superchickend" w:date="2012-12-12T08:19:00Z">
        <w:r w:rsidRPr="00032D83">
          <w:t>Hình 2.</w:t>
        </w:r>
      </w:ins>
      <w:ins w:id="2217" w:author="The Si Tran" w:date="2012-12-14T04:06:00Z">
        <w:r w:rsidRPr="006D6C8D">
          <w:t>2</w:t>
        </w:r>
      </w:ins>
      <w:ins w:id="2218" w:author="The Si Tran" w:date="2012-12-14T04:07:00Z">
        <w:r w:rsidRPr="00454DCE">
          <w:rPr>
            <w:rPrChange w:id="2219" w:author="The Si Tran" w:date="2012-12-16T16:46:00Z">
              <w:rPr>
                <w:rFonts w:ascii="Calibri" w:eastAsia="Calibri" w:hAnsi="Calibri"/>
                <w:bCs w:val="0"/>
                <w:sz w:val="22"/>
                <w:szCs w:val="22"/>
              </w:rPr>
            </w:rPrChange>
          </w:rPr>
          <w:t>:</w:t>
        </w:r>
      </w:ins>
      <w:ins w:id="2220" w:author="superchickend" w:date="2012-12-12T08:19:00Z">
        <w:del w:id="2221" w:author="The Si Tran" w:date="2012-12-14T04:06:00Z">
          <w:r w:rsidRPr="00454DCE" w:rsidDel="006A5AA2">
            <w:rPr>
              <w:rPrChange w:id="2222" w:author="The Si Tran" w:date="2012-12-16T16:46:00Z">
                <w:rPr>
                  <w:rFonts w:ascii="Calibri" w:eastAsia="Calibri" w:hAnsi="Calibri"/>
                  <w:bCs w:val="0"/>
                  <w:sz w:val="22"/>
                  <w:szCs w:val="22"/>
                </w:rPr>
              </w:rPrChange>
            </w:rPr>
            <w:delText>1.1</w:delText>
          </w:r>
        </w:del>
        <w:r w:rsidRPr="00454DCE">
          <w:rPr>
            <w:rPrChange w:id="2223" w:author="The Si Tran" w:date="2012-12-16T16:46:00Z">
              <w:rPr>
                <w:rFonts w:ascii="Calibri" w:eastAsia="Calibri" w:hAnsi="Calibri"/>
                <w:bCs w:val="0"/>
                <w:sz w:val="22"/>
                <w:szCs w:val="22"/>
              </w:rPr>
            </w:rPrChange>
          </w:rPr>
          <w:t xml:space="preserve"> Mô hình bài toán dự báo chuỗi thời gian</w:t>
        </w:r>
        <w:bookmarkEnd w:id="2215"/>
      </w:ins>
    </w:p>
    <w:p w14:paraId="37C764C0" w14:textId="1CE71AFA" w:rsidR="00454557" w:rsidRPr="003C57D8" w:rsidRDefault="00925766">
      <w:pPr>
        <w:rPr>
          <w:ins w:id="2224" w:author="superchickend" w:date="2012-12-12T08:19:00Z"/>
        </w:rPr>
        <w:pPrChange w:id="2225" w:author="The Si Tran" w:date="2012-12-16T10:10:00Z">
          <w:pPr>
            <w:jc w:val="center"/>
          </w:pPr>
        </w:pPrChange>
      </w:pPr>
      <w:ins w:id="2226" w:author="superchickend" w:date="2012-12-12T08:19:00Z">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w:t>
        </w:r>
      </w:ins>
    </w:p>
    <w:p w14:paraId="7770E5E0" w14:textId="77777777" w:rsidR="00925766" w:rsidRPr="003044F7" w:rsidDel="002F74DC" w:rsidRDefault="00925766" w:rsidP="00925766">
      <w:pPr>
        <w:rPr>
          <w:ins w:id="2227" w:author="superchickend" w:date="2012-12-12T08:19:00Z"/>
          <w:del w:id="2228" w:author="The Si Tran" w:date="2012-12-16T10:08:00Z"/>
          <w:szCs w:val="26"/>
        </w:rPr>
      </w:pPr>
      <w:ins w:id="2229"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2230" w:author="The Si Tran" w:date="2012-12-12T07:36:00Z"/>
          <w:del w:id="2231" w:author="superchickend" w:date="2012-12-12T08:19:00Z"/>
        </w:rPr>
      </w:pPr>
      <w:ins w:id="2232" w:author="The Si Tran" w:date="2012-12-12T07:36:00Z">
        <w:del w:id="2233"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234" w:author="The Si Tran" w:date="2012-12-12T07:39:00Z"/>
          <w:del w:id="2235" w:author="superchickend" w:date="2012-12-12T08:19:00Z"/>
        </w:rPr>
      </w:pPr>
      <w:ins w:id="2236" w:author="The Si Tran" w:date="2012-12-12T07:36:00Z">
        <w:del w:id="2237" w:author="superchickend" w:date="2012-12-12T08:19:00Z">
          <w:r w:rsidRPr="00E94DAE" w:rsidDel="00925766">
            <w:rPr>
              <w:noProof/>
            </w:rPr>
            <w:drawing>
              <wp:inline distT="0" distB="0" distL="0" distR="0" wp14:anchorId="0C2AEC2A" wp14:editId="110F7D87">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238" w:author="The Si Tran" w:date="2012-12-12T07:39:00Z"/>
          <w:del w:id="2239" w:author="superchickend" w:date="2012-12-12T08:19:00Z"/>
        </w:rPr>
        <w:pPrChange w:id="2240" w:author="The Si Tran" w:date="2012-12-12T07:39:00Z">
          <w:pPr/>
        </w:pPrChange>
      </w:pPr>
      <w:ins w:id="2241" w:author="The Si Tran" w:date="2012-12-12T07:39:00Z">
        <w:del w:id="2242"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243" w:author="The Si Tran" w:date="2012-12-12T07:36:00Z"/>
          <w:del w:id="2244" w:author="superchickend" w:date="2012-12-12T08:19:00Z"/>
        </w:rPr>
        <w:pPrChange w:id="2245" w:author="The Si Tran" w:date="2012-12-12T07:39:00Z">
          <w:pPr/>
        </w:pPrChange>
      </w:pPr>
    </w:p>
    <w:p w14:paraId="06465EF9" w14:textId="77777777" w:rsidR="00962CF4" w:rsidDel="00925766" w:rsidRDefault="00962CF4" w:rsidP="00962CF4">
      <w:pPr>
        <w:rPr>
          <w:ins w:id="2246" w:author="The Si Tran" w:date="2012-12-12T07:36:00Z"/>
          <w:del w:id="2247" w:author="superchickend" w:date="2012-12-12T08:19:00Z"/>
        </w:rPr>
      </w:pPr>
      <w:ins w:id="2248" w:author="The Si Tran" w:date="2012-12-12T07:36:00Z">
        <w:del w:id="2249"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250" w:author="The Si Tran" w:date="2012-12-12T07:36:00Z"/>
          <w:del w:id="2251" w:author="superchickend" w:date="2012-12-12T08:19:00Z"/>
          <w:rFonts w:ascii="Times New Roman" w:hAnsi="Times New Roman"/>
          <w:sz w:val="26"/>
          <w:szCs w:val="26"/>
          <w:rPrChange w:id="2252" w:author="The Si Tran" w:date="2012-12-12T07:39:00Z">
            <w:rPr>
              <w:ins w:id="2253" w:author="The Si Tran" w:date="2012-12-12T07:36:00Z"/>
              <w:del w:id="2254" w:author="superchickend" w:date="2012-12-12T08:19:00Z"/>
            </w:rPr>
          </w:rPrChange>
        </w:rPr>
      </w:pPr>
      <w:ins w:id="2255" w:author="The Si Tran" w:date="2012-12-12T07:36:00Z">
        <w:del w:id="2256"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EF4E32" w:rsidDel="00925766">
            <w:rPr>
              <w:szCs w:val="26"/>
            </w:rPr>
            <w:delText>a các chuyên gia, ngư</w:delText>
          </w:r>
          <w:r w:rsidRPr="00446309" w:rsidDel="00925766">
            <w:rPr>
              <w:szCs w:val="26"/>
            </w:rPr>
            <w:delText>ờ</w:delText>
          </w:r>
          <w:r w:rsidRPr="0015771C" w:rsidDel="00925766">
            <w:rPr>
              <w:szCs w:val="26"/>
            </w:rPr>
            <w:delText>i s</w:delText>
          </w:r>
          <w:r w:rsidRPr="00691EA7" w:rsidDel="00925766">
            <w:rPr>
              <w:szCs w:val="26"/>
            </w:rPr>
            <w:delText>ử</w:delText>
          </w:r>
          <w:r w:rsidRPr="00BF5619" w:rsidDel="00925766">
            <w:rPr>
              <w:szCs w:val="26"/>
            </w:rPr>
            <w:delText xml:space="preserve"> d</w:delText>
          </w:r>
          <w:r w:rsidRPr="00941798" w:rsidDel="00925766">
            <w:rPr>
              <w:szCs w:val="26"/>
            </w:rPr>
            <w:delText>ụ</w:delText>
          </w:r>
          <w:r w:rsidRPr="000F1BDB" w:rsidDel="00925766">
            <w:rPr>
              <w:szCs w:val="26"/>
            </w:rPr>
            <w:delText>ng hay nh</w:delText>
          </w:r>
          <w:r w:rsidRPr="00EA2DE1" w:rsidDel="00925766">
            <w:rPr>
              <w:szCs w:val="26"/>
            </w:rPr>
            <w:delText>ữ</w:delText>
          </w:r>
          <w:r w:rsidRPr="00D22561" w:rsidDel="00925766">
            <w:rPr>
              <w:szCs w:val="26"/>
              <w:rPrChange w:id="2257" w:author="The Si Tran" w:date="2012-12-12T07:39:00Z">
                <w:rPr/>
              </w:rPrChange>
            </w:rPr>
            <w:delText>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258" w:author="The Si Tran" w:date="2012-12-12T07:36:00Z"/>
          <w:del w:id="2259" w:author="superchickend" w:date="2012-12-12T08:19:00Z"/>
          <w:rFonts w:ascii="Times New Roman" w:hAnsi="Times New Roman"/>
          <w:sz w:val="26"/>
          <w:szCs w:val="26"/>
          <w:rPrChange w:id="2260" w:author="The Si Tran" w:date="2012-12-12T07:39:00Z">
            <w:rPr>
              <w:ins w:id="2261" w:author="The Si Tran" w:date="2012-12-12T07:36:00Z"/>
              <w:del w:id="2262" w:author="superchickend" w:date="2012-12-12T08:19:00Z"/>
            </w:rPr>
          </w:rPrChange>
        </w:rPr>
      </w:pPr>
      <w:ins w:id="2263" w:author="The Si Tran" w:date="2012-12-12T07:36:00Z">
        <w:del w:id="2264"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EF4E32" w:rsidDel="00925766">
            <w:rPr>
              <w:szCs w:val="26"/>
            </w:rPr>
            <w:delText>ị</w:delText>
          </w:r>
          <w:r w:rsidRPr="00446309" w:rsidDel="00925766">
            <w:rPr>
              <w:szCs w:val="26"/>
            </w:rPr>
            <w:delText xml:space="preserve"> </w:delText>
          </w:r>
          <w:r w:rsidRPr="0015771C" w:rsidDel="00925766">
            <w:rPr>
              <w:szCs w:val="26"/>
            </w:rPr>
            <w:delText>ở</w:delText>
          </w:r>
          <w:r w:rsidRPr="00691EA7" w:rsidDel="00925766">
            <w:rPr>
              <w:szCs w:val="26"/>
            </w:rPr>
            <w:delText xml:space="preserve"> hi</w:delText>
          </w:r>
          <w:r w:rsidRPr="00BF5619" w:rsidDel="00925766">
            <w:rPr>
              <w:szCs w:val="26"/>
            </w:rPr>
            <w:delText>ệ</w:delText>
          </w:r>
          <w:r w:rsidRPr="00941798" w:rsidDel="00925766">
            <w:rPr>
              <w:szCs w:val="26"/>
            </w:rPr>
            <w:delText>n t</w:delText>
          </w:r>
          <w:r w:rsidRPr="000F1BDB" w:rsidDel="00925766">
            <w:rPr>
              <w:szCs w:val="26"/>
            </w:rPr>
            <w:delText>ạ</w:delText>
          </w:r>
          <w:r w:rsidRPr="00EA2DE1" w:rsidDel="00925766">
            <w:rPr>
              <w:szCs w:val="26"/>
            </w:rPr>
            <w:delText>i và quá kh</w:delText>
          </w:r>
          <w:r w:rsidRPr="00D22561" w:rsidDel="00925766">
            <w:rPr>
              <w:szCs w:val="26"/>
              <w:rPrChange w:id="2265" w:author="The Si Tran" w:date="2012-12-12T07:39:00Z">
                <w:rPr/>
              </w:rPrChange>
            </w:rPr>
            <w:delText>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266" w:author="The Si Tran" w:date="2012-12-12T07:36:00Z"/>
          <w:del w:id="2267" w:author="superchickend" w:date="2012-12-12T08:19:00Z"/>
          <w:rFonts w:ascii="Times New Roman" w:hAnsi="Times New Roman"/>
          <w:sz w:val="26"/>
          <w:szCs w:val="26"/>
          <w:rPrChange w:id="2268" w:author="The Si Tran" w:date="2012-12-12T07:39:00Z">
            <w:rPr>
              <w:ins w:id="2269" w:author="The Si Tran" w:date="2012-12-12T07:36:00Z"/>
              <w:del w:id="2270" w:author="superchickend" w:date="2012-12-12T08:19:00Z"/>
            </w:rPr>
          </w:rPrChange>
        </w:rPr>
      </w:pPr>
      <w:ins w:id="2271" w:author="The Si Tran" w:date="2012-12-12T07:36:00Z">
        <w:del w:id="2272"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EF4E32" w:rsidDel="00925766">
            <w:rPr>
              <w:szCs w:val="26"/>
            </w:rPr>
            <w:delText>i d</w:delText>
          </w:r>
          <w:r w:rsidRPr="00446309" w:rsidDel="00925766">
            <w:rPr>
              <w:szCs w:val="26"/>
            </w:rPr>
            <w:delText>ữ</w:delText>
          </w:r>
          <w:r w:rsidRPr="0015771C" w:rsidDel="00925766">
            <w:rPr>
              <w:szCs w:val="26"/>
            </w:rPr>
            <w:delText xml:space="preserve"> li</w:delText>
          </w:r>
          <w:r w:rsidRPr="00691EA7" w:rsidDel="00925766">
            <w:rPr>
              <w:szCs w:val="26"/>
            </w:rPr>
            <w:delText>ệ</w:delText>
          </w:r>
          <w:r w:rsidRPr="00BF5619" w:rsidDel="00925766">
            <w:rPr>
              <w:szCs w:val="26"/>
            </w:rPr>
            <w:delText>u.</w:delText>
          </w:r>
        </w:del>
      </w:ins>
    </w:p>
    <w:p w14:paraId="4740C896" w14:textId="77777777" w:rsidR="00962CF4" w:rsidDel="00925766" w:rsidRDefault="00962CF4" w:rsidP="00962CF4">
      <w:pPr>
        <w:rPr>
          <w:ins w:id="2273" w:author="The Si Tran" w:date="2012-12-12T07:36:00Z"/>
          <w:del w:id="2274" w:author="superchickend" w:date="2012-12-12T08:19:00Z"/>
        </w:rPr>
      </w:pPr>
      <w:ins w:id="2275" w:author="The Si Tran" w:date="2012-12-12T07:36:00Z">
        <w:del w:id="2276"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277" w:author="The Si Tran" w:date="2012-12-12T07:36:00Z"/>
          <w:del w:id="2278" w:author="superchickend" w:date="2012-12-12T08:19:00Z"/>
        </w:rPr>
      </w:pPr>
      <w:ins w:id="2279" w:author="The Si Tran" w:date="2012-12-12T07:36:00Z">
        <w:del w:id="2280"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281" w:author="The Si Tran" w:date="2012-12-12T07:40:00Z">
        <w:del w:id="2282" w:author="superchickend" w:date="2012-12-12T08:19:00Z">
          <w:r w:rsidR="00BB5797" w:rsidDel="00925766">
            <w:delText>2.2</w:delText>
          </w:r>
        </w:del>
      </w:ins>
      <w:ins w:id="2283" w:author="The Si Tran" w:date="2012-12-12T07:36:00Z">
        <w:del w:id="2284" w:author="superchickend" w:date="2012-12-12T08:19:00Z">
          <w:r w:rsidDel="00925766">
            <w:delText xml:space="preserve"> minh họa cách phân loại này.</w:delText>
          </w:r>
        </w:del>
      </w:ins>
    </w:p>
    <w:p w14:paraId="34E8E3A9" w14:textId="77777777" w:rsidR="00962CF4" w:rsidDel="00925766" w:rsidRDefault="00962CF4" w:rsidP="00962CF4">
      <w:pPr>
        <w:rPr>
          <w:ins w:id="2285" w:author="The Si Tran" w:date="2012-12-12T07:40:00Z"/>
          <w:del w:id="2286" w:author="superchickend" w:date="2012-12-12T08:19:00Z"/>
        </w:rPr>
      </w:pPr>
      <w:ins w:id="2287" w:author="The Si Tran" w:date="2012-12-12T07:36:00Z">
        <w:del w:id="2288" w:author="superchickend" w:date="2012-12-12T08:19:00Z">
          <w:r w:rsidRPr="00E94DAE" w:rsidDel="00925766">
            <w:rPr>
              <w:noProof/>
            </w:rPr>
            <w:drawing>
              <wp:inline distT="0" distB="0" distL="0" distR="0" wp14:anchorId="1619DFCE" wp14:editId="1A4F4EAE">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289" w:author="The Si Tran" w:date="2012-12-12T07:40:00Z"/>
          <w:del w:id="2290" w:author="superchickend" w:date="2012-12-12T08:19:00Z"/>
          <w:b/>
        </w:rPr>
      </w:pPr>
      <w:ins w:id="2291" w:author="The Si Tran" w:date="2012-12-12T07:40:00Z">
        <w:del w:id="2292"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293" w:author="The Si Tran" w:date="2012-12-12T07:36:00Z"/>
          <w:del w:id="2294" w:author="superchickend" w:date="2012-12-12T08:19:00Z"/>
        </w:rPr>
      </w:pPr>
      <w:ins w:id="2295" w:author="The Si Tran" w:date="2012-12-12T07:36:00Z">
        <w:del w:id="2296"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297" w:author="The Si Tran" w:date="2012-12-12T07:36:00Z">
          <w:pPr>
            <w:pStyle w:val="Heading2"/>
          </w:pPr>
        </w:pPrChange>
      </w:pPr>
    </w:p>
    <w:p w14:paraId="644D3E22" w14:textId="3EB9020A" w:rsidR="009F530B" w:rsidRDefault="009F530B" w:rsidP="00024D6E">
      <w:pPr>
        <w:pStyle w:val="Heading2"/>
        <w:rPr>
          <w:ins w:id="2298" w:author="superchickend" w:date="2012-12-16T15:05:00Z"/>
          <w:sz w:val="26"/>
          <w:szCs w:val="26"/>
        </w:rPr>
      </w:pPr>
      <w:bookmarkStart w:id="2299" w:name="_Toc343711148"/>
      <w:r w:rsidRPr="0049233F">
        <w:rPr>
          <w:sz w:val="26"/>
          <w:szCs w:val="26"/>
          <w:rPrChange w:id="2300" w:author="The Si Tran" w:date="2012-12-05T23:02:00Z">
            <w:rPr/>
          </w:rPrChange>
        </w:rPr>
        <w:t>Khái niệm thống kê liên quan</w:t>
      </w:r>
      <w:bookmarkEnd w:id="2299"/>
    </w:p>
    <w:p w14:paraId="04DBB0A5" w14:textId="0B9AA19F" w:rsidR="00D11D23" w:rsidRPr="00032D83" w:rsidRDefault="00D11D23">
      <w:pPr>
        <w:rPr>
          <w:ins w:id="2301" w:author="The Si Tran" w:date="2012-12-11T21:26:00Z"/>
        </w:rPr>
        <w:pPrChange w:id="2302" w:author="The Si Tran" w:date="2012-12-16T16:46:00Z">
          <w:pPr>
            <w:pStyle w:val="Heading2"/>
          </w:pPr>
        </w:pPrChange>
      </w:pPr>
      <w:ins w:id="2303" w:author="superchickend" w:date="2012-12-16T15:07:00Z">
        <w:r>
          <w:t xml:space="preserve">Để nhận dạng ra đặc điểm và các thành phần của chuỗi thời gian, các nhà dự báo thường dùng các </w:t>
        </w:r>
      </w:ins>
      <w:r w:rsidR="0069415C">
        <w:t>công cụ toán học</w:t>
      </w:r>
      <w:ins w:id="2304" w:author="superchickend" w:date="2012-12-16T15:07:00Z">
        <w:r>
          <w:t xml:space="preserve">. Đặc biệt, các </w:t>
        </w:r>
      </w:ins>
      <w:r w:rsidR="0069415C">
        <w:t>công cụ</w:t>
      </w:r>
      <w:ins w:id="2305" w:author="superchickend" w:date="2012-12-16T15:07:00Z">
        <w:r>
          <w:t xml:space="preserve"> này được sử dụng nhiều cho lớp mô hình ARIMA. </w:t>
        </w:r>
      </w:ins>
      <w:ins w:id="2306" w:author="superchickend" w:date="2012-12-16T15:10:00Z">
        <w:r w:rsidR="00156046">
          <w:t>Trong phần này c</w:t>
        </w:r>
      </w:ins>
      <w:ins w:id="2307" w:author="superchickend" w:date="2012-12-16T15:07:00Z">
        <w:r>
          <w:t>húng tôi giới thiệu hai công cụ phổ biến và rất quan trọng là hàm tự tương quan</w:t>
        </w:r>
      </w:ins>
      <w:ins w:id="2308" w:author="superchickend" w:date="2012-12-16T15:10:00Z">
        <w:r>
          <w:t xml:space="preserve"> và hàm tự tương quan bán phần.</w:t>
        </w:r>
      </w:ins>
    </w:p>
    <w:p w14:paraId="025597E4" w14:textId="7C32D678" w:rsidR="00CA1785" w:rsidRDefault="00CA1785">
      <w:pPr>
        <w:pStyle w:val="Heading3"/>
        <w:rPr>
          <w:ins w:id="2309" w:author="The Si Tran" w:date="2012-12-12T08:07:00Z"/>
        </w:rPr>
        <w:pPrChange w:id="2310" w:author="The Si Tran" w:date="2012-12-11T21:26:00Z">
          <w:pPr>
            <w:pStyle w:val="Heading2"/>
          </w:pPr>
        </w:pPrChange>
      </w:pPr>
      <w:bookmarkStart w:id="2311" w:name="_Toc343711149"/>
      <w:ins w:id="2312" w:author="The Si Tran" w:date="2012-12-11T21:26:00Z">
        <w:r>
          <w:t>Hệ số tự tương quan</w:t>
        </w:r>
      </w:ins>
      <w:bookmarkEnd w:id="2311"/>
    </w:p>
    <w:p w14:paraId="28B0AAC5" w14:textId="77777777" w:rsidR="00BC6984" w:rsidRPr="00250D4D" w:rsidDel="00BC6984" w:rsidRDefault="00BC6984">
      <w:pPr>
        <w:rPr>
          <w:del w:id="2313" w:author="The Si Tran" w:date="2012-12-12T08:07:00Z"/>
        </w:rPr>
        <w:pPrChange w:id="2314" w:author="The Si Tran" w:date="2012-12-15T07:52:00Z">
          <w:pPr>
            <w:ind w:firstLine="720"/>
          </w:pPr>
        </w:pPrChange>
      </w:pPr>
      <w:moveToRangeStart w:id="2315" w:author="The Si Tran" w:date="2012-12-12T08:07:00Z" w:name="move343062963"/>
      <w:moveTo w:id="2316" w:author="The Si Tran" w:date="2012-12-12T08:07:00Z">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2315"/>
    <w:p w14:paraId="1C94101A" w14:textId="77777777" w:rsidR="00BC6984" w:rsidRPr="007C782C" w:rsidRDefault="00BC6984">
      <w:pPr>
        <w:rPr>
          <w:ins w:id="2317" w:author="The Si Tran" w:date="2012-12-11T21:28:00Z"/>
        </w:rPr>
        <w:pPrChange w:id="2318" w:author="The Si Tran" w:date="2012-12-15T07:52:00Z">
          <w:pPr>
            <w:pStyle w:val="Heading2"/>
          </w:pPr>
        </w:pPrChange>
      </w:pPr>
    </w:p>
    <w:p w14:paraId="363517AC" w14:textId="13B7EDED" w:rsidR="00011A74" w:rsidRDefault="000E6941">
      <w:pPr>
        <w:rPr>
          <w:ins w:id="2319" w:author="The Si Tran" w:date="2012-12-14T07:22:00Z"/>
          <w:szCs w:val="26"/>
        </w:rPr>
        <w:pPrChange w:id="2320" w:author="The Si Tran" w:date="2012-12-14T07:22:00Z">
          <w:pPr>
            <w:ind w:firstLine="720"/>
          </w:pPr>
        </w:pPrChange>
      </w:pPr>
      <w:ins w:id="2321" w:author="The Si Tran" w:date="2012-12-11T21:28:00Z">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322" w:author="The Si Tran" w:date="2012-12-11T21:28:00Z"/>
          <w:szCs w:val="26"/>
        </w:rPr>
        <w:pPrChange w:id="2323" w:author="The Si Tran" w:date="2012-12-14T07:22:00Z">
          <w:pPr>
            <w:ind w:firstLine="720"/>
          </w:pPr>
        </w:pPrChange>
      </w:pPr>
      <w:ins w:id="2324"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14:paraId="4C77C04D" w14:textId="77777777" w:rsidR="000E6941" w:rsidRPr="00EB1298" w:rsidRDefault="003D6C9F">
      <w:pPr>
        <w:pStyle w:val="Canhgiua"/>
        <w:rPr>
          <w:ins w:id="2325" w:author="The Si Tran" w:date="2012-12-11T21:28:00Z"/>
        </w:rPr>
        <w:pPrChange w:id="2326" w:author="The Si Tran" w:date="2012-12-16T16:47:00Z">
          <w:pPr>
            <w:ind w:left="1440" w:firstLine="720"/>
          </w:pPr>
        </w:pPrChange>
      </w:pPr>
      <m:oMathPara>
        <m:oMathParaPr>
          <m:jc m:val="center"/>
        </m:oMathParaPr>
        <m:oMath>
          <m:sSub>
            <m:sSubPr>
              <m:ctrlPr>
                <w:ins w:id="2327" w:author="The Si Tran" w:date="2012-12-11T21:28:00Z">
                  <w:rPr>
                    <w:rFonts w:ascii="Cambria Math" w:hAnsi="Cambria Math"/>
                  </w:rPr>
                </w:ins>
              </m:ctrlPr>
            </m:sSubPr>
            <m:e>
              <w:ins w:id="2328" w:author="The Si Tran" w:date="2012-12-11T21:28:00Z">
                <m:r>
                  <w:rPr>
                    <w:rFonts w:ascii="Cambria Math" w:hAnsi="Cambria Math"/>
                  </w:rPr>
                  <m:t>ρ</m:t>
                </m:r>
              </w:ins>
            </m:e>
            <m:sub>
              <w:ins w:id="2329" w:author="The Si Tran" w:date="2012-12-11T21:28:00Z">
                <m:r>
                  <w:rPr>
                    <w:rFonts w:ascii="Cambria Math" w:hAnsi="Cambria Math"/>
                  </w:rPr>
                  <m:t>k</m:t>
                </m:r>
              </w:ins>
            </m:sub>
          </m:sSub>
          <w:ins w:id="2330" w:author="The Si Tran" w:date="2012-12-11T21:28:00Z">
            <m:r>
              <m:rPr>
                <m:sty m:val="p"/>
              </m:rPr>
              <w:rPr>
                <w:rFonts w:ascii="Cambria Math" w:hAnsi="Cambria Math"/>
              </w:rPr>
              <m:t>=</m:t>
            </m:r>
          </w:ins>
          <m:f>
            <m:fPr>
              <m:ctrlPr>
                <w:ins w:id="2331" w:author="The Si Tran" w:date="2012-12-11T21:28:00Z">
                  <w:rPr>
                    <w:rFonts w:ascii="Cambria Math" w:hAnsi="Cambria Math"/>
                  </w:rPr>
                </w:ins>
              </m:ctrlPr>
            </m:fPr>
            <m:num>
              <w:ins w:id="2332" w:author="The Si Tran" w:date="2012-12-11T21:28:00Z">
                <m:r>
                  <w:rPr>
                    <w:rFonts w:ascii="Cambria Math" w:hAnsi="Cambria Math"/>
                  </w:rPr>
                  <m:t>E</m:t>
                </m:r>
              </w:ins>
              <m:d>
                <m:dPr>
                  <m:begChr m:val="["/>
                  <m:endChr m:val="]"/>
                  <m:ctrlPr>
                    <w:ins w:id="2333" w:author="The Si Tran" w:date="2012-12-11T21:28:00Z">
                      <w:rPr>
                        <w:rFonts w:ascii="Cambria Math" w:hAnsi="Cambria Math"/>
                      </w:rPr>
                    </w:ins>
                  </m:ctrlPr>
                </m:dPr>
                <m:e>
                  <m:d>
                    <m:dPr>
                      <m:ctrlPr>
                        <w:ins w:id="2334" w:author="The Si Tran" w:date="2012-12-11T21:28:00Z">
                          <w:rPr>
                            <w:rFonts w:ascii="Cambria Math" w:hAnsi="Cambria Math"/>
                          </w:rPr>
                        </w:ins>
                      </m:ctrlPr>
                    </m:dPr>
                    <m:e>
                      <m:sSub>
                        <m:sSubPr>
                          <m:ctrlPr>
                            <w:ins w:id="2335" w:author="The Si Tran" w:date="2012-12-11T21:28:00Z">
                              <w:rPr>
                                <w:rFonts w:ascii="Cambria Math" w:hAnsi="Cambria Math"/>
                              </w:rPr>
                            </w:ins>
                          </m:ctrlPr>
                        </m:sSubPr>
                        <m:e>
                          <w:ins w:id="2336" w:author="The Si Tran" w:date="2012-12-11T21:28:00Z">
                            <m:r>
                              <w:rPr>
                                <w:rFonts w:ascii="Cambria Math" w:hAnsi="Cambria Math"/>
                              </w:rPr>
                              <m:t>X</m:t>
                            </m:r>
                          </w:ins>
                        </m:e>
                        <m:sub>
                          <w:ins w:id="2337" w:author="The Si Tran" w:date="2012-12-11T21:28:00Z">
                            <m:r>
                              <w:rPr>
                                <w:rFonts w:ascii="Cambria Math" w:hAnsi="Cambria Math"/>
                              </w:rPr>
                              <m:t>t</m:t>
                            </m:r>
                          </w:ins>
                        </m:sub>
                      </m:sSub>
                      <w:ins w:id="2338" w:author="The Si Tran" w:date="2012-12-11T21:28:00Z">
                        <m:r>
                          <m:rPr>
                            <m:sty m:val="p"/>
                          </m:rPr>
                          <w:rPr>
                            <w:rFonts w:ascii="Cambria Math" w:hAnsi="Cambria Math"/>
                          </w:rPr>
                          <m:t>-</m:t>
                        </m:r>
                        <m:r>
                          <w:rPr>
                            <w:rFonts w:ascii="Cambria Math" w:hAnsi="Cambria Math"/>
                          </w:rPr>
                          <m:t>μ</m:t>
                        </m:r>
                      </w:ins>
                    </m:e>
                  </m:d>
                  <m:d>
                    <m:dPr>
                      <m:ctrlPr>
                        <w:ins w:id="2339" w:author="The Si Tran" w:date="2012-12-11T21:28:00Z">
                          <w:rPr>
                            <w:rFonts w:ascii="Cambria Math" w:hAnsi="Cambria Math"/>
                          </w:rPr>
                        </w:ins>
                      </m:ctrlPr>
                    </m:dPr>
                    <m:e>
                      <m:sSub>
                        <m:sSubPr>
                          <m:ctrlPr>
                            <w:ins w:id="2340" w:author="The Si Tran" w:date="2012-12-11T21:28:00Z">
                              <w:rPr>
                                <w:rFonts w:ascii="Cambria Math" w:hAnsi="Cambria Math"/>
                              </w:rPr>
                            </w:ins>
                          </m:ctrlPr>
                        </m:sSubPr>
                        <m:e>
                          <w:ins w:id="2341" w:author="The Si Tran" w:date="2012-12-11T21:28:00Z">
                            <m:r>
                              <w:rPr>
                                <w:rFonts w:ascii="Cambria Math" w:hAnsi="Cambria Math"/>
                              </w:rPr>
                              <m:t>X</m:t>
                            </m:r>
                          </w:ins>
                        </m:e>
                        <m:sub>
                          <w:ins w:id="2342"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343" w:author="The Si Tran" w:date="2012-12-11T21:28:00Z">
                        <m:r>
                          <m:rPr>
                            <m:sty m:val="p"/>
                          </m:rPr>
                          <w:rPr>
                            <w:rFonts w:ascii="Cambria Math" w:hAnsi="Cambria Math"/>
                          </w:rPr>
                          <m:t>-</m:t>
                        </m:r>
                        <m:r>
                          <w:rPr>
                            <w:rFonts w:ascii="Cambria Math" w:hAnsi="Cambria Math"/>
                          </w:rPr>
                          <m:t>μ</m:t>
                        </m:r>
                      </w:ins>
                    </m:e>
                  </m:d>
                </m:e>
              </m:d>
            </m:num>
            <m:den>
              <m:rad>
                <m:radPr>
                  <m:degHide m:val="1"/>
                  <m:ctrlPr>
                    <w:ins w:id="2344" w:author="The Si Tran" w:date="2012-12-11T21:28:00Z">
                      <w:rPr>
                        <w:rFonts w:ascii="Cambria Math" w:hAnsi="Cambria Math"/>
                      </w:rPr>
                    </w:ins>
                  </m:ctrlPr>
                </m:radPr>
                <m:deg/>
                <m:e>
                  <w:ins w:id="2345" w:author="The Si Tran" w:date="2012-12-11T21:28:00Z">
                    <m:r>
                      <w:rPr>
                        <w:rFonts w:ascii="Cambria Math" w:hAnsi="Cambria Math"/>
                      </w:rPr>
                      <m:t>Var</m:t>
                    </m:r>
                  </w:ins>
                  <m:d>
                    <m:dPr>
                      <m:ctrlPr>
                        <w:ins w:id="2346" w:author="The Si Tran" w:date="2012-12-11T21:28:00Z">
                          <w:rPr>
                            <w:rFonts w:ascii="Cambria Math" w:hAnsi="Cambria Math"/>
                          </w:rPr>
                        </w:ins>
                      </m:ctrlPr>
                    </m:dPr>
                    <m:e>
                      <m:sSub>
                        <m:sSubPr>
                          <m:ctrlPr>
                            <w:ins w:id="2347" w:author="The Si Tran" w:date="2012-12-11T21:28:00Z">
                              <w:rPr>
                                <w:rFonts w:ascii="Cambria Math" w:hAnsi="Cambria Math"/>
                              </w:rPr>
                            </w:ins>
                          </m:ctrlPr>
                        </m:sSubPr>
                        <m:e>
                          <w:ins w:id="2348" w:author="The Si Tran" w:date="2012-12-11T21:28:00Z">
                            <m:r>
                              <w:rPr>
                                <w:rFonts w:ascii="Cambria Math" w:hAnsi="Cambria Math"/>
                              </w:rPr>
                              <m:t>X</m:t>
                            </m:r>
                          </w:ins>
                        </m:e>
                        <m:sub>
                          <w:ins w:id="2349" w:author="The Si Tran" w:date="2012-12-11T21:28:00Z">
                            <m:r>
                              <w:rPr>
                                <w:rFonts w:ascii="Cambria Math" w:hAnsi="Cambria Math"/>
                              </w:rPr>
                              <m:t>t</m:t>
                            </m:r>
                          </w:ins>
                        </m:sub>
                      </m:sSub>
                    </m:e>
                  </m:d>
                  <w:ins w:id="2350" w:author="The Si Tran" w:date="2012-12-11T21:28:00Z">
                    <m:r>
                      <w:rPr>
                        <w:rFonts w:ascii="Cambria Math" w:hAnsi="Cambria Math"/>
                      </w:rPr>
                      <m:t>Var</m:t>
                    </m:r>
                  </w:ins>
                  <m:d>
                    <m:dPr>
                      <m:ctrlPr>
                        <w:ins w:id="2351" w:author="The Si Tran" w:date="2012-12-11T21:28:00Z">
                          <w:rPr>
                            <w:rFonts w:ascii="Cambria Math" w:hAnsi="Cambria Math"/>
                          </w:rPr>
                        </w:ins>
                      </m:ctrlPr>
                    </m:dPr>
                    <m:e>
                      <m:sSub>
                        <m:sSubPr>
                          <m:ctrlPr>
                            <w:ins w:id="2352" w:author="The Si Tran" w:date="2012-12-11T21:28:00Z">
                              <w:rPr>
                                <w:rFonts w:ascii="Cambria Math" w:hAnsi="Cambria Math"/>
                              </w:rPr>
                            </w:ins>
                          </m:ctrlPr>
                        </m:sSubPr>
                        <m:e>
                          <w:ins w:id="2353" w:author="The Si Tran" w:date="2012-12-11T21:28:00Z">
                            <m:r>
                              <w:rPr>
                                <w:rFonts w:ascii="Cambria Math" w:hAnsi="Cambria Math"/>
                              </w:rPr>
                              <m:t>X</m:t>
                            </m:r>
                          </w:ins>
                        </m:e>
                        <m:sub>
                          <w:ins w:id="2354"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355" w:author="The Si Tran" w:date="2012-12-11T21:28:00Z"/>
        </w:rPr>
        <w:pPrChange w:id="2356" w:author="The Si Tran" w:date="2012-12-14T07:23:00Z">
          <w:pPr>
            <w:ind w:firstLine="720"/>
          </w:pPr>
        </w:pPrChange>
      </w:pPr>
      <w:ins w:id="2357" w:author="The Si Tran" w:date="2012-12-11T21:28:00Z">
        <w:r w:rsidRPr="002569E2">
          <w:rPr>
            <w:noProof/>
            <w:szCs w:val="26"/>
            <w:rPrChange w:id="2358" w:author="Unknown">
              <w:rPr>
                <w:rFonts w:cs="Arial"/>
                <w:b/>
                <w:bCs/>
                <w:iCs/>
                <w:noProof/>
                <w:sz w:val="28"/>
                <w:szCs w:val="28"/>
              </w:rPr>
            </w:rPrChange>
          </w:rPr>
          <mc:AlternateContent>
            <mc:Choice Requires="wps">
              <w:drawing>
                <wp:anchor distT="0" distB="0" distL="114300" distR="114300" simplePos="0" relativeHeight="251596800" behindDoc="1" locked="0" layoutInCell="1" allowOverlap="1" wp14:anchorId="49C4EA9E" wp14:editId="6F8A2A3F">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3D6C9F" w:rsidRDefault="003D6C9F">
                              <w:pPr>
                                <w:pStyle w:val="EquationIndex"/>
                                <w:pPrChange w:id="2359" w:author="The Si Tran" w:date="2012-12-16T10:23:00Z">
                                  <w:pPr/>
                                </w:pPrChange>
                              </w:pPr>
                              <w:r>
                                <w:t>(2.</w:t>
                              </w:r>
                              <w:ins w:id="2360" w:author="The Si Tran" w:date="2012-12-11T23:15:00Z">
                                <w:r>
                                  <w:t>1</w:t>
                                </w:r>
                              </w:ins>
                              <w:del w:id="2361" w:author="The Si Tran" w:date="2012-12-11T23:15:00Z">
                                <w:r w:rsidDel="00E04C47">
                                  <w:delText>1</w:delText>
                                </w:r>
                              </w:del>
                              <w:del w:id="2362"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3D6C9F" w:rsidRDefault="003D6C9F">
                        <w:pPr>
                          <w:pStyle w:val="EquationIndex"/>
                          <w:pPrChange w:id="2363" w:author="The Si Tran" w:date="2012-12-16T10:23:00Z">
                            <w:pPr/>
                          </w:pPrChange>
                        </w:pPr>
                        <w:r>
                          <w:t>(2.</w:t>
                        </w:r>
                        <w:ins w:id="2364" w:author="The Si Tran" w:date="2012-12-11T23:15:00Z">
                          <w:r>
                            <w:t>1</w:t>
                          </w:r>
                        </w:ins>
                        <w:del w:id="2365" w:author="The Si Tran" w:date="2012-12-11T23:15:00Z">
                          <w:r w:rsidDel="00E04C47">
                            <w:delText>1</w:delText>
                          </w:r>
                        </w:del>
                        <w:del w:id="2366"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3D6C9F">
      <w:pPr>
        <w:pStyle w:val="BuletL2"/>
        <w:rPr>
          <w:ins w:id="2367" w:author="The Si Tran" w:date="2012-12-11T21:28:00Z"/>
        </w:rPr>
        <w:pPrChange w:id="2368" w:author="The Si Tran" w:date="2012-12-16T16:53:00Z">
          <w:pPr>
            <w:ind w:firstLine="720"/>
          </w:pPr>
        </w:pPrChange>
      </w:pPr>
      <m:oMath>
        <m:sSub>
          <m:sSubPr>
            <m:ctrlPr>
              <w:ins w:id="2369" w:author="The Si Tran" w:date="2012-12-11T21:28:00Z">
                <w:rPr>
                  <w:rFonts w:ascii="Cambria Math" w:hAnsi="Cambria Math"/>
                  <w:i/>
                </w:rPr>
              </w:ins>
            </m:ctrlPr>
          </m:sSubPr>
          <m:e>
            <w:ins w:id="2370" w:author="The Si Tran" w:date="2012-12-11T21:28:00Z">
              <m:r>
                <w:rPr>
                  <w:rFonts w:ascii="Cambria Math" w:hAnsi="Cambria Math"/>
                </w:rPr>
                <m:t>ρ</m:t>
              </m:r>
            </w:ins>
          </m:e>
          <m:sub>
            <w:ins w:id="2371" w:author="The Si Tran" w:date="2012-12-11T21:28:00Z">
              <m:r>
                <w:rPr>
                  <w:rFonts w:ascii="Cambria Math" w:hAnsi="Cambria Math"/>
                </w:rPr>
                <m:t>k</m:t>
              </m:r>
            </w:ins>
          </m:sub>
        </m:sSub>
      </m:oMath>
      <w:ins w:id="2372"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A718DF">
          <w:rPr>
            <w:rPrChange w:id="2373" w:author="The Si Tran" w:date="2012-12-16T16:49:00Z">
              <w:rPr/>
            </w:rPrChange>
          </w:rPr>
          <w:t xml:space="preserve">ễ </w:t>
        </w:r>
        <m:oMath>
          <m:r>
            <w:rPr>
              <w:rFonts w:ascii="Cambria Math" w:hAnsi="Cambria Math"/>
              <w:rPrChange w:id="2374" w:author="The Si Tran" w:date="2012-12-14T04:23:00Z">
                <w:rPr>
                  <w:rFonts w:ascii="Cambria Math" w:hAnsi="Cambria Math"/>
                </w:rPr>
              </w:rPrChange>
            </w:rPr>
            <m:t>k</m:t>
          </m:r>
        </m:oMath>
      </w:ins>
    </w:p>
    <w:p w14:paraId="52ABF434" w14:textId="77777777" w:rsidR="000E6941" w:rsidRPr="00802E77" w:rsidRDefault="000E6941">
      <w:pPr>
        <w:pStyle w:val="BuletL2"/>
        <w:rPr>
          <w:ins w:id="2375" w:author="The Si Tran" w:date="2012-12-11T21:28:00Z"/>
        </w:rPr>
        <w:pPrChange w:id="2376" w:author="The Si Tran" w:date="2012-12-16T16:53:00Z">
          <w:pPr>
            <w:ind w:firstLine="720"/>
          </w:pPr>
        </w:pPrChange>
      </w:pPr>
      <w:ins w:id="2377"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378" w:author="The Si Tran" w:date="2012-12-11T21:28:00Z"/>
        </w:rPr>
        <w:pPrChange w:id="2379" w:author="The Si Tran" w:date="2012-12-14T07:23:00Z">
          <w:pPr>
            <w:ind w:firstLine="540"/>
          </w:pPr>
        </w:pPrChange>
      </w:pPr>
      <w:ins w:id="2380" w:author="The Si Tran" w:date="2012-12-11T21:28:00Z">
        <w:r w:rsidRPr="004D696B">
          <w:t>Nếu</w:t>
        </w:r>
      </w:ins>
      <w:ins w:id="2381"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382"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383" w:author="The Si Tran" w:date="2012-12-11T21:28:00Z"/>
        </w:rPr>
        <w:pPrChange w:id="2384" w:author="The Si Tran" w:date="2012-12-14T07:23:00Z">
          <w:pPr>
            <w:ind w:firstLine="540"/>
          </w:pPr>
        </w:pPrChange>
      </w:pPr>
      <w:ins w:id="2385" w:author="The Si Tran" w:date="2012-12-11T21:28:00Z">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ins>
    </w:p>
    <w:p w14:paraId="4B2B48F3" w14:textId="292C47FE" w:rsidR="000E6941" w:rsidRPr="004A4474" w:rsidRDefault="000E6941">
      <w:pPr>
        <w:rPr>
          <w:ins w:id="2386" w:author="The Si Tran" w:date="2012-12-11T21:28:00Z"/>
          <w:szCs w:val="26"/>
        </w:rPr>
        <w:pPrChange w:id="2387" w:author="The Si Tran" w:date="2012-12-14T07:25:00Z">
          <w:pPr>
            <w:ind w:firstLine="540"/>
          </w:pPr>
        </w:pPrChange>
      </w:pPr>
      <w:ins w:id="2388"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r w:rsidR="004A4474">
        <w:rPr>
          <w:szCs w:val="26"/>
        </w:rPr>
        <w:t xml:space="preserve"> </w:t>
      </w:r>
      <w:ins w:id="2389" w:author="The Si Tran" w:date="2012-12-11T21:28:00Z">
        <w:r w:rsidRPr="004D696B">
          <w:t>Hình 2</w:t>
        </w:r>
      </w:ins>
      <w:ins w:id="2390" w:author="The Si Tran" w:date="2012-12-14T04:11:00Z">
        <w:r w:rsidR="008C7DAC">
          <w:t>.</w:t>
        </w:r>
      </w:ins>
      <w:r w:rsidR="00CB32EE">
        <w:t>3</w:t>
      </w:r>
      <w:ins w:id="2391" w:author="The Si Tran" w:date="2012-12-11T21:28:00Z">
        <w:r w:rsidRPr="004D696B">
          <w:t xml:space="preserve"> là một ví dụ về hàm tự tương quan.</w:t>
        </w:r>
      </w:ins>
    </w:p>
    <w:p w14:paraId="569A61C6" w14:textId="77777777" w:rsidR="000E6941" w:rsidRPr="004D696B" w:rsidRDefault="000E6941">
      <w:pPr>
        <w:pStyle w:val="Canhgiua"/>
        <w:rPr>
          <w:ins w:id="2392" w:author="The Si Tran" w:date="2012-12-11T21:28:00Z"/>
        </w:rPr>
        <w:pPrChange w:id="2393" w:author="The Si Tran" w:date="2012-12-16T10:25:00Z">
          <w:pPr/>
        </w:pPrChange>
      </w:pPr>
      <w:ins w:id="2394" w:author="The Si Tran" w:date="2012-12-11T21:28:00Z">
        <w:r w:rsidRPr="002569E2">
          <w:rPr>
            <w:noProof/>
            <w:rPrChange w:id="2395" w:author="Unknown">
              <w:rPr>
                <w:rFonts w:cs="Arial"/>
                <w:b/>
                <w:bCs/>
                <w:iCs/>
                <w:noProof/>
                <w:sz w:val="28"/>
                <w:szCs w:val="28"/>
              </w:rPr>
            </w:rPrChange>
          </w:rPr>
          <w:drawing>
            <wp:inline distT="0" distB="0" distL="0" distR="0" wp14:anchorId="46AE703A" wp14:editId="2283A634">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50872EA" w:rsidR="000E6941" w:rsidRPr="000F2CC7" w:rsidRDefault="000E6941">
      <w:pPr>
        <w:pStyle w:val="Hinh"/>
        <w:rPr>
          <w:ins w:id="2396" w:author="The Si Tran" w:date="2012-12-11T21:28:00Z"/>
        </w:rPr>
        <w:pPrChange w:id="2397" w:author="The Si Tran" w:date="2012-12-16T16:49:00Z">
          <w:pPr>
            <w:pStyle w:val="Caption"/>
            <w:ind w:firstLine="540"/>
            <w:jc w:val="center"/>
          </w:pPr>
        </w:pPrChange>
      </w:pPr>
      <w:bookmarkStart w:id="2398" w:name="_Toc343029951"/>
      <w:bookmarkStart w:id="2399" w:name="_Toc343711383"/>
      <w:ins w:id="2400" w:author="The Si Tran" w:date="2012-12-11T21:28:00Z">
        <w:r w:rsidRPr="00A718DF">
          <w:rPr>
            <w:rStyle w:val="HinhChar"/>
            <w:rFonts w:cs="Times New Roman"/>
            <w:bCs/>
            <w:rPrChange w:id="2401" w:author="The Si Tran" w:date="2012-12-16T16:49:00Z">
              <w:rPr>
                <w:b w:val="0"/>
              </w:rPr>
            </w:rPrChange>
          </w:rPr>
          <w:t xml:space="preserve">Hình </w:t>
        </w:r>
      </w:ins>
      <w:ins w:id="2402" w:author="The Si Tran" w:date="2012-12-14T04:10:00Z">
        <w:r w:rsidR="00E45C52" w:rsidRPr="00032D83">
          <w:rPr>
            <w:rStyle w:val="HinhChar"/>
            <w:rFonts w:cs="Times New Roman"/>
            <w:bCs/>
          </w:rPr>
          <w:t>2.</w:t>
        </w:r>
      </w:ins>
      <w:r w:rsidR="00CB32EE">
        <w:rPr>
          <w:rStyle w:val="HinhChar"/>
          <w:rFonts w:cs="Times New Roman"/>
          <w:bCs/>
        </w:rPr>
        <w:t>3</w:t>
      </w:r>
      <w:ins w:id="2403" w:author="The Si Tran" w:date="2012-12-14T04:10:00Z">
        <w:r w:rsidR="00AE7DA7" w:rsidRPr="006D6C8D">
          <w:rPr>
            <w:rStyle w:val="HinhChar"/>
            <w:rFonts w:cs="Times New Roman"/>
            <w:bCs/>
          </w:rPr>
          <w:t>:</w:t>
        </w:r>
      </w:ins>
      <w:ins w:id="2404" w:author="The Si Tran" w:date="2012-12-11T21:28:00Z">
        <w:r w:rsidRPr="00C251DA">
          <w:t xml:space="preserve"> Hàm t</w:t>
        </w:r>
        <w:r w:rsidRPr="004C2D67">
          <w:t>ự</w:t>
        </w:r>
        <w:r w:rsidRPr="000C3A28">
          <w:t xml:space="preserve"> tương quan</w:t>
        </w:r>
        <w:bookmarkEnd w:id="2398"/>
        <w:bookmarkEnd w:id="2399"/>
      </w:ins>
    </w:p>
    <w:p w14:paraId="25528185" w14:textId="77777777" w:rsidR="000E6941" w:rsidRPr="004D696B" w:rsidRDefault="000E6941" w:rsidP="000E6941">
      <w:pPr>
        <w:rPr>
          <w:ins w:id="2405" w:author="The Si Tran" w:date="2012-12-11T21:28:00Z"/>
          <w:szCs w:val="26"/>
        </w:rPr>
      </w:pPr>
      <w:ins w:id="2406" w:author="The Si Tran" w:date="2012-12-11T21:28:00Z">
        <w:r w:rsidRPr="004D696B">
          <w:rPr>
            <w:szCs w:val="26"/>
          </w:rPr>
          <w:tab/>
        </w:r>
      </w:ins>
    </w:p>
    <w:p w14:paraId="693F8C47" w14:textId="77777777" w:rsidR="000E6941" w:rsidRPr="004D696B" w:rsidRDefault="000E6941">
      <w:pPr>
        <w:rPr>
          <w:ins w:id="2407" w:author="The Si Tran" w:date="2012-12-11T21:28:00Z"/>
        </w:rPr>
        <w:pPrChange w:id="2408" w:author="The Si Tran" w:date="2012-12-16T10:09:00Z">
          <w:pPr>
            <w:ind w:firstLine="720"/>
          </w:pPr>
        </w:pPrChange>
      </w:pPr>
      <w:ins w:id="2409"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410" w:author="The Si Tran" w:date="2012-12-11T21:28:00Z"/>
        </w:rPr>
        <w:pPrChange w:id="2411" w:author="The Si Tran" w:date="2012-12-14T07:25:00Z">
          <w:pPr>
            <w:ind w:firstLine="720"/>
          </w:pPr>
        </w:pPrChange>
      </w:pPr>
      <w:ins w:id="2412" w:author="The Si Tran" w:date="2012-12-11T21:28:00Z">
        <w:r w:rsidRPr="004D696B">
          <w:t>Công thức tính hệ số tự tương quan lấy mẫu:</w:t>
        </w:r>
      </w:ins>
    </w:p>
    <w:p w14:paraId="73426D94" w14:textId="77777777" w:rsidR="000E6941" w:rsidRPr="00097101" w:rsidRDefault="003D6C9F">
      <w:pPr>
        <w:pStyle w:val="Canhgiua"/>
        <w:rPr>
          <w:ins w:id="2413" w:author="The Si Tran" w:date="2012-12-11T21:28:00Z"/>
        </w:rPr>
        <w:pPrChange w:id="2414" w:author="The Si Tran" w:date="2012-12-16T10:25:00Z">
          <w:pPr>
            <w:ind w:left="1440"/>
          </w:pPr>
        </w:pPrChange>
      </w:pPr>
      <m:oMathPara>
        <m:oMath>
          <m:sSub>
            <m:sSubPr>
              <m:ctrlPr>
                <w:ins w:id="2415" w:author="The Si Tran" w:date="2012-12-11T21:28:00Z">
                  <w:rPr>
                    <w:rFonts w:ascii="Cambria Math" w:hAnsi="Cambria Math"/>
                  </w:rPr>
                </w:ins>
              </m:ctrlPr>
            </m:sSubPr>
            <m:e>
              <w:ins w:id="2416" w:author="The Si Tran" w:date="2012-12-11T21:28:00Z">
                <m:r>
                  <w:rPr>
                    <w:rFonts w:ascii="Cambria Math" w:hAnsi="Cambria Math"/>
                  </w:rPr>
                  <m:t>r</m:t>
                </m:r>
              </w:ins>
            </m:e>
            <m:sub>
              <w:ins w:id="2417" w:author="The Si Tran" w:date="2012-12-11T21:28:00Z">
                <m:r>
                  <w:rPr>
                    <w:rFonts w:ascii="Cambria Math" w:hAnsi="Cambria Math"/>
                  </w:rPr>
                  <m:t>k</m:t>
                </m:r>
              </w:ins>
            </m:sub>
          </m:sSub>
          <w:ins w:id="2418" w:author="The Si Tran" w:date="2012-12-11T21:28:00Z">
            <m:r>
              <m:rPr>
                <m:sty m:val="p"/>
              </m:rPr>
              <w:rPr>
                <w:rFonts w:ascii="Cambria Math" w:hAnsi="Cambria Math"/>
              </w:rPr>
              <m:t>=</m:t>
            </m:r>
          </w:ins>
          <m:f>
            <m:fPr>
              <m:ctrlPr>
                <w:ins w:id="2419" w:author="The Si Tran" w:date="2012-12-11T21:28:00Z">
                  <w:rPr>
                    <w:rFonts w:ascii="Cambria Math" w:hAnsi="Cambria Math"/>
                  </w:rPr>
                </w:ins>
              </m:ctrlPr>
            </m:fPr>
            <m:num>
              <m:nary>
                <m:naryPr>
                  <m:chr m:val="∑"/>
                  <m:limLoc m:val="subSup"/>
                  <m:ctrlPr>
                    <w:ins w:id="2420" w:author="The Si Tran" w:date="2012-12-11T21:28:00Z">
                      <w:rPr>
                        <w:rFonts w:ascii="Cambria Math" w:hAnsi="Cambria Math"/>
                      </w:rPr>
                    </w:ins>
                  </m:ctrlPr>
                </m:naryPr>
                <m:sub>
                  <w:ins w:id="2421" w:author="The Si Tran" w:date="2012-12-11T21:28:00Z">
                    <m:r>
                      <w:rPr>
                        <w:rFonts w:ascii="Cambria Math" w:hAnsi="Cambria Math"/>
                      </w:rPr>
                      <m:t>k</m:t>
                    </m:r>
                    <m:r>
                      <m:rPr>
                        <m:sty m:val="p"/>
                      </m:rPr>
                      <w:rPr>
                        <w:rFonts w:ascii="Cambria Math" w:hAnsi="Cambria Math"/>
                      </w:rPr>
                      <m:t>=1</m:t>
                    </m:r>
                  </w:ins>
                </m:sub>
                <m:sup>
                  <w:ins w:id="2422"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423" w:author="The Si Tran" w:date="2012-12-11T21:28:00Z">
                          <w:rPr>
                            <w:rFonts w:ascii="Cambria Math" w:hAnsi="Cambria Math"/>
                          </w:rPr>
                        </w:ins>
                      </m:ctrlPr>
                    </m:dPr>
                    <m:e>
                      <m:sSub>
                        <m:sSubPr>
                          <m:ctrlPr>
                            <w:ins w:id="2424" w:author="The Si Tran" w:date="2012-12-11T21:28:00Z">
                              <w:rPr>
                                <w:rFonts w:ascii="Cambria Math" w:hAnsi="Cambria Math"/>
                              </w:rPr>
                            </w:ins>
                          </m:ctrlPr>
                        </m:sSubPr>
                        <m:e>
                          <w:ins w:id="2425" w:author="The Si Tran" w:date="2012-12-11T21:28:00Z">
                            <m:r>
                              <w:rPr>
                                <w:rFonts w:ascii="Cambria Math" w:hAnsi="Cambria Math"/>
                              </w:rPr>
                              <m:t>X</m:t>
                            </m:r>
                          </w:ins>
                        </m:e>
                        <m:sub>
                          <w:ins w:id="2426" w:author="The Si Tran" w:date="2012-12-11T21:28:00Z">
                            <m:r>
                              <w:rPr>
                                <w:rFonts w:ascii="Cambria Math" w:hAnsi="Cambria Math"/>
                              </w:rPr>
                              <m:t>t</m:t>
                            </m:r>
                          </w:ins>
                        </m:sub>
                      </m:sSub>
                      <w:ins w:id="2427" w:author="The Si Tran" w:date="2012-12-11T21:28:00Z">
                        <m:r>
                          <m:rPr>
                            <m:sty m:val="p"/>
                          </m:rPr>
                          <w:rPr>
                            <w:rFonts w:ascii="Cambria Math" w:hAnsi="Cambria Math"/>
                          </w:rPr>
                          <m:t>-</m:t>
                        </m:r>
                      </w:ins>
                      <m:acc>
                        <m:accPr>
                          <m:chr m:val="̅"/>
                          <m:ctrlPr>
                            <w:ins w:id="2428" w:author="The Si Tran" w:date="2012-12-11T21:28:00Z">
                              <w:rPr>
                                <w:rFonts w:ascii="Cambria Math" w:hAnsi="Cambria Math"/>
                              </w:rPr>
                            </w:ins>
                          </m:ctrlPr>
                        </m:accPr>
                        <m:e>
                          <w:ins w:id="2429" w:author="The Si Tran" w:date="2012-12-11T21:28:00Z">
                            <m:r>
                              <w:rPr>
                                <w:rFonts w:ascii="Cambria Math" w:hAnsi="Cambria Math"/>
                              </w:rPr>
                              <m:t>X</m:t>
                            </m:r>
                          </w:ins>
                        </m:e>
                      </m:acc>
                    </m:e>
                  </m:d>
                  <m:d>
                    <m:dPr>
                      <m:ctrlPr>
                        <w:ins w:id="2430" w:author="The Si Tran" w:date="2012-12-11T21:28:00Z">
                          <w:rPr>
                            <w:rFonts w:ascii="Cambria Math" w:hAnsi="Cambria Math"/>
                          </w:rPr>
                        </w:ins>
                      </m:ctrlPr>
                    </m:dPr>
                    <m:e>
                      <m:sSub>
                        <m:sSubPr>
                          <m:ctrlPr>
                            <w:ins w:id="2431" w:author="The Si Tran" w:date="2012-12-11T21:28:00Z">
                              <w:rPr>
                                <w:rFonts w:ascii="Cambria Math" w:hAnsi="Cambria Math"/>
                              </w:rPr>
                            </w:ins>
                          </m:ctrlPr>
                        </m:sSubPr>
                        <m:e>
                          <w:ins w:id="2432" w:author="The Si Tran" w:date="2012-12-11T21:28:00Z">
                            <m:r>
                              <w:rPr>
                                <w:rFonts w:ascii="Cambria Math" w:hAnsi="Cambria Math"/>
                              </w:rPr>
                              <m:t>X</m:t>
                            </m:r>
                          </w:ins>
                        </m:e>
                        <m:sub>
                          <w:ins w:id="2433"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434" w:author="The Si Tran" w:date="2012-12-11T21:28:00Z">
                        <m:r>
                          <m:rPr>
                            <m:sty m:val="p"/>
                          </m:rPr>
                          <w:rPr>
                            <w:rFonts w:ascii="Cambria Math" w:hAnsi="Cambria Math"/>
                          </w:rPr>
                          <m:t>-</m:t>
                        </m:r>
                      </w:ins>
                      <m:acc>
                        <m:accPr>
                          <m:chr m:val="̅"/>
                          <m:ctrlPr>
                            <w:ins w:id="2435" w:author="The Si Tran" w:date="2012-12-11T21:28:00Z">
                              <w:rPr>
                                <w:rFonts w:ascii="Cambria Math" w:hAnsi="Cambria Math"/>
                              </w:rPr>
                            </w:ins>
                          </m:ctrlPr>
                        </m:accPr>
                        <m:e>
                          <w:ins w:id="2436" w:author="The Si Tran" w:date="2012-12-11T21:28:00Z">
                            <m:r>
                              <w:rPr>
                                <w:rFonts w:ascii="Cambria Math" w:hAnsi="Cambria Math"/>
                              </w:rPr>
                              <m:t>X</m:t>
                            </m:r>
                          </w:ins>
                        </m:e>
                      </m:acc>
                    </m:e>
                  </m:d>
                </m:e>
              </m:nary>
            </m:num>
            <m:den>
              <m:nary>
                <m:naryPr>
                  <m:chr m:val="∑"/>
                  <m:limLoc m:val="subSup"/>
                  <m:ctrlPr>
                    <w:ins w:id="2437" w:author="The Si Tran" w:date="2012-12-11T21:28:00Z">
                      <w:rPr>
                        <w:rFonts w:ascii="Cambria Math" w:hAnsi="Cambria Math"/>
                      </w:rPr>
                    </w:ins>
                  </m:ctrlPr>
                </m:naryPr>
                <m:sub>
                  <w:ins w:id="2438" w:author="The Si Tran" w:date="2012-12-11T21:28:00Z">
                    <m:r>
                      <w:rPr>
                        <w:rFonts w:ascii="Cambria Math" w:hAnsi="Cambria Math"/>
                      </w:rPr>
                      <m:t>t</m:t>
                    </m:r>
                    <m:r>
                      <m:rPr>
                        <m:sty m:val="p"/>
                      </m:rPr>
                      <w:rPr>
                        <w:rFonts w:ascii="Cambria Math" w:hAnsi="Cambria Math"/>
                      </w:rPr>
                      <m:t>=1</m:t>
                    </m:r>
                  </w:ins>
                </m:sub>
                <m:sup>
                  <w:ins w:id="2439" w:author="The Si Tran" w:date="2012-12-11T21:28:00Z">
                    <m:r>
                      <w:rPr>
                        <w:rFonts w:ascii="Cambria Math" w:hAnsi="Cambria Math"/>
                      </w:rPr>
                      <m:t>T</m:t>
                    </m:r>
                  </w:ins>
                </m:sup>
                <m:e>
                  <m:sSup>
                    <m:sSupPr>
                      <m:ctrlPr>
                        <w:ins w:id="2440" w:author="The Si Tran" w:date="2012-12-11T21:28:00Z">
                          <w:rPr>
                            <w:rFonts w:ascii="Cambria Math" w:hAnsi="Cambria Math"/>
                          </w:rPr>
                        </w:ins>
                      </m:ctrlPr>
                    </m:sSupPr>
                    <m:e>
                      <m:d>
                        <m:dPr>
                          <m:ctrlPr>
                            <w:ins w:id="2441" w:author="The Si Tran" w:date="2012-12-11T21:28:00Z">
                              <w:rPr>
                                <w:rFonts w:ascii="Cambria Math" w:hAnsi="Cambria Math"/>
                              </w:rPr>
                            </w:ins>
                          </m:ctrlPr>
                        </m:dPr>
                        <m:e>
                          <m:sSub>
                            <m:sSubPr>
                              <m:ctrlPr>
                                <w:ins w:id="2442" w:author="The Si Tran" w:date="2012-12-11T21:28:00Z">
                                  <w:rPr>
                                    <w:rFonts w:ascii="Cambria Math" w:hAnsi="Cambria Math"/>
                                  </w:rPr>
                                </w:ins>
                              </m:ctrlPr>
                            </m:sSubPr>
                            <m:e>
                              <w:ins w:id="2443" w:author="The Si Tran" w:date="2012-12-11T21:28:00Z">
                                <m:r>
                                  <w:rPr>
                                    <w:rFonts w:ascii="Cambria Math" w:hAnsi="Cambria Math"/>
                                  </w:rPr>
                                  <m:t>X</m:t>
                                </m:r>
                              </w:ins>
                            </m:e>
                            <m:sub>
                              <w:ins w:id="2444" w:author="The Si Tran" w:date="2012-12-11T21:28:00Z">
                                <m:r>
                                  <w:rPr>
                                    <w:rFonts w:ascii="Cambria Math" w:hAnsi="Cambria Math"/>
                                  </w:rPr>
                                  <m:t>t</m:t>
                                </m:r>
                              </w:ins>
                            </m:sub>
                          </m:sSub>
                          <w:ins w:id="2445" w:author="The Si Tran" w:date="2012-12-11T21:28:00Z">
                            <m:r>
                              <m:rPr>
                                <m:sty m:val="p"/>
                              </m:rPr>
                              <w:rPr>
                                <w:rFonts w:ascii="Cambria Math" w:hAnsi="Cambria Math"/>
                              </w:rPr>
                              <m:t>-</m:t>
                            </m:r>
                          </w:ins>
                          <m:acc>
                            <m:accPr>
                              <m:chr m:val="̅"/>
                              <m:ctrlPr>
                                <w:ins w:id="2446" w:author="The Si Tran" w:date="2012-12-11T21:28:00Z">
                                  <w:rPr>
                                    <w:rFonts w:ascii="Cambria Math" w:hAnsi="Cambria Math"/>
                                  </w:rPr>
                                </w:ins>
                              </m:ctrlPr>
                            </m:accPr>
                            <m:e>
                              <w:ins w:id="2447" w:author="The Si Tran" w:date="2012-12-11T21:28:00Z">
                                <m:r>
                                  <w:rPr>
                                    <w:rFonts w:ascii="Cambria Math" w:hAnsi="Cambria Math"/>
                                  </w:rPr>
                                  <m:t>X</m:t>
                                </m:r>
                              </w:ins>
                            </m:e>
                          </m:acc>
                        </m:e>
                      </m:d>
                    </m:e>
                    <m:sup>
                      <w:ins w:id="2448"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449" w:author="The Si Tran" w:date="2012-12-11T21:28:00Z"/>
        </w:rPr>
      </w:pPr>
      <w:ins w:id="2450" w:author="The Si Tran" w:date="2012-12-11T21:28:00Z">
        <w:r w:rsidRPr="002569E2">
          <w:rPr>
            <w:noProof/>
            <w:rPrChange w:id="2451" w:author="Unknown">
              <w:rPr>
                <w:b/>
                <w:bCs/>
                <w:noProof/>
                <w:sz w:val="20"/>
                <w:szCs w:val="20"/>
              </w:rPr>
            </w:rPrChange>
          </w:rPr>
          <mc:AlternateContent>
            <mc:Choice Requires="wps">
              <w:drawing>
                <wp:anchor distT="0" distB="0" distL="114300" distR="114300" simplePos="0" relativeHeight="251746304" behindDoc="1" locked="0" layoutInCell="1" allowOverlap="1" wp14:anchorId="0D78AAF8" wp14:editId="2F8BE159">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3D6C9F" w:rsidRDefault="003D6C9F">
                              <w:pPr>
                                <w:pStyle w:val="EquationIndex"/>
                                <w:pPrChange w:id="2452" w:author="The Si Tran" w:date="2012-12-16T16:54:00Z">
                                  <w:pPr/>
                                </w:pPrChange>
                              </w:pPr>
                              <w:r>
                                <w:t>(2.</w:t>
                              </w:r>
                              <w:ins w:id="2453" w:author="The Si Tran" w:date="2012-12-14T04:12:00Z">
                                <w:r>
                                  <w:t>2</w:t>
                                </w:r>
                              </w:ins>
                              <w:del w:id="2454"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3D6C9F" w:rsidRDefault="003D6C9F">
                        <w:pPr>
                          <w:pStyle w:val="EquationIndex"/>
                          <w:pPrChange w:id="2455" w:author="The Si Tran" w:date="2012-12-16T16:54:00Z">
                            <w:pPr/>
                          </w:pPrChange>
                        </w:pPr>
                        <w:r>
                          <w:t>(2.</w:t>
                        </w:r>
                        <w:ins w:id="2456" w:author="The Si Tran" w:date="2012-12-14T04:12:00Z">
                          <w:r>
                            <w:t>2</w:t>
                          </w:r>
                        </w:ins>
                        <w:del w:id="2457"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3D6C9F">
      <w:pPr>
        <w:pStyle w:val="BuletL2"/>
        <w:rPr>
          <w:ins w:id="2458" w:author="The Si Tran" w:date="2012-12-11T21:28:00Z"/>
        </w:rPr>
        <w:pPrChange w:id="2459" w:author="The Si Tran" w:date="2012-12-16T16:53:00Z">
          <w:pPr/>
        </w:pPrChange>
      </w:pPr>
      <m:oMath>
        <m:sSub>
          <m:sSubPr>
            <m:ctrlPr>
              <w:ins w:id="2460" w:author="The Si Tran" w:date="2012-12-11T21:28:00Z">
                <w:rPr>
                  <w:rFonts w:ascii="Cambria Math" w:hAnsi="Cambria Math"/>
                  <w:i/>
                </w:rPr>
              </w:ins>
            </m:ctrlPr>
          </m:sSubPr>
          <m:e>
            <w:ins w:id="2461" w:author="The Si Tran" w:date="2012-12-11T21:28:00Z">
              <m:r>
                <w:rPr>
                  <w:rFonts w:ascii="Cambria Math" w:hAnsi="Cambria Math"/>
                </w:rPr>
                <m:t>r</m:t>
              </m:r>
            </w:ins>
          </m:e>
          <m:sub>
            <w:ins w:id="2462" w:author="The Si Tran" w:date="2012-12-11T21:28:00Z">
              <m:r>
                <w:rPr>
                  <w:rFonts w:ascii="Cambria Math" w:hAnsi="Cambria Math"/>
                </w:rPr>
                <m:t>k</m:t>
              </m:r>
            </w:ins>
          </m:sub>
        </m:sSub>
      </m:oMath>
      <w:ins w:id="2463"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454557">
          <w:rPr>
            <w:rPrChange w:id="2464" w:author="The Si Tran" w:date="2012-12-14T04:24:00Z">
              <w:rPr/>
            </w:rPrChange>
          </w:rPr>
          <w:t xml:space="preserve"> độ trễ </w:t>
        </w:r>
        <m:oMath>
          <m:r>
            <w:rPr>
              <w:rFonts w:ascii="Cambria Math" w:hAnsi="Cambria Math"/>
              <w:rPrChange w:id="2465" w:author="The Si Tran" w:date="2012-12-14T04:24:00Z">
                <w:rPr>
                  <w:rFonts w:ascii="Cambria Math" w:hAnsi="Cambria Math"/>
                </w:rPr>
              </w:rPrChange>
            </w:rPr>
            <m:t>k</m:t>
          </m:r>
        </m:oMath>
      </w:ins>
    </w:p>
    <w:p w14:paraId="0F22761A" w14:textId="77777777" w:rsidR="000E6941" w:rsidRPr="00802E77" w:rsidRDefault="003D6C9F">
      <w:pPr>
        <w:pStyle w:val="BuletL2"/>
        <w:rPr>
          <w:ins w:id="2466" w:author="The Si Tran" w:date="2012-12-11T21:28:00Z"/>
        </w:rPr>
        <w:pPrChange w:id="2467" w:author="The Si Tran" w:date="2012-12-16T16:53:00Z">
          <w:pPr/>
        </w:pPrChange>
      </w:pPr>
      <m:oMath>
        <m:acc>
          <m:accPr>
            <m:chr m:val="̅"/>
            <m:ctrlPr>
              <w:ins w:id="2468" w:author="The Si Tran" w:date="2012-12-11T21:28:00Z">
                <w:rPr>
                  <w:rFonts w:ascii="Cambria Math" w:hAnsi="Cambria Math"/>
                  <w:i/>
                </w:rPr>
              </w:ins>
            </m:ctrlPr>
          </m:accPr>
          <m:e>
            <w:ins w:id="2469" w:author="The Si Tran" w:date="2012-12-11T21:28:00Z">
              <m:r>
                <w:rPr>
                  <w:rFonts w:ascii="Cambria Math" w:hAnsi="Cambria Math"/>
                </w:rPr>
                <m:t>X</m:t>
              </m:r>
            </w:ins>
          </m:e>
        </m:acc>
      </m:oMath>
      <w:ins w:id="2470"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471" w:author="The Si Tran" w:date="2012-12-11T21:28:00Z"/>
          <w:lang w:val="fr-FR"/>
        </w:rPr>
        <w:pPrChange w:id="2472" w:author="The Si Tran" w:date="2012-12-16T16:53:00Z">
          <w:pPr/>
        </w:pPrChange>
      </w:pPr>
      <w:ins w:id="2473"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ins>
    </w:p>
    <w:p w14:paraId="7CD95DB3" w14:textId="77777777" w:rsidR="000E6941" w:rsidRPr="004D696B" w:rsidRDefault="00454557">
      <w:pPr>
        <w:rPr>
          <w:ins w:id="2474" w:author="The Si Tran" w:date="2012-12-11T21:28:00Z"/>
          <w:lang w:val="fr-FR"/>
        </w:rPr>
        <w:pPrChange w:id="2475" w:author="The Si Tran" w:date="2012-12-14T07:27:00Z">
          <w:pPr>
            <w:ind w:firstLine="720"/>
          </w:pPr>
        </w:pPrChange>
      </w:pPr>
      <w:ins w:id="2476" w:author="The Si Tran" w:date="2012-12-11T21:28:00Z">
        <w:r w:rsidRPr="002569E2">
          <w:rPr>
            <w:noProof/>
            <w:rPrChange w:id="2477" w:author="Unknown">
              <w:rPr>
                <w:b/>
                <w:bCs/>
                <w:noProof/>
                <w:sz w:val="20"/>
                <w:szCs w:val="20"/>
              </w:rPr>
            </w:rPrChange>
          </w:rPr>
          <mc:AlternateContent>
            <mc:Choice Requires="wps">
              <w:drawing>
                <wp:anchor distT="0" distB="0" distL="114300" distR="114300" simplePos="0" relativeHeight="251602944" behindDoc="0" locked="0" layoutInCell="1" allowOverlap="1" wp14:anchorId="2F103CE2" wp14:editId="2450DF9C">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3D6C9F" w:rsidRDefault="003D6C9F" w:rsidP="000E6941">
                              <w:r>
                                <w:t>(2.</w:t>
                              </w:r>
                              <w:ins w:id="2478" w:author="The Si Tran" w:date="2012-12-14T04:12:00Z">
                                <w:r>
                                  <w:t>3</w:t>
                                </w:r>
                              </w:ins>
                              <w:del w:id="2479"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3D6C9F" w:rsidRDefault="003D6C9F" w:rsidP="000E6941">
                        <w:r>
                          <w:t>(2.</w:t>
                        </w:r>
                        <w:ins w:id="2480" w:author="The Si Tran" w:date="2012-12-14T04:12:00Z">
                          <w:r>
                            <w:t>3</w:t>
                          </w:r>
                        </w:ins>
                        <w:del w:id="2481"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482" w:author="The Si Tran" w:date="2012-12-11T21:28:00Z"/>
          <w:lang w:val="fr-FR"/>
        </w:rPr>
        <w:pPrChange w:id="2483" w:author="The Si Tran" w:date="2012-12-16T10:25:00Z">
          <w:pPr>
            <w:ind w:left="1440" w:firstLine="720"/>
          </w:pPr>
        </w:pPrChange>
      </w:pPr>
      <w:ins w:id="2484"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485" w:author="The Si Tran" w:date="2012-12-11T21:28:00Z"/>
          <w:lang w:val="fr-FR"/>
        </w:rPr>
      </w:pPr>
      <w:ins w:id="2486" w:author="The Si Tran" w:date="2012-12-11T21:28:00Z">
        <w:r w:rsidRPr="004D696B">
          <w:rPr>
            <w:lang w:val="fr-FR"/>
          </w:rPr>
          <w:t>Với :</w:t>
        </w:r>
      </w:ins>
    </w:p>
    <w:p w14:paraId="4B1A748A" w14:textId="77777777" w:rsidR="000E6941" w:rsidRPr="00802E77" w:rsidRDefault="003D6C9F">
      <w:pPr>
        <w:pStyle w:val="BuletL2"/>
        <w:rPr>
          <w:ins w:id="2487" w:author="The Si Tran" w:date="2012-12-11T21:28:00Z"/>
          <w:lang w:val="fr-FR"/>
        </w:rPr>
        <w:pPrChange w:id="2488" w:author="The Si Tran" w:date="2012-12-16T16:55:00Z">
          <w:pPr/>
        </w:pPrChange>
      </w:pPr>
      <m:oMath>
        <m:sSub>
          <m:sSubPr>
            <m:ctrlPr>
              <w:ins w:id="2489" w:author="The Si Tran" w:date="2012-12-11T21:28:00Z">
                <w:rPr>
                  <w:rFonts w:ascii="Cambria Math" w:hAnsi="Cambria Math"/>
                  <w:i/>
                  <w:lang w:val="fr-FR"/>
                </w:rPr>
              </w:ins>
            </m:ctrlPr>
          </m:sSubPr>
          <m:e>
            <w:ins w:id="2490" w:author="The Si Tran" w:date="2012-12-11T21:28:00Z">
              <m:r>
                <w:rPr>
                  <w:rFonts w:ascii="Cambria Math" w:hAnsi="Cambria Math"/>
                  <w:lang w:val="fr-FR"/>
                </w:rPr>
                <m:t>r</m:t>
              </m:r>
            </w:ins>
          </m:e>
          <m:sub>
            <w:ins w:id="2491" w:author="The Si Tran" w:date="2012-12-11T21:28:00Z">
              <m:r>
                <w:rPr>
                  <w:rFonts w:ascii="Cambria Math" w:hAnsi="Cambria Math"/>
                  <w:lang w:val="fr-FR"/>
                </w:rPr>
                <m:t>k</m:t>
              </m:r>
            </w:ins>
          </m:sub>
        </m:sSub>
      </m:oMath>
      <w:ins w:id="2492"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454557">
          <w:rPr>
            <w:lang w:val="fr-FR"/>
            <w:rPrChange w:id="2493" w:author="The Si Tran" w:date="2012-12-14T04:27:00Z">
              <w:rPr>
                <w:lang w:val="fr-FR"/>
              </w:rPr>
            </w:rPrChange>
          </w:rPr>
          <w:t xml:space="preserve"> </w:t>
        </w:r>
        <m:oMath>
          <m:r>
            <w:rPr>
              <w:rFonts w:ascii="Cambria Math" w:hAnsi="Cambria Math"/>
              <w:lang w:val="fr-FR"/>
              <w:rPrChange w:id="2494"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495" w:author="The Si Tran" w:date="2012-12-11T21:28:00Z"/>
          <w:lang w:val="fr-FR"/>
        </w:rPr>
        <w:pPrChange w:id="2496" w:author="The Si Tran" w:date="2012-12-16T16:55:00Z">
          <w:pPr/>
        </w:pPrChange>
      </w:pPr>
      <w:ins w:id="2497"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498" w:author="The Si Tran" w:date="2012-12-11T21:28:00Z"/>
          <w:lang w:val="fr-FR"/>
        </w:rPr>
        <w:pPrChange w:id="2499" w:author="The Si Tran" w:date="2012-12-16T16:55:00Z">
          <w:pPr/>
        </w:pPrChange>
      </w:pPr>
      <w:ins w:id="2500"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2501" w:author="The Si Tran" w:date="2012-12-11T21:28:00Z"/>
          <w:lang w:val="fr-FR"/>
        </w:rPr>
        <w:pPrChange w:id="2502" w:author="The Si Tran" w:date="2012-12-14T07:27:00Z">
          <w:pPr>
            <w:ind w:firstLine="720"/>
          </w:pPr>
        </w:pPrChange>
      </w:pPr>
      <w:ins w:id="2503"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504" w:author="The Si Tran" w:date="2012-12-11T21:26:00Z"/>
          <w:lang w:val="fr-FR"/>
          <w:rPrChange w:id="2505" w:author="The Si Tran" w:date="2012-12-11T21:40:00Z">
            <w:rPr>
              <w:ins w:id="2506" w:author="The Si Tran" w:date="2012-12-11T21:26:00Z"/>
            </w:rPr>
          </w:rPrChange>
        </w:rPr>
        <w:pPrChange w:id="2507" w:author="The Si Tran" w:date="2012-12-14T07:27:00Z">
          <w:pPr>
            <w:pStyle w:val="Heading2"/>
          </w:pPr>
        </w:pPrChange>
      </w:pPr>
      <w:ins w:id="2508"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509" w:author="The Si Tran" w:date="2012-12-11T23:05:00Z"/>
        </w:rPr>
        <w:pPrChange w:id="2510" w:author="The Si Tran" w:date="2012-12-11T21:26:00Z">
          <w:pPr>
            <w:pStyle w:val="Heading2"/>
          </w:pPr>
        </w:pPrChange>
      </w:pPr>
      <w:bookmarkStart w:id="2511" w:name="_Toc343711150"/>
      <w:ins w:id="2512" w:author="The Si Tran" w:date="2012-12-11T21:26:00Z">
        <w:r>
          <w:t>Hệ số tự tương quan riêng phần</w:t>
        </w:r>
      </w:ins>
      <w:bookmarkEnd w:id="2511"/>
    </w:p>
    <w:p w14:paraId="0FED98C2" w14:textId="30FF7DBE" w:rsidR="00177321" w:rsidRDefault="00177321">
      <w:pPr>
        <w:rPr>
          <w:ins w:id="2513" w:author="The Si Tran" w:date="2012-12-11T23:05:00Z"/>
        </w:rPr>
        <w:pPrChange w:id="2514" w:author="The Si Tran" w:date="2012-12-14T07:27:00Z">
          <w:pPr>
            <w:pStyle w:val="ListParagraph"/>
            <w:ind w:left="0"/>
          </w:pPr>
        </w:pPrChange>
      </w:pPr>
      <w:ins w:id="2515"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ins>
    </w:p>
    <w:p w14:paraId="290A0A51" w14:textId="6ECB5A4A" w:rsidR="00177321" w:rsidRPr="0011407F" w:rsidRDefault="00177321">
      <w:pPr>
        <w:pStyle w:val="Canhgiua"/>
        <w:rPr>
          <w:ins w:id="2516" w:author="The Si Tran" w:date="2012-12-11T23:05:00Z"/>
        </w:rPr>
        <w:pPrChange w:id="2517" w:author="The Si Tran" w:date="2012-12-16T10:25:00Z">
          <w:pPr>
            <w:pStyle w:val="ListParagraph"/>
            <w:ind w:left="0"/>
          </w:pPr>
        </w:pPrChange>
      </w:pPr>
      <w:ins w:id="2518" w:author="The Si Tran" w:date="2012-12-11T23:06:00Z">
        <w:r>
          <w:lastRenderedPageBreak/>
          <w:tab/>
        </w:r>
      </w:ins>
      <w:ins w:id="2519"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520" w:author="The Si Tran" w:date="2012-12-11T23:05:00Z"/>
          <w:rFonts w:ascii="Times New Roman" w:eastAsiaTheme="minorEastAsia" w:hAnsi="Times New Roman"/>
          <w:sz w:val="26"/>
          <w:szCs w:val="26"/>
        </w:rPr>
      </w:pPr>
      <w:ins w:id="2521"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522" w:author="The Si Tran" w:date="2012-12-16T21:04:00Z">
        <w:r w:rsidR="00A01806">
          <w:rPr>
            <w:rFonts w:ascii="Times New Roman" w:eastAsiaTheme="minorEastAsia" w:hAnsi="Times New Roman"/>
            <w:sz w:val="26"/>
            <w:szCs w:val="26"/>
          </w:rPr>
          <w:t xml:space="preserve"> </w:t>
        </w:r>
      </w:ins>
      <w:ins w:id="2523" w:author="The Si Tran" w:date="2012-12-16T21:03:00Z">
        <w:r w:rsidR="00723164">
          <w:rPr>
            <w:rFonts w:ascii="Times New Roman" w:eastAsiaTheme="minorEastAsia" w:hAnsi="Times New Roman"/>
            <w:sz w:val="26"/>
            <w:szCs w:val="26"/>
          </w:rPr>
          <w:t>[13]</w:t>
        </w:r>
      </w:ins>
      <w:ins w:id="2524" w:author="The Si Tran" w:date="2012-12-11T23:05:00Z">
        <w:r w:rsidR="00A01806">
          <w:rPr>
            <w:rFonts w:ascii="Times New Roman" w:eastAsiaTheme="minorEastAsia" w:hAnsi="Times New Roman"/>
            <w:sz w:val="26"/>
            <w:szCs w:val="26"/>
          </w:rPr>
          <w:t>:</w:t>
        </w:r>
      </w:ins>
    </w:p>
    <w:p w14:paraId="3F985569" w14:textId="424DCCFD" w:rsidR="00177321" w:rsidRPr="001E0FF2" w:rsidRDefault="003D6C9F">
      <w:pPr>
        <w:pStyle w:val="Canhgiua"/>
        <w:rPr>
          <w:ins w:id="2525" w:author="The Si Tran" w:date="2012-12-11T23:05:00Z"/>
        </w:rPr>
        <w:pPrChange w:id="2526" w:author="The Si Tran" w:date="2012-12-16T10:25:00Z">
          <w:pPr>
            <w:pStyle w:val="ListParagraph"/>
            <w:ind w:left="0"/>
          </w:pPr>
        </w:pPrChange>
      </w:pPr>
      <m:oMathPara>
        <m:oMath>
          <m:sSub>
            <m:sSubPr>
              <m:ctrlPr>
                <w:ins w:id="2527" w:author="The Si Tran" w:date="2012-12-11T23:05:00Z">
                  <w:rPr>
                    <w:rFonts w:ascii="Cambria Math" w:hAnsi="Cambria Math"/>
                  </w:rPr>
                </w:ins>
              </m:ctrlPr>
            </m:sSubPr>
            <m:e>
              <w:ins w:id="2528" w:author="The Si Tran" w:date="2012-12-11T23:05:00Z">
                <m:r>
                  <w:rPr>
                    <w:rFonts w:ascii="Cambria Math" w:hAnsi="Cambria Math"/>
                  </w:rPr>
                  <m:t>C</m:t>
                </m:r>
              </w:ins>
            </m:e>
            <m:sub>
              <w:ins w:id="2529" w:author="The Si Tran" w:date="2012-12-11T23:05:00Z">
                <m:r>
                  <w:rPr>
                    <w:rFonts w:ascii="Cambria Math" w:hAnsi="Cambria Math"/>
                  </w:rPr>
                  <m:t>kk</m:t>
                </m:r>
              </w:ins>
            </m:sub>
          </m:sSub>
          <w:ins w:id="2530" w:author="The Si Tran" w:date="2012-12-11T23:05:00Z">
            <m:r>
              <m:rPr>
                <m:sty m:val="p"/>
              </m:rPr>
              <w:rPr>
                <w:rFonts w:ascii="Cambria Math" w:hAnsi="Cambria Math"/>
              </w:rPr>
              <m:t>=</m:t>
            </m:r>
          </w:ins>
          <m:f>
            <m:fPr>
              <m:ctrlPr>
                <w:ins w:id="2531" w:author="The Si Tran" w:date="2012-12-11T23:05:00Z">
                  <w:rPr>
                    <w:rFonts w:ascii="Cambria Math" w:hAnsi="Cambria Math"/>
                  </w:rPr>
                </w:ins>
              </m:ctrlPr>
            </m:fPr>
            <m:num>
              <m:sSub>
                <m:sSubPr>
                  <m:ctrlPr>
                    <w:ins w:id="2532" w:author="The Si Tran" w:date="2012-12-11T23:05:00Z">
                      <w:rPr>
                        <w:rFonts w:ascii="Cambria Math" w:hAnsi="Cambria Math"/>
                      </w:rPr>
                    </w:ins>
                  </m:ctrlPr>
                </m:sSubPr>
                <m:e>
                  <w:ins w:id="2533" w:author="The Si Tran" w:date="2012-12-11T23:05:00Z">
                    <m:r>
                      <w:rPr>
                        <w:rFonts w:ascii="Cambria Math" w:hAnsi="Cambria Math"/>
                      </w:rPr>
                      <m:t>r</m:t>
                    </m:r>
                  </w:ins>
                </m:e>
                <m:sub>
                  <w:ins w:id="2534" w:author="The Si Tran" w:date="2012-12-11T23:05:00Z">
                    <m:r>
                      <w:rPr>
                        <w:rFonts w:ascii="Cambria Math" w:hAnsi="Cambria Math"/>
                      </w:rPr>
                      <m:t>k</m:t>
                    </m:r>
                  </w:ins>
                </m:sub>
              </m:sSub>
              <w:ins w:id="2535" w:author="The Si Tran" w:date="2012-12-11T23:05:00Z">
                <m:r>
                  <m:rPr>
                    <m:sty m:val="p"/>
                  </m:rPr>
                  <w:rPr>
                    <w:rFonts w:ascii="Cambria Math" w:hAnsi="Cambria Math"/>
                  </w:rPr>
                  <m:t>-</m:t>
                </m:r>
              </w:ins>
              <m:nary>
                <m:naryPr>
                  <m:chr m:val="∑"/>
                  <m:limLoc m:val="subSup"/>
                  <m:ctrlPr>
                    <w:ins w:id="2536" w:author="The Si Tran" w:date="2012-12-11T23:05:00Z">
                      <w:rPr>
                        <w:rFonts w:ascii="Cambria Math" w:hAnsi="Cambria Math"/>
                      </w:rPr>
                    </w:ins>
                  </m:ctrlPr>
                </m:naryPr>
                <m:sub>
                  <w:ins w:id="2537" w:author="The Si Tran" w:date="2012-12-11T23:05:00Z">
                    <m:r>
                      <w:rPr>
                        <w:rFonts w:ascii="Cambria Math" w:hAnsi="Cambria Math"/>
                      </w:rPr>
                      <m:t>j</m:t>
                    </m:r>
                  </w:ins>
                </m:sub>
                <m:sup>
                  <w:ins w:id="2538" w:author="The Si Tran" w:date="2012-12-11T23:05:00Z">
                    <m:r>
                      <w:rPr>
                        <w:rFonts w:ascii="Cambria Math" w:hAnsi="Cambria Math"/>
                      </w:rPr>
                      <m:t>k</m:t>
                    </m:r>
                    <m:r>
                      <m:rPr>
                        <m:sty m:val="p"/>
                      </m:rPr>
                      <w:rPr>
                        <w:rFonts w:ascii="Cambria Math" w:hAnsi="Cambria Math"/>
                      </w:rPr>
                      <m:t>-1</m:t>
                    </m:r>
                  </w:ins>
                </m:sup>
                <m:e>
                  <m:sSub>
                    <m:sSubPr>
                      <m:ctrlPr>
                        <w:ins w:id="2539" w:author="The Si Tran" w:date="2012-12-11T23:05:00Z">
                          <w:rPr>
                            <w:rFonts w:ascii="Cambria Math" w:hAnsi="Cambria Math"/>
                          </w:rPr>
                        </w:ins>
                      </m:ctrlPr>
                    </m:sSubPr>
                    <m:e>
                      <w:ins w:id="2540" w:author="The Si Tran" w:date="2012-12-11T23:05:00Z">
                        <m:r>
                          <w:rPr>
                            <w:rFonts w:ascii="Cambria Math" w:hAnsi="Cambria Math"/>
                          </w:rPr>
                          <m:t>C</m:t>
                        </m:r>
                      </w:ins>
                    </m:e>
                    <m:sub>
                      <w:ins w:id="2541"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42" w:author="The Si Tran" w:date="2012-12-11T23:05:00Z">
                    <m:r>
                      <m:rPr>
                        <m:sty m:val="p"/>
                      </m:rPr>
                      <w:rPr>
                        <w:rFonts w:ascii="Cambria Math" w:hAnsi="Cambria Math"/>
                      </w:rPr>
                      <m:t>×</m:t>
                    </m:r>
                  </w:ins>
                  <m:sSub>
                    <m:sSubPr>
                      <m:ctrlPr>
                        <w:ins w:id="2543" w:author="The Si Tran" w:date="2012-12-11T23:05:00Z">
                          <w:rPr>
                            <w:rFonts w:ascii="Cambria Math" w:hAnsi="Cambria Math"/>
                          </w:rPr>
                        </w:ins>
                      </m:ctrlPr>
                    </m:sSubPr>
                    <m:e>
                      <w:ins w:id="2544" w:author="The Si Tran" w:date="2012-12-11T23:05:00Z">
                        <m:r>
                          <w:rPr>
                            <w:rFonts w:ascii="Cambria Math" w:hAnsi="Cambria Math"/>
                          </w:rPr>
                          <m:t>r</m:t>
                        </m:r>
                      </w:ins>
                    </m:e>
                    <m:sub>
                      <w:ins w:id="2545"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546" w:author="The Si Tran" w:date="2012-12-11T23:05:00Z">
                <m:r>
                  <m:rPr>
                    <m:sty m:val="p"/>
                  </m:rPr>
                  <w:rPr>
                    <w:rFonts w:ascii="Cambria Math" w:hAnsi="Cambria Math"/>
                  </w:rPr>
                  <m:t>1-</m:t>
                </m:r>
              </w:ins>
              <m:nary>
                <m:naryPr>
                  <m:chr m:val="∑"/>
                  <m:limLoc m:val="subSup"/>
                  <m:ctrlPr>
                    <w:ins w:id="2547" w:author="The Si Tran" w:date="2012-12-11T23:05:00Z">
                      <w:rPr>
                        <w:rFonts w:ascii="Cambria Math" w:hAnsi="Cambria Math"/>
                      </w:rPr>
                    </w:ins>
                  </m:ctrlPr>
                </m:naryPr>
                <m:sub>
                  <w:ins w:id="2548" w:author="The Si Tran" w:date="2012-12-11T23:05:00Z">
                    <m:r>
                      <w:rPr>
                        <w:rFonts w:ascii="Cambria Math" w:hAnsi="Cambria Math"/>
                      </w:rPr>
                      <m:t>j</m:t>
                    </m:r>
                  </w:ins>
                </m:sub>
                <m:sup>
                  <w:ins w:id="2549" w:author="The Si Tran" w:date="2012-12-11T23:05:00Z">
                    <m:r>
                      <w:rPr>
                        <w:rFonts w:ascii="Cambria Math" w:hAnsi="Cambria Math"/>
                      </w:rPr>
                      <m:t>k</m:t>
                    </m:r>
                    <m:r>
                      <m:rPr>
                        <m:sty m:val="p"/>
                      </m:rPr>
                      <w:rPr>
                        <w:rFonts w:ascii="Cambria Math" w:hAnsi="Cambria Math"/>
                      </w:rPr>
                      <m:t>-1</m:t>
                    </m:r>
                  </w:ins>
                </m:sup>
                <m:e>
                  <m:sSub>
                    <m:sSubPr>
                      <m:ctrlPr>
                        <w:ins w:id="2550" w:author="The Si Tran" w:date="2012-12-11T23:05:00Z">
                          <w:rPr>
                            <w:rFonts w:ascii="Cambria Math" w:hAnsi="Cambria Math"/>
                          </w:rPr>
                        </w:ins>
                      </m:ctrlPr>
                    </m:sSubPr>
                    <m:e>
                      <w:ins w:id="2551" w:author="The Si Tran" w:date="2012-12-11T23:05:00Z">
                        <m:r>
                          <w:rPr>
                            <w:rFonts w:ascii="Cambria Math" w:hAnsi="Cambria Math"/>
                          </w:rPr>
                          <m:t>C</m:t>
                        </m:r>
                      </w:ins>
                    </m:e>
                    <m:sub>
                      <w:ins w:id="255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53" w:author="The Si Tran" w:date="2012-12-11T23:05:00Z">
                    <m:r>
                      <m:rPr>
                        <m:sty m:val="p"/>
                      </m:rPr>
                      <w:rPr>
                        <w:rFonts w:ascii="Cambria Math" w:hAnsi="Cambria Math"/>
                      </w:rPr>
                      <m:t>×</m:t>
                    </m:r>
                  </w:ins>
                  <m:sSub>
                    <m:sSubPr>
                      <m:ctrlPr>
                        <w:ins w:id="2554" w:author="The Si Tran" w:date="2012-12-11T23:05:00Z">
                          <w:rPr>
                            <w:rFonts w:ascii="Cambria Math" w:hAnsi="Cambria Math"/>
                          </w:rPr>
                        </w:ins>
                      </m:ctrlPr>
                    </m:sSubPr>
                    <m:e>
                      <w:ins w:id="2555" w:author="The Si Tran" w:date="2012-12-11T23:05:00Z">
                        <m:r>
                          <w:rPr>
                            <w:rFonts w:ascii="Cambria Math" w:hAnsi="Cambria Math"/>
                          </w:rPr>
                          <m:t>r</m:t>
                        </m:r>
                      </w:ins>
                    </m:e>
                    <m:sub>
                      <w:ins w:id="2556" w:author="The Si Tran" w:date="2012-12-11T23:05:00Z">
                        <m:r>
                          <w:rPr>
                            <w:rFonts w:ascii="Cambria Math" w:hAnsi="Cambria Math"/>
                          </w:rPr>
                          <m:t>j</m:t>
                        </m:r>
                      </w:ins>
                    </m:sub>
                  </m:sSub>
                </m:e>
              </m:nary>
            </m:den>
          </m:f>
        </m:oMath>
      </m:oMathPara>
    </w:p>
    <w:p w14:paraId="04D4AA41" w14:textId="3DBDE884" w:rsidR="00177321" w:rsidRPr="00891415" w:rsidRDefault="003D6C9F">
      <w:pPr>
        <w:pStyle w:val="Canhgiua"/>
        <w:rPr>
          <w:rFonts w:ascii="Calibri" w:hAnsi="Calibri"/>
          <w:rPrChange w:id="2557" w:author="The Si Tran" w:date="2012-12-16T10:25:00Z">
            <w:rPr/>
          </w:rPrChange>
        </w:rPr>
        <w:pPrChange w:id="2558" w:author="The Si Tran" w:date="2012-12-16T10:25:00Z">
          <w:pPr>
            <w:pStyle w:val="Heading2"/>
          </w:pPr>
        </w:pPrChange>
      </w:pPr>
      <m:oMathPara>
        <m:oMathParaPr>
          <m:jc m:val="center"/>
        </m:oMathParaPr>
        <m:oMath>
          <m:sSub>
            <m:sSubPr>
              <m:ctrlPr>
                <w:ins w:id="2559" w:author="The Si Tran" w:date="2012-12-11T23:05:00Z">
                  <w:rPr>
                    <w:rFonts w:ascii="Cambria Math" w:hAnsi="Cambria Math"/>
                  </w:rPr>
                </w:ins>
              </m:ctrlPr>
            </m:sSubPr>
            <m:e>
              <w:ins w:id="2560" w:author="The Si Tran" w:date="2012-12-11T23:05:00Z">
                <m:r>
                  <w:rPr>
                    <w:rFonts w:ascii="Cambria Math" w:hAnsi="Cambria Math"/>
                  </w:rPr>
                  <m:t>C</m:t>
                </m:r>
              </w:ins>
            </m:e>
            <m:sub>
              <w:ins w:id="2561"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62" w:author="The Si Tran" w:date="2012-12-11T23:05:00Z">
            <m:r>
              <m:rPr>
                <m:sty m:val="p"/>
              </m:rPr>
              <w:rPr>
                <w:rFonts w:ascii="Cambria Math" w:hAnsi="Cambria Math"/>
              </w:rPr>
              <m:t>=</m:t>
            </m:r>
          </w:ins>
          <m:sSub>
            <m:sSubPr>
              <m:ctrlPr>
                <w:ins w:id="2563" w:author="The Si Tran" w:date="2012-12-11T23:05:00Z">
                  <w:rPr>
                    <w:rFonts w:ascii="Cambria Math" w:hAnsi="Cambria Math"/>
                  </w:rPr>
                </w:ins>
              </m:ctrlPr>
            </m:sSubPr>
            <m:e>
              <w:ins w:id="2564" w:author="The Si Tran" w:date="2012-12-11T23:05:00Z">
                <m:r>
                  <w:rPr>
                    <w:rFonts w:ascii="Cambria Math" w:hAnsi="Cambria Math"/>
                  </w:rPr>
                  <m:t>C</m:t>
                </m:r>
              </w:ins>
            </m:e>
            <m:sub>
              <w:ins w:id="2565" w:author="The Si Tran" w:date="2012-12-11T23:05:00Z">
                <m:r>
                  <w:rPr>
                    <w:rFonts w:ascii="Cambria Math" w:hAnsi="Cambria Math"/>
                  </w:rPr>
                  <m:t>kj</m:t>
                </m:r>
              </w:ins>
            </m:sub>
          </m:sSub>
          <w:ins w:id="2566" w:author="The Si Tran" w:date="2012-12-11T23:05:00Z">
            <m:r>
              <m:rPr>
                <m:sty m:val="p"/>
              </m:rPr>
              <w:rPr>
                <w:rFonts w:ascii="Cambria Math" w:hAnsi="Cambria Math"/>
              </w:rPr>
              <m:t>-</m:t>
            </m:r>
          </w:ins>
          <m:sSub>
            <m:sSubPr>
              <m:ctrlPr>
                <w:ins w:id="2567" w:author="The Si Tran" w:date="2012-12-11T23:05:00Z">
                  <w:rPr>
                    <w:rFonts w:ascii="Cambria Math" w:hAnsi="Cambria Math"/>
                  </w:rPr>
                </w:ins>
              </m:ctrlPr>
            </m:sSubPr>
            <m:e>
              <w:ins w:id="2568" w:author="The Si Tran" w:date="2012-12-11T23:05:00Z">
                <m:r>
                  <w:rPr>
                    <w:rFonts w:ascii="Cambria Math" w:hAnsi="Cambria Math"/>
                  </w:rPr>
                  <m:t>C</m:t>
                </m:r>
              </w:ins>
            </m:e>
            <m:sub>
              <w:ins w:id="2569"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570" w:author="The Si Tran" w:date="2012-12-11T23:05:00Z">
            <m:r>
              <m:rPr>
                <m:sty m:val="p"/>
              </m:rPr>
              <w:rPr>
                <w:rFonts w:ascii="Cambria Math" w:hAnsi="Cambria Math"/>
              </w:rPr>
              <m:t>×</m:t>
            </m:r>
          </w:ins>
          <m:sSub>
            <m:sSubPr>
              <m:ctrlPr>
                <w:ins w:id="2571" w:author="The Si Tran" w:date="2012-12-11T23:05:00Z">
                  <w:rPr>
                    <w:rFonts w:ascii="Cambria Math" w:hAnsi="Cambria Math"/>
                  </w:rPr>
                </w:ins>
              </m:ctrlPr>
            </m:sSubPr>
            <m:e>
              <w:ins w:id="2572" w:author="The Si Tran" w:date="2012-12-11T23:05:00Z">
                <m:r>
                  <w:rPr>
                    <w:rFonts w:ascii="Cambria Math" w:hAnsi="Cambria Math"/>
                  </w:rPr>
                  <m:t>C</m:t>
                </m:r>
              </w:ins>
            </m:e>
            <m:sub>
              <w:ins w:id="2573"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574" w:author="The Si Tran" w:date="2012-12-05T23:02:00Z">
            <w:rPr/>
          </w:rPrChange>
        </w:rPr>
      </w:pPr>
      <w:bookmarkStart w:id="2575" w:name="_Toc343711151"/>
      <w:r w:rsidRPr="0049233F">
        <w:rPr>
          <w:sz w:val="26"/>
          <w:szCs w:val="26"/>
          <w:rPrChange w:id="2576" w:author="The Si Tran" w:date="2012-12-05T23:02:00Z">
            <w:rPr/>
          </w:rPrChange>
        </w:rPr>
        <w:t>Nhận biết c</w:t>
      </w:r>
      <w:r w:rsidR="00024D6E" w:rsidRPr="0049233F">
        <w:rPr>
          <w:sz w:val="26"/>
          <w:szCs w:val="26"/>
          <w:rPrChange w:id="2577" w:author="The Si Tran" w:date="2012-12-05T23:02:00Z">
            <w:rPr/>
          </w:rPrChange>
        </w:rPr>
        <w:t>ác</w:t>
      </w:r>
      <w:r w:rsidRPr="0049233F">
        <w:rPr>
          <w:sz w:val="26"/>
          <w:szCs w:val="26"/>
          <w:rPrChange w:id="2578" w:author="The Si Tran" w:date="2012-12-05T23:02:00Z">
            <w:rPr/>
          </w:rPrChange>
        </w:rPr>
        <w:t xml:space="preserve"> thành phần của chuỗi thời gian bằng phương pháp phân tích </w:t>
      </w:r>
      <w:r w:rsidR="000E05CE" w:rsidRPr="0049233F">
        <w:rPr>
          <w:sz w:val="26"/>
          <w:szCs w:val="26"/>
          <w:rPrChange w:id="2579" w:author="The Si Tran" w:date="2012-12-05T23:02:00Z">
            <w:rPr/>
          </w:rPrChange>
        </w:rPr>
        <w:t>hệ số tự tương quan:</w:t>
      </w:r>
      <w:bookmarkEnd w:id="2575"/>
    </w:p>
    <w:p w14:paraId="685C37D4" w14:textId="77777777" w:rsidR="005E5CD3" w:rsidRPr="0049233F" w:rsidRDefault="000E05CE">
      <w:pPr>
        <w:rPr>
          <w:lang w:val="fr-FR"/>
          <w:rPrChange w:id="2580" w:author="The Si Tran" w:date="2012-12-05T23:02:00Z">
            <w:rPr>
              <w:sz w:val="28"/>
              <w:szCs w:val="28"/>
              <w:lang w:val="fr-FR"/>
            </w:rPr>
          </w:rPrChange>
        </w:rPr>
      </w:pPr>
      <w:r w:rsidRPr="0049233F">
        <w:rPr>
          <w:lang w:val="fr-FR"/>
          <w:rPrChange w:id="2581"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582" w:author="The Si Tran" w:date="2012-12-05T23:02:00Z">
            <w:rPr>
              <w:rFonts w:cs="Arial"/>
              <w:b/>
              <w:bCs/>
              <w:iCs/>
              <w:sz w:val="28"/>
              <w:szCs w:val="28"/>
              <w:lang w:val="fr-FR"/>
            </w:rPr>
          </w:rPrChange>
        </w:rPr>
        <w:t>xu hướng (trend), chu kỳ (cyclical), mùa (seasonal), bất quy tắc</w:t>
      </w:r>
      <w:ins w:id="2583" w:author="The Si Tran" w:date="2012-12-05T23:48:00Z">
        <w:r w:rsidR="005B11DB">
          <w:rPr>
            <w:lang w:val="fr-FR"/>
          </w:rPr>
          <w:t xml:space="preserve"> </w:t>
        </w:r>
      </w:ins>
      <w:r w:rsidR="005E5CD3" w:rsidRPr="0049233F">
        <w:rPr>
          <w:lang w:val="fr-FR"/>
          <w:rPrChange w:id="2584"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585" w:author="The Si Tran" w:date="2012-12-14T07:28:00Z">
            <w:rPr>
              <w:sz w:val="28"/>
              <w:szCs w:val="28"/>
              <w:lang w:val="fr-FR"/>
            </w:rPr>
          </w:rPrChange>
        </w:rPr>
        <w:pPrChange w:id="2586" w:author="The Si Tran" w:date="2012-12-14T07:28:00Z">
          <w:pPr>
            <w:ind w:firstLine="540"/>
          </w:pPr>
        </w:pPrChange>
      </w:pPr>
      <w:r w:rsidRPr="00444FC1">
        <w:rPr>
          <w:b/>
          <w:lang w:val="fr-FR"/>
          <w:rPrChange w:id="2587" w:author="The Si Tran" w:date="2012-12-14T07:28:00Z">
            <w:rPr>
              <w:rFonts w:cs="Arial"/>
              <w:b/>
              <w:bCs/>
              <w:iCs/>
              <w:sz w:val="28"/>
              <w:szCs w:val="28"/>
              <w:lang w:val="fr-FR"/>
            </w:rPr>
          </w:rPrChange>
        </w:rPr>
        <w:t>Thành phần xu hướng</w:t>
      </w:r>
      <w:ins w:id="2588" w:author="The Si Tran" w:date="2012-12-05T23:48:00Z">
        <w:r w:rsidR="005B11DB" w:rsidRPr="00444FC1">
          <w:rPr>
            <w:b/>
            <w:lang w:val="fr-FR"/>
            <w:rPrChange w:id="2589" w:author="The Si Tran" w:date="2012-12-14T07:28:00Z">
              <w:rPr>
                <w:lang w:val="fr-FR"/>
              </w:rPr>
            </w:rPrChange>
          </w:rPr>
          <w:t xml:space="preserve"> </w:t>
        </w:r>
      </w:ins>
      <w:r w:rsidRPr="00444FC1">
        <w:rPr>
          <w:b/>
          <w:lang w:val="fr-FR"/>
          <w:rPrChange w:id="2590" w:author="The Si Tran" w:date="2012-12-14T07:28:00Z">
            <w:rPr>
              <w:rFonts w:cs="Arial"/>
              <w:b/>
              <w:bCs/>
              <w:iCs/>
              <w:sz w:val="28"/>
              <w:szCs w:val="28"/>
              <w:lang w:val="fr-FR"/>
            </w:rPr>
          </w:rPrChange>
        </w:rPr>
        <w:t xml:space="preserve">(trend)  </w:t>
      </w:r>
    </w:p>
    <w:p w14:paraId="2B710ED9" w14:textId="397F99D1" w:rsidR="005E5CD3" w:rsidRPr="0049233F" w:rsidDel="00B828F5" w:rsidRDefault="005E5CD3">
      <w:pPr>
        <w:rPr>
          <w:del w:id="2591" w:author="The Si Tran" w:date="2012-12-14T04:38:00Z"/>
          <w:lang w:val="fr-FR"/>
          <w:rPrChange w:id="2592" w:author="The Si Tran" w:date="2012-12-05T23:02:00Z">
            <w:rPr>
              <w:del w:id="2593" w:author="The Si Tran" w:date="2012-12-14T04:38:00Z"/>
              <w:sz w:val="28"/>
              <w:szCs w:val="28"/>
              <w:lang w:val="fr-FR"/>
            </w:rPr>
          </w:rPrChange>
        </w:rPr>
        <w:pPrChange w:id="2594" w:author="The Si Tran" w:date="2012-12-16T10:09:00Z">
          <w:pPr>
            <w:ind w:firstLine="540"/>
          </w:pPr>
        </w:pPrChange>
      </w:pPr>
      <w:r w:rsidRPr="0049233F">
        <w:rPr>
          <w:lang w:val="fr-FR"/>
          <w:rPrChange w:id="2595"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596" w:author="The Si Tran" w:date="2012-12-05T23:02:00Z">
            <w:rPr>
              <w:rFonts w:cs="Arial"/>
              <w:b/>
              <w:bCs/>
              <w:iCs/>
              <w:sz w:val="28"/>
              <w:szCs w:val="28"/>
              <w:lang w:val="fr-FR"/>
            </w:rPr>
          </w:rPrChange>
        </w:rPr>
        <w:t>ột giai đoạn dài hạn nào đó [1]</w:t>
      </w:r>
      <w:r w:rsidRPr="0049233F">
        <w:rPr>
          <w:lang w:val="fr-FR"/>
          <w:rPrChange w:id="2597" w:author="The Si Tran" w:date="2012-12-05T23:02:00Z">
            <w:rPr>
              <w:rFonts w:cs="Arial"/>
              <w:b/>
              <w:bCs/>
              <w:iCs/>
              <w:sz w:val="28"/>
              <w:szCs w:val="28"/>
              <w:lang w:val="fr-FR"/>
            </w:rPr>
          </w:rPrChange>
        </w:rPr>
        <w:t xml:space="preserve">. Nếu một chuỗi thời gian có </w:t>
      </w:r>
      <w:r w:rsidR="002702C6" w:rsidRPr="0049233F">
        <w:rPr>
          <w:lang w:val="fr-FR"/>
          <w:rPrChange w:id="2598" w:author="The Si Tran" w:date="2012-12-05T23:02:00Z">
            <w:rPr>
              <w:rFonts w:cs="Arial"/>
              <w:b/>
              <w:bCs/>
              <w:iCs/>
              <w:sz w:val="28"/>
              <w:szCs w:val="28"/>
              <w:lang w:val="fr-FR"/>
            </w:rPr>
          </w:rPrChange>
        </w:rPr>
        <w:t xml:space="preserve">chứa </w:t>
      </w:r>
      <w:r w:rsidRPr="0049233F">
        <w:rPr>
          <w:lang w:val="fr-FR"/>
          <w:rPrChange w:id="2599"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600" w:author="The Si Tran" w:date="2012-12-05T23:02:00Z">
            <w:rPr>
              <w:rFonts w:cs="Arial"/>
              <w:b/>
              <w:bCs/>
              <w:iCs/>
              <w:sz w:val="28"/>
              <w:szCs w:val="28"/>
              <w:lang w:val="fr-FR"/>
            </w:rPr>
          </w:rPrChange>
        </w:rPr>
        <w:t xml:space="preserve"> Hình </w:t>
      </w:r>
      <w:ins w:id="2601" w:author="The Si Tran" w:date="2012-12-14T04:29:00Z">
        <w:r w:rsidR="007F6AD1">
          <w:rPr>
            <w:lang w:val="fr-FR"/>
          </w:rPr>
          <w:t>2.</w:t>
        </w:r>
      </w:ins>
      <w:r w:rsidR="00757B81">
        <w:rPr>
          <w:lang w:val="fr-FR"/>
        </w:rPr>
        <w:t>4</w:t>
      </w:r>
      <w:del w:id="2602" w:author="The Si Tran" w:date="2012-12-14T04:29:00Z">
        <w:r w:rsidR="000E05CE" w:rsidRPr="0049233F" w:rsidDel="007F6AD1">
          <w:rPr>
            <w:lang w:val="fr-FR"/>
            <w:rPrChange w:id="2603" w:author="The Si Tran" w:date="2012-12-05T23:02:00Z">
              <w:rPr>
                <w:rFonts w:cs="Arial"/>
                <w:b/>
                <w:bCs/>
                <w:iCs/>
                <w:sz w:val="28"/>
                <w:szCs w:val="28"/>
                <w:lang w:val="fr-FR"/>
              </w:rPr>
            </w:rPrChange>
          </w:rPr>
          <w:delText>3</w:delText>
        </w:r>
      </w:del>
      <w:r w:rsidR="000E05CE" w:rsidRPr="0049233F">
        <w:rPr>
          <w:lang w:val="fr-FR"/>
          <w:rPrChange w:id="2604" w:author="The Si Tran" w:date="2012-12-05T23:02:00Z">
            <w:rPr>
              <w:rFonts w:cs="Arial"/>
              <w:b/>
              <w:bCs/>
              <w:iCs/>
              <w:sz w:val="28"/>
              <w:szCs w:val="28"/>
              <w:lang w:val="fr-FR"/>
            </w:rPr>
          </w:rPrChange>
        </w:rPr>
        <w:t xml:space="preserve"> và </w:t>
      </w:r>
      <w:ins w:id="2605" w:author="The Si Tran" w:date="2012-12-14T04:29:00Z">
        <w:r w:rsidR="007F6AD1">
          <w:rPr>
            <w:lang w:val="fr-FR"/>
          </w:rPr>
          <w:t>2.</w:t>
        </w:r>
      </w:ins>
      <w:r w:rsidR="00757B81">
        <w:rPr>
          <w:lang w:val="fr-FR"/>
        </w:rPr>
        <w:t>5</w:t>
      </w:r>
      <w:del w:id="2606" w:author="The Si Tran" w:date="2012-12-14T04:29:00Z">
        <w:r w:rsidR="000E05CE" w:rsidRPr="0049233F" w:rsidDel="007F6AD1">
          <w:rPr>
            <w:lang w:val="fr-FR"/>
            <w:rPrChange w:id="2607" w:author="The Si Tran" w:date="2012-12-05T23:02:00Z">
              <w:rPr>
                <w:rFonts w:cs="Arial"/>
                <w:b/>
                <w:bCs/>
                <w:iCs/>
                <w:sz w:val="28"/>
                <w:szCs w:val="28"/>
                <w:lang w:val="fr-FR"/>
              </w:rPr>
            </w:rPrChange>
          </w:rPr>
          <w:delText>4</w:delText>
        </w:r>
      </w:del>
      <w:r w:rsidR="000E05CE" w:rsidRPr="0049233F">
        <w:rPr>
          <w:lang w:val="fr-FR"/>
          <w:rPrChange w:id="2608" w:author="The Si Tran" w:date="2012-12-05T23:02:00Z">
            <w:rPr>
              <w:rFonts w:cs="Arial"/>
              <w:b/>
              <w:bCs/>
              <w:iCs/>
              <w:sz w:val="28"/>
              <w:szCs w:val="28"/>
              <w:lang w:val="fr-FR"/>
            </w:rPr>
          </w:rPrChange>
        </w:rPr>
        <w:t xml:space="preserve"> là một minh họa </w:t>
      </w:r>
      <w:r w:rsidRPr="0049233F">
        <w:rPr>
          <w:lang w:val="fr-FR"/>
          <w:rPrChange w:id="2609"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610"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611" w:author="The Si Tran" w:date="2012-12-05T23:02:00Z">
            <w:rPr>
              <w:sz w:val="28"/>
              <w:szCs w:val="28"/>
              <w:lang w:val="fr-FR"/>
            </w:rPr>
          </w:rPrChange>
        </w:rPr>
      </w:pPr>
    </w:p>
    <w:p w14:paraId="397695C3" w14:textId="77777777" w:rsidR="005E5CD3" w:rsidDel="00B14D71" w:rsidRDefault="005E5CD3">
      <w:pPr>
        <w:pStyle w:val="Canhgiua"/>
        <w:rPr>
          <w:del w:id="2612" w:author="The Si Tran" w:date="2012-12-11T23:19:00Z"/>
          <w:lang w:val="fr-FR"/>
        </w:rPr>
        <w:pPrChange w:id="2613" w:author="The Si Tran" w:date="2012-12-16T16:58:00Z">
          <w:pPr/>
        </w:pPrChange>
      </w:pPr>
      <w:r w:rsidRPr="0049233F">
        <w:rPr>
          <w:noProof/>
          <w:rPrChange w:id="2614" w:author="Unknown">
            <w:rPr>
              <w:noProof/>
              <w:sz w:val="28"/>
              <w:szCs w:val="28"/>
            </w:rPr>
          </w:rPrChange>
        </w:rPr>
        <w:drawing>
          <wp:inline distT="0" distB="0" distL="0" distR="0" wp14:anchorId="1ABE0FFF" wp14:editId="4D9F3A10">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615" w:author="The Si Tran" w:date="2012-12-11T23:19:00Z"/>
          <w:lang w:val="fr-FR"/>
          <w:rPrChange w:id="2616" w:author="The Si Tran" w:date="2012-12-05T23:02:00Z">
            <w:rPr>
              <w:del w:id="2617" w:author="The Si Tran" w:date="2012-12-11T23:19:00Z"/>
              <w:sz w:val="28"/>
              <w:szCs w:val="28"/>
              <w:lang w:val="fr-FR"/>
            </w:rPr>
          </w:rPrChange>
        </w:rPr>
        <w:pPrChange w:id="2618" w:author="The Si Tran" w:date="2012-12-16T16:58:00Z">
          <w:pPr/>
        </w:pPrChange>
      </w:pPr>
    </w:p>
    <w:p w14:paraId="0EB2DAD1" w14:textId="77777777" w:rsidR="005E5CD3" w:rsidRPr="0049233F" w:rsidRDefault="005E5CD3">
      <w:pPr>
        <w:pStyle w:val="Canhgiua"/>
        <w:rPr>
          <w:lang w:val="fr-FR"/>
          <w:rPrChange w:id="2619" w:author="The Si Tran" w:date="2012-12-05T23:02:00Z">
            <w:rPr>
              <w:sz w:val="28"/>
              <w:szCs w:val="28"/>
              <w:lang w:val="fr-FR"/>
            </w:rPr>
          </w:rPrChange>
        </w:rPr>
        <w:pPrChange w:id="2620" w:author="The Si Tran" w:date="2012-12-16T16:58:00Z">
          <w:pPr/>
        </w:pPrChange>
      </w:pPr>
    </w:p>
    <w:p w14:paraId="7E81300E" w14:textId="085195AA" w:rsidR="005E5CD3" w:rsidRPr="00032D83" w:rsidDel="00B14D71" w:rsidRDefault="005E5CD3">
      <w:pPr>
        <w:pStyle w:val="Hinh"/>
        <w:rPr>
          <w:del w:id="2621" w:author="The Si Tran" w:date="2012-12-14T04:39:00Z"/>
        </w:rPr>
        <w:pPrChange w:id="2622" w:author="The Si Tran" w:date="2012-12-16T16:58:00Z">
          <w:pPr/>
        </w:pPrChange>
      </w:pPr>
      <w:bookmarkStart w:id="2623" w:name="_Toc312142077"/>
      <w:bookmarkStart w:id="2624" w:name="_Toc343029952"/>
      <w:bookmarkStart w:id="2625" w:name="_Toc343711384"/>
      <w:r w:rsidRPr="00BA1F80">
        <w:rPr>
          <w:rPrChange w:id="2626" w:author="The Si Tran" w:date="2012-12-16T16:58:00Z">
            <w:rPr>
              <w:sz w:val="28"/>
              <w:szCs w:val="28"/>
              <w:lang w:val="fr-FR"/>
            </w:rPr>
          </w:rPrChange>
        </w:rPr>
        <w:t xml:space="preserve">Hình </w:t>
      </w:r>
      <w:del w:id="2627" w:author="The Si Tran" w:date="2012-12-11T23:18:00Z">
        <w:r w:rsidRPr="00BA1F80" w:rsidDel="00D9284D">
          <w:rPr>
            <w:rPrChange w:id="2628" w:author="The Si Tran" w:date="2012-12-16T16:58:00Z">
              <w:rPr>
                <w:sz w:val="28"/>
                <w:szCs w:val="28"/>
              </w:rPr>
            </w:rPrChange>
          </w:rPr>
          <w:fldChar w:fldCharType="begin"/>
        </w:r>
        <w:r w:rsidRPr="00BA1F80" w:rsidDel="00D9284D">
          <w:rPr>
            <w:rPrChange w:id="2629" w:author="The Si Tran" w:date="2012-12-16T16:58:00Z">
              <w:rPr>
                <w:sz w:val="28"/>
                <w:szCs w:val="28"/>
                <w:lang w:val="fr-FR"/>
              </w:rPr>
            </w:rPrChange>
          </w:rPr>
          <w:delInstrText xml:space="preserve"> SEQ Hình \* ARABIC </w:delInstrText>
        </w:r>
        <w:r w:rsidRPr="00BA1F80" w:rsidDel="00D9284D">
          <w:rPr>
            <w:rPrChange w:id="2630" w:author="The Si Tran" w:date="2012-12-16T16:58:00Z">
              <w:rPr>
                <w:sz w:val="28"/>
                <w:szCs w:val="28"/>
              </w:rPr>
            </w:rPrChange>
          </w:rPr>
          <w:fldChar w:fldCharType="separate"/>
        </w:r>
        <w:r w:rsidRPr="00BA1F80" w:rsidDel="00D9284D">
          <w:rPr>
            <w:rPrChange w:id="2631" w:author="The Si Tran" w:date="2012-12-16T16:58:00Z">
              <w:rPr>
                <w:noProof/>
                <w:sz w:val="28"/>
                <w:szCs w:val="28"/>
                <w:lang w:val="fr-FR"/>
              </w:rPr>
            </w:rPrChange>
          </w:rPr>
          <w:delText>3</w:delText>
        </w:r>
        <w:r w:rsidRPr="00BA1F80" w:rsidDel="00D9284D">
          <w:rPr>
            <w:rPrChange w:id="2632" w:author="The Si Tran" w:date="2012-12-16T16:58:00Z">
              <w:rPr>
                <w:sz w:val="28"/>
                <w:szCs w:val="28"/>
              </w:rPr>
            </w:rPrChange>
          </w:rPr>
          <w:fldChar w:fldCharType="end"/>
        </w:r>
        <w:r w:rsidRPr="00BA1F80" w:rsidDel="00D9284D">
          <w:rPr>
            <w:rPrChange w:id="2633" w:author="The Si Tran" w:date="2012-12-16T16:58:00Z">
              <w:rPr>
                <w:sz w:val="28"/>
                <w:szCs w:val="28"/>
                <w:lang w:val="fr-FR"/>
              </w:rPr>
            </w:rPrChange>
          </w:rPr>
          <w:delText xml:space="preserve"> </w:delText>
        </w:r>
      </w:del>
      <w:ins w:id="2634" w:author="The Si Tran" w:date="2012-12-11T23:18:00Z">
        <w:r w:rsidR="00D9284D" w:rsidRPr="00032D83">
          <w:t>2.</w:t>
        </w:r>
      </w:ins>
      <w:r w:rsidR="00757B81">
        <w:t>4</w:t>
      </w:r>
      <w:ins w:id="2635" w:author="The Si Tran" w:date="2012-12-11T23:18:00Z">
        <w:r w:rsidR="007F6AD1" w:rsidRPr="006D6C8D">
          <w:t>:</w:t>
        </w:r>
        <w:r w:rsidR="00D9284D" w:rsidRPr="00BA1F80">
          <w:rPr>
            <w:rPrChange w:id="2636" w:author="The Si Tran" w:date="2012-12-16T16:58:00Z">
              <w:rPr>
                <w:sz w:val="28"/>
                <w:szCs w:val="28"/>
                <w:lang w:val="fr-FR"/>
              </w:rPr>
            </w:rPrChange>
          </w:rPr>
          <w:t xml:space="preserve"> </w:t>
        </w:r>
      </w:ins>
      <w:r w:rsidRPr="00BA1F80">
        <w:rPr>
          <w:rPrChange w:id="2637" w:author="The Si Tran" w:date="2012-12-16T16:58:00Z">
            <w:rPr>
              <w:sz w:val="28"/>
              <w:szCs w:val="28"/>
              <w:lang w:val="fr-FR"/>
            </w:rPr>
          </w:rPrChange>
        </w:rPr>
        <w:t>Độ tăng nhiệt độ trung bình hàng năm từ 1856 đến 2005</w:t>
      </w:r>
      <w:bookmarkEnd w:id="2623"/>
      <w:bookmarkEnd w:id="2624"/>
      <w:bookmarkEnd w:id="2625"/>
    </w:p>
    <w:p w14:paraId="31148E76" w14:textId="77777777" w:rsidR="005E5CD3" w:rsidRPr="0049233F" w:rsidDel="00B14D71" w:rsidRDefault="005E5CD3">
      <w:pPr>
        <w:pStyle w:val="Hinh"/>
        <w:rPr>
          <w:del w:id="2638" w:author="The Si Tran" w:date="2012-12-14T04:39:00Z"/>
          <w:lang w:val="fr-FR"/>
          <w:rPrChange w:id="2639" w:author="The Si Tran" w:date="2012-12-05T23:02:00Z">
            <w:rPr>
              <w:del w:id="2640" w:author="The Si Tran" w:date="2012-12-14T04:39:00Z"/>
              <w:sz w:val="28"/>
              <w:szCs w:val="28"/>
              <w:lang w:val="fr-FR"/>
            </w:rPr>
          </w:rPrChange>
        </w:rPr>
        <w:pPrChange w:id="2641" w:author="The Si Tran" w:date="2012-12-16T10:10:00Z">
          <w:pPr/>
        </w:pPrChange>
      </w:pPr>
    </w:p>
    <w:p w14:paraId="7CAA14BD" w14:textId="77777777" w:rsidR="005E5CD3" w:rsidRPr="0049233F" w:rsidRDefault="005E5CD3">
      <w:pPr>
        <w:pStyle w:val="Hinh"/>
        <w:rPr>
          <w:lang w:val="fr-FR"/>
          <w:rPrChange w:id="2642" w:author="The Si Tran" w:date="2012-12-05T23:02:00Z">
            <w:rPr>
              <w:sz w:val="28"/>
              <w:szCs w:val="28"/>
              <w:lang w:val="fr-FR"/>
            </w:rPr>
          </w:rPrChange>
        </w:rPr>
        <w:pPrChange w:id="2643" w:author="The Si Tran" w:date="2012-12-16T10:10:00Z">
          <w:pPr/>
        </w:pPrChange>
      </w:pPr>
    </w:p>
    <w:p w14:paraId="23EA88A1" w14:textId="77777777" w:rsidR="005E5CD3" w:rsidRPr="0049233F" w:rsidRDefault="005E5CD3">
      <w:pPr>
        <w:pStyle w:val="Canhgiua"/>
        <w:rPr>
          <w:lang w:val="fr-FR"/>
          <w:rPrChange w:id="2644" w:author="The Si Tran" w:date="2012-12-05T23:02:00Z">
            <w:rPr>
              <w:sz w:val="28"/>
              <w:szCs w:val="28"/>
              <w:lang w:val="fr-FR"/>
            </w:rPr>
          </w:rPrChange>
        </w:rPr>
        <w:pPrChange w:id="2645" w:author="The Si Tran" w:date="2012-12-16T10:43:00Z">
          <w:pPr/>
        </w:pPrChange>
      </w:pPr>
      <w:r w:rsidRPr="0049233F">
        <w:rPr>
          <w:noProof/>
          <w:rPrChange w:id="2646" w:author="Unknown">
            <w:rPr>
              <w:b/>
              <w:bCs/>
              <w:noProof/>
              <w:sz w:val="28"/>
              <w:szCs w:val="28"/>
            </w:rPr>
          </w:rPrChange>
        </w:rPr>
        <w:lastRenderedPageBreak/>
        <w:drawing>
          <wp:inline distT="0" distB="0" distL="0" distR="0" wp14:anchorId="1089E5D1" wp14:editId="70836235">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7788469A" w14:textId="107D67CD" w:rsidR="005E5CD3" w:rsidDel="00CF6224" w:rsidRDefault="005E5CD3">
      <w:pPr>
        <w:pStyle w:val="Hinh"/>
        <w:rPr>
          <w:del w:id="2647" w:author="The Si Tran" w:date="2012-12-11T23:21:00Z"/>
          <w:lang w:val="fr-FR"/>
        </w:rPr>
        <w:pPrChange w:id="2648" w:author="The Si Tran" w:date="2012-12-16T10:10:00Z">
          <w:pPr/>
        </w:pPrChange>
      </w:pPr>
      <w:bookmarkStart w:id="2649" w:name="_Toc343711385"/>
      <w:bookmarkStart w:id="2650" w:name="_Toc312142078"/>
      <w:bookmarkStart w:id="2651" w:name="_Toc343029953"/>
      <w:r w:rsidRPr="0049233F">
        <w:rPr>
          <w:lang w:val="fr-FR"/>
          <w:rPrChange w:id="2652" w:author="The Si Tran" w:date="2012-12-05T23:02:00Z">
            <w:rPr>
              <w:sz w:val="28"/>
              <w:szCs w:val="28"/>
              <w:lang w:val="fr-FR"/>
            </w:rPr>
          </w:rPrChange>
        </w:rPr>
        <w:t xml:space="preserve">Hình </w:t>
      </w:r>
      <w:del w:id="2653" w:author="The Si Tran" w:date="2012-12-11T23:21:00Z">
        <w:r w:rsidRPr="0049233F" w:rsidDel="00F9196F">
          <w:rPr>
            <w:rPrChange w:id="2654" w:author="The Si Tran" w:date="2012-12-05T23:02:00Z">
              <w:rPr>
                <w:sz w:val="28"/>
                <w:szCs w:val="28"/>
              </w:rPr>
            </w:rPrChange>
          </w:rPr>
          <w:fldChar w:fldCharType="begin"/>
        </w:r>
        <w:r w:rsidRPr="0049233F" w:rsidDel="00F9196F">
          <w:rPr>
            <w:lang w:val="fr-FR"/>
            <w:rPrChange w:id="2655" w:author="The Si Tran" w:date="2012-12-05T23:02:00Z">
              <w:rPr>
                <w:sz w:val="28"/>
                <w:szCs w:val="28"/>
                <w:lang w:val="fr-FR"/>
              </w:rPr>
            </w:rPrChange>
          </w:rPr>
          <w:delInstrText xml:space="preserve"> SEQ Hình \* ARABIC </w:delInstrText>
        </w:r>
        <w:r w:rsidRPr="0049233F" w:rsidDel="00F9196F">
          <w:rPr>
            <w:rPrChange w:id="2656" w:author="The Si Tran" w:date="2012-12-05T23:02:00Z">
              <w:rPr>
                <w:sz w:val="28"/>
                <w:szCs w:val="28"/>
              </w:rPr>
            </w:rPrChange>
          </w:rPr>
          <w:fldChar w:fldCharType="separate"/>
        </w:r>
        <w:r w:rsidRPr="0049233F" w:rsidDel="00F9196F">
          <w:rPr>
            <w:noProof/>
            <w:lang w:val="fr-FR"/>
            <w:rPrChange w:id="2657" w:author="The Si Tran" w:date="2012-12-05T23:02:00Z">
              <w:rPr>
                <w:noProof/>
                <w:sz w:val="28"/>
                <w:szCs w:val="28"/>
                <w:lang w:val="fr-FR"/>
              </w:rPr>
            </w:rPrChange>
          </w:rPr>
          <w:delText>4</w:delText>
        </w:r>
        <w:r w:rsidRPr="0049233F" w:rsidDel="00F9196F">
          <w:rPr>
            <w:rPrChange w:id="2658" w:author="The Si Tran" w:date="2012-12-05T23:02:00Z">
              <w:rPr>
                <w:sz w:val="28"/>
                <w:szCs w:val="28"/>
              </w:rPr>
            </w:rPrChange>
          </w:rPr>
          <w:fldChar w:fldCharType="end"/>
        </w:r>
        <w:r w:rsidRPr="0049233F" w:rsidDel="00F9196F">
          <w:rPr>
            <w:lang w:val="fr-FR"/>
            <w:rPrChange w:id="2659" w:author="The Si Tran" w:date="2012-12-05T23:02:00Z">
              <w:rPr>
                <w:sz w:val="28"/>
                <w:szCs w:val="28"/>
                <w:lang w:val="fr-FR"/>
              </w:rPr>
            </w:rPrChange>
          </w:rPr>
          <w:delText xml:space="preserve"> </w:delText>
        </w:r>
      </w:del>
      <w:ins w:id="2660" w:author="The Si Tran" w:date="2012-12-11T23:21:00Z">
        <w:r w:rsidR="00F9196F">
          <w:t>2.</w:t>
        </w:r>
      </w:ins>
      <w:r w:rsidR="00757B81">
        <w:t>5</w:t>
      </w:r>
      <w:ins w:id="2661" w:author="The Si Tran" w:date="2012-12-11T23:21:00Z">
        <w:r w:rsidR="007F6AD1">
          <w:t>:</w:t>
        </w:r>
        <w:r w:rsidR="00F9196F" w:rsidRPr="0049233F">
          <w:rPr>
            <w:lang w:val="fr-FR"/>
            <w:rPrChange w:id="2662" w:author="The Si Tran" w:date="2012-12-05T23:02:00Z">
              <w:rPr>
                <w:sz w:val="28"/>
                <w:szCs w:val="28"/>
                <w:lang w:val="fr-FR"/>
              </w:rPr>
            </w:rPrChange>
          </w:rPr>
          <w:t xml:space="preserve"> </w:t>
        </w:r>
      </w:ins>
      <w:r w:rsidRPr="00444FC1">
        <w:rPr>
          <w:lang w:val="fr-FR"/>
          <w:rPrChange w:id="2663" w:author="The Si Tran" w:date="2012-12-14T07:28:00Z">
            <w:rPr>
              <w:sz w:val="28"/>
              <w:szCs w:val="28"/>
              <w:lang w:val="fr-FR"/>
            </w:rPr>
          </w:rPrChange>
        </w:rPr>
        <w:t>Hàm tự tương quan của chuỗi tăng nhiệt độ trung bình hàng năm từ 1856 đến 2005</w:t>
      </w:r>
      <w:bookmarkEnd w:id="2649"/>
      <w:del w:id="2664" w:author="The Si Tran" w:date="2012-12-11T23:21:00Z">
        <w:r w:rsidRPr="00F9196F" w:rsidDel="00CF6224">
          <w:rPr>
            <w:lang w:val="fr-FR"/>
            <w:rPrChange w:id="2665" w:author="The Si Tran" w:date="2012-12-11T23:20:00Z">
              <w:rPr>
                <w:sz w:val="28"/>
                <w:szCs w:val="28"/>
                <w:lang w:val="fr-FR"/>
              </w:rPr>
            </w:rPrChange>
          </w:rPr>
          <w:delText>.</w:delText>
        </w:r>
        <w:bookmarkEnd w:id="2650"/>
        <w:bookmarkEnd w:id="2651"/>
      </w:del>
    </w:p>
    <w:p w14:paraId="4209720A" w14:textId="77777777" w:rsidR="00CF6224" w:rsidRPr="0049233F" w:rsidRDefault="00CF6224">
      <w:pPr>
        <w:pStyle w:val="Hinh"/>
        <w:rPr>
          <w:ins w:id="2666" w:author="The Si Tran" w:date="2012-12-11T23:21:00Z"/>
          <w:lang w:val="fr-FR"/>
          <w:rPrChange w:id="2667" w:author="The Si Tran" w:date="2012-12-05T23:02:00Z">
            <w:rPr>
              <w:ins w:id="2668" w:author="The Si Tran" w:date="2012-12-11T23:21:00Z"/>
              <w:sz w:val="28"/>
              <w:szCs w:val="28"/>
              <w:lang w:val="fr-FR"/>
            </w:rPr>
          </w:rPrChange>
        </w:rPr>
        <w:pPrChange w:id="2669" w:author="The Si Tran" w:date="2012-12-16T10:10:00Z">
          <w:pPr>
            <w:pStyle w:val="Caption"/>
            <w:ind w:firstLine="540"/>
          </w:pPr>
        </w:pPrChange>
      </w:pPr>
    </w:p>
    <w:p w14:paraId="7F68B947" w14:textId="77777777" w:rsidR="005E5CD3" w:rsidRPr="0049233F" w:rsidDel="00B14D71" w:rsidRDefault="005E5CD3">
      <w:pPr>
        <w:pStyle w:val="Hinh"/>
        <w:rPr>
          <w:del w:id="2670" w:author="The Si Tran" w:date="2012-12-14T04:39:00Z"/>
          <w:b/>
          <w:lang w:val="fr-FR"/>
          <w:rPrChange w:id="2671" w:author="The Si Tran" w:date="2012-12-05T23:02:00Z">
            <w:rPr>
              <w:del w:id="2672" w:author="The Si Tran" w:date="2012-12-14T04:39:00Z"/>
              <w:sz w:val="28"/>
              <w:szCs w:val="28"/>
              <w:lang w:val="fr-FR"/>
            </w:rPr>
          </w:rPrChange>
        </w:rPr>
        <w:pPrChange w:id="2673" w:author="The Si Tran" w:date="2012-12-11T23:21:00Z">
          <w:pPr/>
        </w:pPrChange>
      </w:pPr>
    </w:p>
    <w:p w14:paraId="6F98DC37" w14:textId="77777777" w:rsidR="000E05CE" w:rsidDel="00444FC1" w:rsidRDefault="000E05CE">
      <w:pPr>
        <w:rPr>
          <w:del w:id="2674" w:author="The Si Tran" w:date="2012-12-14T07:29:00Z"/>
          <w:szCs w:val="26"/>
          <w:lang w:val="fr-FR"/>
        </w:rPr>
        <w:pPrChange w:id="2675" w:author="The Si Tran" w:date="2012-12-14T07:29:00Z">
          <w:pPr>
            <w:ind w:firstLine="720"/>
          </w:pPr>
        </w:pPrChange>
      </w:pPr>
      <w:del w:id="2676" w:author="The Si Tran" w:date="2012-12-14T07:29:00Z">
        <w:r w:rsidRPr="0049233F" w:rsidDel="00444FC1">
          <w:rPr>
            <w:lang w:val="fr-FR"/>
            <w:rPrChange w:id="2677" w:author="The Si Tran" w:date="2012-12-05T23:02:00Z">
              <w:rPr>
                <w:sz w:val="28"/>
                <w:szCs w:val="28"/>
                <w:lang w:val="fr-FR"/>
              </w:rPr>
            </w:rPrChange>
          </w:rPr>
          <w:tab/>
        </w:r>
      </w:del>
      <w:r w:rsidRPr="0049233F">
        <w:rPr>
          <w:lang w:val="fr-FR"/>
          <w:rPrChange w:id="2678" w:author="The Si Tran" w:date="2012-12-05T23:02:00Z">
            <w:rPr>
              <w:sz w:val="28"/>
              <w:szCs w:val="28"/>
              <w:lang w:val="fr-FR"/>
            </w:rPr>
          </w:rPrChange>
        </w:rPr>
        <w:t>Chuỗi thời gian tĩnh (stationary time series) là chuỗi thời gian có trung bình và phương sai độc lập với thời gian</w:t>
      </w:r>
      <w:del w:id="2679" w:author="The Si Tran" w:date="2012-12-16T21:05:00Z">
        <w:r w:rsidRPr="0049233F" w:rsidDel="006D7A41">
          <w:rPr>
            <w:lang w:val="fr-FR"/>
            <w:rPrChange w:id="2680" w:author="The Si Tran" w:date="2012-12-05T23:02:00Z">
              <w:rPr>
                <w:sz w:val="28"/>
                <w:szCs w:val="28"/>
                <w:lang w:val="fr-FR"/>
              </w:rPr>
            </w:rPrChange>
          </w:rPr>
          <w:delText xml:space="preserve"> </w:delText>
        </w:r>
      </w:del>
      <w:r w:rsidRPr="0049233F">
        <w:rPr>
          <w:lang w:val="fr-FR"/>
          <w:rPrChange w:id="2681" w:author="The Si Tran" w:date="2012-12-05T23:02:00Z">
            <w:rPr>
              <w:sz w:val="28"/>
              <w:szCs w:val="28"/>
              <w:lang w:val="fr-FR"/>
            </w:rPr>
          </w:rPrChange>
        </w:rPr>
        <w:fldChar w:fldCharType="begin"/>
      </w:r>
      <w:r w:rsidRPr="0049233F">
        <w:rPr>
          <w:lang w:val="fr-FR"/>
          <w:rPrChange w:id="2682"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683" w:author="The Si Tran" w:date="2012-12-05T23:02:00Z">
            <w:rPr>
              <w:sz w:val="28"/>
              <w:szCs w:val="28"/>
              <w:lang w:val="fr-FR"/>
            </w:rPr>
          </w:rPrChange>
        </w:rPr>
        <w:fldChar w:fldCharType="end"/>
      </w:r>
      <w:r w:rsidRPr="0049233F">
        <w:rPr>
          <w:lang w:val="fr-FR"/>
          <w:rPrChange w:id="2684" w:author="The Si Tran" w:date="2012-12-05T23:02:00Z">
            <w:rPr>
              <w:sz w:val="28"/>
              <w:szCs w:val="28"/>
              <w:lang w:val="fr-FR"/>
            </w:rPr>
          </w:rPrChange>
        </w:rPr>
        <w:t xml:space="preserve">. Có nghĩa rằng, </w:t>
      </w:r>
      <w:del w:id="2685" w:author="The Si Tran" w:date="2012-12-14T07:29:00Z">
        <w:r w:rsidRPr="0049233F" w:rsidDel="00444FC1">
          <w:rPr>
            <w:lang w:val="fr-FR"/>
            <w:rPrChange w:id="2686" w:author="The Si Tran" w:date="2012-12-05T23:02:00Z">
              <w:rPr>
                <w:sz w:val="28"/>
                <w:szCs w:val="28"/>
                <w:lang w:val="fr-FR"/>
              </w:rPr>
            </w:rPrChange>
          </w:rPr>
          <w:delText xml:space="preserve"> </w:delText>
        </w:r>
      </w:del>
      <w:r w:rsidRPr="0049233F">
        <w:rPr>
          <w:lang w:val="fr-FR"/>
          <w:rPrChange w:id="2687"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688" w:author="The Si Tran" w:date="2012-12-14T07:29:00Z"/>
          <w:lang w:val="fr-FR"/>
          <w:rPrChange w:id="2689" w:author="The Si Tran" w:date="2012-12-05T23:02:00Z">
            <w:rPr>
              <w:ins w:id="2690" w:author="The Si Tran" w:date="2012-12-14T07:29:00Z"/>
              <w:sz w:val="28"/>
              <w:szCs w:val="28"/>
              <w:lang w:val="fr-FR"/>
            </w:rPr>
          </w:rPrChange>
        </w:rPr>
      </w:pPr>
    </w:p>
    <w:p w14:paraId="56451AE5" w14:textId="77777777" w:rsidR="00024E93" w:rsidRPr="0049233F" w:rsidRDefault="00024E93">
      <w:pPr>
        <w:rPr>
          <w:szCs w:val="26"/>
          <w:lang w:val="fr-FR"/>
          <w:rPrChange w:id="2691" w:author="The Si Tran" w:date="2012-12-05T23:02:00Z">
            <w:rPr>
              <w:sz w:val="28"/>
              <w:szCs w:val="28"/>
              <w:lang w:val="fr-FR"/>
            </w:rPr>
          </w:rPrChange>
        </w:rPr>
        <w:pPrChange w:id="2692" w:author="The Si Tran" w:date="2012-12-14T07:29:00Z">
          <w:pPr>
            <w:ind w:firstLine="720"/>
          </w:pPr>
        </w:pPrChange>
      </w:pPr>
      <w:r w:rsidRPr="0049233F">
        <w:rPr>
          <w:szCs w:val="26"/>
          <w:lang w:val="fr-FR"/>
          <w:rPrChange w:id="2693"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694" w:author="The Si Tran" w:date="2012-12-05T23:02:00Z">
            <w:rPr>
              <w:sz w:val="28"/>
              <w:szCs w:val="28"/>
              <w:lang w:val="fr-FR"/>
            </w:rPr>
          </w:rPrChange>
        </w:rPr>
      </w:pPr>
      <w:r w:rsidRPr="0049233F">
        <w:rPr>
          <w:b/>
          <w:szCs w:val="26"/>
          <w:lang w:val="fr-FR"/>
          <w:rPrChange w:id="2695" w:author="The Si Tran" w:date="2012-12-05T23:02:00Z">
            <w:rPr>
              <w:b/>
              <w:sz w:val="28"/>
              <w:szCs w:val="28"/>
              <w:lang w:val="fr-FR"/>
            </w:rPr>
          </w:rPrChange>
        </w:rPr>
        <w:t xml:space="preserve">Định </w:t>
      </w:r>
      <w:ins w:id="2696" w:author="The Si Tran" w:date="2012-12-16T21:05:00Z">
        <w:r w:rsidR="006D7A41">
          <w:rPr>
            <w:b/>
            <w:szCs w:val="26"/>
            <w:lang w:val="fr-FR"/>
          </w:rPr>
          <w:t>n</w:t>
        </w:r>
      </w:ins>
      <w:del w:id="2697" w:author="The Si Tran" w:date="2012-12-16T21:05:00Z">
        <w:r w:rsidRPr="0049233F" w:rsidDel="006D7A41">
          <w:rPr>
            <w:b/>
            <w:szCs w:val="26"/>
            <w:lang w:val="fr-FR"/>
            <w:rPrChange w:id="2698" w:author="The Si Tran" w:date="2012-12-05T23:02:00Z">
              <w:rPr>
                <w:b/>
                <w:sz w:val="28"/>
                <w:szCs w:val="28"/>
                <w:lang w:val="fr-FR"/>
              </w:rPr>
            </w:rPrChange>
          </w:rPr>
          <w:delText>N</w:delText>
        </w:r>
      </w:del>
      <w:r w:rsidRPr="0049233F">
        <w:rPr>
          <w:b/>
          <w:szCs w:val="26"/>
          <w:lang w:val="fr-FR"/>
          <w:rPrChange w:id="2699" w:author="The Si Tran" w:date="2012-12-05T23:02:00Z">
            <w:rPr>
              <w:b/>
              <w:sz w:val="28"/>
              <w:szCs w:val="28"/>
              <w:lang w:val="fr-FR"/>
            </w:rPr>
          </w:rPrChange>
        </w:rPr>
        <w:t>ghĩa :</w:t>
      </w:r>
      <w:r w:rsidRPr="0049233F">
        <w:rPr>
          <w:szCs w:val="26"/>
          <w:lang w:val="fr-FR"/>
          <w:rPrChange w:id="2700" w:author="The Si Tran" w:date="2012-12-05T23:02:00Z">
            <w:rPr>
              <w:sz w:val="28"/>
              <w:szCs w:val="28"/>
              <w:lang w:val="fr-FR"/>
            </w:rPr>
          </w:rPrChange>
        </w:rPr>
        <w:t xml:space="preserve"> Một chuỗi thời gian </w:t>
      </w:r>
      <m:oMath>
        <m:d>
          <m:dPr>
            <m:begChr m:val="{"/>
            <m:endChr m:val="}"/>
            <m:ctrlPr>
              <w:ins w:id="2701" w:author="The Si Tran" w:date="2012-12-05T23:48:00Z">
                <w:rPr>
                  <w:rFonts w:ascii="Cambria Math" w:hAnsi="Cambria Math"/>
                  <w:i/>
                  <w:szCs w:val="26"/>
                  <w:lang w:val="fr-FR"/>
                </w:rPr>
              </w:ins>
            </m:ctrlPr>
          </m:dPr>
          <m:e>
            <m:sSub>
              <m:sSubPr>
                <m:ctrlPr>
                  <w:ins w:id="2702" w:author="The Si Tran" w:date="2012-12-05T23:48:00Z">
                    <w:rPr>
                      <w:rFonts w:ascii="Cambria Math" w:hAnsi="Cambria Math"/>
                      <w:i/>
                      <w:szCs w:val="26"/>
                      <w:lang w:val="fr-FR"/>
                    </w:rPr>
                  </w:ins>
                </m:ctrlPr>
              </m:sSubPr>
              <m:e>
                <w:ins w:id="2703" w:author="The Si Tran" w:date="2012-12-05T23:48:00Z">
                  <m:r>
                    <w:rPr>
                      <w:rFonts w:ascii="Cambria Math" w:hAnsi="Cambria Math"/>
                      <w:szCs w:val="26"/>
                      <w:lang w:val="fr-FR"/>
                    </w:rPr>
                    <m:t>X</m:t>
                  </m:r>
                </w:ins>
              </m:e>
              <m:sub>
                <w:ins w:id="2704" w:author="The Si Tran" w:date="2012-12-05T23:48:00Z">
                  <m:r>
                    <w:rPr>
                      <w:rFonts w:ascii="Cambria Math" w:hAnsi="Cambria Math"/>
                      <w:szCs w:val="26"/>
                      <w:lang w:val="fr-FR"/>
                    </w:rPr>
                    <m:t>t</m:t>
                  </m:r>
                </w:ins>
              </m:sub>
            </m:sSub>
          </m:e>
        </m:d>
      </m:oMath>
      <w:del w:id="2705" w:author="The Si Tran" w:date="2012-12-05T23:48:00Z">
        <w:r w:rsidRPr="0049233F" w:rsidDel="005B11DB">
          <w:rPr>
            <w:szCs w:val="26"/>
            <w:lang w:val="fr-FR"/>
            <w:rPrChange w:id="2706" w:author="The Si Tran" w:date="2012-12-05T23:02:00Z">
              <w:rPr>
                <w:sz w:val="28"/>
                <w:szCs w:val="28"/>
                <w:lang w:val="fr-FR"/>
              </w:rPr>
            </w:rPrChange>
          </w:rPr>
          <w:delText>{X</w:delText>
        </w:r>
        <w:r w:rsidRPr="0049233F" w:rsidDel="005B11DB">
          <w:rPr>
            <w:szCs w:val="26"/>
            <w:vertAlign w:val="subscript"/>
            <w:lang w:val="fr-FR"/>
            <w:rPrChange w:id="2707" w:author="The Si Tran" w:date="2012-12-05T23:02:00Z">
              <w:rPr>
                <w:sz w:val="28"/>
                <w:szCs w:val="28"/>
                <w:vertAlign w:val="subscript"/>
                <w:lang w:val="fr-FR"/>
              </w:rPr>
            </w:rPrChange>
          </w:rPr>
          <w:delText>t</w:delText>
        </w:r>
        <w:r w:rsidRPr="0049233F" w:rsidDel="005B11DB">
          <w:rPr>
            <w:szCs w:val="26"/>
            <w:lang w:val="fr-FR"/>
            <w:rPrChange w:id="2708" w:author="The Si Tran" w:date="2012-12-05T23:02:00Z">
              <w:rPr>
                <w:sz w:val="28"/>
                <w:szCs w:val="28"/>
                <w:lang w:val="fr-FR"/>
              </w:rPr>
            </w:rPrChange>
          </w:rPr>
          <w:delText>}</w:delText>
        </w:r>
      </w:del>
      <w:r w:rsidRPr="0049233F">
        <w:rPr>
          <w:szCs w:val="26"/>
          <w:lang w:val="fr-FR"/>
          <w:rPrChange w:id="2709" w:author="The Si Tran" w:date="2012-12-05T23:02:00Z">
            <w:rPr>
              <w:sz w:val="28"/>
              <w:szCs w:val="28"/>
              <w:lang w:val="fr-FR"/>
            </w:rPr>
          </w:rPrChange>
        </w:rPr>
        <w:t xml:space="preserve"> có tính chất tĩnh hay gọi là chuỗi thời gian tĩnh nếu nó thỏa mãn hai tính chất sau</w:t>
      </w:r>
      <w:ins w:id="2710" w:author="The Si Tran" w:date="2012-12-16T21:05:00Z">
        <w:r w:rsidR="006D7A41">
          <w:rPr>
            <w:szCs w:val="26"/>
            <w:lang w:val="fr-FR"/>
          </w:rPr>
          <w:t>:</w:t>
        </w:r>
      </w:ins>
      <w:del w:id="2711" w:author="The Si Tran" w:date="2012-12-16T21:05:00Z">
        <w:r w:rsidRPr="0049233F" w:rsidDel="006D7A41">
          <w:rPr>
            <w:szCs w:val="26"/>
            <w:lang w:val="fr-FR"/>
            <w:rPrChange w:id="2712"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713" w:author="The Si Tran" w:date="2012-12-05T23:02:00Z">
            <w:rPr>
              <w:sz w:val="28"/>
              <w:szCs w:val="28"/>
              <w:lang w:val="fr-FR"/>
            </w:rPr>
          </w:rPrChange>
        </w:rPr>
      </w:pPr>
      <w:r w:rsidRPr="0049233F">
        <w:rPr>
          <w:szCs w:val="26"/>
          <w:lang w:val="fr-FR"/>
          <w:rPrChange w:id="2714" w:author="The Si Tran" w:date="2012-12-05T23:02:00Z">
            <w:rPr>
              <w:sz w:val="28"/>
              <w:szCs w:val="28"/>
              <w:lang w:val="fr-FR"/>
            </w:rPr>
          </w:rPrChange>
        </w:rPr>
        <w:t xml:space="preserve">         (1) </w:t>
      </w:r>
      <w:ins w:id="2715"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716" w:author="The Si Tran" w:date="2012-12-05T23:49:00Z">
        <m:oMath>
          <m:r>
            <w:rPr>
              <w:rFonts w:ascii="Cambria Math" w:hAnsi="Cambria Math"/>
              <w:szCs w:val="26"/>
              <w:lang w:val="fr-FR"/>
            </w:rPr>
            <m:t>=μ ∀t</m:t>
          </m:r>
        </m:oMath>
      </w:ins>
      <w:r w:rsidRPr="0049233F">
        <w:rPr>
          <w:szCs w:val="26"/>
          <w:lang w:val="fr-FR"/>
          <w:rPrChange w:id="2717" w:author="The Si Tran" w:date="2012-12-05T23:02:00Z">
            <w:rPr>
              <w:sz w:val="28"/>
              <w:szCs w:val="28"/>
              <w:lang w:val="fr-FR"/>
            </w:rPr>
          </w:rPrChange>
        </w:rPr>
        <w:t xml:space="preserve"> </w:t>
      </w:r>
      <w:del w:id="2718" w:author="The Si Tran" w:date="2012-12-05T23:49:00Z">
        <w:r w:rsidRPr="00082976" w:rsidDel="00CB56EB">
          <w:rPr>
            <w:position w:val="-12"/>
            <w:szCs w:val="26"/>
            <w:lang w:val="fr-FR"/>
          </w:rPr>
          <w:object w:dxaOrig="1400" w:dyaOrig="360" w14:anchorId="29CEAC57">
            <v:shape id="_x0000_i1038" type="#_x0000_t75" style="width:90pt;height:24.75pt" o:ole="">
              <v:imagedata r:id="rId42" o:title=""/>
            </v:shape>
            <o:OLEObject Type="Embed" ProgID="Equation.DSMT4" ShapeID="_x0000_i1038" DrawAspect="Content" ObjectID="_1417544871" r:id="rId43"/>
          </w:object>
        </w:r>
      </w:del>
    </w:p>
    <w:p w14:paraId="54AF470B" w14:textId="77777777" w:rsidR="00024E93" w:rsidRPr="0049233F" w:rsidRDefault="00024E93" w:rsidP="00024E93">
      <w:pPr>
        <w:rPr>
          <w:szCs w:val="26"/>
          <w:lang w:val="fr-FR"/>
          <w:rPrChange w:id="2719" w:author="The Si Tran" w:date="2012-12-05T23:02:00Z">
            <w:rPr>
              <w:sz w:val="28"/>
              <w:szCs w:val="28"/>
              <w:lang w:val="fr-FR"/>
            </w:rPr>
          </w:rPrChange>
        </w:rPr>
      </w:pPr>
      <w:r w:rsidRPr="0049233F">
        <w:rPr>
          <w:szCs w:val="26"/>
          <w:lang w:val="fr-FR"/>
          <w:rPrChange w:id="2720" w:author="The Si Tran" w:date="2012-12-05T23:02:00Z">
            <w:rPr>
              <w:sz w:val="28"/>
              <w:szCs w:val="28"/>
              <w:lang w:val="fr-FR"/>
            </w:rPr>
          </w:rPrChange>
        </w:rPr>
        <w:t xml:space="preserve">         (2)</w:t>
      </w:r>
      <w:del w:id="2721" w:author="The Si Tran" w:date="2012-12-05T23:51:00Z">
        <w:r w:rsidRPr="0049233F" w:rsidDel="00187396">
          <w:rPr>
            <w:szCs w:val="26"/>
            <w:lang w:val="fr-FR"/>
            <w:rPrChange w:id="2722" w:author="The Si Tran" w:date="2012-12-05T23:02:00Z">
              <w:rPr>
                <w:sz w:val="28"/>
                <w:szCs w:val="28"/>
                <w:lang w:val="fr-FR"/>
              </w:rPr>
            </w:rPrChange>
          </w:rPr>
          <w:delText xml:space="preserve"> </w:delText>
        </w:r>
        <w:r w:rsidRPr="0049233F" w:rsidDel="00623920">
          <w:rPr>
            <w:szCs w:val="26"/>
            <w:lang w:val="fr-FR"/>
            <w:rPrChange w:id="2723" w:author="The Si Tran" w:date="2012-12-05T23:02:00Z">
              <w:rPr>
                <w:sz w:val="28"/>
                <w:szCs w:val="28"/>
                <w:lang w:val="fr-FR"/>
              </w:rPr>
            </w:rPrChange>
          </w:rPr>
          <w:delText xml:space="preserve"> </w:delText>
        </w:r>
      </w:del>
      <w:r w:rsidRPr="0049233F">
        <w:rPr>
          <w:szCs w:val="26"/>
          <w:lang w:val="fr-FR"/>
          <w:rPrChange w:id="2724" w:author="The Si Tran" w:date="2012-12-05T23:02:00Z">
            <w:rPr>
              <w:sz w:val="28"/>
              <w:szCs w:val="28"/>
              <w:lang w:val="fr-FR"/>
            </w:rPr>
          </w:rPrChange>
        </w:rPr>
        <w:t xml:space="preserve"> </w:t>
      </w:r>
      <w:ins w:id="2725"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726" w:author="The Si Tran" w:date="2012-12-05T23:51:00Z">
        <w:r w:rsidRPr="00082976" w:rsidDel="003019D0">
          <w:rPr>
            <w:position w:val="-12"/>
            <w:szCs w:val="26"/>
            <w:lang w:val="fr-FR"/>
          </w:rPr>
          <w:object w:dxaOrig="2200" w:dyaOrig="360" w14:anchorId="78B648E3">
            <v:shape id="_x0000_i1039" type="#_x0000_t75" style="width:168.75pt;height:28.5pt" o:ole="">
              <v:imagedata r:id="rId44" o:title=""/>
            </v:shape>
            <o:OLEObject Type="Embed" ProgID="Equation.DSMT4" ShapeID="_x0000_i1039" DrawAspect="Content" ObjectID="_1417544872" r:id="rId45"/>
          </w:object>
        </w:r>
      </w:del>
      <w:r w:rsidRPr="00B312F5">
        <w:rPr>
          <w:position w:val="-4"/>
          <w:szCs w:val="26"/>
          <w:lang w:val="fr-FR"/>
        </w:rPr>
        <w:object w:dxaOrig="180" w:dyaOrig="279" w14:anchorId="04173104">
          <v:shape id="_x0000_i1040" type="#_x0000_t75" style="width:9pt;height:13.5pt" o:ole="">
            <v:imagedata r:id="rId19" o:title=""/>
          </v:shape>
          <o:OLEObject Type="Embed" ProgID="Equation.DSMT4" ShapeID="_x0000_i1040" DrawAspect="Content" ObjectID="_1417544873" r:id="rId46"/>
        </w:object>
      </w:r>
    </w:p>
    <w:p w14:paraId="634558FF" w14:textId="65831145" w:rsidR="00AC34B6" w:rsidRDefault="00024E93">
      <w:pPr>
        <w:rPr>
          <w:lang w:val="fr-FR"/>
        </w:rPr>
      </w:pPr>
      <w:del w:id="2727" w:author="The Si Tran" w:date="2012-12-16T16:59:00Z">
        <w:r w:rsidRPr="0049233F" w:rsidDel="00C5193F">
          <w:rPr>
            <w:lang w:val="fr-FR"/>
            <w:rPrChange w:id="2728" w:author="The Si Tran" w:date="2012-12-05T23:02:00Z">
              <w:rPr>
                <w:sz w:val="28"/>
                <w:szCs w:val="28"/>
                <w:lang w:val="fr-FR"/>
              </w:rPr>
            </w:rPrChange>
          </w:rPr>
          <w:tab/>
        </w:r>
      </w:del>
      <w:r w:rsidRPr="0049233F">
        <w:rPr>
          <w:lang w:val="fr-FR"/>
          <w:rPrChange w:id="2729" w:author="The Si Tran" w:date="2012-12-05T23:02:00Z">
            <w:rPr>
              <w:sz w:val="28"/>
              <w:szCs w:val="28"/>
              <w:lang w:val="fr-FR"/>
            </w:rPr>
          </w:rPrChange>
        </w:rPr>
        <w:t xml:space="preserve">Ngược lại, một chuỗi thời gian có chứa thành phần </w:t>
      </w:r>
      <w:del w:id="2730" w:author="The Si Tran" w:date="2012-12-16T21:10:00Z">
        <w:r w:rsidRPr="0049233F" w:rsidDel="006D7A41">
          <w:rPr>
            <w:lang w:val="fr-FR"/>
            <w:rPrChange w:id="2731" w:author="The Si Tran" w:date="2012-12-05T23:02:00Z">
              <w:rPr>
                <w:sz w:val="28"/>
                <w:szCs w:val="28"/>
                <w:lang w:val="fr-FR"/>
              </w:rPr>
            </w:rPrChange>
          </w:rPr>
          <w:delText xml:space="preserve">mùa </w:delText>
        </w:r>
      </w:del>
      <w:ins w:id="2732" w:author="The Si Tran" w:date="2012-12-16T21:10:00Z">
        <w:r w:rsidR="006D7A41">
          <w:rPr>
            <w:lang w:val="fr-FR"/>
          </w:rPr>
          <w:t>xu hướng</w:t>
        </w:r>
        <w:r w:rsidR="006D7A41" w:rsidRPr="0049233F">
          <w:rPr>
            <w:lang w:val="fr-FR"/>
            <w:rPrChange w:id="2733" w:author="The Si Tran" w:date="2012-12-05T23:02:00Z">
              <w:rPr>
                <w:sz w:val="28"/>
                <w:szCs w:val="28"/>
                <w:lang w:val="fr-FR"/>
              </w:rPr>
            </w:rPrChange>
          </w:rPr>
          <w:t xml:space="preserve"> </w:t>
        </w:r>
      </w:ins>
      <w:r w:rsidRPr="0049233F">
        <w:rPr>
          <w:lang w:val="fr-FR"/>
          <w:rPrChange w:id="2734"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49233F" w:rsidRDefault="00757B81">
      <w:pPr>
        <w:rPr>
          <w:lang w:val="fr-FR"/>
          <w:rPrChange w:id="2735" w:author="The Si Tran" w:date="2012-12-05T23:02:00Z">
            <w:rPr>
              <w:sz w:val="28"/>
              <w:szCs w:val="28"/>
              <w:lang w:val="fr-FR"/>
            </w:rPr>
          </w:rPrChange>
        </w:rPr>
      </w:pPr>
      <w:r>
        <w:rPr>
          <w:lang w:val="fr-FR"/>
        </w:rPr>
        <w:t>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bình của chuỗi thời gian tăng dần</w:t>
      </w:r>
      <w:r w:rsidR="00B00F91">
        <w:rPr>
          <w:lang w:val="fr-FR"/>
        </w:rPr>
        <w:t xml:space="preserve">, hệ số tự tương quan giảm chậm và bằng 0 ở độ trễ rất lớn. </w:t>
      </w:r>
    </w:p>
    <w:p w14:paraId="76740CF8" w14:textId="77777777" w:rsidR="00AC34B6" w:rsidRPr="0049233F" w:rsidRDefault="00AC34B6">
      <w:pPr>
        <w:pStyle w:val="Canhgiua"/>
        <w:rPr>
          <w:lang w:val="fr-FR"/>
          <w:rPrChange w:id="2736" w:author="The Si Tran" w:date="2012-12-05T23:02:00Z">
            <w:rPr>
              <w:sz w:val="28"/>
              <w:szCs w:val="28"/>
              <w:lang w:val="fr-FR"/>
            </w:rPr>
          </w:rPrChange>
        </w:rPr>
        <w:pPrChange w:id="2737" w:author="The Si Tran" w:date="2012-12-16T10:25:00Z">
          <w:pPr/>
        </w:pPrChange>
      </w:pPr>
      <w:r w:rsidRPr="0049233F">
        <w:rPr>
          <w:noProof/>
          <w:rPrChange w:id="2738" w:author="Unknown">
            <w:rPr>
              <w:noProof/>
              <w:sz w:val="28"/>
              <w:szCs w:val="28"/>
            </w:rPr>
          </w:rPrChange>
        </w:rPr>
        <w:lastRenderedPageBreak/>
        <w:drawing>
          <wp:inline distT="0" distB="0" distL="0" distR="0" wp14:anchorId="08C0265F" wp14:editId="7B5B88C1">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739" w:author="The Si Tran" w:date="2012-12-05T23:02:00Z">
            <w:rPr>
              <w:sz w:val="28"/>
              <w:szCs w:val="28"/>
              <w:lang w:val="fr-FR"/>
            </w:rPr>
          </w:rPrChange>
        </w:rPr>
      </w:pPr>
      <w:r w:rsidRPr="0049233F">
        <w:rPr>
          <w:szCs w:val="26"/>
          <w:lang w:val="fr-FR"/>
          <w:rPrChange w:id="2740"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741" w:author="The Si Tran" w:date="2012-12-05T23:02:00Z">
            <w:rPr>
              <w:sz w:val="28"/>
              <w:szCs w:val="28"/>
              <w:lang w:val="fr-FR"/>
            </w:rPr>
          </w:rPrChange>
        </w:rPr>
        <w:pPrChange w:id="2742" w:author="The Si Tran" w:date="2012-12-16T10:26:00Z">
          <w:pPr/>
        </w:pPrChange>
      </w:pPr>
      <w:r w:rsidRPr="0049233F">
        <w:rPr>
          <w:lang w:val="fr-FR"/>
          <w:rPrChange w:id="2743" w:author="The Si Tran" w:date="2012-12-05T23:02:00Z">
            <w:rPr>
              <w:sz w:val="28"/>
              <w:szCs w:val="28"/>
              <w:lang w:val="fr-FR"/>
            </w:rPr>
          </w:rPrChange>
        </w:rPr>
        <w:t xml:space="preserve">   </w:t>
      </w:r>
      <w:r w:rsidRPr="0049233F">
        <w:rPr>
          <w:noProof/>
          <w:rPrChange w:id="2744" w:author="Unknown">
            <w:rPr>
              <w:noProof/>
              <w:sz w:val="28"/>
              <w:szCs w:val="28"/>
            </w:rPr>
          </w:rPrChange>
        </w:rPr>
        <w:drawing>
          <wp:inline distT="0" distB="0" distL="0" distR="0" wp14:anchorId="08084898" wp14:editId="019A5DE9">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745" w:author="The Si Tran" w:date="2012-12-05T23:02:00Z">
            <w:rPr>
              <w:sz w:val="28"/>
              <w:szCs w:val="28"/>
              <w:lang w:val="fr-FR"/>
            </w:rPr>
          </w:rPrChange>
        </w:rPr>
      </w:pPr>
      <w:r w:rsidRPr="0049233F">
        <w:rPr>
          <w:szCs w:val="26"/>
          <w:lang w:val="fr-FR"/>
          <w:rPrChange w:id="2746" w:author="The Si Tran" w:date="2012-12-05T23:02:00Z">
            <w:rPr>
              <w:sz w:val="28"/>
              <w:szCs w:val="28"/>
              <w:lang w:val="fr-FR"/>
            </w:rPr>
          </w:rPrChange>
        </w:rPr>
        <w:t>chuỗi thời gian không tĩnh</w:t>
      </w:r>
    </w:p>
    <w:p w14:paraId="2AF79E39" w14:textId="6E8ABE3C" w:rsidR="00AC34B6" w:rsidRPr="0049233F" w:rsidRDefault="00AC34B6">
      <w:pPr>
        <w:pStyle w:val="Hinh"/>
        <w:rPr>
          <w:lang w:val="fr-FR"/>
          <w:rPrChange w:id="2747" w:author="The Si Tran" w:date="2012-12-05T23:02:00Z">
            <w:rPr>
              <w:sz w:val="28"/>
              <w:szCs w:val="28"/>
              <w:lang w:val="fr-FR"/>
            </w:rPr>
          </w:rPrChange>
        </w:rPr>
        <w:pPrChange w:id="2748" w:author="The Si Tran" w:date="2012-12-16T10:10:00Z">
          <w:pPr>
            <w:pStyle w:val="Caption"/>
            <w:ind w:firstLine="540"/>
          </w:pPr>
        </w:pPrChange>
      </w:pPr>
      <w:r w:rsidRPr="0049233F">
        <w:rPr>
          <w:lang w:val="fr-FR"/>
          <w:rPrChange w:id="2749" w:author="The Si Tran" w:date="2012-12-05T23:02:00Z">
            <w:rPr>
              <w:b w:val="0"/>
              <w:sz w:val="28"/>
              <w:szCs w:val="28"/>
              <w:lang w:val="fr-FR"/>
            </w:rPr>
          </w:rPrChange>
        </w:rPr>
        <w:t xml:space="preserve">    </w:t>
      </w:r>
      <w:bookmarkStart w:id="2750" w:name="_Toc312142080"/>
      <w:bookmarkStart w:id="2751" w:name="_Toc343029954"/>
      <w:bookmarkStart w:id="2752" w:name="_Toc343711386"/>
      <w:r w:rsidRPr="0049233F">
        <w:rPr>
          <w:lang w:val="fr-FR"/>
          <w:rPrChange w:id="2753" w:author="The Si Tran" w:date="2012-12-05T23:02:00Z">
            <w:rPr>
              <w:b w:val="0"/>
              <w:sz w:val="32"/>
              <w:szCs w:val="32"/>
              <w:lang w:val="fr-FR"/>
            </w:rPr>
          </w:rPrChange>
        </w:rPr>
        <w:t xml:space="preserve">Hình </w:t>
      </w:r>
      <w:del w:id="2754" w:author="The Si Tran" w:date="2012-12-11T23:21:00Z">
        <w:r w:rsidRPr="0049233F" w:rsidDel="004F02C0">
          <w:rPr>
            <w:rPrChange w:id="2755" w:author="The Si Tran" w:date="2012-12-05T23:02:00Z">
              <w:rPr>
                <w:b w:val="0"/>
                <w:sz w:val="32"/>
                <w:szCs w:val="32"/>
              </w:rPr>
            </w:rPrChange>
          </w:rPr>
          <w:fldChar w:fldCharType="begin"/>
        </w:r>
        <w:r w:rsidRPr="0049233F" w:rsidDel="004F02C0">
          <w:rPr>
            <w:lang w:val="fr-FR"/>
            <w:rPrChange w:id="2756" w:author="The Si Tran" w:date="2012-12-05T23:02:00Z">
              <w:rPr>
                <w:b w:val="0"/>
                <w:sz w:val="32"/>
                <w:szCs w:val="32"/>
                <w:lang w:val="fr-FR"/>
              </w:rPr>
            </w:rPrChange>
          </w:rPr>
          <w:delInstrText xml:space="preserve"> SEQ Hình \* ARABIC </w:delInstrText>
        </w:r>
        <w:r w:rsidRPr="0049233F" w:rsidDel="004F02C0">
          <w:rPr>
            <w:rPrChange w:id="2757" w:author="The Si Tran" w:date="2012-12-05T23:02:00Z">
              <w:rPr>
                <w:b w:val="0"/>
                <w:sz w:val="32"/>
                <w:szCs w:val="32"/>
              </w:rPr>
            </w:rPrChange>
          </w:rPr>
          <w:fldChar w:fldCharType="separate"/>
        </w:r>
        <w:r w:rsidRPr="0049233F" w:rsidDel="004F02C0">
          <w:rPr>
            <w:noProof/>
            <w:lang w:val="fr-FR"/>
            <w:rPrChange w:id="2758" w:author="The Si Tran" w:date="2012-12-05T23:02:00Z">
              <w:rPr>
                <w:b w:val="0"/>
                <w:noProof/>
                <w:sz w:val="32"/>
                <w:szCs w:val="32"/>
                <w:lang w:val="fr-FR"/>
              </w:rPr>
            </w:rPrChange>
          </w:rPr>
          <w:delText>6</w:delText>
        </w:r>
        <w:r w:rsidRPr="0049233F" w:rsidDel="004F02C0">
          <w:rPr>
            <w:rPrChange w:id="2759" w:author="The Si Tran" w:date="2012-12-05T23:02:00Z">
              <w:rPr>
                <w:b w:val="0"/>
                <w:sz w:val="32"/>
                <w:szCs w:val="32"/>
              </w:rPr>
            </w:rPrChange>
          </w:rPr>
          <w:fldChar w:fldCharType="end"/>
        </w:r>
        <w:r w:rsidRPr="0049233F" w:rsidDel="004F02C0">
          <w:rPr>
            <w:lang w:val="fr-FR"/>
            <w:rPrChange w:id="2760" w:author="The Si Tran" w:date="2012-12-05T23:02:00Z">
              <w:rPr>
                <w:b w:val="0"/>
                <w:sz w:val="28"/>
                <w:szCs w:val="28"/>
                <w:lang w:val="fr-FR"/>
              </w:rPr>
            </w:rPrChange>
          </w:rPr>
          <w:delText xml:space="preserve"> </w:delText>
        </w:r>
      </w:del>
      <w:ins w:id="2761" w:author="The Si Tran" w:date="2012-12-11T23:21:00Z">
        <w:r w:rsidR="004F02C0">
          <w:t>2.</w:t>
        </w:r>
      </w:ins>
      <w:r w:rsidR="00757B81">
        <w:t>6</w:t>
      </w:r>
      <w:r w:rsidR="00932971">
        <w:t>:</w:t>
      </w:r>
      <w:ins w:id="2762" w:author="The Si Tran" w:date="2012-12-11T23:21:00Z">
        <w:r w:rsidR="004F02C0" w:rsidRPr="0049233F">
          <w:rPr>
            <w:lang w:val="fr-FR"/>
            <w:rPrChange w:id="2763" w:author="The Si Tran" w:date="2012-12-05T23:02:00Z">
              <w:rPr>
                <w:b w:val="0"/>
                <w:sz w:val="28"/>
                <w:szCs w:val="28"/>
                <w:lang w:val="fr-FR"/>
              </w:rPr>
            </w:rPrChange>
          </w:rPr>
          <w:t xml:space="preserve"> </w:t>
        </w:r>
      </w:ins>
      <w:r w:rsidRPr="004F02C0">
        <w:rPr>
          <w:lang w:val="fr-FR"/>
          <w:rPrChange w:id="2764" w:author="The Si Tran" w:date="2012-12-11T23:21:00Z">
            <w:rPr>
              <w:b w:val="0"/>
              <w:sz w:val="28"/>
              <w:szCs w:val="28"/>
              <w:lang w:val="fr-FR"/>
            </w:rPr>
          </w:rPrChange>
        </w:rPr>
        <w:t>(a)</w:t>
      </w:r>
      <w:r w:rsidRPr="0049233F">
        <w:rPr>
          <w:lang w:val="fr-FR"/>
          <w:rPrChange w:id="2765" w:author="The Si Tran" w:date="2012-12-05T23:02:00Z">
            <w:rPr>
              <w:b w:val="0"/>
              <w:sz w:val="28"/>
              <w:szCs w:val="28"/>
              <w:lang w:val="fr-FR"/>
            </w:rPr>
          </w:rPrChange>
        </w:rPr>
        <w:t xml:space="preserve"> </w:t>
      </w:r>
      <w:r w:rsidRPr="004F02C0">
        <w:rPr>
          <w:lang w:val="fr-FR"/>
          <w:rPrChange w:id="2766" w:author="The Si Tran" w:date="2012-12-11T23:21:00Z">
            <w:rPr>
              <w:b w:val="0"/>
              <w:sz w:val="28"/>
              <w:szCs w:val="28"/>
              <w:lang w:val="fr-FR"/>
            </w:rPr>
          </w:rPrChange>
        </w:rPr>
        <w:t>Chuỗi thời gi</w:t>
      </w:r>
      <w:r w:rsidR="00757B81">
        <w:rPr>
          <w:lang w:val="fr-FR"/>
        </w:rPr>
        <w:t>an tĩnh, (b) C</w:t>
      </w:r>
      <w:r w:rsidRPr="004F02C0">
        <w:rPr>
          <w:lang w:val="fr-FR"/>
          <w:rPrChange w:id="2767" w:author="The Si Tran" w:date="2012-12-11T23:21:00Z">
            <w:rPr>
              <w:b w:val="0"/>
              <w:sz w:val="28"/>
              <w:szCs w:val="28"/>
              <w:lang w:val="fr-FR"/>
            </w:rPr>
          </w:rPrChange>
        </w:rPr>
        <w:t>huỗi thời gian không tĩnh.</w:t>
      </w:r>
      <w:bookmarkEnd w:id="2750"/>
      <w:bookmarkEnd w:id="2751"/>
      <w:bookmarkEnd w:id="2752"/>
    </w:p>
    <w:p w14:paraId="787DB4BD" w14:textId="77777777" w:rsidR="00AC34B6" w:rsidRPr="0049233F" w:rsidRDefault="00AC34B6" w:rsidP="005E5CD3">
      <w:pPr>
        <w:rPr>
          <w:szCs w:val="26"/>
          <w:lang w:val="fr-FR"/>
          <w:rPrChange w:id="2768" w:author="The Si Tran" w:date="2012-12-05T23:02:00Z">
            <w:rPr>
              <w:sz w:val="28"/>
              <w:szCs w:val="28"/>
              <w:lang w:val="fr-FR"/>
            </w:rPr>
          </w:rPrChange>
        </w:rPr>
      </w:pPr>
      <w:r w:rsidRPr="0049233F">
        <w:rPr>
          <w:szCs w:val="26"/>
          <w:lang w:val="fr-FR"/>
          <w:rPrChange w:id="2769" w:author="The Si Tran" w:date="2012-12-05T23:02:00Z">
            <w:rPr>
              <w:b/>
              <w:bCs/>
              <w:sz w:val="28"/>
              <w:szCs w:val="28"/>
              <w:lang w:val="fr-FR"/>
            </w:rPr>
          </w:rPrChange>
        </w:rPr>
        <w:tab/>
      </w:r>
    </w:p>
    <w:p w14:paraId="098BB42B" w14:textId="06DC6B39" w:rsidR="00AC34B6" w:rsidRPr="0049233F" w:rsidRDefault="00AC34B6">
      <w:pPr>
        <w:rPr>
          <w:lang w:val="fr-FR"/>
          <w:rPrChange w:id="2770" w:author="The Si Tran" w:date="2012-12-05T23:02:00Z">
            <w:rPr>
              <w:sz w:val="28"/>
              <w:szCs w:val="28"/>
              <w:lang w:val="fr-FR"/>
            </w:rPr>
          </w:rPrChange>
        </w:rPr>
      </w:pPr>
      <w:del w:id="2771" w:author="The Si Tran" w:date="2012-12-16T16:59:00Z">
        <w:r w:rsidRPr="0049233F" w:rsidDel="00C5193F">
          <w:rPr>
            <w:lang w:val="fr-FR"/>
            <w:rPrChange w:id="2772" w:author="The Si Tran" w:date="2012-12-05T23:02:00Z">
              <w:rPr>
                <w:b/>
                <w:bCs/>
                <w:sz w:val="28"/>
                <w:szCs w:val="28"/>
                <w:lang w:val="fr-FR"/>
              </w:rPr>
            </w:rPrChange>
          </w:rPr>
          <w:tab/>
        </w:r>
      </w:del>
      <w:r w:rsidR="00B87EB5" w:rsidRPr="0049233F">
        <w:rPr>
          <w:lang w:val="fr-FR"/>
          <w:rPrChange w:id="2773" w:author="The Si Tran" w:date="2012-12-05T23:02:00Z">
            <w:rPr>
              <w:b/>
              <w:bCs/>
              <w:sz w:val="28"/>
              <w:szCs w:val="28"/>
              <w:lang w:val="fr-FR"/>
            </w:rPr>
          </w:rPrChange>
        </w:rPr>
        <w:t>C</w:t>
      </w:r>
      <w:r w:rsidRPr="0049233F">
        <w:rPr>
          <w:lang w:val="fr-FR"/>
          <w:rPrChange w:id="2774" w:author="The Si Tran" w:date="2012-12-05T23:02:00Z">
            <w:rPr>
              <w:b/>
              <w:bCs/>
              <w:sz w:val="28"/>
              <w:szCs w:val="28"/>
              <w:lang w:val="fr-FR"/>
            </w:rPr>
          </w:rPrChange>
        </w:rPr>
        <w:t xml:space="preserve">huỗi thời gian không tĩnh </w:t>
      </w:r>
      <w:r w:rsidR="00B87EB5" w:rsidRPr="0049233F">
        <w:rPr>
          <w:lang w:val="fr-FR"/>
          <w:rPrChange w:id="2775" w:author="The Si Tran" w:date="2012-12-05T23:02:00Z">
            <w:rPr>
              <w:b/>
              <w:bCs/>
              <w:sz w:val="28"/>
              <w:szCs w:val="28"/>
              <w:lang w:val="fr-FR"/>
            </w:rPr>
          </w:rPrChange>
        </w:rPr>
        <w:t xml:space="preserve">rất khó để biểu diễn </w:t>
      </w:r>
      <w:r w:rsidRPr="0049233F">
        <w:rPr>
          <w:lang w:val="fr-FR"/>
          <w:rPrChange w:id="2776" w:author="The Si Tran" w:date="2012-12-05T23:02:00Z">
            <w:rPr>
              <w:b/>
              <w:bCs/>
              <w:sz w:val="28"/>
              <w:szCs w:val="28"/>
              <w:lang w:val="fr-FR"/>
            </w:rPr>
          </w:rPrChange>
        </w:rPr>
        <w:t>bằng mô hình toán học</w:t>
      </w:r>
      <w:r w:rsidR="00B87EB5" w:rsidRPr="0049233F">
        <w:rPr>
          <w:lang w:val="fr-FR"/>
          <w:rPrChange w:id="2777" w:author="The Si Tran" w:date="2012-12-05T23:02:00Z">
            <w:rPr>
              <w:b/>
              <w:bCs/>
              <w:sz w:val="28"/>
              <w:szCs w:val="28"/>
              <w:lang w:val="fr-FR"/>
            </w:rPr>
          </w:rPrChange>
        </w:rPr>
        <w:t xml:space="preserve"> và thực hiên dự báo</w:t>
      </w:r>
      <w:del w:id="2778" w:author="The Si Tran" w:date="2012-12-16T21:09:00Z">
        <w:r w:rsidR="00B87EB5" w:rsidRPr="0049233F" w:rsidDel="006D7A41">
          <w:rPr>
            <w:lang w:val="fr-FR"/>
            <w:rPrChange w:id="2779" w:author="The Si Tran" w:date="2012-12-05T23:02:00Z">
              <w:rPr>
                <w:b/>
                <w:bCs/>
                <w:sz w:val="28"/>
                <w:szCs w:val="28"/>
                <w:lang w:val="fr-FR"/>
              </w:rPr>
            </w:rPrChange>
          </w:rPr>
          <w:delText xml:space="preserve"> </w:delText>
        </w:r>
      </w:del>
      <w:r w:rsidR="00B87EB5" w:rsidRPr="0049233F">
        <w:rPr>
          <w:lang w:val="fr-FR"/>
          <w:rPrChange w:id="2780" w:author="The Si Tran" w:date="2012-12-05T23:02:00Z">
            <w:rPr>
              <w:b/>
              <w:bCs/>
              <w:sz w:val="28"/>
              <w:szCs w:val="28"/>
              <w:lang w:val="fr-FR"/>
            </w:rPr>
          </w:rPrChange>
        </w:rPr>
        <w:fldChar w:fldCharType="begin"/>
      </w:r>
      <w:r w:rsidR="00B87EB5" w:rsidRPr="0049233F">
        <w:rPr>
          <w:lang w:val="fr-FR"/>
          <w:rPrChange w:id="2781"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782" w:author="The Si Tran" w:date="2012-12-05T23:02:00Z">
            <w:rPr>
              <w:b/>
              <w:bCs/>
              <w:sz w:val="28"/>
              <w:szCs w:val="28"/>
              <w:lang w:val="fr-FR"/>
            </w:rPr>
          </w:rPrChange>
        </w:rPr>
        <w:fldChar w:fldCharType="end"/>
      </w:r>
      <w:r w:rsidR="00B87EB5" w:rsidRPr="0049233F">
        <w:rPr>
          <w:lang w:val="fr-FR"/>
          <w:rPrChange w:id="2783" w:author="The Si Tran" w:date="2012-12-05T23:02:00Z">
            <w:rPr>
              <w:b/>
              <w:bCs/>
              <w:sz w:val="28"/>
              <w:szCs w:val="28"/>
              <w:lang w:val="fr-FR"/>
            </w:rPr>
          </w:rPrChange>
        </w:rPr>
        <w:t>. Tuy nhiên,</w:t>
      </w:r>
      <w:r w:rsidRPr="0049233F">
        <w:rPr>
          <w:lang w:val="fr-FR"/>
          <w:rPrChange w:id="2784" w:author="The Si Tran" w:date="2012-12-05T23:02:00Z">
            <w:rPr>
              <w:b/>
              <w:bCs/>
              <w:sz w:val="28"/>
              <w:szCs w:val="28"/>
              <w:lang w:val="fr-FR"/>
            </w:rPr>
          </w:rPrChange>
        </w:rPr>
        <w:t xml:space="preserve"> </w:t>
      </w:r>
      <w:r w:rsidR="00B87EB5" w:rsidRPr="0049233F">
        <w:rPr>
          <w:lang w:val="fr-FR"/>
          <w:rPrChange w:id="2785"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786"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787" w:author="The Si Tran" w:date="2012-12-05T23:02:00Z">
            <w:rPr>
              <w:b/>
              <w:bCs/>
              <w:sz w:val="28"/>
              <w:szCs w:val="28"/>
              <w:lang w:val="fr-FR"/>
            </w:rPr>
          </w:rPrChange>
        </w:rPr>
        <w:t xml:space="preserve">. Một trong những phương </w:t>
      </w:r>
      <w:r w:rsidR="000F1F6F" w:rsidRPr="0049233F">
        <w:rPr>
          <w:lang w:val="fr-FR"/>
          <w:rPrChange w:id="2788"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2789" w:author="The Si Tran" w:date="2012-12-16T10:27:00Z"/>
          <w:lang w:val="fr-FR"/>
        </w:rPr>
      </w:pPr>
      <w:del w:id="2790" w:author="The Si Tran" w:date="2012-12-16T16:59:00Z">
        <w:r w:rsidRPr="0049233F" w:rsidDel="00C5193F">
          <w:rPr>
            <w:lang w:val="fr-FR"/>
            <w:rPrChange w:id="2791" w:author="The Si Tran" w:date="2012-12-05T23:02:00Z">
              <w:rPr>
                <w:b/>
                <w:bCs/>
                <w:sz w:val="28"/>
                <w:szCs w:val="28"/>
                <w:lang w:val="fr-FR"/>
              </w:rPr>
            </w:rPrChange>
          </w:rPr>
          <w:tab/>
        </w:r>
      </w:del>
      <w:r w:rsidR="003219CB" w:rsidRPr="0049233F">
        <w:rPr>
          <w:lang w:val="fr-FR"/>
          <w:rPrChange w:id="2792" w:author="The Si Tran" w:date="2012-12-05T23:02:00Z">
            <w:rPr>
              <w:b/>
              <w:bCs/>
              <w:sz w:val="28"/>
              <w:szCs w:val="28"/>
              <w:lang w:val="fr-FR"/>
            </w:rPr>
          </w:rPrChange>
        </w:rPr>
        <w:t xml:space="preserve">Đối với một chuỗi thời gian không </w:t>
      </w:r>
      <w:proofErr w:type="gramStart"/>
      <w:r w:rsidR="003219CB" w:rsidRPr="0049233F">
        <w:rPr>
          <w:lang w:val="fr-FR"/>
          <w:rPrChange w:id="2793" w:author="The Si Tran" w:date="2012-12-05T23:02:00Z">
            <w:rPr>
              <w:b/>
              <w:bCs/>
              <w:sz w:val="28"/>
              <w:szCs w:val="28"/>
              <w:lang w:val="fr-FR"/>
            </w:rPr>
          </w:rPrChange>
        </w:rPr>
        <w:t xml:space="preserve">tĩnh </w:t>
      </w:r>
      <m:oMath>
        <m:d>
          <m:dPr>
            <m:begChr m:val="{"/>
            <m:endChr m:val="}"/>
            <m:ctrlPr>
              <w:ins w:id="2794" w:author="The Si Tran" w:date="2012-12-05T23:52:00Z">
                <w:rPr>
                  <w:rFonts w:ascii="Cambria Math" w:hAnsi="Cambria Math"/>
                  <w:i/>
                  <w:lang w:val="fr-FR"/>
                </w:rPr>
              </w:ins>
            </m:ctrlPr>
          </m:dPr>
          <m:e>
            <w:proofErr w:type="gramEnd"/>
            <m:sSub>
              <m:sSubPr>
                <m:ctrlPr>
                  <w:ins w:id="2795" w:author="The Si Tran" w:date="2012-12-05T23:52:00Z">
                    <w:rPr>
                      <w:rFonts w:ascii="Cambria Math" w:hAnsi="Cambria Math"/>
                      <w:i/>
                      <w:lang w:val="fr-FR"/>
                    </w:rPr>
                  </w:ins>
                </m:ctrlPr>
              </m:sSubPr>
              <m:e>
                <w:ins w:id="2796" w:author="The Si Tran" w:date="2012-12-05T23:52:00Z">
                  <m:r>
                    <w:rPr>
                      <w:rFonts w:ascii="Cambria Math" w:hAnsi="Cambria Math"/>
                      <w:lang w:val="fr-FR"/>
                    </w:rPr>
                    <m:t>X</m:t>
                  </m:r>
                </w:ins>
              </m:e>
              <m:sub>
                <w:ins w:id="2797" w:author="The Si Tran" w:date="2012-12-05T23:52:00Z">
                  <m:r>
                    <w:rPr>
                      <w:rFonts w:ascii="Cambria Math" w:hAnsi="Cambria Math"/>
                      <w:lang w:val="fr-FR"/>
                    </w:rPr>
                    <m:t>t</m:t>
                  </m:r>
                </w:ins>
              </m:sub>
            </m:sSub>
          </m:e>
        </m:d>
      </m:oMath>
      <w:ins w:id="2798" w:author="The Si Tran" w:date="2012-12-05T23:52:00Z">
        <w:r w:rsidR="00623920" w:rsidRPr="00100B8E">
          <w:rPr>
            <w:lang w:val="fr-FR"/>
          </w:rPr>
          <w:t xml:space="preserve"> </w:t>
        </w:r>
      </w:ins>
      <w:del w:id="2799" w:author="The Si Tran" w:date="2012-12-05T23:51:00Z">
        <w:r w:rsidR="003219CB" w:rsidRPr="0049233F" w:rsidDel="00623920">
          <w:rPr>
            <w:lang w:val="fr-FR"/>
            <w:rPrChange w:id="2800" w:author="The Si Tran" w:date="2012-12-05T23:02:00Z">
              <w:rPr>
                <w:b/>
                <w:bCs/>
                <w:sz w:val="28"/>
                <w:szCs w:val="28"/>
                <w:lang w:val="fr-FR"/>
              </w:rPr>
            </w:rPrChange>
          </w:rPr>
          <w:delText>{X</w:delText>
        </w:r>
        <w:r w:rsidR="003219CB" w:rsidRPr="0049233F" w:rsidDel="00623920">
          <w:rPr>
            <w:vertAlign w:val="subscript"/>
            <w:lang w:val="fr-FR"/>
            <w:rPrChange w:id="2801" w:author="The Si Tran" w:date="2012-12-05T23:02:00Z">
              <w:rPr>
                <w:b/>
                <w:bCs/>
                <w:sz w:val="28"/>
                <w:szCs w:val="28"/>
                <w:vertAlign w:val="subscript"/>
                <w:lang w:val="fr-FR"/>
              </w:rPr>
            </w:rPrChange>
          </w:rPr>
          <w:delText>t</w:delText>
        </w:r>
        <w:r w:rsidR="003219CB" w:rsidRPr="0049233F" w:rsidDel="00623920">
          <w:rPr>
            <w:lang w:val="fr-FR"/>
            <w:rPrChange w:id="2802" w:author="The Si Tran" w:date="2012-12-05T23:02:00Z">
              <w:rPr>
                <w:b/>
                <w:bCs/>
                <w:sz w:val="28"/>
                <w:szCs w:val="28"/>
                <w:lang w:val="fr-FR"/>
              </w:rPr>
            </w:rPrChange>
          </w:rPr>
          <w:delText>}</w:delText>
        </w:r>
      </w:del>
      <w:r w:rsidR="003219CB" w:rsidRPr="0049233F">
        <w:rPr>
          <w:lang w:val="fr-FR"/>
          <w:rPrChange w:id="2803" w:author="The Si Tran" w:date="2012-12-05T23:02:00Z">
            <w:rPr>
              <w:b/>
              <w:bCs/>
              <w:sz w:val="28"/>
              <w:szCs w:val="28"/>
              <w:lang w:val="fr-FR"/>
            </w:rPr>
          </w:rPrChange>
        </w:rPr>
        <w:t xml:space="preserve">, ta áp dụng toán tử lấy hiệu </w:t>
      </w:r>
      <w:ins w:id="2804" w:author="The Si Tran" w:date="2012-12-05T23:52:00Z">
        <m:oMath>
          <m:r>
            <w:rPr>
              <w:rFonts w:ascii="Cambria Math" w:hAnsi="Cambria Math"/>
              <w:lang w:val="fr-FR"/>
            </w:rPr>
            <m:t>∆</m:t>
          </m:r>
        </m:oMath>
      </w:ins>
      <w:del w:id="2805" w:author="The Si Tran" w:date="2012-12-05T23:52:00Z">
        <w:r w:rsidR="003219CB" w:rsidRPr="0049233F" w:rsidDel="00623920">
          <w:rPr>
            <w:lang w:val="fr-FR"/>
            <w:rPrChange w:id="2806" w:author="The Si Tran" w:date="2012-12-05T23:02:00Z">
              <w:rPr>
                <w:b/>
                <w:bCs/>
                <w:sz w:val="28"/>
                <w:szCs w:val="28"/>
                <w:lang w:val="fr-FR"/>
              </w:rPr>
            </w:rPrChange>
          </w:rPr>
          <w:delText>∆</w:delText>
        </w:r>
      </w:del>
      <w:r w:rsidR="003219CB" w:rsidRPr="0049233F">
        <w:rPr>
          <w:lang w:val="fr-FR"/>
          <w:rPrChange w:id="2807" w:author="The Si Tran" w:date="2012-12-05T23:02:00Z">
            <w:rPr>
              <w:b/>
              <w:bCs/>
              <w:sz w:val="28"/>
              <w:szCs w:val="28"/>
              <w:lang w:val="fr-FR"/>
            </w:rPr>
          </w:rPrChange>
        </w:rPr>
        <w:t xml:space="preserve"> lên </w:t>
      </w:r>
      <m:oMath>
        <m:sSub>
          <m:sSubPr>
            <m:ctrlPr>
              <w:ins w:id="2808" w:author="The Si Tran" w:date="2012-12-05T23:52:00Z">
                <w:rPr>
                  <w:rFonts w:ascii="Cambria Math" w:hAnsi="Cambria Math"/>
                  <w:i/>
                  <w:lang w:val="fr-FR"/>
                </w:rPr>
              </w:ins>
            </m:ctrlPr>
          </m:sSubPr>
          <m:e>
            <w:ins w:id="2809" w:author="The Si Tran" w:date="2012-12-05T23:52:00Z">
              <m:r>
                <w:rPr>
                  <w:rFonts w:ascii="Cambria Math" w:hAnsi="Cambria Math"/>
                  <w:lang w:val="fr-FR"/>
                </w:rPr>
                <m:t>X</m:t>
              </m:r>
            </w:ins>
          </m:e>
          <m:sub>
            <w:ins w:id="2810" w:author="The Si Tran" w:date="2012-12-05T23:52:00Z">
              <m:r>
                <w:rPr>
                  <w:rFonts w:ascii="Cambria Math" w:hAnsi="Cambria Math"/>
                  <w:lang w:val="fr-FR"/>
                </w:rPr>
                <m:t>t</m:t>
              </m:r>
            </w:ins>
          </m:sub>
        </m:sSub>
      </m:oMath>
      <w:del w:id="2811" w:author="The Si Tran" w:date="2012-12-05T23:52:00Z">
        <w:r w:rsidR="003219CB" w:rsidRPr="0049233F" w:rsidDel="00623920">
          <w:rPr>
            <w:lang w:val="fr-FR"/>
            <w:rPrChange w:id="2812" w:author="The Si Tran" w:date="2012-12-05T23:02:00Z">
              <w:rPr>
                <w:b/>
                <w:bCs/>
                <w:sz w:val="28"/>
                <w:szCs w:val="28"/>
                <w:lang w:val="fr-FR"/>
              </w:rPr>
            </w:rPrChange>
          </w:rPr>
          <w:delText>X</w:delText>
        </w:r>
        <w:r w:rsidR="003219CB" w:rsidRPr="0049233F" w:rsidDel="00623920">
          <w:rPr>
            <w:vertAlign w:val="subscript"/>
            <w:lang w:val="fr-FR"/>
            <w:rPrChange w:id="2813" w:author="The Si Tran" w:date="2012-12-05T23:02:00Z">
              <w:rPr>
                <w:b/>
                <w:bCs/>
                <w:sz w:val="28"/>
                <w:szCs w:val="28"/>
                <w:vertAlign w:val="subscript"/>
                <w:lang w:val="fr-FR"/>
              </w:rPr>
            </w:rPrChange>
          </w:rPr>
          <w:delText>t</w:delText>
        </w:r>
      </w:del>
      <w:r w:rsidR="003219CB" w:rsidRPr="0049233F">
        <w:rPr>
          <w:lang w:val="fr-FR"/>
          <w:rPrChange w:id="2814" w:author="The Si Tran" w:date="2012-12-05T23:02:00Z">
            <w:rPr>
              <w:b/>
              <w:bCs/>
              <w:sz w:val="28"/>
              <w:szCs w:val="28"/>
              <w:lang w:val="fr-FR"/>
            </w:rPr>
          </w:rPrChange>
        </w:rPr>
        <w:t xml:space="preserve"> để được một chuỗi thời gian mới </w:t>
      </w:r>
      <w:ins w:id="2815" w:author="The Si Tran" w:date="2012-12-05T23:52:00Z">
        <m:oMath>
          <m:r>
            <w:rPr>
              <w:rFonts w:ascii="Cambria Math" w:hAnsi="Cambria Math"/>
              <w:lang w:val="fr-FR"/>
            </w:rPr>
            <m:t>∆</m:t>
          </m:r>
        </m:oMath>
      </w:ins>
      <m:oMath>
        <m:sSub>
          <m:sSubPr>
            <m:ctrlPr>
              <w:ins w:id="2816" w:author="The Si Tran" w:date="2012-12-05T23:53:00Z">
                <w:rPr>
                  <w:rFonts w:ascii="Cambria Math" w:hAnsi="Cambria Math"/>
                  <w:i/>
                  <w:lang w:val="fr-FR"/>
                </w:rPr>
              </w:ins>
            </m:ctrlPr>
          </m:sSubPr>
          <m:e>
            <w:ins w:id="2817" w:author="The Si Tran" w:date="2012-12-05T23:53:00Z">
              <m:r>
                <w:rPr>
                  <w:rFonts w:ascii="Cambria Math" w:hAnsi="Cambria Math"/>
                  <w:lang w:val="fr-FR"/>
                </w:rPr>
                <m:t>X</m:t>
              </m:r>
            </w:ins>
          </m:e>
          <m:sub>
            <w:ins w:id="2818" w:author="The Si Tran" w:date="2012-12-05T23:53:00Z">
              <m:r>
                <w:rPr>
                  <w:rFonts w:ascii="Cambria Math" w:hAnsi="Cambria Math"/>
                  <w:lang w:val="fr-FR"/>
                </w:rPr>
                <m:t>t</m:t>
              </m:r>
            </w:ins>
          </m:sub>
        </m:sSub>
      </m:oMath>
      <w:del w:id="2819" w:author="The Si Tran" w:date="2012-12-05T23:52:00Z">
        <w:r w:rsidR="003219CB" w:rsidRPr="0049233F" w:rsidDel="00623920">
          <w:rPr>
            <w:lang w:val="fr-FR"/>
            <w:rPrChange w:id="2820" w:author="The Si Tran" w:date="2012-12-05T23:02:00Z">
              <w:rPr>
                <w:b/>
                <w:bCs/>
                <w:sz w:val="28"/>
                <w:szCs w:val="28"/>
                <w:lang w:val="fr-FR"/>
              </w:rPr>
            </w:rPrChange>
          </w:rPr>
          <w:delText>∆X</w:delText>
        </w:r>
        <w:r w:rsidR="003219CB" w:rsidRPr="0049233F" w:rsidDel="00623920">
          <w:rPr>
            <w:vertAlign w:val="subscript"/>
            <w:lang w:val="fr-FR"/>
            <w:rPrChange w:id="2821" w:author="The Si Tran" w:date="2012-12-05T23:02:00Z">
              <w:rPr>
                <w:b/>
                <w:bCs/>
                <w:sz w:val="28"/>
                <w:szCs w:val="28"/>
                <w:vertAlign w:val="subscript"/>
                <w:lang w:val="fr-FR"/>
              </w:rPr>
            </w:rPrChange>
          </w:rPr>
          <w:delText>t</w:delText>
        </w:r>
      </w:del>
      <w:r w:rsidR="003219CB" w:rsidRPr="0049233F">
        <w:rPr>
          <w:lang w:val="fr-FR"/>
          <w:rPrChange w:id="2822" w:author="The Si Tran" w:date="2012-12-05T23:02:00Z">
            <w:rPr>
              <w:b/>
              <w:bCs/>
              <w:sz w:val="28"/>
              <w:szCs w:val="28"/>
              <w:lang w:val="fr-FR"/>
            </w:rPr>
          </w:rPrChange>
        </w:rPr>
        <w:t xml:space="preserve"> với </w:t>
      </w:r>
      <w:del w:id="2823" w:author="The Si Tran" w:date="2012-12-05T23:52:00Z">
        <w:r w:rsidR="003219CB" w:rsidRPr="0049233F" w:rsidDel="00623920">
          <w:rPr>
            <w:lang w:val="fr-FR"/>
            <w:rPrChange w:id="2824" w:author="The Si Tran" w:date="2012-12-05T23:02:00Z">
              <w:rPr>
                <w:b/>
                <w:bCs/>
                <w:sz w:val="28"/>
                <w:szCs w:val="28"/>
                <w:lang w:val="fr-FR"/>
              </w:rPr>
            </w:rPrChange>
          </w:rPr>
          <w:delText>:</w:delText>
        </w:r>
      </w:del>
    </w:p>
    <w:p w14:paraId="0A6C57D4" w14:textId="77777777" w:rsidR="00891415" w:rsidRPr="0049233F" w:rsidRDefault="00891415">
      <w:pPr>
        <w:rPr>
          <w:ins w:id="2825" w:author="The Si Tran" w:date="2012-12-16T10:27:00Z"/>
          <w:lang w:val="fr-FR"/>
          <w:rPrChange w:id="2826" w:author="The Si Tran" w:date="2012-12-05T23:02:00Z">
            <w:rPr>
              <w:ins w:id="2827" w:author="The Si Tran" w:date="2012-12-16T10:27:00Z"/>
              <w:sz w:val="28"/>
              <w:szCs w:val="28"/>
              <w:lang w:val="fr-FR"/>
            </w:rPr>
          </w:rPrChange>
        </w:rPr>
      </w:pPr>
    </w:p>
    <w:p w14:paraId="38874533" w14:textId="25A7AA5D" w:rsidR="003219CB" w:rsidRPr="00891415" w:rsidRDefault="003219CB">
      <w:pPr>
        <w:pStyle w:val="Canhgiua"/>
        <w:rPr>
          <w:rPrChange w:id="2828" w:author="The Si Tran" w:date="2012-12-16T10:26:00Z">
            <w:rPr>
              <w:sz w:val="28"/>
              <w:szCs w:val="28"/>
              <w:lang w:val="fr-FR"/>
            </w:rPr>
          </w:rPrChange>
        </w:rPr>
        <w:pPrChange w:id="2829" w:author="The Si Tran" w:date="2012-12-16T10:27:00Z">
          <w:pPr/>
        </w:pPrChange>
      </w:pPr>
      <w:del w:id="2830" w:author="The Si Tran" w:date="2012-12-16T10:27:00Z">
        <w:r w:rsidRPr="0049233F" w:rsidDel="00891415">
          <w:rPr>
            <w:lang w:val="fr-FR"/>
            <w:rPrChange w:id="2831" w:author="The Si Tran" w:date="2012-12-05T23:02:00Z">
              <w:rPr>
                <w:b/>
                <w:bCs/>
                <w:sz w:val="28"/>
                <w:szCs w:val="28"/>
                <w:lang w:val="fr-FR"/>
              </w:rPr>
            </w:rPrChange>
          </w:rPr>
          <w:delText xml:space="preserve">                        </w:delText>
        </w:r>
      </w:del>
      <w:del w:id="2832" w:author="The Si Tran" w:date="2012-12-16T10:26:00Z">
        <w:r w:rsidRPr="0049233F" w:rsidDel="00891415">
          <w:rPr>
            <w:lang w:val="fr-FR"/>
            <w:rPrChange w:id="2833" w:author="The Si Tran" w:date="2012-12-05T23:02:00Z">
              <w:rPr>
                <w:b/>
                <w:bCs/>
                <w:sz w:val="28"/>
                <w:szCs w:val="28"/>
                <w:lang w:val="fr-FR"/>
              </w:rPr>
            </w:rPrChange>
          </w:rPr>
          <w:delText xml:space="preserve">  </w:delText>
        </w:r>
      </w:del>
      <w:ins w:id="2834" w:author="The Si Tran" w:date="2012-12-05T23:53:00Z">
        <m:oMath>
          <m:r>
            <m:rPr>
              <m:sty m:val="p"/>
            </m:rPr>
            <w:rPr>
              <w:rFonts w:ascii="Cambria Math" w:hAnsi="Cambria Math"/>
              <w:rPrChange w:id="2835"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836" w:author="The Si Tran" w:date="2012-12-16T10:26:00Z">
                    <w:rPr>
                      <w:rFonts w:ascii="Cambria Math" w:hAnsi="Cambria Math"/>
                      <w:lang w:val="fr-FR"/>
                    </w:rPr>
                  </w:rPrChange>
                </w:rPr>
                <m:t>X</m:t>
              </m:r>
            </m:e>
            <m:sub>
              <m:r>
                <w:rPr>
                  <w:rFonts w:ascii="Cambria Math" w:hAnsi="Cambria Math"/>
                  <w:rPrChange w:id="2837" w:author="The Si Tran" w:date="2012-12-16T10:26:00Z">
                    <w:rPr>
                      <w:rFonts w:ascii="Cambria Math" w:hAnsi="Cambria Math"/>
                      <w:lang w:val="fr-FR"/>
                    </w:rPr>
                  </w:rPrChange>
                </w:rPr>
                <m:t>t</m:t>
              </m:r>
            </m:sub>
          </m:sSub>
          <m:r>
            <m:rPr>
              <m:sty m:val="p"/>
            </m:rPr>
            <w:rPr>
              <w:rFonts w:ascii="Cambria Math" w:hAnsi="Cambria Math"/>
              <w:rPrChange w:id="2838"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839" w:author="The Si Tran" w:date="2012-12-16T10:26:00Z">
                    <w:rPr>
                      <w:rFonts w:ascii="Cambria Math" w:hAnsi="Cambria Math"/>
                      <w:lang w:val="fr-FR"/>
                    </w:rPr>
                  </w:rPrChange>
                </w:rPr>
                <m:t>X</m:t>
              </m:r>
            </m:e>
            <m:sub>
              <m:r>
                <w:rPr>
                  <w:rFonts w:ascii="Cambria Math" w:hAnsi="Cambria Math"/>
                  <w:rPrChange w:id="2840" w:author="The Si Tran" w:date="2012-12-16T10:26:00Z">
                    <w:rPr>
                      <w:rFonts w:ascii="Cambria Math" w:hAnsi="Cambria Math"/>
                      <w:lang w:val="fr-FR"/>
                    </w:rPr>
                  </w:rPrChange>
                </w:rPr>
                <m:t>t</m:t>
              </m:r>
            </m:sub>
          </m:sSub>
          <m:r>
            <m:rPr>
              <m:sty m:val="p"/>
            </m:rPr>
            <w:rPr>
              <w:rFonts w:ascii="Cambria Math" w:hAnsi="Cambria Math"/>
              <w:rPrChange w:id="2841"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842" w:author="The Si Tran" w:date="2012-12-16T10:26:00Z">
                    <w:rPr>
                      <w:rFonts w:ascii="Cambria Math" w:hAnsi="Cambria Math"/>
                      <w:lang w:val="fr-FR"/>
                    </w:rPr>
                  </w:rPrChange>
                </w:rPr>
                <m:t>X</m:t>
              </m:r>
            </m:e>
            <m:sub>
              <m:r>
                <w:rPr>
                  <w:rFonts w:ascii="Cambria Math" w:hAnsi="Cambria Math"/>
                  <w:rPrChange w:id="2843" w:author="The Si Tran" w:date="2012-12-16T10:26:00Z">
                    <w:rPr>
                      <w:rFonts w:ascii="Cambria Math" w:hAnsi="Cambria Math"/>
                      <w:lang w:val="fr-FR"/>
                    </w:rPr>
                  </w:rPrChange>
                </w:rPr>
                <m:t>t</m:t>
              </m:r>
              <m:r>
                <m:rPr>
                  <m:sty m:val="p"/>
                </m:rPr>
                <w:rPr>
                  <w:rFonts w:ascii="Cambria Math" w:hAnsi="Cambria Math"/>
                  <w:rPrChange w:id="2844" w:author="The Si Tran" w:date="2012-12-16T10:26:00Z">
                    <w:rPr>
                      <w:rFonts w:ascii="Cambria Math" w:hAnsi="Cambria Math"/>
                      <w:lang w:val="fr-FR"/>
                    </w:rPr>
                  </w:rPrChange>
                </w:rPr>
                <m:t>-1</m:t>
              </m:r>
            </m:sub>
          </m:sSub>
        </m:oMath>
      </w:ins>
      <w:del w:id="2845" w:author="The Si Tran" w:date="2012-12-05T23:53:00Z">
        <w:r w:rsidRPr="00891415" w:rsidDel="003967AA">
          <w:rPr>
            <w:rPrChange w:id="2846"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847" w:author="The Si Tran" w:date="2012-12-05T23:02:00Z">
            <w:rPr>
              <w:sz w:val="28"/>
              <w:szCs w:val="28"/>
              <w:vertAlign w:val="subscript"/>
              <w:lang w:val="fr-FR"/>
            </w:rPr>
          </w:rPrChange>
        </w:rPr>
      </w:pPr>
      <w:r w:rsidRPr="0049233F">
        <w:rPr>
          <w:szCs w:val="26"/>
          <w:lang w:val="fr-FR"/>
          <w:rPrChange w:id="2848" w:author="The Si Tran" w:date="2012-12-05T23:02:00Z">
            <w:rPr>
              <w:b/>
              <w:bCs/>
              <w:sz w:val="28"/>
              <w:szCs w:val="28"/>
              <w:lang w:val="fr-FR"/>
            </w:rPr>
          </w:rPrChange>
        </w:rPr>
        <w:t xml:space="preserve">Nếu </w:t>
      </w:r>
      <w:ins w:id="284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850" w:author="The Si Tran" w:date="2012-12-05T23:54:00Z">
        <w:r w:rsidRPr="0049233F" w:rsidDel="00D10148">
          <w:rPr>
            <w:szCs w:val="26"/>
            <w:lang w:val="fr-FR"/>
            <w:rPrChange w:id="2851" w:author="The Si Tran" w:date="2012-12-05T23:02:00Z">
              <w:rPr>
                <w:b/>
                <w:bCs/>
                <w:sz w:val="28"/>
                <w:szCs w:val="28"/>
                <w:lang w:val="fr-FR"/>
              </w:rPr>
            </w:rPrChange>
          </w:rPr>
          <w:delText>∆X</w:delText>
        </w:r>
        <w:r w:rsidRPr="0049233F" w:rsidDel="00D10148">
          <w:rPr>
            <w:szCs w:val="26"/>
            <w:vertAlign w:val="subscript"/>
            <w:lang w:val="fr-FR"/>
            <w:rPrChange w:id="2852" w:author="The Si Tran" w:date="2012-12-05T23:02:00Z">
              <w:rPr>
                <w:b/>
                <w:bCs/>
                <w:sz w:val="28"/>
                <w:szCs w:val="28"/>
                <w:vertAlign w:val="subscript"/>
                <w:lang w:val="fr-FR"/>
              </w:rPr>
            </w:rPrChange>
          </w:rPr>
          <w:delText>t</w:delText>
        </w:r>
        <w:r w:rsidRPr="0049233F" w:rsidDel="00D10148">
          <w:rPr>
            <w:szCs w:val="26"/>
            <w:lang w:val="fr-FR"/>
            <w:rPrChange w:id="2853" w:author="The Si Tran" w:date="2012-12-05T23:02:00Z">
              <w:rPr>
                <w:b/>
                <w:bCs/>
                <w:sz w:val="28"/>
                <w:szCs w:val="28"/>
                <w:lang w:val="fr-FR"/>
              </w:rPr>
            </w:rPrChange>
          </w:rPr>
          <w:delText xml:space="preserve"> </w:delText>
        </w:r>
      </w:del>
      <w:r w:rsidRPr="0049233F">
        <w:rPr>
          <w:szCs w:val="26"/>
          <w:lang w:val="fr-FR"/>
          <w:rPrChange w:id="2854" w:author="The Si Tran" w:date="2012-12-05T23:02:00Z">
            <w:rPr>
              <w:b/>
              <w:bCs/>
              <w:sz w:val="28"/>
              <w:szCs w:val="28"/>
              <w:lang w:val="fr-FR"/>
            </w:rPr>
          </w:rPrChange>
        </w:rPr>
        <w:t xml:space="preserve">là chuỗi tĩnh thì ta xây dựng mô hình mô tả </w:t>
      </w:r>
      <w:del w:id="2855" w:author="The Si Tran" w:date="2012-12-05T23:54:00Z">
        <w:r w:rsidRPr="0049233F" w:rsidDel="00271306">
          <w:rPr>
            <w:szCs w:val="26"/>
            <w:lang w:val="fr-FR"/>
            <w:rPrChange w:id="2856" w:author="The Si Tran" w:date="2012-12-05T23:02:00Z">
              <w:rPr>
                <w:b/>
                <w:bCs/>
                <w:sz w:val="28"/>
                <w:szCs w:val="28"/>
                <w:lang w:val="fr-FR"/>
              </w:rPr>
            </w:rPrChange>
          </w:rPr>
          <w:delText>∆X</w:delText>
        </w:r>
        <w:r w:rsidRPr="0049233F" w:rsidDel="00271306">
          <w:rPr>
            <w:szCs w:val="26"/>
            <w:vertAlign w:val="subscript"/>
            <w:lang w:val="fr-FR"/>
            <w:rPrChange w:id="2857" w:author="The Si Tran" w:date="2012-12-05T23:02:00Z">
              <w:rPr>
                <w:b/>
                <w:bCs/>
                <w:sz w:val="28"/>
                <w:szCs w:val="28"/>
                <w:vertAlign w:val="subscript"/>
                <w:lang w:val="fr-FR"/>
              </w:rPr>
            </w:rPrChange>
          </w:rPr>
          <w:delText>t</w:delText>
        </w:r>
        <w:r w:rsidRPr="0049233F" w:rsidDel="00271306">
          <w:rPr>
            <w:szCs w:val="26"/>
            <w:lang w:val="fr-FR"/>
            <w:rPrChange w:id="2858" w:author="The Si Tran" w:date="2012-12-05T23:02:00Z">
              <w:rPr>
                <w:b/>
                <w:bCs/>
                <w:sz w:val="28"/>
                <w:szCs w:val="28"/>
                <w:lang w:val="fr-FR"/>
              </w:rPr>
            </w:rPrChange>
          </w:rPr>
          <w:delText xml:space="preserve"> </w:delText>
        </w:r>
      </w:del>
      <w:ins w:id="285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860" w:author="The Si Tran" w:date="2012-12-05T23:02:00Z">
            <w:rPr>
              <w:b/>
              <w:bCs/>
              <w:sz w:val="28"/>
              <w:szCs w:val="28"/>
              <w:lang w:val="fr-FR"/>
            </w:rPr>
          </w:rPrChange>
        </w:rPr>
        <w:t xml:space="preserve">rồi từ đó suy </w:t>
      </w:r>
      <w:proofErr w:type="gramStart"/>
      <w:r w:rsidRPr="0049233F">
        <w:rPr>
          <w:szCs w:val="26"/>
          <w:lang w:val="fr-FR"/>
          <w:rPrChange w:id="2861" w:author="The Si Tran" w:date="2012-12-05T23:02:00Z">
            <w:rPr>
              <w:b/>
              <w:bCs/>
              <w:sz w:val="28"/>
              <w:szCs w:val="28"/>
              <w:lang w:val="fr-FR"/>
            </w:rPr>
          </w:rPrChange>
        </w:rPr>
        <w:t xml:space="preserve">ra </w:t>
      </w:r>
      <w:proofErr w:type="gramEnd"/>
      <m:oMath>
        <m:sSub>
          <m:sSubPr>
            <m:ctrlPr>
              <w:ins w:id="2862" w:author="The Si Tran" w:date="2012-12-05T23:54:00Z">
                <w:rPr>
                  <w:rFonts w:ascii="Cambria Math" w:hAnsi="Cambria Math"/>
                  <w:i/>
                  <w:szCs w:val="26"/>
                  <w:lang w:val="fr-FR"/>
                </w:rPr>
              </w:ins>
            </m:ctrlPr>
          </m:sSubPr>
          <m:e>
            <w:ins w:id="2863" w:author="The Si Tran" w:date="2012-12-05T23:54:00Z">
              <m:r>
                <w:rPr>
                  <w:rFonts w:ascii="Cambria Math" w:hAnsi="Cambria Math"/>
                  <w:szCs w:val="26"/>
                  <w:lang w:val="fr-FR"/>
                </w:rPr>
                <m:t>X</m:t>
              </m:r>
            </w:ins>
          </m:e>
          <m:sub>
            <w:ins w:id="2864" w:author="The Si Tran" w:date="2012-12-05T23:54:00Z">
              <m:r>
                <w:rPr>
                  <w:rFonts w:ascii="Cambria Math" w:hAnsi="Cambria Math"/>
                  <w:szCs w:val="26"/>
                  <w:lang w:val="fr-FR"/>
                </w:rPr>
                <m:t>t</m:t>
              </m:r>
            </w:ins>
          </m:sub>
        </m:sSub>
      </m:oMath>
      <w:del w:id="2865" w:author="The Si Tran" w:date="2012-12-05T23:54:00Z">
        <w:r w:rsidRPr="0049233F" w:rsidDel="00271306">
          <w:rPr>
            <w:szCs w:val="26"/>
            <w:lang w:val="fr-FR"/>
            <w:rPrChange w:id="2866" w:author="The Si Tran" w:date="2012-12-05T23:02:00Z">
              <w:rPr>
                <w:b/>
                <w:bCs/>
                <w:sz w:val="28"/>
                <w:szCs w:val="28"/>
                <w:lang w:val="fr-FR"/>
              </w:rPr>
            </w:rPrChange>
          </w:rPr>
          <w:delText>X</w:delText>
        </w:r>
        <w:r w:rsidRPr="0049233F" w:rsidDel="00271306">
          <w:rPr>
            <w:szCs w:val="26"/>
            <w:vertAlign w:val="subscript"/>
            <w:lang w:val="fr-FR"/>
            <w:rPrChange w:id="2867" w:author="The Si Tran" w:date="2012-12-05T23:02:00Z">
              <w:rPr>
                <w:b/>
                <w:bCs/>
                <w:sz w:val="28"/>
                <w:szCs w:val="28"/>
                <w:vertAlign w:val="subscript"/>
                <w:lang w:val="fr-FR"/>
              </w:rPr>
            </w:rPrChange>
          </w:rPr>
          <w:delText>t</w:delText>
        </w:r>
      </w:del>
      <w:r w:rsidRPr="0049233F">
        <w:rPr>
          <w:szCs w:val="26"/>
          <w:lang w:val="fr-FR"/>
          <w:rPrChange w:id="2868" w:author="The Si Tran" w:date="2012-12-05T23:02:00Z">
            <w:rPr>
              <w:b/>
              <w:bCs/>
              <w:sz w:val="28"/>
              <w:szCs w:val="28"/>
              <w:lang w:val="fr-FR"/>
            </w:rPr>
          </w:rPrChange>
        </w:rPr>
        <w:t>. Nếu</w:t>
      </w:r>
      <w:ins w:id="2869"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870" w:author="The Si Tran" w:date="2012-12-05T23:54:00Z">
        <w:r w:rsidRPr="0049233F" w:rsidDel="0023677B">
          <w:rPr>
            <w:szCs w:val="26"/>
            <w:lang w:val="fr-FR"/>
            <w:rPrChange w:id="2871" w:author="The Si Tran" w:date="2012-12-05T23:02:00Z">
              <w:rPr>
                <w:b/>
                <w:bCs/>
                <w:sz w:val="28"/>
                <w:szCs w:val="28"/>
                <w:lang w:val="fr-FR"/>
              </w:rPr>
            </w:rPrChange>
          </w:rPr>
          <w:delText xml:space="preserve"> ∆X</w:delText>
        </w:r>
        <w:r w:rsidRPr="0049233F" w:rsidDel="0023677B">
          <w:rPr>
            <w:szCs w:val="26"/>
            <w:vertAlign w:val="subscript"/>
            <w:lang w:val="fr-FR"/>
            <w:rPrChange w:id="2872" w:author="The Si Tran" w:date="2012-12-05T23:02:00Z">
              <w:rPr>
                <w:b/>
                <w:bCs/>
                <w:sz w:val="28"/>
                <w:szCs w:val="28"/>
                <w:vertAlign w:val="subscript"/>
                <w:lang w:val="fr-FR"/>
              </w:rPr>
            </w:rPrChange>
          </w:rPr>
          <w:delText>t</w:delText>
        </w:r>
      </w:del>
      <w:r w:rsidRPr="0049233F">
        <w:rPr>
          <w:szCs w:val="26"/>
          <w:lang w:val="fr-FR"/>
          <w:rPrChange w:id="2873" w:author="The Si Tran" w:date="2012-12-05T23:02:00Z">
            <w:rPr>
              <w:b/>
              <w:bCs/>
              <w:sz w:val="28"/>
              <w:szCs w:val="28"/>
              <w:lang w:val="fr-FR"/>
            </w:rPr>
          </w:rPrChange>
        </w:rPr>
        <w:t xml:space="preserve"> vẫn là chuỗi không tĩnh, ta tiếp tục áp dụng toán tử </w:t>
      </w:r>
      <w:ins w:id="2874" w:author="The Si Tran" w:date="2012-12-05T23:54:00Z">
        <m:oMath>
          <m:r>
            <w:rPr>
              <w:rFonts w:ascii="Cambria Math" w:hAnsi="Cambria Math"/>
              <w:szCs w:val="26"/>
              <w:lang w:val="fr-FR"/>
            </w:rPr>
            <m:t>∆</m:t>
          </m:r>
        </m:oMath>
      </w:ins>
      <w:ins w:id="2875" w:author="The Si Tran" w:date="2012-12-05T23:55:00Z">
        <w:r w:rsidR="00013058">
          <w:rPr>
            <w:szCs w:val="26"/>
            <w:lang w:val="fr-FR"/>
          </w:rPr>
          <w:t xml:space="preserve"> </w:t>
        </w:r>
      </w:ins>
      <w:del w:id="2876" w:author="The Si Tran" w:date="2012-12-05T23:54:00Z">
        <w:r w:rsidRPr="0049233F" w:rsidDel="0023677B">
          <w:rPr>
            <w:szCs w:val="26"/>
            <w:lang w:val="fr-FR"/>
            <w:rPrChange w:id="2877" w:author="The Si Tran" w:date="2012-12-05T23:02:00Z">
              <w:rPr>
                <w:b/>
                <w:bCs/>
                <w:sz w:val="28"/>
                <w:szCs w:val="28"/>
                <w:lang w:val="fr-FR"/>
              </w:rPr>
            </w:rPrChange>
          </w:rPr>
          <w:delText xml:space="preserve">∆ </w:delText>
        </w:r>
      </w:del>
      <w:r w:rsidRPr="0049233F">
        <w:rPr>
          <w:szCs w:val="26"/>
          <w:lang w:val="fr-FR"/>
          <w:rPrChange w:id="2878" w:author="The Si Tran" w:date="2012-12-05T23:02:00Z">
            <w:rPr>
              <w:b/>
              <w:bCs/>
              <w:sz w:val="28"/>
              <w:szCs w:val="28"/>
              <w:lang w:val="fr-FR"/>
            </w:rPr>
          </w:rPrChange>
        </w:rPr>
        <w:t xml:space="preserve">cho </w:t>
      </w:r>
      <w:proofErr w:type="gramStart"/>
      <w:r w:rsidRPr="0049233F">
        <w:rPr>
          <w:szCs w:val="26"/>
          <w:lang w:val="fr-FR"/>
          <w:rPrChange w:id="2879" w:author="The Si Tran" w:date="2012-12-05T23:02:00Z">
            <w:rPr>
              <w:b/>
              <w:bCs/>
              <w:sz w:val="28"/>
              <w:szCs w:val="28"/>
              <w:lang w:val="fr-FR"/>
            </w:rPr>
          </w:rPrChange>
        </w:rPr>
        <w:t xml:space="preserve">chuỗi </w:t>
      </w:r>
      <w:proofErr w:type="gramEnd"/>
      <w:ins w:id="2880"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881" w:author="The Si Tran" w:date="2012-12-05T23:54:00Z">
        <w:r w:rsidRPr="0049233F" w:rsidDel="0023677B">
          <w:rPr>
            <w:szCs w:val="26"/>
            <w:lang w:val="fr-FR"/>
            <w:rPrChange w:id="2882" w:author="The Si Tran" w:date="2012-12-05T23:02:00Z">
              <w:rPr>
                <w:b/>
                <w:bCs/>
                <w:sz w:val="28"/>
                <w:szCs w:val="28"/>
                <w:lang w:val="fr-FR"/>
              </w:rPr>
            </w:rPrChange>
          </w:rPr>
          <w:delText>∆X</w:delText>
        </w:r>
        <w:r w:rsidRPr="0049233F" w:rsidDel="0023677B">
          <w:rPr>
            <w:szCs w:val="26"/>
            <w:vertAlign w:val="subscript"/>
            <w:lang w:val="fr-FR"/>
            <w:rPrChange w:id="2883"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884" w:author="The Si Tran" w:date="2012-12-16T16:59:00Z"/>
          <w:szCs w:val="26"/>
          <w:lang w:val="fr-FR"/>
        </w:rPr>
        <w:pPrChange w:id="2885" w:author="The Si Tran" w:date="2012-12-16T16:59:00Z">
          <w:pPr>
            <w:ind w:firstLine="540"/>
          </w:pPr>
        </w:pPrChange>
      </w:pPr>
      <w:r w:rsidRPr="004E0A08">
        <w:rPr>
          <w:b/>
          <w:lang w:val="fr-FR"/>
          <w:rPrChange w:id="2886" w:author="The Si Tran" w:date="2012-12-16T16:59:00Z">
            <w:rPr>
              <w:b/>
              <w:bCs/>
              <w:sz w:val="28"/>
              <w:szCs w:val="28"/>
              <w:lang w:val="fr-FR"/>
            </w:rPr>
          </w:rPrChange>
        </w:rPr>
        <w:t>Thành phần chu kỳ (cyclical)</w:t>
      </w:r>
    </w:p>
    <w:p w14:paraId="56DC27CA" w14:textId="77777777" w:rsidR="004E0A08" w:rsidRPr="004E0A08" w:rsidRDefault="004E0A08">
      <w:pPr>
        <w:rPr>
          <w:ins w:id="2887" w:author="The Si Tran" w:date="2012-12-16T16:59:00Z"/>
          <w:b/>
          <w:lang w:val="fr-FR"/>
          <w:rPrChange w:id="2888" w:author="The Si Tran" w:date="2012-12-16T16:59:00Z">
            <w:rPr>
              <w:ins w:id="2889" w:author="The Si Tran" w:date="2012-12-16T16:59:00Z"/>
              <w:b/>
              <w:sz w:val="28"/>
              <w:szCs w:val="28"/>
              <w:lang w:val="fr-FR"/>
            </w:rPr>
          </w:rPrChange>
        </w:rPr>
        <w:pPrChange w:id="2890" w:author="The Si Tran" w:date="2012-12-16T16:59:00Z">
          <w:pPr>
            <w:ind w:firstLine="540"/>
          </w:pPr>
        </w:pPrChange>
      </w:pPr>
    </w:p>
    <w:p w14:paraId="0D73FA58" w14:textId="77777777" w:rsidR="005E5CD3" w:rsidRPr="0049233F" w:rsidRDefault="005E5CD3">
      <w:pPr>
        <w:rPr>
          <w:szCs w:val="26"/>
          <w:lang w:val="fr-FR"/>
          <w:rPrChange w:id="2891" w:author="The Si Tran" w:date="2012-12-05T23:02:00Z">
            <w:rPr>
              <w:sz w:val="28"/>
              <w:szCs w:val="28"/>
              <w:lang w:val="fr-FR"/>
            </w:rPr>
          </w:rPrChange>
        </w:rPr>
        <w:pPrChange w:id="2892" w:author="The Si Tran" w:date="2012-12-16T16:59:00Z">
          <w:pPr>
            <w:ind w:firstLine="540"/>
          </w:pPr>
        </w:pPrChange>
      </w:pPr>
      <w:r w:rsidRPr="0049233F">
        <w:rPr>
          <w:szCs w:val="26"/>
          <w:lang w:val="fr-FR"/>
          <w:rPrChange w:id="2893" w:author="The Si Tran" w:date="2012-12-05T23:02:00Z">
            <w:rPr>
              <w:b/>
              <w:bCs/>
              <w:sz w:val="28"/>
              <w:szCs w:val="28"/>
              <w:lang w:val="fr-FR"/>
            </w:rPr>
          </w:rPrChange>
        </w:rPr>
        <w:lastRenderedPageBreak/>
        <w:t xml:space="preserve">Là chuỗi biến đổi dạng sóng quanh xu hướng [1]. Trong thực tế thành phần này rất khó xác định </w:t>
      </w:r>
      <w:r w:rsidR="00E26A6D" w:rsidRPr="0049233F">
        <w:rPr>
          <w:szCs w:val="26"/>
          <w:lang w:val="fr-FR"/>
          <w:rPrChange w:id="2894"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895"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896" w:author="The Si Tran" w:date="2012-12-16T16:59:00Z">
            <w:rPr>
              <w:b/>
              <w:sz w:val="28"/>
              <w:szCs w:val="28"/>
              <w:lang w:val="fr-FR"/>
            </w:rPr>
          </w:rPrChange>
        </w:rPr>
        <w:pPrChange w:id="2897" w:author="The Si Tran" w:date="2012-12-16T16:59:00Z">
          <w:pPr>
            <w:ind w:firstLine="540"/>
          </w:pPr>
        </w:pPrChange>
      </w:pPr>
      <w:r w:rsidRPr="004E0A08">
        <w:rPr>
          <w:b/>
          <w:lang w:val="fr-FR"/>
          <w:rPrChange w:id="2898"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899" w:author="The Si Tran" w:date="2012-12-05T23:02:00Z">
            <w:rPr>
              <w:sz w:val="28"/>
              <w:szCs w:val="28"/>
              <w:lang w:val="fr-FR"/>
            </w:rPr>
          </w:rPrChange>
        </w:rPr>
        <w:pPrChange w:id="2900" w:author="The Si Tran" w:date="2012-12-16T17:00:00Z">
          <w:pPr>
            <w:ind w:firstLine="540"/>
          </w:pPr>
        </w:pPrChange>
      </w:pPr>
      <w:r w:rsidRPr="0049233F">
        <w:rPr>
          <w:lang w:val="fr-FR"/>
          <w:rPrChange w:id="2901"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902" w:author="The Si Tran" w:date="2012-12-16T17:00:00Z">
            <w:rPr>
              <w:b/>
              <w:sz w:val="28"/>
              <w:szCs w:val="28"/>
              <w:lang w:val="fr-FR"/>
            </w:rPr>
          </w:rPrChange>
        </w:rPr>
        <w:pPrChange w:id="2903" w:author="The Si Tran" w:date="2012-12-16T17:00:00Z">
          <w:pPr>
            <w:ind w:firstLine="540"/>
          </w:pPr>
        </w:pPrChange>
      </w:pPr>
      <w:r w:rsidRPr="004E0A08">
        <w:rPr>
          <w:b/>
          <w:lang w:val="fr-FR"/>
          <w:rPrChange w:id="2904" w:author="The Si Tran" w:date="2012-12-16T17:00:00Z">
            <w:rPr>
              <w:b/>
              <w:bCs/>
              <w:sz w:val="28"/>
              <w:szCs w:val="28"/>
              <w:lang w:val="fr-FR"/>
            </w:rPr>
          </w:rPrChange>
        </w:rPr>
        <w:t>Thành phần mùa (Seasonal)</w:t>
      </w:r>
    </w:p>
    <w:p w14:paraId="0F9CFB46" w14:textId="573CB7BC" w:rsidR="005E5CD3" w:rsidRDefault="005E5CD3">
      <w:pPr>
        <w:rPr>
          <w:lang w:val="fr-FR"/>
        </w:rPr>
        <w:pPrChange w:id="2905" w:author="The Si Tran" w:date="2012-12-16T17:00:00Z">
          <w:pPr>
            <w:ind w:firstLine="540"/>
          </w:pPr>
        </w:pPrChange>
      </w:pPr>
      <w:r w:rsidRPr="0049233F">
        <w:rPr>
          <w:lang w:val="fr-FR"/>
          <w:rPrChange w:id="2906" w:author="The Si Tran" w:date="2012-12-05T23:02:00Z">
            <w:rPr>
              <w:b/>
              <w:bCs/>
              <w:sz w:val="28"/>
              <w:szCs w:val="28"/>
              <w:lang w:val="fr-FR"/>
            </w:rPr>
          </w:rPrChange>
        </w:rPr>
        <w:t xml:space="preserve"> </w:t>
      </w:r>
      <w:r w:rsidR="00E26A6D" w:rsidRPr="0049233F">
        <w:rPr>
          <w:lang w:val="fr-FR"/>
          <w:rPrChange w:id="2907" w:author="The Si Tran" w:date="2012-12-05T23:02:00Z">
            <w:rPr>
              <w:b/>
              <w:bCs/>
              <w:sz w:val="28"/>
              <w:szCs w:val="28"/>
              <w:lang w:val="fr-FR"/>
            </w:rPr>
          </w:rPrChange>
        </w:rPr>
        <w:t>Theo như định nghĩa bên trên thì đây l</w:t>
      </w:r>
      <w:r w:rsidRPr="0049233F">
        <w:rPr>
          <w:lang w:val="fr-FR"/>
          <w:rPrChange w:id="2908"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909" w:author="The Si Tran" w:date="2012-12-14T04:30:00Z">
        <w:r w:rsidR="00D20536">
          <w:rPr>
            <w:lang w:val="fr-FR"/>
          </w:rPr>
          <w:t>2.</w:t>
        </w:r>
      </w:ins>
      <w:r w:rsidR="005A4357">
        <w:rPr>
          <w:lang w:val="fr-FR"/>
        </w:rPr>
        <w:t>7</w:t>
      </w:r>
      <w:del w:id="2910" w:author="The Si Tran" w:date="2012-12-14T04:30:00Z">
        <w:r w:rsidRPr="0049233F" w:rsidDel="00D20536">
          <w:rPr>
            <w:lang w:val="fr-FR"/>
            <w:rPrChange w:id="2911" w:author="The Si Tran" w:date="2012-12-05T23:02:00Z">
              <w:rPr>
                <w:b/>
                <w:bCs/>
                <w:sz w:val="28"/>
                <w:szCs w:val="28"/>
                <w:lang w:val="fr-FR"/>
              </w:rPr>
            </w:rPrChange>
          </w:rPr>
          <w:delText>5</w:delText>
        </w:r>
      </w:del>
      <w:r w:rsidRPr="0049233F">
        <w:rPr>
          <w:lang w:val="fr-FR"/>
          <w:rPrChange w:id="2912" w:author="The Si Tran" w:date="2012-12-05T23:02:00Z">
            <w:rPr>
              <w:b/>
              <w:bCs/>
              <w:sz w:val="28"/>
              <w:szCs w:val="28"/>
              <w:lang w:val="fr-FR"/>
            </w:rPr>
          </w:rPrChange>
        </w:rPr>
        <w:t xml:space="preserve"> là đồ thị của một chuỗi thời gian có tính mùa</w:t>
      </w:r>
      <w:ins w:id="2913"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914" w:author="The Si Tran" w:date="2012-12-05T23:02:00Z">
            <w:rPr>
              <w:sz w:val="28"/>
              <w:szCs w:val="28"/>
              <w:lang w:val="fr-FR"/>
            </w:rPr>
          </w:rPrChange>
        </w:rPr>
        <w:pPrChange w:id="2915" w:author="The Si Tran" w:date="2012-12-16T17:00:00Z">
          <w:pPr>
            <w:ind w:firstLine="720"/>
          </w:pPr>
        </w:pPrChange>
      </w:pPr>
      <w:del w:id="2916" w:author="The Si Tran" w:date="2012-12-14T04:33:00Z">
        <w:r w:rsidRPr="0049233F" w:rsidDel="00565563">
          <w:rPr>
            <w:lang w:val="fr-FR"/>
            <w:rPrChange w:id="2917" w:author="The Si Tran" w:date="2012-12-05T23:02:00Z">
              <w:rPr>
                <w:b/>
                <w:bCs/>
                <w:sz w:val="28"/>
                <w:szCs w:val="28"/>
                <w:lang w:val="fr-FR"/>
              </w:rPr>
            </w:rPrChange>
          </w:rPr>
          <w:tab/>
        </w:r>
      </w:del>
      <w:r w:rsidRPr="0049233F">
        <w:rPr>
          <w:lang w:val="fr-FR"/>
          <w:rPrChange w:id="2918"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919"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16F0A85D" w14:textId="6DCBA639" w:rsidR="00CE67EE" w:rsidRPr="005A4357" w:rsidRDefault="00CE67EE" w:rsidP="00CE67EE">
      <w:pPr>
        <w:rPr>
          <w:szCs w:val="26"/>
          <w:lang w:val="fr-FR"/>
          <w:rPrChange w:id="2920" w:author="The Si Tran" w:date="2012-12-05T23:02:00Z">
            <w:rPr>
              <w:sz w:val="28"/>
              <w:szCs w:val="28"/>
              <w:lang w:val="fr-FR"/>
            </w:rPr>
          </w:rPrChange>
        </w:rPr>
      </w:pPr>
      <w:r w:rsidRPr="0049233F">
        <w:rPr>
          <w:szCs w:val="26"/>
          <w:lang w:val="fr-FR"/>
          <w:rPrChange w:id="2921"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922" w:author="The Si Tran" w:date="2012-12-05T23:02:00Z">
            <w:rPr>
              <w:b/>
              <w:bCs/>
              <w:sz w:val="28"/>
              <w:szCs w:val="28"/>
              <w:lang w:val="fr-FR"/>
            </w:rPr>
          </w:rPrChange>
        </w:rPr>
        <w:t>tóm tắt một số kĩ thuật dự đoán cho từng thành phần của chuỗi thờ</w:t>
      </w:r>
      <w:r w:rsidR="005A4357">
        <w:rPr>
          <w:szCs w:val="26"/>
          <w:lang w:val="fr-FR"/>
        </w:rPr>
        <w:t>i gian</w:t>
      </w:r>
      <w:r w:rsidRPr="0049233F">
        <w:rPr>
          <w:szCs w:val="26"/>
          <w:lang w:val="fr-FR"/>
          <w:rPrChange w:id="2923" w:author="The Si Tran" w:date="2012-12-05T23:02:00Z">
            <w:rPr>
              <w:b/>
              <w:bCs/>
              <w:sz w:val="28"/>
              <w:szCs w:val="28"/>
              <w:lang w:val="fr-FR"/>
            </w:rPr>
          </w:rPrChange>
        </w:rPr>
        <w:fldChar w:fldCharType="begin"/>
      </w:r>
      <w:r w:rsidRPr="0049233F">
        <w:rPr>
          <w:szCs w:val="26"/>
          <w:lang w:val="fr-FR"/>
          <w:rPrChange w:id="2924"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925" w:author="The Si Tran" w:date="2012-12-05T23:02:00Z">
            <w:rPr>
              <w:b/>
              <w:bCs/>
              <w:sz w:val="28"/>
              <w:szCs w:val="28"/>
              <w:lang w:val="fr-FR"/>
            </w:rPr>
          </w:rPrChange>
        </w:rPr>
        <w:fldChar w:fldCharType="end"/>
      </w:r>
      <w:r w:rsidRPr="0049233F">
        <w:rPr>
          <w:szCs w:val="26"/>
          <w:lang w:val="fr-FR"/>
          <w:rPrChange w:id="2926" w:author="The Si Tran" w:date="2012-12-05T23:02:00Z">
            <w:rPr>
              <w:b/>
              <w:bCs/>
              <w:sz w:val="28"/>
              <w:szCs w:val="28"/>
              <w:lang w:val="fr-FR"/>
            </w:rPr>
          </w:rPrChange>
        </w:rPr>
        <w:t>.</w:t>
      </w:r>
    </w:p>
    <w:p w14:paraId="1460691C" w14:textId="77777777" w:rsidR="005E5CD3" w:rsidRPr="0049233F" w:rsidRDefault="005E5CD3">
      <w:pPr>
        <w:pStyle w:val="Canhgiua"/>
        <w:rPr>
          <w:lang w:val="fr-FR"/>
          <w:rPrChange w:id="2927" w:author="The Si Tran" w:date="2012-12-05T23:02:00Z">
            <w:rPr>
              <w:sz w:val="28"/>
              <w:szCs w:val="28"/>
              <w:lang w:val="fr-FR"/>
            </w:rPr>
          </w:rPrChange>
        </w:rPr>
        <w:pPrChange w:id="2928" w:author="The Si Tran" w:date="2012-12-16T17:00:00Z">
          <w:pPr/>
        </w:pPrChange>
      </w:pPr>
      <w:r w:rsidRPr="0049233F">
        <w:rPr>
          <w:noProof/>
          <w:rPrChange w:id="2929" w:author="Unknown">
            <w:rPr>
              <w:noProof/>
              <w:sz w:val="28"/>
              <w:szCs w:val="28"/>
            </w:rPr>
          </w:rPrChange>
        </w:rPr>
        <w:drawing>
          <wp:inline distT="0" distB="0" distL="0" distR="0" wp14:anchorId="60A3E341" wp14:editId="1A11689F">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6995B98B" w:rsidR="005E5CD3" w:rsidRPr="004E0A08" w:rsidDel="00565563" w:rsidRDefault="005E5CD3">
      <w:pPr>
        <w:pStyle w:val="Hinh"/>
        <w:rPr>
          <w:del w:id="2930" w:author="The Si Tran" w:date="2012-12-14T04:34:00Z"/>
          <w:rPrChange w:id="2931" w:author="The Si Tran" w:date="2012-12-16T17:00:00Z">
            <w:rPr>
              <w:del w:id="2932" w:author="The Si Tran" w:date="2012-12-14T04:34:00Z"/>
              <w:sz w:val="28"/>
              <w:szCs w:val="28"/>
              <w:lang w:val="fr-FR"/>
            </w:rPr>
          </w:rPrChange>
        </w:rPr>
        <w:pPrChange w:id="2933" w:author="The Si Tran" w:date="2012-12-16T17:00:00Z">
          <w:pPr>
            <w:pStyle w:val="Caption"/>
            <w:ind w:left="720" w:firstLine="720"/>
          </w:pPr>
        </w:pPrChange>
      </w:pPr>
      <w:bookmarkStart w:id="2934" w:name="_Toc343711387"/>
      <w:bookmarkStart w:id="2935" w:name="_Toc312142079"/>
      <w:bookmarkStart w:id="2936" w:name="_Toc343029955"/>
      <w:r w:rsidRPr="004E0A08">
        <w:rPr>
          <w:bCs w:val="0"/>
          <w:rPrChange w:id="2937" w:author="The Si Tran" w:date="2012-12-16T17:00:00Z">
            <w:rPr>
              <w:b w:val="0"/>
              <w:bCs w:val="0"/>
              <w:sz w:val="28"/>
              <w:szCs w:val="28"/>
              <w:lang w:val="fr-FR"/>
            </w:rPr>
          </w:rPrChange>
        </w:rPr>
        <w:t xml:space="preserve">Hình </w:t>
      </w:r>
      <w:del w:id="2938" w:author="The Si Tran" w:date="2012-12-11T23:22:00Z">
        <w:r w:rsidRPr="004E0A08" w:rsidDel="000D0624">
          <w:rPr>
            <w:bCs w:val="0"/>
            <w:rPrChange w:id="2939" w:author="The Si Tran" w:date="2012-12-16T17:00:00Z">
              <w:rPr>
                <w:b w:val="0"/>
                <w:bCs w:val="0"/>
                <w:sz w:val="28"/>
                <w:szCs w:val="28"/>
              </w:rPr>
            </w:rPrChange>
          </w:rPr>
          <w:fldChar w:fldCharType="begin"/>
        </w:r>
        <w:r w:rsidRPr="004E0A08" w:rsidDel="000D0624">
          <w:rPr>
            <w:bCs w:val="0"/>
            <w:rPrChange w:id="2940" w:author="The Si Tran" w:date="2012-12-16T17:00:00Z">
              <w:rPr>
                <w:b w:val="0"/>
                <w:bCs w:val="0"/>
                <w:sz w:val="28"/>
                <w:szCs w:val="28"/>
                <w:lang w:val="fr-FR"/>
              </w:rPr>
            </w:rPrChange>
          </w:rPr>
          <w:delInstrText xml:space="preserve"> SEQ Hình \* ARABIC </w:delInstrText>
        </w:r>
        <w:r w:rsidRPr="004E0A08" w:rsidDel="000D0624">
          <w:rPr>
            <w:bCs w:val="0"/>
            <w:rPrChange w:id="2941" w:author="The Si Tran" w:date="2012-12-16T17:00:00Z">
              <w:rPr>
                <w:b w:val="0"/>
                <w:bCs w:val="0"/>
                <w:sz w:val="28"/>
                <w:szCs w:val="28"/>
              </w:rPr>
            </w:rPrChange>
          </w:rPr>
          <w:fldChar w:fldCharType="separate"/>
        </w:r>
        <w:r w:rsidRPr="004E0A08" w:rsidDel="000D0624">
          <w:rPr>
            <w:bCs w:val="0"/>
            <w:rPrChange w:id="2942" w:author="The Si Tran" w:date="2012-12-16T17:00:00Z">
              <w:rPr>
                <w:b w:val="0"/>
                <w:bCs w:val="0"/>
                <w:noProof/>
                <w:sz w:val="28"/>
                <w:szCs w:val="28"/>
                <w:lang w:val="fr-FR"/>
              </w:rPr>
            </w:rPrChange>
          </w:rPr>
          <w:delText>5</w:delText>
        </w:r>
        <w:r w:rsidRPr="004E0A08" w:rsidDel="000D0624">
          <w:rPr>
            <w:bCs w:val="0"/>
            <w:rPrChange w:id="2943" w:author="The Si Tran" w:date="2012-12-16T17:00:00Z">
              <w:rPr>
                <w:b w:val="0"/>
                <w:bCs w:val="0"/>
                <w:sz w:val="28"/>
                <w:szCs w:val="28"/>
              </w:rPr>
            </w:rPrChange>
          </w:rPr>
          <w:fldChar w:fldCharType="end"/>
        </w:r>
        <w:r w:rsidRPr="004E0A08" w:rsidDel="000D0624">
          <w:rPr>
            <w:bCs w:val="0"/>
            <w:rPrChange w:id="2944" w:author="The Si Tran" w:date="2012-12-16T17:00:00Z">
              <w:rPr>
                <w:b w:val="0"/>
                <w:bCs w:val="0"/>
                <w:sz w:val="28"/>
                <w:szCs w:val="28"/>
                <w:lang w:val="fr-FR"/>
              </w:rPr>
            </w:rPrChange>
          </w:rPr>
          <w:delText xml:space="preserve"> </w:delText>
        </w:r>
      </w:del>
      <w:ins w:id="2945" w:author="The Si Tran" w:date="2012-12-11T23:22:00Z">
        <w:r w:rsidR="00891415" w:rsidRPr="00032D83">
          <w:rPr>
            <w:bCs w:val="0"/>
          </w:rPr>
          <w:t>2.</w:t>
        </w:r>
      </w:ins>
      <w:r w:rsidR="005A4357">
        <w:rPr>
          <w:bCs w:val="0"/>
        </w:rPr>
        <w:t>7</w:t>
      </w:r>
      <w:ins w:id="2946" w:author="The Si Tran" w:date="2012-12-14T04:30:00Z">
        <w:r w:rsidR="00D20536" w:rsidRPr="00032D83">
          <w:rPr>
            <w:bCs w:val="0"/>
          </w:rPr>
          <w:t>:</w:t>
        </w:r>
      </w:ins>
      <w:ins w:id="2947" w:author="The Si Tran" w:date="2012-12-11T23:22:00Z">
        <w:r w:rsidR="000D0624" w:rsidRPr="004E0A08">
          <w:rPr>
            <w:bCs w:val="0"/>
            <w:rPrChange w:id="2948" w:author="The Si Tran" w:date="2012-12-16T17:00:00Z">
              <w:rPr>
                <w:b w:val="0"/>
                <w:bCs w:val="0"/>
                <w:sz w:val="28"/>
                <w:szCs w:val="28"/>
                <w:lang w:val="fr-FR"/>
              </w:rPr>
            </w:rPrChange>
          </w:rPr>
          <w:t xml:space="preserve"> </w:t>
        </w:r>
      </w:ins>
      <w:r w:rsidRPr="004E0A08">
        <w:rPr>
          <w:bCs w:val="0"/>
          <w:rPrChange w:id="2949" w:author="The Si Tran" w:date="2012-12-16T17:00:00Z">
            <w:rPr>
              <w:b w:val="0"/>
              <w:bCs w:val="0"/>
              <w:sz w:val="28"/>
              <w:szCs w:val="28"/>
              <w:lang w:val="fr-FR"/>
            </w:rPr>
          </w:rPrChange>
        </w:rPr>
        <w:t>Chuỗi thời gian có tính mùa</w:t>
      </w:r>
      <w:bookmarkEnd w:id="2934"/>
      <w:del w:id="2950" w:author="The Si Tran" w:date="2012-12-14T04:34:00Z">
        <w:r w:rsidRPr="004E0A08" w:rsidDel="00565563">
          <w:rPr>
            <w:bCs w:val="0"/>
            <w:rPrChange w:id="2951" w:author="The Si Tran" w:date="2012-12-16T17:00:00Z">
              <w:rPr>
                <w:b w:val="0"/>
                <w:bCs w:val="0"/>
                <w:sz w:val="28"/>
                <w:szCs w:val="28"/>
                <w:lang w:val="fr-FR"/>
              </w:rPr>
            </w:rPrChange>
          </w:rPr>
          <w:delText>.</w:delText>
        </w:r>
        <w:bookmarkEnd w:id="2935"/>
        <w:bookmarkEnd w:id="2936"/>
      </w:del>
    </w:p>
    <w:p w14:paraId="5959B91B" w14:textId="6B486675" w:rsidR="00BE19A7" w:rsidRDefault="005E5CD3" w:rsidP="00CE67EE">
      <w:pPr>
        <w:pStyle w:val="Hinh"/>
        <w:rPr>
          <w:lang w:val="fr-FR"/>
        </w:rPr>
      </w:pPr>
      <w:del w:id="2952" w:author="The Si Tran" w:date="2012-12-14T04:34:00Z">
        <w:r w:rsidRPr="0049233F" w:rsidDel="00565563">
          <w:rPr>
            <w:lang w:val="fr-FR"/>
            <w:rPrChange w:id="2953"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954" w:author="The Si Tran" w:date="2012-12-14T04:35:00Z"/>
          <w:szCs w:val="26"/>
          <w:lang w:val="fr-FR"/>
        </w:rPr>
      </w:pPr>
    </w:p>
    <w:p w14:paraId="6B00FEF5" w14:textId="77777777" w:rsidR="00B828F5" w:rsidRPr="0049233F" w:rsidRDefault="00B828F5" w:rsidP="001A7D30">
      <w:pPr>
        <w:ind w:firstLine="0"/>
        <w:rPr>
          <w:ins w:id="2955" w:author="The Si Tran" w:date="2012-12-14T04:35:00Z"/>
          <w:szCs w:val="26"/>
          <w:lang w:val="fr-FR"/>
          <w:rPrChange w:id="2956" w:author="The Si Tran" w:date="2012-12-05T23:02:00Z">
            <w:rPr>
              <w:ins w:id="2957" w:author="The Si Tran" w:date="2012-12-14T04:35:00Z"/>
              <w:sz w:val="28"/>
              <w:szCs w:val="28"/>
              <w:lang w:val="fr-FR"/>
            </w:rPr>
          </w:rPrChange>
        </w:rPr>
      </w:pPr>
    </w:p>
    <w:p w14:paraId="2041ECB9" w14:textId="0FAE7C12" w:rsidR="008D6389" w:rsidRPr="00EF4E32" w:rsidDel="00565563" w:rsidRDefault="00565563">
      <w:pPr>
        <w:pStyle w:val="Bang"/>
        <w:rPr>
          <w:del w:id="2958" w:author="The Si Tran" w:date="2012-12-14T04:33:00Z"/>
          <w:rPrChange w:id="2959" w:author="The Si Tran" w:date="2012-12-05T23:02:00Z">
            <w:rPr>
              <w:del w:id="2960" w:author="The Si Tran" w:date="2012-12-14T04:33:00Z"/>
              <w:sz w:val="28"/>
              <w:szCs w:val="28"/>
              <w:lang w:val="fr-FR"/>
            </w:rPr>
          </w:rPrChange>
        </w:rPr>
        <w:pPrChange w:id="2961" w:author="The Si Tran" w:date="2012-12-16T10:03:00Z">
          <w:pPr/>
        </w:pPrChange>
      </w:pPr>
      <w:bookmarkStart w:id="2962" w:name="_Toc343711414"/>
      <w:ins w:id="2963" w:author="The Si Tran" w:date="2012-12-14T04:34:00Z">
        <w:r w:rsidRPr="00EF4E32">
          <w:rPr>
            <w:rPrChange w:id="2964" w:author="The Si Tran" w:date="2012-12-14T04:35:00Z">
              <w:rPr>
                <w:lang w:val="fr-FR"/>
              </w:rPr>
            </w:rPrChange>
          </w:rPr>
          <w:lastRenderedPageBreak/>
          <w:t>Bảng 2.1</w:t>
        </w:r>
      </w:ins>
      <w:ins w:id="2965" w:author="The Si Tran" w:date="2012-12-14T04:35:00Z">
        <w:r w:rsidRPr="00EF4E32">
          <w:rPr>
            <w:rPrChange w:id="2966" w:author="The Si Tran" w:date="2012-12-14T04:35:00Z">
              <w:rPr>
                <w:lang w:val="fr-FR"/>
              </w:rPr>
            </w:rPrChange>
          </w:rPr>
          <w:t>:</w:t>
        </w:r>
      </w:ins>
      <w:ins w:id="2967" w:author="The Si Tran" w:date="2012-12-14T04:34:00Z">
        <w:r w:rsidRPr="00EF4E32">
          <w:t xml:space="preserve"> Một số kĩ thuật dự đoán cho từng thành phần của chuỗi thời gian</w:t>
        </w:r>
      </w:ins>
      <w:bookmarkEnd w:id="2962"/>
    </w:p>
    <w:p w14:paraId="1C234874" w14:textId="77777777" w:rsidR="008D6389" w:rsidRPr="0049233F" w:rsidRDefault="008D6389">
      <w:pPr>
        <w:pStyle w:val="Bang"/>
        <w:rPr>
          <w:lang w:val="fr-FR"/>
          <w:rPrChange w:id="2968" w:author="The Si Tran" w:date="2012-12-05T23:02:00Z">
            <w:rPr>
              <w:sz w:val="28"/>
              <w:szCs w:val="28"/>
              <w:lang w:val="fr-FR"/>
            </w:rPr>
          </w:rPrChange>
        </w:rPr>
        <w:pPrChange w:id="2969" w:author="The Si Tran" w:date="2012-12-16T10:03:00Z">
          <w:pPr/>
        </w:pPrChange>
      </w:pPr>
      <w:del w:id="2970" w:author="The Si Tran" w:date="2012-12-14T04:33:00Z">
        <w:r w:rsidRPr="0049233F" w:rsidDel="00565563">
          <w:rPr>
            <w:lang w:val="fr-FR"/>
            <w:rPrChange w:id="2971"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972"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973">
          <w:tblGrid>
            <w:gridCol w:w="1638"/>
            <w:gridCol w:w="1444"/>
            <w:gridCol w:w="2516"/>
            <w:gridCol w:w="613"/>
            <w:gridCol w:w="3077"/>
            <w:gridCol w:w="33"/>
          </w:tblGrid>
        </w:tblGridChange>
      </w:tblGrid>
      <w:tr w:rsidR="008D6389" w:rsidRPr="00565563" w:rsidDel="006B12AA" w14:paraId="0E2BA307" w14:textId="1D95D6F1" w:rsidTr="00B828F5">
        <w:trPr>
          <w:del w:id="2974" w:author="The Si Tran" w:date="2012-12-16T17:03:00Z"/>
        </w:trPr>
        <w:tc>
          <w:tcPr>
            <w:tcW w:w="1638" w:type="dxa"/>
            <w:tcPrChange w:id="2975" w:author="The Si Tran" w:date="2012-12-14T04:36:00Z">
              <w:tcPr>
                <w:tcW w:w="3192" w:type="dxa"/>
                <w:gridSpan w:val="2"/>
              </w:tcPr>
            </w:tcPrChange>
          </w:tcPr>
          <w:p w14:paraId="109F5C6A" w14:textId="32452574" w:rsidR="008D6389" w:rsidRPr="00DC2B95" w:rsidDel="006B12AA" w:rsidRDefault="008D6389">
            <w:pPr>
              <w:pStyle w:val="BangBody"/>
              <w:jc w:val="center"/>
              <w:rPr>
                <w:del w:id="2976" w:author="The Si Tran" w:date="2012-12-16T17:03:00Z"/>
                <w:b/>
                <w:sz w:val="26"/>
                <w:szCs w:val="26"/>
                <w:lang w:val="fr-FR"/>
                <w:rPrChange w:id="2977" w:author="The Si Tran" w:date="2012-12-16T10:44:00Z">
                  <w:rPr>
                    <w:del w:id="2978" w:author="The Si Tran" w:date="2012-12-16T17:03:00Z"/>
                    <w:sz w:val="28"/>
                    <w:szCs w:val="28"/>
                    <w:lang w:val="fr-FR"/>
                  </w:rPr>
                </w:rPrChange>
              </w:rPr>
              <w:pPrChange w:id="2979" w:author="The Si Tran" w:date="2012-12-16T10:44:00Z">
                <w:pPr/>
              </w:pPrChange>
            </w:pPr>
            <w:del w:id="2980" w:author="The Si Tran" w:date="2012-12-16T17:03:00Z">
              <w:r w:rsidRPr="00DC2B95" w:rsidDel="006B12AA">
                <w:rPr>
                  <w:b/>
                  <w:sz w:val="26"/>
                  <w:szCs w:val="26"/>
                  <w:lang w:val="fr-FR"/>
                  <w:rPrChange w:id="2981" w:author="The Si Tran" w:date="2012-12-16T10:44:00Z">
                    <w:rPr>
                      <w:b/>
                      <w:bCs/>
                      <w:sz w:val="28"/>
                      <w:szCs w:val="28"/>
                      <w:lang w:val="fr-FR"/>
                    </w:rPr>
                  </w:rPrChange>
                </w:rPr>
                <w:delText>Thành ph t</w:delText>
              </w:r>
            </w:del>
          </w:p>
        </w:tc>
        <w:tc>
          <w:tcPr>
            <w:tcW w:w="3960" w:type="dxa"/>
            <w:tcPrChange w:id="2982" w:author="The Si Tran" w:date="2012-12-14T04:36:00Z">
              <w:tcPr>
                <w:tcW w:w="3192" w:type="dxa"/>
                <w:gridSpan w:val="2"/>
              </w:tcPr>
            </w:tcPrChange>
          </w:tcPr>
          <w:p w14:paraId="4CA912EB" w14:textId="0DFE93BA" w:rsidR="008D6389" w:rsidRPr="00DC2B95" w:rsidDel="006B12AA" w:rsidRDefault="008D6389">
            <w:pPr>
              <w:pStyle w:val="BangBody"/>
              <w:jc w:val="center"/>
              <w:rPr>
                <w:del w:id="2983" w:author="The Si Tran" w:date="2012-12-16T17:03:00Z"/>
                <w:b/>
                <w:sz w:val="26"/>
                <w:szCs w:val="26"/>
                <w:lang w:val="fr-FR"/>
                <w:rPrChange w:id="2984" w:author="The Si Tran" w:date="2012-12-16T10:44:00Z">
                  <w:rPr>
                    <w:del w:id="2985" w:author="The Si Tran" w:date="2012-12-16T17:03:00Z"/>
                    <w:sz w:val="28"/>
                    <w:szCs w:val="28"/>
                    <w:lang w:val="fr-FR"/>
                  </w:rPr>
                </w:rPrChange>
              </w:rPr>
              <w:pPrChange w:id="2986" w:author="The Si Tran" w:date="2012-12-16T10:44:00Z">
                <w:pPr/>
              </w:pPrChange>
            </w:pPr>
            <w:del w:id="2987" w:author="The Si Tran" w:date="2012-12-16T17:03:00Z">
              <w:r w:rsidRPr="00DC2B95" w:rsidDel="006B12AA">
                <w:rPr>
                  <w:b/>
                  <w:sz w:val="26"/>
                  <w:szCs w:val="26"/>
                  <w:lang w:val="fr-FR"/>
                  <w:rPrChange w:id="2988" w:author="The Si Tran" w:date="2012-12-16T10:44:00Z">
                    <w:rPr>
                      <w:b/>
                      <w:bCs/>
                      <w:sz w:val="28"/>
                      <w:szCs w:val="28"/>
                      <w:lang w:val="fr-FR"/>
                    </w:rPr>
                  </w:rPrChange>
                </w:rPr>
                <w:delText>Kĩ thuph thuhuậ</w:delText>
              </w:r>
            </w:del>
          </w:p>
        </w:tc>
        <w:tc>
          <w:tcPr>
            <w:tcW w:w="3690" w:type="dxa"/>
            <w:tcPrChange w:id="2989" w:author="The Si Tran" w:date="2012-12-14T04:36:00Z">
              <w:tcPr>
                <w:tcW w:w="3192" w:type="dxa"/>
                <w:gridSpan w:val="2"/>
              </w:tcPr>
            </w:tcPrChange>
          </w:tcPr>
          <w:p w14:paraId="0D4794FF" w14:textId="3BAAAC04" w:rsidR="008D6389" w:rsidRPr="00DC2B95" w:rsidDel="006B12AA" w:rsidRDefault="00075CBD">
            <w:pPr>
              <w:pStyle w:val="BangBody"/>
              <w:jc w:val="center"/>
              <w:rPr>
                <w:del w:id="2990" w:author="The Si Tran" w:date="2012-12-16T17:03:00Z"/>
                <w:b/>
                <w:sz w:val="26"/>
                <w:szCs w:val="26"/>
                <w:lang w:val="fr-FR"/>
                <w:rPrChange w:id="2991" w:author="The Si Tran" w:date="2012-12-16T10:44:00Z">
                  <w:rPr>
                    <w:del w:id="2992" w:author="The Si Tran" w:date="2012-12-16T17:03:00Z"/>
                    <w:sz w:val="28"/>
                    <w:szCs w:val="28"/>
                    <w:lang w:val="fr-FR"/>
                  </w:rPr>
                </w:rPrChange>
              </w:rPr>
              <w:pPrChange w:id="2993" w:author="The Si Tran" w:date="2012-12-16T10:44:00Z">
                <w:pPr/>
              </w:pPrChange>
            </w:pPr>
            <w:del w:id="2994" w:author="The Si Tran" w:date="2012-12-12T13:59:00Z">
              <w:r w:rsidRPr="00DC2B95" w:rsidDel="000064E1">
                <w:rPr>
                  <w:b/>
                  <w:sz w:val="26"/>
                  <w:szCs w:val="26"/>
                  <w:lang w:val="fr-FR"/>
                  <w:rPrChange w:id="2995"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996" w:author="The Si Tran" w:date="2012-12-16T17:03:00Z"/>
          <w:trPrChange w:id="2997" w:author="The Si Tran" w:date="2012-12-16T10:45:00Z">
            <w:trPr>
              <w:gridAfter w:val="1"/>
            </w:trPr>
          </w:trPrChange>
        </w:trPr>
        <w:tc>
          <w:tcPr>
            <w:tcW w:w="1638" w:type="dxa"/>
            <w:vAlign w:val="center"/>
            <w:tcPrChange w:id="2998" w:author="The Si Tran" w:date="2012-12-16T10:45:00Z">
              <w:tcPr>
                <w:tcW w:w="3192" w:type="dxa"/>
                <w:gridSpan w:val="2"/>
              </w:tcPr>
            </w:tcPrChange>
          </w:tcPr>
          <w:p w14:paraId="3B19F359" w14:textId="42C85F4C" w:rsidR="008D6389" w:rsidRPr="00DC2B95" w:rsidDel="006B12AA" w:rsidRDefault="002A35A8">
            <w:pPr>
              <w:pStyle w:val="BangBody"/>
              <w:jc w:val="center"/>
              <w:rPr>
                <w:del w:id="2999" w:author="The Si Tran" w:date="2012-12-16T17:03:00Z"/>
                <w:sz w:val="26"/>
                <w:szCs w:val="26"/>
                <w:lang w:val="fr-FR"/>
                <w:rPrChange w:id="3000" w:author="The Si Tran" w:date="2012-12-16T10:43:00Z">
                  <w:rPr>
                    <w:del w:id="3001" w:author="The Si Tran" w:date="2012-12-16T17:03:00Z"/>
                    <w:sz w:val="28"/>
                    <w:szCs w:val="28"/>
                    <w:lang w:val="fr-FR"/>
                  </w:rPr>
                </w:rPrChange>
              </w:rPr>
              <w:pPrChange w:id="3002" w:author="The Si Tran" w:date="2012-12-16T10:45:00Z">
                <w:pPr/>
              </w:pPrChange>
            </w:pPr>
            <w:del w:id="3003" w:author="The Si Tran" w:date="2012-12-16T17:03:00Z">
              <w:r w:rsidRPr="00DC2B95" w:rsidDel="006B12AA">
                <w:rPr>
                  <w:sz w:val="26"/>
                  <w:szCs w:val="26"/>
                  <w:lang w:val="fr-FR"/>
                  <w:rPrChange w:id="3004" w:author="The Si Tran" w:date="2012-12-16T10:43:00Z">
                    <w:rPr>
                      <w:b/>
                      <w:bCs/>
                      <w:sz w:val="28"/>
                      <w:szCs w:val="28"/>
                      <w:lang w:val="fr-FR"/>
                    </w:rPr>
                  </w:rPrChange>
                </w:rPr>
                <w:delText>Chunever ?</w:delText>
              </w:r>
            </w:del>
          </w:p>
        </w:tc>
        <w:tc>
          <w:tcPr>
            <w:tcW w:w="3960" w:type="dxa"/>
            <w:tcPrChange w:id="3005" w:author="The Si Tran" w:date="2012-12-16T10:45:00Z">
              <w:tcPr>
                <w:tcW w:w="3192" w:type="dxa"/>
                <w:gridSpan w:val="2"/>
              </w:tcPr>
            </w:tcPrChange>
          </w:tcPr>
          <w:p w14:paraId="6D9972D3" w14:textId="47B26D01" w:rsidR="008D6389" w:rsidRPr="00DC2B95" w:rsidDel="006B12AA" w:rsidRDefault="002A35A8">
            <w:pPr>
              <w:pStyle w:val="BangBody"/>
              <w:rPr>
                <w:del w:id="3006" w:author="The Si Tran" w:date="2012-12-16T17:03:00Z"/>
                <w:sz w:val="26"/>
                <w:szCs w:val="26"/>
                <w:lang w:val="fr-FR"/>
                <w:rPrChange w:id="3007" w:author="The Si Tran" w:date="2012-12-16T10:43:00Z">
                  <w:rPr>
                    <w:del w:id="3008" w:author="The Si Tran" w:date="2012-12-16T17:03:00Z"/>
                    <w:sz w:val="28"/>
                    <w:szCs w:val="28"/>
                    <w:lang w:val="fr-FR"/>
                  </w:rPr>
                </w:rPrChange>
              </w:rPr>
              <w:pPrChange w:id="3009" w:author="The Si Tran" w:date="2012-12-16T10:28:00Z">
                <w:pPr>
                  <w:spacing w:before="0"/>
                </w:pPr>
              </w:pPrChange>
            </w:pPr>
            <w:del w:id="3010" w:author="The Si Tran" w:date="2012-12-16T17:03:00Z">
              <w:r w:rsidRPr="00DC2B95" w:rsidDel="006B12AA">
                <w:rPr>
                  <w:sz w:val="26"/>
                  <w:szCs w:val="26"/>
                  <w:lang w:val="fr-FR"/>
                  <w:rPrChange w:id="3011" w:author="The Si Tran" w:date="2012-12-16T10:43:00Z">
                    <w:rPr>
                      <w:sz w:val="28"/>
                      <w:szCs w:val="28"/>
                      <w:lang w:val="fr-FR"/>
                    </w:rPr>
                  </w:rPrChange>
                </w:rPr>
                <w:delText>Trung bình đơn gi đoán cho t từng thành phầ</w:delText>
              </w:r>
            </w:del>
          </w:p>
          <w:p w14:paraId="32D6EC29" w14:textId="6360CE4C" w:rsidR="002A35A8" w:rsidRPr="00DC2B95" w:rsidDel="006B12AA" w:rsidRDefault="002A35A8">
            <w:pPr>
              <w:pStyle w:val="BangBody"/>
              <w:rPr>
                <w:del w:id="3012" w:author="The Si Tran" w:date="2012-12-16T17:03:00Z"/>
                <w:sz w:val="26"/>
                <w:szCs w:val="26"/>
                <w:lang w:val="fr-FR"/>
                <w:rPrChange w:id="3013" w:author="The Si Tran" w:date="2012-12-16T10:43:00Z">
                  <w:rPr>
                    <w:del w:id="3014" w:author="The Si Tran" w:date="2012-12-16T17:03:00Z"/>
                    <w:sz w:val="28"/>
                    <w:szCs w:val="28"/>
                    <w:lang w:val="fr-FR"/>
                  </w:rPr>
                </w:rPrChange>
              </w:rPr>
              <w:pPrChange w:id="3015" w:author="The Si Tran" w:date="2012-12-16T10:28:00Z">
                <w:pPr>
                  <w:spacing w:before="0"/>
                </w:pPr>
              </w:pPrChange>
            </w:pPr>
            <w:del w:id="3016" w:author="The Si Tran" w:date="2012-12-16T17:03:00Z">
              <w:r w:rsidRPr="00DC2B95" w:rsidDel="006B12AA">
                <w:rPr>
                  <w:sz w:val="26"/>
                  <w:szCs w:val="26"/>
                  <w:lang w:val="fr-FR"/>
                  <w:rPrChange w:id="3017" w:author="The Si Tran" w:date="2012-12-16T10:43:00Z">
                    <w:rPr>
                      <w:sz w:val="28"/>
                      <w:szCs w:val="28"/>
                      <w:lang w:val="fr-FR"/>
                    </w:rPr>
                  </w:rPrChange>
                </w:rPr>
                <w:delText xml:space="preserve">Trung bình di đgi đoán cho t từng thành phần của chuỗi thời gianờợc mô hình dự đoán phù hợp hay giúp cải tiến mô hình </w:delText>
              </w:r>
              <w:r w:rsidR="0040359E" w:rsidRPr="00DC2B95" w:rsidDel="006B12AA">
                <w:rPr>
                  <w:sz w:val="26"/>
                  <w:szCs w:val="26"/>
                  <w:lang w:val="fr-FR"/>
                  <w:rPrChange w:id="3018" w:author="The Si Tran" w:date="2012-12-16T10:43:00Z">
                    <w:rPr>
                      <w:sz w:val="28"/>
                      <w:szCs w:val="28"/>
                      <w:lang w:val="fr-FR"/>
                    </w:rPr>
                  </w:rPrChange>
                </w:rPr>
                <w:delText>Mô hình đơn giđgi đoán cho t từng thành phần của chuỗi thời gianờợc mô hình dự đoán phù hợp hay giúp cải tiến mô hình đã có chính xác hơn. có thành phần mùa thì giá trị</w:delText>
              </w:r>
            </w:del>
          </w:p>
        </w:tc>
      </w:tr>
      <w:tr w:rsidR="00572933" w:rsidRPr="00565563" w:rsidDel="006B12AA" w14:paraId="144C77CF" w14:textId="7392D3A9" w:rsidTr="00DC2B95">
        <w:trPr>
          <w:gridAfter w:val="1"/>
          <w:wAfter w:w="3690" w:type="dxa"/>
          <w:del w:id="3019" w:author="The Si Tran" w:date="2012-12-16T17:03:00Z"/>
          <w:trPrChange w:id="3020" w:author="The Si Tran" w:date="2012-12-16T10:45:00Z">
            <w:trPr>
              <w:gridAfter w:val="1"/>
            </w:trPr>
          </w:trPrChange>
        </w:trPr>
        <w:tc>
          <w:tcPr>
            <w:tcW w:w="1638" w:type="dxa"/>
            <w:vAlign w:val="center"/>
            <w:tcPrChange w:id="3021" w:author="The Si Tran" w:date="2012-12-16T10:45:00Z">
              <w:tcPr>
                <w:tcW w:w="3192" w:type="dxa"/>
                <w:gridSpan w:val="2"/>
              </w:tcPr>
            </w:tcPrChange>
          </w:tcPr>
          <w:p w14:paraId="4CB62FE8" w14:textId="3E9EA29A" w:rsidR="00572933" w:rsidRPr="00DC2B95" w:rsidDel="006B12AA" w:rsidRDefault="00572933">
            <w:pPr>
              <w:pStyle w:val="BangBody"/>
              <w:jc w:val="center"/>
              <w:rPr>
                <w:del w:id="3022" w:author="The Si Tran" w:date="2012-12-16T17:03:00Z"/>
                <w:sz w:val="26"/>
                <w:szCs w:val="26"/>
                <w:lang w:val="fr-FR"/>
                <w:rPrChange w:id="3023" w:author="The Si Tran" w:date="2012-12-16T10:43:00Z">
                  <w:rPr>
                    <w:del w:id="3024" w:author="The Si Tran" w:date="2012-12-16T17:03:00Z"/>
                    <w:sz w:val="28"/>
                    <w:szCs w:val="28"/>
                    <w:lang w:val="fr-FR"/>
                  </w:rPr>
                </w:rPrChange>
              </w:rPr>
              <w:pPrChange w:id="3025" w:author="The Si Tran" w:date="2012-12-16T10:45:00Z">
                <w:pPr/>
              </w:pPrChange>
            </w:pPr>
            <w:del w:id="3026" w:author="The Si Tran" w:date="2012-12-16T17:03:00Z">
              <w:r w:rsidRPr="00DC2B95" w:rsidDel="006B12AA">
                <w:rPr>
                  <w:sz w:val="26"/>
                  <w:szCs w:val="26"/>
                  <w:lang w:val="fr-FR"/>
                  <w:rPrChange w:id="3027" w:author="The Si Tran" w:date="2012-12-16T10:43:00Z">
                    <w:rPr>
                      <w:sz w:val="28"/>
                      <w:szCs w:val="28"/>
                      <w:lang w:val="fr-FR"/>
                    </w:rPr>
                  </w:rPrChange>
                </w:rPr>
                <w:delText xml:space="preserve">Xu hưnh </w:delText>
              </w:r>
            </w:del>
          </w:p>
        </w:tc>
        <w:tc>
          <w:tcPr>
            <w:tcW w:w="3960" w:type="dxa"/>
            <w:tcPrChange w:id="3028" w:author="The Si Tran" w:date="2012-12-16T10:45:00Z">
              <w:tcPr>
                <w:tcW w:w="3192" w:type="dxa"/>
                <w:gridSpan w:val="2"/>
              </w:tcPr>
            </w:tcPrChange>
          </w:tcPr>
          <w:p w14:paraId="0458B685" w14:textId="200B7BA3" w:rsidR="00572933" w:rsidRPr="00DC2B95" w:rsidDel="006B12AA" w:rsidRDefault="00572933">
            <w:pPr>
              <w:pStyle w:val="BangBody"/>
              <w:rPr>
                <w:del w:id="3029" w:author="The Si Tran" w:date="2012-12-16T17:03:00Z"/>
                <w:sz w:val="26"/>
                <w:szCs w:val="26"/>
                <w:lang w:val="fr-FR"/>
                <w:rPrChange w:id="3030" w:author="The Si Tran" w:date="2012-12-16T10:43:00Z">
                  <w:rPr>
                    <w:del w:id="3031" w:author="The Si Tran" w:date="2012-12-16T17:03:00Z"/>
                    <w:sz w:val="28"/>
                    <w:szCs w:val="28"/>
                    <w:lang w:val="fr-FR"/>
                  </w:rPr>
                </w:rPrChange>
              </w:rPr>
              <w:pPrChange w:id="3032" w:author="The Si Tran" w:date="2012-12-16T10:28:00Z">
                <w:pPr>
                  <w:spacing w:before="0"/>
                </w:pPr>
              </w:pPrChange>
            </w:pPr>
            <w:del w:id="3033" w:author="The Si Tran" w:date="2012-12-16T17:03:00Z">
              <w:r w:rsidRPr="00DC2B95" w:rsidDel="006B12AA">
                <w:rPr>
                  <w:sz w:val="26"/>
                  <w:szCs w:val="26"/>
                  <w:lang w:val="fr-FR"/>
                  <w:rPrChange w:id="3034" w:author="The Si Tran" w:date="2012-12-16T10:43:00Z">
                    <w:rPr>
                      <w:sz w:val="28"/>
                      <w:szCs w:val="28"/>
                      <w:lang w:val="fr-FR"/>
                    </w:rPr>
                  </w:rPrChange>
                </w:rPr>
                <w:delText>Trung bình di đgi đoán cTrung bình di đgi đoán cho t ththời gianờợc mô hình dự đoán phù hợp hay giúp cải tiến mô h</w:delText>
              </w:r>
              <w:r w:rsidR="006C1D46" w:rsidRPr="00DC2B95" w:rsidDel="006B12AA">
                <w:rPr>
                  <w:sz w:val="26"/>
                  <w:szCs w:val="26"/>
                  <w:lang w:val="fr-FR"/>
                  <w:rPrChange w:id="3035" w:author="The Si Tran" w:date="2012-12-16T10:43:00Z">
                    <w:rPr>
                      <w:sz w:val="28"/>
                      <w:szCs w:val="28"/>
                      <w:lang w:val="fr-FR"/>
                    </w:rPr>
                  </w:rPrChange>
                </w:rPr>
                <w:delText>Xuung bình di đgi đoán cho tg bình di đgi đoán cho t ththời gianờợc mô hình dự đoán phù hợp hay giúp cải tiến mô hình đã có chính xác hơn. có thành phần mù mô hình dự đ tại những thời</w:delText>
              </w:r>
            </w:del>
          </w:p>
        </w:tc>
      </w:tr>
      <w:tr w:rsidR="00F077A6" w:rsidRPr="00565563" w:rsidDel="006B12AA" w14:paraId="2E2BF25E" w14:textId="29C25E62" w:rsidTr="00DC2B95">
        <w:trPr>
          <w:del w:id="3036" w:author="The Si Tran" w:date="2012-12-16T17:03:00Z"/>
        </w:trPr>
        <w:tc>
          <w:tcPr>
            <w:tcW w:w="1638" w:type="dxa"/>
            <w:vAlign w:val="center"/>
            <w:tcPrChange w:id="3037" w:author="The Si Tran" w:date="2012-12-16T10:45:00Z">
              <w:tcPr>
                <w:tcW w:w="3192" w:type="dxa"/>
                <w:gridSpan w:val="2"/>
              </w:tcPr>
            </w:tcPrChange>
          </w:tcPr>
          <w:p w14:paraId="549CF493" w14:textId="62CEE41E" w:rsidR="00F077A6" w:rsidRPr="00DC2B95" w:rsidDel="006B12AA" w:rsidRDefault="00F077A6">
            <w:pPr>
              <w:pStyle w:val="BangBody"/>
              <w:jc w:val="center"/>
              <w:rPr>
                <w:del w:id="3038" w:author="The Si Tran" w:date="2012-12-16T17:03:00Z"/>
                <w:sz w:val="26"/>
                <w:szCs w:val="26"/>
                <w:lang w:val="fr-FR"/>
                <w:rPrChange w:id="3039" w:author="The Si Tran" w:date="2012-12-16T10:43:00Z">
                  <w:rPr>
                    <w:del w:id="3040" w:author="The Si Tran" w:date="2012-12-16T17:03:00Z"/>
                    <w:sz w:val="28"/>
                    <w:szCs w:val="28"/>
                    <w:lang w:val="fr-FR"/>
                  </w:rPr>
                </w:rPrChange>
              </w:rPr>
              <w:pPrChange w:id="3041" w:author="The Si Tran" w:date="2012-12-16T10:45:00Z">
                <w:pPr/>
              </w:pPrChange>
            </w:pPr>
            <w:del w:id="3042" w:author="The Si Tran" w:date="2012-12-16T17:03:00Z">
              <w:r w:rsidRPr="00DC2B95" w:rsidDel="006B12AA">
                <w:rPr>
                  <w:sz w:val="26"/>
                  <w:szCs w:val="26"/>
                  <w:lang w:val="fr-FR"/>
                  <w:rPrChange w:id="3043" w:author="The Si Tran" w:date="2012-12-16T10:43:00Z">
                    <w:rPr>
                      <w:sz w:val="28"/>
                      <w:szCs w:val="28"/>
                      <w:lang w:val="fr-FR"/>
                    </w:rPr>
                  </w:rPrChange>
                </w:rPr>
                <w:delText>Mùa</w:delText>
              </w:r>
            </w:del>
          </w:p>
        </w:tc>
        <w:tc>
          <w:tcPr>
            <w:tcW w:w="3960" w:type="dxa"/>
            <w:tcPrChange w:id="3044" w:author="The Si Tran" w:date="2012-12-16T10:45:00Z">
              <w:tcPr>
                <w:tcW w:w="3192" w:type="dxa"/>
                <w:gridSpan w:val="2"/>
              </w:tcPr>
            </w:tcPrChange>
          </w:tcPr>
          <w:p w14:paraId="245F83F8" w14:textId="48926230" w:rsidR="00F077A6" w:rsidRPr="00DC2B95" w:rsidDel="006B12AA" w:rsidRDefault="00F077A6">
            <w:pPr>
              <w:pStyle w:val="BangBody"/>
              <w:rPr>
                <w:del w:id="3045" w:author="The Si Tran" w:date="2012-12-16T17:03:00Z"/>
                <w:sz w:val="26"/>
                <w:szCs w:val="26"/>
                <w:lang w:val="fr-FR"/>
                <w:rPrChange w:id="3046" w:author="The Si Tran" w:date="2012-12-16T10:43:00Z">
                  <w:rPr>
                    <w:del w:id="3047" w:author="The Si Tran" w:date="2012-12-16T17:03:00Z"/>
                    <w:sz w:val="28"/>
                    <w:szCs w:val="28"/>
                    <w:lang w:val="fr-FR"/>
                  </w:rPr>
                </w:rPrChange>
              </w:rPr>
              <w:pPrChange w:id="3048" w:author="The Si Tran" w:date="2012-12-16T10:28:00Z">
                <w:pPr>
                  <w:spacing w:before="0"/>
                </w:pPr>
              </w:pPrChange>
            </w:pPr>
            <w:del w:id="3049" w:author="The Si Tran" w:date="2012-12-16T17:03:00Z">
              <w:r w:rsidRPr="00DC2B95" w:rsidDel="006B12AA">
                <w:rPr>
                  <w:sz w:val="26"/>
                  <w:szCs w:val="26"/>
                  <w:lang w:val="fr-FR"/>
                  <w:rPrChange w:id="3050" w:author="The Si Tran" w:date="2012-12-16T10:43:00Z">
                    <w:rPr>
                      <w:sz w:val="28"/>
                      <w:szCs w:val="28"/>
                      <w:lang w:val="fr-FR"/>
                    </w:rPr>
                  </w:rPrChange>
                </w:rPr>
                <w:delText>Mô hình làm trơn theo hàm mũ cg thành phi đoán cho t th phgianhuờợc mô hì</w:delText>
              </w:r>
              <w:r w:rsidR="00CF32C5" w:rsidRPr="00DC2B95" w:rsidDel="006B12AA">
                <w:rPr>
                  <w:sz w:val="26"/>
                  <w:szCs w:val="26"/>
                  <w:lang w:val="fr-FR"/>
                  <w:rPrChange w:id="3051" w:author="The Si Tran" w:date="2012-12-16T10:43:00Z">
                    <w:rPr>
                      <w:sz w:val="28"/>
                      <w:szCs w:val="28"/>
                      <w:lang w:val="fr-FR"/>
                    </w:rPr>
                  </w:rPrChange>
                </w:rPr>
                <w:delText>Tô hình làm trơn theo hàm mũ cg thành  (ARIMA)</w:delText>
              </w:r>
            </w:del>
          </w:p>
        </w:tc>
        <w:tc>
          <w:tcPr>
            <w:tcW w:w="3690" w:type="dxa"/>
            <w:tcPrChange w:id="3052" w:author="The Si Tran" w:date="2012-12-16T10:45:00Z">
              <w:tcPr>
                <w:tcW w:w="3192" w:type="dxa"/>
                <w:gridSpan w:val="2"/>
              </w:tcPr>
            </w:tcPrChange>
          </w:tcPr>
          <w:p w14:paraId="36C7E86A" w14:textId="157E4FA6" w:rsidR="00F077A6" w:rsidRPr="00DC2B95" w:rsidDel="006B12AA" w:rsidRDefault="00AC4149">
            <w:pPr>
              <w:pStyle w:val="BangBody"/>
              <w:rPr>
                <w:del w:id="3053" w:author="The Si Tran" w:date="2012-12-16T17:03:00Z"/>
                <w:sz w:val="26"/>
                <w:szCs w:val="26"/>
                <w:lang w:val="fr-FR"/>
                <w:rPrChange w:id="3054" w:author="The Si Tran" w:date="2012-12-16T10:43:00Z">
                  <w:rPr>
                    <w:del w:id="3055" w:author="The Si Tran" w:date="2012-12-16T17:03:00Z"/>
                    <w:sz w:val="28"/>
                    <w:szCs w:val="28"/>
                    <w:lang w:val="fr-FR"/>
                  </w:rPr>
                </w:rPrChange>
              </w:rPr>
              <w:pPrChange w:id="3056" w:author="The Si Tran" w:date="2012-12-16T10:28:00Z">
                <w:pPr/>
              </w:pPrChange>
            </w:pPr>
            <w:del w:id="3057" w:author="The Si Tran" w:date="2012-12-16T17:03:00Z">
              <w:r w:rsidRPr="00DC2B95" w:rsidDel="006B12AA">
                <w:rPr>
                  <w:sz w:val="26"/>
                  <w:szCs w:val="26"/>
                  <w:lang w:val="fr-FR"/>
                  <w:rPrChange w:id="3058" w:author="The Si Tran" w:date="2012-12-16T10:43:00Z">
                    <w:rPr>
                      <w:sz w:val="28"/>
                      <w:szCs w:val="28"/>
                      <w:lang w:val="fr-FR"/>
                    </w:rPr>
                  </w:rPrChange>
                </w:rPr>
                <w:delText>Nh hình làm trơn theo hàm mũ cg thành  (ARIMA)đcho t th phgianhuờợc mô hình dự đoán phù hợp hay giúp cải tiến mô hình đã có chính</w:delText>
              </w:r>
            </w:del>
          </w:p>
        </w:tc>
      </w:tr>
      <w:tr w:rsidR="006B12AA" w:rsidRPr="0049233F" w14:paraId="0753914B" w14:textId="77777777" w:rsidTr="006B12AA">
        <w:trPr>
          <w:ins w:id="3059" w:author="The Si Tran" w:date="2012-12-16T17:03:00Z"/>
        </w:trPr>
        <w:tc>
          <w:tcPr>
            <w:tcW w:w="1638" w:type="dxa"/>
          </w:tcPr>
          <w:p w14:paraId="20ABAF98" w14:textId="77777777" w:rsidR="006B12AA" w:rsidRPr="001625BA" w:rsidRDefault="006B12AA" w:rsidP="00276DB6">
            <w:pPr>
              <w:pStyle w:val="NoFormat"/>
              <w:jc w:val="center"/>
              <w:rPr>
                <w:ins w:id="3060" w:author="The Si Tran" w:date="2012-12-16T17:03:00Z"/>
                <w:b/>
              </w:rPr>
            </w:pPr>
            <w:ins w:id="3061"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3062" w:author="The Si Tran" w:date="2012-12-16T17:03:00Z"/>
                <w:b/>
              </w:rPr>
            </w:pPr>
            <w:ins w:id="3063"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3064" w:author="The Si Tran" w:date="2012-12-16T17:03:00Z"/>
                <w:b/>
              </w:rPr>
            </w:pPr>
            <w:ins w:id="3065" w:author="The Si Tran" w:date="2012-12-16T17:03:00Z">
              <w:r w:rsidRPr="001625BA">
                <w:rPr>
                  <w:b/>
                </w:rPr>
                <w:t>Áp dụng</w:t>
              </w:r>
            </w:ins>
          </w:p>
        </w:tc>
      </w:tr>
      <w:tr w:rsidR="006B12AA" w:rsidRPr="0049233F" w14:paraId="1C85701C" w14:textId="77777777" w:rsidTr="00BE19A7">
        <w:trPr>
          <w:ins w:id="3066" w:author="The Si Tran" w:date="2012-12-16T17:03:00Z"/>
        </w:trPr>
        <w:tc>
          <w:tcPr>
            <w:tcW w:w="1638" w:type="dxa"/>
            <w:vAlign w:val="center"/>
          </w:tcPr>
          <w:p w14:paraId="2BF98F90" w14:textId="77777777" w:rsidR="006B12AA" w:rsidRPr="00BE19A7" w:rsidRDefault="006B12AA" w:rsidP="00BE19A7">
            <w:pPr>
              <w:pStyle w:val="NoFormat"/>
              <w:jc w:val="center"/>
              <w:rPr>
                <w:ins w:id="3067" w:author="The Si Tran" w:date="2012-12-16T17:03:00Z"/>
                <w:b/>
              </w:rPr>
            </w:pPr>
            <w:ins w:id="3068"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3069" w:author="The Si Tran" w:date="2012-12-16T17:03:00Z"/>
              </w:rPr>
            </w:pPr>
            <w:ins w:id="3070"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3071" w:author="The Si Tran" w:date="2012-12-16T17:03:00Z"/>
              </w:rPr>
            </w:pPr>
            <w:ins w:id="3072"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3073" w:author="The Si Tran" w:date="2012-12-16T17:03:00Z"/>
              </w:rPr>
            </w:pPr>
            <w:ins w:id="3074"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3075" w:author="The Si Tran" w:date="2012-12-16T17:03:00Z"/>
              </w:rPr>
            </w:pPr>
            <w:ins w:id="3076"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3077" w:author="The Si Tran" w:date="2012-12-16T17:03:00Z"/>
        </w:trPr>
        <w:tc>
          <w:tcPr>
            <w:tcW w:w="1638" w:type="dxa"/>
            <w:vAlign w:val="center"/>
          </w:tcPr>
          <w:p w14:paraId="462AA1F0" w14:textId="77777777" w:rsidR="006B12AA" w:rsidRPr="00BE19A7" w:rsidRDefault="006B12AA" w:rsidP="00BE19A7">
            <w:pPr>
              <w:pStyle w:val="NoFormat"/>
              <w:jc w:val="center"/>
              <w:rPr>
                <w:ins w:id="3078" w:author="The Si Tran" w:date="2012-12-16T17:03:00Z"/>
                <w:b/>
              </w:rPr>
            </w:pPr>
            <w:ins w:id="3079"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3080" w:author="The Si Tran" w:date="2012-12-16T17:03:00Z"/>
              </w:rPr>
            </w:pPr>
            <w:ins w:id="3081" w:author="The Si Tran" w:date="2012-12-16T17:03:00Z">
              <w:r w:rsidRPr="004B1D5C">
                <w:t xml:space="preserve"> Trung bình di động (MA)</w:t>
              </w:r>
            </w:ins>
          </w:p>
          <w:p w14:paraId="67B57047" w14:textId="77777777" w:rsidR="006B12AA" w:rsidRPr="004B1D5C" w:rsidRDefault="006B12AA" w:rsidP="00276DB6">
            <w:pPr>
              <w:pStyle w:val="NoFormat"/>
              <w:rPr>
                <w:ins w:id="3082" w:author="The Si Tran" w:date="2012-12-16T17:03:00Z"/>
              </w:rPr>
            </w:pPr>
            <w:ins w:id="3083"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3084" w:author="The Si Tran" w:date="2012-12-16T17:03:00Z"/>
              </w:rPr>
            </w:pPr>
            <w:ins w:id="3085"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3086" w:author="The Si Tran" w:date="2012-12-16T17:03:00Z"/>
        </w:trPr>
        <w:tc>
          <w:tcPr>
            <w:tcW w:w="1638" w:type="dxa"/>
            <w:vAlign w:val="center"/>
          </w:tcPr>
          <w:p w14:paraId="454BAE3B" w14:textId="77777777" w:rsidR="006B12AA" w:rsidRPr="00BE19A7" w:rsidRDefault="006B12AA" w:rsidP="00BE19A7">
            <w:pPr>
              <w:pStyle w:val="NoFormat"/>
              <w:jc w:val="center"/>
              <w:rPr>
                <w:ins w:id="3087" w:author="The Si Tran" w:date="2012-12-16T17:03:00Z"/>
                <w:b/>
              </w:rPr>
            </w:pPr>
            <w:ins w:id="3088"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3089" w:author="The Si Tran" w:date="2012-12-16T17:03:00Z"/>
              </w:rPr>
            </w:pPr>
            <w:ins w:id="3090"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3091" w:author="The Si Tran" w:date="2012-12-16T17:03:00Z"/>
              </w:rPr>
            </w:pPr>
            <w:ins w:id="3092"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3093" w:author="The Si Tran" w:date="2012-12-16T17:03:00Z"/>
              </w:rPr>
            </w:pPr>
            <w:ins w:id="3094"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3095" w:author="The Si Tran" w:date="2012-12-14T04:33:00Z">
            <w:rPr>
              <w:sz w:val="28"/>
              <w:szCs w:val="28"/>
              <w:lang w:val="fr-FR"/>
            </w:rPr>
          </w:rPrChange>
        </w:rPr>
      </w:pPr>
    </w:p>
    <w:p w14:paraId="2EFD65FF" w14:textId="77777777" w:rsidR="00B35C7A" w:rsidRPr="0049233F" w:rsidRDefault="00B35C7A">
      <w:pPr>
        <w:rPr>
          <w:lang w:val="fr-FR"/>
          <w:rPrChange w:id="3096" w:author="The Si Tran" w:date="2012-12-05T23:02:00Z">
            <w:rPr>
              <w:sz w:val="28"/>
              <w:szCs w:val="28"/>
              <w:lang w:val="fr-FR"/>
            </w:rPr>
          </w:rPrChange>
        </w:rPr>
      </w:pPr>
      <w:del w:id="3097" w:author="The Si Tran" w:date="2012-12-16T17:03:00Z">
        <w:r w:rsidRPr="0049233F" w:rsidDel="006B12AA">
          <w:rPr>
            <w:lang w:val="fr-FR"/>
            <w:rPrChange w:id="3098" w:author="The Si Tran" w:date="2012-12-05T23:02:00Z">
              <w:rPr>
                <w:sz w:val="28"/>
                <w:szCs w:val="28"/>
                <w:lang w:val="fr-FR"/>
              </w:rPr>
            </w:rPrChange>
          </w:rPr>
          <w:tab/>
        </w:r>
      </w:del>
      <w:r w:rsidRPr="0049233F">
        <w:rPr>
          <w:lang w:val="fr-FR"/>
          <w:rPrChange w:id="3099"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3100" w:author="The Si Tran" w:date="2012-12-05T23:02:00Z">
            <w:rPr>
              <w:sz w:val="28"/>
              <w:szCs w:val="28"/>
              <w:lang w:val="fr-FR"/>
            </w:rPr>
          </w:rPrChange>
        </w:rPr>
      </w:pPr>
      <w:r w:rsidRPr="0049233F">
        <w:rPr>
          <w:szCs w:val="26"/>
          <w:lang w:val="fr-FR"/>
          <w:rPrChange w:id="3101"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3102" w:author="The Si Tran" w:date="2012-12-05T23:02:00Z">
            <w:rPr>
              <w:sz w:val="28"/>
              <w:szCs w:val="28"/>
              <w:lang w:val="fr-FR"/>
            </w:rPr>
          </w:rPrChange>
        </w:rPr>
      </w:pPr>
      <w:del w:id="3103" w:author="The Si Tran" w:date="2012-12-16T17:03:00Z">
        <w:r w:rsidRPr="0049233F" w:rsidDel="006B12AA">
          <w:rPr>
            <w:szCs w:val="26"/>
            <w:lang w:val="fr-FR"/>
            <w:rPrChange w:id="3104" w:author="The Si Tran" w:date="2012-12-05T23:02:00Z">
              <w:rPr>
                <w:sz w:val="28"/>
                <w:szCs w:val="28"/>
                <w:lang w:val="fr-FR"/>
              </w:rPr>
            </w:rPrChange>
          </w:rPr>
          <w:tab/>
        </w:r>
      </w:del>
      <w:r w:rsidRPr="0049233F">
        <w:rPr>
          <w:szCs w:val="26"/>
          <w:lang w:val="fr-FR"/>
          <w:rPrChange w:id="3105"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106" w:author="The Si Tran" w:date="2012-12-16T10:29:00Z">
          <w:pPr>
            <w:ind w:left="1440"/>
          </w:pPr>
        </w:pPrChange>
      </w:pPr>
      <w:del w:id="3107" w:author="The Si Tran" w:date="2012-12-14T04:42:00Z">
        <w:r w:rsidRPr="0049233F" w:rsidDel="001E051F">
          <w:rPr>
            <w:lang w:val="fr-FR"/>
            <w:rPrChange w:id="3108" w:author="The Si Tran" w:date="2012-12-05T23:02:00Z">
              <w:rPr>
                <w:sz w:val="28"/>
                <w:szCs w:val="28"/>
                <w:lang w:val="fr-FR"/>
              </w:rPr>
            </w:rPrChange>
          </w:rPr>
          <w:tab/>
        </w:r>
        <w:r w:rsidRPr="0049233F" w:rsidDel="001E051F">
          <w:rPr>
            <w:lang w:val="fr-FR"/>
            <w:rPrChange w:id="3109" w:author="The Si Tran" w:date="2012-12-05T23:02:00Z">
              <w:rPr>
                <w:sz w:val="28"/>
                <w:szCs w:val="28"/>
                <w:lang w:val="fr-FR"/>
              </w:rPr>
            </w:rPrChange>
          </w:rPr>
          <w:tab/>
        </w:r>
        <w:r w:rsidRPr="0049233F" w:rsidDel="001E051F">
          <w:rPr>
            <w:lang w:val="fr-FR"/>
            <w:rPrChange w:id="3110" w:author="The Si Tran" w:date="2012-12-05T23:02:00Z">
              <w:rPr>
                <w:sz w:val="28"/>
                <w:szCs w:val="28"/>
                <w:lang w:val="fr-FR"/>
              </w:rPr>
            </w:rPrChange>
          </w:rPr>
          <w:tab/>
        </w:r>
      </w:del>
      <m:oMath>
        <m:sSub>
          <m:sSubPr>
            <m:ctrlPr>
              <w:ins w:id="3111" w:author="The Si Tran" w:date="2012-12-05T23:55:00Z">
                <w:rPr>
                  <w:rFonts w:ascii="Cambria Math" w:hAnsi="Cambria Math"/>
                  <w:i/>
                  <w:lang w:val="fr-FR"/>
                </w:rPr>
              </w:ins>
            </m:ctrlPr>
          </m:sSubPr>
          <m:e>
            <w:ins w:id="3112" w:author="The Si Tran" w:date="2012-12-05T23:55:00Z">
              <m:r>
                <w:rPr>
                  <w:rFonts w:ascii="Cambria Math" w:hAnsi="Cambria Math"/>
                  <w:lang w:val="fr-FR"/>
                </w:rPr>
                <m:t>e</m:t>
              </m:r>
            </w:ins>
          </m:e>
          <m:sub>
            <w:ins w:id="3113" w:author="The Si Tran" w:date="2012-12-05T23:55:00Z">
              <m:r>
                <w:rPr>
                  <w:rFonts w:ascii="Cambria Math" w:hAnsi="Cambria Math"/>
                  <w:lang w:val="fr-FR"/>
                </w:rPr>
                <m:t>t</m:t>
              </m:r>
            </w:ins>
          </m:sub>
        </m:sSub>
        <w:ins w:id="3114" w:author="The Si Tran" w:date="2012-12-05T23:55:00Z">
          <m:r>
            <w:rPr>
              <w:rFonts w:ascii="Cambria Math" w:hAnsi="Cambria Math"/>
              <w:lang w:val="fr-FR"/>
            </w:rPr>
            <m:t>=</m:t>
          </m:r>
        </w:ins>
        <m:sSub>
          <m:sSubPr>
            <m:ctrlPr>
              <w:ins w:id="3115" w:author="The Si Tran" w:date="2012-12-05T23:55:00Z">
                <w:rPr>
                  <w:rFonts w:ascii="Cambria Math" w:hAnsi="Cambria Math"/>
                  <w:i/>
                  <w:lang w:val="fr-FR"/>
                </w:rPr>
              </w:ins>
            </m:ctrlPr>
          </m:sSubPr>
          <m:e>
            <w:ins w:id="3116" w:author="The Si Tran" w:date="2012-12-05T23:55:00Z">
              <m:r>
                <w:rPr>
                  <w:rFonts w:ascii="Cambria Math" w:hAnsi="Cambria Math"/>
                  <w:lang w:val="fr-FR"/>
                </w:rPr>
                <m:t>Y</m:t>
              </m:r>
            </w:ins>
          </m:e>
          <m:sub>
            <w:ins w:id="3117" w:author="The Si Tran" w:date="2012-12-05T23:55:00Z">
              <m:r>
                <w:rPr>
                  <w:rFonts w:ascii="Cambria Math" w:hAnsi="Cambria Math"/>
                  <w:lang w:val="fr-FR"/>
                </w:rPr>
                <m:t>t</m:t>
              </m:r>
            </w:ins>
          </m:sub>
        </m:sSub>
        <w:ins w:id="3118" w:author="The Si Tran" w:date="2012-12-05T23:55:00Z">
          <m:r>
            <w:rPr>
              <w:rFonts w:ascii="Cambria Math" w:hAnsi="Cambria Math"/>
              <w:lang w:val="fr-FR"/>
            </w:rPr>
            <m:t>-</m:t>
          </m:r>
        </w:ins>
        <m:sSub>
          <m:sSubPr>
            <m:ctrlPr>
              <w:ins w:id="3119" w:author="The Si Tran" w:date="2012-12-05T23:56:00Z">
                <w:rPr>
                  <w:rFonts w:ascii="Cambria Math" w:hAnsi="Cambria Math"/>
                  <w:i/>
                  <w:lang w:val="fr-FR"/>
                </w:rPr>
              </w:ins>
            </m:ctrlPr>
          </m:sSubPr>
          <m:e>
            <m:acc>
              <m:accPr>
                <m:ctrlPr>
                  <w:ins w:id="3120" w:author="The Si Tran" w:date="2012-12-05T23:56:00Z">
                    <w:rPr>
                      <w:rFonts w:ascii="Cambria Math" w:hAnsi="Cambria Math"/>
                      <w:i/>
                      <w:lang w:val="fr-FR"/>
                    </w:rPr>
                  </w:ins>
                </m:ctrlPr>
              </m:accPr>
              <m:e>
                <w:ins w:id="3121" w:author="The Si Tran" w:date="2012-12-05T23:56:00Z">
                  <m:r>
                    <w:rPr>
                      <w:rFonts w:ascii="Cambria Math" w:hAnsi="Cambria Math"/>
                      <w:lang w:val="fr-FR"/>
                    </w:rPr>
                    <m:t>Y</m:t>
                  </m:r>
                </w:ins>
              </m:e>
            </m:acc>
          </m:e>
          <m:sub>
            <w:ins w:id="3122" w:author="The Si Tran" w:date="2012-12-05T23:56:00Z">
              <m:r>
                <w:rPr>
                  <w:rFonts w:ascii="Cambria Math" w:hAnsi="Cambria Math"/>
                  <w:lang w:val="fr-FR"/>
                </w:rPr>
                <m:t>t</m:t>
              </m:r>
            </w:ins>
          </m:sub>
        </m:sSub>
      </m:oMath>
      <w:del w:id="3123" w:author="The Si Tran" w:date="2012-12-05T23:56:00Z">
        <w:r w:rsidRPr="0049233F" w:rsidDel="009F0701">
          <w:rPr>
            <w:lang w:val="fr-FR"/>
            <w:rPrChange w:id="3124" w:author="The Si Tran" w:date="2012-12-05T23:02:00Z">
              <w:rPr>
                <w:sz w:val="28"/>
                <w:szCs w:val="28"/>
                <w:lang w:val="fr-FR"/>
              </w:rPr>
            </w:rPrChange>
          </w:rPr>
          <w:delText>e</w:delText>
        </w:r>
        <w:r w:rsidRPr="0049233F" w:rsidDel="009F0701">
          <w:rPr>
            <w:vertAlign w:val="subscript"/>
            <w:lang w:val="fr-FR"/>
            <w:rPrChange w:id="3125" w:author="The Si Tran" w:date="2012-12-05T23:02:00Z">
              <w:rPr>
                <w:sz w:val="28"/>
                <w:szCs w:val="28"/>
                <w:vertAlign w:val="subscript"/>
                <w:lang w:val="fr-FR"/>
              </w:rPr>
            </w:rPrChange>
          </w:rPr>
          <w:delText xml:space="preserve">t  </w:delText>
        </w:r>
        <w:r w:rsidRPr="0049233F" w:rsidDel="009F0701">
          <w:rPr>
            <w:lang w:val="fr-FR"/>
            <w:rPrChange w:id="3126" w:author="The Si Tran" w:date="2012-12-05T23:02:00Z">
              <w:rPr>
                <w:sz w:val="28"/>
                <w:szCs w:val="28"/>
                <w:lang w:val="fr-FR"/>
              </w:rPr>
            </w:rPrChange>
          </w:rPr>
          <w:delText>= Υ</w:delText>
        </w:r>
        <w:r w:rsidR="003176F1" w:rsidRPr="0049233F" w:rsidDel="009F0701">
          <w:rPr>
            <w:vertAlign w:val="subscript"/>
            <w:lang w:val="fr-FR"/>
            <w:rPrChange w:id="3127" w:author="The Si Tran" w:date="2012-12-05T23:02:00Z">
              <w:rPr>
                <w:sz w:val="28"/>
                <w:szCs w:val="28"/>
                <w:vertAlign w:val="subscript"/>
                <w:lang w:val="fr-FR"/>
              </w:rPr>
            </w:rPrChange>
          </w:rPr>
          <w:delText>t</w:delText>
        </w:r>
        <w:r w:rsidRPr="0049233F" w:rsidDel="009F0701">
          <w:rPr>
            <w:lang w:val="fr-FR"/>
            <w:rPrChange w:id="3128"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pt;height:15pt" o:ole="">
              <v:imagedata r:id="rId50" o:title=""/>
            </v:shape>
            <o:OLEObject Type="Embed" ProgID="Equation.DSMT4" ShapeID="_x0000_i1041" DrawAspect="Content" ObjectID="_1417544874" r:id="rId51"/>
          </w:object>
        </w:r>
        <w:r w:rsidR="003176F1" w:rsidRPr="002B1464" w:rsidDel="009F0701">
          <w:rPr>
            <w:vertAlign w:val="subscript"/>
          </w:rPr>
          <w:delText>t</w:delText>
        </w:r>
      </w:del>
    </w:p>
    <w:p w14:paraId="3C709FDE" w14:textId="77777777" w:rsidR="00B14D71" w:rsidRDefault="00926939" w:rsidP="005A22B0">
      <w:pPr>
        <w:rPr>
          <w:ins w:id="3129" w:author="The Si Tran" w:date="2012-12-14T04:41:00Z"/>
          <w:rFonts w:eastAsiaTheme="minorEastAsia"/>
          <w:szCs w:val="26"/>
        </w:rPr>
      </w:pPr>
      <w:del w:id="3130" w:author="The Si Tran" w:date="2012-12-16T17:03:00Z">
        <w:r w:rsidRPr="005947EE" w:rsidDel="006B12AA">
          <w:rPr>
            <w:szCs w:val="26"/>
          </w:rPr>
          <w:tab/>
        </w:r>
      </w:del>
      <w:ins w:id="3131" w:author="The Si Tran" w:date="2012-12-14T04:41:00Z">
        <w:r w:rsidR="00B14D71">
          <w:rPr>
            <w:szCs w:val="26"/>
          </w:rPr>
          <w:t>T</w:t>
        </w:r>
      </w:ins>
      <w:del w:id="3132"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3D6C9F">
      <w:pPr>
        <w:pStyle w:val="BuletL2"/>
        <w:pPrChange w:id="3133" w:author="The Si Tran" w:date="2012-12-16T17:03:00Z">
          <w:pPr/>
        </w:pPrChange>
      </w:pPr>
      <m:oMath>
        <m:sSub>
          <m:sSubPr>
            <m:ctrlPr>
              <w:ins w:id="3134" w:author="The Si Tran" w:date="2012-12-05T23:56:00Z">
                <w:rPr>
                  <w:rFonts w:ascii="Cambria Math" w:hAnsi="Cambria Math"/>
                  <w:i/>
                  <w:lang w:val="fr-FR"/>
                </w:rPr>
              </w:ins>
            </m:ctrlPr>
          </m:sSubPr>
          <m:e>
            <w:ins w:id="3135" w:author="The Si Tran" w:date="2012-12-05T23:56:00Z">
              <m:r>
                <w:rPr>
                  <w:rFonts w:ascii="Cambria Math" w:hAnsi="Cambria Math"/>
                  <w:lang w:val="fr-FR"/>
                </w:rPr>
                <m:t>e</m:t>
              </m:r>
            </w:ins>
          </m:e>
          <m:sub>
            <w:ins w:id="3136" w:author="The Si Tran" w:date="2012-12-05T23:56:00Z">
              <m:r>
                <w:rPr>
                  <w:rFonts w:ascii="Cambria Math" w:hAnsi="Cambria Math"/>
                  <w:lang w:val="fr-FR"/>
                </w:rPr>
                <m:t>t</m:t>
              </m:r>
            </w:ins>
          </m:sub>
        </m:sSub>
      </m:oMath>
      <w:del w:id="3137"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3138" w:author="The Si Tran" w:date="2012-12-16T17:03:00Z">
          <w:pPr/>
        </w:pPrChange>
      </w:pPr>
      <w:del w:id="3139" w:author="The Si Tran" w:date="2012-12-14T04:42:00Z">
        <w:r w:rsidRPr="00032D83" w:rsidDel="001E051F">
          <w:lastRenderedPageBreak/>
          <w:tab/>
        </w:r>
        <w:r w:rsidRPr="00032D83" w:rsidDel="001E051F">
          <w:tab/>
        </w:r>
        <w:r w:rsidRPr="00032D83" w:rsidDel="001E051F">
          <w:tab/>
        </w:r>
      </w:del>
      <m:oMath>
        <m:sSub>
          <m:sSubPr>
            <m:ctrlPr>
              <w:ins w:id="3140" w:author="The Si Tran" w:date="2012-12-05T23:57:00Z">
                <w:rPr>
                  <w:rFonts w:ascii="Cambria Math" w:hAnsi="Cambria Math"/>
                  <w:i/>
                  <w:lang w:val="fr-FR"/>
                </w:rPr>
              </w:ins>
            </m:ctrlPr>
          </m:sSubPr>
          <m:e>
            <w:ins w:id="3141" w:author="The Si Tran" w:date="2012-12-05T23:57:00Z">
              <m:r>
                <w:rPr>
                  <w:rFonts w:ascii="Cambria Math" w:hAnsi="Cambria Math"/>
                  <w:lang w:val="fr-FR"/>
                </w:rPr>
                <m:t>Y</m:t>
              </m:r>
            </w:ins>
          </m:e>
          <m:sub>
            <w:ins w:id="3142" w:author="The Si Tran" w:date="2012-12-05T23:57:00Z">
              <m:r>
                <w:rPr>
                  <w:rFonts w:ascii="Cambria Math" w:hAnsi="Cambria Math"/>
                  <w:lang w:val="fr-FR"/>
                </w:rPr>
                <m:t>t</m:t>
              </m:r>
            </w:ins>
          </m:sub>
        </m:sSub>
      </m:oMath>
      <w:del w:id="3143"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EF4E32">
        <w:t>a bi</w:t>
      </w:r>
      <w:r w:rsidRPr="00446309">
        <w:t>ế</w:t>
      </w:r>
      <w:r w:rsidRPr="0015771C">
        <w:t>n quan sát</w:t>
      </w:r>
    </w:p>
    <w:p w14:paraId="01B49A0A" w14:textId="77777777" w:rsidR="00926939" w:rsidRPr="00F445BC" w:rsidRDefault="00926939">
      <w:pPr>
        <w:pStyle w:val="BuletL2"/>
        <w:pPrChange w:id="3144" w:author="The Si Tran" w:date="2012-12-16T17:03:00Z">
          <w:pPr/>
        </w:pPrChange>
      </w:pPr>
      <w:del w:id="3145" w:author="The Si Tran" w:date="2012-12-14T04:42:00Z">
        <w:r w:rsidRPr="00032D83" w:rsidDel="001E051F">
          <w:tab/>
        </w:r>
        <w:r w:rsidRPr="00032D83" w:rsidDel="001E051F">
          <w:tab/>
        </w:r>
        <w:r w:rsidRPr="00032D83" w:rsidDel="001E051F">
          <w:tab/>
        </w:r>
      </w:del>
      <w:del w:id="3146" w:author="The Si Tran" w:date="2012-12-05T23:57:00Z">
        <w:r w:rsidRPr="001E051F" w:rsidDel="009F0701">
          <w:rPr>
            <w:position w:val="-4"/>
            <w:rPrChange w:id="3147" w:author="The Si Tran" w:date="2012-12-14T04:43:00Z">
              <w:rPr>
                <w:position w:val="-4"/>
              </w:rPr>
            </w:rPrChange>
          </w:rPr>
          <w:object w:dxaOrig="240" w:dyaOrig="300" w14:anchorId="1ADCE12B">
            <v:shape id="_x0000_i1042" type="#_x0000_t75" style="width:9pt;height:15pt" o:ole="">
              <v:imagedata r:id="rId50" o:title=""/>
            </v:shape>
            <o:OLEObject Type="Embed" ProgID="Equation.DSMT4" ShapeID="_x0000_i1042" DrawAspect="Content" ObjectID="_1417544875" r:id="rId52"/>
          </w:object>
        </w:r>
      </w:del>
      <m:oMath>
        <m:sSub>
          <m:sSubPr>
            <m:ctrlPr>
              <w:ins w:id="3148" w:author="The Si Tran" w:date="2012-12-05T23:57:00Z">
                <w:rPr>
                  <w:rFonts w:ascii="Cambria Math" w:hAnsi="Cambria Math"/>
                  <w:i/>
                  <w:lang w:val="fr-FR"/>
                </w:rPr>
              </w:ins>
            </m:ctrlPr>
          </m:sSubPr>
          <m:e>
            <m:acc>
              <m:accPr>
                <m:ctrlPr>
                  <w:ins w:id="3149" w:author="The Si Tran" w:date="2012-12-05T23:57:00Z">
                    <w:rPr>
                      <w:rFonts w:ascii="Cambria Math" w:hAnsi="Cambria Math"/>
                      <w:i/>
                      <w:lang w:val="fr-FR"/>
                    </w:rPr>
                  </w:ins>
                </m:ctrlPr>
              </m:accPr>
              <m:e>
                <w:ins w:id="3150" w:author="The Si Tran" w:date="2012-12-05T23:57:00Z">
                  <m:r>
                    <w:rPr>
                      <w:rFonts w:ascii="Cambria Math" w:hAnsi="Cambria Math"/>
                      <w:lang w:val="fr-FR"/>
                    </w:rPr>
                    <m:t>Y</m:t>
                  </m:r>
                </w:ins>
              </m:e>
            </m:acc>
          </m:e>
          <m:sub>
            <w:ins w:id="3151"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EF4E32">
        <w:t>ủ</w:t>
      </w:r>
      <w:r w:rsidRPr="00446309">
        <w:t>a bi</w:t>
      </w:r>
      <w:r w:rsidRPr="0015771C">
        <w:t>ế</w:t>
      </w:r>
      <w:r w:rsidRPr="00941798">
        <w:t>n quan sát</w:t>
      </w:r>
    </w:p>
    <w:p w14:paraId="08861CDF" w14:textId="77777777" w:rsidR="00926939" w:rsidRPr="001E051F" w:rsidRDefault="00926939">
      <w:pPr>
        <w:pStyle w:val="BuletL2"/>
        <w:rPr>
          <w:lang w:val="fr-FR"/>
          <w:rPrChange w:id="3152" w:author="The Si Tran" w:date="2012-12-14T04:43:00Z">
            <w:rPr>
              <w:sz w:val="28"/>
              <w:szCs w:val="28"/>
              <w:lang w:val="fr-FR"/>
            </w:rPr>
          </w:rPrChange>
        </w:rPr>
        <w:pPrChange w:id="3153" w:author="The Si Tran" w:date="2012-12-16T17:03:00Z">
          <w:pPr/>
        </w:pPrChange>
      </w:pPr>
      <w:del w:id="3154" w:author="The Si Tran" w:date="2012-12-14T04:42:00Z">
        <w:r w:rsidRPr="00032D83" w:rsidDel="001E051F">
          <w:tab/>
        </w:r>
        <w:r w:rsidRPr="00032D83" w:rsidDel="001E051F">
          <w:tab/>
        </w:r>
        <w:r w:rsidRPr="00032D83" w:rsidDel="001E051F">
          <w:tab/>
        </w:r>
      </w:del>
      <w:ins w:id="3155" w:author="The Si Tran" w:date="2012-12-05T23:57:00Z">
        <m:oMath>
          <m:r>
            <w:rPr>
              <w:rFonts w:ascii="Cambria Math" w:hAnsi="Cambria Math"/>
            </w:rPr>
            <m:t>t</m:t>
          </m:r>
        </m:oMath>
      </w:ins>
      <w:del w:id="3156" w:author="The Si Tran" w:date="2012-12-05T23:57:00Z">
        <w:r w:rsidRPr="00C251DA" w:rsidDel="009F0701">
          <w:delText>t</w:delText>
        </w:r>
      </w:del>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77777777" w:rsidR="00926939" w:rsidDel="00B9548F" w:rsidRDefault="00926939">
      <w:pPr>
        <w:rPr>
          <w:del w:id="3157" w:author="The Si Tran" w:date="2012-12-16T10:29:00Z"/>
          <w:szCs w:val="26"/>
          <w:lang w:val="fr-FR"/>
        </w:rPr>
      </w:pPr>
      <w:del w:id="3158" w:author="The Si Tran" w:date="2012-12-16T17:03:00Z">
        <w:r w:rsidRPr="0049233F" w:rsidDel="006B12AA">
          <w:rPr>
            <w:szCs w:val="26"/>
            <w:lang w:val="fr-FR"/>
            <w:rPrChange w:id="3159" w:author="The Si Tran" w:date="2012-12-05T23:02:00Z">
              <w:rPr>
                <w:sz w:val="28"/>
                <w:szCs w:val="28"/>
                <w:lang w:val="fr-FR"/>
              </w:rPr>
            </w:rPrChange>
          </w:rPr>
          <w:tab/>
        </w:r>
      </w:del>
      <w:r w:rsidRPr="0049233F">
        <w:rPr>
          <w:szCs w:val="26"/>
          <w:lang w:val="fr-FR"/>
          <w:rPrChange w:id="3160" w:author="The Si Tran" w:date="2012-12-05T23:02:00Z">
            <w:rPr>
              <w:sz w:val="28"/>
              <w:szCs w:val="28"/>
              <w:lang w:val="fr-FR"/>
            </w:rPr>
          </w:rPrChange>
        </w:rPr>
        <w:t>Phương thức đánh giá phổ biến là trung bình lỗi tuyệt đối.</w:t>
      </w:r>
      <w:r w:rsidR="003176F1" w:rsidRPr="0049233F">
        <w:rPr>
          <w:szCs w:val="26"/>
          <w:lang w:val="fr-FR"/>
          <w:rPrChange w:id="3161" w:author="The Si Tran" w:date="2012-12-05T23:02:00Z">
            <w:rPr>
              <w:sz w:val="28"/>
              <w:szCs w:val="28"/>
              <w:lang w:val="fr-FR"/>
            </w:rPr>
          </w:rPrChange>
        </w:rPr>
        <w:t xml:space="preserve"> </w:t>
      </w:r>
    </w:p>
    <w:p w14:paraId="26A7DD6F" w14:textId="77777777" w:rsidR="00B9548F" w:rsidRPr="0049233F" w:rsidRDefault="00B9548F" w:rsidP="005A22B0">
      <w:pPr>
        <w:rPr>
          <w:ins w:id="3162" w:author="The Si Tran" w:date="2012-12-16T10:29:00Z"/>
          <w:szCs w:val="26"/>
          <w:lang w:val="fr-FR"/>
          <w:rPrChange w:id="3163" w:author="The Si Tran" w:date="2012-12-05T23:02:00Z">
            <w:rPr>
              <w:ins w:id="3164" w:author="The Si Tran" w:date="2012-12-16T10:29:00Z"/>
              <w:sz w:val="28"/>
              <w:szCs w:val="28"/>
              <w:lang w:val="fr-FR"/>
            </w:rPr>
          </w:rPrChange>
        </w:rPr>
      </w:pPr>
    </w:p>
    <w:p w14:paraId="6D6BE701" w14:textId="77777777" w:rsidR="00B9548F" w:rsidRDefault="007B0D12">
      <w:pPr>
        <w:pStyle w:val="Canhgiua"/>
        <w:rPr>
          <w:ins w:id="3165" w:author="The Si Tran" w:date="2012-12-16T10:30:00Z"/>
          <w:lang w:val="fr-FR"/>
        </w:rPr>
        <w:pPrChange w:id="3166" w:author="The Si Tran" w:date="2012-12-16T10:30:00Z">
          <w:pPr/>
        </w:pPrChange>
      </w:pPr>
      <w:del w:id="3167" w:author="The Si Tran" w:date="2012-12-16T10:29:00Z">
        <w:r w:rsidRPr="0049233F" w:rsidDel="00B9548F">
          <w:rPr>
            <w:lang w:val="fr-FR"/>
            <w:rPrChange w:id="3168" w:author="The Si Tran" w:date="2012-12-05T23:02:00Z">
              <w:rPr>
                <w:sz w:val="28"/>
                <w:szCs w:val="28"/>
                <w:lang w:val="fr-FR"/>
              </w:rPr>
            </w:rPrChange>
          </w:rPr>
          <w:tab/>
        </w:r>
        <w:r w:rsidRPr="0049233F" w:rsidDel="00B9548F">
          <w:rPr>
            <w:lang w:val="fr-FR"/>
            <w:rPrChange w:id="3169" w:author="The Si Tran" w:date="2012-12-05T23:02:00Z">
              <w:rPr>
                <w:sz w:val="28"/>
                <w:szCs w:val="28"/>
                <w:lang w:val="fr-FR"/>
              </w:rPr>
            </w:rPrChange>
          </w:rPr>
          <w:tab/>
        </w:r>
      </w:del>
      <w:del w:id="3170" w:author="The Si Tran" w:date="2012-12-14T04:43:00Z">
        <w:r w:rsidRPr="0049233F" w:rsidDel="001E051F">
          <w:rPr>
            <w:lang w:val="fr-FR"/>
            <w:rPrChange w:id="3171" w:author="The Si Tran" w:date="2012-12-05T23:02:00Z">
              <w:rPr>
                <w:sz w:val="28"/>
                <w:szCs w:val="28"/>
                <w:lang w:val="fr-FR"/>
              </w:rPr>
            </w:rPrChange>
          </w:rPr>
          <w:tab/>
        </w:r>
      </w:del>
      <w:ins w:id="3172" w:author="The Si Tran" w:date="2012-12-06T00:09:00Z">
        <m:oMath>
          <m:r>
            <w:rPr>
              <w:rFonts w:ascii="Cambria Math" w:hAnsi="Cambria Math"/>
            </w:rPr>
            <m:t>MA</m:t>
          </m:r>
        </m:oMath>
      </w:ins>
      <w:ins w:id="3173" w:author="The Si Tran" w:date="2012-12-08T15:24:00Z">
        <m:oMath>
          <m:r>
            <w:rPr>
              <w:rFonts w:ascii="Cambria Math" w:hAnsi="Cambria Math"/>
            </w:rPr>
            <m:t>E</m:t>
          </m:r>
        </m:oMath>
      </w:ins>
      <w:ins w:id="3174"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3175" w:author="The Si Tran" w:date="2012-12-06T00:08:00Z"/>
          <w:lang w:val="fr-FR"/>
          <w:rPrChange w:id="3176" w:author="The Si Tran" w:date="2012-12-16T10:30:00Z">
            <w:rPr>
              <w:del w:id="3177" w:author="The Si Tran" w:date="2012-12-06T00:08:00Z"/>
            </w:rPr>
          </w:rPrChange>
        </w:rPr>
        <w:pPrChange w:id="3178" w:author="The Si Tran" w:date="2012-12-16T10:30:00Z">
          <w:pPr/>
        </w:pPrChange>
      </w:pPr>
      <w:del w:id="3179" w:author="The Si Tran" w:date="2012-12-06T00:08:00Z">
        <w:r w:rsidRPr="0049233F" w:rsidDel="00D767FA">
          <w:rPr>
            <w:lang w:val="fr-FR"/>
            <w:rPrChange w:id="3180"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25pt;height:33pt" o:ole="">
              <v:imagedata r:id="rId53" o:title=""/>
            </v:shape>
            <o:OLEObject Type="Embed" ProgID="Equation.DSMT4" ShapeID="_x0000_i1043" DrawAspect="Content" ObjectID="_1417544876" r:id="rId54"/>
          </w:object>
        </w:r>
      </w:del>
    </w:p>
    <w:p w14:paraId="37D2DF1D" w14:textId="77777777" w:rsidR="00C318D3" w:rsidRPr="00082976" w:rsidDel="0082455D" w:rsidRDefault="00C318D3">
      <w:pPr>
        <w:pStyle w:val="Canhgiua"/>
        <w:rPr>
          <w:del w:id="3181" w:author="The Si Tran" w:date="2012-12-06T00:08:00Z"/>
        </w:rPr>
        <w:pPrChange w:id="3182" w:author="The Si Tran" w:date="2012-12-16T10:30:00Z">
          <w:pPr/>
        </w:pPrChange>
      </w:pPr>
      <w:del w:id="3183" w:author="The Si Tran" w:date="2012-12-06T00:04:00Z">
        <w:r w:rsidRPr="00082976" w:rsidDel="00D767FA">
          <w:tab/>
        </w:r>
      </w:del>
      <w:del w:id="3184" w:author="The Si Tran" w:date="2012-12-06T00:08:00Z">
        <w:r w:rsidRPr="00082976" w:rsidDel="00D767FA">
          <w:tab/>
        </w:r>
      </w:del>
    </w:p>
    <w:p w14:paraId="2FC621BF" w14:textId="77777777" w:rsidR="00C318D3" w:rsidRPr="00E12D24" w:rsidDel="00D767FA" w:rsidRDefault="00C318D3">
      <w:pPr>
        <w:pStyle w:val="Canhgiua"/>
        <w:rPr>
          <w:del w:id="3185" w:author="The Si Tran" w:date="2012-12-06T00:04:00Z"/>
        </w:rPr>
        <w:pPrChange w:id="3186" w:author="The Si Tran" w:date="2012-12-16T10:30:00Z">
          <w:pPr/>
        </w:pPrChange>
      </w:pPr>
      <w:del w:id="3187" w:author="The Si Tran" w:date="2012-12-06T00:09:00Z">
        <w:r w:rsidRPr="005947EE" w:rsidDel="0050145A">
          <w:tab/>
        </w:r>
        <w:r w:rsidRPr="005947EE" w:rsidDel="0050145A">
          <w:tab/>
        </w:r>
      </w:del>
      <w:ins w:id="3188" w:author="The Si Tran" w:date="2012-12-05T23:58:00Z">
        <m:oMath>
          <m:r>
            <w:rPr>
              <w:rFonts w:ascii="Cambria Math" w:hAnsi="Cambria Math"/>
            </w:rPr>
            <m:t>MSE=</m:t>
          </m:r>
        </m:oMath>
      </w:ins>
      <m:oMath>
        <m:f>
          <m:fPr>
            <m:ctrlPr>
              <w:ins w:id="3189" w:author="The Si Tran" w:date="2012-12-06T00:00:00Z">
                <w:rPr>
                  <w:rFonts w:ascii="Cambria Math" w:hAnsi="Cambria Math"/>
                  <w:i/>
                </w:rPr>
              </w:ins>
            </m:ctrlPr>
          </m:fPr>
          <m:num>
            <w:ins w:id="3190" w:author="The Si Tran" w:date="2012-12-06T00:00:00Z">
              <m:r>
                <w:rPr>
                  <w:rFonts w:ascii="Cambria Math" w:hAnsi="Cambria Math"/>
                </w:rPr>
                <m:t>1</m:t>
              </m:r>
            </w:ins>
          </m:num>
          <m:den>
            <w:ins w:id="3191" w:author="The Si Tran" w:date="2012-12-06T00:00:00Z">
              <m:r>
                <w:rPr>
                  <w:rFonts w:ascii="Cambria Math" w:hAnsi="Cambria Math"/>
                </w:rPr>
                <m:t>n</m:t>
              </m:r>
            </w:ins>
          </m:den>
        </m:f>
        <m:nary>
          <m:naryPr>
            <m:chr m:val="∑"/>
            <m:limLoc m:val="subSup"/>
            <m:ctrlPr>
              <w:ins w:id="3192" w:author="The Si Tran" w:date="2012-12-06T00:00:00Z">
                <w:rPr>
                  <w:rFonts w:ascii="Cambria Math" w:hAnsi="Cambria Math"/>
                  <w:i/>
                </w:rPr>
              </w:ins>
            </m:ctrlPr>
          </m:naryPr>
          <m:sub>
            <w:ins w:id="3193" w:author="The Si Tran" w:date="2012-12-06T00:01:00Z">
              <m:r>
                <w:rPr>
                  <w:rFonts w:ascii="Cambria Math" w:hAnsi="Cambria Math"/>
                </w:rPr>
                <m:t>t</m:t>
              </m:r>
            </w:ins>
            <w:ins w:id="3194" w:author="The Si Tran" w:date="2012-12-06T00:00:00Z">
              <m:r>
                <w:rPr>
                  <w:rFonts w:ascii="Cambria Math" w:hAnsi="Cambria Math"/>
                </w:rPr>
                <m:t>=1</m:t>
              </m:r>
            </w:ins>
          </m:sub>
          <m:sup>
            <w:ins w:id="3195" w:author="The Si Tran" w:date="2012-12-06T00:00:00Z">
              <m:r>
                <w:rPr>
                  <w:rFonts w:ascii="Cambria Math" w:hAnsi="Cambria Math"/>
                </w:rPr>
                <m:t>n</m:t>
              </m:r>
            </w:ins>
          </m:sup>
          <m:e>
            <m:sSup>
              <m:sSupPr>
                <m:ctrlPr>
                  <w:ins w:id="3196" w:author="The Si Tran" w:date="2012-12-06T00:01:00Z">
                    <w:rPr>
                      <w:rFonts w:ascii="Cambria Math" w:hAnsi="Cambria Math"/>
                      <w:i/>
                    </w:rPr>
                  </w:ins>
                </m:ctrlPr>
              </m:sSupPr>
              <m:e>
                <m:d>
                  <m:dPr>
                    <m:ctrlPr>
                      <w:ins w:id="3197" w:author="The Si Tran" w:date="2012-12-06T00:01:00Z">
                        <w:rPr>
                          <w:rFonts w:ascii="Cambria Math" w:hAnsi="Cambria Math"/>
                          <w:i/>
                        </w:rPr>
                      </w:ins>
                    </m:ctrlPr>
                  </m:dPr>
                  <m:e>
                    <m:sSub>
                      <m:sSubPr>
                        <m:ctrlPr>
                          <w:ins w:id="3198" w:author="The Si Tran" w:date="2012-12-06T00:01:00Z">
                            <w:rPr>
                              <w:rFonts w:ascii="Cambria Math" w:hAnsi="Cambria Math"/>
                              <w:i/>
                            </w:rPr>
                          </w:ins>
                        </m:ctrlPr>
                      </m:sSubPr>
                      <m:e>
                        <m:acc>
                          <m:accPr>
                            <m:ctrlPr>
                              <w:ins w:id="3199" w:author="The Si Tran" w:date="2012-12-06T00:01:00Z">
                                <w:rPr>
                                  <w:rFonts w:ascii="Cambria Math" w:hAnsi="Cambria Math"/>
                                  <w:i/>
                                </w:rPr>
                              </w:ins>
                            </m:ctrlPr>
                          </m:accPr>
                          <m:e>
                            <w:ins w:id="3200" w:author="The Si Tran" w:date="2012-12-06T00:01:00Z">
                              <m:r>
                                <w:rPr>
                                  <w:rFonts w:ascii="Cambria Math" w:hAnsi="Cambria Math"/>
                                </w:rPr>
                                <m:t>Y</m:t>
                              </m:r>
                            </w:ins>
                          </m:e>
                        </m:acc>
                      </m:e>
                      <m:sub>
                        <w:ins w:id="3201" w:author="The Si Tran" w:date="2012-12-06T00:01:00Z">
                          <m:r>
                            <w:rPr>
                              <w:rFonts w:ascii="Cambria Math" w:hAnsi="Cambria Math"/>
                            </w:rPr>
                            <m:t>t</m:t>
                          </m:r>
                        </w:ins>
                      </m:sub>
                    </m:sSub>
                    <w:ins w:id="3202" w:author="The Si Tran" w:date="2012-12-06T00:01:00Z">
                      <m:r>
                        <w:rPr>
                          <w:rFonts w:ascii="Cambria Math" w:hAnsi="Cambria Math"/>
                        </w:rPr>
                        <m:t>-</m:t>
                      </m:r>
                    </w:ins>
                    <m:sSub>
                      <m:sSubPr>
                        <m:ctrlPr>
                          <w:ins w:id="3203" w:author="The Si Tran" w:date="2012-12-06T00:02:00Z">
                            <w:rPr>
                              <w:rFonts w:ascii="Cambria Math" w:hAnsi="Cambria Math"/>
                              <w:i/>
                            </w:rPr>
                          </w:ins>
                        </m:ctrlPr>
                      </m:sSubPr>
                      <m:e>
                        <w:ins w:id="3204" w:author="The Si Tran" w:date="2012-12-06T00:02:00Z">
                          <m:r>
                            <w:rPr>
                              <w:rFonts w:ascii="Cambria Math" w:hAnsi="Cambria Math"/>
                            </w:rPr>
                            <m:t>Y</m:t>
                          </m:r>
                        </w:ins>
                      </m:e>
                      <m:sub>
                        <w:ins w:id="3205" w:author="The Si Tran" w:date="2012-12-06T00:02:00Z">
                          <m:r>
                            <w:rPr>
                              <w:rFonts w:ascii="Cambria Math" w:hAnsi="Cambria Math"/>
                            </w:rPr>
                            <m:t>t</m:t>
                          </m:r>
                        </w:ins>
                      </m:sub>
                    </m:sSub>
                  </m:e>
                </m:d>
              </m:e>
              <m:sup>
                <w:ins w:id="3206" w:author="The Si Tran" w:date="2012-12-06T00:01:00Z">
                  <m:r>
                    <w:rPr>
                      <w:rFonts w:ascii="Cambria Math" w:hAnsi="Cambria Math"/>
                    </w:rPr>
                    <m:t>2</m:t>
                  </m:r>
                </w:ins>
              </m:sup>
            </m:sSup>
          </m:e>
        </m:nary>
      </m:oMath>
      <w:del w:id="3207" w:author="The Si Tran" w:date="2012-12-05T23:58:00Z">
        <w:r w:rsidRPr="005947EE" w:rsidDel="00ED7D29">
          <w:tab/>
          <w:delText>MSE</w:delText>
        </w:r>
      </w:del>
    </w:p>
    <w:p w14:paraId="5F09576E" w14:textId="77777777" w:rsidR="00C318D3" w:rsidDel="00B9548F" w:rsidRDefault="00C318D3" w:rsidP="005A22B0">
      <w:pPr>
        <w:rPr>
          <w:del w:id="3208" w:author="The Si Tran" w:date="2012-12-16T10:30:00Z"/>
          <w:szCs w:val="26"/>
        </w:rPr>
      </w:pPr>
    </w:p>
    <w:p w14:paraId="4C77F487" w14:textId="77777777" w:rsidR="00B9548F" w:rsidRPr="00263465" w:rsidRDefault="00B9548F">
      <w:pPr>
        <w:pStyle w:val="Canhgiua"/>
        <w:rPr>
          <w:ins w:id="3209" w:author="The Si Tran" w:date="2012-12-16T10:30:00Z"/>
        </w:rPr>
        <w:pPrChange w:id="3210" w:author="The Si Tran" w:date="2012-12-16T10:30:00Z">
          <w:pPr/>
        </w:pPrChange>
      </w:pPr>
    </w:p>
    <w:p w14:paraId="046BF5E6" w14:textId="77777777" w:rsidR="00C318D3" w:rsidRPr="005947EE" w:rsidDel="00D767FA" w:rsidRDefault="00C318D3">
      <w:pPr>
        <w:pStyle w:val="Canhgiua"/>
        <w:rPr>
          <w:del w:id="3211" w:author="The Si Tran" w:date="2012-12-06T00:08:00Z"/>
        </w:rPr>
        <w:pPrChange w:id="3212" w:author="The Si Tran" w:date="2012-12-16T10:30:00Z">
          <w:pPr/>
        </w:pPrChange>
      </w:pPr>
      <w:del w:id="3213" w:author="The Si Tran" w:date="2012-12-16T10:30:00Z">
        <w:r w:rsidRPr="00B312F5" w:rsidDel="00B9548F">
          <w:tab/>
        </w:r>
        <w:r w:rsidRPr="00B312F5" w:rsidDel="00B9548F">
          <w:tab/>
        </w:r>
      </w:del>
      <w:del w:id="3214" w:author="The Si Tran" w:date="2012-12-14T04:43:00Z">
        <w:r w:rsidRPr="00B312F5" w:rsidDel="001E051F">
          <w:tab/>
        </w:r>
      </w:del>
      <w:del w:id="3215" w:author="The Si Tran" w:date="2012-12-06T00:02:00Z">
        <w:r w:rsidRPr="00B312F5" w:rsidDel="00734CBA">
          <w:delText>MAPE</w:delText>
        </w:r>
      </w:del>
      <w:ins w:id="3216"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217" w:author="The Si Tran" w:date="2012-12-06T00:03:00Z">
                <w:rPr>
                  <w:rFonts w:ascii="Cambria Math" w:hAnsi="Cambria Math"/>
                </w:rPr>
              </w:ins>
            </m:ctrlPr>
          </m:naryPr>
          <m:sub>
            <w:ins w:id="3218" w:author="The Si Tran" w:date="2012-12-06T00:03:00Z">
              <m:r>
                <w:rPr>
                  <w:rFonts w:ascii="Cambria Math" w:hAnsi="Cambria Math"/>
                </w:rPr>
                <m:t>t</m:t>
              </m:r>
              <m:r>
                <m:rPr>
                  <m:sty m:val="p"/>
                </m:rPr>
                <w:rPr>
                  <w:rFonts w:ascii="Cambria Math" w:hAnsi="Cambria Math"/>
                </w:rPr>
                <m:t>=1</m:t>
              </m:r>
            </w:ins>
          </m:sub>
          <m:sup>
            <w:ins w:id="3219" w:author="The Si Tran" w:date="2012-12-06T00:03:00Z">
              <m:r>
                <w:rPr>
                  <w:rFonts w:ascii="Cambria Math" w:hAnsi="Cambria Math"/>
                </w:rPr>
                <m:t>n</m:t>
              </m:r>
            </w:ins>
          </m:sup>
          <m:e>
            <m:d>
              <m:dPr>
                <m:begChr m:val="|"/>
                <m:endChr m:val="|"/>
                <m:ctrlPr>
                  <w:ins w:id="3220" w:author="The Si Tran" w:date="2012-12-06T00:03:00Z">
                    <w:rPr>
                      <w:rFonts w:ascii="Cambria Math" w:hAnsi="Cambria Math"/>
                    </w:rPr>
                  </w:ins>
                </m:ctrlPr>
              </m:dPr>
              <m:e>
                <m:f>
                  <m:fPr>
                    <m:ctrlPr>
                      <w:ins w:id="3221" w:author="The Si Tran" w:date="2012-12-06T00:03:00Z">
                        <w:rPr>
                          <w:rFonts w:ascii="Cambria Math" w:hAnsi="Cambria Math"/>
                        </w:rPr>
                      </w:ins>
                    </m:ctrlPr>
                  </m:fPr>
                  <m:num>
                    <m:sSub>
                      <m:sSubPr>
                        <m:ctrlPr>
                          <w:ins w:id="3222" w:author="The Si Tran" w:date="2012-12-06T00:03:00Z">
                            <w:rPr>
                              <w:rFonts w:ascii="Cambria Math" w:hAnsi="Cambria Math"/>
                            </w:rPr>
                          </w:ins>
                        </m:ctrlPr>
                      </m:sSubPr>
                      <m:e>
                        <m:acc>
                          <m:accPr>
                            <m:ctrlPr>
                              <w:ins w:id="3223" w:author="The Si Tran" w:date="2012-12-06T00:03:00Z">
                                <w:rPr>
                                  <w:rFonts w:ascii="Cambria Math" w:hAnsi="Cambria Math"/>
                                </w:rPr>
                              </w:ins>
                            </m:ctrlPr>
                          </m:accPr>
                          <m:e>
                            <w:ins w:id="3224" w:author="The Si Tran" w:date="2012-12-06T00:03:00Z">
                              <m:r>
                                <w:rPr>
                                  <w:rFonts w:ascii="Cambria Math" w:hAnsi="Cambria Math"/>
                                </w:rPr>
                                <m:t>Y</m:t>
                              </m:r>
                            </w:ins>
                          </m:e>
                        </m:acc>
                      </m:e>
                      <m:sub>
                        <w:ins w:id="3225" w:author="The Si Tran" w:date="2012-12-06T00:03:00Z">
                          <m:r>
                            <w:rPr>
                              <w:rFonts w:ascii="Cambria Math" w:hAnsi="Cambria Math"/>
                            </w:rPr>
                            <m:t>t</m:t>
                          </m:r>
                          <m:r>
                            <m:rPr>
                              <m:sty m:val="p"/>
                            </m:rPr>
                            <w:rPr>
                              <w:rFonts w:ascii="Cambria Math" w:hAnsi="Cambria Math"/>
                            </w:rPr>
                            <m:t>-</m:t>
                          </m:r>
                        </w:ins>
                      </m:sub>
                    </m:sSub>
                    <m:sSub>
                      <m:sSubPr>
                        <m:ctrlPr>
                          <w:ins w:id="3226" w:author="The Si Tran" w:date="2012-12-06T00:04:00Z">
                            <w:rPr>
                              <w:rFonts w:ascii="Cambria Math" w:hAnsi="Cambria Math"/>
                            </w:rPr>
                          </w:ins>
                        </m:ctrlPr>
                      </m:sSubPr>
                      <m:e>
                        <w:ins w:id="3227" w:author="The Si Tran" w:date="2012-12-06T00:04:00Z">
                          <m:r>
                            <w:rPr>
                              <w:rFonts w:ascii="Cambria Math" w:hAnsi="Cambria Math"/>
                            </w:rPr>
                            <m:t>Y</m:t>
                          </m:r>
                        </w:ins>
                      </m:e>
                      <m:sub>
                        <w:ins w:id="3228" w:author="The Si Tran" w:date="2012-12-06T00:04:00Z">
                          <m:r>
                            <w:rPr>
                              <w:rFonts w:ascii="Cambria Math" w:hAnsi="Cambria Math"/>
                            </w:rPr>
                            <m:t>t</m:t>
                          </m:r>
                        </w:ins>
                      </m:sub>
                    </m:sSub>
                  </m:num>
                  <m:den>
                    <m:sSub>
                      <m:sSubPr>
                        <m:ctrlPr>
                          <w:ins w:id="3229" w:author="The Si Tran" w:date="2012-12-06T00:04:00Z">
                            <w:rPr>
                              <w:rFonts w:ascii="Cambria Math" w:hAnsi="Cambria Math"/>
                            </w:rPr>
                          </w:ins>
                        </m:ctrlPr>
                      </m:sSubPr>
                      <m:e>
                        <w:ins w:id="3230" w:author="The Si Tran" w:date="2012-12-06T00:04:00Z">
                          <m:r>
                            <w:rPr>
                              <w:rFonts w:ascii="Cambria Math" w:hAnsi="Cambria Math"/>
                            </w:rPr>
                            <m:t>Y</m:t>
                          </m:r>
                        </w:ins>
                      </m:e>
                      <m:sub>
                        <w:ins w:id="3231"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232" w:author="The Si Tran" w:date="2012-12-16T10:30:00Z">
          <w:pPr/>
        </w:pPrChange>
      </w:pPr>
    </w:p>
    <w:p w14:paraId="74031765" w14:textId="77777777" w:rsidR="00726875" w:rsidRDefault="00C318D3" w:rsidP="005A22B0">
      <w:pPr>
        <w:rPr>
          <w:ins w:id="3233"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234" w:author="The Si Tran" w:date="2012-12-12T07:56:00Z"/>
        </w:rPr>
        <w:pPrChange w:id="3235" w:author="The Si Tran" w:date="2012-12-12T07:56:00Z">
          <w:pPr>
            <w:spacing w:before="0" w:after="200" w:line="276" w:lineRule="auto"/>
            <w:jc w:val="left"/>
          </w:pPr>
        </w:pPrChange>
      </w:pPr>
      <w:ins w:id="3236" w:author="The Si Tran" w:date="2012-12-12T07:56:00Z">
        <w:r>
          <w:br w:type="page"/>
        </w:r>
      </w:ins>
    </w:p>
    <w:p w14:paraId="252F9628" w14:textId="793C8924" w:rsidR="00C318D3" w:rsidRPr="0095710D" w:rsidDel="004F5E08" w:rsidRDefault="0069274D" w:rsidP="005A22B0">
      <w:pPr>
        <w:rPr>
          <w:del w:id="3237" w:author="The Si Tran" w:date="2012-12-11T21:17:00Z"/>
          <w:sz w:val="32"/>
          <w:szCs w:val="32"/>
          <w:lang w:val="fr-FR"/>
          <w:rPrChange w:id="3238" w:author="The Si Tran" w:date="2012-12-12T13:54:00Z">
            <w:rPr>
              <w:del w:id="3239" w:author="The Si Tran" w:date="2012-12-11T21:17:00Z"/>
              <w:sz w:val="28"/>
              <w:szCs w:val="28"/>
              <w:lang w:val="fr-FR"/>
            </w:rPr>
          </w:rPrChange>
        </w:rPr>
      </w:pPr>
      <w:ins w:id="3240" w:author="superchickend" w:date="2012-12-16T14:58:00Z">
        <w:r>
          <w:lastRenderedPageBreak/>
          <w:t xml:space="preserve">   </w:t>
        </w:r>
      </w:ins>
      <w:ins w:id="3241" w:author="superchickend" w:date="2012-12-16T14:59:00Z">
        <w:r>
          <w:t xml:space="preserve"> </w:t>
        </w:r>
      </w:ins>
      <w:del w:id="3242" w:author="The Si Tran" w:date="2012-12-08T15:24:00Z">
        <w:r w:rsidR="00C318D3" w:rsidRPr="0095710D" w:rsidDel="004E0543">
          <w:rPr>
            <w:sz w:val="32"/>
            <w:szCs w:val="32"/>
            <w:rPrChange w:id="3243" w:author="The Si Tran" w:date="2012-12-12T13:54:00Z">
              <w:rPr>
                <w:szCs w:val="26"/>
              </w:rPr>
            </w:rPrChange>
          </w:rPr>
          <w:delText>MPE</w:delText>
        </w:r>
      </w:del>
      <w:bookmarkStart w:id="3244" w:name="_Toc343083575"/>
      <w:bookmarkStart w:id="3245" w:name="_Toc343083789"/>
      <w:bookmarkStart w:id="3246" w:name="_Toc343084000"/>
      <w:bookmarkStart w:id="3247" w:name="_Toc343220759"/>
      <w:bookmarkStart w:id="3248" w:name="_Toc343232263"/>
      <w:bookmarkStart w:id="3249" w:name="_Toc343232676"/>
      <w:bookmarkStart w:id="3250" w:name="_Toc343232961"/>
      <w:bookmarkStart w:id="3251" w:name="_Toc343415466"/>
      <w:bookmarkStart w:id="3252" w:name="_Toc343415762"/>
      <w:bookmarkStart w:id="3253" w:name="_Toc343452421"/>
      <w:bookmarkStart w:id="3254" w:name="_Toc343461211"/>
      <w:bookmarkStart w:id="3255" w:name="_Toc343494098"/>
      <w:bookmarkStart w:id="3256" w:name="_Toc343494310"/>
      <w:bookmarkStart w:id="3257" w:name="_Toc343495083"/>
      <w:bookmarkStart w:id="3258" w:name="_Toc343660310"/>
      <w:bookmarkStart w:id="3259" w:name="_Toc343660524"/>
      <w:bookmarkStart w:id="3260" w:name="_Toc343711152"/>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p>
    <w:p w14:paraId="2DA0346E" w14:textId="77777777" w:rsidR="00D92047" w:rsidRPr="0095710D" w:rsidDel="004F5E08" w:rsidRDefault="00D92047" w:rsidP="005A22B0">
      <w:pPr>
        <w:rPr>
          <w:del w:id="3261" w:author="The Si Tran" w:date="2012-12-11T21:17:00Z"/>
          <w:sz w:val="32"/>
          <w:szCs w:val="32"/>
          <w:lang w:val="fr-FR"/>
          <w:rPrChange w:id="3262" w:author="The Si Tran" w:date="2012-12-12T13:54:00Z">
            <w:rPr>
              <w:del w:id="3263" w:author="The Si Tran" w:date="2012-12-11T21:17:00Z"/>
              <w:sz w:val="28"/>
              <w:szCs w:val="28"/>
              <w:lang w:val="fr-FR"/>
            </w:rPr>
          </w:rPrChange>
        </w:rPr>
      </w:pPr>
      <w:bookmarkStart w:id="3264" w:name="_Toc343083576"/>
      <w:bookmarkStart w:id="3265" w:name="_Toc343083790"/>
      <w:bookmarkStart w:id="3266" w:name="_Toc343084001"/>
      <w:bookmarkStart w:id="3267" w:name="_Toc343220760"/>
      <w:bookmarkStart w:id="3268" w:name="_Toc343232264"/>
      <w:bookmarkStart w:id="3269" w:name="_Toc343232677"/>
      <w:bookmarkStart w:id="3270" w:name="_Toc343232962"/>
      <w:bookmarkStart w:id="3271" w:name="_Toc343415467"/>
      <w:bookmarkStart w:id="3272" w:name="_Toc343415763"/>
      <w:bookmarkStart w:id="3273" w:name="_Toc343452422"/>
      <w:bookmarkStart w:id="3274" w:name="_Toc343461212"/>
      <w:bookmarkStart w:id="3275" w:name="_Toc343494099"/>
      <w:bookmarkStart w:id="3276" w:name="_Toc343494311"/>
      <w:bookmarkStart w:id="3277" w:name="_Toc343495084"/>
      <w:bookmarkStart w:id="3278" w:name="_Toc343660311"/>
      <w:bookmarkStart w:id="3279" w:name="_Toc343660525"/>
      <w:bookmarkStart w:id="3280" w:name="_Toc34371115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p>
    <w:p w14:paraId="760826C4" w14:textId="77777777" w:rsidR="006A21F7" w:rsidRPr="0095710D" w:rsidDel="00726875" w:rsidRDefault="006A21F7" w:rsidP="005A22B0">
      <w:pPr>
        <w:rPr>
          <w:del w:id="3281" w:author="The Si Tran" w:date="2012-12-12T07:56:00Z"/>
          <w:sz w:val="32"/>
          <w:szCs w:val="32"/>
          <w:rPrChange w:id="3282" w:author="The Si Tran" w:date="2012-12-12T13:54:00Z">
            <w:rPr>
              <w:del w:id="3283" w:author="The Si Tran" w:date="2012-12-12T07:56:00Z"/>
              <w:szCs w:val="26"/>
            </w:rPr>
          </w:rPrChange>
        </w:rPr>
      </w:pPr>
      <w:bookmarkStart w:id="3284" w:name="_Toc343083577"/>
      <w:bookmarkStart w:id="3285" w:name="_Toc343083791"/>
      <w:bookmarkStart w:id="3286" w:name="_Toc343084002"/>
      <w:bookmarkStart w:id="3287" w:name="_Toc343220761"/>
      <w:bookmarkStart w:id="3288" w:name="_Toc343232265"/>
      <w:bookmarkStart w:id="3289" w:name="_Toc343232678"/>
      <w:bookmarkStart w:id="3290" w:name="_Toc343232963"/>
      <w:bookmarkStart w:id="3291" w:name="_Toc343415468"/>
      <w:bookmarkStart w:id="3292" w:name="_Toc343415764"/>
      <w:bookmarkStart w:id="3293" w:name="_Toc343452423"/>
      <w:bookmarkStart w:id="3294" w:name="_Toc343461213"/>
      <w:bookmarkStart w:id="3295" w:name="_Toc343494100"/>
      <w:bookmarkStart w:id="3296" w:name="_Toc343494312"/>
      <w:bookmarkStart w:id="3297" w:name="_Toc343495085"/>
      <w:bookmarkStart w:id="3298" w:name="_Toc343660312"/>
      <w:bookmarkStart w:id="3299" w:name="_Toc343660526"/>
      <w:bookmarkStart w:id="3300" w:name="_Toc343711154"/>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p>
    <w:p w14:paraId="31C41FFF" w14:textId="2CB804D6" w:rsidR="006A21F7" w:rsidRPr="0095710D" w:rsidRDefault="006A21F7">
      <w:pPr>
        <w:pStyle w:val="Heading1"/>
        <w:pPrChange w:id="3301" w:author="The Si Tran" w:date="2012-12-16T09:44:00Z">
          <w:pPr>
            <w:pStyle w:val="Heading1"/>
            <w:jc w:val="left"/>
          </w:pPr>
        </w:pPrChange>
      </w:pPr>
      <w:del w:id="3302" w:author="superchickend" w:date="2012-12-16T14:57:00Z">
        <w:r w:rsidRPr="0095710D" w:rsidDel="005E0155">
          <w:rPr>
            <w:rPrChange w:id="3303" w:author="The Si Tran" w:date="2012-12-12T13:54:00Z">
              <w:rPr>
                <w:rFonts w:cs="Times New Roman"/>
                <w:b w:val="0"/>
                <w:bCs w:val="0"/>
                <w:kern w:val="0"/>
                <w:sz w:val="26"/>
                <w:szCs w:val="22"/>
              </w:rPr>
            </w:rPrChange>
          </w:rPr>
          <w:delText xml:space="preserve">: </w:delText>
        </w:r>
      </w:del>
      <w:del w:id="3304" w:author="The Si Tran" w:date="2012-12-12T13:54:00Z">
        <w:r w:rsidRPr="0095710D" w:rsidDel="0095710D">
          <w:rPr>
            <w:rPrChange w:id="3305" w:author="The Si Tran" w:date="2012-12-12T13:54:00Z">
              <w:rPr>
                <w:rFonts w:cs="Times New Roman"/>
                <w:b w:val="0"/>
                <w:bCs w:val="0"/>
                <w:kern w:val="0"/>
                <w:sz w:val="26"/>
                <w:szCs w:val="22"/>
              </w:rPr>
            </w:rPrChange>
          </w:rPr>
          <w:delText>Mô hình ARIMA</w:delText>
        </w:r>
      </w:del>
      <w:bookmarkStart w:id="3306" w:name="_Toc343711155"/>
      <w:ins w:id="3307" w:author="The Si Tran" w:date="2012-12-12T13:54:00Z">
        <w:r w:rsidR="0095710D" w:rsidRPr="0095710D">
          <w:rPr>
            <w:rPrChange w:id="3308" w:author="The Si Tran" w:date="2012-12-12T13:54:00Z">
              <w:rPr>
                <w:sz w:val="26"/>
                <w:szCs w:val="26"/>
              </w:rPr>
            </w:rPrChange>
          </w:rPr>
          <w:t>MÔ HÌNH ARIMA</w:t>
        </w:r>
      </w:ins>
      <w:bookmarkEnd w:id="3306"/>
      <w:r w:rsidR="005A4357">
        <w:t xml:space="preserve"> VÀ MÔ HÌNH SARIMA</w:t>
      </w:r>
    </w:p>
    <w:p w14:paraId="4C0C379A" w14:textId="77777777" w:rsidR="006A21F7" w:rsidRPr="0049233F" w:rsidDel="00555D32" w:rsidRDefault="006A21F7" w:rsidP="006A21F7">
      <w:pPr>
        <w:ind w:firstLine="547"/>
        <w:rPr>
          <w:del w:id="3309" w:author="The Si Tran" w:date="2012-12-14T04:45:00Z"/>
          <w:szCs w:val="26"/>
          <w:lang w:val="fr-FR"/>
          <w:rPrChange w:id="3310" w:author="The Si Tran" w:date="2012-12-05T23:02:00Z">
            <w:rPr>
              <w:del w:id="3311" w:author="The Si Tran" w:date="2012-12-14T04:45:00Z"/>
              <w:sz w:val="28"/>
              <w:szCs w:val="28"/>
              <w:lang w:val="fr-FR"/>
            </w:rPr>
          </w:rPrChange>
        </w:rPr>
      </w:pPr>
      <w:r w:rsidRPr="0049233F">
        <w:rPr>
          <w:szCs w:val="26"/>
          <w:lang w:val="fr-FR"/>
          <w:rPrChange w:id="3312"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313"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314" w:author="The Si Tran" w:date="2012-12-05T23:02:00Z">
            <w:rPr>
              <w:lang w:val="fr-FR"/>
            </w:rPr>
          </w:rPrChange>
        </w:rPr>
      </w:pPr>
      <w:bookmarkStart w:id="3315" w:name="_Toc312142550"/>
      <w:bookmarkStart w:id="3316" w:name="_Toc343711156"/>
      <w:r w:rsidRPr="0049233F">
        <w:rPr>
          <w:sz w:val="26"/>
          <w:szCs w:val="26"/>
          <w:lang w:val="fr-FR"/>
          <w:rPrChange w:id="3317" w:author="The Si Tran" w:date="2012-12-05T23:02:00Z">
            <w:rPr>
              <w:rFonts w:cs="Times New Roman"/>
              <w:b w:val="0"/>
              <w:bCs w:val="0"/>
              <w:iCs w:val="0"/>
              <w:kern w:val="32"/>
              <w:sz w:val="26"/>
              <w:szCs w:val="22"/>
              <w:lang w:val="fr-FR"/>
            </w:rPr>
          </w:rPrChange>
        </w:rPr>
        <w:t xml:space="preserve">Mô hình trung bình di động bậc </w:t>
      </w:r>
      <w:r w:rsidRPr="00423CB2">
        <w:rPr>
          <w:i/>
          <w:sz w:val="26"/>
          <w:szCs w:val="26"/>
          <w:lang w:val="fr-FR"/>
          <w:rPrChange w:id="3318" w:author="The Si Tran" w:date="2012-12-05T23:02:00Z">
            <w:rPr>
              <w:rFonts w:cs="Times New Roman"/>
              <w:b w:val="0"/>
              <w:bCs w:val="0"/>
              <w:iCs w:val="0"/>
              <w:kern w:val="32"/>
              <w:sz w:val="26"/>
              <w:szCs w:val="22"/>
              <w:lang w:val="fr-FR"/>
            </w:rPr>
          </w:rPrChange>
        </w:rPr>
        <w:t>q</w:t>
      </w:r>
      <w:r w:rsidRPr="0049233F">
        <w:rPr>
          <w:sz w:val="26"/>
          <w:szCs w:val="26"/>
          <w:lang w:val="fr-FR"/>
          <w:rPrChange w:id="3319" w:author="The Si Tran" w:date="2012-12-05T23:02:00Z">
            <w:rPr>
              <w:rFonts w:cs="Times New Roman"/>
              <w:b w:val="0"/>
              <w:bCs w:val="0"/>
              <w:iCs w:val="0"/>
              <w:kern w:val="32"/>
              <w:sz w:val="26"/>
              <w:szCs w:val="22"/>
              <w:lang w:val="fr-FR"/>
            </w:rPr>
          </w:rPrChange>
        </w:rPr>
        <w:t>, MA(</w:t>
      </w:r>
      <w:r w:rsidRPr="00423CB2">
        <w:rPr>
          <w:i/>
          <w:sz w:val="26"/>
          <w:szCs w:val="26"/>
          <w:lang w:val="fr-FR"/>
          <w:rPrChange w:id="3320" w:author="The Si Tran" w:date="2012-12-05T23:02:00Z">
            <w:rPr>
              <w:rFonts w:cs="Times New Roman"/>
              <w:b w:val="0"/>
              <w:bCs w:val="0"/>
              <w:iCs w:val="0"/>
              <w:kern w:val="32"/>
              <w:sz w:val="26"/>
              <w:szCs w:val="22"/>
              <w:lang w:val="fr-FR"/>
            </w:rPr>
          </w:rPrChange>
        </w:rPr>
        <w:t>q</w:t>
      </w:r>
      <w:r w:rsidRPr="0049233F">
        <w:rPr>
          <w:sz w:val="26"/>
          <w:szCs w:val="26"/>
          <w:lang w:val="fr-FR"/>
          <w:rPrChange w:id="3321" w:author="The Si Tran" w:date="2012-12-05T23:02:00Z">
            <w:rPr>
              <w:rFonts w:cs="Times New Roman"/>
              <w:b w:val="0"/>
              <w:bCs w:val="0"/>
              <w:iCs w:val="0"/>
              <w:kern w:val="32"/>
              <w:sz w:val="26"/>
              <w:szCs w:val="22"/>
              <w:lang w:val="fr-FR"/>
            </w:rPr>
          </w:rPrChange>
        </w:rPr>
        <w:t>)</w:t>
      </w:r>
      <w:bookmarkEnd w:id="3315"/>
      <w:bookmarkEnd w:id="3316"/>
    </w:p>
    <w:p w14:paraId="2E4BA18E" w14:textId="0EF10C11" w:rsidR="006A21F7" w:rsidRPr="0049233F" w:rsidDel="007B42A6" w:rsidRDefault="004F6C5F">
      <w:pPr>
        <w:rPr>
          <w:del w:id="3322" w:author="The Si Tran" w:date="2012-12-12T00:09:00Z"/>
          <w:rPrChange w:id="3323" w:author="The Si Tran" w:date="2012-12-05T23:02:00Z">
            <w:rPr>
              <w:del w:id="3324" w:author="The Si Tran" w:date="2012-12-12T00:09:00Z"/>
              <w:color w:val="FF0000"/>
              <w:sz w:val="36"/>
              <w:lang w:val="fr-FR"/>
            </w:rPr>
          </w:rPrChange>
        </w:rPr>
        <w:pPrChange w:id="3325" w:author="The Si Tran" w:date="2012-12-16T17:05:00Z">
          <w:pPr>
            <w:ind w:left="540"/>
          </w:pPr>
        </w:pPrChange>
      </w:pPr>
      <w:ins w:id="3326" w:author="The Si Tran" w:date="2012-12-16T17:05:00Z">
        <w:r>
          <w:rPr>
            <w:noProof/>
            <w:rPrChange w:id="3327" w:author="Unknown">
              <w:rPr>
                <w:b/>
                <w:bCs/>
                <w:noProof/>
                <w:sz w:val="20"/>
                <w:szCs w:val="20"/>
              </w:rPr>
            </w:rPrChange>
          </w:rPr>
          <mc:AlternateContent>
            <mc:Choice Requires="wps">
              <w:drawing>
                <wp:anchor distT="0" distB="0" distL="114300" distR="114300" simplePos="0" relativeHeight="251721728" behindDoc="0" locked="0" layoutInCell="1" allowOverlap="1" wp14:anchorId="3F0685D8" wp14:editId="28E75F5A">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3D6C9F" w:rsidRDefault="003D6C9F">
                              <w:pPr>
                                <w:pStyle w:val="EquationIndex"/>
                                <w:pPrChange w:id="3328" w:author="The Si Tran" w:date="2012-12-16T10:46:00Z">
                                  <w:pPr>
                                    <w:jc w:val="left"/>
                                  </w:pPr>
                                </w:pPrChange>
                              </w:pPr>
                              <w:r>
                                <w:t>(3.</w:t>
                              </w:r>
                              <w:ins w:id="3329" w:author="The Si Tran" w:date="2012-12-14T04:55:00Z">
                                <w:r>
                                  <w:t>1</w:t>
                                </w:r>
                              </w:ins>
                              <w:del w:id="333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3D6C9F" w:rsidRDefault="003D6C9F">
                        <w:pPr>
                          <w:pStyle w:val="EquationIndex"/>
                          <w:pPrChange w:id="3331" w:author="The Si Tran" w:date="2012-12-16T10:46:00Z">
                            <w:pPr>
                              <w:jc w:val="left"/>
                            </w:pPr>
                          </w:pPrChange>
                        </w:pPr>
                        <w:r>
                          <w:t>(3.</w:t>
                        </w:r>
                        <w:ins w:id="3332" w:author="The Si Tran" w:date="2012-12-14T04:55:00Z">
                          <w:r>
                            <w:t>1</w:t>
                          </w:r>
                        </w:ins>
                        <w:del w:id="3333" w:author="The Si Tran" w:date="2012-12-14T04:55:00Z">
                          <w:r w:rsidDel="004505B3">
                            <w:delText>2.1</w:delText>
                          </w:r>
                        </w:del>
                        <w:r>
                          <w:t>)</w:t>
                        </w:r>
                      </w:p>
                    </w:txbxContent>
                  </v:textbox>
                  <w10:wrap type="square"/>
                </v:shape>
              </w:pict>
            </mc:Fallback>
          </mc:AlternateContent>
        </w:r>
      </w:ins>
      <w:del w:id="3334" w:author="The Si Tran" w:date="2012-12-12T00:09:00Z">
        <w:r w:rsidR="006A21F7" w:rsidRPr="0049233F" w:rsidDel="007B42A6">
          <w:rPr>
            <w:rPrChange w:id="3335"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336" w:author="The Si Tran" w:date="2012-12-06T03:56:00Z"/>
          <w:rPrChange w:id="3337" w:author="The Si Tran" w:date="2012-12-05T23:02:00Z">
            <w:rPr>
              <w:del w:id="3338" w:author="The Si Tran" w:date="2012-12-06T03:56:00Z"/>
              <w:color w:val="FF0000"/>
              <w:sz w:val="36"/>
              <w:lang w:val="fr-FR"/>
            </w:rPr>
          </w:rPrChange>
        </w:rPr>
        <w:pPrChange w:id="3339" w:author="The Si Tran" w:date="2012-12-16T17:05:00Z">
          <w:pPr>
            <w:ind w:left="540"/>
          </w:pPr>
        </w:pPrChange>
      </w:pPr>
      <w:del w:id="3340" w:author="The Si Tran" w:date="2012-12-06T03:56:00Z">
        <w:r w:rsidRPr="0049233F" w:rsidDel="004657FC">
          <w:rPr>
            <w:rPrChange w:id="3341"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342" w:author="The Si Tran" w:date="2012-12-06T00:09:00Z"/>
        </w:rPr>
        <w:pPrChange w:id="3343" w:author="The Si Tran" w:date="2012-12-16T17:05:00Z">
          <w:pPr>
            <w:ind w:firstLine="540"/>
          </w:pPr>
        </w:pPrChange>
      </w:pPr>
      <w:r w:rsidRPr="0049233F">
        <w:rPr>
          <w:rPrChange w:id="3344" w:author="The Si Tran" w:date="2012-12-05T23:02:00Z">
            <w:rPr>
              <w:rFonts w:cs="Arial"/>
              <w:b/>
              <w:bCs/>
              <w:kern w:val="32"/>
              <w:sz w:val="28"/>
              <w:szCs w:val="28"/>
              <w:lang w:val="fr-FR"/>
            </w:rPr>
          </w:rPrChange>
        </w:rPr>
        <w:t xml:space="preserve">Mô hình </w:t>
      </w:r>
      <w:proofErr w:type="gramStart"/>
      <w:r w:rsidRPr="0049233F">
        <w:rPr>
          <w:rPrChange w:id="3345" w:author="The Si Tran" w:date="2012-12-05T23:02:00Z">
            <w:rPr>
              <w:rFonts w:cs="Arial"/>
              <w:b/>
              <w:bCs/>
              <w:kern w:val="32"/>
              <w:sz w:val="28"/>
              <w:szCs w:val="28"/>
              <w:lang w:val="fr-FR"/>
            </w:rPr>
          </w:rPrChange>
        </w:rPr>
        <w:t>MA(</w:t>
      </w:r>
      <w:proofErr w:type="gramEnd"/>
      <w:r w:rsidRPr="00423CB2">
        <w:rPr>
          <w:i/>
          <w:rPrChange w:id="3346" w:author="The Si Tran" w:date="2012-12-05T23:02:00Z">
            <w:rPr>
              <w:rFonts w:cs="Arial"/>
              <w:b/>
              <w:bCs/>
              <w:kern w:val="32"/>
              <w:sz w:val="28"/>
              <w:szCs w:val="28"/>
              <w:lang w:val="fr-FR"/>
            </w:rPr>
          </w:rPrChange>
        </w:rPr>
        <w:t>q</w:t>
      </w:r>
      <w:r w:rsidRPr="0049233F">
        <w:rPr>
          <w:rPrChange w:id="3347" w:author="The Si Tran" w:date="2012-12-05T23:02:00Z">
            <w:rPr>
              <w:rFonts w:cs="Arial"/>
              <w:b/>
              <w:bCs/>
              <w:kern w:val="32"/>
              <w:sz w:val="28"/>
              <w:szCs w:val="28"/>
              <w:lang w:val="fr-FR"/>
            </w:rPr>
          </w:rPrChange>
        </w:rPr>
        <w:t xml:space="preserve">) là mô hình có dạng </w:t>
      </w:r>
    </w:p>
    <w:p w14:paraId="591515B3" w14:textId="67CB0EE6" w:rsidR="003D0FA1" w:rsidRPr="00B9548F" w:rsidDel="004657FC" w:rsidRDefault="003D6C9F">
      <w:pPr>
        <w:pStyle w:val="Canhgiua"/>
        <w:rPr>
          <w:del w:id="3348" w:author="The Si Tran" w:date="2012-12-06T03:55:00Z"/>
          <w:lang w:val="fr-FR"/>
          <w:rPrChange w:id="3349" w:author="The Si Tran" w:date="2012-12-16T10:30:00Z">
            <w:rPr>
              <w:del w:id="3350" w:author="The Si Tran" w:date="2012-12-06T03:55:00Z"/>
              <w:sz w:val="28"/>
              <w:szCs w:val="28"/>
              <w:lang w:val="fr-FR"/>
            </w:rPr>
          </w:rPrChange>
        </w:rPr>
        <w:pPrChange w:id="3351" w:author="The Si Tran" w:date="2012-12-16T10:30:00Z">
          <w:pPr>
            <w:ind w:firstLine="540"/>
          </w:pPr>
        </w:pPrChange>
      </w:pPr>
      <m:oMathPara>
        <m:oMathParaPr>
          <m:jc m:val="center"/>
        </m:oMathParaPr>
        <m:oMath>
          <m:sSub>
            <m:sSubPr>
              <m:ctrlPr>
                <w:ins w:id="3352" w:author="The Si Tran" w:date="2012-12-06T00:10:00Z">
                  <w:rPr>
                    <w:rFonts w:ascii="Cambria Math" w:hAnsi="Cambria Math"/>
                    <w:lang w:val="fr-FR"/>
                  </w:rPr>
                </w:ins>
              </m:ctrlPr>
            </m:sSubPr>
            <m:e>
              <w:ins w:id="3353" w:author="The Si Tran" w:date="2012-12-06T00:10:00Z">
                <m:r>
                  <w:rPr>
                    <w:rFonts w:ascii="Cambria Math" w:hAnsi="Cambria Math"/>
                    <w:lang w:val="fr-FR"/>
                  </w:rPr>
                  <m:t>y</m:t>
                </m:r>
              </w:ins>
            </m:e>
            <m:sub>
              <w:ins w:id="3354" w:author="The Si Tran" w:date="2012-12-06T00:10:00Z">
                <m:r>
                  <w:rPr>
                    <w:rFonts w:ascii="Cambria Math" w:hAnsi="Cambria Math"/>
                    <w:lang w:val="fr-FR"/>
                  </w:rPr>
                  <m:t>t</m:t>
                </m:r>
              </w:ins>
            </m:sub>
          </m:sSub>
          <w:ins w:id="3355"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356" w:author="The Si Tran" w:date="2012-12-06T00:10:00Z">
                  <w:rPr>
                    <w:rFonts w:ascii="Cambria Math" w:hAnsi="Cambria Math"/>
                    <w:lang w:val="fr-FR"/>
                  </w:rPr>
                </w:ins>
              </m:ctrlPr>
            </m:sSubPr>
            <m:e>
              <w:ins w:id="3357" w:author="The Si Tran" w:date="2012-12-06T00:10:00Z">
                <m:r>
                  <w:rPr>
                    <w:rFonts w:ascii="Cambria Math" w:hAnsi="Cambria Math"/>
                    <w:lang w:val="fr-FR"/>
                  </w:rPr>
                  <m:t>ε</m:t>
                </m:r>
              </w:ins>
            </m:e>
            <m:sub>
              <w:ins w:id="3358" w:author="The Si Tran" w:date="2012-12-06T00:10:00Z">
                <m:r>
                  <w:rPr>
                    <w:rFonts w:ascii="Cambria Math" w:hAnsi="Cambria Math"/>
                    <w:lang w:val="fr-FR"/>
                  </w:rPr>
                  <m:t>t</m:t>
                </m:r>
              </w:ins>
            </m:sub>
          </m:sSub>
          <w:ins w:id="3359" w:author="The Si Tran" w:date="2012-12-06T00:10:00Z">
            <m:r>
              <m:rPr>
                <m:sty m:val="p"/>
              </m:rPr>
              <w:rPr>
                <w:rFonts w:ascii="Cambria Math" w:hAnsi="Cambria Math"/>
                <w:lang w:val="fr-FR"/>
              </w:rPr>
              <m:t>-</m:t>
            </m:r>
          </w:ins>
          <m:sSub>
            <m:sSubPr>
              <m:ctrlPr>
                <w:ins w:id="3360" w:author="The Si Tran" w:date="2012-12-06T00:10:00Z">
                  <w:rPr>
                    <w:rFonts w:ascii="Cambria Math" w:hAnsi="Cambria Math"/>
                    <w:lang w:val="fr-FR"/>
                  </w:rPr>
                </w:ins>
              </m:ctrlPr>
            </m:sSubPr>
            <m:e>
              <w:ins w:id="3361" w:author="The Si Tran" w:date="2012-12-06T00:10:00Z">
                <m:r>
                  <w:rPr>
                    <w:rFonts w:ascii="Cambria Math" w:hAnsi="Cambria Math"/>
                    <w:lang w:val="fr-FR"/>
                  </w:rPr>
                  <m:t>θ</m:t>
                </m:r>
              </w:ins>
            </m:e>
            <m:sub>
              <w:ins w:id="3362" w:author="The Si Tran" w:date="2012-12-06T00:10:00Z">
                <m:r>
                  <m:rPr>
                    <m:sty m:val="p"/>
                  </m:rPr>
                  <w:rPr>
                    <w:rFonts w:ascii="Cambria Math" w:hAnsi="Cambria Math"/>
                    <w:lang w:val="fr-FR"/>
                  </w:rPr>
                  <m:t>1</m:t>
                </m:r>
              </w:ins>
            </m:sub>
          </m:sSub>
          <m:sSub>
            <m:sSubPr>
              <m:ctrlPr>
                <w:ins w:id="3363" w:author="The Si Tran" w:date="2012-12-06T00:10:00Z">
                  <w:rPr>
                    <w:rFonts w:ascii="Cambria Math" w:hAnsi="Cambria Math"/>
                    <w:lang w:val="fr-FR"/>
                  </w:rPr>
                </w:ins>
              </m:ctrlPr>
            </m:sSubPr>
            <m:e>
              <w:ins w:id="3364" w:author="The Si Tran" w:date="2012-12-06T00:10:00Z">
                <m:r>
                  <w:rPr>
                    <w:rFonts w:ascii="Cambria Math" w:hAnsi="Cambria Math"/>
                    <w:lang w:val="fr-FR"/>
                  </w:rPr>
                  <m:t>ε</m:t>
                </m:r>
              </w:ins>
            </m:e>
            <m:sub>
              <w:ins w:id="3365" w:author="The Si Tran" w:date="2012-12-06T00:10:00Z">
                <m:r>
                  <w:rPr>
                    <w:rFonts w:ascii="Cambria Math" w:hAnsi="Cambria Math"/>
                    <w:lang w:val="fr-FR"/>
                  </w:rPr>
                  <m:t>t</m:t>
                </m:r>
              </w:ins>
              <w:ins w:id="3366" w:author="The Si Tran" w:date="2012-12-06T00:11:00Z">
                <m:r>
                  <m:rPr>
                    <m:sty m:val="p"/>
                  </m:rPr>
                  <w:rPr>
                    <w:rFonts w:ascii="Cambria Math" w:hAnsi="Cambria Math"/>
                    <w:lang w:val="fr-FR"/>
                  </w:rPr>
                  <m:t>-1</m:t>
                </m:r>
              </w:ins>
            </m:sub>
          </m:sSub>
          <w:ins w:id="3367" w:author="The Si Tran" w:date="2012-12-06T00:11:00Z">
            <m:r>
              <m:rPr>
                <m:sty m:val="p"/>
              </m:rPr>
              <w:rPr>
                <w:rFonts w:ascii="Cambria Math" w:hAnsi="Cambria Math"/>
                <w:lang w:val="fr-FR"/>
              </w:rPr>
              <m:t>-…-</m:t>
            </m:r>
          </w:ins>
          <m:sSub>
            <m:sSubPr>
              <m:ctrlPr>
                <w:ins w:id="3368" w:author="The Si Tran" w:date="2012-12-06T00:11:00Z">
                  <w:rPr>
                    <w:rFonts w:ascii="Cambria Math" w:hAnsi="Cambria Math"/>
                    <w:lang w:val="fr-FR"/>
                  </w:rPr>
                </w:ins>
              </m:ctrlPr>
            </m:sSubPr>
            <m:e>
              <w:ins w:id="3369" w:author="The Si Tran" w:date="2012-12-06T00:11:00Z">
                <m:r>
                  <w:rPr>
                    <w:rFonts w:ascii="Cambria Math" w:hAnsi="Cambria Math"/>
                    <w:lang w:val="fr-FR"/>
                  </w:rPr>
                  <m:t>θ</m:t>
                </m:r>
              </w:ins>
            </m:e>
            <m:sub>
              <w:ins w:id="3370" w:author="The Si Tran" w:date="2012-12-06T00:11:00Z">
                <m:r>
                  <w:rPr>
                    <w:rFonts w:ascii="Cambria Math" w:hAnsi="Cambria Math"/>
                    <w:lang w:val="fr-FR"/>
                  </w:rPr>
                  <m:t>q</m:t>
                </m:r>
              </w:ins>
            </m:sub>
          </m:sSub>
          <m:sSub>
            <m:sSubPr>
              <m:ctrlPr>
                <w:ins w:id="3371" w:author="The Si Tran" w:date="2012-12-06T00:11:00Z">
                  <w:rPr>
                    <w:rFonts w:ascii="Cambria Math" w:hAnsi="Cambria Math"/>
                    <w:lang w:val="fr-FR"/>
                  </w:rPr>
                </w:ins>
              </m:ctrlPr>
            </m:sSubPr>
            <m:e>
              <w:ins w:id="3372" w:author="The Si Tran" w:date="2012-12-06T00:11:00Z">
                <m:r>
                  <w:rPr>
                    <w:rFonts w:ascii="Cambria Math" w:hAnsi="Cambria Math"/>
                    <w:lang w:val="fr-FR"/>
                  </w:rPr>
                  <m:t>ε</m:t>
                </m:r>
              </w:ins>
            </m:e>
            <m:sub>
              <w:ins w:id="3373"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374" w:author="The Si Tran" w:date="2012-12-05T23:02:00Z">
            <w:rPr>
              <w:sz w:val="28"/>
              <w:szCs w:val="28"/>
              <w:lang w:val="fr-FR"/>
            </w:rPr>
          </w:rPrChange>
        </w:rPr>
        <w:pPrChange w:id="3375" w:author="The Si Tran" w:date="2012-12-16T10:30:00Z">
          <w:pPr>
            <w:ind w:firstLine="540"/>
          </w:pPr>
        </w:pPrChange>
      </w:pPr>
      <w:del w:id="3376" w:author="The Si Tran" w:date="2012-12-06T00:12:00Z">
        <w:r w:rsidRPr="00082976" w:rsidDel="00A81DD7">
          <w:rPr>
            <w:position w:val="-14"/>
            <w:lang w:val="fr-FR"/>
          </w:rPr>
          <w:object w:dxaOrig="2880" w:dyaOrig="380" w14:anchorId="5190E4CE">
            <v:shape id="_x0000_i1044" type="#_x0000_t75" style="width:207pt;height:27.75pt" o:ole="">
              <v:imagedata r:id="rId55" o:title=""/>
            </v:shape>
            <o:OLEObject Type="Embed" ProgID="Equation.DSMT4" ShapeID="_x0000_i1044" DrawAspect="Content" ObjectID="_1417544877" r:id="rId56"/>
          </w:object>
        </w:r>
      </w:del>
      <w:del w:id="3377" w:author="The Si Tran" w:date="2012-12-06T03:52:00Z">
        <w:r w:rsidRPr="0049233F" w:rsidDel="008C32B7">
          <w:rPr>
            <w:lang w:val="fr-FR"/>
            <w:rPrChange w:id="3378" w:author="The Si Tran" w:date="2012-12-05T23:02:00Z">
              <w:rPr>
                <w:sz w:val="28"/>
                <w:szCs w:val="28"/>
                <w:lang w:val="fr-FR"/>
              </w:rPr>
            </w:rPrChange>
          </w:rPr>
          <w:delText xml:space="preserve">             </w:delText>
        </w:r>
      </w:del>
      <w:del w:id="3379" w:author="The Si Tran" w:date="2012-12-06T03:54:00Z">
        <w:r w:rsidRPr="0049233F" w:rsidDel="004657FC">
          <w:rPr>
            <w:lang w:val="fr-FR"/>
            <w:rPrChange w:id="3380" w:author="The Si Tran" w:date="2012-12-05T23:02:00Z">
              <w:rPr>
                <w:sz w:val="28"/>
                <w:szCs w:val="28"/>
                <w:lang w:val="fr-FR"/>
              </w:rPr>
            </w:rPrChange>
          </w:rPr>
          <w:delText>(3.1.1)</w:delText>
        </w:r>
      </w:del>
    </w:p>
    <w:p w14:paraId="0CA6475D" w14:textId="77777777" w:rsidR="006A21F7" w:rsidRPr="0049233F" w:rsidRDefault="006A21F7">
      <w:pPr>
        <w:rPr>
          <w:lang w:val="fr-FR"/>
          <w:rPrChange w:id="3381" w:author="The Si Tran" w:date="2012-12-05T23:02:00Z">
            <w:rPr>
              <w:sz w:val="28"/>
              <w:szCs w:val="28"/>
              <w:lang w:val="fr-FR"/>
            </w:rPr>
          </w:rPrChange>
        </w:rPr>
        <w:pPrChange w:id="3382" w:author="The Si Tran" w:date="2012-12-16T17:05:00Z">
          <w:pPr>
            <w:ind w:firstLine="547"/>
          </w:pPr>
        </w:pPrChange>
      </w:pPr>
      <w:r w:rsidRPr="0049233F">
        <w:rPr>
          <w:lang w:val="fr-FR"/>
          <w:rPrChange w:id="3383" w:author="The Si Tran" w:date="2012-12-05T23:02:00Z">
            <w:rPr>
              <w:sz w:val="28"/>
              <w:szCs w:val="28"/>
              <w:lang w:val="fr-FR"/>
            </w:rPr>
          </w:rPrChange>
        </w:rPr>
        <w:t>Với :</w:t>
      </w:r>
    </w:p>
    <w:p w14:paraId="620C6664" w14:textId="77777777" w:rsidR="006A21F7" w:rsidRPr="00555D32" w:rsidRDefault="006A21F7">
      <w:pPr>
        <w:pStyle w:val="BuletL2"/>
        <w:rPr>
          <w:lang w:val="fr-FR"/>
          <w:rPrChange w:id="3384" w:author="The Si Tran" w:date="2012-12-14T04:46:00Z">
            <w:rPr>
              <w:sz w:val="28"/>
              <w:szCs w:val="28"/>
              <w:lang w:val="fr-FR"/>
            </w:rPr>
          </w:rPrChange>
        </w:rPr>
        <w:pPrChange w:id="3385" w:author="The Si Tran" w:date="2012-12-16T17:04:00Z">
          <w:pPr>
            <w:ind w:firstLine="547"/>
          </w:pPr>
        </w:pPrChange>
      </w:pPr>
      <w:del w:id="3386" w:author="The Si Tran" w:date="2012-12-06T00:16:00Z">
        <w:r w:rsidRPr="00555D32" w:rsidDel="004939AB">
          <w:rPr>
            <w:position w:val="-10"/>
            <w:lang w:val="fr-FR"/>
            <w:rPrChange w:id="3387" w:author="The Si Tran" w:date="2012-12-14T04:46:00Z">
              <w:rPr>
                <w:position w:val="-10"/>
                <w:lang w:val="fr-FR"/>
              </w:rPr>
            </w:rPrChange>
          </w:rPr>
          <w:object w:dxaOrig="240" w:dyaOrig="260" w14:anchorId="3EA68E79">
            <v:shape id="_x0000_i1045" type="#_x0000_t75" style="width:18pt;height:18pt" o:ole="">
              <v:imagedata r:id="rId57" o:title=""/>
            </v:shape>
            <o:OLEObject Type="Embed" ProgID="Equation.DSMT4" ShapeID="_x0000_i1045" DrawAspect="Content" ObjectID="_1417544878" r:id="rId58"/>
          </w:object>
        </w:r>
        <w:r w:rsidRPr="00555D32" w:rsidDel="004939AB">
          <w:rPr>
            <w:lang w:val="fr-FR"/>
            <w:rPrChange w:id="3388" w:author="The Si Tran" w:date="2012-12-14T04:46:00Z">
              <w:rPr>
                <w:sz w:val="28"/>
                <w:szCs w:val="28"/>
                <w:lang w:val="fr-FR"/>
              </w:rPr>
            </w:rPrChange>
          </w:rPr>
          <w:delText xml:space="preserve"> </w:delText>
        </w:r>
      </w:del>
      <w:ins w:id="3389"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390" w:author="The Si Tran" w:date="2012-12-14T04:46:00Z">
            <w:rPr>
              <w:sz w:val="28"/>
              <w:szCs w:val="28"/>
              <w:lang w:val="fr-FR"/>
            </w:rPr>
          </w:rPrChange>
        </w:rPr>
        <w:t>là trung bình của chuỗi thời gian tĩnh</w:t>
      </w:r>
      <w:del w:id="3391" w:author="The Si Tran" w:date="2012-12-06T20:09:00Z">
        <w:r w:rsidRPr="00555D32" w:rsidDel="00263465">
          <w:rPr>
            <w:lang w:val="fr-FR"/>
            <w:rPrChange w:id="3392" w:author="The Si Tran" w:date="2012-12-14T04:46:00Z">
              <w:rPr>
                <w:sz w:val="28"/>
                <w:szCs w:val="28"/>
                <w:lang w:val="fr-FR"/>
              </w:rPr>
            </w:rPrChange>
          </w:rPr>
          <w:delText xml:space="preserve"> {y</w:delText>
        </w:r>
        <w:r w:rsidRPr="00555D32" w:rsidDel="00263465">
          <w:rPr>
            <w:vertAlign w:val="subscript"/>
            <w:lang w:val="fr-FR"/>
            <w:rPrChange w:id="3393" w:author="The Si Tran" w:date="2012-12-14T04:46:00Z">
              <w:rPr>
                <w:sz w:val="28"/>
                <w:szCs w:val="28"/>
                <w:vertAlign w:val="subscript"/>
                <w:lang w:val="fr-FR"/>
              </w:rPr>
            </w:rPrChange>
          </w:rPr>
          <w:delText>t</w:delText>
        </w:r>
        <w:r w:rsidRPr="00555D32" w:rsidDel="00263465">
          <w:rPr>
            <w:lang w:val="fr-FR"/>
            <w:rPrChange w:id="3394" w:author="The Si Tran" w:date="2012-12-14T04:46:00Z">
              <w:rPr>
                <w:sz w:val="28"/>
                <w:szCs w:val="28"/>
                <w:lang w:val="fr-FR"/>
              </w:rPr>
            </w:rPrChange>
          </w:rPr>
          <w:delText>}</w:delText>
        </w:r>
      </w:del>
      <w:ins w:id="3395" w:author="The Si Tran" w:date="2012-12-06T20:09:00Z">
        <w:r w:rsidR="00263465" w:rsidRPr="00032D83">
          <w:rPr>
            <w:lang w:val="fr-FR"/>
          </w:rPr>
          <w:t xml:space="preserve"> </w:t>
        </w:r>
      </w:ins>
      <m:oMath>
        <m:d>
          <m:dPr>
            <m:begChr m:val="{"/>
            <m:endChr m:val="}"/>
            <m:ctrlPr>
              <w:ins w:id="3396" w:author="The Si Tran" w:date="2012-12-06T20:10:00Z">
                <w:rPr>
                  <w:rFonts w:ascii="Cambria Math" w:hAnsi="Cambria Math"/>
                  <w:i/>
                  <w:lang w:val="fr-FR"/>
                </w:rPr>
              </w:ins>
            </m:ctrlPr>
          </m:dPr>
          <m:e>
            <m:sSub>
              <m:sSubPr>
                <m:ctrlPr>
                  <w:ins w:id="3397" w:author="The Si Tran" w:date="2012-12-06T20:10:00Z">
                    <w:rPr>
                      <w:rFonts w:ascii="Cambria Math" w:hAnsi="Cambria Math"/>
                      <w:i/>
                      <w:lang w:val="fr-FR"/>
                    </w:rPr>
                  </w:ins>
                </m:ctrlPr>
              </m:sSubPr>
              <m:e>
                <w:ins w:id="3398" w:author="The Si Tran" w:date="2012-12-06T20:10:00Z">
                  <m:r>
                    <w:rPr>
                      <w:rFonts w:ascii="Cambria Math" w:hAnsi="Cambria Math"/>
                      <w:lang w:val="fr-FR"/>
                    </w:rPr>
                    <m:t>y</m:t>
                  </m:r>
                </w:ins>
              </m:e>
              <m:sub>
                <w:ins w:id="3399" w:author="The Si Tran" w:date="2012-12-06T20:10:00Z">
                  <m:r>
                    <w:rPr>
                      <w:rFonts w:ascii="Cambria Math" w:hAnsi="Cambria Math"/>
                      <w:lang w:val="fr-FR"/>
                    </w:rPr>
                    <m:t>t</m:t>
                  </m:r>
                </w:ins>
              </m:sub>
            </m:sSub>
          </m:e>
        </m:d>
      </m:oMath>
      <w:r w:rsidRPr="00555D32">
        <w:rPr>
          <w:lang w:val="fr-FR"/>
          <w:rPrChange w:id="3400" w:author="The Si Tran" w:date="2012-12-14T04:46:00Z">
            <w:rPr>
              <w:sz w:val="28"/>
              <w:szCs w:val="28"/>
              <w:lang w:val="fr-FR"/>
            </w:rPr>
          </w:rPrChange>
        </w:rPr>
        <w:t>.</w:t>
      </w:r>
    </w:p>
    <w:p w14:paraId="10C0FF98" w14:textId="77777777" w:rsidR="006A21F7" w:rsidRPr="00555D32" w:rsidRDefault="003D6C9F">
      <w:pPr>
        <w:pStyle w:val="BuletL2"/>
        <w:rPr>
          <w:lang w:val="fr-FR"/>
          <w:rPrChange w:id="3401" w:author="The Si Tran" w:date="2012-12-14T04:46:00Z">
            <w:rPr>
              <w:sz w:val="28"/>
              <w:szCs w:val="28"/>
              <w:lang w:val="fr-FR"/>
            </w:rPr>
          </w:rPrChange>
        </w:rPr>
        <w:pPrChange w:id="3402" w:author="The Si Tran" w:date="2012-12-16T17:04:00Z">
          <w:pPr>
            <w:ind w:firstLine="547"/>
          </w:pPr>
        </w:pPrChange>
      </w:pPr>
      <m:oMath>
        <m:sSub>
          <m:sSubPr>
            <m:ctrlPr>
              <w:ins w:id="3403" w:author="The Si Tran" w:date="2012-12-06T00:16:00Z">
                <w:rPr>
                  <w:rFonts w:ascii="Cambria Math" w:hAnsi="Cambria Math"/>
                  <w:i/>
                  <w:lang w:val="fr-FR"/>
                </w:rPr>
              </w:ins>
            </m:ctrlPr>
          </m:sSubPr>
          <m:e>
            <w:ins w:id="3404" w:author="The Si Tran" w:date="2012-12-06T00:16:00Z">
              <m:r>
                <w:rPr>
                  <w:rFonts w:ascii="Cambria Math" w:hAnsi="Cambria Math"/>
                  <w:lang w:val="fr-FR"/>
                </w:rPr>
                <m:t>ε</m:t>
              </m:r>
            </w:ins>
          </m:e>
          <m:sub>
            <w:ins w:id="3405" w:author="The Si Tran" w:date="2012-12-06T00:16:00Z">
              <m:r>
                <w:rPr>
                  <w:rFonts w:ascii="Cambria Math" w:hAnsi="Cambria Math"/>
                  <w:lang w:val="fr-FR"/>
                </w:rPr>
                <m:t>i</m:t>
              </m:r>
            </w:ins>
          </m:sub>
        </m:sSub>
      </m:oMath>
      <w:ins w:id="3406" w:author="The Si Tran" w:date="2012-12-06T00:17:00Z">
        <w:r w:rsidR="00F413E4" w:rsidRPr="00032D83">
          <w:rPr>
            <w:lang w:val="fr-FR"/>
          </w:rPr>
          <w:t xml:space="preserve"> </w:t>
        </w:r>
      </w:ins>
      <w:del w:id="3407" w:author="The Si Tran" w:date="2012-12-06T00:16:00Z">
        <w:r w:rsidR="006A21F7" w:rsidRPr="00555D32" w:rsidDel="004939AB">
          <w:rPr>
            <w:position w:val="-12"/>
            <w:lang w:val="fr-FR"/>
            <w:rPrChange w:id="3408" w:author="The Si Tran" w:date="2012-12-14T04:46:00Z">
              <w:rPr>
                <w:position w:val="-12"/>
                <w:lang w:val="fr-FR"/>
              </w:rPr>
            </w:rPrChange>
          </w:rPr>
          <w:object w:dxaOrig="240" w:dyaOrig="360" w14:anchorId="16B4976B">
            <v:shape id="_x0000_i1046" type="#_x0000_t75" style="width:12.75pt;height:21.75pt" o:ole="">
              <v:imagedata r:id="rId59" o:title=""/>
            </v:shape>
            <o:OLEObject Type="Embed" ProgID="Equation.DSMT4" ShapeID="_x0000_i1046" DrawAspect="Content" ObjectID="_1417544879" r:id="rId60"/>
          </w:object>
        </w:r>
        <w:r w:rsidR="006A21F7" w:rsidRPr="00555D32" w:rsidDel="004939AB">
          <w:rPr>
            <w:lang w:val="fr-FR"/>
            <w:rPrChange w:id="3409" w:author="The Si Tran" w:date="2012-12-14T04:46:00Z">
              <w:rPr>
                <w:sz w:val="28"/>
                <w:szCs w:val="28"/>
                <w:lang w:val="fr-FR"/>
              </w:rPr>
            </w:rPrChange>
          </w:rPr>
          <w:delText xml:space="preserve"> </w:delText>
        </w:r>
      </w:del>
      <w:r w:rsidR="006A21F7" w:rsidRPr="00555D32">
        <w:rPr>
          <w:lang w:val="fr-FR"/>
          <w:rPrChange w:id="3410" w:author="The Si Tran" w:date="2012-12-14T04:46:00Z">
            <w:rPr>
              <w:sz w:val="28"/>
              <w:szCs w:val="28"/>
              <w:lang w:val="fr-FR"/>
            </w:rPr>
          </w:rPrChange>
        </w:rPr>
        <w:t>là sai số, biểu diễn thành phần không thể dự đoán được</w:t>
      </w:r>
      <w:del w:id="3411" w:author="The Si Tran" w:date="2012-12-06T03:56:00Z">
        <w:r w:rsidR="006A21F7" w:rsidRPr="00555D32" w:rsidDel="004657FC">
          <w:rPr>
            <w:lang w:val="fr-FR"/>
            <w:rPrChange w:id="3412" w:author="The Si Tran" w:date="2012-12-14T04:46:00Z">
              <w:rPr>
                <w:sz w:val="28"/>
                <w:szCs w:val="28"/>
                <w:lang w:val="fr-FR"/>
              </w:rPr>
            </w:rPrChange>
          </w:rPr>
          <w:delText xml:space="preserve"> từ mô hình</w:delText>
        </w:r>
      </w:del>
      <w:r w:rsidR="006A21F7" w:rsidRPr="00555D32">
        <w:rPr>
          <w:lang w:val="fr-FR"/>
          <w:rPrChange w:id="3413" w:author="The Si Tran" w:date="2012-12-14T04:46:00Z">
            <w:rPr>
              <w:sz w:val="28"/>
              <w:szCs w:val="28"/>
              <w:lang w:val="fr-FR"/>
            </w:rPr>
          </w:rPrChange>
        </w:rPr>
        <w:t xml:space="preserve"> ở thời điểm i.</w:t>
      </w:r>
    </w:p>
    <w:p w14:paraId="571A27F5" w14:textId="77777777" w:rsidR="006A21F7" w:rsidRPr="00555D32" w:rsidRDefault="003D6C9F">
      <w:pPr>
        <w:pStyle w:val="BuletL2"/>
        <w:rPr>
          <w:lang w:val="fr-FR"/>
          <w:rPrChange w:id="3414" w:author="The Si Tran" w:date="2012-12-14T04:46:00Z">
            <w:rPr>
              <w:sz w:val="28"/>
              <w:szCs w:val="28"/>
              <w:lang w:val="fr-FR"/>
            </w:rPr>
          </w:rPrChange>
        </w:rPr>
        <w:pPrChange w:id="3415" w:author="The Si Tran" w:date="2012-12-16T17:04:00Z">
          <w:pPr>
            <w:ind w:firstLine="547"/>
          </w:pPr>
        </w:pPrChange>
      </w:pPr>
      <m:oMath>
        <m:sSub>
          <m:sSubPr>
            <m:ctrlPr>
              <w:ins w:id="3416" w:author="The Si Tran" w:date="2012-12-06T00:17:00Z">
                <w:rPr>
                  <w:rFonts w:ascii="Cambria Math" w:hAnsi="Cambria Math"/>
                  <w:i/>
                  <w:lang w:val="fr-FR"/>
                </w:rPr>
              </w:ins>
            </m:ctrlPr>
          </m:sSubPr>
          <m:e>
            <w:ins w:id="3417" w:author="The Si Tran" w:date="2012-12-06T00:17:00Z">
              <m:r>
                <w:rPr>
                  <w:rFonts w:ascii="Cambria Math" w:hAnsi="Cambria Math"/>
                  <w:lang w:val="fr-FR"/>
                </w:rPr>
                <m:t>θ</m:t>
              </m:r>
            </w:ins>
          </m:e>
          <m:sub>
            <w:ins w:id="3418" w:author="The Si Tran" w:date="2012-12-06T00:17:00Z">
              <m:r>
                <w:rPr>
                  <w:rFonts w:ascii="Cambria Math" w:hAnsi="Cambria Math"/>
                  <w:lang w:val="fr-FR"/>
                </w:rPr>
                <m:t>i</m:t>
              </m:r>
            </w:ins>
          </m:sub>
        </m:sSub>
      </m:oMath>
      <w:ins w:id="3419" w:author="The Si Tran" w:date="2012-12-06T00:17:00Z">
        <w:r w:rsidR="00233EFD" w:rsidRPr="00032D83">
          <w:rPr>
            <w:lang w:val="fr-FR"/>
          </w:rPr>
          <w:t xml:space="preserve"> </w:t>
        </w:r>
      </w:ins>
      <w:del w:id="3420" w:author="The Si Tran" w:date="2012-12-06T00:17:00Z">
        <w:r w:rsidR="006A21F7" w:rsidRPr="00555D32" w:rsidDel="00233EFD">
          <w:rPr>
            <w:position w:val="-12"/>
            <w:lang w:val="fr-FR"/>
            <w:rPrChange w:id="3421" w:author="The Si Tran" w:date="2012-12-14T04:46:00Z">
              <w:rPr>
                <w:position w:val="-12"/>
                <w:lang w:val="fr-FR"/>
              </w:rPr>
            </w:rPrChange>
          </w:rPr>
          <w:object w:dxaOrig="240" w:dyaOrig="360" w14:anchorId="2921A715">
            <v:shape id="_x0000_i1047" type="#_x0000_t75" style="width:18pt;height:26.25pt" o:ole="">
              <v:imagedata r:id="rId61" o:title=""/>
            </v:shape>
            <o:OLEObject Type="Embed" ProgID="Equation.DSMT4" ShapeID="_x0000_i1047" DrawAspect="Content" ObjectID="_1417544880" r:id="rId62"/>
          </w:object>
        </w:r>
        <w:r w:rsidR="006A21F7" w:rsidRPr="00555D32" w:rsidDel="00233EFD">
          <w:rPr>
            <w:lang w:val="fr-FR"/>
            <w:rPrChange w:id="3422" w:author="The Si Tran" w:date="2012-12-14T04:46:00Z">
              <w:rPr>
                <w:sz w:val="28"/>
                <w:szCs w:val="28"/>
                <w:lang w:val="fr-FR"/>
              </w:rPr>
            </w:rPrChange>
          </w:rPr>
          <w:delText xml:space="preserve"> </w:delText>
        </w:r>
      </w:del>
      <w:r w:rsidR="006A21F7" w:rsidRPr="00555D32">
        <w:rPr>
          <w:lang w:val="fr-FR"/>
          <w:rPrChange w:id="3423" w:author="The Si Tran" w:date="2012-12-14T04:46:00Z">
            <w:rPr>
              <w:sz w:val="28"/>
              <w:szCs w:val="28"/>
              <w:lang w:val="fr-FR"/>
            </w:rPr>
          </w:rPrChange>
        </w:rPr>
        <w:t xml:space="preserve">là các hệ số ước lượng mức ảnh hưởng </w:t>
      </w:r>
      <m:oMath>
        <m:sSub>
          <m:sSubPr>
            <m:ctrlPr>
              <w:ins w:id="3424" w:author="The Si Tran" w:date="2012-12-06T00:17:00Z">
                <w:rPr>
                  <w:rFonts w:ascii="Cambria Math" w:hAnsi="Cambria Math"/>
                  <w:i/>
                  <w:lang w:val="fr-FR"/>
                </w:rPr>
              </w:ins>
            </m:ctrlPr>
          </m:sSubPr>
          <m:e>
            <w:ins w:id="3425" w:author="The Si Tran" w:date="2012-12-06T00:17:00Z">
              <m:r>
                <w:rPr>
                  <w:rFonts w:ascii="Cambria Math" w:hAnsi="Cambria Math"/>
                  <w:lang w:val="fr-FR"/>
                </w:rPr>
                <m:t>ε</m:t>
              </m:r>
            </w:ins>
          </m:e>
          <m:sub>
            <w:ins w:id="3426" w:author="The Si Tran" w:date="2012-12-06T00:17:00Z">
              <m:r>
                <w:rPr>
                  <w:rFonts w:ascii="Cambria Math" w:hAnsi="Cambria Math"/>
                  <w:lang w:val="fr-FR"/>
                </w:rPr>
                <m:t>t-i</m:t>
              </m:r>
            </w:ins>
          </m:sub>
        </m:sSub>
      </m:oMath>
      <w:ins w:id="3427" w:author="The Si Tran" w:date="2012-12-06T00:17:00Z">
        <w:r w:rsidR="00233EFD" w:rsidRPr="00032D83">
          <w:rPr>
            <w:lang w:val="fr-FR"/>
          </w:rPr>
          <w:t xml:space="preserve"> </w:t>
        </w:r>
      </w:ins>
      <w:r w:rsidR="006A21F7" w:rsidRPr="00555D32">
        <w:rPr>
          <w:lang w:val="fr-FR"/>
          <w:rPrChange w:id="3428" w:author="The Si Tran" w:date="2012-12-14T04:46:00Z">
            <w:rPr>
              <w:sz w:val="28"/>
              <w:szCs w:val="28"/>
              <w:lang w:val="fr-FR"/>
            </w:rPr>
          </w:rPrChange>
        </w:rPr>
        <w:t xml:space="preserve">của </w:t>
      </w:r>
      <w:del w:id="3429" w:author="The Si Tran" w:date="2012-12-06T00:17:00Z">
        <w:r w:rsidR="006A21F7" w:rsidRPr="00555D32" w:rsidDel="00233EFD">
          <w:rPr>
            <w:position w:val="-12"/>
            <w:lang w:val="fr-FR"/>
            <w:rPrChange w:id="3430" w:author="The Si Tran" w:date="2012-12-14T04:46:00Z">
              <w:rPr>
                <w:position w:val="-12"/>
                <w:lang w:val="fr-FR"/>
              </w:rPr>
            </w:rPrChange>
          </w:rPr>
          <w:object w:dxaOrig="360" w:dyaOrig="360" w14:anchorId="0B13A7D9">
            <v:shape id="_x0000_i1048" type="#_x0000_t75" style="width:21.75pt;height:21.75pt" o:ole="">
              <v:imagedata r:id="rId63" o:title=""/>
            </v:shape>
            <o:OLEObject Type="Embed" ProgID="Equation.DSMT4" ShapeID="_x0000_i1048" DrawAspect="Content" ObjectID="_1417544881" r:id="rId64"/>
          </w:object>
        </w:r>
      </w:del>
      <w:r w:rsidR="006A21F7" w:rsidRPr="00555D32">
        <w:rPr>
          <w:lang w:val="fr-FR"/>
          <w:rPrChange w:id="3431" w:author="The Si Tran" w:date="2012-12-14T04:46:00Z">
            <w:rPr>
              <w:sz w:val="28"/>
              <w:szCs w:val="28"/>
              <w:lang w:val="fr-FR"/>
            </w:rPr>
          </w:rPrChange>
        </w:rPr>
        <w:t xml:space="preserve"> </w:t>
      </w:r>
      <w:proofErr w:type="gramStart"/>
      <w:r w:rsidR="006A21F7" w:rsidRPr="00555D32">
        <w:rPr>
          <w:lang w:val="fr-FR"/>
          <w:rPrChange w:id="3432" w:author="The Si Tran" w:date="2012-12-14T04:46:00Z">
            <w:rPr>
              <w:sz w:val="28"/>
              <w:szCs w:val="28"/>
              <w:lang w:val="fr-FR"/>
            </w:rPr>
          </w:rPrChange>
        </w:rPr>
        <w:t xml:space="preserve">lên </w:t>
      </w:r>
      <w:proofErr w:type="gramEnd"/>
      <m:oMath>
        <m:sSub>
          <m:sSubPr>
            <m:ctrlPr>
              <w:ins w:id="3433" w:author="The Si Tran" w:date="2012-12-06T00:17:00Z">
                <w:rPr>
                  <w:rFonts w:ascii="Cambria Math" w:hAnsi="Cambria Math"/>
                  <w:i/>
                  <w:lang w:val="fr-FR"/>
                </w:rPr>
              </w:ins>
            </m:ctrlPr>
          </m:sSubPr>
          <m:e>
            <w:ins w:id="3434" w:author="The Si Tran" w:date="2012-12-06T00:17:00Z">
              <m:r>
                <w:rPr>
                  <w:rFonts w:ascii="Cambria Math" w:hAnsi="Cambria Math"/>
                  <w:lang w:val="fr-FR"/>
                </w:rPr>
                <m:t>y</m:t>
              </m:r>
            </w:ins>
          </m:e>
          <m:sub>
            <w:ins w:id="3435" w:author="The Si Tran" w:date="2012-12-06T00:17:00Z">
              <m:r>
                <w:rPr>
                  <w:rFonts w:ascii="Cambria Math" w:hAnsi="Cambria Math"/>
                  <w:lang w:val="fr-FR"/>
                </w:rPr>
                <m:t>t</m:t>
              </m:r>
            </w:ins>
          </m:sub>
        </m:sSub>
      </m:oMath>
      <w:del w:id="3436" w:author="The Si Tran" w:date="2012-12-06T00:17:00Z">
        <w:r w:rsidR="006A21F7" w:rsidRPr="00555D32" w:rsidDel="00233EFD">
          <w:rPr>
            <w:lang w:val="fr-FR"/>
            <w:rPrChange w:id="3437" w:author="The Si Tran" w:date="2012-12-14T04:46:00Z">
              <w:rPr>
                <w:sz w:val="28"/>
                <w:szCs w:val="28"/>
                <w:lang w:val="fr-FR"/>
              </w:rPr>
            </w:rPrChange>
          </w:rPr>
          <w:delText>y</w:delText>
        </w:r>
        <w:r w:rsidR="006A21F7" w:rsidRPr="00555D32" w:rsidDel="00233EFD">
          <w:rPr>
            <w:vertAlign w:val="subscript"/>
            <w:lang w:val="fr-FR"/>
            <w:rPrChange w:id="3438" w:author="The Si Tran" w:date="2012-12-14T04:46:00Z">
              <w:rPr>
                <w:sz w:val="28"/>
                <w:szCs w:val="28"/>
                <w:vertAlign w:val="subscript"/>
                <w:lang w:val="fr-FR"/>
              </w:rPr>
            </w:rPrChange>
          </w:rPr>
          <w:delText>t</w:delText>
        </w:r>
      </w:del>
      <w:r w:rsidR="006A21F7" w:rsidRPr="00555D32">
        <w:rPr>
          <w:lang w:val="fr-FR"/>
          <w:rPrChange w:id="3439" w:author="The Si Tran" w:date="2012-12-14T04:46:00Z">
            <w:rPr>
              <w:sz w:val="28"/>
              <w:szCs w:val="28"/>
              <w:lang w:val="fr-FR"/>
            </w:rPr>
          </w:rPrChange>
        </w:rPr>
        <w:t>.</w:t>
      </w:r>
    </w:p>
    <w:p w14:paraId="217BD59F" w14:textId="77777777" w:rsidR="006A21F7" w:rsidRPr="0049233F" w:rsidDel="007B4E58" w:rsidRDefault="006A21F7">
      <w:pPr>
        <w:rPr>
          <w:del w:id="3440" w:author="The Si Tran" w:date="2012-12-06T00:22:00Z"/>
          <w:lang w:val="fr-FR"/>
          <w:rPrChange w:id="3441" w:author="The Si Tran" w:date="2012-12-05T23:02:00Z">
            <w:rPr>
              <w:del w:id="3442" w:author="The Si Tran" w:date="2012-12-06T00:22:00Z"/>
              <w:sz w:val="28"/>
              <w:szCs w:val="28"/>
              <w:lang w:val="fr-FR"/>
            </w:rPr>
          </w:rPrChange>
        </w:rPr>
        <w:pPrChange w:id="3443" w:author="The Si Tran" w:date="2012-12-15T07:53:00Z">
          <w:pPr>
            <w:ind w:firstLine="547"/>
          </w:pPr>
        </w:pPrChange>
      </w:pPr>
      <w:r w:rsidRPr="0049233F">
        <w:rPr>
          <w:lang w:val="fr-FR"/>
          <w:rPrChange w:id="3444" w:author="The Si Tran" w:date="2012-12-05T23:02:00Z">
            <w:rPr>
              <w:sz w:val="28"/>
              <w:szCs w:val="28"/>
              <w:lang w:val="fr-FR"/>
            </w:rPr>
          </w:rPrChange>
        </w:rPr>
        <w:t>Biểu diễn (3.1</w:t>
      </w:r>
      <w:del w:id="3445" w:author="The Si Tran" w:date="2012-12-16T17:04:00Z">
        <w:r w:rsidRPr="0049233F" w:rsidDel="00776549">
          <w:rPr>
            <w:lang w:val="fr-FR"/>
            <w:rPrChange w:id="3446" w:author="The Si Tran" w:date="2012-12-05T23:02:00Z">
              <w:rPr>
                <w:sz w:val="28"/>
                <w:szCs w:val="28"/>
                <w:lang w:val="fr-FR"/>
              </w:rPr>
            </w:rPrChange>
          </w:rPr>
          <w:delText>.1</w:delText>
        </w:r>
      </w:del>
      <w:r w:rsidRPr="0049233F">
        <w:rPr>
          <w:lang w:val="fr-FR"/>
          <w:rPrChange w:id="3447" w:author="The Si Tran" w:date="2012-12-05T23:02:00Z">
            <w:rPr>
              <w:sz w:val="28"/>
              <w:szCs w:val="28"/>
              <w:lang w:val="fr-FR"/>
            </w:rPr>
          </w:rPrChange>
        </w:rPr>
        <w:t xml:space="preserve">) bằng toán tử lấy hiệu </w:t>
      </w:r>
      <w:r w:rsidRPr="0049233F">
        <w:rPr>
          <w:i/>
          <w:lang w:val="fr-FR"/>
          <w:rPrChange w:id="3448" w:author="The Si Tran" w:date="2012-12-05T23:02:00Z">
            <w:rPr>
              <w:i/>
              <w:sz w:val="28"/>
              <w:szCs w:val="28"/>
              <w:lang w:val="fr-FR"/>
            </w:rPr>
          </w:rPrChange>
        </w:rPr>
        <w:t>B</w:t>
      </w:r>
      <w:r w:rsidRPr="0049233F">
        <w:rPr>
          <w:lang w:val="fr-FR"/>
          <w:rPrChange w:id="3449" w:author="The Si Tran" w:date="2012-12-05T23:02:00Z">
            <w:rPr>
              <w:sz w:val="28"/>
              <w:szCs w:val="28"/>
              <w:lang w:val="fr-FR"/>
            </w:rPr>
          </w:rPrChange>
        </w:rPr>
        <w:t xml:space="preserve"> ta được</w:t>
      </w:r>
    </w:p>
    <w:p w14:paraId="26BEF2A8" w14:textId="77777777" w:rsidR="006A21F7" w:rsidRPr="0049233F" w:rsidDel="007B4E58" w:rsidRDefault="006A21F7">
      <w:pPr>
        <w:rPr>
          <w:del w:id="3450" w:author="The Si Tran" w:date="2012-12-06T00:22:00Z"/>
          <w:lang w:val="fr-FR"/>
          <w:rPrChange w:id="3451" w:author="The Si Tran" w:date="2012-12-05T23:02:00Z">
            <w:rPr>
              <w:del w:id="3452" w:author="The Si Tran" w:date="2012-12-06T00:22:00Z"/>
              <w:sz w:val="28"/>
              <w:szCs w:val="28"/>
              <w:lang w:val="fr-FR"/>
            </w:rPr>
          </w:rPrChange>
        </w:rPr>
        <w:pPrChange w:id="3453" w:author="The Si Tran" w:date="2012-12-15T07:53:00Z">
          <w:pPr>
            <w:ind w:firstLine="547"/>
          </w:pPr>
        </w:pPrChange>
      </w:pPr>
      <w:del w:id="3454" w:author="The Si Tran" w:date="2012-12-06T00:22:00Z">
        <w:r w:rsidRPr="00082976" w:rsidDel="008F2FA0">
          <w:rPr>
            <w:position w:val="-14"/>
            <w:lang w:val="fr-FR"/>
          </w:rPr>
          <w:object w:dxaOrig="2880" w:dyaOrig="400" w14:anchorId="0C1AF3CC">
            <v:shape id="_x0000_i1049" type="#_x0000_t75" style="width:210.75pt;height:29.25pt" o:ole="">
              <v:imagedata r:id="rId65" o:title=""/>
            </v:shape>
            <o:OLEObject Type="Embed" ProgID="Equation.DSMT4" ShapeID="_x0000_i1049" DrawAspect="Content" ObjectID="_1417544882" r:id="rId66"/>
          </w:object>
        </w:r>
      </w:del>
    </w:p>
    <w:p w14:paraId="066FCBDC" w14:textId="77777777" w:rsidR="006A21F7" w:rsidRPr="0049233F" w:rsidDel="007B4E58" w:rsidRDefault="006A21F7">
      <w:pPr>
        <w:rPr>
          <w:del w:id="3455" w:author="The Si Tran" w:date="2012-12-06T00:22:00Z"/>
          <w:lang w:val="fr-FR"/>
          <w:rPrChange w:id="3456" w:author="The Si Tran" w:date="2012-12-05T23:02:00Z">
            <w:rPr>
              <w:del w:id="3457" w:author="The Si Tran" w:date="2012-12-06T00:22:00Z"/>
              <w:sz w:val="28"/>
              <w:szCs w:val="28"/>
              <w:lang w:val="fr-FR"/>
            </w:rPr>
          </w:rPrChange>
        </w:rPr>
        <w:pPrChange w:id="3458" w:author="The Si Tran" w:date="2012-12-15T07:53:00Z">
          <w:pPr>
            <w:ind w:firstLine="547"/>
          </w:pPr>
        </w:pPrChange>
      </w:pPr>
      <w:del w:id="3459" w:author="The Si Tran" w:date="2012-12-06T00:22:00Z">
        <w:r w:rsidRPr="0049233F" w:rsidDel="007B4E58">
          <w:rPr>
            <w:lang w:val="fr-FR"/>
            <w:rPrChange w:id="3460"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75pt;height:48pt" o:ole="">
              <v:imagedata r:id="rId67" o:title=""/>
            </v:shape>
            <o:OLEObject Type="Embed" ProgID="Equation.DSMT4" ShapeID="_x0000_i1050" DrawAspect="Content" ObjectID="_1417544883" r:id="rId68"/>
          </w:object>
        </w:r>
      </w:del>
    </w:p>
    <w:p w14:paraId="09EC6C93" w14:textId="77777777" w:rsidR="006A21F7" w:rsidRDefault="006A21F7">
      <w:pPr>
        <w:rPr>
          <w:ins w:id="3461" w:author="The Si Tran" w:date="2012-12-06T00:18:00Z"/>
          <w:lang w:val="fr-FR"/>
        </w:rPr>
        <w:pPrChange w:id="3462" w:author="The Si Tran" w:date="2012-12-15T07:53:00Z">
          <w:pPr>
            <w:ind w:firstLine="547"/>
          </w:pPr>
        </w:pPrChange>
      </w:pPr>
      <w:del w:id="3463" w:author="The Si Tran" w:date="2012-12-06T00:22:00Z">
        <w:r w:rsidRPr="0049233F" w:rsidDel="007B4E58">
          <w:rPr>
            <w:lang w:val="fr-FR"/>
            <w:rPrChange w:id="3464" w:author="The Si Tran" w:date="2012-12-05T23:02:00Z">
              <w:rPr>
                <w:sz w:val="28"/>
                <w:szCs w:val="28"/>
                <w:lang w:val="fr-FR"/>
              </w:rPr>
            </w:rPrChange>
          </w:rPr>
          <w:delText xml:space="preserve">  </w:delText>
        </w:r>
      </w:del>
      <w:r w:rsidRPr="0049233F">
        <w:rPr>
          <w:lang w:val="fr-FR"/>
          <w:rPrChange w:id="3465" w:author="The Si Tran" w:date="2012-12-05T23:02:00Z">
            <w:rPr>
              <w:sz w:val="28"/>
              <w:szCs w:val="28"/>
              <w:lang w:val="fr-FR"/>
            </w:rPr>
          </w:rPrChange>
        </w:rPr>
        <w:t xml:space="preserve">   </w:t>
      </w:r>
      <w:del w:id="3466" w:author="The Si Tran" w:date="2012-12-06T00:22:00Z">
        <w:r w:rsidRPr="00082976" w:rsidDel="008F2FA0">
          <w:rPr>
            <w:position w:val="-12"/>
            <w:lang w:val="fr-FR"/>
          </w:rPr>
          <w:object w:dxaOrig="1320" w:dyaOrig="360" w14:anchorId="183658DA">
            <v:shape id="_x0000_i1051" type="#_x0000_t75" style="width:92.25pt;height:24pt" o:ole="">
              <v:imagedata r:id="rId69" o:title=""/>
            </v:shape>
            <o:OLEObject Type="Embed" ProgID="Equation.DSMT4" ShapeID="_x0000_i1051" DrawAspect="Content" ObjectID="_1417544884" r:id="rId70"/>
          </w:object>
        </w:r>
      </w:del>
    </w:p>
    <w:p w14:paraId="4E0DF8FA" w14:textId="77777777" w:rsidR="00EF2D1F" w:rsidRPr="007B4E58" w:rsidRDefault="003D6C9F">
      <w:pPr>
        <w:ind w:firstLine="0"/>
        <w:rPr>
          <w:szCs w:val="26"/>
          <w:lang w:val="fr-FR"/>
          <w:rPrChange w:id="3467" w:author="The Si Tran" w:date="2012-12-06T00:23:00Z">
            <w:rPr>
              <w:sz w:val="28"/>
              <w:szCs w:val="28"/>
              <w:lang w:val="fr-FR"/>
            </w:rPr>
          </w:rPrChange>
        </w:rPr>
        <w:pPrChange w:id="3468" w:author="The Si Tran" w:date="2012-12-06T00:23:00Z">
          <w:pPr>
            <w:ind w:firstLine="547"/>
          </w:pPr>
        </w:pPrChange>
      </w:pPr>
      <m:oMathPara>
        <m:oMath>
          <m:sSub>
            <m:sSubPr>
              <m:ctrlPr>
                <w:ins w:id="3469" w:author="The Si Tran" w:date="2012-12-06T00:18:00Z">
                  <w:rPr>
                    <w:rFonts w:ascii="Cambria Math" w:hAnsi="Cambria Math"/>
                    <w:i/>
                    <w:szCs w:val="26"/>
                    <w:lang w:val="fr-FR"/>
                  </w:rPr>
                </w:ins>
              </m:ctrlPr>
            </m:sSubPr>
            <m:e>
              <w:ins w:id="3470" w:author="The Si Tran" w:date="2012-12-06T00:18:00Z">
                <m:r>
                  <w:rPr>
                    <w:rFonts w:ascii="Cambria Math" w:hAnsi="Cambria Math"/>
                    <w:szCs w:val="26"/>
                    <w:lang w:val="fr-FR"/>
                  </w:rPr>
                  <m:t>y</m:t>
                </m:r>
              </w:ins>
            </m:e>
            <m:sub>
              <w:ins w:id="3471" w:author="The Si Tran" w:date="2012-12-06T00:18:00Z">
                <m:r>
                  <w:rPr>
                    <w:rFonts w:ascii="Cambria Math" w:hAnsi="Cambria Math"/>
                    <w:szCs w:val="26"/>
                    <w:lang w:val="fr-FR"/>
                  </w:rPr>
                  <m:t>t</m:t>
                </m:r>
              </w:ins>
            </m:sub>
          </m:sSub>
          <w:ins w:id="3472" w:author="The Si Tran" w:date="2012-12-06T00:18:00Z">
            <m:r>
              <w:rPr>
                <w:rFonts w:ascii="Cambria Math" w:hAnsi="Cambria Math"/>
                <w:szCs w:val="26"/>
                <w:lang w:val="fr-FR"/>
              </w:rPr>
              <m:t>=μ+</m:t>
            </m:r>
          </w:ins>
          <m:d>
            <m:dPr>
              <m:ctrlPr>
                <w:ins w:id="3473" w:author="The Si Tran" w:date="2012-12-06T00:19:00Z">
                  <w:rPr>
                    <w:rFonts w:ascii="Cambria Math" w:hAnsi="Cambria Math"/>
                    <w:i/>
                    <w:szCs w:val="26"/>
                    <w:lang w:val="fr-FR"/>
                  </w:rPr>
                </w:ins>
              </m:ctrlPr>
            </m:dPr>
            <m:e>
              <w:ins w:id="3474" w:author="The Si Tran" w:date="2012-12-06T00:19:00Z">
                <m:r>
                  <w:rPr>
                    <w:rFonts w:ascii="Cambria Math" w:hAnsi="Cambria Math"/>
                    <w:szCs w:val="26"/>
                    <w:lang w:val="fr-FR"/>
                  </w:rPr>
                  <m:t>1-</m:t>
                </m:r>
              </w:ins>
              <m:sSub>
                <m:sSubPr>
                  <m:ctrlPr>
                    <w:ins w:id="3475" w:author="The Si Tran" w:date="2012-12-06T00:19:00Z">
                      <w:rPr>
                        <w:rFonts w:ascii="Cambria Math" w:hAnsi="Cambria Math"/>
                        <w:i/>
                        <w:szCs w:val="26"/>
                        <w:lang w:val="fr-FR"/>
                      </w:rPr>
                    </w:ins>
                  </m:ctrlPr>
                </m:sSubPr>
                <m:e>
                  <w:ins w:id="3476" w:author="The Si Tran" w:date="2012-12-06T00:19:00Z">
                    <m:r>
                      <w:rPr>
                        <w:rFonts w:ascii="Cambria Math" w:hAnsi="Cambria Math"/>
                        <w:szCs w:val="26"/>
                        <w:lang w:val="fr-FR"/>
                      </w:rPr>
                      <m:t>θ</m:t>
                    </m:r>
                  </w:ins>
                </m:e>
                <m:sub>
                  <w:ins w:id="3477" w:author="The Si Tran" w:date="2012-12-06T00:19:00Z">
                    <m:r>
                      <w:rPr>
                        <w:rFonts w:ascii="Cambria Math" w:hAnsi="Cambria Math"/>
                        <w:szCs w:val="26"/>
                        <w:lang w:val="fr-FR"/>
                      </w:rPr>
                      <m:t>1</m:t>
                    </m:r>
                  </w:ins>
                </m:sub>
              </m:sSub>
              <w:ins w:id="3478" w:author="The Si Tran" w:date="2012-12-06T00:19:00Z">
                <m:r>
                  <w:rPr>
                    <w:rFonts w:ascii="Cambria Math" w:hAnsi="Cambria Math"/>
                    <w:szCs w:val="26"/>
                    <w:lang w:val="fr-FR"/>
                  </w:rPr>
                  <m:t>B-…-</m:t>
                </m:r>
              </w:ins>
              <m:sSub>
                <m:sSubPr>
                  <m:ctrlPr>
                    <w:ins w:id="3479" w:author="The Si Tran" w:date="2012-12-06T00:19:00Z">
                      <w:rPr>
                        <w:rFonts w:ascii="Cambria Math" w:hAnsi="Cambria Math"/>
                        <w:i/>
                        <w:szCs w:val="26"/>
                        <w:lang w:val="fr-FR"/>
                      </w:rPr>
                    </w:ins>
                  </m:ctrlPr>
                </m:sSubPr>
                <m:e>
                  <w:ins w:id="3480" w:author="The Si Tran" w:date="2012-12-06T00:19:00Z">
                    <m:r>
                      <w:rPr>
                        <w:rFonts w:ascii="Cambria Math" w:hAnsi="Cambria Math"/>
                        <w:szCs w:val="26"/>
                        <w:lang w:val="fr-FR"/>
                      </w:rPr>
                      <m:t>θ</m:t>
                    </m:r>
                  </w:ins>
                </m:e>
                <m:sub>
                  <w:ins w:id="3481" w:author="The Si Tran" w:date="2012-12-06T00:19:00Z">
                    <m:r>
                      <w:rPr>
                        <w:rFonts w:ascii="Cambria Math" w:hAnsi="Cambria Math"/>
                        <w:szCs w:val="26"/>
                        <w:lang w:val="fr-FR"/>
                      </w:rPr>
                      <m:t>q</m:t>
                    </m:r>
                  </w:ins>
                </m:sub>
              </m:sSub>
              <m:sSup>
                <m:sSupPr>
                  <m:ctrlPr>
                    <w:ins w:id="3482" w:author="The Si Tran" w:date="2012-12-06T00:19:00Z">
                      <w:rPr>
                        <w:rFonts w:ascii="Cambria Math" w:hAnsi="Cambria Math"/>
                        <w:i/>
                        <w:szCs w:val="26"/>
                        <w:lang w:val="fr-FR"/>
                      </w:rPr>
                    </w:ins>
                  </m:ctrlPr>
                </m:sSupPr>
                <m:e>
                  <w:ins w:id="3483" w:author="The Si Tran" w:date="2012-12-06T00:19:00Z">
                    <m:r>
                      <w:rPr>
                        <w:rFonts w:ascii="Cambria Math" w:hAnsi="Cambria Math"/>
                        <w:szCs w:val="26"/>
                        <w:lang w:val="fr-FR"/>
                      </w:rPr>
                      <m:t>B</m:t>
                    </m:r>
                  </w:ins>
                </m:e>
                <m:sup>
                  <w:ins w:id="3484" w:author="The Si Tran" w:date="2012-12-06T00:19:00Z">
                    <m:r>
                      <w:rPr>
                        <w:rFonts w:ascii="Cambria Math" w:hAnsi="Cambria Math"/>
                        <w:szCs w:val="26"/>
                        <w:lang w:val="fr-FR"/>
                      </w:rPr>
                      <m:t>q</m:t>
                    </m:r>
                  </w:ins>
                </m:sup>
              </m:sSup>
            </m:e>
          </m:d>
          <m:sSub>
            <m:sSubPr>
              <m:ctrlPr>
                <w:ins w:id="3485" w:author="The Si Tran" w:date="2012-12-06T00:18:00Z">
                  <w:rPr>
                    <w:rFonts w:ascii="Cambria Math" w:hAnsi="Cambria Math"/>
                    <w:i/>
                    <w:szCs w:val="26"/>
                    <w:lang w:val="fr-FR"/>
                  </w:rPr>
                </w:ins>
              </m:ctrlPr>
            </m:sSubPr>
            <m:e>
              <w:ins w:id="3486" w:author="The Si Tran" w:date="2012-12-06T00:18:00Z">
                <m:r>
                  <w:rPr>
                    <w:rFonts w:ascii="Cambria Math" w:hAnsi="Cambria Math"/>
                    <w:szCs w:val="26"/>
                    <w:lang w:val="fr-FR"/>
                  </w:rPr>
                  <m:t>ε</m:t>
                </m:r>
              </w:ins>
            </m:e>
            <m:sub>
              <w:ins w:id="3487" w:author="The Si Tran" w:date="2012-12-06T00:19:00Z">
                <m:r>
                  <w:rPr>
                    <w:rFonts w:ascii="Cambria Math" w:hAnsi="Cambria Math"/>
                    <w:szCs w:val="26"/>
                    <w:lang w:val="fr-FR"/>
                  </w:rPr>
                  <m:t>t</m:t>
                </m:r>
              </w:ins>
            </m:sub>
          </m:sSub>
          <w:ins w:id="3488" w:author="The Si Tran" w:date="2012-12-06T00:20:00Z">
            <m:r>
              <w:rPr>
                <w:rFonts w:ascii="Cambria Math" w:hAnsi="Cambria Math"/>
                <w:szCs w:val="26"/>
                <w:lang w:val="fr-FR"/>
              </w:rPr>
              <m:t>=μ+</m:t>
            </m:r>
          </w:ins>
          <m:d>
            <m:dPr>
              <m:ctrlPr>
                <w:ins w:id="3489" w:author="The Si Tran" w:date="2012-12-06T00:21:00Z">
                  <w:rPr>
                    <w:rFonts w:ascii="Cambria Math" w:hAnsi="Cambria Math"/>
                    <w:i/>
                    <w:szCs w:val="26"/>
                    <w:lang w:val="fr-FR"/>
                  </w:rPr>
                </w:ins>
              </m:ctrlPr>
            </m:dPr>
            <m:e>
              <w:ins w:id="3490" w:author="The Si Tran" w:date="2012-12-06T00:21:00Z">
                <m:r>
                  <w:rPr>
                    <w:rFonts w:ascii="Cambria Math" w:hAnsi="Cambria Math"/>
                    <w:szCs w:val="26"/>
                    <w:lang w:val="fr-FR"/>
                  </w:rPr>
                  <m:t>1-</m:t>
                </m:r>
              </w:ins>
              <m:nary>
                <m:naryPr>
                  <m:chr m:val="∑"/>
                  <m:limLoc m:val="subSup"/>
                  <m:ctrlPr>
                    <w:ins w:id="3491" w:author="The Si Tran" w:date="2012-12-06T00:21:00Z">
                      <w:rPr>
                        <w:rFonts w:ascii="Cambria Math" w:hAnsi="Cambria Math"/>
                        <w:i/>
                        <w:szCs w:val="26"/>
                        <w:lang w:val="fr-FR"/>
                      </w:rPr>
                    </w:ins>
                  </m:ctrlPr>
                </m:naryPr>
                <m:sub>
                  <w:ins w:id="3492" w:author="The Si Tran" w:date="2012-12-06T00:21:00Z">
                    <m:r>
                      <w:rPr>
                        <w:rFonts w:ascii="Cambria Math" w:hAnsi="Cambria Math"/>
                        <w:szCs w:val="26"/>
                        <w:lang w:val="fr-FR"/>
                      </w:rPr>
                      <m:t>i=1</m:t>
                    </m:r>
                  </w:ins>
                </m:sub>
                <m:sup>
                  <w:ins w:id="3493" w:author="The Si Tran" w:date="2012-12-06T00:21:00Z">
                    <m:r>
                      <w:rPr>
                        <w:rFonts w:ascii="Cambria Math" w:hAnsi="Cambria Math"/>
                        <w:szCs w:val="26"/>
                        <w:lang w:val="fr-FR"/>
                      </w:rPr>
                      <m:t>q</m:t>
                    </m:r>
                  </w:ins>
                </m:sup>
                <m:e>
                  <m:sSub>
                    <m:sSubPr>
                      <m:ctrlPr>
                        <w:ins w:id="3494" w:author="The Si Tran" w:date="2012-12-06T00:21:00Z">
                          <w:rPr>
                            <w:rFonts w:ascii="Cambria Math" w:hAnsi="Cambria Math"/>
                            <w:i/>
                            <w:szCs w:val="26"/>
                            <w:lang w:val="fr-FR"/>
                          </w:rPr>
                        </w:ins>
                      </m:ctrlPr>
                    </m:sSubPr>
                    <m:e>
                      <w:ins w:id="3495" w:author="The Si Tran" w:date="2012-12-06T00:21:00Z">
                        <m:r>
                          <w:rPr>
                            <w:rFonts w:ascii="Cambria Math" w:hAnsi="Cambria Math"/>
                            <w:szCs w:val="26"/>
                            <w:lang w:val="fr-FR"/>
                          </w:rPr>
                          <m:t>θ</m:t>
                        </m:r>
                      </w:ins>
                    </m:e>
                    <m:sub>
                      <w:ins w:id="3496" w:author="The Si Tran" w:date="2012-12-06T00:21:00Z">
                        <m:r>
                          <w:rPr>
                            <w:rFonts w:ascii="Cambria Math" w:hAnsi="Cambria Math"/>
                            <w:szCs w:val="26"/>
                            <w:lang w:val="fr-FR"/>
                          </w:rPr>
                          <m:t>i</m:t>
                        </m:r>
                      </w:ins>
                    </m:sub>
                  </m:sSub>
                  <m:sSup>
                    <m:sSupPr>
                      <m:ctrlPr>
                        <w:ins w:id="3497" w:author="The Si Tran" w:date="2012-12-06T00:21:00Z">
                          <w:rPr>
                            <w:rFonts w:ascii="Cambria Math" w:hAnsi="Cambria Math"/>
                            <w:i/>
                            <w:szCs w:val="26"/>
                            <w:lang w:val="fr-FR"/>
                          </w:rPr>
                        </w:ins>
                      </m:ctrlPr>
                    </m:sSupPr>
                    <m:e>
                      <w:ins w:id="3498" w:author="The Si Tran" w:date="2012-12-06T00:21:00Z">
                        <m:r>
                          <w:rPr>
                            <w:rFonts w:ascii="Cambria Math" w:hAnsi="Cambria Math"/>
                            <w:szCs w:val="26"/>
                            <w:lang w:val="fr-FR"/>
                          </w:rPr>
                          <m:t>B</m:t>
                        </m:r>
                      </w:ins>
                    </m:e>
                    <m:sup>
                      <w:ins w:id="3499" w:author="The Si Tran" w:date="2012-12-06T00:21:00Z">
                        <m:r>
                          <w:rPr>
                            <w:rFonts w:ascii="Cambria Math" w:hAnsi="Cambria Math"/>
                            <w:szCs w:val="26"/>
                            <w:lang w:val="fr-FR"/>
                          </w:rPr>
                          <m:t>i</m:t>
                        </m:r>
                      </w:ins>
                    </m:sup>
                  </m:sSup>
                </m:e>
              </m:nary>
            </m:e>
          </m:d>
          <m:sSub>
            <m:sSubPr>
              <m:ctrlPr>
                <w:ins w:id="3500" w:author="The Si Tran" w:date="2012-12-06T00:20:00Z">
                  <w:rPr>
                    <w:rFonts w:ascii="Cambria Math" w:hAnsi="Cambria Math"/>
                    <w:i/>
                    <w:szCs w:val="26"/>
                    <w:lang w:val="fr-FR"/>
                  </w:rPr>
                </w:ins>
              </m:ctrlPr>
            </m:sSubPr>
            <m:e>
              <w:ins w:id="3501" w:author="The Si Tran" w:date="2012-12-06T00:20:00Z">
                <m:r>
                  <w:rPr>
                    <w:rFonts w:ascii="Cambria Math" w:hAnsi="Cambria Math"/>
                    <w:szCs w:val="26"/>
                    <w:lang w:val="fr-FR"/>
                  </w:rPr>
                  <m:t>ε</m:t>
                </m:r>
              </w:ins>
            </m:e>
            <m:sub>
              <w:ins w:id="3502" w:author="The Si Tran" w:date="2012-12-06T00:20:00Z">
                <m:r>
                  <w:rPr>
                    <w:rFonts w:ascii="Cambria Math" w:hAnsi="Cambria Math"/>
                    <w:szCs w:val="26"/>
                    <w:lang w:val="fr-FR"/>
                  </w:rPr>
                  <m:t>t</m:t>
                </m:r>
              </w:ins>
            </m:sub>
          </m:sSub>
          <w:ins w:id="3503" w:author="The Si Tran" w:date="2012-12-06T00:21:00Z">
            <m:r>
              <w:rPr>
                <w:rFonts w:ascii="Cambria Math" w:hAnsi="Cambria Math"/>
                <w:szCs w:val="26"/>
                <w:lang w:val="fr-FR"/>
              </w:rPr>
              <m:t>=μ+</m:t>
            </m:r>
          </w:ins>
          <w:ins w:id="3504" w:author="The Si Tran" w:date="2012-12-06T00:22:00Z">
            <m:r>
              <m:rPr>
                <m:sty m:val="p"/>
              </m:rPr>
              <w:rPr>
                <w:rFonts w:ascii="Cambria Math" w:hAnsi="Cambria Math" w:hint="eastAsia"/>
                <w:szCs w:val="26"/>
                <w:lang w:val="fr-FR"/>
              </w:rPr>
              <m:t>Θ</m:t>
            </m:r>
          </w:ins>
          <m:d>
            <m:dPr>
              <m:ctrlPr>
                <w:ins w:id="3505" w:author="The Si Tran" w:date="2012-12-06T00:22:00Z">
                  <w:rPr>
                    <w:rFonts w:ascii="Cambria Math" w:hAnsi="Cambria Math"/>
                    <w:szCs w:val="26"/>
                    <w:lang w:val="fr-FR"/>
                  </w:rPr>
                </w:ins>
              </m:ctrlPr>
            </m:dPr>
            <m:e>
              <w:ins w:id="3506" w:author="The Si Tran" w:date="2012-12-06T00:22:00Z">
                <m:r>
                  <w:rPr>
                    <w:rFonts w:ascii="Cambria Math" w:hAnsi="Cambria Math"/>
                    <w:szCs w:val="26"/>
                    <w:lang w:val="fr-FR"/>
                  </w:rPr>
                  <m:t>B</m:t>
                </m:r>
              </w:ins>
            </m:e>
          </m:d>
          <m:sSub>
            <m:sSubPr>
              <m:ctrlPr>
                <w:ins w:id="3507" w:author="The Si Tran" w:date="2012-12-06T00:22:00Z">
                  <w:rPr>
                    <w:rFonts w:ascii="Cambria Math" w:hAnsi="Cambria Math"/>
                    <w:i/>
                    <w:szCs w:val="26"/>
                    <w:lang w:val="fr-FR"/>
                  </w:rPr>
                </w:ins>
              </m:ctrlPr>
            </m:sSubPr>
            <m:e>
              <w:ins w:id="3508" w:author="The Si Tran" w:date="2012-12-06T00:22:00Z">
                <m:r>
                  <w:rPr>
                    <w:rFonts w:ascii="Cambria Math" w:hAnsi="Cambria Math"/>
                    <w:szCs w:val="26"/>
                    <w:lang w:val="fr-FR"/>
                  </w:rPr>
                  <m:t>ε</m:t>
                </m:r>
              </w:ins>
            </m:e>
            <m:sub>
              <w:ins w:id="3509" w:author="The Si Tran" w:date="2012-12-06T00:22:00Z">
                <m:r>
                  <w:rPr>
                    <w:rFonts w:ascii="Cambria Math" w:hAnsi="Cambria Math"/>
                    <w:szCs w:val="26"/>
                    <w:lang w:val="fr-FR"/>
                  </w:rPr>
                  <m:t>t</m:t>
                </m:r>
              </w:ins>
            </m:sub>
          </m:sSub>
        </m:oMath>
      </m:oMathPara>
    </w:p>
    <w:p w14:paraId="091563CB" w14:textId="77777777" w:rsidR="0005400A" w:rsidRDefault="00F26466">
      <w:pPr>
        <w:rPr>
          <w:ins w:id="3510" w:author="The Si Tran" w:date="2012-12-06T04:00:00Z"/>
          <w:lang w:val="fr-FR"/>
        </w:rPr>
        <w:pPrChange w:id="3511" w:author="The Si Tran" w:date="2012-12-15T07:53:00Z">
          <w:pPr>
            <w:ind w:left="547"/>
          </w:pPr>
        </w:pPrChange>
      </w:pPr>
      <w:ins w:id="3512"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513" w:author="The Si Tran" w:date="2012-12-06T00:25:00Z"/>
          <w:lang w:val="fr-FR"/>
          <w:rPrChange w:id="3514" w:author="The Si Tran" w:date="2012-12-05T23:02:00Z">
            <w:rPr>
              <w:del w:id="3515" w:author="The Si Tran" w:date="2012-12-06T00:25:00Z"/>
              <w:sz w:val="28"/>
              <w:szCs w:val="28"/>
              <w:lang w:val="fr-FR"/>
            </w:rPr>
          </w:rPrChange>
        </w:rPr>
        <w:pPrChange w:id="3516" w:author="The Si Tran" w:date="2012-12-15T07:53:00Z">
          <w:pPr>
            <w:ind w:firstLine="547"/>
          </w:pPr>
        </w:pPrChange>
      </w:pPr>
      <w:del w:id="3517" w:author="The Si Tran" w:date="2012-12-06T00:25:00Z">
        <w:r w:rsidRPr="0049233F" w:rsidDel="006C7117">
          <w:rPr>
            <w:lang w:val="fr-FR"/>
            <w:rPrChange w:id="3518"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5pt;height:24pt" o:ole="">
              <v:imagedata r:id="rId71" o:title=""/>
            </v:shape>
            <o:OLEObject Type="Embed" ProgID="Equation.DSMT4" ShapeID="_x0000_i1052" DrawAspect="Content" ObjectID="_1417544885" r:id="rId72"/>
          </w:object>
        </w:r>
        <w:r w:rsidRPr="0049233F" w:rsidDel="006C7117">
          <w:rPr>
            <w:lang w:val="fr-FR"/>
            <w:rPrChange w:id="3519"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5pt;height:40.5pt" o:ole="">
              <v:imagedata r:id="rId73" o:title=""/>
            </v:shape>
            <o:OLEObject Type="Embed" ProgID="Equation.DSMT4" ShapeID="_x0000_i1053" DrawAspect="Content" ObjectID="_1417544886" r:id="rId74"/>
          </w:object>
        </w:r>
      </w:del>
    </w:p>
    <w:p w14:paraId="291E9BAD" w14:textId="77777777" w:rsidR="006A21F7" w:rsidRPr="008308F4" w:rsidDel="008308F4" w:rsidRDefault="006A21F7">
      <w:pPr>
        <w:rPr>
          <w:del w:id="3520" w:author="The Si Tran" w:date="2012-12-06T00:30:00Z"/>
          <w:lang w:val="fr-FR"/>
        </w:rPr>
        <w:pPrChange w:id="3521" w:author="The Si Tran" w:date="2012-12-15T07:53:00Z">
          <w:pPr>
            <w:ind w:firstLine="547"/>
          </w:pPr>
        </w:pPrChange>
      </w:pPr>
      <w:r w:rsidRPr="0049233F">
        <w:rPr>
          <w:lang w:val="fr-FR"/>
          <w:rPrChange w:id="3522" w:author="The Si Tran" w:date="2012-12-05T23:02:00Z">
            <w:rPr>
              <w:sz w:val="28"/>
              <w:szCs w:val="28"/>
              <w:lang w:val="fr-FR"/>
            </w:rPr>
          </w:rPrChange>
        </w:rPr>
        <w:t xml:space="preserve">Vì chuỗi </w:t>
      </w:r>
      <w:del w:id="3523" w:author="The Si Tran" w:date="2012-12-06T00:26:00Z">
        <w:r w:rsidRPr="00082976" w:rsidDel="008B2829">
          <w:rPr>
            <w:position w:val="-14"/>
            <w:lang w:val="fr-FR"/>
          </w:rPr>
          <w:object w:dxaOrig="460" w:dyaOrig="400" w14:anchorId="197B24D2">
            <v:shape id="_x0000_i1054" type="#_x0000_t75" style="width:27.75pt;height:24pt" o:ole="">
              <v:imagedata r:id="rId75" o:title=""/>
            </v:shape>
            <o:OLEObject Type="Embed" ProgID="Equation.DSMT4" ShapeID="_x0000_i1054" DrawAspect="Content" ObjectID="_1417544887" r:id="rId76"/>
          </w:object>
        </w:r>
      </w:del>
      <m:oMath>
        <m:d>
          <m:dPr>
            <m:begChr m:val="{"/>
            <m:endChr m:val="}"/>
            <m:ctrlPr>
              <w:ins w:id="3524" w:author="The Si Tran" w:date="2012-12-06T00:26:00Z">
                <w:rPr>
                  <w:rFonts w:ascii="Cambria Math" w:hAnsi="Cambria Math"/>
                  <w:i/>
                  <w:lang w:val="fr-FR"/>
                </w:rPr>
              </w:ins>
            </m:ctrlPr>
          </m:dPr>
          <m:e>
            <m:sSub>
              <m:sSubPr>
                <m:ctrlPr>
                  <w:ins w:id="3525" w:author="The Si Tran" w:date="2012-12-06T00:26:00Z">
                    <w:rPr>
                      <w:rFonts w:ascii="Cambria Math" w:hAnsi="Cambria Math"/>
                      <w:i/>
                      <w:lang w:val="fr-FR"/>
                    </w:rPr>
                  </w:ins>
                </m:ctrlPr>
              </m:sSubPr>
              <m:e>
                <w:ins w:id="3526" w:author="The Si Tran" w:date="2012-12-06T00:26:00Z">
                  <m:r>
                    <w:rPr>
                      <w:rFonts w:ascii="Cambria Math" w:hAnsi="Cambria Math"/>
                      <w:lang w:val="fr-FR"/>
                    </w:rPr>
                    <m:t>ε</m:t>
                  </m:r>
                </w:ins>
              </m:e>
              <m:sub>
                <w:ins w:id="3527" w:author="The Si Tran" w:date="2012-12-06T00:26:00Z">
                  <m:r>
                    <w:rPr>
                      <w:rFonts w:ascii="Cambria Math" w:hAnsi="Cambria Math"/>
                      <w:lang w:val="fr-FR"/>
                    </w:rPr>
                    <m:t>t</m:t>
                  </m:r>
                </w:ins>
              </m:sub>
            </m:sSub>
          </m:e>
        </m:d>
      </m:oMath>
      <w:r w:rsidRPr="0049233F">
        <w:rPr>
          <w:lang w:val="fr-FR"/>
          <w:rPrChange w:id="3528" w:author="The Si Tran" w:date="2012-12-05T23:02:00Z">
            <w:rPr>
              <w:sz w:val="28"/>
              <w:szCs w:val="28"/>
              <w:lang w:val="fr-FR"/>
            </w:rPr>
          </w:rPrChange>
        </w:rPr>
        <w:t xml:space="preserve"> là chuỗi nhiễu trắng</w:t>
      </w:r>
      <w:ins w:id="3529" w:author="The Si Tran" w:date="2012-12-06T00:15:00Z">
        <w:r w:rsidR="004939AB">
          <w:rPr>
            <w:lang w:val="fr-FR"/>
          </w:rPr>
          <w:t xml:space="preserve"> </w:t>
        </w:r>
      </w:ins>
      <w:r w:rsidRPr="0049233F">
        <w:rPr>
          <w:lang w:val="fr-FR"/>
          <w:rPrChange w:id="3530" w:author="The Si Tran" w:date="2012-12-05T23:02:00Z">
            <w:rPr>
              <w:sz w:val="28"/>
              <w:szCs w:val="28"/>
              <w:lang w:val="fr-FR"/>
            </w:rPr>
          </w:rPrChange>
        </w:rPr>
        <w:t xml:space="preserve">(white noise), tức là </w:t>
      </w:r>
      <w:ins w:id="3531"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532" w:author="The Si Tran" w:date="2012-12-06T00:27:00Z">
        <w:r w:rsidRPr="00082976" w:rsidDel="00031BC2">
          <w:rPr>
            <w:position w:val="-12"/>
            <w:lang w:val="fr-FR"/>
          </w:rPr>
          <w:object w:dxaOrig="960" w:dyaOrig="360" w14:anchorId="24405B0A">
            <v:shape id="_x0000_i1055" type="#_x0000_t75" style="width:57pt;height:21.75pt" o:ole="">
              <v:imagedata r:id="rId77" o:title=""/>
            </v:shape>
            <o:OLEObject Type="Embed" ProgID="Equation.DSMT4" ShapeID="_x0000_i1055" DrawAspect="Content" ObjectID="_1417544888" r:id="rId78"/>
          </w:object>
        </w:r>
      </w:del>
      <w:ins w:id="3533" w:author="The Si Tran" w:date="2012-12-06T00:27:00Z">
        <w:r w:rsidR="00031BC2">
          <w:rPr>
            <w:lang w:val="fr-FR"/>
          </w:rPr>
          <w:t xml:space="preserve"> </w:t>
        </w:r>
      </w:ins>
      <w:r w:rsidRPr="0049233F">
        <w:rPr>
          <w:lang w:val="fr-FR"/>
          <w:rPrChange w:id="3534" w:author="The Si Tran" w:date="2012-12-05T23:02:00Z">
            <w:rPr>
              <w:sz w:val="28"/>
              <w:szCs w:val="28"/>
              <w:lang w:val="fr-FR"/>
            </w:rPr>
          </w:rPrChange>
        </w:rPr>
        <w:t xml:space="preserve">và </w:t>
      </w:r>
      <w:del w:id="3535" w:author="The Si Tran" w:date="2012-12-06T00:30:00Z">
        <w:r w:rsidRPr="00082976" w:rsidDel="008308F4">
          <w:rPr>
            <w:position w:val="-32"/>
            <w:lang w:val="fr-FR"/>
          </w:rPr>
          <w:object w:dxaOrig="2140" w:dyaOrig="760" w14:anchorId="53F164CD">
            <v:shape id="_x0000_i1056" type="#_x0000_t75" style="width:140.25pt;height:50.25pt" o:ole="">
              <v:imagedata r:id="rId79" o:title=""/>
            </v:shape>
            <o:OLEObject Type="Embed" ProgID="Equation.DSMT4" ShapeID="_x0000_i1056" DrawAspect="Content" ObjectID="_1417544889" r:id="rId80"/>
          </w:object>
        </w:r>
      </w:del>
    </w:p>
    <w:p w14:paraId="1646F1B9" w14:textId="77777777" w:rsidR="008308F4" w:rsidRPr="008308F4" w:rsidRDefault="008308F4">
      <w:pPr>
        <w:rPr>
          <w:ins w:id="3536" w:author="The Si Tran" w:date="2012-12-06T00:30:00Z"/>
          <w:lang w:val="fr-FR"/>
          <w:rPrChange w:id="3537" w:author="The Si Tran" w:date="2012-12-06T00:30:00Z">
            <w:rPr>
              <w:ins w:id="3538" w:author="The Si Tran" w:date="2012-12-06T00:30:00Z"/>
              <w:sz w:val="28"/>
              <w:szCs w:val="28"/>
              <w:lang w:val="fr-FR"/>
            </w:rPr>
          </w:rPrChange>
        </w:rPr>
        <w:pPrChange w:id="3539" w:author="The Si Tran" w:date="2012-12-15T07:53:00Z">
          <w:pPr>
            <w:ind w:left="547"/>
          </w:pPr>
        </w:pPrChange>
      </w:pPr>
    </w:p>
    <w:p w14:paraId="3AB410B0" w14:textId="77777777" w:rsidR="008308F4" w:rsidRPr="00E231FB" w:rsidRDefault="003D6C9F">
      <w:pPr>
        <w:rPr>
          <w:ins w:id="3540" w:author="The Si Tran" w:date="2012-12-06T00:28:00Z"/>
          <w:lang w:val="fr-FR"/>
        </w:rPr>
        <w:pPrChange w:id="3541" w:author="The Si Tran" w:date="2012-12-15T07:54:00Z">
          <w:pPr>
            <w:ind w:firstLine="547"/>
          </w:pPr>
        </w:pPrChange>
      </w:pPr>
      <m:oMathPara>
        <m:oMathParaPr>
          <m:jc m:val="center"/>
        </m:oMathParaPr>
        <m:oMath>
          <m:sSub>
            <m:sSubPr>
              <m:ctrlPr>
                <w:ins w:id="3542" w:author="The Si Tran" w:date="2012-12-06T00:28:00Z">
                  <w:rPr>
                    <w:rFonts w:ascii="Cambria Math" w:hAnsi="Cambria Math"/>
                    <w:lang w:val="fr-FR"/>
                  </w:rPr>
                </w:ins>
              </m:ctrlPr>
            </m:sSubPr>
            <m:e>
              <w:ins w:id="3543" w:author="The Si Tran" w:date="2012-12-06T00:28:00Z">
                <m:r>
                  <w:rPr>
                    <w:rFonts w:ascii="Cambria Math" w:hAnsi="Cambria Math"/>
                    <w:lang w:val="fr-FR"/>
                  </w:rPr>
                  <m:t>γ</m:t>
                </m:r>
              </w:ins>
            </m:e>
            <m:sub>
              <w:ins w:id="3544" w:author="The Si Tran" w:date="2012-12-06T00:28:00Z">
                <m:r>
                  <w:rPr>
                    <w:rFonts w:ascii="Cambria Math" w:hAnsi="Cambria Math"/>
                    <w:lang w:val="fr-FR"/>
                  </w:rPr>
                  <m:t>ε</m:t>
                </m:r>
              </w:ins>
            </m:sub>
          </m:sSub>
          <m:d>
            <m:dPr>
              <m:ctrlPr>
                <w:ins w:id="3545" w:author="The Si Tran" w:date="2012-12-06T00:28:00Z">
                  <w:rPr>
                    <w:rFonts w:ascii="Cambria Math" w:hAnsi="Cambria Math"/>
                    <w:lang w:val="fr-FR"/>
                  </w:rPr>
                </w:ins>
              </m:ctrlPr>
            </m:dPr>
            <m:e>
              <w:ins w:id="3546" w:author="The Si Tran" w:date="2012-12-06T00:28:00Z">
                <m:r>
                  <w:rPr>
                    <w:rFonts w:ascii="Cambria Math" w:hAnsi="Cambria Math"/>
                    <w:lang w:val="fr-FR"/>
                  </w:rPr>
                  <m:t>h</m:t>
                </m:r>
              </w:ins>
            </m:e>
          </m:d>
          <w:ins w:id="3547" w:author="The Si Tran" w:date="2012-12-06T00:29:00Z">
            <m:r>
              <m:rPr>
                <m:sty m:val="p"/>
              </m:rPr>
              <w:rPr>
                <w:rFonts w:ascii="Cambria Math" w:hAnsi="Cambria Math"/>
                <w:lang w:val="fr-FR"/>
              </w:rPr>
              <m:t>=</m:t>
            </m:r>
          </w:ins>
          <m:d>
            <m:dPr>
              <m:begChr m:val="{"/>
              <m:endChr m:val=""/>
              <m:ctrlPr>
                <w:ins w:id="3548" w:author="The Si Tran" w:date="2012-12-06T00:30:00Z">
                  <w:rPr>
                    <w:rFonts w:ascii="Cambria Math" w:hAnsi="Cambria Math"/>
                    <w:lang w:val="fr-FR"/>
                  </w:rPr>
                </w:ins>
              </m:ctrlPr>
            </m:dPr>
            <m:e>
              <m:eqArr>
                <m:eqArrPr>
                  <m:ctrlPr>
                    <w:ins w:id="3549" w:author="The Si Tran" w:date="2012-12-06T00:30:00Z">
                      <w:rPr>
                        <w:rFonts w:ascii="Cambria Math" w:hAnsi="Cambria Math"/>
                        <w:lang w:val="fr-FR"/>
                      </w:rPr>
                    </w:ins>
                  </m:ctrlPr>
                </m:eqArrPr>
                <m:e>
                  <m:sSup>
                    <m:sSupPr>
                      <m:ctrlPr>
                        <w:ins w:id="3550" w:author="The Si Tran" w:date="2012-12-06T00:30:00Z">
                          <w:rPr>
                            <w:rFonts w:ascii="Cambria Math" w:hAnsi="Cambria Math"/>
                            <w:lang w:val="fr-FR"/>
                          </w:rPr>
                        </w:ins>
                      </m:ctrlPr>
                    </m:sSupPr>
                    <m:e>
                      <w:ins w:id="3551" w:author="The Si Tran" w:date="2012-12-06T00:30:00Z">
                        <m:r>
                          <w:rPr>
                            <w:rFonts w:ascii="Cambria Math" w:hAnsi="Cambria Math"/>
                            <w:lang w:val="fr-FR"/>
                          </w:rPr>
                          <m:t>σ</m:t>
                        </m:r>
                      </w:ins>
                    </m:e>
                    <m:sup>
                      <w:ins w:id="3552" w:author="The Si Tran" w:date="2012-12-06T00:30:00Z">
                        <m:r>
                          <m:rPr>
                            <m:sty m:val="p"/>
                          </m:rPr>
                          <w:rPr>
                            <w:rFonts w:ascii="Cambria Math" w:hAnsi="Cambria Math"/>
                            <w:lang w:val="fr-FR"/>
                          </w:rPr>
                          <m:t>2</m:t>
                        </m:r>
                      </w:ins>
                    </m:sup>
                  </m:sSup>
                  <w:ins w:id="3553"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554"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555" w:author="The Si Tran" w:date="2012-12-05T23:02:00Z">
            <w:rPr>
              <w:sz w:val="28"/>
              <w:szCs w:val="28"/>
              <w:lang w:val="fr-FR"/>
            </w:rPr>
          </w:rPrChange>
        </w:rPr>
        <w:pPrChange w:id="3556" w:author="The Si Tran" w:date="2012-12-15T07:53:00Z">
          <w:pPr>
            <w:ind w:firstLine="547"/>
          </w:pPr>
        </w:pPrChange>
      </w:pPr>
      <w:r w:rsidRPr="0049233F">
        <w:rPr>
          <w:lang w:val="fr-FR"/>
          <w:rPrChange w:id="3557"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558" w:author="The Si Tran" w:date="2012-12-15T07:53:00Z">
            <w:rPr>
              <w:sz w:val="28"/>
              <w:szCs w:val="28"/>
              <w:lang w:val="fr-FR"/>
            </w:rPr>
          </w:rPrChange>
        </w:rPr>
        <w:pPrChange w:id="3559" w:author="The Si Tran" w:date="2012-12-15T08:05:00Z">
          <w:pPr>
            <w:ind w:firstLine="547"/>
          </w:pPr>
        </w:pPrChange>
      </w:pPr>
      <w:ins w:id="3560"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561"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562" w:author="The Si Tran" w:date="2012-12-06T00:37:00Z"/>
          <w:lang w:val="fr-FR"/>
          <w:rPrChange w:id="3563" w:author="The Si Tran" w:date="2012-12-06T00:37:00Z">
            <w:rPr>
              <w:ins w:id="3564" w:author="The Si Tran" w:date="2012-12-06T00:37:00Z"/>
              <w:rFonts w:ascii="Cambria Math" w:hAnsi="Cambria Math"/>
              <w:i/>
              <w:szCs w:val="26"/>
              <w:lang w:val="fr-FR"/>
            </w:rPr>
          </w:rPrChange>
        </w:rPr>
        <w:pPrChange w:id="3565" w:author="The Si Tran" w:date="2012-12-15T07:54:00Z">
          <w:pPr>
            <w:ind w:firstLine="547"/>
          </w:pPr>
        </w:pPrChange>
      </w:pPr>
      <w:del w:id="3566" w:author="The Si Tran" w:date="2012-12-06T00:33:00Z">
        <w:r w:rsidRPr="00B312F5" w:rsidDel="00CF4667">
          <w:rPr>
            <w:position w:val="-14"/>
            <w:lang w:val="fr-FR"/>
          </w:rPr>
          <w:object w:dxaOrig="3960" w:dyaOrig="380" w14:anchorId="6EB4E1F7">
            <v:shape id="_x0000_i1057" type="#_x0000_t75" style="width:4in;height:27.75pt" o:ole="">
              <v:imagedata r:id="rId81" o:title=""/>
            </v:shape>
            <o:OLEObject Type="Embed" ProgID="Equation.DSMT4" ShapeID="_x0000_i1057" DrawAspect="Content" ObjectID="_1417544890" r:id="rId82"/>
          </w:object>
        </w:r>
        <w:r w:rsidRPr="0049233F" w:rsidDel="00CF4667">
          <w:rPr>
            <w:lang w:val="fr-FR"/>
            <w:rPrChange w:id="3567" w:author="The Si Tran" w:date="2012-12-05T23:02:00Z">
              <w:rPr>
                <w:sz w:val="28"/>
                <w:szCs w:val="28"/>
                <w:lang w:val="fr-FR"/>
              </w:rPr>
            </w:rPrChange>
          </w:rPr>
          <w:delText>.</w:delText>
        </w:r>
      </w:del>
      <w:ins w:id="3568"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569" w:author="The Si Tran" w:date="2012-12-15T07:54:00Z">
            <w:rPr>
              <w:sz w:val="28"/>
              <w:szCs w:val="28"/>
              <w:lang w:val="fr-FR"/>
            </w:rPr>
          </w:rPrChange>
        </w:rPr>
        <w:pPrChange w:id="3570" w:author="The Si Tran" w:date="2012-12-15T07:54:00Z">
          <w:pPr>
            <w:ind w:firstLine="547"/>
          </w:pPr>
        </w:pPrChange>
      </w:pPr>
      <w:ins w:id="3571"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572" w:author="The Si Tran" w:date="2012-12-06T00:37:00Z"/>
          <w:szCs w:val="26"/>
          <w:lang w:val="fr-FR"/>
          <w:rPrChange w:id="3573" w:author="The Si Tran" w:date="2012-12-05T23:02:00Z">
            <w:rPr>
              <w:del w:id="3574" w:author="The Si Tran" w:date="2012-12-06T00:37:00Z"/>
              <w:sz w:val="28"/>
              <w:szCs w:val="28"/>
              <w:lang w:val="fr-FR"/>
            </w:rPr>
          </w:rPrChange>
        </w:rPr>
      </w:pPr>
      <w:ins w:id="3575"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576" w:author="The Si Tran" w:date="2012-12-06T00:37:00Z"/>
          <w:szCs w:val="26"/>
          <w:lang w:val="fr-FR"/>
          <w:rPrChange w:id="3577" w:author="The Si Tran" w:date="2012-12-05T23:02:00Z">
            <w:rPr>
              <w:del w:id="3578" w:author="The Si Tran" w:date="2012-12-06T00:37:00Z"/>
              <w:sz w:val="28"/>
              <w:szCs w:val="28"/>
              <w:lang w:val="fr-FR"/>
            </w:rPr>
          </w:rPrChange>
        </w:rPr>
      </w:pPr>
      <w:del w:id="3579" w:author="The Si Tran" w:date="2012-12-06T00:35:00Z">
        <w:r w:rsidRPr="00B312F5" w:rsidDel="00A35187">
          <w:rPr>
            <w:position w:val="-14"/>
            <w:szCs w:val="26"/>
            <w:lang w:val="fr-FR"/>
          </w:rPr>
          <w:object w:dxaOrig="4599" w:dyaOrig="380" w14:anchorId="2C4DA43D">
            <v:shape id="_x0000_i1058" type="#_x0000_t75" style="width:332.25pt;height:27.75pt" o:ole="">
              <v:imagedata r:id="rId83" o:title=""/>
            </v:shape>
            <o:OLEObject Type="Embed" ProgID="Equation.DSMT4" ShapeID="_x0000_i1058" DrawAspect="Content" ObjectID="_1417544891" r:id="rId84"/>
          </w:object>
        </w:r>
      </w:del>
    </w:p>
    <w:p w14:paraId="170D0928" w14:textId="6599E7AC" w:rsidR="005947EE" w:rsidRPr="00097101" w:rsidRDefault="006A21F7">
      <w:pPr>
        <w:tabs>
          <w:tab w:val="left" w:pos="1440"/>
        </w:tabs>
        <w:rPr>
          <w:ins w:id="3580" w:author="The Si Tran" w:date="2012-12-06T00:43:00Z"/>
          <w:lang w:val="fr-FR"/>
          <w:rPrChange w:id="3581" w:author="The Si Tran" w:date="2012-12-15T07:55:00Z">
            <w:rPr>
              <w:ins w:id="3582" w:author="The Si Tran" w:date="2012-12-06T00:43:00Z"/>
              <w:rFonts w:ascii="Cambria Math" w:hAnsi="Cambria Math"/>
              <w:i/>
              <w:szCs w:val="26"/>
              <w:lang w:val="fr-FR"/>
            </w:rPr>
          </w:rPrChange>
        </w:rPr>
        <w:pPrChange w:id="3583" w:author="The Si Tran" w:date="2012-12-15T07:55:00Z">
          <w:pPr>
            <w:ind w:firstLine="547"/>
          </w:pPr>
        </w:pPrChange>
      </w:pPr>
      <w:del w:id="3584" w:author="The Si Tran" w:date="2012-12-06T00:37:00Z">
        <w:r w:rsidRPr="0049233F" w:rsidDel="00A92BAB">
          <w:rPr>
            <w:lang w:val="fr-FR"/>
            <w:rPrChange w:id="3585" w:author="The Si Tran" w:date="2012-12-05T23:02:00Z">
              <w:rPr>
                <w:sz w:val="28"/>
                <w:szCs w:val="28"/>
                <w:lang w:val="fr-FR"/>
              </w:rPr>
            </w:rPrChange>
          </w:rPr>
          <w:delText xml:space="preserve">                </w:delText>
        </w:r>
      </w:del>
      <w:del w:id="3586" w:author="The Si Tran" w:date="2012-12-06T00:39:00Z">
        <w:r w:rsidRPr="0049233F" w:rsidDel="00E270B0">
          <w:rPr>
            <w:lang w:val="fr-FR"/>
            <w:rPrChange w:id="3587" w:author="The Si Tran" w:date="2012-12-05T23:02:00Z">
              <w:rPr>
                <w:sz w:val="28"/>
                <w:szCs w:val="28"/>
                <w:lang w:val="fr-FR"/>
              </w:rPr>
            </w:rPrChange>
          </w:rPr>
          <w:delText xml:space="preserve">              </w:delText>
        </w:r>
      </w:del>
      <w:ins w:id="3588"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589" w:author="The Si Tran" w:date="2012-12-14T04:51:00Z"/>
          <w:szCs w:val="26"/>
          <w:lang w:val="fr-FR"/>
          <w:rPrChange w:id="3590" w:author="The Si Tran" w:date="2012-12-05T23:02:00Z">
            <w:rPr>
              <w:del w:id="3591" w:author="The Si Tran" w:date="2012-12-14T04:51:00Z"/>
              <w:sz w:val="28"/>
              <w:szCs w:val="28"/>
              <w:lang w:val="fr-FR"/>
            </w:rPr>
          </w:rPrChange>
        </w:rPr>
        <w:pPrChange w:id="3592" w:author="The Si Tran" w:date="2012-12-06T00:39:00Z">
          <w:pPr>
            <w:ind w:firstLine="547"/>
          </w:pPr>
        </w:pPrChange>
      </w:pPr>
      <w:ins w:id="3593" w:author="The Si Tran" w:date="2012-12-06T00:39:00Z">
        <m:oMath>
          <m:r>
            <w:rPr>
              <w:rFonts w:ascii="Cambria Math" w:hAnsi="Cambria Math"/>
              <w:szCs w:val="26"/>
              <w:lang w:val="fr-FR"/>
            </w:rPr>
            <w:lastRenderedPageBreak/>
            <m:t>=</m:t>
          </m:r>
        </m:oMath>
      </w:ins>
      <m:oMath>
        <m:d>
          <m:dPr>
            <m:begChr m:val="{"/>
            <m:endChr m:val=""/>
            <m:ctrlPr>
              <w:ins w:id="3594" w:author="The Si Tran" w:date="2012-12-06T00:41:00Z">
                <w:rPr>
                  <w:rFonts w:ascii="Cambria Math" w:hAnsi="Cambria Math"/>
                  <w:i/>
                  <w:szCs w:val="26"/>
                  <w:lang w:val="fr-FR"/>
                </w:rPr>
              </w:ins>
            </m:ctrlPr>
          </m:dPr>
          <m:e>
            <m:eqArr>
              <m:eqArrPr>
                <m:ctrlPr>
                  <w:ins w:id="3595" w:author="The Si Tran" w:date="2012-12-06T00:41:00Z">
                    <w:rPr>
                      <w:rFonts w:ascii="Cambria Math" w:hAnsi="Cambria Math"/>
                      <w:i/>
                      <w:szCs w:val="26"/>
                      <w:lang w:val="fr-FR"/>
                    </w:rPr>
                  </w:ins>
                </m:ctrlPr>
              </m:eqArrPr>
              <m:e>
                <m:sSup>
                  <m:sSupPr>
                    <m:ctrlPr>
                      <w:ins w:id="3596" w:author="The Si Tran" w:date="2012-12-06T00:42:00Z">
                        <w:rPr>
                          <w:rFonts w:ascii="Cambria Math" w:hAnsi="Cambria Math"/>
                          <w:i/>
                          <w:szCs w:val="26"/>
                          <w:lang w:val="fr-FR"/>
                        </w:rPr>
                      </w:ins>
                    </m:ctrlPr>
                  </m:sSupPr>
                  <m:e>
                    <w:ins w:id="3597" w:author="The Si Tran" w:date="2012-12-06T00:42:00Z">
                      <m:r>
                        <w:rPr>
                          <w:rFonts w:ascii="Cambria Math" w:hAnsi="Cambria Math"/>
                          <w:szCs w:val="26"/>
                          <w:lang w:val="fr-FR"/>
                        </w:rPr>
                        <m:t>σ</m:t>
                      </m:r>
                    </w:ins>
                  </m:e>
                  <m:sup>
                    <w:ins w:id="3598" w:author="The Si Tran" w:date="2012-12-06T00:42:00Z">
                      <m:r>
                        <w:rPr>
                          <w:rFonts w:ascii="Cambria Math" w:hAnsi="Cambria Math"/>
                          <w:szCs w:val="26"/>
                          <w:lang w:val="fr-FR"/>
                        </w:rPr>
                        <m:t>2</m:t>
                      </m:r>
                    </w:ins>
                  </m:sup>
                </m:sSup>
                <m:d>
                  <m:dPr>
                    <m:ctrlPr>
                      <w:ins w:id="3599" w:author="The Si Tran" w:date="2012-12-06T00:42:00Z">
                        <w:rPr>
                          <w:rFonts w:ascii="Cambria Math" w:hAnsi="Cambria Math"/>
                          <w:i/>
                          <w:szCs w:val="26"/>
                          <w:lang w:val="fr-FR"/>
                        </w:rPr>
                      </w:ins>
                    </m:ctrlPr>
                  </m:dPr>
                  <m:e>
                    <w:ins w:id="3600" w:author="The Si Tran" w:date="2012-12-06T00:42:00Z">
                      <m:r>
                        <w:rPr>
                          <w:rFonts w:ascii="Cambria Math" w:hAnsi="Cambria Math"/>
                          <w:szCs w:val="26"/>
                          <w:lang w:val="fr-FR"/>
                        </w:rPr>
                        <m:t>-</m:t>
                      </m:r>
                    </w:ins>
                    <m:sSub>
                      <m:sSubPr>
                        <m:ctrlPr>
                          <w:ins w:id="3601" w:author="The Si Tran" w:date="2012-12-06T00:42:00Z">
                            <w:rPr>
                              <w:rFonts w:ascii="Cambria Math" w:hAnsi="Cambria Math"/>
                              <w:i/>
                              <w:szCs w:val="26"/>
                              <w:lang w:val="fr-FR"/>
                            </w:rPr>
                          </w:ins>
                        </m:ctrlPr>
                      </m:sSubPr>
                      <m:e>
                        <w:ins w:id="3602" w:author="The Si Tran" w:date="2012-12-06T00:43:00Z">
                          <m:r>
                            <w:rPr>
                              <w:rFonts w:ascii="Cambria Math" w:hAnsi="Cambria Math"/>
                              <w:szCs w:val="26"/>
                              <w:lang w:val="fr-FR"/>
                            </w:rPr>
                            <m:t>θ</m:t>
                          </m:r>
                        </w:ins>
                      </m:e>
                      <m:sub>
                        <w:ins w:id="3603" w:author="The Si Tran" w:date="2012-12-06T00:42:00Z">
                          <m:r>
                            <w:rPr>
                              <w:rFonts w:ascii="Cambria Math" w:hAnsi="Cambria Math"/>
                              <w:szCs w:val="26"/>
                              <w:lang w:val="fr-FR"/>
                            </w:rPr>
                            <m:t>k</m:t>
                          </m:r>
                        </w:ins>
                      </m:sub>
                    </m:sSub>
                    <w:ins w:id="3604" w:author="The Si Tran" w:date="2012-12-06T00:43:00Z">
                      <m:r>
                        <w:rPr>
                          <w:rFonts w:ascii="Cambria Math" w:hAnsi="Cambria Math"/>
                          <w:szCs w:val="26"/>
                          <w:lang w:val="fr-FR"/>
                        </w:rPr>
                        <m:t>+</m:t>
                      </m:r>
                    </w:ins>
                    <m:sSub>
                      <m:sSubPr>
                        <m:ctrlPr>
                          <w:ins w:id="3605" w:author="The Si Tran" w:date="2012-12-06T00:43:00Z">
                            <w:rPr>
                              <w:rFonts w:ascii="Cambria Math" w:hAnsi="Cambria Math"/>
                              <w:i/>
                              <w:szCs w:val="26"/>
                              <w:lang w:val="fr-FR"/>
                            </w:rPr>
                          </w:ins>
                        </m:ctrlPr>
                      </m:sSubPr>
                      <m:e>
                        <w:ins w:id="3606" w:author="The Si Tran" w:date="2012-12-06T00:43:00Z">
                          <m:r>
                            <w:rPr>
                              <w:rFonts w:ascii="Cambria Math" w:hAnsi="Cambria Math"/>
                              <w:szCs w:val="26"/>
                              <w:lang w:val="fr-FR"/>
                            </w:rPr>
                            <m:t>θ</m:t>
                          </m:r>
                        </w:ins>
                      </m:e>
                      <m:sub>
                        <w:ins w:id="3607" w:author="The Si Tran" w:date="2012-12-06T00:43:00Z">
                          <m:r>
                            <w:rPr>
                              <w:rFonts w:ascii="Cambria Math" w:hAnsi="Cambria Math"/>
                              <w:szCs w:val="26"/>
                              <w:lang w:val="fr-FR"/>
                            </w:rPr>
                            <m:t>1</m:t>
                          </m:r>
                        </w:ins>
                      </m:sub>
                    </m:sSub>
                    <m:sSub>
                      <m:sSubPr>
                        <m:ctrlPr>
                          <w:ins w:id="3608" w:author="The Si Tran" w:date="2012-12-06T00:43:00Z">
                            <w:rPr>
                              <w:rFonts w:ascii="Cambria Math" w:hAnsi="Cambria Math"/>
                              <w:i/>
                              <w:szCs w:val="26"/>
                              <w:lang w:val="fr-FR"/>
                            </w:rPr>
                          </w:ins>
                        </m:ctrlPr>
                      </m:sSubPr>
                      <m:e>
                        <w:ins w:id="3609" w:author="The Si Tran" w:date="2012-12-06T00:43:00Z">
                          <m:r>
                            <w:rPr>
                              <w:rFonts w:ascii="Cambria Math" w:hAnsi="Cambria Math"/>
                              <w:szCs w:val="26"/>
                              <w:lang w:val="fr-FR"/>
                            </w:rPr>
                            <m:t>θ</m:t>
                          </m:r>
                        </w:ins>
                      </m:e>
                      <m:sub>
                        <w:ins w:id="3610" w:author="The Si Tran" w:date="2012-12-06T00:43:00Z">
                          <m:r>
                            <w:rPr>
                              <w:rFonts w:ascii="Cambria Math" w:hAnsi="Cambria Math"/>
                              <w:szCs w:val="26"/>
                              <w:lang w:val="fr-FR"/>
                            </w:rPr>
                            <m:t>k+1</m:t>
                          </m:r>
                        </w:ins>
                      </m:sub>
                    </m:sSub>
                    <w:ins w:id="3611" w:author="The Si Tran" w:date="2012-12-06T00:43:00Z">
                      <m:r>
                        <w:rPr>
                          <w:rFonts w:ascii="Cambria Math" w:hAnsi="Cambria Math"/>
                          <w:szCs w:val="26"/>
                          <w:lang w:val="fr-FR"/>
                        </w:rPr>
                        <m:t>+…+</m:t>
                      </m:r>
                    </w:ins>
                    <m:sSub>
                      <m:sSubPr>
                        <m:ctrlPr>
                          <w:ins w:id="3612" w:author="The Si Tran" w:date="2012-12-06T00:43:00Z">
                            <w:rPr>
                              <w:rFonts w:ascii="Cambria Math" w:hAnsi="Cambria Math"/>
                              <w:i/>
                              <w:szCs w:val="26"/>
                              <w:lang w:val="fr-FR"/>
                            </w:rPr>
                          </w:ins>
                        </m:ctrlPr>
                      </m:sSubPr>
                      <m:e>
                        <w:ins w:id="3613" w:author="The Si Tran" w:date="2012-12-06T00:43:00Z">
                          <m:r>
                            <w:rPr>
                              <w:rFonts w:ascii="Cambria Math" w:hAnsi="Cambria Math"/>
                              <w:szCs w:val="26"/>
                              <w:lang w:val="fr-FR"/>
                            </w:rPr>
                            <m:t>θ</m:t>
                          </m:r>
                        </w:ins>
                      </m:e>
                      <m:sub>
                        <w:ins w:id="3614" w:author="The Si Tran" w:date="2012-12-06T00:43:00Z">
                          <m:r>
                            <w:rPr>
                              <w:rFonts w:ascii="Cambria Math" w:hAnsi="Cambria Math"/>
                              <w:szCs w:val="26"/>
                              <w:lang w:val="fr-FR"/>
                            </w:rPr>
                            <m:t>q-k</m:t>
                          </m:r>
                        </w:ins>
                      </m:sub>
                    </m:sSub>
                    <m:sSub>
                      <m:sSubPr>
                        <m:ctrlPr>
                          <w:ins w:id="3615" w:author="The Si Tran" w:date="2012-12-06T00:43:00Z">
                            <w:rPr>
                              <w:rFonts w:ascii="Cambria Math" w:hAnsi="Cambria Math"/>
                              <w:i/>
                              <w:szCs w:val="26"/>
                              <w:lang w:val="fr-FR"/>
                            </w:rPr>
                          </w:ins>
                        </m:ctrlPr>
                      </m:sSubPr>
                      <m:e>
                        <w:ins w:id="3616" w:author="The Si Tran" w:date="2012-12-06T00:43:00Z">
                          <m:r>
                            <w:rPr>
                              <w:rFonts w:ascii="Cambria Math" w:hAnsi="Cambria Math"/>
                              <w:szCs w:val="26"/>
                              <w:lang w:val="fr-FR"/>
                            </w:rPr>
                            <m:t>θ</m:t>
                          </m:r>
                        </w:ins>
                      </m:e>
                      <m:sub>
                        <w:ins w:id="3617" w:author="The Si Tran" w:date="2012-12-06T00:43:00Z">
                          <m:r>
                            <w:rPr>
                              <w:rFonts w:ascii="Cambria Math" w:hAnsi="Cambria Math"/>
                              <w:szCs w:val="26"/>
                              <w:lang w:val="fr-FR"/>
                            </w:rPr>
                            <m:t>k</m:t>
                          </m:r>
                        </w:ins>
                      </m:sub>
                    </m:sSub>
                  </m:e>
                </m:d>
                <w:ins w:id="3618" w:author="The Si Tran" w:date="2012-12-06T00:42:00Z">
                  <m:r>
                    <w:rPr>
                      <w:rFonts w:ascii="Cambria Math" w:hAnsi="Cambria Math"/>
                      <w:szCs w:val="26"/>
                      <w:lang w:val="fr-FR"/>
                    </w:rPr>
                    <m:t>,   k=1,2,…,q</m:t>
                  </m:r>
                </w:ins>
              </m:e>
              <m:e>
                <w:ins w:id="3619" w:author="The Si Tran" w:date="2012-12-06T00:44:00Z">
                  <m:r>
                    <w:rPr>
                      <w:rFonts w:ascii="Cambria Math" w:hAnsi="Cambria Math"/>
                      <w:szCs w:val="26"/>
                      <w:lang w:val="fr-FR"/>
                    </w:rPr>
                    <m:t xml:space="preserve">0,                                         k&gt;q </m:t>
                  </m:r>
                </w:ins>
              </m:e>
            </m:eqArr>
          </m:e>
        </m:d>
      </m:oMath>
      <w:del w:id="3620" w:author="The Si Tran" w:date="2012-12-06T00:37:00Z">
        <w:r w:rsidRPr="00B312F5" w:rsidDel="00A92BAB">
          <w:rPr>
            <w:position w:val="-14"/>
            <w:szCs w:val="26"/>
            <w:lang w:val="fr-FR"/>
          </w:rPr>
          <w:object w:dxaOrig="2040" w:dyaOrig="400" w14:anchorId="39A27407">
            <v:shape id="_x0000_i1059" type="#_x0000_t75" style="width:136.5pt;height:27.75pt" o:ole="">
              <v:imagedata r:id="rId85" o:title=""/>
            </v:shape>
            <o:OLEObject Type="Embed" ProgID="Equation.DSMT4" ShapeID="_x0000_i1059" DrawAspect="Content" ObjectID="_1417544892" r:id="rId86"/>
          </w:object>
        </w:r>
        <w:r w:rsidRPr="0049233F" w:rsidDel="00A92BAB">
          <w:rPr>
            <w:szCs w:val="26"/>
            <w:lang w:val="fr-FR"/>
            <w:rPrChange w:id="3621"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622" w:author="The Si Tran" w:date="2012-12-06T00:45:00Z"/>
          <w:szCs w:val="26"/>
          <w:lang w:val="fr-FR"/>
          <w:rPrChange w:id="3623" w:author="The Si Tran" w:date="2012-12-05T23:02:00Z">
            <w:rPr>
              <w:del w:id="3624" w:author="The Si Tran" w:date="2012-12-06T00:45:00Z"/>
              <w:sz w:val="28"/>
              <w:szCs w:val="28"/>
              <w:lang w:val="fr-FR"/>
            </w:rPr>
          </w:rPrChange>
        </w:rPr>
      </w:pPr>
      <w:del w:id="3625" w:author="The Si Tran" w:date="2012-12-06T00:41:00Z">
        <w:r w:rsidRPr="00B312F5" w:rsidDel="005947EE">
          <w:rPr>
            <w:position w:val="-12"/>
            <w:szCs w:val="26"/>
            <w:lang w:val="fr-FR"/>
          </w:rPr>
          <w:object w:dxaOrig="1960" w:dyaOrig="360" w14:anchorId="284A0F67">
            <v:shape id="_x0000_i1060" type="#_x0000_t75" style="width:151.5pt;height:27.75pt" o:ole="">
              <v:imagedata r:id="rId87" o:title=""/>
            </v:shape>
            <o:OLEObject Type="Embed" ProgID="Equation.DSMT4" ShapeID="_x0000_i1060" DrawAspect="Content" ObjectID="_1417544893" r:id="rId88"/>
          </w:object>
        </w:r>
      </w:del>
    </w:p>
    <w:p w14:paraId="21F18D80" w14:textId="77777777" w:rsidR="006A21F7" w:rsidRPr="0049233F" w:rsidDel="00EE6AC2" w:rsidRDefault="006A21F7">
      <w:pPr>
        <w:ind w:left="1980" w:firstLine="0"/>
        <w:rPr>
          <w:del w:id="3626" w:author="The Si Tran" w:date="2012-12-06T00:44:00Z"/>
          <w:szCs w:val="26"/>
          <w:lang w:val="pt-BR"/>
          <w:rPrChange w:id="3627" w:author="The Si Tran" w:date="2012-12-05T23:02:00Z">
            <w:rPr>
              <w:del w:id="3628" w:author="The Si Tran" w:date="2012-12-06T00:44:00Z"/>
              <w:sz w:val="28"/>
              <w:szCs w:val="28"/>
              <w:lang w:val="pt-BR"/>
            </w:rPr>
          </w:rPrChange>
        </w:rPr>
        <w:pPrChange w:id="3629" w:author="The Si Tran" w:date="2012-12-06T00:45:00Z">
          <w:pPr>
            <w:ind w:firstLine="547"/>
          </w:pPr>
        </w:pPrChange>
      </w:pPr>
      <w:del w:id="3630" w:author="The Si Tran" w:date="2012-12-06T00:45:00Z">
        <w:r w:rsidRPr="0049233F" w:rsidDel="001D36B5">
          <w:rPr>
            <w:szCs w:val="26"/>
            <w:lang w:val="pt-BR"/>
            <w:rPrChange w:id="3631" w:author="The Si Tran" w:date="2012-12-05T23:02:00Z">
              <w:rPr>
                <w:sz w:val="28"/>
                <w:szCs w:val="28"/>
                <w:lang w:val="pt-BR"/>
              </w:rPr>
            </w:rPrChange>
          </w:rPr>
          <w:delText xml:space="preserve">            </w:delText>
        </w:r>
      </w:del>
      <w:del w:id="3632" w:author="The Si Tran" w:date="2012-12-06T00:44:00Z">
        <w:r w:rsidRPr="00B312F5" w:rsidDel="00EE6AC2">
          <w:rPr>
            <w:position w:val="-34"/>
            <w:szCs w:val="26"/>
            <w:lang w:val="fr-FR"/>
          </w:rPr>
          <w:object w:dxaOrig="4400" w:dyaOrig="800" w14:anchorId="3C3DBA9C">
            <v:shape id="_x0000_i1061" type="#_x0000_t75" style="width:316.5pt;height:59.25pt" o:ole="">
              <v:imagedata r:id="rId89" o:title=""/>
            </v:shape>
            <o:OLEObject Type="Embed" ProgID="Equation.DSMT4" ShapeID="_x0000_i1061" DrawAspect="Content" ObjectID="_1417544894" r:id="rId90"/>
          </w:object>
        </w:r>
      </w:del>
    </w:p>
    <w:p w14:paraId="4ACE3B0B" w14:textId="77777777" w:rsidR="006A21F7" w:rsidRPr="0049233F" w:rsidRDefault="006A21F7">
      <w:pPr>
        <w:ind w:left="1980" w:firstLine="0"/>
        <w:jc w:val="left"/>
        <w:rPr>
          <w:szCs w:val="26"/>
          <w:lang w:val="pt-BR"/>
          <w:rPrChange w:id="3633" w:author="The Si Tran" w:date="2012-12-05T23:02:00Z">
            <w:rPr>
              <w:sz w:val="28"/>
              <w:szCs w:val="28"/>
              <w:lang w:val="pt-BR"/>
            </w:rPr>
          </w:rPrChange>
        </w:rPr>
        <w:pPrChange w:id="3634" w:author="The Si Tran" w:date="2012-12-14T04:51:00Z">
          <w:pPr>
            <w:ind w:firstLine="547"/>
          </w:pPr>
        </w:pPrChange>
      </w:pPr>
      <w:del w:id="3635" w:author="The Si Tran" w:date="2012-12-06T00:44:00Z">
        <w:r w:rsidRPr="0049233F" w:rsidDel="00EE6AC2">
          <w:rPr>
            <w:szCs w:val="26"/>
            <w:lang w:val="pt-BR"/>
            <w:rPrChange w:id="3636" w:author="The Si Tran" w:date="2012-12-05T23:02:00Z">
              <w:rPr>
                <w:sz w:val="28"/>
                <w:szCs w:val="28"/>
                <w:lang w:val="pt-BR"/>
              </w:rPr>
            </w:rPrChange>
          </w:rPr>
          <w:tab/>
        </w:r>
      </w:del>
    </w:p>
    <w:p w14:paraId="64BC0324" w14:textId="77777777" w:rsidR="006A21F7" w:rsidRDefault="006A21F7" w:rsidP="006A21F7">
      <w:pPr>
        <w:ind w:firstLine="547"/>
        <w:rPr>
          <w:ins w:id="3637" w:author="The Si Tran" w:date="2012-12-06T00:45:00Z"/>
          <w:szCs w:val="26"/>
          <w:lang w:val="pt-BR"/>
        </w:rPr>
      </w:pPr>
      <w:r w:rsidRPr="0049233F">
        <w:rPr>
          <w:szCs w:val="26"/>
          <w:lang w:val="pt-BR"/>
          <w:rPrChange w:id="3638" w:author="The Si Tran" w:date="2012-12-05T23:02:00Z">
            <w:rPr>
              <w:sz w:val="28"/>
              <w:szCs w:val="28"/>
              <w:lang w:val="pt-BR"/>
            </w:rPr>
          </w:rPrChange>
        </w:rPr>
        <w:t xml:space="preserve">Từ đó ta có hàm tự tương quan của chuỗi </w:t>
      </w:r>
      <w:del w:id="3639" w:author="The Si Tran" w:date="2012-12-06T00:45:00Z">
        <w:r w:rsidRPr="0049233F" w:rsidDel="001D36B5">
          <w:rPr>
            <w:szCs w:val="26"/>
            <w:lang w:val="pt-BR"/>
            <w:rPrChange w:id="3640" w:author="The Si Tran" w:date="2012-12-05T23:02:00Z">
              <w:rPr>
                <w:sz w:val="28"/>
                <w:szCs w:val="28"/>
                <w:lang w:val="pt-BR"/>
              </w:rPr>
            </w:rPrChange>
          </w:rPr>
          <w:delText>{y</w:delText>
        </w:r>
        <w:r w:rsidRPr="0049233F" w:rsidDel="001D36B5">
          <w:rPr>
            <w:szCs w:val="26"/>
            <w:vertAlign w:val="subscript"/>
            <w:lang w:val="pt-BR"/>
            <w:rPrChange w:id="3641" w:author="The Si Tran" w:date="2012-12-05T23:02:00Z">
              <w:rPr>
                <w:sz w:val="28"/>
                <w:szCs w:val="28"/>
                <w:vertAlign w:val="subscript"/>
                <w:lang w:val="pt-BR"/>
              </w:rPr>
            </w:rPrChange>
          </w:rPr>
          <w:delText>t</w:delText>
        </w:r>
        <w:r w:rsidRPr="0049233F" w:rsidDel="001D36B5">
          <w:rPr>
            <w:szCs w:val="26"/>
            <w:lang w:val="pt-BR"/>
            <w:rPrChange w:id="3642" w:author="The Si Tran" w:date="2012-12-05T23:02:00Z">
              <w:rPr>
                <w:sz w:val="28"/>
                <w:szCs w:val="28"/>
                <w:lang w:val="pt-BR"/>
              </w:rPr>
            </w:rPrChange>
          </w:rPr>
          <w:delText>}.</w:delText>
        </w:r>
      </w:del>
      <m:oMath>
        <m:d>
          <m:dPr>
            <m:begChr m:val="{"/>
            <m:endChr m:val="}"/>
            <m:ctrlPr>
              <w:ins w:id="3643" w:author="The Si Tran" w:date="2012-12-06T00:45:00Z">
                <w:rPr>
                  <w:rFonts w:ascii="Cambria Math" w:hAnsi="Cambria Math"/>
                  <w:i/>
                  <w:szCs w:val="26"/>
                  <w:lang w:val="pt-BR"/>
                </w:rPr>
              </w:ins>
            </m:ctrlPr>
          </m:dPr>
          <m:e>
            <m:sSub>
              <m:sSubPr>
                <m:ctrlPr>
                  <w:ins w:id="3644" w:author="The Si Tran" w:date="2012-12-06T00:45:00Z">
                    <w:rPr>
                      <w:rFonts w:ascii="Cambria Math" w:hAnsi="Cambria Math"/>
                      <w:i/>
                      <w:szCs w:val="26"/>
                      <w:lang w:val="pt-BR"/>
                    </w:rPr>
                  </w:ins>
                </m:ctrlPr>
              </m:sSubPr>
              <m:e>
                <w:ins w:id="3645" w:author="The Si Tran" w:date="2012-12-06T00:45:00Z">
                  <m:r>
                    <w:rPr>
                      <w:rFonts w:ascii="Cambria Math" w:hAnsi="Cambria Math"/>
                      <w:szCs w:val="26"/>
                      <w:lang w:val="pt-BR"/>
                    </w:rPr>
                    <m:t>y</m:t>
                  </m:r>
                </w:ins>
              </m:e>
              <m:sub>
                <w:ins w:id="3646"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647" w:author="The Si Tran" w:date="2012-12-06T00:48:00Z"/>
          <w:sz w:val="28"/>
          <w:szCs w:val="28"/>
          <w:lang w:val="pt-BR"/>
        </w:rPr>
      </w:pPr>
      <w:ins w:id="3648" w:author="The Si Tran" w:date="2012-12-06T04:00:00Z">
        <w:r>
          <w:rPr>
            <w:szCs w:val="26"/>
            <w:lang w:val="pt-BR"/>
          </w:rPr>
          <w:tab/>
        </w:r>
        <w:r>
          <w:rPr>
            <w:szCs w:val="26"/>
            <w:lang w:val="pt-BR"/>
          </w:rPr>
          <w:tab/>
        </w:r>
      </w:ins>
      <w:ins w:id="3649" w:author="The Si Tran" w:date="2012-12-06T00:48:00Z">
        <m:oMath>
          <m:r>
            <w:rPr>
              <w:rFonts w:ascii="Cambria Math" w:hAnsi="Cambria Math"/>
              <w:sz w:val="28"/>
              <w:szCs w:val="28"/>
              <w:lang w:val="pt-BR"/>
              <w:rPrChange w:id="3650"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651" w:author="The Si Tran" w:date="2012-12-14T04:46:00Z">
                    <w:rPr>
                      <w:rFonts w:ascii="Cambria Math" w:hAnsi="Cambria Math"/>
                      <w:szCs w:val="26"/>
                      <w:lang w:val="pt-BR"/>
                    </w:rPr>
                  </w:rPrChange>
                </w:rPr>
                <m:t>k</m:t>
              </m:r>
            </m:e>
          </m:d>
          <m:r>
            <w:rPr>
              <w:rFonts w:ascii="Cambria Math" w:hAnsi="Cambria Math"/>
              <w:sz w:val="28"/>
              <w:szCs w:val="28"/>
              <w:lang w:val="pt-BR"/>
              <w:rPrChange w:id="3652"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653" w:author="The Si Tran" w:date="2012-12-14T04:46:00Z">
                    <w:rPr>
                      <w:rFonts w:ascii="Cambria Math" w:hAnsi="Cambria Math"/>
                      <w:szCs w:val="26"/>
                      <w:lang w:val="pt-BR"/>
                    </w:rPr>
                  </w:rPrChange>
                </w:rPr>
                <m:t>γ(k)</m:t>
              </m:r>
            </m:num>
            <m:den>
              <m:r>
                <w:rPr>
                  <w:rFonts w:ascii="Cambria Math" w:hAnsi="Cambria Math"/>
                  <w:sz w:val="28"/>
                  <w:szCs w:val="28"/>
                  <w:lang w:val="pt-BR"/>
                  <w:rPrChange w:id="3654" w:author="The Si Tran" w:date="2012-12-14T04:46:00Z">
                    <w:rPr>
                      <w:rFonts w:ascii="Cambria Math" w:hAnsi="Cambria Math"/>
                      <w:szCs w:val="26"/>
                      <w:lang w:val="pt-BR"/>
                    </w:rPr>
                  </w:rPrChange>
                </w:rPr>
                <m:t>γ(0)</m:t>
              </m:r>
            </m:den>
          </m:f>
          <m:r>
            <w:rPr>
              <w:rFonts w:ascii="Cambria Math" w:hAnsi="Cambria Math"/>
              <w:sz w:val="28"/>
              <w:szCs w:val="28"/>
              <w:lang w:val="pt-BR"/>
              <w:rPrChange w:id="3655"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656"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57" w:author="The Si Tran" w:date="2012-12-14T04:46:00Z">
                                <w:rPr>
                                  <w:rFonts w:ascii="Cambria Math" w:hAnsi="Cambria Math"/>
                                  <w:szCs w:val="26"/>
                                  <w:lang w:val="fr-FR"/>
                                </w:rPr>
                              </w:rPrChange>
                            </w:rPr>
                            <m:t>θ</m:t>
                          </m:r>
                        </m:e>
                        <m:sub>
                          <m:r>
                            <w:rPr>
                              <w:rFonts w:ascii="Cambria Math" w:hAnsi="Cambria Math"/>
                              <w:sz w:val="28"/>
                              <w:szCs w:val="28"/>
                              <w:lang w:val="fr-FR"/>
                              <w:rPrChange w:id="3658" w:author="The Si Tran" w:date="2012-12-14T04:46:00Z">
                                <w:rPr>
                                  <w:rFonts w:ascii="Cambria Math" w:hAnsi="Cambria Math"/>
                                  <w:szCs w:val="26"/>
                                  <w:lang w:val="fr-FR"/>
                                </w:rPr>
                              </w:rPrChange>
                            </w:rPr>
                            <m:t>k</m:t>
                          </m:r>
                        </m:sub>
                      </m:sSub>
                      <m:r>
                        <w:rPr>
                          <w:rFonts w:ascii="Cambria Math" w:hAnsi="Cambria Math"/>
                          <w:sz w:val="28"/>
                          <w:szCs w:val="28"/>
                          <w:lang w:val="fr-FR"/>
                          <w:rPrChange w:id="365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60" w:author="The Si Tran" w:date="2012-12-14T04:46:00Z">
                                <w:rPr>
                                  <w:rFonts w:ascii="Cambria Math" w:hAnsi="Cambria Math"/>
                                  <w:szCs w:val="26"/>
                                  <w:lang w:val="fr-FR"/>
                                </w:rPr>
                              </w:rPrChange>
                            </w:rPr>
                            <m:t>θ</m:t>
                          </m:r>
                        </m:e>
                        <m:sub>
                          <m:r>
                            <w:rPr>
                              <w:rFonts w:ascii="Cambria Math" w:hAnsi="Cambria Math"/>
                              <w:sz w:val="28"/>
                              <w:szCs w:val="28"/>
                              <w:lang w:val="fr-FR"/>
                              <w:rPrChange w:id="3661"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662" w:author="The Si Tran" w:date="2012-12-14T04:46:00Z">
                                <w:rPr>
                                  <w:rFonts w:ascii="Cambria Math" w:hAnsi="Cambria Math"/>
                                  <w:szCs w:val="26"/>
                                  <w:lang w:val="fr-FR"/>
                                </w:rPr>
                              </w:rPrChange>
                            </w:rPr>
                            <m:t>θ</m:t>
                          </m:r>
                        </m:e>
                        <m:sub>
                          <m:r>
                            <w:rPr>
                              <w:rFonts w:ascii="Cambria Math" w:hAnsi="Cambria Math"/>
                              <w:sz w:val="28"/>
                              <w:szCs w:val="28"/>
                              <w:lang w:val="fr-FR"/>
                              <w:rPrChange w:id="3663" w:author="The Si Tran" w:date="2012-12-14T04:46:00Z">
                                <w:rPr>
                                  <w:rFonts w:ascii="Cambria Math" w:hAnsi="Cambria Math"/>
                                  <w:szCs w:val="26"/>
                                  <w:lang w:val="fr-FR"/>
                                </w:rPr>
                              </w:rPrChange>
                            </w:rPr>
                            <m:t>k+1</m:t>
                          </m:r>
                        </m:sub>
                      </m:sSub>
                      <m:r>
                        <w:rPr>
                          <w:rFonts w:ascii="Cambria Math" w:hAnsi="Cambria Math"/>
                          <w:sz w:val="28"/>
                          <w:szCs w:val="28"/>
                          <w:lang w:val="fr-FR"/>
                          <w:rPrChange w:id="3664" w:author="The Si Tran" w:date="2012-12-14T04:46:00Z">
                            <w:rPr>
                              <w:rFonts w:ascii="Cambria Math" w:hAnsi="Cambria Math"/>
                              <w:szCs w:val="26"/>
                              <w:lang w:val="fr-FR"/>
                            </w:rPr>
                          </w:rPrChange>
                        </w:rPr>
                        <m:t>+</m:t>
                      </m:r>
                      <m:r>
                        <w:rPr>
                          <w:rFonts w:ascii="Cambria Math" w:hAnsi="Cambria Math" w:hint="eastAsia"/>
                          <w:sz w:val="28"/>
                          <w:szCs w:val="28"/>
                          <w:lang w:val="fr-FR"/>
                          <w:rPrChange w:id="3665" w:author="The Si Tran" w:date="2012-12-14T04:46:00Z">
                            <w:rPr>
                              <w:rFonts w:ascii="Cambria Math" w:hAnsi="Cambria Math" w:hint="eastAsia"/>
                              <w:szCs w:val="26"/>
                              <w:lang w:val="fr-FR"/>
                            </w:rPr>
                          </w:rPrChange>
                        </w:rPr>
                        <m:t>…</m:t>
                      </m:r>
                      <m:r>
                        <w:rPr>
                          <w:rFonts w:ascii="Cambria Math" w:hAnsi="Cambria Math"/>
                          <w:sz w:val="28"/>
                          <w:szCs w:val="28"/>
                          <w:lang w:val="fr-FR"/>
                          <w:rPrChange w:id="3666"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67" w:author="The Si Tran" w:date="2012-12-14T04:46:00Z">
                                <w:rPr>
                                  <w:rFonts w:ascii="Cambria Math" w:hAnsi="Cambria Math"/>
                                  <w:szCs w:val="26"/>
                                  <w:lang w:val="fr-FR"/>
                                </w:rPr>
                              </w:rPrChange>
                            </w:rPr>
                            <m:t>θ</m:t>
                          </m:r>
                        </m:e>
                        <m:sub>
                          <m:r>
                            <w:rPr>
                              <w:rFonts w:ascii="Cambria Math" w:hAnsi="Cambria Math"/>
                              <w:sz w:val="28"/>
                              <w:szCs w:val="28"/>
                              <w:lang w:val="fr-FR"/>
                              <w:rPrChange w:id="3668"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669" w:author="The Si Tran" w:date="2012-12-14T04:46:00Z">
                                <w:rPr>
                                  <w:rFonts w:ascii="Cambria Math" w:hAnsi="Cambria Math"/>
                                  <w:szCs w:val="26"/>
                                  <w:lang w:val="fr-FR"/>
                                </w:rPr>
                              </w:rPrChange>
                            </w:rPr>
                            <m:t>θ</m:t>
                          </m:r>
                        </m:e>
                        <m:sub>
                          <m:r>
                            <w:rPr>
                              <w:rFonts w:ascii="Cambria Math" w:hAnsi="Cambria Math"/>
                              <w:sz w:val="28"/>
                              <w:szCs w:val="28"/>
                              <w:lang w:val="fr-FR"/>
                              <w:rPrChange w:id="3670"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671"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672" w:author="The Si Tran" w:date="2012-12-14T04:46:00Z">
                                <w:rPr>
                                  <w:rFonts w:ascii="Cambria Math" w:hAnsi="Cambria Math"/>
                                  <w:szCs w:val="26"/>
                                  <w:lang w:val="fr-FR"/>
                                </w:rPr>
                              </w:rPrChange>
                            </w:rPr>
                            <m:t>θ</m:t>
                          </m:r>
                        </m:e>
                        <m:sub>
                          <m:r>
                            <w:rPr>
                              <w:rFonts w:ascii="Cambria Math" w:hAnsi="Cambria Math"/>
                              <w:sz w:val="28"/>
                              <w:szCs w:val="28"/>
                              <w:lang w:val="fr-FR"/>
                              <w:rPrChange w:id="3673" w:author="The Si Tran" w:date="2012-12-14T04:46:00Z">
                                <w:rPr>
                                  <w:rFonts w:ascii="Cambria Math" w:hAnsi="Cambria Math"/>
                                  <w:szCs w:val="26"/>
                                  <w:lang w:val="fr-FR"/>
                                </w:rPr>
                              </w:rPrChange>
                            </w:rPr>
                            <m:t>1</m:t>
                          </m:r>
                        </m:sub>
                        <m:sup>
                          <m:r>
                            <w:rPr>
                              <w:rFonts w:ascii="Cambria Math" w:hAnsi="Cambria Math"/>
                              <w:sz w:val="28"/>
                              <w:szCs w:val="28"/>
                              <w:lang w:val="fr-FR"/>
                              <w:rPrChange w:id="3674" w:author="The Si Tran" w:date="2012-12-14T04:46:00Z">
                                <w:rPr>
                                  <w:rFonts w:ascii="Cambria Math" w:hAnsi="Cambria Math"/>
                                  <w:szCs w:val="26"/>
                                  <w:lang w:val="fr-FR"/>
                                </w:rPr>
                              </w:rPrChange>
                            </w:rPr>
                            <m:t>2</m:t>
                          </m:r>
                        </m:sup>
                      </m:sSubSup>
                      <m:r>
                        <w:rPr>
                          <w:rFonts w:ascii="Cambria Math" w:hAnsi="Cambria Math"/>
                          <w:sz w:val="28"/>
                          <w:szCs w:val="28"/>
                          <w:lang w:val="fr-FR"/>
                          <w:rPrChange w:id="3675" w:author="The Si Tran" w:date="2012-12-14T04:46:00Z">
                            <w:rPr>
                              <w:rFonts w:ascii="Cambria Math" w:hAnsi="Cambria Math"/>
                              <w:szCs w:val="26"/>
                              <w:lang w:val="fr-FR"/>
                            </w:rPr>
                          </w:rPrChange>
                        </w:rPr>
                        <m:t>+</m:t>
                      </m:r>
                      <m:r>
                        <w:rPr>
                          <w:rFonts w:ascii="Cambria Math" w:hAnsi="Cambria Math" w:hint="eastAsia"/>
                          <w:sz w:val="28"/>
                          <w:szCs w:val="28"/>
                          <w:lang w:val="fr-FR"/>
                          <w:rPrChange w:id="3676" w:author="The Si Tran" w:date="2012-12-14T04:46:00Z">
                            <w:rPr>
                              <w:rFonts w:ascii="Cambria Math" w:hAnsi="Cambria Math" w:hint="eastAsia"/>
                              <w:szCs w:val="26"/>
                              <w:lang w:val="fr-FR"/>
                            </w:rPr>
                          </w:rPrChange>
                        </w:rPr>
                        <m:t>…</m:t>
                      </m:r>
                      <m:r>
                        <w:rPr>
                          <w:rFonts w:ascii="Cambria Math" w:hAnsi="Cambria Math"/>
                          <w:sz w:val="28"/>
                          <w:szCs w:val="28"/>
                          <w:lang w:val="fr-FR"/>
                          <w:rPrChange w:id="3677"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678" w:author="The Si Tran" w:date="2012-12-14T04:46:00Z">
                                <w:rPr>
                                  <w:rFonts w:ascii="Cambria Math" w:hAnsi="Cambria Math"/>
                                  <w:szCs w:val="26"/>
                                  <w:lang w:val="fr-FR"/>
                                </w:rPr>
                              </w:rPrChange>
                            </w:rPr>
                            <m:t>θ</m:t>
                          </m:r>
                        </m:e>
                        <m:sub>
                          <m:r>
                            <w:rPr>
                              <w:rFonts w:ascii="Cambria Math" w:hAnsi="Cambria Math"/>
                              <w:sz w:val="28"/>
                              <w:szCs w:val="28"/>
                              <w:lang w:val="fr-FR"/>
                              <w:rPrChange w:id="3679" w:author="The Si Tran" w:date="2012-12-14T04:46:00Z">
                                <w:rPr>
                                  <w:rFonts w:ascii="Cambria Math" w:hAnsi="Cambria Math"/>
                                  <w:szCs w:val="26"/>
                                  <w:lang w:val="fr-FR"/>
                                </w:rPr>
                              </w:rPrChange>
                            </w:rPr>
                            <m:t>q</m:t>
                          </m:r>
                        </m:sub>
                        <m:sup>
                          <m:r>
                            <w:rPr>
                              <w:rFonts w:ascii="Cambria Math" w:hAnsi="Cambria Math"/>
                              <w:sz w:val="28"/>
                              <w:szCs w:val="28"/>
                              <w:lang w:val="fr-FR"/>
                              <w:rPrChange w:id="3680"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681" w:author="The Si Tran" w:date="2012-12-14T04:46:00Z">
                        <w:rPr>
                          <w:rFonts w:ascii="Cambria Math" w:hAnsi="Cambria Math"/>
                          <w:szCs w:val="26"/>
                          <w:lang w:val="pt-BR"/>
                        </w:rPr>
                      </w:rPrChange>
                    </w:rPr>
                    <m:t>,  k=1,2,</m:t>
                  </m:r>
                  <m:r>
                    <w:rPr>
                      <w:rFonts w:ascii="Cambria Math" w:hAnsi="Cambria Math" w:hint="eastAsia"/>
                      <w:sz w:val="28"/>
                      <w:szCs w:val="28"/>
                      <w:lang w:val="pt-BR"/>
                      <w:rPrChange w:id="3682" w:author="The Si Tran" w:date="2012-12-14T04:46:00Z">
                        <w:rPr>
                          <w:rFonts w:ascii="Cambria Math" w:hAnsi="Cambria Math" w:hint="eastAsia"/>
                          <w:szCs w:val="26"/>
                          <w:lang w:val="pt-BR"/>
                        </w:rPr>
                      </w:rPrChange>
                    </w:rPr>
                    <m:t>…</m:t>
                  </m:r>
                  <m:r>
                    <w:rPr>
                      <w:rFonts w:ascii="Cambria Math" w:hAnsi="Cambria Math"/>
                      <w:sz w:val="28"/>
                      <w:szCs w:val="28"/>
                      <w:lang w:val="pt-BR"/>
                      <w:rPrChange w:id="3683" w:author="The Si Tran" w:date="2012-12-14T04:46:00Z">
                        <w:rPr>
                          <w:rFonts w:ascii="Cambria Math" w:hAnsi="Cambria Math"/>
                          <w:szCs w:val="26"/>
                          <w:lang w:val="pt-BR"/>
                        </w:rPr>
                      </w:rPrChange>
                    </w:rPr>
                    <m:t>,q</m:t>
                  </m:r>
                </m:e>
                <m:e>
                  <m:r>
                    <w:rPr>
                      <w:rFonts w:ascii="Cambria Math" w:hAnsi="Cambria Math"/>
                      <w:sz w:val="28"/>
                      <w:szCs w:val="28"/>
                      <w:lang w:val="pt-BR"/>
                      <w:rPrChange w:id="3684"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685" w:author="The Si Tran" w:date="2012-12-06T00:48:00Z">
        <w:r w:rsidRPr="00EB4744" w:rsidDel="007701F2">
          <w:rPr>
            <w:position w:val="-52"/>
            <w:sz w:val="28"/>
            <w:szCs w:val="28"/>
            <w:lang w:val="pt-BR"/>
            <w:rPrChange w:id="3686" w:author="The Si Tran" w:date="2012-12-14T04:46:00Z">
              <w:rPr>
                <w:position w:val="-52"/>
                <w:sz w:val="28"/>
                <w:szCs w:val="28"/>
                <w:lang w:val="pt-BR"/>
              </w:rPr>
            </w:rPrChange>
          </w:rPr>
          <w:object w:dxaOrig="5440" w:dyaOrig="1160" w14:anchorId="272CC47F">
            <v:shape id="_x0000_i1062" type="#_x0000_t75" style="width:5in;height:1in" o:ole="">
              <v:imagedata r:id="rId91" o:title=""/>
            </v:shape>
            <o:OLEObject Type="Embed" ProgID="Equation.DSMT4" ShapeID="_x0000_i1062" DrawAspect="Content" ObjectID="_1417544895" r:id="rId92"/>
          </w:object>
        </w:r>
      </w:del>
    </w:p>
    <w:p w14:paraId="009AFCBC" w14:textId="77777777" w:rsidR="006A21F7" w:rsidRDefault="006A21F7">
      <w:pPr>
        <w:rPr>
          <w:lang w:val="pt-BR"/>
        </w:rPr>
        <w:pPrChange w:id="3687" w:author="The Si Tran" w:date="2012-12-15T07:57:00Z">
          <w:pPr>
            <w:ind w:firstLine="547"/>
          </w:pPr>
        </w:pPrChange>
      </w:pPr>
      <w:r w:rsidRPr="0049233F">
        <w:rPr>
          <w:lang w:val="pt-BR"/>
          <w:rPrChange w:id="3688"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689" w:author="The Si Tran" w:date="2012-12-06T20:10:00Z">
        <w:r w:rsidRPr="0049233F" w:rsidDel="00263465">
          <w:rPr>
            <w:lang w:val="pt-BR"/>
            <w:rPrChange w:id="3690" w:author="The Si Tran" w:date="2012-12-05T23:02:00Z">
              <w:rPr>
                <w:sz w:val="28"/>
                <w:szCs w:val="28"/>
                <w:lang w:val="pt-BR"/>
              </w:rPr>
            </w:rPrChange>
          </w:rPr>
          <w:delText xml:space="preserve">q </w:delText>
        </w:r>
      </w:del>
      <w:ins w:id="3691" w:author="The Si Tran" w:date="2012-12-06T20:10:00Z">
        <m:oMath>
          <m:r>
            <w:rPr>
              <w:rFonts w:ascii="Cambria Math" w:hAnsi="Cambria Math"/>
              <w:lang w:val="pt-BR"/>
            </w:rPr>
            <m:t>q</m:t>
          </m:r>
        </m:oMath>
      </w:ins>
      <w:ins w:id="3692" w:author="The Si Tran" w:date="2012-12-06T20:11:00Z">
        <w:r w:rsidR="00263465">
          <w:rPr>
            <w:lang w:val="pt-BR"/>
          </w:rPr>
          <w:t xml:space="preserve"> </w:t>
        </w:r>
      </w:ins>
      <w:r w:rsidRPr="0049233F">
        <w:rPr>
          <w:lang w:val="pt-BR"/>
          <w:rPrChange w:id="3693" w:author="The Si Tran" w:date="2012-12-05T23:02:00Z">
            <w:rPr>
              <w:sz w:val="28"/>
              <w:szCs w:val="28"/>
              <w:lang w:val="pt-BR"/>
            </w:rPr>
          </w:rPrChange>
        </w:rPr>
        <w:t xml:space="preserve">thì hệ số tự tương quan của nó sẽ bằng không với những độ trễ lớn hơn </w:t>
      </w:r>
      <w:ins w:id="3694" w:author="The Si Tran" w:date="2012-12-06T20:11:00Z">
        <m:oMath>
          <m:r>
            <w:rPr>
              <w:rFonts w:ascii="Cambria Math" w:hAnsi="Cambria Math"/>
              <w:lang w:val="pt-BR"/>
            </w:rPr>
            <m:t>q</m:t>
          </m:r>
        </m:oMath>
        <w:r w:rsidR="00542651" w:rsidRPr="0049233F">
          <w:rPr>
            <w:lang w:val="pt-BR"/>
          </w:rPr>
          <w:t xml:space="preserve"> </w:t>
        </w:r>
      </w:ins>
      <w:del w:id="3695" w:author="The Si Tran" w:date="2012-12-06T20:11:00Z">
        <w:r w:rsidRPr="0049233F" w:rsidDel="00542651">
          <w:rPr>
            <w:lang w:val="pt-BR"/>
            <w:rPrChange w:id="3696" w:author="The Si Tran" w:date="2012-12-05T23:02:00Z">
              <w:rPr>
                <w:sz w:val="28"/>
                <w:szCs w:val="28"/>
                <w:lang w:val="pt-BR"/>
              </w:rPr>
            </w:rPrChange>
          </w:rPr>
          <w:delText>q</w:delText>
        </w:r>
      </w:del>
      <w:r w:rsidRPr="0049233F">
        <w:rPr>
          <w:lang w:val="pt-BR"/>
          <w:rPrChange w:id="3697" w:author="The Si Tran" w:date="2012-12-05T23:02:00Z">
            <w:rPr>
              <w:sz w:val="28"/>
              <w:szCs w:val="28"/>
              <w:lang w:val="pt-BR"/>
            </w:rPr>
          </w:rPrChange>
        </w:rPr>
        <w:t xml:space="preserve">. Trong thực tế do sai biệt khi lấy mẫu, hệ số tương quan mẫu có thể khác không ở những độ trễ lớn hơn </w:t>
      </w:r>
      <w:ins w:id="3698" w:author="The Si Tran" w:date="2012-12-06T20:11:00Z">
        <m:oMath>
          <m:r>
            <w:rPr>
              <w:rFonts w:ascii="Cambria Math" w:hAnsi="Cambria Math"/>
              <w:lang w:val="pt-BR"/>
            </w:rPr>
            <m:t>q</m:t>
          </m:r>
        </m:oMath>
      </w:ins>
      <w:del w:id="3699" w:author="The Si Tran" w:date="2012-12-06T20:11:00Z">
        <w:r w:rsidRPr="0049233F" w:rsidDel="00542651">
          <w:rPr>
            <w:lang w:val="pt-BR"/>
            <w:rPrChange w:id="3700" w:author="The Si Tran" w:date="2012-12-05T23:02:00Z">
              <w:rPr>
                <w:sz w:val="28"/>
                <w:szCs w:val="28"/>
                <w:lang w:val="pt-BR"/>
              </w:rPr>
            </w:rPrChange>
          </w:rPr>
          <w:delText>q</w:delText>
        </w:r>
      </w:del>
      <w:r w:rsidRPr="0049233F">
        <w:rPr>
          <w:lang w:val="pt-BR"/>
          <w:rPrChange w:id="3701" w:author="The Si Tran" w:date="2012-12-05T23:02:00Z">
            <w:rPr>
              <w:sz w:val="28"/>
              <w:szCs w:val="28"/>
              <w:lang w:val="pt-BR"/>
            </w:rPr>
          </w:rPrChange>
        </w:rPr>
        <w:t>. Tuy vậy, nếu hệ số tương quan mẫu nằm trong khoảng</w:t>
      </w:r>
      <w:ins w:id="3702"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703" w:author="The Si Tran" w:date="2012-12-06T00:48:00Z">
        <w:r w:rsidRPr="0049233F" w:rsidDel="007701F2">
          <w:rPr>
            <w:lang w:val="pt-BR"/>
            <w:rPrChange w:id="3704"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9.25pt;height:21.75pt" o:ole="">
              <v:imagedata r:id="rId93" o:title=""/>
            </v:shape>
            <o:OLEObject Type="Embed" ProgID="Equation.DSMT4" ShapeID="_x0000_i1063" DrawAspect="Content" ObjectID="_1417544896" r:id="rId94"/>
          </w:object>
        </w:r>
      </w:del>
      <w:r w:rsidRPr="0049233F">
        <w:rPr>
          <w:lang w:val="pt-BR"/>
          <w:rPrChange w:id="3705" w:author="The Si Tran" w:date="2012-12-05T23:02:00Z">
            <w:rPr>
              <w:sz w:val="28"/>
              <w:szCs w:val="28"/>
              <w:lang w:val="pt-BR"/>
            </w:rPr>
          </w:rPrChange>
        </w:rPr>
        <w:t xml:space="preserve">, </w:t>
      </w:r>
      <w:ins w:id="3706" w:author="The Si Tran" w:date="2012-12-06T20:11:00Z">
        <m:oMath>
          <m:r>
            <w:rPr>
              <w:rFonts w:ascii="Cambria Math" w:hAnsi="Cambria Math"/>
              <w:lang w:val="pt-BR"/>
            </w:rPr>
            <m:t>N</m:t>
          </m:r>
        </m:oMath>
        <w:r w:rsidR="00542651" w:rsidRPr="0049233F" w:rsidDel="00542651">
          <w:rPr>
            <w:lang w:val="pt-BR"/>
          </w:rPr>
          <w:t xml:space="preserve"> </w:t>
        </w:r>
      </w:ins>
      <w:del w:id="3707" w:author="The Si Tran" w:date="2012-12-06T20:11:00Z">
        <w:r w:rsidRPr="0049233F" w:rsidDel="00542651">
          <w:rPr>
            <w:lang w:val="pt-BR"/>
            <w:rPrChange w:id="3708" w:author="The Si Tran" w:date="2012-12-05T23:02:00Z">
              <w:rPr>
                <w:sz w:val="28"/>
                <w:szCs w:val="28"/>
                <w:lang w:val="pt-BR"/>
              </w:rPr>
            </w:rPrChange>
          </w:rPr>
          <w:delText>N</w:delText>
        </w:r>
      </w:del>
      <w:r w:rsidRPr="0049233F">
        <w:rPr>
          <w:lang w:val="pt-BR"/>
          <w:rPrChange w:id="3709" w:author="The Si Tran" w:date="2012-12-05T23:02:00Z">
            <w:rPr>
              <w:sz w:val="28"/>
              <w:szCs w:val="28"/>
              <w:lang w:val="pt-BR"/>
            </w:rPr>
          </w:rPrChange>
        </w:rPr>
        <w:t xml:space="preserve"> là kích thước mẫu, thì ta có thể kết luận nó bằng không với độ tin cậy 95%.</w:t>
      </w:r>
    </w:p>
    <w:p w14:paraId="74A0C983" w14:textId="04D7F16C" w:rsidR="00091D45" w:rsidRPr="0049233F" w:rsidDel="004505B3" w:rsidRDefault="00F55211" w:rsidP="00091D45">
      <w:pPr>
        <w:rPr>
          <w:del w:id="3710" w:author="The Si Tran" w:date="2012-12-14T04:52:00Z"/>
          <w:lang w:val="pt-BR"/>
          <w:rPrChange w:id="3711" w:author="The Si Tran" w:date="2012-12-05T23:02:00Z">
            <w:rPr>
              <w:del w:id="3712" w:author="The Si Tran" w:date="2012-12-14T04:52:00Z"/>
              <w:sz w:val="28"/>
              <w:szCs w:val="28"/>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ins w:id="3713" w:author="The Si Tran" w:date="2012-12-06T00:51:00Z">
                <w:rPr>
                  <w:rFonts w:ascii="Cambria Math" w:hAnsi="Cambria Math"/>
                  <w:i/>
                  <w:lang w:val="pt-BR"/>
                </w:rPr>
              </w:ins>
            </m:ctrlPr>
          </m:sSubPr>
          <m:e>
            <w:ins w:id="3714" w:author="The Si Tran" w:date="2012-12-06T00:51:00Z">
              <m:r>
                <w:rPr>
                  <w:rFonts w:ascii="Cambria Math" w:hAnsi="Cambria Math"/>
                  <w:lang w:val="pt-BR"/>
                </w:rPr>
                <m:t>y</m:t>
              </m:r>
            </w:ins>
          </m:e>
          <m:sub>
            <w:ins w:id="3715" w:author="The Si Tran" w:date="2012-12-06T00:51:00Z">
              <m:r>
                <w:rPr>
                  <w:rFonts w:ascii="Cambria Math" w:hAnsi="Cambria Math"/>
                  <w:lang w:val="pt-BR"/>
                </w:rPr>
                <m:t>t</m:t>
              </m:r>
            </w:ins>
          </m:sub>
        </m:sSub>
        <w:ins w:id="3716" w:author="The Si Tran" w:date="2012-12-06T00:51:00Z">
          <m:r>
            <w:rPr>
              <w:rFonts w:ascii="Cambria Math" w:hAnsi="Cambria Math"/>
              <w:lang w:val="pt-BR"/>
            </w:rPr>
            <m:t>=40+</m:t>
          </m:r>
        </w:ins>
        <m:sSub>
          <m:sSubPr>
            <m:ctrlPr>
              <w:ins w:id="3717" w:author="The Si Tran" w:date="2012-12-06T00:51:00Z">
                <w:rPr>
                  <w:rFonts w:ascii="Cambria Math" w:hAnsi="Cambria Math"/>
                  <w:i/>
                  <w:lang w:val="pt-BR"/>
                </w:rPr>
              </w:ins>
            </m:ctrlPr>
          </m:sSubPr>
          <m:e>
            <w:ins w:id="3718" w:author="The Si Tran" w:date="2012-12-06T00:51:00Z">
              <m:r>
                <w:rPr>
                  <w:rFonts w:ascii="Cambria Math" w:hAnsi="Cambria Math"/>
                  <w:lang w:val="pt-BR"/>
                </w:rPr>
                <m:t>ε</m:t>
              </m:r>
            </w:ins>
          </m:e>
          <m:sub>
            <w:ins w:id="3719" w:author="The Si Tran" w:date="2012-12-06T00:51:00Z">
              <m:r>
                <w:rPr>
                  <w:rFonts w:ascii="Cambria Math" w:hAnsi="Cambria Math"/>
                  <w:lang w:val="pt-BR"/>
                </w:rPr>
                <m:t>t</m:t>
              </m:r>
            </w:ins>
          </m:sub>
        </m:sSub>
        <w:ins w:id="3720" w:author="The Si Tran" w:date="2012-12-06T00:51:00Z">
          <m:r>
            <w:rPr>
              <w:rFonts w:ascii="Cambria Math" w:hAnsi="Cambria Math"/>
              <w:lang w:val="pt-BR"/>
            </w:rPr>
            <m:t>+0.7</m:t>
          </m:r>
        </w:ins>
        <m:sSub>
          <m:sSubPr>
            <m:ctrlPr>
              <w:ins w:id="3721" w:author="The Si Tran" w:date="2012-12-06T00:51:00Z">
                <w:rPr>
                  <w:rFonts w:ascii="Cambria Math" w:hAnsi="Cambria Math"/>
                  <w:i/>
                  <w:lang w:val="pt-BR"/>
                </w:rPr>
              </w:ins>
            </m:ctrlPr>
          </m:sSubPr>
          <m:e>
            <w:ins w:id="3722" w:author="The Si Tran" w:date="2012-12-06T00:51:00Z">
              <m:r>
                <w:rPr>
                  <w:rFonts w:ascii="Cambria Math" w:hAnsi="Cambria Math"/>
                  <w:lang w:val="pt-BR"/>
                </w:rPr>
                <m:t>ε</m:t>
              </m:r>
            </w:ins>
          </m:e>
          <m:sub>
            <w:ins w:id="3723" w:author="The Si Tran" w:date="2012-12-06T00:51:00Z">
              <m:r>
                <w:rPr>
                  <w:rFonts w:ascii="Cambria Math" w:hAnsi="Cambria Math"/>
                  <w:lang w:val="pt-BR"/>
                </w:rPr>
                <m:t>t-1</m:t>
              </m:r>
            </w:ins>
          </m:sub>
        </m:sSub>
        <w:ins w:id="3724" w:author="The Si Tran" w:date="2012-12-06T00:51:00Z">
          <m:r>
            <w:rPr>
              <w:rFonts w:ascii="Cambria Math" w:hAnsi="Cambria Math"/>
              <w:lang w:val="pt-BR"/>
            </w:rPr>
            <m:t>-0.28</m:t>
          </m:r>
        </w:ins>
        <m:sSub>
          <m:sSubPr>
            <m:ctrlPr>
              <w:ins w:id="3725" w:author="The Si Tran" w:date="2012-12-06T00:51:00Z">
                <w:rPr>
                  <w:rFonts w:ascii="Cambria Math" w:hAnsi="Cambria Math"/>
                  <w:i/>
                  <w:lang w:val="pt-BR"/>
                </w:rPr>
              </w:ins>
            </m:ctrlPr>
          </m:sSubPr>
          <m:e>
            <w:ins w:id="3726" w:author="The Si Tran" w:date="2012-12-06T00:51:00Z">
              <m:r>
                <w:rPr>
                  <w:rFonts w:ascii="Cambria Math" w:hAnsi="Cambria Math"/>
                  <w:lang w:val="pt-BR"/>
                </w:rPr>
                <m:t>ε</m:t>
              </m:r>
            </w:ins>
          </m:e>
          <m:sub>
            <w:ins w:id="3727" w:author="The Si Tran" w:date="2012-12-06T00:51:00Z">
              <m:r>
                <w:rPr>
                  <w:rFonts w:ascii="Cambria Math" w:hAnsi="Cambria Math"/>
                  <w:lang w:val="pt-BR"/>
                </w:rPr>
                <m:t>t-2</m:t>
              </m:r>
            </w:ins>
          </m:sub>
        </m:sSub>
      </m:oMath>
      <w:r>
        <w:rPr>
          <w:rFonts w:eastAsiaTheme="minorEastAsia"/>
          <w:lang w:val="pt-BR"/>
        </w:rPr>
        <w:t>.</w:t>
      </w:r>
      <w:r>
        <w:rPr>
          <w:lang w:val="pt-BR"/>
        </w:rPr>
        <w:t xml:space="preserve"> </w:t>
      </w:r>
      <w:r w:rsidR="00091D45" w:rsidRPr="0049233F">
        <w:rPr>
          <w:szCs w:val="26"/>
          <w:lang w:val="pt-BR"/>
          <w:rPrChange w:id="3728" w:author="The Si Tran" w:date="2012-12-05T23:02:00Z">
            <w:rPr>
              <w:sz w:val="28"/>
              <w:szCs w:val="28"/>
              <w:lang w:val="pt-BR"/>
            </w:rPr>
          </w:rPrChange>
        </w:rPr>
        <w:t xml:space="preserve">Hình </w:t>
      </w:r>
      <w:ins w:id="3729" w:author="The Si Tran" w:date="2012-12-12T00:13:00Z">
        <w:r w:rsidR="00091D45">
          <w:rPr>
            <w:szCs w:val="26"/>
            <w:lang w:val="pt-BR"/>
          </w:rPr>
          <w:t>3.</w:t>
        </w:r>
      </w:ins>
      <w:r w:rsidR="00091D45">
        <w:rPr>
          <w:szCs w:val="26"/>
          <w:lang w:val="pt-BR"/>
        </w:rPr>
        <w:t>1</w:t>
      </w:r>
      <w:del w:id="3730" w:author="The Si Tran" w:date="2012-12-12T00:13:00Z">
        <w:r w:rsidR="00091D45" w:rsidRPr="0049233F" w:rsidDel="00361F58">
          <w:rPr>
            <w:szCs w:val="26"/>
            <w:lang w:val="pt-BR"/>
            <w:rPrChange w:id="3731" w:author="The Si Tran" w:date="2012-12-05T23:02:00Z">
              <w:rPr>
                <w:sz w:val="28"/>
                <w:szCs w:val="28"/>
                <w:lang w:val="pt-BR"/>
              </w:rPr>
            </w:rPrChange>
          </w:rPr>
          <w:delText>8</w:delText>
        </w:r>
      </w:del>
      <w:r w:rsidR="00091D45" w:rsidRPr="0049233F">
        <w:rPr>
          <w:szCs w:val="26"/>
          <w:lang w:val="pt-BR"/>
          <w:rPrChange w:id="3732" w:author="The Si Tran" w:date="2012-12-05T23:02:00Z">
            <w:rPr>
              <w:sz w:val="28"/>
              <w:szCs w:val="28"/>
              <w:lang w:val="pt-BR"/>
            </w:rPr>
          </w:rPrChange>
        </w:rPr>
        <w:t xml:space="preserve"> thể hiện </w:t>
      </w:r>
      <w:r w:rsidR="00091D45">
        <w:rPr>
          <w:szCs w:val="26"/>
          <w:lang w:val="pt-BR"/>
        </w:rPr>
        <w:t xml:space="preserve">đồ thị theo thời gian và </w:t>
      </w:r>
      <w:r w:rsidR="00091D45" w:rsidRPr="0049233F">
        <w:rPr>
          <w:szCs w:val="26"/>
          <w:lang w:val="pt-BR"/>
          <w:rPrChange w:id="3733" w:author="The Si Tran" w:date="2012-12-05T23:02:00Z">
            <w:rPr>
              <w:sz w:val="28"/>
              <w:szCs w:val="28"/>
              <w:lang w:val="pt-BR"/>
            </w:rPr>
          </w:rPrChange>
        </w:rPr>
        <w:t xml:space="preserve">hàm tự tương quan của </w:t>
      </w:r>
      <w:r>
        <w:rPr>
          <w:szCs w:val="26"/>
          <w:lang w:val="pt-BR"/>
        </w:rPr>
        <w:t>dữ liệu đó</w:t>
      </w:r>
      <w:r w:rsidR="00091D45" w:rsidRPr="0049233F">
        <w:rPr>
          <w:szCs w:val="26"/>
          <w:lang w:val="pt-BR"/>
          <w:rPrChange w:id="3734" w:author="The Si Tran" w:date="2012-12-05T23:02:00Z">
            <w:rPr>
              <w:sz w:val="28"/>
              <w:szCs w:val="28"/>
              <w:lang w:val="pt-BR"/>
            </w:rPr>
          </w:rPrChange>
        </w:rPr>
        <w:t>. Ở đây ta thấy rằng hàm tự tương quan của mô hình AR(2) bằng không với mọi độ trễ lớn hơn hai</w:t>
      </w:r>
      <w:r w:rsidR="00556A95">
        <w:rPr>
          <w:szCs w:val="26"/>
          <w:lang w:val="pt-BR"/>
        </w:rPr>
        <w:t xml:space="preserve"> với mức ý nghĩa 5%.</w:t>
      </w:r>
    </w:p>
    <w:p w14:paraId="0A849778" w14:textId="77777777" w:rsidR="00091D45" w:rsidRPr="0049233F" w:rsidDel="004505B3" w:rsidRDefault="00091D45" w:rsidP="00091D45">
      <w:pPr>
        <w:rPr>
          <w:del w:id="3735" w:author="The Si Tran" w:date="2012-12-14T04:52:00Z"/>
          <w:lang w:val="pt-BR"/>
          <w:rPrChange w:id="3736" w:author="The Si Tran" w:date="2012-12-05T23:02:00Z">
            <w:rPr>
              <w:del w:id="3737" w:author="The Si Tran" w:date="2012-12-14T04:52:00Z"/>
              <w:sz w:val="28"/>
              <w:szCs w:val="28"/>
              <w:lang w:val="pt-BR"/>
            </w:rPr>
          </w:rPrChange>
        </w:rPr>
      </w:pPr>
    </w:p>
    <w:p w14:paraId="54DE6268" w14:textId="77777777" w:rsidR="007701F2" w:rsidRPr="00247293" w:rsidDel="00247293" w:rsidRDefault="006A21F7">
      <w:pPr>
        <w:rPr>
          <w:del w:id="3738" w:author="The Si Tran" w:date="2012-12-06T00:50:00Z"/>
          <w:lang w:val="pt-BR"/>
          <w:rPrChange w:id="3739" w:author="The Si Tran" w:date="2012-12-06T00:49:00Z">
            <w:rPr>
              <w:del w:id="3740" w:author="The Si Tran" w:date="2012-12-06T00:50:00Z"/>
              <w:sz w:val="28"/>
              <w:szCs w:val="28"/>
              <w:lang w:val="pt-BR"/>
            </w:rPr>
          </w:rPrChange>
        </w:rPr>
        <w:pPrChange w:id="3741" w:author="The Si Tran" w:date="2012-12-15T07:57:00Z">
          <w:pPr>
            <w:ind w:firstLine="547"/>
          </w:pPr>
        </w:pPrChange>
      </w:pPr>
      <w:del w:id="3742" w:author="The Si Tran" w:date="2012-12-12T13:58:00Z">
        <w:r w:rsidRPr="0049233F" w:rsidDel="000064E1">
          <w:rPr>
            <w:lang w:val="pt-BR"/>
            <w:rPrChange w:id="3743"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744" w:author="The Si Tran" w:date="2012-12-12T13:58:00Z"/>
          <w:lang w:val="pt-BR"/>
          <w:rPrChange w:id="3745" w:author="The Si Tran" w:date="2012-12-05T23:02:00Z">
            <w:rPr>
              <w:del w:id="3746" w:author="The Si Tran" w:date="2012-12-12T13:58:00Z"/>
              <w:sz w:val="28"/>
              <w:szCs w:val="28"/>
              <w:lang w:val="pt-BR"/>
            </w:rPr>
          </w:rPrChange>
        </w:rPr>
        <w:pPrChange w:id="3747" w:author="The Si Tran" w:date="2012-12-15T07:57:00Z">
          <w:pPr>
            <w:ind w:firstLine="547"/>
          </w:pPr>
        </w:pPrChange>
      </w:pPr>
      <w:del w:id="3748" w:author="The Si Tran" w:date="2012-12-06T00:50:00Z">
        <w:r w:rsidRPr="00B312F5" w:rsidDel="00247293">
          <w:rPr>
            <w:position w:val="-12"/>
            <w:lang w:val="pt-BR"/>
          </w:rPr>
          <w:object w:dxaOrig="2940" w:dyaOrig="360" w14:anchorId="384C946E">
            <v:shape id="_x0000_i1064" type="#_x0000_t75" style="width:202.5pt;height:21.75pt" o:ole="">
              <v:imagedata r:id="rId95" o:title=""/>
            </v:shape>
            <o:OLEObject Type="Embed" ProgID="Equation.DSMT4" ShapeID="_x0000_i1064" DrawAspect="Content" ObjectID="_1417544897" r:id="rId96"/>
          </w:object>
        </w:r>
      </w:del>
    </w:p>
    <w:p w14:paraId="1C60B078" w14:textId="77777777" w:rsidR="006A21F7" w:rsidRPr="0049233F" w:rsidDel="000064E1" w:rsidRDefault="006A21F7">
      <w:pPr>
        <w:rPr>
          <w:del w:id="3749" w:author="The Si Tran" w:date="2012-12-12T13:58:00Z"/>
          <w:rPrChange w:id="3750" w:author="The Si Tran" w:date="2012-12-05T23:02:00Z">
            <w:rPr>
              <w:del w:id="3751" w:author="The Si Tran" w:date="2012-12-12T13:58:00Z"/>
              <w:sz w:val="28"/>
              <w:szCs w:val="28"/>
            </w:rPr>
          </w:rPrChange>
        </w:rPr>
        <w:pPrChange w:id="3752" w:author="The Si Tran" w:date="2012-12-15T07:57:00Z">
          <w:pPr>
            <w:ind w:firstLine="547"/>
          </w:pPr>
        </w:pPrChange>
      </w:pPr>
      <w:del w:id="3753" w:author="The Si Tran" w:date="2012-12-12T13:58:00Z">
        <w:r w:rsidRPr="0049233F" w:rsidDel="000064E1">
          <w:rPr>
            <w:rPrChange w:id="3754" w:author="The Si Tran" w:date="2012-12-05T23:02:00Z">
              <w:rPr>
                <w:sz w:val="28"/>
                <w:szCs w:val="28"/>
              </w:rPr>
            </w:rPrChange>
          </w:rPr>
          <w:delText xml:space="preserve">Ở đây, </w:delText>
        </w:r>
      </w:del>
      <w:del w:id="3755" w:author="The Si Tran" w:date="2012-12-06T00:51:00Z">
        <w:r w:rsidRPr="00B312F5" w:rsidDel="00354FE7">
          <w:rPr>
            <w:position w:val="-10"/>
            <w:lang w:val="pt-BR"/>
          </w:rPr>
          <w:object w:dxaOrig="720" w:dyaOrig="320" w14:anchorId="6CE70C9C">
            <v:shape id="_x0000_i1065" type="#_x0000_t75" style="width:36.75pt;height:12.75pt" o:ole="">
              <v:imagedata r:id="rId97" o:title=""/>
            </v:shape>
            <o:OLEObject Type="Embed" ProgID="Equation.DSMT4" ShapeID="_x0000_i1065" DrawAspect="Content" ObjectID="_1417544898" r:id="rId98"/>
          </w:object>
        </w:r>
        <w:r w:rsidRPr="0049233F" w:rsidDel="00354FE7">
          <w:rPr>
            <w:rPrChange w:id="3756"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75pt;height:12.75pt" o:ole="">
              <v:imagedata r:id="rId99" o:title=""/>
            </v:shape>
            <o:OLEObject Type="Embed" ProgID="Equation.DSMT4" ShapeID="_x0000_i1066" DrawAspect="Content" ObjectID="_1417544899" r:id="rId100"/>
          </w:object>
        </w:r>
      </w:del>
    </w:p>
    <w:p w14:paraId="445EA969" w14:textId="77777777" w:rsidR="006A21F7" w:rsidRPr="0049233F" w:rsidDel="000064E1" w:rsidRDefault="006A21F7">
      <w:pPr>
        <w:rPr>
          <w:del w:id="3757" w:author="The Si Tran" w:date="2012-12-12T13:58:00Z"/>
          <w:rPrChange w:id="3758" w:author="The Si Tran" w:date="2012-12-05T23:02:00Z">
            <w:rPr>
              <w:del w:id="3759" w:author="The Si Tran" w:date="2012-12-12T13:58:00Z"/>
              <w:sz w:val="28"/>
              <w:szCs w:val="28"/>
            </w:rPr>
          </w:rPrChange>
        </w:rPr>
        <w:pPrChange w:id="3760" w:author="The Si Tran" w:date="2012-12-15T07:57:00Z">
          <w:pPr>
            <w:ind w:firstLine="547"/>
          </w:pPr>
        </w:pPrChange>
      </w:pPr>
    </w:p>
    <w:p w14:paraId="7E95F55C" w14:textId="77777777" w:rsidR="006A21F7" w:rsidRPr="0049233F" w:rsidDel="000064E1" w:rsidRDefault="006A21F7">
      <w:pPr>
        <w:rPr>
          <w:del w:id="3761" w:author="The Si Tran" w:date="2012-12-12T13:58:00Z"/>
          <w:i/>
          <w:rPrChange w:id="3762" w:author="The Si Tran" w:date="2012-12-05T23:02:00Z">
            <w:rPr>
              <w:del w:id="3763" w:author="The Si Tran" w:date="2012-12-12T13:58:00Z"/>
              <w:i/>
              <w:sz w:val="28"/>
              <w:szCs w:val="28"/>
            </w:rPr>
          </w:rPrChange>
        </w:rPr>
        <w:pPrChange w:id="3764" w:author="The Si Tran" w:date="2012-12-15T07:57:00Z">
          <w:pPr>
            <w:ind w:firstLine="547"/>
          </w:pPr>
        </w:pPrChange>
      </w:pPr>
      <w:del w:id="3765" w:author="The Si Tran" w:date="2012-12-12T13:58:00Z">
        <w:r w:rsidRPr="0049233F" w:rsidDel="000064E1">
          <w:rPr>
            <w:i/>
            <w:rPrChange w:id="3766"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767" w:author="The Si Tran" w:date="2012-12-12T13:58:00Z"/>
          <w:i/>
          <w:rPrChange w:id="3768" w:author="The Si Tran" w:date="2012-12-05T23:02:00Z">
            <w:rPr>
              <w:del w:id="3769" w:author="The Si Tran" w:date="2012-12-12T13:58:00Z"/>
              <w:i/>
              <w:sz w:val="28"/>
              <w:szCs w:val="28"/>
            </w:rPr>
          </w:rPrChange>
        </w:rPr>
        <w:pPrChange w:id="3770" w:author="The Si Tran" w:date="2012-12-15T07:57:00Z">
          <w:pPr>
            <w:ind w:firstLine="547"/>
          </w:pPr>
        </w:pPrChange>
      </w:pPr>
      <w:del w:id="3771" w:author="The Si Tran" w:date="2012-12-12T13:58:00Z">
        <w:r w:rsidRPr="0049233F" w:rsidDel="000064E1">
          <w:rPr>
            <w:i/>
            <w:rPrChange w:id="3772"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773" w:author="The Si Tran" w:date="2012-12-12T13:58:00Z"/>
          <w:i/>
          <w:rPrChange w:id="3774" w:author="The Si Tran" w:date="2012-12-05T23:02:00Z">
            <w:rPr>
              <w:del w:id="3775" w:author="The Si Tran" w:date="2012-12-12T13:58:00Z"/>
              <w:i/>
              <w:sz w:val="28"/>
              <w:szCs w:val="28"/>
            </w:rPr>
          </w:rPrChange>
        </w:rPr>
        <w:pPrChange w:id="3776" w:author="The Si Tran" w:date="2012-12-15T07:57:00Z">
          <w:pPr>
            <w:ind w:firstLine="547"/>
          </w:pPr>
        </w:pPrChange>
      </w:pPr>
      <w:del w:id="3777" w:author="The Si Tran" w:date="2012-12-12T13:58:00Z">
        <w:r w:rsidRPr="0049233F" w:rsidDel="000064E1">
          <w:rPr>
            <w:i/>
            <w:rPrChange w:id="3778"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779" w:author="The Si Tran" w:date="2012-12-12T13:58:00Z"/>
          <w:i/>
          <w:lang w:val="fr-FR"/>
          <w:rPrChange w:id="3780" w:author="The Si Tran" w:date="2012-12-05T23:02:00Z">
            <w:rPr>
              <w:del w:id="3781" w:author="The Si Tran" w:date="2012-12-12T13:58:00Z"/>
              <w:i/>
              <w:sz w:val="28"/>
              <w:szCs w:val="28"/>
              <w:lang w:val="fr-FR"/>
            </w:rPr>
          </w:rPrChange>
        </w:rPr>
        <w:pPrChange w:id="3782" w:author="The Si Tran" w:date="2012-12-15T07:57:00Z">
          <w:pPr>
            <w:ind w:firstLine="547"/>
          </w:pPr>
        </w:pPrChange>
      </w:pPr>
      <w:del w:id="3783" w:author="The Si Tran" w:date="2012-12-12T13:58:00Z">
        <w:r w:rsidRPr="0049233F" w:rsidDel="000064E1">
          <w:rPr>
            <w:i/>
            <w:lang w:val="fr-FR"/>
            <w:rPrChange w:id="3784"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785" w:author="The Si Tran" w:date="2012-12-12T13:58:00Z"/>
          <w:i/>
          <w:lang w:val="fr-FR"/>
          <w:rPrChange w:id="3786" w:author="The Si Tran" w:date="2012-12-05T23:02:00Z">
            <w:rPr>
              <w:del w:id="3787" w:author="The Si Tran" w:date="2012-12-12T13:58:00Z"/>
              <w:i/>
              <w:sz w:val="28"/>
              <w:szCs w:val="28"/>
              <w:lang w:val="fr-FR"/>
            </w:rPr>
          </w:rPrChange>
        </w:rPr>
        <w:pPrChange w:id="3788" w:author="The Si Tran" w:date="2012-12-15T07:57:00Z">
          <w:pPr>
            <w:ind w:firstLine="547"/>
          </w:pPr>
        </w:pPrChange>
      </w:pPr>
      <w:del w:id="3789" w:author="The Si Tran" w:date="2012-12-12T13:58:00Z">
        <w:r w:rsidRPr="0049233F" w:rsidDel="000064E1">
          <w:rPr>
            <w:i/>
            <w:lang w:val="fr-FR"/>
            <w:rPrChange w:id="3790"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791" w:author="The Si Tran" w:date="2012-12-12T13:58:00Z"/>
          <w:i/>
          <w:rPrChange w:id="3792" w:author="The Si Tran" w:date="2012-12-05T23:02:00Z">
            <w:rPr>
              <w:del w:id="3793" w:author="The Si Tran" w:date="2012-12-12T13:58:00Z"/>
              <w:i/>
              <w:sz w:val="28"/>
              <w:szCs w:val="28"/>
            </w:rPr>
          </w:rPrChange>
        </w:rPr>
        <w:pPrChange w:id="3794" w:author="The Si Tran" w:date="2012-12-15T07:57:00Z">
          <w:pPr>
            <w:ind w:firstLine="547"/>
          </w:pPr>
        </w:pPrChange>
      </w:pPr>
      <w:del w:id="3795" w:author="The Si Tran" w:date="2012-12-12T13:58:00Z">
        <w:r w:rsidRPr="0049233F" w:rsidDel="000064E1">
          <w:rPr>
            <w:i/>
            <w:rPrChange w:id="3796"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797" w:author="The Si Tran" w:date="2012-12-12T13:58:00Z"/>
          <w:i/>
          <w:lang w:val="fr-FR"/>
          <w:rPrChange w:id="3798" w:author="The Si Tran" w:date="2012-12-05T23:02:00Z">
            <w:rPr>
              <w:del w:id="3799" w:author="The Si Tran" w:date="2012-12-12T13:58:00Z"/>
              <w:i/>
              <w:sz w:val="28"/>
              <w:szCs w:val="28"/>
              <w:lang w:val="fr-FR"/>
            </w:rPr>
          </w:rPrChange>
        </w:rPr>
        <w:pPrChange w:id="3800" w:author="The Si Tran" w:date="2012-12-15T07:57:00Z">
          <w:pPr>
            <w:ind w:firstLine="547"/>
          </w:pPr>
        </w:pPrChange>
      </w:pPr>
      <w:del w:id="3801" w:author="The Si Tran" w:date="2012-12-12T13:58:00Z">
        <w:r w:rsidRPr="0049233F" w:rsidDel="000064E1">
          <w:rPr>
            <w:i/>
            <w:rPrChange w:id="3802" w:author="The Si Tran" w:date="2012-12-05T23:02:00Z">
              <w:rPr>
                <w:i/>
                <w:sz w:val="28"/>
                <w:szCs w:val="28"/>
              </w:rPr>
            </w:rPrChange>
          </w:rPr>
          <w:delText xml:space="preserve">  </w:delText>
        </w:r>
        <w:r w:rsidRPr="0049233F" w:rsidDel="000064E1">
          <w:rPr>
            <w:i/>
            <w:lang w:val="fr-FR"/>
            <w:rPrChange w:id="3803" w:author="The Si Tran" w:date="2012-12-05T23:02:00Z">
              <w:rPr>
                <w:i/>
                <w:sz w:val="28"/>
                <w:szCs w:val="28"/>
                <w:lang w:val="fr-FR"/>
              </w:rPr>
            </w:rPrChange>
          </w:rPr>
          <w:delText>&gt; acf(y)</w:delText>
        </w:r>
      </w:del>
    </w:p>
    <w:p w14:paraId="298021C1" w14:textId="77777777" w:rsidR="006A21F7" w:rsidRPr="0049233F" w:rsidDel="000064E1" w:rsidRDefault="006A21F7">
      <w:pPr>
        <w:rPr>
          <w:del w:id="3804" w:author="The Si Tran" w:date="2012-12-12T13:58:00Z"/>
          <w:lang w:val="fr-FR"/>
          <w:rPrChange w:id="3805" w:author="The Si Tran" w:date="2012-12-05T23:02:00Z">
            <w:rPr>
              <w:del w:id="3806" w:author="The Si Tran" w:date="2012-12-12T13:58:00Z"/>
              <w:sz w:val="28"/>
              <w:szCs w:val="28"/>
              <w:lang w:val="fr-FR"/>
            </w:rPr>
          </w:rPrChange>
        </w:rPr>
        <w:pPrChange w:id="3807" w:author="The Si Tran" w:date="2012-12-15T07:57:00Z">
          <w:pPr>
            <w:ind w:firstLine="547"/>
          </w:pPr>
        </w:pPrChange>
      </w:pPr>
      <w:del w:id="3808" w:author="The Si Tran" w:date="2012-12-12T13:58:00Z">
        <w:r w:rsidRPr="0049233F" w:rsidDel="000064E1">
          <w:rPr>
            <w:lang w:val="fr-FR"/>
            <w:rPrChange w:id="3809" w:author="The Si Tran" w:date="2012-12-05T23:02:00Z">
              <w:rPr>
                <w:sz w:val="28"/>
                <w:szCs w:val="28"/>
                <w:lang w:val="fr-FR"/>
              </w:rPr>
            </w:rPrChange>
          </w:rPr>
          <w:delText xml:space="preserve">Hình </w:delText>
        </w:r>
      </w:del>
      <w:del w:id="3810" w:author="The Si Tran" w:date="2012-12-12T00:10:00Z">
        <w:r w:rsidRPr="0049233F" w:rsidDel="007B42A6">
          <w:rPr>
            <w:lang w:val="fr-FR"/>
            <w:rPrChange w:id="3811" w:author="The Si Tran" w:date="2012-12-05T23:02:00Z">
              <w:rPr>
                <w:sz w:val="28"/>
                <w:szCs w:val="28"/>
                <w:lang w:val="fr-FR"/>
              </w:rPr>
            </w:rPrChange>
          </w:rPr>
          <w:delText>7</w:delText>
        </w:r>
      </w:del>
      <w:del w:id="3812" w:author="The Si Tran" w:date="2012-12-12T13:58:00Z">
        <w:r w:rsidRPr="0049233F" w:rsidDel="000064E1">
          <w:rPr>
            <w:lang w:val="fr-FR"/>
            <w:rPrChange w:id="3813"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814" w:author="The Si Tran" w:date="2012-12-12T13:58:00Z"/>
          <w:lang w:val="fr-FR"/>
          <w:rPrChange w:id="3815" w:author="The Si Tran" w:date="2012-12-05T23:02:00Z">
            <w:rPr>
              <w:del w:id="3816" w:author="The Si Tran" w:date="2012-12-12T13:58:00Z"/>
              <w:sz w:val="28"/>
              <w:szCs w:val="28"/>
              <w:lang w:val="fr-FR"/>
            </w:rPr>
          </w:rPrChange>
        </w:rPr>
        <w:pPrChange w:id="3817" w:author="The Si Tran" w:date="2012-12-15T07:57:00Z">
          <w:pPr>
            <w:ind w:firstLine="547"/>
          </w:pPr>
        </w:pPrChange>
      </w:pPr>
    </w:p>
    <w:p w14:paraId="75DE46FD" w14:textId="77777777" w:rsidR="006A21F7" w:rsidRPr="0049233F" w:rsidRDefault="006A21F7">
      <w:pPr>
        <w:rPr>
          <w:lang w:val="fr-FR"/>
          <w:rPrChange w:id="3818" w:author="The Si Tran" w:date="2012-12-05T23:02:00Z">
            <w:rPr>
              <w:sz w:val="28"/>
              <w:szCs w:val="28"/>
              <w:lang w:val="fr-FR"/>
            </w:rPr>
          </w:rPrChange>
        </w:rPr>
        <w:pPrChange w:id="3819" w:author="The Si Tran" w:date="2012-12-15T07:57:00Z">
          <w:pPr>
            <w:ind w:firstLine="547"/>
          </w:pPr>
        </w:pPrChange>
      </w:pPr>
    </w:p>
    <w:p w14:paraId="6B564288" w14:textId="4ABAC4F8" w:rsidR="006A21F7" w:rsidRPr="0049233F" w:rsidRDefault="006A21F7" w:rsidP="00B90956">
      <w:pPr>
        <w:pStyle w:val="Canhgiua"/>
        <w:rPr>
          <w:lang w:val="fr-FR"/>
          <w:rPrChange w:id="3820" w:author="The Si Tran" w:date="2012-12-05T23:02:00Z">
            <w:rPr>
              <w:sz w:val="28"/>
              <w:szCs w:val="28"/>
              <w:lang w:val="fr-FR"/>
            </w:rPr>
          </w:rPrChange>
        </w:rPr>
      </w:pPr>
      <w:del w:id="3821" w:author="The Si Tran" w:date="2012-12-14T04:51:00Z">
        <w:r w:rsidRPr="0049233F" w:rsidDel="004505B3">
          <w:rPr>
            <w:noProof/>
            <w:rPrChange w:id="3822" w:author="Unknown">
              <w:rPr>
                <w:noProof/>
                <w:sz w:val="28"/>
                <w:szCs w:val="28"/>
              </w:rPr>
            </w:rPrChange>
          </w:rPr>
          <w:drawing>
            <wp:inline distT="0" distB="0" distL="0" distR="0" wp14:anchorId="65DE5B39" wp14:editId="4F41B887">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823"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2750F769">
              <wp:extent cx="5327015" cy="3800476"/>
              <wp:effectExtent l="0" t="0" r="6985" b="9525"/>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7018" cy="3800478"/>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824" w:author="The Si Tran" w:date="2012-12-16T10:01:00Z">
            <w:rPr>
              <w:sz w:val="28"/>
              <w:szCs w:val="28"/>
              <w:lang w:val="fr-FR"/>
            </w:rPr>
          </w:rPrChange>
        </w:rPr>
        <w:pPrChange w:id="3825" w:author="The Si Tran" w:date="2012-12-16T10:10:00Z">
          <w:pPr>
            <w:pStyle w:val="Caption"/>
            <w:ind w:left="1980"/>
          </w:pPr>
        </w:pPrChange>
      </w:pPr>
      <w:bookmarkStart w:id="3826" w:name="_Toc312142081"/>
      <w:bookmarkStart w:id="3827" w:name="_Toc343029956"/>
      <w:bookmarkStart w:id="3828" w:name="_Toc343711388"/>
      <w:r w:rsidRPr="00032D83">
        <w:rPr>
          <w:lang w:val="fr-FR"/>
          <w:rPrChange w:id="3829" w:author="The Si Tran" w:date="2012-12-16T20:17:00Z">
            <w:rPr>
              <w:b w:val="0"/>
              <w:sz w:val="28"/>
              <w:szCs w:val="28"/>
              <w:lang w:val="fr-FR"/>
            </w:rPr>
          </w:rPrChange>
        </w:rPr>
        <w:t xml:space="preserve">Hình </w:t>
      </w:r>
      <w:del w:id="3830" w:author="The Si Tran" w:date="2012-12-11T23:22:00Z">
        <w:r w:rsidRPr="00032D83" w:rsidDel="000D0624">
          <w:rPr>
            <w:rPrChange w:id="3831" w:author="The Si Tran" w:date="2012-12-16T20:17:00Z">
              <w:rPr>
                <w:b w:val="0"/>
                <w:sz w:val="28"/>
                <w:szCs w:val="28"/>
              </w:rPr>
            </w:rPrChange>
          </w:rPr>
          <w:fldChar w:fldCharType="begin"/>
        </w:r>
        <w:r w:rsidRPr="00032D83" w:rsidDel="000D0624">
          <w:rPr>
            <w:lang w:val="fr-FR"/>
            <w:rPrChange w:id="3832" w:author="The Si Tran" w:date="2012-12-16T20:17:00Z">
              <w:rPr>
                <w:b w:val="0"/>
                <w:sz w:val="28"/>
                <w:szCs w:val="28"/>
                <w:lang w:val="fr-FR"/>
              </w:rPr>
            </w:rPrChange>
          </w:rPr>
          <w:delInstrText xml:space="preserve"> SEQ Hình \* ARABIC </w:delInstrText>
        </w:r>
        <w:r w:rsidRPr="00032D83" w:rsidDel="000D0624">
          <w:rPr>
            <w:rPrChange w:id="3833" w:author="The Si Tran" w:date="2012-12-16T20:17:00Z">
              <w:rPr>
                <w:b w:val="0"/>
                <w:sz w:val="28"/>
                <w:szCs w:val="28"/>
              </w:rPr>
            </w:rPrChange>
          </w:rPr>
          <w:fldChar w:fldCharType="separate"/>
        </w:r>
        <w:r w:rsidRPr="00032D83" w:rsidDel="000D0624">
          <w:rPr>
            <w:noProof/>
            <w:lang w:val="fr-FR"/>
            <w:rPrChange w:id="3834" w:author="The Si Tran" w:date="2012-12-16T20:17:00Z">
              <w:rPr>
                <w:b w:val="0"/>
                <w:noProof/>
                <w:sz w:val="28"/>
                <w:szCs w:val="28"/>
                <w:lang w:val="fr-FR"/>
              </w:rPr>
            </w:rPrChange>
          </w:rPr>
          <w:delText>7</w:delText>
        </w:r>
        <w:r w:rsidRPr="00032D83" w:rsidDel="000D0624">
          <w:rPr>
            <w:rPrChange w:id="3835" w:author="The Si Tran" w:date="2012-12-16T20:17:00Z">
              <w:rPr>
                <w:b w:val="0"/>
                <w:sz w:val="28"/>
                <w:szCs w:val="28"/>
              </w:rPr>
            </w:rPrChange>
          </w:rPr>
          <w:fldChar w:fldCharType="end"/>
        </w:r>
        <w:r w:rsidRPr="00032D83" w:rsidDel="000D0624">
          <w:rPr>
            <w:lang w:val="fr-FR"/>
            <w:rPrChange w:id="3836" w:author="The Si Tran" w:date="2012-12-16T20:17:00Z">
              <w:rPr>
                <w:b w:val="0"/>
                <w:sz w:val="28"/>
                <w:szCs w:val="28"/>
                <w:lang w:val="fr-FR"/>
              </w:rPr>
            </w:rPrChange>
          </w:rPr>
          <w:delText xml:space="preserve"> </w:delText>
        </w:r>
      </w:del>
      <w:ins w:id="3837" w:author="The Si Tran" w:date="2012-12-11T23:22:00Z">
        <w:r w:rsidR="000D0624" w:rsidRPr="006D6C8D">
          <w:t>3.1</w:t>
        </w:r>
      </w:ins>
      <w:ins w:id="3838" w:author="The Si Tran" w:date="2012-12-16T10:33:00Z">
        <w:r w:rsidR="00B9548F" w:rsidRPr="000C3A28">
          <w:t>:</w:t>
        </w:r>
      </w:ins>
      <w:ins w:id="3839" w:author="The Si Tran" w:date="2012-12-11T23:22:00Z">
        <w:r w:rsidR="000D0624" w:rsidRPr="0049233F">
          <w:rPr>
            <w:lang w:val="fr-FR"/>
            <w:rPrChange w:id="3840" w:author="The Si Tran" w:date="2012-12-05T23:02:00Z">
              <w:rPr>
                <w:b w:val="0"/>
                <w:sz w:val="28"/>
                <w:szCs w:val="28"/>
                <w:lang w:val="fr-FR"/>
              </w:rPr>
            </w:rPrChange>
          </w:rPr>
          <w:t xml:space="preserve"> </w:t>
        </w:r>
      </w:ins>
      <w:r w:rsidRPr="000D0624">
        <w:rPr>
          <w:lang w:val="fr-FR"/>
          <w:rPrChange w:id="3841" w:author="The Si Tran" w:date="2012-12-11T23:23:00Z">
            <w:rPr>
              <w:b w:val="0"/>
              <w:sz w:val="28"/>
              <w:szCs w:val="28"/>
              <w:lang w:val="fr-FR"/>
            </w:rPr>
          </w:rPrChange>
        </w:rPr>
        <w:t xml:space="preserve">Hình ảnh của mô hình  </w:t>
      </w:r>
      <w:del w:id="3842" w:author="The Si Tran" w:date="2012-12-11T23:23:00Z">
        <w:r w:rsidRPr="000D0624" w:rsidDel="000D0624">
          <w:rPr>
            <w:lang w:val="fr-FR"/>
            <w:rPrChange w:id="3843" w:author="The Si Tran" w:date="2012-12-11T23:23:00Z">
              <w:rPr>
                <w:b w:val="0"/>
                <w:sz w:val="28"/>
                <w:szCs w:val="28"/>
                <w:lang w:val="fr-FR"/>
              </w:rPr>
            </w:rPrChange>
          </w:rPr>
          <w:delText xml:space="preserve">                                                  </w:delText>
        </w:r>
      </w:del>
      <w:r w:rsidRPr="000D0624">
        <w:rPr>
          <w:lang w:val="fr-FR"/>
          <w:rPrChange w:id="3844" w:author="The Si Tran" w:date="2012-12-11T23:23:00Z">
            <w:rPr>
              <w:b w:val="0"/>
              <w:sz w:val="28"/>
              <w:szCs w:val="28"/>
              <w:lang w:val="fr-FR"/>
            </w:rPr>
          </w:rPrChange>
        </w:rPr>
        <w:t>MA</w:t>
      </w:r>
      <w:r w:rsidRPr="003343D0">
        <w:rPr>
          <w:lang w:val="fr-FR"/>
          <w:rPrChange w:id="3845" w:author="The Si Tran" w:date="2012-12-16T10:01:00Z">
            <w:rPr>
              <w:b w:val="0"/>
              <w:sz w:val="28"/>
              <w:szCs w:val="28"/>
              <w:lang w:val="fr-FR"/>
            </w:rPr>
          </w:rPrChange>
        </w:rPr>
        <w:t>(2)</w:t>
      </w:r>
      <w:bookmarkEnd w:id="3826"/>
      <w:ins w:id="3846"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3827"/>
      <w:bookmarkEnd w:id="3828"/>
      <w:del w:id="3847" w:author="The Si Tran" w:date="2012-12-06T00:51:00Z">
        <w:r w:rsidRPr="00E078AF" w:rsidDel="00F43F86">
          <w:rPr>
            <w:position w:val="-12"/>
            <w:lang w:val="pt-BR"/>
          </w:rPr>
          <w:object w:dxaOrig="2940" w:dyaOrig="360" w14:anchorId="49260105">
            <v:shape id="_x0000_i1067" type="#_x0000_t75" style="width:202.5pt;height:21.75pt" o:ole="">
              <v:imagedata r:id="rId95" o:title=""/>
            </v:shape>
            <o:OLEObject Type="Embed" ProgID="Equation.DSMT4" ShapeID="_x0000_i1067" DrawAspect="Content" ObjectID="_1417544900" r:id="rId103"/>
          </w:object>
        </w:r>
      </w:del>
    </w:p>
    <w:p w14:paraId="1809AB89" w14:textId="57256020" w:rsidR="006A21F7" w:rsidRPr="0049233F" w:rsidRDefault="006A21F7">
      <w:pPr>
        <w:pStyle w:val="Heading2"/>
        <w:rPr>
          <w:lang w:val="pt-BR"/>
        </w:rPr>
      </w:pPr>
      <w:bookmarkStart w:id="3848" w:name="_Toc312142551"/>
      <w:bookmarkStart w:id="3849" w:name="_Toc343711157"/>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3848"/>
      <w:bookmarkEnd w:id="3849"/>
    </w:p>
    <w:p w14:paraId="46065932" w14:textId="16E9277D" w:rsidR="004505B3" w:rsidRDefault="00361F58">
      <w:pPr>
        <w:rPr>
          <w:ins w:id="3850" w:author="The Si Tran" w:date="2012-12-14T04:53:00Z"/>
          <w:lang w:val="pt-BR"/>
        </w:rPr>
        <w:pPrChange w:id="3851" w:author="The Si Tran" w:date="2012-12-15T07:58:00Z">
          <w:pPr>
            <w:ind w:left="720" w:firstLine="720"/>
          </w:pPr>
        </w:pPrChange>
      </w:pPr>
      <w:ins w:id="3852" w:author="The Si Tran" w:date="2012-12-12T00:12:00Z">
        <w:r w:rsidRPr="00465185">
          <w:rPr>
            <w:lang w:val="pt-BR"/>
          </w:rPr>
          <w:t>Mô hình tự hồi quy bậc p là mô hình có dạng</w:t>
        </w:r>
      </w:ins>
    </w:p>
    <w:p w14:paraId="7C98B65E" w14:textId="77777777" w:rsidR="00361F58" w:rsidRPr="0038419C" w:rsidRDefault="003D6C9F">
      <w:pPr>
        <w:pStyle w:val="Canhgiua"/>
        <w:rPr>
          <w:ins w:id="3853" w:author="The Si Tran" w:date="2012-12-12T00:12:00Z"/>
          <w:lang w:val="pt-BR"/>
        </w:rPr>
        <w:pPrChange w:id="3854"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855" w:author="The Si Tran" w:date="2012-12-12T00:12:00Z"/>
          <w:lang w:val="pt-BR"/>
        </w:rPr>
        <w:pPrChange w:id="3856" w:author="The Si Tran" w:date="2012-12-16T17:06:00Z">
          <w:pPr>
            <w:ind w:firstLine="540"/>
          </w:pPr>
        </w:pPrChange>
      </w:pPr>
      <w:ins w:id="3857" w:author="The Si Tran" w:date="2012-12-12T00:12:00Z">
        <w:r>
          <w:rPr>
            <w:noProof/>
            <w:rPrChange w:id="3858" w:author="Unknown">
              <w:rPr>
                <w:b/>
                <w:bCs/>
                <w:noProof/>
                <w:sz w:val="20"/>
                <w:szCs w:val="20"/>
              </w:rPr>
            </w:rPrChange>
          </w:rPr>
          <mc:AlternateContent>
            <mc:Choice Requires="wps">
              <w:drawing>
                <wp:anchor distT="0" distB="0" distL="114300" distR="114300" simplePos="0" relativeHeight="251615232" behindDoc="0" locked="0" layoutInCell="1" allowOverlap="1" wp14:anchorId="520208F0" wp14:editId="68304990">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3D6C9F" w:rsidRDefault="003D6C9F">
                              <w:pPr>
                                <w:pStyle w:val="EquationIndex"/>
                                <w:pPrChange w:id="3859" w:author="The Si Tran" w:date="2012-12-16T10:46:00Z">
                                  <w:pPr>
                                    <w:jc w:val="left"/>
                                  </w:pPr>
                                </w:pPrChange>
                              </w:pPr>
                              <w:r>
                                <w:t>(3.</w:t>
                              </w:r>
                              <w:ins w:id="3860" w:author="The Si Tran" w:date="2012-12-14T04:55:00Z">
                                <w:r>
                                  <w:t>2</w:t>
                                </w:r>
                              </w:ins>
                              <w:del w:id="386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3D6C9F" w:rsidRDefault="003D6C9F">
                        <w:pPr>
                          <w:pStyle w:val="EquationIndex"/>
                          <w:pPrChange w:id="3862" w:author="The Si Tran" w:date="2012-12-16T10:46:00Z">
                            <w:pPr>
                              <w:jc w:val="left"/>
                            </w:pPr>
                          </w:pPrChange>
                        </w:pPr>
                        <w:r>
                          <w:t>(3.</w:t>
                        </w:r>
                        <w:ins w:id="3863" w:author="The Si Tran" w:date="2012-12-14T04:55:00Z">
                          <w:r>
                            <w:t>2</w:t>
                          </w:r>
                        </w:ins>
                        <w:del w:id="3864"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865" w:author="The Si Tran" w:date="2012-12-12T00:12:00Z"/>
          <w:lang w:val="pt-BR"/>
        </w:rPr>
        <w:pPrChange w:id="3866" w:author="The Si Tran" w:date="2012-12-16T17:06:00Z">
          <w:pPr>
            <w:ind w:firstLine="540"/>
          </w:pPr>
        </w:pPrChange>
      </w:pPr>
      <m:oMath>
        <m:r>
          <w:rPr>
            <w:rFonts w:ascii="Cambria Math" w:hAnsi="Cambria Math"/>
            <w:lang w:val="pt-BR"/>
          </w:rPr>
          <m:t>δ</m:t>
        </m:r>
      </m:oMath>
      <w:ins w:id="3867" w:author="The Si Tran" w:date="2012-12-12T00:12:00Z">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ins>
    </w:p>
    <w:p w14:paraId="4C6A6DD6" w14:textId="77777777" w:rsidR="00361F58" w:rsidRPr="00097101" w:rsidRDefault="003D6C9F">
      <w:pPr>
        <w:pStyle w:val="BuletL2"/>
        <w:rPr>
          <w:ins w:id="3868" w:author="The Si Tran" w:date="2012-12-12T00:12:00Z"/>
          <w:lang w:val="pt-BR"/>
        </w:rPr>
        <w:pPrChange w:id="3869"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870"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4505B3">
          <w:rPr>
            <w:lang w:val="pt-BR"/>
            <w:rPrChange w:id="3871" w:author="The Si Tran" w:date="2012-12-14T04:52:00Z">
              <w:rPr>
                <w:lang w:val="pt-BR"/>
              </w:rPr>
            </w:rPrChange>
          </w:rPr>
          <w:t>ần không thể dự đoán được từ mô hình ở thời điểm t.</w:t>
        </w:r>
      </w:ins>
    </w:p>
    <w:p w14:paraId="2A048688" w14:textId="77777777" w:rsidR="00361F58" w:rsidRPr="00097101" w:rsidRDefault="003D6C9F">
      <w:pPr>
        <w:pStyle w:val="BuletL2"/>
        <w:rPr>
          <w:ins w:id="3872" w:author="The Si Tran" w:date="2012-12-12T00:12:00Z"/>
          <w:lang w:val="pt-BR"/>
        </w:rPr>
        <w:pPrChange w:id="3873"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874"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4505B3">
          <w:rPr>
            <w:lang w:val="pt-BR"/>
            <w:rPrChange w:id="3875" w:author="The Si Tran" w:date="2012-12-14T04:52:00Z">
              <w:rPr>
                <w:lang w:val="pt-BR"/>
              </w:rPr>
            </w:rPrChange>
          </w:rPr>
          <w:t xml:space="preserve">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3876"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877" w:author="The Si Tran" w:date="2012-12-12T00:12:00Z">
        <w:r w:rsidR="00361F58" w:rsidRPr="00032D83">
          <w:rPr>
            <w:lang w:val="pt-BR"/>
          </w:rPr>
          <w:t>.</w:t>
        </w:r>
      </w:ins>
    </w:p>
    <w:p w14:paraId="0AA9D671" w14:textId="35DF7B0A" w:rsidR="00361F58" w:rsidRDefault="00361F58">
      <w:pPr>
        <w:rPr>
          <w:ins w:id="3878" w:author="The Si Tran" w:date="2012-12-12T00:12:00Z"/>
        </w:rPr>
        <w:pPrChange w:id="3879" w:author="The Si Tran" w:date="2012-12-16T17:06:00Z">
          <w:pPr>
            <w:ind w:firstLine="540"/>
          </w:pPr>
        </w:pPrChange>
      </w:pPr>
      <w:ins w:id="3880"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881" w:author="The Si Tran" w:date="2012-12-14T04:59:00Z"/>
          <w:rFonts w:eastAsia="Times New Roman"/>
          <w:szCs w:val="26"/>
        </w:rPr>
      </w:pPr>
      <w:ins w:id="3882" w:author="The Si Tran" w:date="2012-12-14T04:58:00Z">
        <w:r>
          <w:rPr>
            <w:noProof/>
            <w:rPrChange w:id="3883" w:author="Unknown">
              <w:rPr>
                <w:b/>
                <w:bCs/>
                <w:noProof/>
                <w:sz w:val="20"/>
                <w:szCs w:val="20"/>
              </w:rPr>
            </w:rPrChange>
          </w:rPr>
          <mc:AlternateContent>
            <mc:Choice Requires="wps">
              <w:drawing>
                <wp:anchor distT="0" distB="0" distL="114300" distR="114300" simplePos="0" relativeHeight="251633664" behindDoc="0" locked="0" layoutInCell="1" allowOverlap="1" wp14:anchorId="16EE2C1B" wp14:editId="1F831206">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3D6C9F" w:rsidRDefault="003D6C9F">
                              <w:pPr>
                                <w:pStyle w:val="EquationIndex"/>
                                <w:pPrChange w:id="3884" w:author="The Si Tran" w:date="2012-12-15T08:10:00Z">
                                  <w:pPr/>
                                </w:pPrChange>
                              </w:pPr>
                              <w:r>
                                <w:t>(3.</w:t>
                              </w:r>
                              <w:ins w:id="3885" w:author="The Si Tran" w:date="2012-12-14T04:55:00Z">
                                <w:r>
                                  <w:t>3</w:t>
                                </w:r>
                              </w:ins>
                              <w:del w:id="388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3D6C9F" w:rsidRDefault="003D6C9F">
                        <w:pPr>
                          <w:pStyle w:val="EquationIndex"/>
                          <w:pPrChange w:id="3887" w:author="The Si Tran" w:date="2012-12-15T08:10:00Z">
                            <w:pPr/>
                          </w:pPrChange>
                        </w:pPr>
                        <w:r>
                          <w:t>(3.</w:t>
                        </w:r>
                        <w:ins w:id="3888" w:author="The Si Tran" w:date="2012-12-14T04:55:00Z">
                          <w:r>
                            <w:t>3</w:t>
                          </w:r>
                        </w:ins>
                        <w:del w:id="3889" w:author="The Si Tran" w:date="2012-12-14T04:55:00Z">
                          <w:r w:rsidDel="004505B3">
                            <w:delText>2.1</w:delText>
                          </w:r>
                        </w:del>
                        <w:r>
                          <w:t>)</w:t>
                        </w:r>
                      </w:p>
                    </w:txbxContent>
                  </v:textbox>
                </v:shape>
              </w:pict>
            </mc:Fallback>
          </mc:AlternateContent>
        </w:r>
      </w:ins>
      <w:ins w:id="3890"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891" w:author="The Si Tran" w:date="2012-12-12T00:12:00Z">
        <w:r w:rsidR="004505B3">
          <w:rPr>
            <w:rFonts w:eastAsia="Times New Roman"/>
            <w:szCs w:val="26"/>
          </w:rPr>
          <w:t xml:space="preserve">              </w:t>
        </w:r>
      </w:ins>
    </w:p>
    <w:p w14:paraId="48675FC8" w14:textId="2B931873" w:rsidR="004505B3" w:rsidRDefault="00307510">
      <w:pPr>
        <w:rPr>
          <w:ins w:id="3892" w:author="The Si Tran" w:date="2012-12-14T04:55:00Z"/>
        </w:rPr>
        <w:pPrChange w:id="3893" w:author="The Si Tran" w:date="2012-12-16T17:06:00Z">
          <w:pPr>
            <w:spacing w:before="100" w:beforeAutospacing="1" w:after="100" w:afterAutospacing="1"/>
          </w:pPr>
        </w:pPrChange>
      </w:pPr>
      <w:ins w:id="3894" w:author="The Si Tran" w:date="2012-12-14T05:00:00Z">
        <w:r>
          <w:rPr>
            <w:noProof/>
            <w:rPrChange w:id="3895" w:author="Unknown">
              <w:rPr>
                <w:b/>
                <w:bCs/>
                <w:noProof/>
                <w:sz w:val="20"/>
                <w:szCs w:val="20"/>
              </w:rPr>
            </w:rPrChange>
          </w:rPr>
          <mc:AlternateContent>
            <mc:Choice Requires="wps">
              <w:drawing>
                <wp:anchor distT="0" distB="0" distL="114300" distR="114300" simplePos="0" relativeHeight="251671552" behindDoc="0" locked="0" layoutInCell="1" allowOverlap="1" wp14:anchorId="18798BE4" wp14:editId="02573B90">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3D6C9F" w:rsidRPr="000C3A28" w:rsidRDefault="003D6C9F">
                              <w:pPr>
                                <w:pStyle w:val="EquationIndex"/>
                                <w:pPrChange w:id="3896" w:author="The Si Tran" w:date="2012-12-15T08:12:00Z">
                                  <w:pPr/>
                                </w:pPrChange>
                              </w:pPr>
                              <w:r w:rsidRPr="00E231FB">
                                <w:t>(</w:t>
                              </w:r>
                              <w:r w:rsidRPr="00307510">
                                <w:rPr>
                                  <w:rStyle w:val="EquationIndexChar"/>
                                  <w:rPrChange w:id="3897" w:author="The Si Tran" w:date="2012-12-15T08:12:00Z">
                                    <w:rPr/>
                                  </w:rPrChange>
                                </w:rPr>
                                <w:t>3</w:t>
                              </w:r>
                              <w:r w:rsidRPr="00E231FB">
                                <w:t>.</w:t>
                              </w:r>
                              <w:ins w:id="3898" w:author="The Si Tran" w:date="2012-12-14T04:55:00Z">
                                <w:r w:rsidRPr="00EB1298">
                                  <w:t>5</w:t>
                                </w:r>
                              </w:ins>
                              <w:del w:id="3899"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3D6C9F" w:rsidRPr="000C3A28" w:rsidRDefault="003D6C9F">
                        <w:pPr>
                          <w:pStyle w:val="EquationIndex"/>
                          <w:pPrChange w:id="3900" w:author="The Si Tran" w:date="2012-12-15T08:12:00Z">
                            <w:pPr/>
                          </w:pPrChange>
                        </w:pPr>
                        <w:r w:rsidRPr="00E231FB">
                          <w:t>(</w:t>
                        </w:r>
                        <w:r w:rsidRPr="00307510">
                          <w:rPr>
                            <w:rStyle w:val="EquationIndexChar"/>
                            <w:rPrChange w:id="3901" w:author="The Si Tran" w:date="2012-12-15T08:12:00Z">
                              <w:rPr/>
                            </w:rPrChange>
                          </w:rPr>
                          <w:t>3</w:t>
                        </w:r>
                        <w:r w:rsidRPr="00E231FB">
                          <w:t>.</w:t>
                        </w:r>
                        <w:ins w:id="3902" w:author="The Si Tran" w:date="2012-12-14T04:55:00Z">
                          <w:r w:rsidRPr="00EB1298">
                            <w:t>5</w:t>
                          </w:r>
                        </w:ins>
                        <w:del w:id="3903" w:author="The Si Tran" w:date="2012-12-14T04:55:00Z">
                          <w:r w:rsidRPr="00032D83" w:rsidDel="004505B3">
                            <w:delText>2.1</w:delText>
                          </w:r>
                        </w:del>
                        <w:r w:rsidRPr="006D6C8D">
                          <w:t>)</w:t>
                        </w:r>
                      </w:p>
                    </w:txbxContent>
                  </v:textbox>
                </v:shape>
              </w:pict>
            </mc:Fallback>
          </mc:AlternateContent>
        </w:r>
      </w:ins>
      <w:ins w:id="3904" w:author="The Si Tran" w:date="2012-12-14T04:59:00Z">
        <w:r w:rsidR="0038419C">
          <w:rPr>
            <w:noProof/>
            <w:rPrChange w:id="3905" w:author="Unknown">
              <w:rPr>
                <w:b/>
                <w:bCs/>
                <w:noProof/>
                <w:sz w:val="20"/>
                <w:szCs w:val="20"/>
              </w:rPr>
            </w:rPrChange>
          </w:rPr>
          <mc:AlternateContent>
            <mc:Choice Requires="wps">
              <w:drawing>
                <wp:anchor distT="0" distB="0" distL="114300" distR="114300" simplePos="0" relativeHeight="251658240" behindDoc="0" locked="0" layoutInCell="1" allowOverlap="1" wp14:anchorId="1B7BC458" wp14:editId="6794AC72">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3D6C9F" w:rsidRDefault="003D6C9F">
                              <w:pPr>
                                <w:pStyle w:val="EquationIndex"/>
                                <w:pPrChange w:id="3906" w:author="The Si Tran" w:date="2012-12-15T08:11:00Z">
                                  <w:pPr/>
                                </w:pPrChange>
                              </w:pPr>
                              <w:r w:rsidRPr="009211DB">
                                <w:rPr>
                                  <w:rStyle w:val="EquationIndexChar"/>
                                  <w:rPrChange w:id="3907" w:author="The Si Tran" w:date="2012-12-15T08:11:00Z">
                                    <w:rPr/>
                                  </w:rPrChange>
                                </w:rPr>
                                <w:t>(</w:t>
                              </w:r>
                              <w:r>
                                <w:t>3.</w:t>
                              </w:r>
                              <w:ins w:id="3908" w:author="The Si Tran" w:date="2012-12-14T04:55:00Z">
                                <w:r>
                                  <w:t>4</w:t>
                                </w:r>
                              </w:ins>
                              <w:del w:id="390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3D6C9F" w:rsidRDefault="003D6C9F">
                        <w:pPr>
                          <w:pStyle w:val="EquationIndex"/>
                          <w:pPrChange w:id="3910" w:author="The Si Tran" w:date="2012-12-15T08:11:00Z">
                            <w:pPr/>
                          </w:pPrChange>
                        </w:pPr>
                        <w:r w:rsidRPr="009211DB">
                          <w:rPr>
                            <w:rStyle w:val="EquationIndexChar"/>
                            <w:rPrChange w:id="3911" w:author="The Si Tran" w:date="2012-12-15T08:11:00Z">
                              <w:rPr/>
                            </w:rPrChange>
                          </w:rPr>
                          <w:t>(</w:t>
                        </w:r>
                        <w:r>
                          <w:t>3.</w:t>
                        </w:r>
                        <w:ins w:id="3912" w:author="The Si Tran" w:date="2012-12-14T04:55:00Z">
                          <w:r>
                            <w:t>4</w:t>
                          </w:r>
                        </w:ins>
                        <w:del w:id="3913" w:author="The Si Tran" w:date="2012-12-14T04:55:00Z">
                          <w:r w:rsidDel="004505B3">
                            <w:delText>2.1</w:delText>
                          </w:r>
                        </w:del>
                        <w:r>
                          <w:t>)</w:t>
                        </w:r>
                      </w:p>
                    </w:txbxContent>
                  </v:textbox>
                </v:shape>
              </w:pict>
            </mc:Fallback>
          </mc:AlternateContent>
        </w:r>
      </w:ins>
      <w:ins w:id="3914" w:author="The Si Tran" w:date="2012-12-12T00:12:00Z">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915"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916"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3D6C9F">
      <w:pPr>
        <w:rPr>
          <w:ins w:id="3917" w:author="The Si Tran" w:date="2012-12-16T17:06:00Z"/>
          <w:rFonts w:eastAsia="Times New Roman"/>
          <w:szCs w:val="26"/>
        </w:rPr>
        <w:pPrChange w:id="3918"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919" w:author="The Si Tran" w:date="2012-12-15T07:59:00Z">
                    <w:rPr>
                      <w:rFonts w:ascii="Cambria Math" w:eastAsia="Times New Roman" w:hAnsi="Cambria Math"/>
                      <w:szCs w:val="26"/>
                    </w:rPr>
                  </w:rPrChange>
                </w:rPr>
                <m:t>γ</m:t>
              </m:r>
            </m:e>
            <m:sub>
              <m:r>
                <m:rPr>
                  <m:sty m:val="p"/>
                </m:rPr>
                <w:rPr>
                  <w:rFonts w:ascii="Cambria Math" w:hAnsi="Cambria Math"/>
                  <w:rPrChange w:id="3920" w:author="The Si Tran" w:date="2012-12-15T07:59:00Z">
                    <w:rPr>
                      <w:rFonts w:ascii="Cambria Math" w:eastAsia="Times New Roman" w:hAnsi="Cambria Math"/>
                      <w:szCs w:val="26"/>
                    </w:rPr>
                  </w:rPrChange>
                </w:rPr>
                <m:t>0</m:t>
              </m:r>
            </m:sub>
          </m:sSub>
          <m:r>
            <m:rPr>
              <m:sty m:val="p"/>
            </m:rPr>
            <w:rPr>
              <w:rFonts w:ascii="Cambria Math" w:hAnsi="Cambria Math"/>
              <w:rPrChange w:id="392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22" w:author="The Si Tran" w:date="2012-12-15T07:59:00Z">
                    <w:rPr>
                      <w:rFonts w:ascii="Cambria Math" w:eastAsia="Times New Roman" w:hAnsi="Cambria Math"/>
                      <w:szCs w:val="26"/>
                    </w:rPr>
                  </w:rPrChange>
                </w:rPr>
                <m:t>ϕ</m:t>
              </m:r>
            </m:e>
            <m:sub>
              <m:r>
                <m:rPr>
                  <m:sty m:val="p"/>
                </m:rPr>
                <w:rPr>
                  <w:rFonts w:ascii="Cambria Math" w:hAnsi="Cambria Math"/>
                  <w:rPrChange w:id="3923"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24" w:author="The Si Tran" w:date="2012-12-15T07:59:00Z">
                    <w:rPr>
                      <w:rFonts w:ascii="Cambria Math" w:eastAsia="Times New Roman" w:hAnsi="Cambria Math"/>
                      <w:szCs w:val="26"/>
                    </w:rPr>
                  </w:rPrChange>
                </w:rPr>
                <m:t>γ</m:t>
              </m:r>
            </m:e>
            <m:sub>
              <m:r>
                <m:rPr>
                  <m:sty m:val="p"/>
                </m:rPr>
                <w:rPr>
                  <w:rFonts w:ascii="Cambria Math" w:hAnsi="Cambria Math"/>
                  <w:rPrChange w:id="3925" w:author="The Si Tran" w:date="2012-12-15T07:59:00Z">
                    <w:rPr>
                      <w:rFonts w:ascii="Cambria Math" w:eastAsia="Times New Roman" w:hAnsi="Cambria Math"/>
                      <w:szCs w:val="26"/>
                    </w:rPr>
                  </w:rPrChange>
                </w:rPr>
                <m:t>1</m:t>
              </m:r>
            </m:sub>
          </m:sSub>
          <m:r>
            <m:rPr>
              <m:sty m:val="p"/>
            </m:rPr>
            <w:rPr>
              <w:rFonts w:ascii="Cambria Math" w:hAnsi="Cambria Math"/>
              <w:rPrChange w:id="392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27" w:author="The Si Tran" w:date="2012-12-15T07:59:00Z">
                    <w:rPr>
                      <w:rFonts w:ascii="Cambria Math" w:eastAsia="Times New Roman" w:hAnsi="Cambria Math"/>
                      <w:szCs w:val="26"/>
                    </w:rPr>
                  </w:rPrChange>
                </w:rPr>
                <m:t>ϕ</m:t>
              </m:r>
            </m:e>
            <m:sub>
              <m:r>
                <m:rPr>
                  <m:sty m:val="p"/>
                </m:rPr>
                <w:rPr>
                  <w:rFonts w:ascii="Cambria Math" w:hAnsi="Cambria Math"/>
                  <w:rPrChange w:id="3928"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29" w:author="The Si Tran" w:date="2012-12-15T07:59:00Z">
                    <w:rPr>
                      <w:rFonts w:ascii="Cambria Math" w:eastAsia="Times New Roman" w:hAnsi="Cambria Math"/>
                      <w:szCs w:val="26"/>
                    </w:rPr>
                  </w:rPrChange>
                </w:rPr>
                <m:t>γ</m:t>
              </m:r>
            </m:e>
            <m:sub>
              <m:r>
                <m:rPr>
                  <m:sty m:val="p"/>
                </m:rPr>
                <w:rPr>
                  <w:rFonts w:ascii="Cambria Math" w:hAnsi="Cambria Math"/>
                  <w:rPrChange w:id="3930" w:author="The Si Tran" w:date="2012-12-15T07:59:00Z">
                    <w:rPr>
                      <w:rFonts w:ascii="Cambria Math" w:eastAsia="Times New Roman" w:hAnsi="Cambria Math"/>
                      <w:szCs w:val="26"/>
                    </w:rPr>
                  </w:rPrChange>
                </w:rPr>
                <m:t>2</m:t>
              </m:r>
            </m:sub>
          </m:sSub>
          <m:r>
            <m:rPr>
              <m:sty m:val="p"/>
            </m:rPr>
            <w:rPr>
              <w:rFonts w:ascii="Cambria Math" w:hAnsi="Cambria Math"/>
              <w:rPrChange w:id="3931" w:author="The Si Tran" w:date="2012-12-15T07:59:00Z">
                <w:rPr>
                  <w:rFonts w:ascii="Cambria Math" w:eastAsia="Times New Roman" w:hAnsi="Cambria Math"/>
                  <w:szCs w:val="26"/>
                </w:rPr>
              </w:rPrChange>
            </w:rPr>
            <m:t>+</m:t>
          </m:r>
          <m:r>
            <m:rPr>
              <m:sty m:val="p"/>
            </m:rPr>
            <w:rPr>
              <w:rFonts w:ascii="Cambria Math" w:hAnsi="Cambria Math" w:hint="eastAsia"/>
              <w:rPrChange w:id="3932" w:author="The Si Tran" w:date="2012-12-15T07:59:00Z">
                <w:rPr>
                  <w:rFonts w:ascii="Cambria Math" w:eastAsia="Times New Roman" w:hAnsi="Cambria Math" w:hint="eastAsia"/>
                  <w:szCs w:val="26"/>
                </w:rPr>
              </w:rPrChange>
            </w:rPr>
            <m:t>…</m:t>
          </m:r>
          <m:r>
            <m:rPr>
              <m:sty m:val="p"/>
            </m:rPr>
            <w:rPr>
              <w:rFonts w:ascii="Cambria Math" w:hAnsi="Cambria Math"/>
              <w:rPrChange w:id="393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34" w:author="The Si Tran" w:date="2012-12-15T07:59:00Z">
                    <w:rPr>
                      <w:rFonts w:ascii="Cambria Math" w:eastAsia="Times New Roman" w:hAnsi="Cambria Math"/>
                      <w:szCs w:val="26"/>
                    </w:rPr>
                  </w:rPrChange>
                </w:rPr>
                <m:t>ϕ</m:t>
              </m:r>
            </m:e>
            <m:sub>
              <m:r>
                <w:rPr>
                  <w:rFonts w:ascii="Cambria Math" w:hAnsi="Cambria Math"/>
                  <w:rPrChange w:id="3935"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36" w:author="The Si Tran" w:date="2012-12-15T07:59:00Z">
                    <w:rPr>
                      <w:rFonts w:ascii="Cambria Math" w:eastAsia="Times New Roman" w:hAnsi="Cambria Math"/>
                      <w:szCs w:val="26"/>
                    </w:rPr>
                  </w:rPrChange>
                </w:rPr>
                <m:t>γ</m:t>
              </m:r>
            </m:e>
            <m:sub>
              <m:r>
                <w:rPr>
                  <w:rFonts w:ascii="Cambria Math" w:hAnsi="Cambria Math"/>
                  <w:rPrChange w:id="3937" w:author="The Si Tran" w:date="2012-12-15T07:59:00Z">
                    <w:rPr>
                      <w:rFonts w:ascii="Cambria Math" w:eastAsia="Times New Roman" w:hAnsi="Cambria Math"/>
                      <w:szCs w:val="26"/>
                    </w:rPr>
                  </w:rPrChange>
                </w:rPr>
                <m:t>p</m:t>
              </m:r>
            </m:sub>
          </m:sSub>
          <m:r>
            <m:rPr>
              <m:sty m:val="p"/>
            </m:rPr>
            <w:rPr>
              <w:rFonts w:ascii="Cambria Math" w:hAnsi="Cambria Math"/>
              <w:rPrChange w:id="3938"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939" w:author="The Si Tran" w:date="2012-12-15T07:59:00Z">
                    <w:rPr>
                      <w:rFonts w:ascii="Cambria Math" w:eastAsia="Times New Roman" w:hAnsi="Cambria Math"/>
                      <w:szCs w:val="26"/>
                    </w:rPr>
                  </w:rPrChange>
                </w:rPr>
                <m:t>σ</m:t>
              </m:r>
            </m:e>
            <m:sub>
              <m:r>
                <w:rPr>
                  <w:rFonts w:ascii="Cambria Math" w:hAnsi="Cambria Math"/>
                  <w:rPrChange w:id="3940" w:author="The Si Tran" w:date="2012-12-15T07:59:00Z">
                    <w:rPr>
                      <w:rFonts w:ascii="Cambria Math" w:eastAsia="Times New Roman" w:hAnsi="Cambria Math"/>
                      <w:szCs w:val="26"/>
                    </w:rPr>
                  </w:rPrChange>
                </w:rPr>
                <m:t>ε</m:t>
              </m:r>
            </m:sub>
            <m:sup>
              <m:r>
                <m:rPr>
                  <m:sty m:val="p"/>
                </m:rPr>
                <w:rPr>
                  <w:rFonts w:ascii="Cambria Math" w:hAnsi="Cambria Math"/>
                  <w:rPrChange w:id="3941" w:author="The Si Tran" w:date="2012-12-15T07:59:00Z">
                    <w:rPr>
                      <w:rFonts w:ascii="Cambria Math" w:eastAsia="Times New Roman" w:hAnsi="Cambria Math"/>
                      <w:szCs w:val="26"/>
                    </w:rPr>
                  </w:rPrChange>
                </w:rPr>
                <m:t>2</m:t>
              </m:r>
            </m:sup>
          </m:sSubSup>
          <w:ins w:id="3942" w:author="The Si Tran" w:date="2012-12-12T00:12:00Z">
            <m:r>
              <m:rPr>
                <m:sty m:val="p"/>
              </m:rPr>
              <w:rPr>
                <w:rFonts w:ascii="Cambria Math" w:hAnsi="Cambria Math"/>
                <w:rPrChange w:id="3943"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944" w:author="The Si Tran" w:date="2012-12-15T07:59:00Z">
                    <w:rPr>
                      <w:rFonts w:ascii="Cambria Math" w:eastAsia="Times New Roman" w:hAnsi="Cambria Math"/>
                      <w:szCs w:val="26"/>
                    </w:rPr>
                  </w:rPrChange>
                </w:rPr>
                <m:t>γ</m:t>
              </m:r>
            </m:e>
            <m:sub>
              <m:r>
                <m:rPr>
                  <m:sty m:val="p"/>
                </m:rPr>
                <w:rPr>
                  <w:rFonts w:ascii="Cambria Math" w:hAnsi="Cambria Math"/>
                  <w:rPrChange w:id="3945" w:author="The Si Tran" w:date="2012-12-15T07:59:00Z">
                    <w:rPr>
                      <w:rFonts w:ascii="Cambria Math" w:eastAsia="Times New Roman" w:hAnsi="Cambria Math"/>
                      <w:szCs w:val="26"/>
                    </w:rPr>
                  </w:rPrChange>
                </w:rPr>
                <m:t>1</m:t>
              </m:r>
            </m:sub>
          </m:sSub>
          <m:r>
            <m:rPr>
              <m:sty m:val="p"/>
            </m:rPr>
            <w:rPr>
              <w:rFonts w:ascii="Cambria Math" w:hAnsi="Cambria Math"/>
              <w:rPrChange w:id="394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47" w:author="The Si Tran" w:date="2012-12-15T07:59:00Z">
                    <w:rPr>
                      <w:rFonts w:ascii="Cambria Math" w:eastAsia="Times New Roman" w:hAnsi="Cambria Math"/>
                      <w:szCs w:val="26"/>
                    </w:rPr>
                  </w:rPrChange>
                </w:rPr>
                <m:t>ϕ</m:t>
              </m:r>
            </m:e>
            <m:sub>
              <m:r>
                <m:rPr>
                  <m:sty m:val="p"/>
                </m:rPr>
                <w:rPr>
                  <w:rFonts w:ascii="Cambria Math" w:hAnsi="Cambria Math"/>
                  <w:rPrChange w:id="3948"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49" w:author="The Si Tran" w:date="2012-12-15T07:59:00Z">
                    <w:rPr>
                      <w:rFonts w:ascii="Cambria Math" w:eastAsia="Times New Roman" w:hAnsi="Cambria Math"/>
                      <w:szCs w:val="26"/>
                    </w:rPr>
                  </w:rPrChange>
                </w:rPr>
                <m:t>γ</m:t>
              </m:r>
            </m:e>
            <m:sub>
              <m:r>
                <m:rPr>
                  <m:sty m:val="p"/>
                </m:rPr>
                <w:rPr>
                  <w:rFonts w:ascii="Cambria Math" w:hAnsi="Cambria Math"/>
                  <w:rPrChange w:id="3950" w:author="The Si Tran" w:date="2012-12-15T07:59:00Z">
                    <w:rPr>
                      <w:rFonts w:ascii="Cambria Math" w:eastAsia="Times New Roman" w:hAnsi="Cambria Math"/>
                      <w:szCs w:val="26"/>
                    </w:rPr>
                  </w:rPrChange>
                </w:rPr>
                <m:t>0</m:t>
              </m:r>
            </m:sub>
          </m:sSub>
          <m:r>
            <m:rPr>
              <m:sty m:val="p"/>
            </m:rPr>
            <w:rPr>
              <w:rFonts w:ascii="Cambria Math" w:hAnsi="Cambria Math"/>
              <w:rPrChange w:id="395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52" w:author="The Si Tran" w:date="2012-12-15T07:59:00Z">
                    <w:rPr>
                      <w:rFonts w:ascii="Cambria Math" w:eastAsia="Times New Roman" w:hAnsi="Cambria Math"/>
                      <w:szCs w:val="26"/>
                    </w:rPr>
                  </w:rPrChange>
                </w:rPr>
                <m:t>ϕ</m:t>
              </m:r>
            </m:e>
            <m:sub>
              <m:r>
                <m:rPr>
                  <m:sty m:val="p"/>
                </m:rPr>
                <w:rPr>
                  <w:rFonts w:ascii="Cambria Math" w:hAnsi="Cambria Math"/>
                  <w:rPrChange w:id="3953"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54" w:author="The Si Tran" w:date="2012-12-15T07:59:00Z">
                    <w:rPr>
                      <w:rFonts w:ascii="Cambria Math" w:eastAsia="Times New Roman" w:hAnsi="Cambria Math"/>
                      <w:szCs w:val="26"/>
                    </w:rPr>
                  </w:rPrChange>
                </w:rPr>
                <m:t>γ</m:t>
              </m:r>
            </m:e>
            <m:sub>
              <m:r>
                <m:rPr>
                  <m:sty m:val="p"/>
                </m:rPr>
                <w:rPr>
                  <w:rFonts w:ascii="Cambria Math" w:hAnsi="Cambria Math"/>
                  <w:rPrChange w:id="3955" w:author="The Si Tran" w:date="2012-12-15T07:59:00Z">
                    <w:rPr>
                      <w:rFonts w:ascii="Cambria Math" w:eastAsia="Times New Roman" w:hAnsi="Cambria Math"/>
                      <w:szCs w:val="26"/>
                    </w:rPr>
                  </w:rPrChange>
                </w:rPr>
                <m:t>1</m:t>
              </m:r>
            </m:sub>
          </m:sSub>
          <m:r>
            <m:rPr>
              <m:sty m:val="p"/>
            </m:rPr>
            <w:rPr>
              <w:rFonts w:ascii="Cambria Math" w:hAnsi="Cambria Math"/>
              <w:rPrChange w:id="3956" w:author="The Si Tran" w:date="2012-12-15T07:59:00Z">
                <w:rPr>
                  <w:rFonts w:ascii="Cambria Math" w:eastAsia="Times New Roman" w:hAnsi="Cambria Math"/>
                  <w:szCs w:val="26"/>
                </w:rPr>
              </w:rPrChange>
            </w:rPr>
            <m:t>+</m:t>
          </m:r>
          <m:r>
            <m:rPr>
              <m:sty m:val="p"/>
            </m:rPr>
            <w:rPr>
              <w:rFonts w:ascii="Cambria Math" w:hAnsi="Cambria Math" w:hint="eastAsia"/>
              <w:rPrChange w:id="3957" w:author="The Si Tran" w:date="2012-12-15T07:59:00Z">
                <w:rPr>
                  <w:rFonts w:ascii="Cambria Math" w:eastAsia="Times New Roman" w:hAnsi="Cambria Math" w:hint="eastAsia"/>
                  <w:szCs w:val="26"/>
                </w:rPr>
              </w:rPrChange>
            </w:rPr>
            <m:t>…</m:t>
          </m:r>
          <m:r>
            <m:rPr>
              <m:sty m:val="p"/>
            </m:rPr>
            <w:rPr>
              <w:rFonts w:ascii="Cambria Math" w:hAnsi="Cambria Math"/>
              <w:rPrChange w:id="395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59" w:author="The Si Tran" w:date="2012-12-15T07:59:00Z">
                    <w:rPr>
                      <w:rFonts w:ascii="Cambria Math" w:eastAsia="Times New Roman" w:hAnsi="Cambria Math"/>
                      <w:szCs w:val="26"/>
                    </w:rPr>
                  </w:rPrChange>
                </w:rPr>
                <m:t>ϕ</m:t>
              </m:r>
            </m:e>
            <m:sub>
              <m:r>
                <w:rPr>
                  <w:rFonts w:ascii="Cambria Math" w:hAnsi="Cambria Math"/>
                  <w:rPrChange w:id="3960"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61" w:author="The Si Tran" w:date="2012-12-15T07:59:00Z">
                    <w:rPr>
                      <w:rFonts w:ascii="Cambria Math" w:eastAsia="Times New Roman" w:hAnsi="Cambria Math"/>
                      <w:szCs w:val="26"/>
                    </w:rPr>
                  </w:rPrChange>
                </w:rPr>
                <m:t>γ</m:t>
              </m:r>
            </m:e>
            <m:sub>
              <m:r>
                <w:rPr>
                  <w:rFonts w:ascii="Cambria Math" w:hAnsi="Cambria Math"/>
                  <w:rPrChange w:id="3962" w:author="The Si Tran" w:date="2012-12-15T07:59:00Z">
                    <w:rPr>
                      <w:rFonts w:ascii="Cambria Math" w:eastAsia="Times New Roman" w:hAnsi="Cambria Math"/>
                      <w:szCs w:val="26"/>
                    </w:rPr>
                  </w:rPrChange>
                </w:rPr>
                <m:t>p</m:t>
              </m:r>
              <m:r>
                <m:rPr>
                  <m:sty m:val="p"/>
                </m:rPr>
                <w:rPr>
                  <w:rFonts w:ascii="Cambria Math" w:hAnsi="Cambria Math"/>
                  <w:rPrChange w:id="3963" w:author="The Si Tran" w:date="2012-12-15T07:59:00Z">
                    <w:rPr>
                      <w:rFonts w:ascii="Cambria Math" w:eastAsia="Times New Roman" w:hAnsi="Cambria Math"/>
                      <w:szCs w:val="26"/>
                    </w:rPr>
                  </w:rPrChange>
                </w:rPr>
                <m:t>-1</m:t>
              </m:r>
            </m:sub>
          </m:sSub>
          <w:ins w:id="3964" w:author="The Si Tran" w:date="2012-12-12T00:12:00Z">
            <m:r>
              <m:rPr>
                <m:sty m:val="p"/>
              </m:rPr>
              <w:rPr>
                <w:rFonts w:ascii="Cambria Math" w:hAnsi="Cambria Math"/>
                <w:rPrChange w:id="3965"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966" w:author="The Si Tran" w:date="2012-12-15T07:59:00Z">
                <w:rPr>
                  <w:rFonts w:ascii="Cambria Math" w:eastAsia="Times New Roman" w:hAnsi="Cambria Math" w:hint="eastAsia"/>
                  <w:szCs w:val="26"/>
                </w:rPr>
              </w:rPrChange>
            </w:rPr>
            <m:t>…………………………………………</m:t>
          </m:r>
          <m:r>
            <m:rPr>
              <m:sty m:val="p"/>
            </m:rPr>
            <w:rPr>
              <w:rFonts w:ascii="Cambria Math" w:hAnsi="Cambria Math"/>
              <w:rPrChange w:id="3967" w:author="The Si Tran" w:date="2012-12-15T07:59:00Z">
                <w:rPr>
                  <w:rFonts w:ascii="Cambria Math" w:eastAsia="Times New Roman" w:hAnsi="Cambria Math"/>
                  <w:szCs w:val="26"/>
                </w:rPr>
              </w:rPrChange>
            </w:rPr>
            <m:t xml:space="preserve"> </m:t>
          </m:r>
          <w:ins w:id="3968" w:author="The Si Tran" w:date="2012-12-12T00:12:00Z">
            <m:r>
              <m:rPr>
                <m:sty m:val="p"/>
              </m:rPr>
              <w:rPr>
                <w:rFonts w:ascii="Cambria Math" w:hAnsi="Cambria Math"/>
                <w:rPrChange w:id="3969" w:author="The Si Tran" w:date="2012-12-15T07:59:00Z">
                  <w:rPr>
                    <w:rFonts w:ascii="Cambria Math" w:eastAsia="Times New Roman" w:hAnsi="Cambria Math"/>
                    <w:szCs w:val="26"/>
                  </w:rPr>
                </w:rPrChange>
              </w:rPr>
              <w:br/>
            </m:r>
          </w:ins>
        </m:oMath>
      </m:oMathPara>
      <w:ins w:id="3970" w:author="The Si Tran" w:date="2012-12-12T00:12:00Z">
        <w:r w:rsidR="00361F58" w:rsidRPr="0038419C">
          <w:rPr>
            <w:rPrChange w:id="3971"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972" w:author="The Si Tran" w:date="2012-12-15T07:59:00Z">
                  <w:rPr>
                    <w:rFonts w:ascii="Cambria Math" w:eastAsia="Times New Roman" w:hAnsi="Cambria Math"/>
                    <w:szCs w:val="26"/>
                  </w:rPr>
                </w:rPrChange>
              </w:rPr>
              <m:t>γ</m:t>
            </m:r>
          </m:e>
          <m:sub>
            <m:r>
              <w:rPr>
                <w:rFonts w:ascii="Cambria Math" w:hAnsi="Cambria Math"/>
                <w:rPrChange w:id="3973" w:author="The Si Tran" w:date="2012-12-15T07:59:00Z">
                  <w:rPr>
                    <w:rFonts w:ascii="Cambria Math" w:eastAsia="Times New Roman" w:hAnsi="Cambria Math"/>
                    <w:szCs w:val="26"/>
                  </w:rPr>
                </w:rPrChange>
              </w:rPr>
              <m:t>p</m:t>
            </m:r>
          </m:sub>
        </m:sSub>
        <m:r>
          <m:rPr>
            <m:sty m:val="p"/>
          </m:rPr>
          <w:rPr>
            <w:rFonts w:ascii="Cambria Math" w:hAnsi="Cambria Math"/>
            <w:rPrChange w:id="397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75" w:author="The Si Tran" w:date="2012-12-15T07:59:00Z">
                  <w:rPr>
                    <w:rFonts w:ascii="Cambria Math" w:eastAsia="Times New Roman" w:hAnsi="Cambria Math"/>
                    <w:szCs w:val="26"/>
                  </w:rPr>
                </w:rPrChange>
              </w:rPr>
              <m:t>ϕ</m:t>
            </m:r>
          </m:e>
          <m:sub>
            <m:r>
              <m:rPr>
                <m:sty m:val="p"/>
              </m:rPr>
              <w:rPr>
                <w:rFonts w:ascii="Cambria Math" w:hAnsi="Cambria Math"/>
                <w:rPrChange w:id="3976"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77" w:author="The Si Tran" w:date="2012-12-15T07:59:00Z">
                  <w:rPr>
                    <w:rFonts w:ascii="Cambria Math" w:eastAsia="Times New Roman" w:hAnsi="Cambria Math"/>
                    <w:szCs w:val="26"/>
                  </w:rPr>
                </w:rPrChange>
              </w:rPr>
              <m:t>γ</m:t>
            </m:r>
          </m:e>
          <m:sub>
            <m:r>
              <w:rPr>
                <w:rFonts w:ascii="Cambria Math" w:hAnsi="Cambria Math"/>
                <w:rPrChange w:id="3978" w:author="The Si Tran" w:date="2012-12-15T07:59:00Z">
                  <w:rPr>
                    <w:rFonts w:ascii="Cambria Math" w:eastAsia="Times New Roman" w:hAnsi="Cambria Math"/>
                    <w:szCs w:val="26"/>
                  </w:rPr>
                </w:rPrChange>
              </w:rPr>
              <m:t>p</m:t>
            </m:r>
            <m:r>
              <m:rPr>
                <m:sty m:val="p"/>
              </m:rPr>
              <w:rPr>
                <w:rFonts w:ascii="Cambria Math" w:hAnsi="Cambria Math"/>
                <w:rPrChange w:id="3979" w:author="The Si Tran" w:date="2012-12-15T07:59:00Z">
                  <w:rPr>
                    <w:rFonts w:ascii="Cambria Math" w:eastAsia="Times New Roman" w:hAnsi="Cambria Math"/>
                    <w:szCs w:val="26"/>
                  </w:rPr>
                </w:rPrChange>
              </w:rPr>
              <m:t>-1</m:t>
            </m:r>
          </m:sub>
        </m:sSub>
        <m:r>
          <m:rPr>
            <m:sty m:val="p"/>
          </m:rPr>
          <w:rPr>
            <w:rFonts w:ascii="Cambria Math" w:hAnsi="Cambria Math"/>
            <w:rPrChange w:id="398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81" w:author="The Si Tran" w:date="2012-12-15T07:59:00Z">
                  <w:rPr>
                    <w:rFonts w:ascii="Cambria Math" w:eastAsia="Times New Roman" w:hAnsi="Cambria Math"/>
                    <w:szCs w:val="26"/>
                  </w:rPr>
                </w:rPrChange>
              </w:rPr>
              <m:t>ϕ</m:t>
            </m:r>
          </m:e>
          <m:sub>
            <m:r>
              <m:rPr>
                <m:sty m:val="p"/>
              </m:rPr>
              <w:rPr>
                <w:rFonts w:ascii="Cambria Math" w:hAnsi="Cambria Math"/>
                <w:rPrChange w:id="3982"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83" w:author="The Si Tran" w:date="2012-12-15T07:59:00Z">
                  <w:rPr>
                    <w:rFonts w:ascii="Cambria Math" w:eastAsia="Times New Roman" w:hAnsi="Cambria Math"/>
                    <w:szCs w:val="26"/>
                  </w:rPr>
                </w:rPrChange>
              </w:rPr>
              <m:t>γ</m:t>
            </m:r>
          </m:e>
          <m:sub>
            <m:r>
              <w:rPr>
                <w:rFonts w:ascii="Cambria Math" w:hAnsi="Cambria Math"/>
                <w:rPrChange w:id="3984" w:author="The Si Tran" w:date="2012-12-15T07:59:00Z">
                  <w:rPr>
                    <w:rFonts w:ascii="Cambria Math" w:eastAsia="Times New Roman" w:hAnsi="Cambria Math"/>
                    <w:szCs w:val="26"/>
                  </w:rPr>
                </w:rPrChange>
              </w:rPr>
              <m:t>p</m:t>
            </m:r>
            <m:r>
              <m:rPr>
                <m:sty m:val="p"/>
              </m:rPr>
              <w:rPr>
                <w:rFonts w:ascii="Cambria Math" w:hAnsi="Cambria Math"/>
                <w:rPrChange w:id="3985" w:author="The Si Tran" w:date="2012-12-15T07:59:00Z">
                  <w:rPr>
                    <w:rFonts w:ascii="Cambria Math" w:eastAsia="Times New Roman" w:hAnsi="Cambria Math"/>
                    <w:szCs w:val="26"/>
                  </w:rPr>
                </w:rPrChange>
              </w:rPr>
              <m:t>-2</m:t>
            </m:r>
          </m:sub>
        </m:sSub>
        <m:r>
          <m:rPr>
            <m:sty m:val="p"/>
          </m:rPr>
          <w:rPr>
            <w:rFonts w:ascii="Cambria Math" w:hAnsi="Cambria Math"/>
            <w:rPrChange w:id="3986" w:author="The Si Tran" w:date="2012-12-15T07:59:00Z">
              <w:rPr>
                <w:rFonts w:ascii="Cambria Math" w:eastAsia="Times New Roman" w:hAnsi="Cambria Math"/>
                <w:szCs w:val="26"/>
              </w:rPr>
            </w:rPrChange>
          </w:rPr>
          <m:t>+</m:t>
        </m:r>
        <m:r>
          <m:rPr>
            <m:sty m:val="p"/>
          </m:rPr>
          <w:rPr>
            <w:rFonts w:ascii="Cambria Math" w:hAnsi="Cambria Math" w:hint="eastAsia"/>
            <w:rPrChange w:id="3987" w:author="The Si Tran" w:date="2012-12-15T07:59:00Z">
              <w:rPr>
                <w:rFonts w:ascii="Cambria Math" w:eastAsia="Times New Roman" w:hAnsi="Cambria Math" w:hint="eastAsia"/>
                <w:szCs w:val="26"/>
              </w:rPr>
            </w:rPrChange>
          </w:rPr>
          <m:t>…</m:t>
        </m:r>
        <m:r>
          <m:rPr>
            <m:sty m:val="p"/>
          </m:rPr>
          <w:rPr>
            <w:rFonts w:ascii="Cambria Math" w:hAnsi="Cambria Math"/>
            <w:rPrChange w:id="398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89" w:author="The Si Tran" w:date="2012-12-15T07:59:00Z">
                  <w:rPr>
                    <w:rFonts w:ascii="Cambria Math" w:eastAsia="Times New Roman" w:hAnsi="Cambria Math"/>
                    <w:szCs w:val="26"/>
                  </w:rPr>
                </w:rPrChange>
              </w:rPr>
              <m:t>ϕ</m:t>
            </m:r>
          </m:e>
          <m:sub>
            <m:r>
              <w:rPr>
                <w:rFonts w:ascii="Cambria Math" w:hAnsi="Cambria Math"/>
                <w:rPrChange w:id="3990"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91" w:author="The Si Tran" w:date="2012-12-15T07:59:00Z">
                  <w:rPr>
                    <w:rFonts w:ascii="Cambria Math" w:eastAsia="Times New Roman" w:hAnsi="Cambria Math"/>
                    <w:szCs w:val="26"/>
                  </w:rPr>
                </w:rPrChange>
              </w:rPr>
              <m:t>γ</m:t>
            </m:r>
          </m:e>
          <m:sub>
            <m:r>
              <m:rPr>
                <m:sty m:val="p"/>
              </m:rPr>
              <w:rPr>
                <w:rFonts w:ascii="Cambria Math" w:hAnsi="Cambria Math"/>
                <w:rPrChange w:id="3992" w:author="The Si Tran" w:date="2012-12-15T07:59:00Z">
                  <w:rPr>
                    <w:rFonts w:ascii="Cambria Math" w:eastAsia="Times New Roman" w:hAnsi="Cambria Math"/>
                    <w:szCs w:val="26"/>
                  </w:rPr>
                </w:rPrChange>
              </w:rPr>
              <m:t>0</m:t>
            </m:r>
          </m:sub>
        </m:sSub>
      </m:oMath>
      <w:ins w:id="3993" w:author="The Si Tran" w:date="2012-12-12T00:12:00Z">
        <w:r w:rsidR="005537CE" w:rsidRPr="0038419C">
          <w:rPr>
            <w:rPrChange w:id="3994"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995" w:author="The Si Tran" w:date="2012-12-12T00:12:00Z"/>
          <w:rFonts w:eastAsia="Times New Roman"/>
          <w:szCs w:val="26"/>
        </w:rPr>
        <w:pPrChange w:id="3996" w:author="The Si Tran" w:date="2012-12-16T17:06:00Z">
          <w:pPr>
            <w:spacing w:before="100" w:beforeAutospacing="1" w:after="100" w:afterAutospacing="1"/>
          </w:pPr>
        </w:pPrChange>
      </w:pPr>
      <w:ins w:id="3997" w:author="The Si Tran" w:date="2012-12-12T00:12:00Z">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ins>
    </w:p>
    <w:p w14:paraId="6190EA83" w14:textId="577757BB" w:rsidR="00361F58" w:rsidRPr="007F6C43" w:rsidRDefault="003D6C9F">
      <w:pPr>
        <w:jc w:val="center"/>
        <w:rPr>
          <w:ins w:id="3998" w:author="The Si Tran" w:date="2012-12-12T00:12:00Z"/>
        </w:rPr>
        <w:pPrChange w:id="3999"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4000" w:author="The Si Tran" w:date="2012-12-12T00:12:00Z"/>
          <w:rFonts w:eastAsia="Times New Roman"/>
          <w:szCs w:val="26"/>
        </w:rPr>
      </w:pPr>
      <w:ins w:id="4001" w:author="The Si Tran" w:date="2012-12-14T05:01:00Z">
        <w:r>
          <w:rPr>
            <w:noProof/>
            <w:rPrChange w:id="4002" w:author="Unknown">
              <w:rPr>
                <w:b/>
                <w:bCs/>
                <w:noProof/>
                <w:sz w:val="20"/>
                <w:szCs w:val="20"/>
              </w:rPr>
            </w:rPrChange>
          </w:rPr>
          <mc:AlternateContent>
            <mc:Choice Requires="wps">
              <w:drawing>
                <wp:anchor distT="0" distB="0" distL="114300" distR="114300" simplePos="0" relativeHeight="251677696" behindDoc="0" locked="0" layoutInCell="1" allowOverlap="1" wp14:anchorId="7A57AABF" wp14:editId="4DA886E7">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3D6C9F" w:rsidRPr="000C3A28" w:rsidRDefault="003D6C9F">
                              <w:pPr>
                                <w:pStyle w:val="EquationIndex"/>
                                <w:pPrChange w:id="4003" w:author="The Si Tran" w:date="2012-12-15T08:05:00Z">
                                  <w:pPr/>
                                </w:pPrChange>
                              </w:pPr>
                              <w:r w:rsidRPr="00E231FB">
                                <w:t>(3.</w:t>
                              </w:r>
                              <w:ins w:id="4004" w:author="The Si Tran" w:date="2012-12-14T04:55:00Z">
                                <w:r w:rsidRPr="00EB1298">
                                  <w:t>6</w:t>
                                </w:r>
                              </w:ins>
                              <w:del w:id="4005"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3D6C9F" w:rsidRPr="000C3A28" w:rsidRDefault="003D6C9F">
                        <w:pPr>
                          <w:pStyle w:val="EquationIndex"/>
                          <w:pPrChange w:id="4006" w:author="The Si Tran" w:date="2012-12-15T08:05:00Z">
                            <w:pPr/>
                          </w:pPrChange>
                        </w:pPr>
                        <w:r w:rsidRPr="00E231FB">
                          <w:t>(3.</w:t>
                        </w:r>
                        <w:ins w:id="4007" w:author="The Si Tran" w:date="2012-12-14T04:55:00Z">
                          <w:r w:rsidRPr="00EB1298">
                            <w:t>6</w:t>
                          </w:r>
                        </w:ins>
                        <w:del w:id="4008" w:author="The Si Tran" w:date="2012-12-14T04:55:00Z">
                          <w:r w:rsidRPr="00032D83" w:rsidDel="004505B3">
                            <w:delText>2.1</w:delText>
                          </w:r>
                        </w:del>
                        <w:r w:rsidRPr="006D6C8D">
                          <w:t>)</w:t>
                        </w:r>
                      </w:p>
                    </w:txbxContent>
                  </v:textbox>
                </v:shape>
              </w:pict>
            </mc:Fallback>
          </mc:AlternateContent>
        </w:r>
      </w:ins>
      <w:ins w:id="4009" w:author="The Si Tran" w:date="2012-12-12T00:12:00Z">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4010"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3D6C9F" w:rsidP="00361F58">
      <w:pPr>
        <w:spacing w:before="100" w:beforeAutospacing="1" w:after="100" w:afterAutospacing="1"/>
        <w:rPr>
          <w:ins w:id="4011"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4012"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4013" w:author="The Si Tran" w:date="2012-12-12T00:12:00Z">
            <m:r>
              <m:rPr>
                <m:sty m:val="p"/>
              </m:rPr>
              <w:rPr>
                <w:rFonts w:ascii="Cambria Math" w:eastAsia="Times New Roman" w:hAnsi="Cambria Math"/>
                <w:szCs w:val="26"/>
              </w:rPr>
              <w:br/>
            </m:r>
          </w:ins>
        </m:oMath>
      </m:oMathPara>
      <w:ins w:id="4014"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015"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4016" w:author="The Si Tran" w:date="2012-12-12T00:12:00Z"/>
          <w:rFonts w:eastAsia="Times New Roman"/>
          <w:szCs w:val="26"/>
        </w:rPr>
      </w:pPr>
      <w:ins w:id="4017"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4018" w:author="The Si Tran" w:date="2012-12-12T00:12:00Z">
        <w:r w:rsidRPr="007F6C43">
          <w:rPr>
            <w:rFonts w:eastAsia="Times New Roman"/>
            <w:szCs w:val="26"/>
          </w:rPr>
          <w:t xml:space="preserve"> từ phương trình (</w:t>
        </w:r>
      </w:ins>
      <w:r w:rsidR="00091D45" w:rsidRPr="00091D45">
        <w:rPr>
          <w:rFonts w:eastAsia="Times New Roman"/>
          <w:szCs w:val="26"/>
        </w:rPr>
        <w:t>3.6)</w:t>
      </w:r>
      <w:ins w:id="4019"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4020" w:author="The Si Tran" w:date="2012-12-12T00:12:00Z"/>
          <w:rFonts w:eastAsia="Times New Roman"/>
          <w:szCs w:val="26"/>
        </w:rPr>
      </w:pPr>
      <w:ins w:id="4021" w:author="The Si Tran" w:date="2012-12-14T05:03:00Z">
        <w:r>
          <w:rPr>
            <w:noProof/>
            <w:rPrChange w:id="4022" w:author="Unknown">
              <w:rPr>
                <w:b/>
                <w:bCs/>
                <w:noProof/>
                <w:sz w:val="20"/>
                <w:szCs w:val="20"/>
              </w:rPr>
            </w:rPrChange>
          </w:rPr>
          <w:lastRenderedPageBreak/>
          <mc:AlternateContent>
            <mc:Choice Requires="wps">
              <w:drawing>
                <wp:anchor distT="0" distB="0" distL="114300" distR="114300" simplePos="0" relativeHeight="251684864" behindDoc="1" locked="0" layoutInCell="1" allowOverlap="1" wp14:anchorId="4546A330" wp14:editId="554C3591">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3D6C9F" w:rsidRDefault="003D6C9F">
                              <w:pPr>
                                <w:pStyle w:val="EquationIndex"/>
                                <w:pPrChange w:id="4023" w:author="The Si Tran" w:date="2012-12-15T08:12:00Z">
                                  <w:pPr/>
                                </w:pPrChange>
                              </w:pPr>
                              <w:r>
                                <w:t>(3.</w:t>
                              </w:r>
                              <w:ins w:id="4024" w:author="The Si Tran" w:date="2012-12-14T04:55:00Z">
                                <w:r>
                                  <w:t>7</w:t>
                                </w:r>
                              </w:ins>
                              <w:del w:id="402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3D6C9F" w:rsidRDefault="003D6C9F">
                        <w:pPr>
                          <w:pStyle w:val="EquationIndex"/>
                          <w:pPrChange w:id="4026" w:author="The Si Tran" w:date="2012-12-15T08:12:00Z">
                            <w:pPr/>
                          </w:pPrChange>
                        </w:pPr>
                        <w:r>
                          <w:t>(3.</w:t>
                        </w:r>
                        <w:ins w:id="4027" w:author="The Si Tran" w:date="2012-12-14T04:55:00Z">
                          <w:r>
                            <w:t>7</w:t>
                          </w:r>
                        </w:ins>
                        <w:del w:id="4028" w:author="The Si Tran" w:date="2012-12-14T04:55:00Z">
                          <w:r w:rsidDel="004505B3">
                            <w:delText>2.1</w:delText>
                          </w:r>
                        </w:del>
                        <w:r>
                          <w:t>)</w:t>
                        </w:r>
                      </w:p>
                    </w:txbxContent>
                  </v:textbox>
                  <w10:wrap type="tight"/>
                </v:shape>
              </w:pict>
            </mc:Fallback>
          </mc:AlternateContent>
        </w:r>
      </w:ins>
      <w:ins w:id="4029"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4030"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4031" w:author="The Si Tran" w:date="2012-12-12T00:12:00Z"/>
          <w:rFonts w:eastAsia="Times New Roman"/>
          <w:szCs w:val="26"/>
        </w:rPr>
      </w:pPr>
      <w:ins w:id="4032"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4033" w:author="The Si Tran" w:date="2012-12-12T00:12:00Z"/>
          <w:rFonts w:eastAsia="Times New Roman"/>
          <w:szCs w:val="26"/>
        </w:rPr>
      </w:pPr>
      <w:ins w:id="4034"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4035"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4036" w:author="The Si Tran" w:date="2012-12-12T00:12:00Z"/>
          <w:rFonts w:eastAsia="Times New Roman"/>
          <w:szCs w:val="26"/>
        </w:rPr>
      </w:pPr>
      <w:ins w:id="4037" w:author="The Si Tran" w:date="2012-12-12T00:12:00Z">
        <w:r w:rsidRPr="00090AB7">
          <w:rPr>
            <w:rPrChange w:id="4038" w:author="The Si Tran" w:date="2012-12-15T08:15:00Z">
              <w:rPr>
                <w:rFonts w:eastAsia="Times New Roman"/>
                <w:szCs w:val="26"/>
              </w:rPr>
            </w:rPrChange>
          </w:rPr>
          <w:t>N</w:t>
        </w:r>
        <w:r w:rsidRPr="007F6C43">
          <w:rPr>
            <w:rFonts w:eastAsia="Times New Roman"/>
            <w:szCs w:val="26"/>
          </w:rPr>
          <w:t xml:space="preserve">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4039"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4040"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4041"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04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404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044" w:author="The Si Tran" w:date="2012-12-12T00:12:00Z">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045"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046"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047"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048"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4049" w:author="The Si Tran" w:date="2012-12-12T00:12:00Z">
        <w:r w:rsidRPr="0019748F">
          <w:rPr>
            <w:rFonts w:eastAsia="Times New Roman"/>
            <w:szCs w:val="26"/>
          </w:rPr>
          <w:t>.</w:t>
        </w:r>
      </w:ins>
    </w:p>
    <w:p w14:paraId="7719F6F5" w14:textId="7F780A52" w:rsidR="00361F58" w:rsidRPr="0019748F" w:rsidRDefault="00361F58">
      <w:pPr>
        <w:rPr>
          <w:ins w:id="4050" w:author="The Si Tran" w:date="2012-12-12T00:12:00Z"/>
        </w:rPr>
        <w:pPrChange w:id="4051" w:author="The Si Tran" w:date="2012-12-16T10:33:00Z">
          <w:pPr>
            <w:spacing w:before="100" w:beforeAutospacing="1" w:after="100" w:afterAutospacing="1"/>
          </w:pPr>
        </w:pPrChange>
      </w:pPr>
      <w:ins w:id="4052"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4053" w:author="The Si Tran" w:date="2012-12-12T00:12:00Z">
        <w:r w:rsidRPr="0019748F">
          <w:t xml:space="preserve"> </w:t>
        </w:r>
        <w:proofErr w:type="gramStart"/>
        <w:r w:rsidRPr="0019748F">
          <w:t xml:space="preserve">và </w:t>
        </w:r>
      </w:ins>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54"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55"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56"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57" w:author="The Si Tran" w:date="2012-12-12T00:12:00Z">
        <w:r w:rsidRPr="0019748F">
          <w:t xml:space="preserve"> </w:t>
        </w:r>
        <w:proofErr w:type="gramStart"/>
        <w:r w:rsidRPr="0019748F">
          <w:t xml:space="preserve">là </w:t>
        </w:r>
      </w:ins>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ins w:id="4058" w:author="The Si Tran" w:date="2012-12-12T00:12:00Z">
        <w:r w:rsidRPr="0019748F">
          <w:t xml:space="preserve">. </w:t>
        </w:r>
      </w:ins>
    </w:p>
    <w:p w14:paraId="3A23FA9B" w14:textId="0A986214" w:rsidR="00361F58" w:rsidRDefault="00361F58" w:rsidP="00361F58">
      <w:pPr>
        <w:spacing w:before="100" w:beforeAutospacing="1" w:after="100" w:afterAutospacing="1"/>
        <w:rPr>
          <w:ins w:id="4059" w:author="The Si Tran" w:date="2012-12-12T00:12:00Z"/>
          <w:szCs w:val="26"/>
          <w:lang w:val="pt-BR"/>
        </w:rPr>
      </w:pPr>
      <w:ins w:id="4060"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proofErr w:type="gramStart"/>
      <w:r w:rsidR="00091D45">
        <w:rPr>
          <w:rFonts w:eastAsia="Times New Roman"/>
          <w:szCs w:val="26"/>
        </w:rPr>
        <w:t xml:space="preserve">lượng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4061"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4062"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4063"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4064" w:author="The Si Tran" w:date="2012-12-12T00:12:00Z">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ins>
    </w:p>
    <w:p w14:paraId="1151F1D7" w14:textId="0B9026A8" w:rsidR="00361F58" w:rsidRPr="00465185" w:rsidRDefault="00361F58" w:rsidP="00361F58">
      <w:pPr>
        <w:ind w:firstLine="540"/>
        <w:rPr>
          <w:ins w:id="4065" w:author="The Si Tran" w:date="2012-12-12T00:12:00Z"/>
          <w:szCs w:val="26"/>
          <w:lang w:val="pt-BR"/>
        </w:rPr>
      </w:pPr>
      <w:ins w:id="4066" w:author="The Si Tran" w:date="2012-12-12T00:12:00Z">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ins>
      <w:r w:rsidR="00091D45">
        <w:rPr>
          <w:szCs w:val="26"/>
          <w:lang w:val="pt-BR"/>
        </w:rPr>
        <w:t xml:space="preserve"> </w:t>
      </w:r>
      <w:ins w:id="4067"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4068" w:author="The Si Tran" w:date="2012-12-12T00:12:00Z">
        <w:r w:rsidRPr="00465185">
          <w:rPr>
            <w:szCs w:val="26"/>
            <w:lang w:val="pt-BR"/>
          </w:rPr>
          <w:t xml:space="preserve">, với </w:t>
        </w:r>
      </w:ins>
      <w:ins w:id="4069" w:author="The Si Tran" w:date="2012-12-06T00:48:00Z">
        <m:oMath>
          <m:r>
            <w:rPr>
              <w:rFonts w:ascii="Cambria Math" w:hAnsi="Cambria Math"/>
              <w:lang w:val="pt-BR"/>
            </w:rPr>
            <m:t>N</m:t>
          </m:r>
        </m:oMath>
      </w:ins>
      <w:r w:rsidR="00091D45" w:rsidRPr="00465185">
        <w:rPr>
          <w:szCs w:val="26"/>
          <w:lang w:val="pt-BR"/>
        </w:rPr>
        <w:t xml:space="preserve"> </w:t>
      </w:r>
      <w:ins w:id="4070" w:author="The Si Tran" w:date="2012-12-12T00:12:00Z">
        <w:r w:rsidRPr="00465185">
          <w:rPr>
            <w:szCs w:val="26"/>
            <w:lang w:val="pt-BR"/>
          </w:rPr>
          <w:t>là kích thước mẫu.</w:t>
        </w:r>
      </w:ins>
    </w:p>
    <w:p w14:paraId="0FB77D4E" w14:textId="57B6E462" w:rsidR="00A2082F" w:rsidRPr="0049233F" w:rsidDel="00361F58" w:rsidRDefault="00804DBE" w:rsidP="00A2082F">
      <w:pPr>
        <w:ind w:left="540"/>
        <w:rPr>
          <w:del w:id="4071" w:author="The Si Tran" w:date="2012-12-12T00:11:00Z"/>
          <w:color w:val="FF0000"/>
          <w:szCs w:val="26"/>
          <w:lang w:val="pt-BR"/>
          <w:rPrChange w:id="4072" w:author="The Si Tran" w:date="2012-12-05T23:02:00Z">
            <w:rPr>
              <w:del w:id="4073" w:author="The Si Tran" w:date="2012-12-12T00:11:00Z"/>
              <w:color w:val="FF0000"/>
              <w:sz w:val="32"/>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ins w:id="4074" w:author="The Si Tran" w:date="2012-12-16T20:21:00Z">
                <w:rPr>
                  <w:rFonts w:ascii="Cambria Math" w:hAnsi="Cambria Math"/>
                  <w:i/>
                </w:rPr>
              </w:ins>
            </m:ctrlPr>
          </m:sSubPr>
          <m:e>
            <w:ins w:id="4075" w:author="The Si Tran" w:date="2012-12-16T20:21:00Z">
              <m:r>
                <w:rPr>
                  <w:rFonts w:ascii="Cambria Math" w:hAnsi="Cambria Math"/>
                </w:rPr>
                <m:t>y</m:t>
              </m:r>
            </w:ins>
          </m:e>
          <m:sub>
            <w:ins w:id="4076" w:author="The Si Tran" w:date="2012-12-16T20:21:00Z">
              <m:r>
                <w:rPr>
                  <w:rFonts w:ascii="Cambria Math" w:hAnsi="Cambria Math"/>
                </w:rPr>
                <m:t>t</m:t>
              </m:r>
            </w:ins>
          </m:sub>
        </m:sSub>
        <w:ins w:id="4077" w:author="The Si Tran" w:date="2012-12-16T20:21:00Z">
          <m:r>
            <w:rPr>
              <w:rFonts w:ascii="Cambria Math" w:hAnsi="Cambria Math"/>
            </w:rPr>
            <m:t>=4+0.4</m:t>
          </m:r>
        </w:ins>
        <m:sSub>
          <m:sSubPr>
            <m:ctrlPr>
              <w:ins w:id="4078" w:author="The Si Tran" w:date="2012-12-16T20:22:00Z">
                <w:rPr>
                  <w:rFonts w:ascii="Cambria Math" w:hAnsi="Cambria Math"/>
                  <w:i/>
                </w:rPr>
              </w:ins>
            </m:ctrlPr>
          </m:sSubPr>
          <m:e>
            <w:ins w:id="4079" w:author="The Si Tran" w:date="2012-12-16T20:22:00Z">
              <m:r>
                <w:rPr>
                  <w:rFonts w:ascii="Cambria Math" w:hAnsi="Cambria Math"/>
                </w:rPr>
                <m:t>y</m:t>
              </m:r>
            </w:ins>
          </m:e>
          <m:sub>
            <w:ins w:id="4080" w:author="The Si Tran" w:date="2012-12-16T20:22:00Z">
              <m:r>
                <w:rPr>
                  <w:rFonts w:ascii="Cambria Math" w:hAnsi="Cambria Math"/>
                </w:rPr>
                <m:t>t-1</m:t>
              </m:r>
            </w:ins>
          </m:sub>
        </m:sSub>
        <w:ins w:id="4081" w:author="The Si Tran" w:date="2012-12-16T20:22:00Z">
          <m:r>
            <w:rPr>
              <w:rFonts w:ascii="Cambria Math" w:hAnsi="Cambria Math"/>
            </w:rPr>
            <m:t>+0.5</m:t>
          </m:r>
        </w:ins>
        <m:sSub>
          <m:sSubPr>
            <m:ctrlPr>
              <w:ins w:id="4082" w:author="The Si Tran" w:date="2012-12-16T20:22:00Z">
                <w:rPr>
                  <w:rFonts w:ascii="Cambria Math" w:hAnsi="Cambria Math"/>
                  <w:i/>
                </w:rPr>
              </w:ins>
            </m:ctrlPr>
          </m:sSubPr>
          <m:e>
            <w:ins w:id="4083" w:author="The Si Tran" w:date="2012-12-16T20:22:00Z">
              <m:r>
                <w:rPr>
                  <w:rFonts w:ascii="Cambria Math" w:hAnsi="Cambria Math"/>
                </w:rPr>
                <m:t>y</m:t>
              </m:r>
            </w:ins>
          </m:e>
          <m:sub>
            <w:ins w:id="4084" w:author="The Si Tran" w:date="2012-12-16T20:22:00Z">
              <m:r>
                <w:rPr>
                  <w:rFonts w:ascii="Cambria Math" w:hAnsi="Cambria Math"/>
                </w:rPr>
                <m:t>t-2</m:t>
              </m:r>
            </w:ins>
          </m:sub>
        </m:sSub>
        <w:ins w:id="4085" w:author="The Si Tran" w:date="2012-12-16T20:22:00Z">
          <m:r>
            <w:rPr>
              <w:rFonts w:ascii="Cambria Math" w:hAnsi="Cambria Math"/>
            </w:rPr>
            <m:t>+</m:t>
          </m:r>
        </w:ins>
        <m:sSub>
          <m:sSubPr>
            <m:ctrlPr>
              <w:ins w:id="4086" w:author="The Si Tran" w:date="2012-12-16T20:22:00Z">
                <w:rPr>
                  <w:rFonts w:ascii="Cambria Math" w:hAnsi="Cambria Math"/>
                  <w:i/>
                </w:rPr>
              </w:ins>
            </m:ctrlPr>
          </m:sSubPr>
          <m:e>
            <w:ins w:id="4087" w:author="The Si Tran" w:date="2012-12-16T20:22:00Z">
              <m:r>
                <w:rPr>
                  <w:rFonts w:ascii="Cambria Math" w:hAnsi="Cambria Math"/>
                </w:rPr>
                <m:t>ε</m:t>
              </m:r>
            </w:ins>
          </m:e>
          <m:sub>
            <w:ins w:id="4088" w:author="The Si Tran" w:date="2012-12-16T20:22:00Z">
              <m:r>
                <w:rPr>
                  <w:rFonts w:ascii="Cambria Math" w:hAnsi="Cambria Math"/>
                </w:rPr>
                <m:t>t</m:t>
              </m:r>
            </w:ins>
          </m:sub>
        </m:sSub>
      </m:oMath>
      <w:r w:rsidR="0068192E">
        <w:rPr>
          <w:rFonts w:eastAsiaTheme="minorEastAsia"/>
        </w:rPr>
        <w:t xml:space="preserve">. </w:t>
      </w:r>
      <w:del w:id="4089" w:author="The Si Tran" w:date="2012-12-12T00:10:00Z">
        <w:r w:rsidR="00A2082F" w:rsidRPr="0049233F" w:rsidDel="00361F58">
          <w:rPr>
            <w:color w:val="FF0000"/>
            <w:szCs w:val="26"/>
            <w:lang w:val="pt-BR"/>
            <w:rPrChange w:id="4090"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4091" w:author="The Si Tran" w:date="2012-12-06T04:01:00Z"/>
          <w:color w:val="FF0000"/>
          <w:szCs w:val="26"/>
          <w:lang w:val="pt-BR"/>
          <w:rPrChange w:id="4092" w:author="The Si Tran" w:date="2012-12-05T23:02:00Z">
            <w:rPr>
              <w:del w:id="4093" w:author="The Si Tran" w:date="2012-12-06T04:01:00Z"/>
              <w:color w:val="FF0000"/>
              <w:sz w:val="32"/>
              <w:lang w:val="pt-BR"/>
            </w:rPr>
          </w:rPrChange>
        </w:rPr>
      </w:pPr>
      <w:del w:id="4094" w:author="The Si Tran" w:date="2012-12-06T04:01:00Z">
        <w:r w:rsidRPr="0049233F" w:rsidDel="00667D24">
          <w:rPr>
            <w:color w:val="FF0000"/>
            <w:szCs w:val="26"/>
            <w:lang w:val="pt-BR"/>
            <w:rPrChange w:id="4095"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4096" w:author="The Si Tran" w:date="2012-12-12T00:12:00Z"/>
          <w:szCs w:val="26"/>
          <w:lang w:val="pt-BR"/>
          <w:rPrChange w:id="4097" w:author="The Si Tran" w:date="2012-12-06T00:54:00Z">
            <w:rPr>
              <w:del w:id="4098" w:author="The Si Tran" w:date="2012-12-12T00:12:00Z"/>
              <w:sz w:val="28"/>
              <w:szCs w:val="28"/>
              <w:lang w:val="pt-BR"/>
            </w:rPr>
          </w:rPrChange>
        </w:rPr>
        <w:pPrChange w:id="4099" w:author="The Si Tran" w:date="2012-12-06T00:54:00Z">
          <w:pPr>
            <w:ind w:firstLine="540"/>
          </w:pPr>
        </w:pPrChange>
      </w:pPr>
      <w:del w:id="4100" w:author="The Si Tran" w:date="2012-12-12T00:12:00Z">
        <w:r w:rsidRPr="0049233F" w:rsidDel="00361F58">
          <w:rPr>
            <w:szCs w:val="26"/>
            <w:lang w:val="pt-BR"/>
            <w:rPrChange w:id="4101"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4102" w:author="The Si Tran" w:date="2012-12-06T00:55:00Z"/>
          <w:szCs w:val="26"/>
          <w:lang w:val="pt-BR"/>
          <w:rPrChange w:id="4103" w:author="The Si Tran" w:date="2012-12-05T23:02:00Z">
            <w:rPr>
              <w:del w:id="4104" w:author="The Si Tran" w:date="2012-12-06T00:55:00Z"/>
              <w:sz w:val="28"/>
              <w:szCs w:val="28"/>
              <w:lang w:val="pt-BR"/>
            </w:rPr>
          </w:rPrChange>
        </w:rPr>
      </w:pPr>
      <w:del w:id="4105" w:author="The Si Tran" w:date="2012-12-06T00:55:00Z">
        <w:r w:rsidRPr="00AF1345" w:rsidDel="00BA51C4">
          <w:rPr>
            <w:position w:val="-14"/>
            <w:szCs w:val="26"/>
            <w:lang w:val="pt-BR"/>
          </w:rPr>
          <w:object w:dxaOrig="2920" w:dyaOrig="380" w14:anchorId="2282CF9B">
            <v:shape id="_x0000_i1068" type="#_x0000_t75" style="width:3in;height:27.75pt" o:ole="">
              <v:imagedata r:id="rId104" o:title=""/>
            </v:shape>
            <o:OLEObject Type="Embed" ProgID="Equation.DSMT4" ShapeID="_x0000_i1068" DrawAspect="Content" ObjectID="_1417544901" r:id="rId105"/>
          </w:object>
        </w:r>
        <w:r w:rsidRPr="0049233F" w:rsidDel="00BA51C4">
          <w:rPr>
            <w:szCs w:val="26"/>
            <w:lang w:val="pt-BR"/>
            <w:rPrChange w:id="4106"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4107" w:author="The Si Tran" w:date="2012-12-12T00:12:00Z"/>
          <w:szCs w:val="26"/>
          <w:lang w:val="pt-BR"/>
          <w:rPrChange w:id="4108" w:author="The Si Tran" w:date="2012-12-05T23:02:00Z">
            <w:rPr>
              <w:del w:id="4109" w:author="The Si Tran" w:date="2012-12-12T00:12:00Z"/>
              <w:sz w:val="28"/>
              <w:szCs w:val="28"/>
              <w:lang w:val="pt-BR"/>
            </w:rPr>
          </w:rPrChange>
        </w:rPr>
      </w:pPr>
      <w:del w:id="4110" w:author="The Si Tran" w:date="2012-12-12T00:12:00Z">
        <w:r w:rsidRPr="0049233F" w:rsidDel="00361F58">
          <w:rPr>
            <w:szCs w:val="26"/>
            <w:lang w:val="pt-BR"/>
            <w:rPrChange w:id="4111"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4112" w:author="The Si Tran" w:date="2012-12-12T00:12:00Z"/>
          <w:szCs w:val="26"/>
          <w:lang w:val="pt-BR"/>
          <w:rPrChange w:id="4113" w:author="The Si Tran" w:date="2012-12-05T23:02:00Z">
            <w:rPr>
              <w:del w:id="4114" w:author="The Si Tran" w:date="2012-12-12T00:12:00Z"/>
              <w:sz w:val="28"/>
              <w:szCs w:val="28"/>
              <w:lang w:val="pt-BR"/>
            </w:rPr>
          </w:rPrChange>
        </w:rPr>
      </w:pPr>
      <w:del w:id="4115" w:author="The Si Tran" w:date="2012-12-06T00:55:00Z">
        <w:r w:rsidRPr="00AF1345" w:rsidDel="003B3B5B">
          <w:rPr>
            <w:position w:val="-6"/>
            <w:szCs w:val="26"/>
            <w:lang w:val="pt-BR"/>
          </w:rPr>
          <w:object w:dxaOrig="220" w:dyaOrig="279" w14:anchorId="0F632030">
            <v:shape id="_x0000_i1069" type="#_x0000_t75" style="width:12.75pt;height:21.75pt" o:ole="">
              <v:imagedata r:id="rId106" o:title=""/>
            </v:shape>
            <o:OLEObject Type="Embed" ProgID="Equation.DSMT4" ShapeID="_x0000_i1069" DrawAspect="Content" ObjectID="_1417544902" r:id="rId107"/>
          </w:object>
        </w:r>
        <w:r w:rsidRPr="0049233F" w:rsidDel="003B3B5B">
          <w:rPr>
            <w:szCs w:val="26"/>
            <w:lang w:val="pt-BR"/>
            <w:rPrChange w:id="4116" w:author="The Si Tran" w:date="2012-12-05T23:02:00Z">
              <w:rPr>
                <w:sz w:val="28"/>
                <w:szCs w:val="28"/>
                <w:lang w:val="pt-BR"/>
              </w:rPr>
            </w:rPrChange>
          </w:rPr>
          <w:delText xml:space="preserve"> </w:delText>
        </w:r>
      </w:del>
      <w:del w:id="4117" w:author="The Si Tran" w:date="2012-12-12T00:12:00Z">
        <w:r w:rsidRPr="0049233F" w:rsidDel="00361F58">
          <w:rPr>
            <w:szCs w:val="26"/>
            <w:lang w:val="pt-BR"/>
            <w:rPrChange w:id="4118"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4119" w:author="The Si Tran" w:date="2012-12-12T00:12:00Z"/>
          <w:szCs w:val="26"/>
          <w:lang w:val="pt-BR"/>
          <w:rPrChange w:id="4120" w:author="The Si Tran" w:date="2012-12-05T23:02:00Z">
            <w:rPr>
              <w:del w:id="4121" w:author="The Si Tran" w:date="2012-12-12T00:12:00Z"/>
              <w:sz w:val="28"/>
              <w:szCs w:val="28"/>
              <w:lang w:val="pt-BR"/>
            </w:rPr>
          </w:rPrChange>
        </w:rPr>
      </w:pPr>
      <w:del w:id="4122" w:author="The Si Tran" w:date="2012-12-06T00:55:00Z">
        <w:r w:rsidRPr="00AF1345" w:rsidDel="003B3B5B">
          <w:rPr>
            <w:position w:val="-12"/>
            <w:szCs w:val="26"/>
            <w:lang w:val="pt-BR"/>
          </w:rPr>
          <w:object w:dxaOrig="240" w:dyaOrig="360" w14:anchorId="68D691B9">
            <v:shape id="_x0000_i1070" type="#_x0000_t75" style="width:12.75pt;height:27.75pt" o:ole="">
              <v:imagedata r:id="rId108" o:title=""/>
            </v:shape>
            <o:OLEObject Type="Embed" ProgID="Equation.DSMT4" ShapeID="_x0000_i1070" DrawAspect="Content" ObjectID="_1417544903" r:id="rId109"/>
          </w:object>
        </w:r>
        <w:r w:rsidRPr="0049233F" w:rsidDel="003B3B5B">
          <w:rPr>
            <w:szCs w:val="26"/>
            <w:lang w:val="pt-BR"/>
            <w:rPrChange w:id="4123" w:author="The Si Tran" w:date="2012-12-05T23:02:00Z">
              <w:rPr>
                <w:sz w:val="28"/>
                <w:szCs w:val="28"/>
                <w:lang w:val="pt-BR"/>
              </w:rPr>
            </w:rPrChange>
          </w:rPr>
          <w:delText xml:space="preserve"> </w:delText>
        </w:r>
      </w:del>
      <w:del w:id="4124" w:author="The Si Tran" w:date="2012-12-12T00:12:00Z">
        <w:r w:rsidRPr="0049233F" w:rsidDel="00361F58">
          <w:rPr>
            <w:szCs w:val="26"/>
            <w:lang w:val="pt-BR"/>
            <w:rPrChange w:id="4125"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4126" w:author="The Si Tran" w:date="2012-12-12T00:12:00Z"/>
          <w:szCs w:val="26"/>
          <w:lang w:val="pt-BR"/>
          <w:rPrChange w:id="4127" w:author="The Si Tran" w:date="2012-12-05T23:02:00Z">
            <w:rPr>
              <w:del w:id="4128" w:author="The Si Tran" w:date="2012-12-12T00:12:00Z"/>
              <w:sz w:val="28"/>
              <w:szCs w:val="28"/>
              <w:lang w:val="pt-BR"/>
            </w:rPr>
          </w:rPrChange>
        </w:rPr>
      </w:pPr>
      <w:del w:id="4129" w:author="The Si Tran" w:date="2012-12-12T00:12:00Z">
        <w:r w:rsidRPr="0049233F" w:rsidDel="00361F58">
          <w:rPr>
            <w:szCs w:val="26"/>
            <w:lang w:val="pt-BR"/>
            <w:rPrChange w:id="4130" w:author="The Si Tran" w:date="2012-12-05T23:02:00Z">
              <w:rPr>
                <w:sz w:val="28"/>
                <w:szCs w:val="28"/>
                <w:lang w:val="pt-BR"/>
              </w:rPr>
            </w:rPrChange>
          </w:rPr>
          <w:delText xml:space="preserve"> </w:delText>
        </w:r>
      </w:del>
      <w:del w:id="4131" w:author="The Si Tran" w:date="2012-12-06T00:55:00Z">
        <w:r w:rsidRPr="00AF1345" w:rsidDel="000E7D19">
          <w:rPr>
            <w:position w:val="-12"/>
            <w:szCs w:val="26"/>
            <w:lang w:val="pt-BR"/>
          </w:rPr>
          <w:object w:dxaOrig="220" w:dyaOrig="360" w14:anchorId="0AA16092">
            <v:shape id="_x0000_i1071" type="#_x0000_t75" style="width:12.75pt;height:27.75pt" o:ole="">
              <v:imagedata r:id="rId110" o:title=""/>
            </v:shape>
            <o:OLEObject Type="Embed" ProgID="Equation.DSMT4" ShapeID="_x0000_i1071" DrawAspect="Content" ObjectID="_1417544904" r:id="rId111"/>
          </w:object>
        </w:r>
      </w:del>
      <w:del w:id="4132" w:author="The Si Tran" w:date="2012-12-12T00:12:00Z">
        <w:r w:rsidRPr="0049233F" w:rsidDel="00361F58">
          <w:rPr>
            <w:szCs w:val="26"/>
            <w:lang w:val="pt-BR"/>
            <w:rPrChange w:id="4133" w:author="The Si Tran" w:date="2012-12-05T23:02:00Z">
              <w:rPr>
                <w:sz w:val="28"/>
                <w:szCs w:val="28"/>
                <w:lang w:val="pt-BR"/>
              </w:rPr>
            </w:rPrChange>
          </w:rPr>
          <w:delText xml:space="preserve"> là các trọng số được ước lượng thể hiện sự ảnh hưởng của các giá trị </w:delText>
        </w:r>
      </w:del>
      <w:del w:id="4134" w:author="The Si Tran" w:date="2012-12-06T00:56:00Z">
        <w:r w:rsidRPr="0049233F" w:rsidDel="000E7D19">
          <w:rPr>
            <w:szCs w:val="26"/>
            <w:lang w:val="pt-BR"/>
            <w:rPrChange w:id="4135" w:author="The Si Tran" w:date="2012-12-05T23:02:00Z">
              <w:rPr>
                <w:sz w:val="28"/>
                <w:szCs w:val="28"/>
                <w:lang w:val="pt-BR"/>
              </w:rPr>
            </w:rPrChange>
          </w:rPr>
          <w:delText>y</w:delText>
        </w:r>
        <w:r w:rsidRPr="0049233F" w:rsidDel="000E7D19">
          <w:rPr>
            <w:szCs w:val="26"/>
            <w:vertAlign w:val="subscript"/>
            <w:lang w:val="pt-BR"/>
            <w:rPrChange w:id="4136" w:author="The Si Tran" w:date="2012-12-05T23:02:00Z">
              <w:rPr>
                <w:sz w:val="28"/>
                <w:szCs w:val="28"/>
                <w:vertAlign w:val="subscript"/>
                <w:lang w:val="pt-BR"/>
              </w:rPr>
            </w:rPrChange>
          </w:rPr>
          <w:delText>t-i</w:delText>
        </w:r>
        <w:r w:rsidRPr="0049233F" w:rsidDel="000E7D19">
          <w:rPr>
            <w:szCs w:val="26"/>
            <w:lang w:val="pt-BR"/>
            <w:rPrChange w:id="4137" w:author="The Si Tran" w:date="2012-12-05T23:02:00Z">
              <w:rPr>
                <w:sz w:val="28"/>
                <w:szCs w:val="28"/>
                <w:lang w:val="pt-BR"/>
              </w:rPr>
            </w:rPrChange>
          </w:rPr>
          <w:delText xml:space="preserve"> </w:delText>
        </w:r>
      </w:del>
      <w:del w:id="4138" w:author="The Si Tran" w:date="2012-12-12T00:12:00Z">
        <w:r w:rsidRPr="0049233F" w:rsidDel="00361F58">
          <w:rPr>
            <w:szCs w:val="26"/>
            <w:lang w:val="pt-BR"/>
            <w:rPrChange w:id="4139" w:author="The Si Tran" w:date="2012-12-05T23:02:00Z">
              <w:rPr>
                <w:sz w:val="28"/>
                <w:szCs w:val="28"/>
                <w:lang w:val="pt-BR"/>
              </w:rPr>
            </w:rPrChange>
          </w:rPr>
          <w:delText xml:space="preserve">lên </w:delText>
        </w:r>
      </w:del>
      <w:del w:id="4140" w:author="The Si Tran" w:date="2012-12-06T00:56:00Z">
        <w:r w:rsidRPr="0049233F" w:rsidDel="000E7D19">
          <w:rPr>
            <w:szCs w:val="26"/>
            <w:lang w:val="pt-BR"/>
            <w:rPrChange w:id="4141" w:author="The Si Tran" w:date="2012-12-05T23:02:00Z">
              <w:rPr>
                <w:sz w:val="28"/>
                <w:szCs w:val="28"/>
                <w:lang w:val="pt-BR"/>
              </w:rPr>
            </w:rPrChange>
          </w:rPr>
          <w:delText>y</w:delText>
        </w:r>
        <w:r w:rsidRPr="0049233F" w:rsidDel="000E7D19">
          <w:rPr>
            <w:szCs w:val="26"/>
            <w:vertAlign w:val="subscript"/>
            <w:lang w:val="pt-BR"/>
            <w:rPrChange w:id="4142" w:author="The Si Tran" w:date="2012-12-05T23:02:00Z">
              <w:rPr>
                <w:sz w:val="28"/>
                <w:szCs w:val="28"/>
                <w:vertAlign w:val="subscript"/>
                <w:lang w:val="pt-BR"/>
              </w:rPr>
            </w:rPrChange>
          </w:rPr>
          <w:delText>t</w:delText>
        </w:r>
        <w:r w:rsidRPr="0049233F" w:rsidDel="000E7D19">
          <w:rPr>
            <w:szCs w:val="26"/>
            <w:lang w:val="pt-BR"/>
            <w:rPrChange w:id="4143"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144" w:author="The Si Tran" w:date="2012-12-06T00:59:00Z"/>
          <w:szCs w:val="26"/>
          <w:lang w:val="pt-BR"/>
        </w:rPr>
        <w:pPrChange w:id="4145" w:author="The Si Tran" w:date="2012-12-06T00:59:00Z">
          <w:pPr>
            <w:ind w:firstLine="540"/>
          </w:pPr>
        </w:pPrChange>
      </w:pPr>
      <w:del w:id="4146" w:author="The Si Tran" w:date="2012-12-12T00:12:00Z">
        <w:r w:rsidRPr="0049233F" w:rsidDel="00361F58">
          <w:rPr>
            <w:szCs w:val="26"/>
            <w:lang w:val="pt-BR"/>
            <w:rPrChange w:id="4147"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148" w:author="The Si Tran" w:date="2012-12-06T01:05:00Z"/>
          <w:szCs w:val="26"/>
          <w:lang w:val="pt-BR"/>
          <w:rPrChange w:id="4149" w:author="The Si Tran" w:date="2012-12-05T23:02:00Z">
            <w:rPr>
              <w:del w:id="4150" w:author="The Si Tran" w:date="2012-12-06T01:05:00Z"/>
              <w:sz w:val="28"/>
              <w:szCs w:val="28"/>
              <w:lang w:val="pt-BR"/>
            </w:rPr>
          </w:rPrChange>
        </w:rPr>
        <w:pPrChange w:id="4151" w:author="The Si Tran" w:date="2012-12-06T01:05:00Z">
          <w:pPr>
            <w:ind w:firstLine="540"/>
          </w:pPr>
        </w:pPrChange>
      </w:pPr>
      <w:del w:id="4152" w:author="The Si Tran" w:date="2012-12-06T00:59:00Z">
        <w:r w:rsidRPr="00AF1345" w:rsidDel="007B7F6E">
          <w:rPr>
            <w:position w:val="-32"/>
            <w:szCs w:val="26"/>
            <w:lang w:val="pt-BR"/>
          </w:rPr>
          <w:object w:dxaOrig="2960" w:dyaOrig="700" w14:anchorId="6C0265E7">
            <v:shape id="_x0000_i1072" type="#_x0000_t75" style="width:208.5pt;height:50.25pt" o:ole="">
              <v:imagedata r:id="rId112" o:title=""/>
            </v:shape>
            <o:OLEObject Type="Embed" ProgID="Equation.DSMT4" ShapeID="_x0000_i1072" DrawAspect="Content" ObjectID="_1417544905" r:id="rId113"/>
          </w:object>
        </w:r>
      </w:del>
    </w:p>
    <w:p w14:paraId="25BA803B" w14:textId="77777777" w:rsidR="006A21F7" w:rsidRPr="0049233F" w:rsidDel="00361F58" w:rsidRDefault="006A21F7">
      <w:pPr>
        <w:ind w:left="720" w:firstLine="720"/>
        <w:rPr>
          <w:del w:id="4153" w:author="The Si Tran" w:date="2012-12-12T00:12:00Z"/>
          <w:szCs w:val="26"/>
          <w:lang w:val="pt-BR"/>
          <w:rPrChange w:id="4154" w:author="The Si Tran" w:date="2012-12-05T23:02:00Z">
            <w:rPr>
              <w:del w:id="4155" w:author="The Si Tran" w:date="2012-12-12T00:12:00Z"/>
              <w:sz w:val="28"/>
              <w:szCs w:val="28"/>
              <w:lang w:val="pt-BR"/>
            </w:rPr>
          </w:rPrChange>
        </w:rPr>
        <w:pPrChange w:id="4156" w:author="The Si Tran" w:date="2012-12-06T01:05:00Z">
          <w:pPr>
            <w:ind w:firstLine="540"/>
          </w:pPr>
        </w:pPrChange>
      </w:pPr>
      <w:del w:id="4157" w:author="The Si Tran" w:date="2012-12-06T01:05:00Z">
        <w:r w:rsidRPr="00AF1345" w:rsidDel="00781FC7">
          <w:rPr>
            <w:position w:val="-106"/>
            <w:szCs w:val="26"/>
            <w:lang w:val="pt-BR"/>
          </w:rPr>
          <w:object w:dxaOrig="3940" w:dyaOrig="1840" w14:anchorId="330C36D8">
            <v:shape id="_x0000_i1073" type="#_x0000_t75" style="width:260.25pt;height:122.25pt" o:ole="">
              <v:imagedata r:id="rId114" o:title=""/>
            </v:shape>
            <o:OLEObject Type="Embed" ProgID="Equation.DSMT4" ShapeID="_x0000_i1073" DrawAspect="Content" ObjectID="_1417544906" r:id="rId115"/>
          </w:object>
        </w:r>
      </w:del>
    </w:p>
    <w:p w14:paraId="7ED61313" w14:textId="77777777" w:rsidR="006A21F7" w:rsidRPr="0049233F" w:rsidDel="00361F58" w:rsidRDefault="006A21F7" w:rsidP="006A21F7">
      <w:pPr>
        <w:ind w:firstLine="540"/>
        <w:rPr>
          <w:del w:id="4158" w:author="The Si Tran" w:date="2012-12-12T00:12:00Z"/>
          <w:szCs w:val="26"/>
          <w:lang w:val="pt-BR"/>
          <w:rPrChange w:id="4159" w:author="The Si Tran" w:date="2012-12-05T23:02:00Z">
            <w:rPr>
              <w:del w:id="4160" w:author="The Si Tran" w:date="2012-12-12T00:12:00Z"/>
              <w:sz w:val="28"/>
              <w:szCs w:val="28"/>
              <w:lang w:val="pt-BR"/>
            </w:rPr>
          </w:rPrChange>
        </w:rPr>
      </w:pPr>
      <w:del w:id="4161" w:author="The Si Tran" w:date="2012-12-12T00:12:00Z">
        <w:r w:rsidRPr="0049233F" w:rsidDel="00361F58">
          <w:rPr>
            <w:szCs w:val="26"/>
            <w:lang w:val="pt-BR"/>
            <w:rPrChange w:id="4162"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163" w:author="The Si Tran" w:date="2012-12-06T04:09:00Z"/>
          <w:szCs w:val="26"/>
          <w:lang w:val="pt-BR"/>
          <w:rPrChange w:id="4164" w:author="The Si Tran" w:date="2012-12-05T23:02:00Z">
            <w:rPr>
              <w:del w:id="4165" w:author="The Si Tran" w:date="2012-12-06T04:09:00Z"/>
              <w:sz w:val="28"/>
              <w:szCs w:val="28"/>
              <w:lang w:val="pt-BR"/>
            </w:rPr>
          </w:rPrChange>
        </w:rPr>
        <w:pPrChange w:id="4166" w:author="The Si Tran" w:date="2012-12-06T01:07:00Z">
          <w:pPr>
            <w:ind w:firstLine="540"/>
          </w:pPr>
        </w:pPrChange>
      </w:pPr>
      <w:del w:id="4167" w:author="The Si Tran" w:date="2012-12-06T01:07:00Z">
        <w:r w:rsidRPr="00AF1345" w:rsidDel="00FA67FB">
          <w:rPr>
            <w:position w:val="-28"/>
            <w:szCs w:val="26"/>
            <w:lang w:val="pt-BR"/>
          </w:rPr>
          <w:object w:dxaOrig="4099" w:dyaOrig="680" w14:anchorId="76A0D3E8">
            <v:shape id="_x0000_i1074" type="#_x0000_t75" style="width:315.75pt;height:50.25pt" o:ole="">
              <v:imagedata r:id="rId116" o:title=""/>
            </v:shape>
            <o:OLEObject Type="Embed" ProgID="Equation.DSMT4" ShapeID="_x0000_i1074" DrawAspect="Content" ObjectID="_1417544907" r:id="rId117"/>
          </w:object>
        </w:r>
      </w:del>
      <w:del w:id="4168" w:author="The Si Tran" w:date="2012-12-12T00:12:00Z">
        <w:r w:rsidRPr="0049233F" w:rsidDel="00361F58">
          <w:rPr>
            <w:szCs w:val="26"/>
            <w:lang w:val="pt-BR"/>
            <w:rPrChange w:id="4169" w:author="The Si Tran" w:date="2012-12-05T23:02:00Z">
              <w:rPr>
                <w:sz w:val="28"/>
                <w:szCs w:val="28"/>
                <w:lang w:val="pt-BR"/>
              </w:rPr>
            </w:rPrChange>
          </w:rPr>
          <w:delText xml:space="preserve">  (3.2.2</w:delText>
        </w:r>
      </w:del>
      <w:del w:id="4170" w:author="The Si Tran" w:date="2012-12-06T04:09:00Z">
        <w:r w:rsidRPr="0049233F" w:rsidDel="00187478">
          <w:rPr>
            <w:szCs w:val="26"/>
            <w:lang w:val="pt-BR"/>
            <w:rPrChange w:id="4171"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172" w:author="The Si Tran" w:date="2012-12-12T00:12:00Z"/>
          <w:szCs w:val="26"/>
          <w:lang w:val="pt-BR"/>
          <w:rPrChange w:id="4173" w:author="The Si Tran" w:date="2012-12-06T01:05:00Z">
            <w:rPr>
              <w:del w:id="4174" w:author="The Si Tran" w:date="2012-12-12T00:12:00Z"/>
              <w:sz w:val="28"/>
              <w:szCs w:val="28"/>
              <w:lang w:val="pt-BR"/>
            </w:rPr>
          </w:rPrChange>
        </w:rPr>
        <w:pPrChange w:id="4175" w:author="The Si Tran" w:date="2012-12-06T04:09:00Z">
          <w:pPr>
            <w:ind w:firstLine="540"/>
          </w:pPr>
        </w:pPrChange>
      </w:pPr>
    </w:p>
    <w:p w14:paraId="5A6D8032" w14:textId="77777777" w:rsidR="006A21F7" w:rsidRPr="0049233F" w:rsidDel="00361F58" w:rsidRDefault="006A21F7" w:rsidP="006A21F7">
      <w:pPr>
        <w:ind w:firstLine="540"/>
        <w:rPr>
          <w:del w:id="4176" w:author="The Si Tran" w:date="2012-12-12T00:12:00Z"/>
          <w:szCs w:val="26"/>
          <w:lang w:val="pt-BR"/>
          <w:rPrChange w:id="4177" w:author="The Si Tran" w:date="2012-12-05T23:02:00Z">
            <w:rPr>
              <w:del w:id="4178" w:author="The Si Tran" w:date="2012-12-12T00:12:00Z"/>
              <w:sz w:val="28"/>
              <w:szCs w:val="28"/>
              <w:lang w:val="pt-BR"/>
            </w:rPr>
          </w:rPrChange>
        </w:rPr>
      </w:pPr>
      <w:del w:id="4179" w:author="The Si Tran" w:date="2012-12-12T00:12:00Z">
        <w:r w:rsidRPr="0049233F" w:rsidDel="00361F58">
          <w:rPr>
            <w:szCs w:val="26"/>
            <w:lang w:val="pt-BR"/>
            <w:rPrChange w:id="4180"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181" w:author="The Si Tran" w:date="2012-12-12T00:12:00Z"/>
          <w:szCs w:val="26"/>
          <w:lang w:val="pt-BR"/>
          <w:rPrChange w:id="4182" w:author="The Si Tran" w:date="2012-12-05T23:02:00Z">
            <w:rPr>
              <w:del w:id="4183" w:author="The Si Tran" w:date="2012-12-12T00:12:00Z"/>
              <w:sz w:val="28"/>
              <w:szCs w:val="28"/>
              <w:lang w:val="pt-BR"/>
            </w:rPr>
          </w:rPrChange>
        </w:rPr>
      </w:pPr>
      <w:del w:id="4184" w:author="The Si Tran" w:date="2012-12-12T00:12:00Z">
        <w:r w:rsidRPr="0049233F" w:rsidDel="00361F58">
          <w:rPr>
            <w:szCs w:val="26"/>
            <w:lang w:val="pt-BR"/>
            <w:rPrChange w:id="4185"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186" w:author="The Si Tran" w:date="2012-12-12T00:12:00Z"/>
          <w:b/>
          <w:szCs w:val="26"/>
          <w:lang w:val="pt-BR"/>
          <w:rPrChange w:id="4187" w:author="The Si Tran" w:date="2012-12-05T23:02:00Z">
            <w:rPr>
              <w:del w:id="4188" w:author="The Si Tran" w:date="2012-12-12T00:12:00Z"/>
              <w:b/>
              <w:sz w:val="28"/>
              <w:szCs w:val="28"/>
              <w:lang w:val="pt-BR"/>
            </w:rPr>
          </w:rPrChange>
        </w:rPr>
      </w:pPr>
      <w:del w:id="4189" w:author="The Si Tran" w:date="2012-12-12T00:12:00Z">
        <w:r w:rsidRPr="0049233F" w:rsidDel="00361F58">
          <w:rPr>
            <w:b/>
            <w:szCs w:val="26"/>
            <w:lang w:val="pt-BR"/>
            <w:rPrChange w:id="4190"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191" w:author="The Si Tran" w:date="2012-12-12T00:12:00Z"/>
          <w:szCs w:val="26"/>
          <w:lang w:val="pt-BR"/>
          <w:rPrChange w:id="4192" w:author="The Si Tran" w:date="2012-12-05T23:02:00Z">
            <w:rPr>
              <w:del w:id="4193" w:author="The Si Tran" w:date="2012-12-12T00:12:00Z"/>
              <w:sz w:val="28"/>
              <w:szCs w:val="28"/>
              <w:lang w:val="pt-BR"/>
            </w:rPr>
          </w:rPrChange>
        </w:rPr>
      </w:pPr>
      <w:del w:id="4194" w:author="The Si Tran" w:date="2012-12-12T00:12:00Z">
        <w:r w:rsidRPr="0049233F" w:rsidDel="00361F58">
          <w:rPr>
            <w:szCs w:val="26"/>
            <w:lang w:val="pt-BR"/>
            <w:rPrChange w:id="4195" w:author="The Si Tran" w:date="2012-12-05T23:02:00Z">
              <w:rPr>
                <w:sz w:val="28"/>
                <w:szCs w:val="28"/>
                <w:lang w:val="pt-BR"/>
              </w:rPr>
            </w:rPrChange>
          </w:rPr>
          <w:delText xml:space="preserve">Hàm tự tương quan riêng phần ở độ trễ k là sự tương quan giữa </w:delText>
        </w:r>
      </w:del>
      <w:del w:id="4196" w:author="The Si Tran" w:date="2012-12-06T20:12:00Z">
        <w:r w:rsidRPr="0049233F" w:rsidDel="00542651">
          <w:rPr>
            <w:szCs w:val="26"/>
            <w:lang w:val="pt-BR"/>
            <w:rPrChange w:id="4197" w:author="The Si Tran" w:date="2012-12-05T23:02:00Z">
              <w:rPr>
                <w:sz w:val="28"/>
                <w:szCs w:val="28"/>
                <w:lang w:val="pt-BR"/>
              </w:rPr>
            </w:rPrChange>
          </w:rPr>
          <w:delText>y</w:delText>
        </w:r>
        <w:r w:rsidRPr="0049233F" w:rsidDel="00542651">
          <w:rPr>
            <w:szCs w:val="26"/>
            <w:vertAlign w:val="subscript"/>
            <w:lang w:val="pt-BR"/>
            <w:rPrChange w:id="4198" w:author="The Si Tran" w:date="2012-12-05T23:02:00Z">
              <w:rPr>
                <w:sz w:val="28"/>
                <w:szCs w:val="28"/>
                <w:vertAlign w:val="subscript"/>
                <w:lang w:val="pt-BR"/>
              </w:rPr>
            </w:rPrChange>
          </w:rPr>
          <w:delText>t</w:delText>
        </w:r>
      </w:del>
      <w:del w:id="4199" w:author="The Si Tran" w:date="2012-12-12T00:12:00Z">
        <w:r w:rsidRPr="0049233F" w:rsidDel="00361F58">
          <w:rPr>
            <w:szCs w:val="26"/>
            <w:lang w:val="pt-BR"/>
            <w:rPrChange w:id="4200" w:author="The Si Tran" w:date="2012-12-05T23:02:00Z">
              <w:rPr>
                <w:sz w:val="28"/>
                <w:szCs w:val="28"/>
                <w:lang w:val="pt-BR"/>
              </w:rPr>
            </w:rPrChange>
          </w:rPr>
          <w:delText xml:space="preserve"> và </w:delText>
        </w:r>
      </w:del>
      <w:del w:id="4201" w:author="The Si Tran" w:date="2012-12-06T20:12:00Z">
        <w:r w:rsidRPr="0049233F" w:rsidDel="00542651">
          <w:rPr>
            <w:szCs w:val="26"/>
            <w:lang w:val="pt-BR"/>
            <w:rPrChange w:id="4202" w:author="The Si Tran" w:date="2012-12-05T23:02:00Z">
              <w:rPr>
                <w:sz w:val="28"/>
                <w:szCs w:val="28"/>
                <w:lang w:val="pt-BR"/>
              </w:rPr>
            </w:rPrChange>
          </w:rPr>
          <w:delText>y</w:delText>
        </w:r>
        <w:r w:rsidRPr="0049233F" w:rsidDel="00542651">
          <w:rPr>
            <w:szCs w:val="26"/>
            <w:vertAlign w:val="subscript"/>
            <w:lang w:val="pt-BR"/>
            <w:rPrChange w:id="4203" w:author="The Si Tran" w:date="2012-12-05T23:02:00Z">
              <w:rPr>
                <w:sz w:val="28"/>
                <w:szCs w:val="28"/>
                <w:vertAlign w:val="subscript"/>
                <w:lang w:val="pt-BR"/>
              </w:rPr>
            </w:rPrChange>
          </w:rPr>
          <w:delText>t-k</w:delText>
        </w:r>
      </w:del>
      <w:del w:id="4204" w:author="The Si Tran" w:date="2012-12-12T00:12:00Z">
        <w:r w:rsidRPr="0049233F" w:rsidDel="00361F58">
          <w:rPr>
            <w:szCs w:val="26"/>
            <w:lang w:val="pt-BR"/>
            <w:rPrChange w:id="4205" w:author="The Si Tran" w:date="2012-12-05T23:02:00Z">
              <w:rPr>
                <w:sz w:val="28"/>
                <w:szCs w:val="28"/>
                <w:lang w:val="pt-BR"/>
              </w:rPr>
            </w:rPrChange>
          </w:rPr>
          <w:delText xml:space="preserve"> sau khi đã hiệu chỉnh sự ảnh hưởng của các giá trị </w:delText>
        </w:r>
      </w:del>
      <w:del w:id="4206" w:author="The Si Tran" w:date="2012-12-06T20:13:00Z">
        <w:r w:rsidRPr="0049233F" w:rsidDel="00542651">
          <w:rPr>
            <w:szCs w:val="26"/>
            <w:lang w:val="pt-BR"/>
            <w:rPrChange w:id="4207" w:author="The Si Tran" w:date="2012-12-05T23:02:00Z">
              <w:rPr>
                <w:sz w:val="28"/>
                <w:szCs w:val="28"/>
                <w:lang w:val="pt-BR"/>
              </w:rPr>
            </w:rPrChange>
          </w:rPr>
          <w:delText>y</w:delText>
        </w:r>
        <w:r w:rsidRPr="0049233F" w:rsidDel="00542651">
          <w:rPr>
            <w:szCs w:val="26"/>
            <w:vertAlign w:val="subscript"/>
            <w:lang w:val="pt-BR"/>
            <w:rPrChange w:id="4208" w:author="The Si Tran" w:date="2012-12-05T23:02:00Z">
              <w:rPr>
                <w:sz w:val="28"/>
                <w:szCs w:val="28"/>
                <w:vertAlign w:val="subscript"/>
                <w:lang w:val="pt-BR"/>
              </w:rPr>
            </w:rPrChange>
          </w:rPr>
          <w:delText>t-1</w:delText>
        </w:r>
        <w:r w:rsidRPr="0049233F" w:rsidDel="00542651">
          <w:rPr>
            <w:szCs w:val="26"/>
            <w:lang w:val="pt-BR"/>
            <w:rPrChange w:id="4209" w:author="The Si Tran" w:date="2012-12-05T23:02:00Z">
              <w:rPr>
                <w:sz w:val="28"/>
                <w:szCs w:val="28"/>
                <w:lang w:val="pt-BR"/>
              </w:rPr>
            </w:rPrChange>
          </w:rPr>
          <w:delText>, y</w:delText>
        </w:r>
        <w:r w:rsidRPr="0049233F" w:rsidDel="00542651">
          <w:rPr>
            <w:szCs w:val="26"/>
            <w:vertAlign w:val="subscript"/>
            <w:lang w:val="pt-BR"/>
            <w:rPrChange w:id="4210" w:author="The Si Tran" w:date="2012-12-05T23:02:00Z">
              <w:rPr>
                <w:sz w:val="28"/>
                <w:szCs w:val="28"/>
                <w:vertAlign w:val="subscript"/>
                <w:lang w:val="pt-BR"/>
              </w:rPr>
            </w:rPrChange>
          </w:rPr>
          <w:delText>t-2</w:delText>
        </w:r>
        <w:r w:rsidRPr="0049233F" w:rsidDel="00542651">
          <w:rPr>
            <w:szCs w:val="26"/>
            <w:lang w:val="pt-BR"/>
            <w:rPrChange w:id="4211" w:author="The Si Tran" w:date="2012-12-05T23:02:00Z">
              <w:rPr>
                <w:sz w:val="28"/>
                <w:szCs w:val="28"/>
                <w:lang w:val="pt-BR"/>
              </w:rPr>
            </w:rPrChange>
          </w:rPr>
          <w:delText>, ..., y</w:delText>
        </w:r>
        <w:r w:rsidRPr="0049233F" w:rsidDel="00542651">
          <w:rPr>
            <w:szCs w:val="26"/>
            <w:vertAlign w:val="subscript"/>
            <w:lang w:val="pt-BR"/>
            <w:rPrChange w:id="4212" w:author="The Si Tran" w:date="2012-12-05T23:02:00Z">
              <w:rPr>
                <w:sz w:val="28"/>
                <w:szCs w:val="28"/>
                <w:vertAlign w:val="subscript"/>
                <w:lang w:val="pt-BR"/>
              </w:rPr>
            </w:rPrChange>
          </w:rPr>
          <w:delText>t-k+1</w:delText>
        </w:r>
      </w:del>
      <w:del w:id="4213" w:author="The Si Tran" w:date="2012-12-12T00:12:00Z">
        <w:r w:rsidRPr="0049233F" w:rsidDel="00361F58">
          <w:rPr>
            <w:szCs w:val="26"/>
            <w:lang w:val="pt-BR"/>
            <w:rPrChange w:id="4214" w:author="The Si Tran" w:date="2012-12-05T23:02:00Z">
              <w:rPr>
                <w:sz w:val="28"/>
                <w:szCs w:val="28"/>
                <w:lang w:val="pt-BR"/>
              </w:rPr>
            </w:rPrChange>
          </w:rPr>
          <w:delText xml:space="preserve"> [1]. Trong mô hình AR(p), hàm tự tương quan riêng phần ở độ trễ </w:delText>
        </w:r>
      </w:del>
      <w:del w:id="4215" w:author="The Si Tran" w:date="2012-12-06T20:14:00Z">
        <w:r w:rsidRPr="0049233F" w:rsidDel="00851CA5">
          <w:rPr>
            <w:szCs w:val="26"/>
            <w:lang w:val="pt-BR"/>
            <w:rPrChange w:id="4216" w:author="The Si Tran" w:date="2012-12-05T23:02:00Z">
              <w:rPr>
                <w:sz w:val="28"/>
                <w:szCs w:val="28"/>
                <w:lang w:val="pt-BR"/>
              </w:rPr>
            </w:rPrChange>
          </w:rPr>
          <w:delText xml:space="preserve">k &gt; p </w:delText>
        </w:r>
      </w:del>
      <w:del w:id="4217" w:author="The Si Tran" w:date="2012-12-12T00:12:00Z">
        <w:r w:rsidRPr="0049233F" w:rsidDel="00361F58">
          <w:rPr>
            <w:szCs w:val="26"/>
            <w:lang w:val="pt-BR"/>
            <w:rPrChange w:id="4218"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219" w:author="The Si Tran" w:date="2012-12-06T01:11:00Z"/>
          <w:szCs w:val="26"/>
          <w:lang w:val="pt-BR"/>
          <w:rPrChange w:id="4220" w:author="The Si Tran" w:date="2012-12-06T01:11:00Z">
            <w:rPr>
              <w:del w:id="4221" w:author="The Si Tran" w:date="2012-12-06T01:11:00Z"/>
              <w:sz w:val="28"/>
              <w:szCs w:val="28"/>
              <w:lang w:val="pt-BR"/>
            </w:rPr>
          </w:rPrChange>
        </w:rPr>
        <w:pPrChange w:id="4222" w:author="The Si Tran" w:date="2012-12-06T01:11:00Z">
          <w:pPr>
            <w:ind w:firstLine="540"/>
          </w:pPr>
        </w:pPrChange>
      </w:pPr>
      <w:del w:id="4223" w:author="The Si Tran" w:date="2012-12-12T00:12:00Z">
        <w:r w:rsidRPr="0049233F" w:rsidDel="00361F58">
          <w:rPr>
            <w:szCs w:val="26"/>
            <w:lang w:val="pt-BR"/>
            <w:rPrChange w:id="4224" w:author="The Si Tran" w:date="2012-12-05T23:02:00Z">
              <w:rPr>
                <w:sz w:val="28"/>
                <w:szCs w:val="28"/>
                <w:lang w:val="pt-BR"/>
              </w:rPr>
            </w:rPrChange>
          </w:rPr>
          <w:delText xml:space="preserve">Xét hệ phương trình Yule-Walker cho hàm tự tương quan của mô hình AR(k) với bậc </w:delText>
        </w:r>
      </w:del>
      <w:del w:id="4225" w:author="The Si Tran" w:date="2012-12-06T20:14:00Z">
        <w:r w:rsidRPr="0049233F" w:rsidDel="00940531">
          <w:rPr>
            <w:szCs w:val="26"/>
            <w:lang w:val="pt-BR"/>
            <w:rPrChange w:id="4226" w:author="The Si Tran" w:date="2012-12-05T23:02:00Z">
              <w:rPr>
                <w:sz w:val="28"/>
                <w:szCs w:val="28"/>
                <w:lang w:val="pt-BR"/>
              </w:rPr>
            </w:rPrChange>
          </w:rPr>
          <w:delText>k</w:delText>
        </w:r>
      </w:del>
      <w:del w:id="4227" w:author="The Si Tran" w:date="2012-12-12T00:12:00Z">
        <w:r w:rsidRPr="0049233F" w:rsidDel="00361F58">
          <w:rPr>
            <w:szCs w:val="26"/>
            <w:lang w:val="pt-BR"/>
            <w:rPrChange w:id="4228"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229" w:author="The Si Tran" w:date="2012-12-12T00:12:00Z"/>
          <w:szCs w:val="26"/>
          <w:lang w:val="pt-BR"/>
          <w:rPrChange w:id="4230" w:author="The Si Tran" w:date="2012-12-05T23:02:00Z">
            <w:rPr>
              <w:del w:id="4231" w:author="The Si Tran" w:date="2012-12-12T00:12:00Z"/>
              <w:sz w:val="28"/>
              <w:szCs w:val="28"/>
              <w:lang w:val="pt-BR"/>
            </w:rPr>
          </w:rPrChange>
        </w:rPr>
        <w:pPrChange w:id="4232" w:author="The Si Tran" w:date="2012-12-06T01:11:00Z">
          <w:pPr>
            <w:ind w:firstLine="540"/>
          </w:pPr>
        </w:pPrChange>
      </w:pPr>
      <w:del w:id="4233" w:author="The Si Tran" w:date="2012-12-06T01:11:00Z">
        <w:r w:rsidRPr="00AF1345" w:rsidDel="00E27BFB">
          <w:rPr>
            <w:position w:val="-28"/>
            <w:szCs w:val="26"/>
            <w:lang w:val="pt-BR"/>
          </w:rPr>
          <w:object w:dxaOrig="3940" w:dyaOrig="680" w14:anchorId="12EE6A83">
            <v:shape id="_x0000_i1075" type="#_x0000_t75" style="width:300.75pt;height:50.25pt" o:ole="">
              <v:imagedata r:id="rId118" o:title=""/>
            </v:shape>
            <o:OLEObject Type="Embed" ProgID="Equation.DSMT4" ShapeID="_x0000_i1075" DrawAspect="Content" ObjectID="_1417544908" r:id="rId119"/>
          </w:object>
        </w:r>
      </w:del>
    </w:p>
    <w:p w14:paraId="45997D58" w14:textId="77777777" w:rsidR="00E27BFB" w:rsidRPr="009C05B7" w:rsidDel="00361F58" w:rsidRDefault="006A21F7">
      <w:pPr>
        <w:ind w:firstLine="0"/>
        <w:rPr>
          <w:del w:id="4234" w:author="The Si Tran" w:date="2012-12-12T00:12:00Z"/>
          <w:rFonts w:eastAsiaTheme="minorEastAsia"/>
          <w:szCs w:val="26"/>
          <w:lang w:val="pt-BR"/>
          <w:rPrChange w:id="4235" w:author="The Si Tran" w:date="2012-12-06T01:24:00Z">
            <w:rPr>
              <w:del w:id="4236" w:author="The Si Tran" w:date="2012-12-12T00:12:00Z"/>
              <w:sz w:val="28"/>
              <w:szCs w:val="28"/>
              <w:lang w:val="pt-BR"/>
            </w:rPr>
          </w:rPrChange>
        </w:rPr>
        <w:pPrChange w:id="4237" w:author="The Si Tran" w:date="2012-12-06T01:24:00Z">
          <w:pPr>
            <w:ind w:firstLine="540"/>
          </w:pPr>
        </w:pPrChange>
      </w:pPr>
      <w:del w:id="4238" w:author="The Si Tran" w:date="2012-12-12T00:12:00Z">
        <w:r w:rsidRPr="0049233F" w:rsidDel="00361F58">
          <w:rPr>
            <w:szCs w:val="26"/>
            <w:lang w:val="pt-BR"/>
            <w:rPrChange w:id="4239"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240" w:author="The Si Tran" w:date="2012-12-12T00:12:00Z"/>
          <w:szCs w:val="26"/>
          <w:lang w:val="pt-BR"/>
          <w:rPrChange w:id="4241" w:author="The Si Tran" w:date="2012-12-06T01:24:00Z">
            <w:rPr>
              <w:del w:id="4242" w:author="The Si Tran" w:date="2012-12-12T00:12:00Z"/>
              <w:sz w:val="28"/>
              <w:szCs w:val="28"/>
              <w:lang w:val="pt-BR"/>
            </w:rPr>
          </w:rPrChange>
        </w:rPr>
        <w:pPrChange w:id="4243" w:author="The Si Tran" w:date="2012-12-06T01:27:00Z">
          <w:pPr>
            <w:ind w:firstLine="540"/>
          </w:pPr>
        </w:pPrChange>
      </w:pPr>
      <w:del w:id="4244" w:author="The Si Tran" w:date="2012-12-06T01:24:00Z">
        <w:r w:rsidRPr="00AF1345" w:rsidDel="009C05B7">
          <w:rPr>
            <w:position w:val="-124"/>
            <w:szCs w:val="26"/>
            <w:lang w:val="pt-BR"/>
          </w:rPr>
          <w:object w:dxaOrig="6780" w:dyaOrig="2600" w14:anchorId="5F78E78C">
            <v:shape id="_x0000_i1076" type="#_x0000_t75" style="width:410.25pt;height:159pt" o:ole="">
              <v:imagedata r:id="rId120" o:title=""/>
            </v:shape>
            <o:OLEObject Type="Embed" ProgID="Equation.DSMT4" ShapeID="_x0000_i1076" DrawAspect="Content" ObjectID="_1417544909" r:id="rId121"/>
          </w:object>
        </w:r>
      </w:del>
      <w:del w:id="4245" w:author="The Si Tran" w:date="2012-12-12T00:12:00Z">
        <w:r w:rsidRPr="00AC1C82" w:rsidDel="00361F58">
          <w:rPr>
            <w:position w:val="-4"/>
            <w:szCs w:val="26"/>
            <w:lang w:val="pt-BR"/>
          </w:rPr>
          <w:object w:dxaOrig="180" w:dyaOrig="279" w14:anchorId="3C57DC65">
            <v:shape id="_x0000_i1077" type="#_x0000_t75" style="width:7.5pt;height:12.75pt" o:ole="">
              <v:imagedata r:id="rId19" o:title=""/>
            </v:shape>
            <o:OLEObject Type="Embed" ProgID="Equation.DSMT4" ShapeID="_x0000_i1077" DrawAspect="Content" ObjectID="_1417544910" r:id="rId122"/>
          </w:object>
        </w:r>
        <w:r w:rsidRPr="0049233F" w:rsidDel="00361F58">
          <w:rPr>
            <w:szCs w:val="26"/>
            <w:lang w:val="pt-BR"/>
            <w:rPrChange w:id="4246"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247" w:author="The Si Tran" w:date="2012-12-12T00:12:00Z"/>
          <w:szCs w:val="26"/>
          <w:lang w:val="pt-BR"/>
          <w:rPrChange w:id="4248" w:author="The Si Tran" w:date="2012-12-05T23:02:00Z">
            <w:rPr>
              <w:del w:id="4249" w:author="The Si Tran" w:date="2012-12-12T00:12:00Z"/>
              <w:sz w:val="28"/>
              <w:szCs w:val="28"/>
              <w:lang w:val="pt-BR"/>
            </w:rPr>
          </w:rPrChange>
        </w:rPr>
      </w:pPr>
      <w:del w:id="4250" w:author="The Si Tran" w:date="2012-12-06T01:27:00Z">
        <w:r w:rsidRPr="00AF1345" w:rsidDel="00261881">
          <w:rPr>
            <w:position w:val="-12"/>
            <w:szCs w:val="26"/>
            <w:lang w:val="pt-BR"/>
          </w:rPr>
          <w:object w:dxaOrig="1040" w:dyaOrig="360" w14:anchorId="11AEF62C">
            <v:shape id="_x0000_i1078" type="#_x0000_t75" style="width:116.25pt;height:44.25pt" o:ole="">
              <v:imagedata r:id="rId123" o:title=""/>
            </v:shape>
            <o:OLEObject Type="Embed" ProgID="Equation.DSMT4" ShapeID="_x0000_i1078" DrawAspect="Content" ObjectID="_1417544911" r:id="rId124"/>
          </w:object>
        </w:r>
      </w:del>
    </w:p>
    <w:p w14:paraId="1B74205E" w14:textId="77777777" w:rsidR="00261881" w:rsidRPr="0049233F" w:rsidDel="00361F58" w:rsidRDefault="006A21F7" w:rsidP="006A21F7">
      <w:pPr>
        <w:ind w:firstLine="540"/>
        <w:rPr>
          <w:del w:id="4251" w:author="The Si Tran" w:date="2012-12-12T00:12:00Z"/>
          <w:szCs w:val="26"/>
          <w:lang w:val="pt-BR"/>
          <w:rPrChange w:id="4252" w:author="The Si Tran" w:date="2012-12-05T23:02:00Z">
            <w:rPr>
              <w:del w:id="4253" w:author="The Si Tran" w:date="2012-12-12T00:12:00Z"/>
              <w:sz w:val="28"/>
              <w:szCs w:val="28"/>
              <w:lang w:val="pt-BR"/>
            </w:rPr>
          </w:rPrChange>
        </w:rPr>
      </w:pPr>
      <w:del w:id="4254" w:author="The Si Tran" w:date="2012-12-12T00:12:00Z">
        <w:r w:rsidRPr="0049233F" w:rsidDel="00361F58">
          <w:rPr>
            <w:szCs w:val="26"/>
            <w:lang w:val="pt-BR"/>
            <w:rPrChange w:id="4255"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256" w:author="The Si Tran" w:date="2012-12-06T01:28:00Z"/>
          <w:szCs w:val="26"/>
          <w:lang w:val="pt-BR"/>
          <w:rPrChange w:id="4257" w:author="The Si Tran" w:date="2012-12-05T23:02:00Z">
            <w:rPr>
              <w:del w:id="4258" w:author="The Si Tran" w:date="2012-12-06T01:28:00Z"/>
              <w:sz w:val="28"/>
              <w:szCs w:val="28"/>
              <w:lang w:val="pt-BR"/>
            </w:rPr>
          </w:rPrChange>
        </w:rPr>
      </w:pPr>
      <w:del w:id="4259" w:author="The Si Tran" w:date="2012-12-06T01:28:00Z">
        <w:r w:rsidRPr="00AF1345" w:rsidDel="00261881">
          <w:rPr>
            <w:position w:val="-122"/>
            <w:szCs w:val="26"/>
            <w:lang w:val="pt-BR"/>
          </w:rPr>
          <w:object w:dxaOrig="5800" w:dyaOrig="2560" w14:anchorId="0026A38C">
            <v:shape id="_x0000_i1079" type="#_x0000_t75" style="width:353.25pt;height:159pt" o:ole="">
              <v:imagedata r:id="rId125" o:title=""/>
            </v:shape>
            <o:OLEObject Type="Embed" ProgID="Equation.DSMT4" ShapeID="_x0000_i1079" DrawAspect="Content" ObjectID="_1417544912" r:id="rId126"/>
          </w:object>
        </w:r>
        <w:r w:rsidRPr="0049233F" w:rsidDel="00261881">
          <w:rPr>
            <w:szCs w:val="26"/>
            <w:lang w:val="pt-BR"/>
            <w:rPrChange w:id="4260"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261" w:author="The Si Tran" w:date="2012-12-06T01:30:00Z"/>
          <w:szCs w:val="26"/>
          <w:lang w:val="pt-BR"/>
          <w:rPrChange w:id="4262" w:author="The Si Tran" w:date="2012-12-05T23:02:00Z">
            <w:rPr>
              <w:del w:id="4263" w:author="The Si Tran" w:date="2012-12-06T01:30:00Z"/>
              <w:sz w:val="28"/>
              <w:szCs w:val="28"/>
              <w:lang w:val="pt-BR"/>
            </w:rPr>
          </w:rPrChange>
        </w:rPr>
      </w:pPr>
    </w:p>
    <w:p w14:paraId="75981A4C" w14:textId="77777777" w:rsidR="006A21F7" w:rsidRPr="0049233F" w:rsidDel="00361F58" w:rsidRDefault="006A21F7" w:rsidP="006A21F7">
      <w:pPr>
        <w:ind w:firstLine="540"/>
        <w:rPr>
          <w:del w:id="4264" w:author="The Si Tran" w:date="2012-12-12T00:12:00Z"/>
          <w:szCs w:val="26"/>
          <w:lang w:val="pt-BR"/>
          <w:rPrChange w:id="4265" w:author="The Si Tran" w:date="2012-12-05T23:02:00Z">
            <w:rPr>
              <w:del w:id="4266" w:author="The Si Tran" w:date="2012-12-12T00:12:00Z"/>
              <w:sz w:val="28"/>
              <w:szCs w:val="28"/>
              <w:lang w:val="pt-BR"/>
            </w:rPr>
          </w:rPrChange>
        </w:rPr>
      </w:pPr>
    </w:p>
    <w:p w14:paraId="6735D7E8" w14:textId="77777777" w:rsidR="006A21F7" w:rsidRPr="0049233F" w:rsidDel="008771FB" w:rsidRDefault="006A21F7" w:rsidP="006A21F7">
      <w:pPr>
        <w:ind w:firstLine="540"/>
        <w:rPr>
          <w:del w:id="4267" w:author="The Si Tran" w:date="2012-12-06T01:30:00Z"/>
          <w:szCs w:val="26"/>
          <w:lang w:val="pt-BR"/>
          <w:rPrChange w:id="4268" w:author="The Si Tran" w:date="2012-12-05T23:02:00Z">
            <w:rPr>
              <w:del w:id="4269" w:author="The Si Tran" w:date="2012-12-06T01:30:00Z"/>
              <w:sz w:val="28"/>
              <w:szCs w:val="28"/>
              <w:lang w:val="pt-BR"/>
            </w:rPr>
          </w:rPrChange>
        </w:rPr>
      </w:pPr>
      <w:del w:id="4270" w:author="The Si Tran" w:date="2012-12-06T01:30:00Z">
        <w:r w:rsidRPr="0049233F" w:rsidDel="008771FB">
          <w:rPr>
            <w:szCs w:val="26"/>
            <w:lang w:val="pt-BR"/>
            <w:rPrChange w:id="4271"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9pt" o:ole="">
              <v:imagedata r:id="rId127" o:title=""/>
            </v:shape>
            <o:OLEObject Type="Embed" ProgID="Equation.DSMT4" ShapeID="_x0000_i1080" DrawAspect="Content" ObjectID="_1417544913" r:id="rId128"/>
          </w:object>
        </w:r>
        <w:r w:rsidRPr="0049233F" w:rsidDel="008771FB">
          <w:rPr>
            <w:szCs w:val="26"/>
            <w:lang w:val="pt-BR"/>
            <w:rPrChange w:id="4272"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9pt" o:ole="">
              <v:imagedata r:id="rId129" o:title=""/>
            </v:shape>
            <o:OLEObject Type="Embed" ProgID="Equation.DSMT4" ShapeID="_x0000_i1081" DrawAspect="Content" ObjectID="_1417544914" r:id="rId130"/>
          </w:object>
        </w:r>
      </w:del>
    </w:p>
    <w:p w14:paraId="17A8DAB1" w14:textId="77777777" w:rsidR="006A21F7" w:rsidRPr="0049233F" w:rsidDel="00361F58" w:rsidRDefault="006A21F7" w:rsidP="006A21F7">
      <w:pPr>
        <w:ind w:firstLine="540"/>
        <w:rPr>
          <w:del w:id="4273" w:author="The Si Tran" w:date="2012-12-12T00:12:00Z"/>
          <w:szCs w:val="26"/>
          <w:lang w:val="pt-BR"/>
          <w:rPrChange w:id="4274" w:author="The Si Tran" w:date="2012-12-05T23:02:00Z">
            <w:rPr>
              <w:del w:id="4275" w:author="The Si Tran" w:date="2012-12-12T00:12:00Z"/>
              <w:sz w:val="28"/>
              <w:szCs w:val="28"/>
              <w:lang w:val="pt-BR"/>
            </w:rPr>
          </w:rPrChange>
        </w:rPr>
      </w:pPr>
      <w:del w:id="4276" w:author="The Si Tran" w:date="2012-12-12T00:12:00Z">
        <w:r w:rsidRPr="0049233F" w:rsidDel="00361F58">
          <w:rPr>
            <w:szCs w:val="26"/>
            <w:lang w:val="pt-BR"/>
            <w:rPrChange w:id="4277" w:author="The Si Tran" w:date="2012-12-05T23:02:00Z">
              <w:rPr>
                <w:sz w:val="28"/>
                <w:szCs w:val="28"/>
                <w:lang w:val="pt-BR"/>
              </w:rPr>
            </w:rPrChange>
          </w:rPr>
          <w:delText xml:space="preserve">Cho mọi </w:delText>
        </w:r>
      </w:del>
      <w:del w:id="4278" w:author="The Si Tran" w:date="2012-12-06T20:15:00Z">
        <w:r w:rsidRPr="0049233F" w:rsidDel="00FF697A">
          <w:rPr>
            <w:szCs w:val="26"/>
            <w:lang w:val="pt-BR"/>
            <w:rPrChange w:id="4279" w:author="The Si Tran" w:date="2012-12-05T23:02:00Z">
              <w:rPr>
                <w:sz w:val="28"/>
                <w:szCs w:val="28"/>
                <w:lang w:val="pt-BR"/>
              </w:rPr>
            </w:rPrChange>
          </w:rPr>
          <w:delText xml:space="preserve">k, k=1,2,3,... </w:delText>
        </w:r>
      </w:del>
      <w:del w:id="4280" w:author="The Si Tran" w:date="2012-12-06T20:16:00Z">
        <w:r w:rsidRPr="0049233F" w:rsidDel="0045340D">
          <w:rPr>
            <w:szCs w:val="26"/>
            <w:lang w:val="pt-BR"/>
            <w:rPrChange w:id="4281" w:author="The Si Tran" w:date="2012-12-05T23:02:00Z">
              <w:rPr>
                <w:sz w:val="28"/>
                <w:szCs w:val="28"/>
                <w:lang w:val="pt-BR"/>
              </w:rPr>
            </w:rPrChange>
          </w:rPr>
          <w:delText xml:space="preserve">hệ số </w:delText>
        </w:r>
      </w:del>
      <w:del w:id="4282" w:author="The Si Tran" w:date="2012-12-06T01:30:00Z">
        <w:r w:rsidRPr="00AF1345" w:rsidDel="008771FB">
          <w:rPr>
            <w:position w:val="-12"/>
            <w:szCs w:val="26"/>
            <w:lang w:val="pt-BR"/>
          </w:rPr>
          <w:object w:dxaOrig="320" w:dyaOrig="360" w14:anchorId="3B080946">
            <v:shape id="_x0000_i1082" type="#_x0000_t75" style="width:12.75pt;height:21.75pt" o:ole="">
              <v:imagedata r:id="rId131" o:title=""/>
            </v:shape>
            <o:OLEObject Type="Embed" ProgID="Equation.DSMT4" ShapeID="_x0000_i1082" DrawAspect="Content" ObjectID="_1417544915" r:id="rId132"/>
          </w:object>
        </w:r>
      </w:del>
      <w:del w:id="4283" w:author="The Si Tran" w:date="2012-12-06T20:16:00Z">
        <w:r w:rsidRPr="0049233F" w:rsidDel="0045340D">
          <w:rPr>
            <w:szCs w:val="26"/>
            <w:lang w:val="pt-BR"/>
            <w:rPrChange w:id="4284" w:author="The Si Tran" w:date="2012-12-05T23:02:00Z">
              <w:rPr>
                <w:sz w:val="28"/>
                <w:szCs w:val="28"/>
                <w:lang w:val="pt-BR"/>
              </w:rPr>
            </w:rPrChange>
          </w:rPr>
          <w:delText xml:space="preserve"> </w:delText>
        </w:r>
      </w:del>
      <w:del w:id="4285" w:author="The Si Tran" w:date="2012-12-12T00:12:00Z">
        <w:r w:rsidRPr="0049233F" w:rsidDel="00361F58">
          <w:rPr>
            <w:szCs w:val="26"/>
            <w:lang w:val="pt-BR"/>
            <w:rPrChange w:id="4286"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287" w:author="The Si Tran" w:date="2012-12-06T01:32:00Z">
        <m:oMath>
          <m:r>
            <m:rPr>
              <m:sty m:val="p"/>
            </m:rPr>
            <w:rPr>
              <w:rFonts w:ascii="Cambria Math" w:hAnsi="Cambria Math"/>
              <w:position w:val="-12"/>
              <w:szCs w:val="26"/>
              <w:lang w:val="pt-BR"/>
            </w:rPr>
            <w:object w:dxaOrig="320" w:dyaOrig="360" w14:anchorId="3E58930E">
              <v:shape id="_x0000_i1083" type="#_x0000_t75" style="width:12.75pt;height:21.75pt" o:ole="">
                <v:imagedata r:id="rId131" o:title=""/>
              </v:shape>
              <o:OLEObject Type="Embed" ProgID="Equation.DSMT4" ShapeID="_x0000_i1083" DrawAspect="Content" ObjectID="_1417544916" r:id="rId133"/>
            </w:object>
          </m:r>
        </m:oMath>
        <w:r w:rsidRPr="0049233F" w:rsidDel="008771FB">
          <w:rPr>
            <w:szCs w:val="26"/>
            <w:lang w:val="pt-BR"/>
            <w:rPrChange w:id="4288" w:author="The Si Tran" w:date="2012-12-05T23:02:00Z">
              <w:rPr>
                <w:sz w:val="28"/>
                <w:szCs w:val="28"/>
                <w:lang w:val="pt-BR"/>
              </w:rPr>
            </w:rPrChange>
          </w:rPr>
          <w:delText xml:space="preserve">= 0 </w:delText>
        </w:r>
      </w:del>
      <w:del w:id="4289" w:author="The Si Tran" w:date="2012-12-12T00:12:00Z">
        <w:r w:rsidRPr="0049233F" w:rsidDel="00361F58">
          <w:rPr>
            <w:szCs w:val="26"/>
            <w:lang w:val="pt-BR"/>
            <w:rPrChange w:id="4290" w:author="The Si Tran" w:date="2012-12-05T23:02:00Z">
              <w:rPr>
                <w:sz w:val="28"/>
                <w:szCs w:val="28"/>
                <w:lang w:val="pt-BR"/>
              </w:rPr>
            </w:rPrChange>
          </w:rPr>
          <w:delText xml:space="preserve">với </w:delText>
        </w:r>
      </w:del>
      <w:del w:id="4291" w:author="The Si Tran" w:date="2012-12-06T20:15:00Z">
        <w:r w:rsidRPr="0049233F" w:rsidDel="00940531">
          <w:rPr>
            <w:szCs w:val="26"/>
            <w:lang w:val="pt-BR"/>
            <w:rPrChange w:id="4292" w:author="The Si Tran" w:date="2012-12-05T23:02:00Z">
              <w:rPr>
                <w:sz w:val="28"/>
                <w:szCs w:val="28"/>
                <w:lang w:val="pt-BR"/>
              </w:rPr>
            </w:rPrChange>
          </w:rPr>
          <w:delText>k &gt; p</w:delText>
        </w:r>
      </w:del>
      <w:del w:id="4293" w:author="The Si Tran" w:date="2012-12-12T00:12:00Z">
        <w:r w:rsidRPr="0049233F" w:rsidDel="00361F58">
          <w:rPr>
            <w:szCs w:val="26"/>
            <w:lang w:val="pt-BR"/>
            <w:rPrChange w:id="4294"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295" w:author="The Si Tran" w:date="2012-12-12T00:12:00Z"/>
          <w:szCs w:val="26"/>
          <w:lang w:val="pt-BR"/>
          <w:rPrChange w:id="4296" w:author="The Si Tran" w:date="2012-12-05T23:02:00Z">
            <w:rPr>
              <w:del w:id="4297" w:author="The Si Tran" w:date="2012-12-12T00:12:00Z"/>
              <w:sz w:val="28"/>
              <w:szCs w:val="28"/>
              <w:lang w:val="pt-BR"/>
            </w:rPr>
          </w:rPrChange>
        </w:rPr>
      </w:pPr>
      <w:del w:id="4298" w:author="The Si Tran" w:date="2012-12-12T00:12:00Z">
        <w:r w:rsidRPr="0049233F" w:rsidDel="00361F58">
          <w:rPr>
            <w:szCs w:val="26"/>
            <w:lang w:val="pt-BR"/>
            <w:rPrChange w:id="4299"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300" w:author="The Si Tran" w:date="2012-12-06T20:17:00Z">
        <w:r w:rsidRPr="00AF1345" w:rsidDel="00D362B7">
          <w:rPr>
            <w:position w:val="-8"/>
            <w:szCs w:val="26"/>
            <w:lang w:val="pt-BR"/>
          </w:rPr>
          <w:object w:dxaOrig="859" w:dyaOrig="360" w14:anchorId="670E44A5">
            <v:shape id="_x0000_i1084" type="#_x0000_t75" style="width:44.25pt;height:12.75pt" o:ole="">
              <v:imagedata r:id="rId134" o:title=""/>
            </v:shape>
            <o:OLEObject Type="Embed" ProgID="Equation.DSMT4" ShapeID="_x0000_i1084" DrawAspect="Content" ObjectID="_1417544917" r:id="rId135"/>
          </w:object>
        </w:r>
      </w:del>
      <w:del w:id="4301" w:author="The Si Tran" w:date="2012-12-12T00:12:00Z">
        <w:r w:rsidRPr="0049233F" w:rsidDel="00361F58">
          <w:rPr>
            <w:szCs w:val="26"/>
            <w:lang w:val="pt-BR"/>
            <w:rPrChange w:id="4302" w:author="The Si Tran" w:date="2012-12-05T23:02:00Z">
              <w:rPr>
                <w:sz w:val="28"/>
                <w:szCs w:val="28"/>
                <w:lang w:val="pt-BR"/>
              </w:rPr>
            </w:rPrChange>
          </w:rPr>
          <w:delText xml:space="preserve">, với </w:delText>
        </w:r>
      </w:del>
      <w:del w:id="4303" w:author="The Si Tran" w:date="2012-12-06T20:17:00Z">
        <w:r w:rsidRPr="0049233F" w:rsidDel="0089241B">
          <w:rPr>
            <w:szCs w:val="26"/>
            <w:lang w:val="pt-BR"/>
            <w:rPrChange w:id="4304" w:author="The Si Tran" w:date="2012-12-05T23:02:00Z">
              <w:rPr>
                <w:sz w:val="28"/>
                <w:szCs w:val="28"/>
                <w:lang w:val="pt-BR"/>
              </w:rPr>
            </w:rPrChange>
          </w:rPr>
          <w:delText>N</w:delText>
        </w:r>
      </w:del>
      <w:del w:id="4305" w:author="The Si Tran" w:date="2012-12-12T00:12:00Z">
        <w:r w:rsidRPr="0049233F" w:rsidDel="00361F58">
          <w:rPr>
            <w:szCs w:val="26"/>
            <w:lang w:val="pt-BR"/>
            <w:rPrChange w:id="4306"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307" w:author="The Si Tran" w:date="2012-12-06T20:19:00Z"/>
          <w:szCs w:val="26"/>
          <w:lang w:val="pt-BR"/>
          <w:rPrChange w:id="4308" w:author="The Si Tran" w:date="2012-12-06T20:18:00Z">
            <w:rPr>
              <w:del w:id="4309" w:author="The Si Tran" w:date="2012-12-06T20:19:00Z"/>
              <w:sz w:val="28"/>
              <w:szCs w:val="28"/>
              <w:lang w:val="pt-BR"/>
            </w:rPr>
          </w:rPrChange>
        </w:rPr>
      </w:pPr>
      <w:del w:id="4310" w:author="The Si Tran" w:date="2012-12-12T13:59:00Z">
        <w:r w:rsidRPr="0049233F" w:rsidDel="000064E1">
          <w:rPr>
            <w:szCs w:val="26"/>
            <w:lang w:val="pt-BR"/>
            <w:rPrChange w:id="4311"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312" w:author="The Si Tran" w:date="2012-12-06T20:19:00Z"/>
          <w:szCs w:val="26"/>
          <w:lang w:val="pt-BR"/>
          <w:rPrChange w:id="4313" w:author="The Si Tran" w:date="2012-12-05T23:02:00Z">
            <w:rPr>
              <w:del w:id="4314" w:author="The Si Tran" w:date="2012-12-06T20:19:00Z"/>
              <w:sz w:val="28"/>
              <w:szCs w:val="28"/>
              <w:lang w:val="pt-BR"/>
            </w:rPr>
          </w:rPrChange>
        </w:rPr>
      </w:pPr>
      <w:del w:id="4315" w:author="The Si Tran" w:date="2012-12-06T20:19:00Z">
        <w:r w:rsidRPr="00AF1345" w:rsidDel="0089241B">
          <w:rPr>
            <w:position w:val="-12"/>
            <w:szCs w:val="26"/>
            <w:lang w:val="pt-BR"/>
          </w:rPr>
          <w:object w:dxaOrig="2740" w:dyaOrig="360" w14:anchorId="296C4F80">
            <v:shape id="_x0000_i1085" type="#_x0000_t75" style="width:159pt;height:21.75pt" o:ole="">
              <v:imagedata r:id="rId136" o:title=""/>
            </v:shape>
            <o:OLEObject Type="Embed" ProgID="Equation.DSMT4" ShapeID="_x0000_i1085" DrawAspect="Content" ObjectID="_1417544918" r:id="rId137"/>
          </w:object>
        </w:r>
      </w:del>
    </w:p>
    <w:p w14:paraId="0867CF52" w14:textId="77777777" w:rsidR="006A21F7" w:rsidRPr="0049233F" w:rsidDel="000064E1" w:rsidRDefault="006A21F7" w:rsidP="006A21F7">
      <w:pPr>
        <w:ind w:firstLine="540"/>
        <w:rPr>
          <w:del w:id="4316" w:author="The Si Tran" w:date="2012-12-12T13:59:00Z"/>
          <w:szCs w:val="26"/>
          <w:lang w:val="pt-BR"/>
          <w:rPrChange w:id="4317" w:author="The Si Tran" w:date="2012-12-05T23:02:00Z">
            <w:rPr>
              <w:del w:id="4318" w:author="The Si Tran" w:date="2012-12-12T13:59:00Z"/>
              <w:sz w:val="28"/>
              <w:szCs w:val="28"/>
              <w:lang w:val="pt-BR"/>
            </w:rPr>
          </w:rPrChange>
        </w:rPr>
      </w:pPr>
    </w:p>
    <w:p w14:paraId="118930DE" w14:textId="77777777" w:rsidR="006A21F7" w:rsidRPr="0049233F" w:rsidDel="000064E1" w:rsidRDefault="006A21F7" w:rsidP="006A21F7">
      <w:pPr>
        <w:ind w:firstLine="540"/>
        <w:rPr>
          <w:del w:id="4319" w:author="The Si Tran" w:date="2012-12-12T13:59:00Z"/>
          <w:i/>
          <w:szCs w:val="26"/>
          <w:rPrChange w:id="4320" w:author="The Si Tran" w:date="2012-12-05T23:02:00Z">
            <w:rPr>
              <w:del w:id="4321" w:author="The Si Tran" w:date="2012-12-12T13:59:00Z"/>
              <w:i/>
              <w:sz w:val="28"/>
              <w:szCs w:val="28"/>
            </w:rPr>
          </w:rPrChange>
        </w:rPr>
      </w:pPr>
      <w:del w:id="4322" w:author="The Si Tran" w:date="2012-12-12T13:59:00Z">
        <w:r w:rsidRPr="0049233F" w:rsidDel="000064E1">
          <w:rPr>
            <w:i/>
            <w:szCs w:val="26"/>
            <w:rPrChange w:id="4323"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324" w:author="The Si Tran" w:date="2012-12-12T13:59:00Z"/>
          <w:i/>
          <w:szCs w:val="26"/>
          <w:rPrChange w:id="4325" w:author="The Si Tran" w:date="2012-12-05T23:02:00Z">
            <w:rPr>
              <w:del w:id="4326" w:author="The Si Tran" w:date="2012-12-12T13:59:00Z"/>
              <w:i/>
              <w:sz w:val="28"/>
              <w:szCs w:val="28"/>
            </w:rPr>
          </w:rPrChange>
        </w:rPr>
      </w:pPr>
      <w:del w:id="4327" w:author="The Si Tran" w:date="2012-12-12T13:59:00Z">
        <w:r w:rsidRPr="0049233F" w:rsidDel="000064E1">
          <w:rPr>
            <w:i/>
            <w:szCs w:val="26"/>
            <w:rPrChange w:id="4328"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329" w:author="The Si Tran" w:date="2012-12-12T13:59:00Z"/>
          <w:i/>
          <w:szCs w:val="26"/>
          <w:rPrChange w:id="4330" w:author="The Si Tran" w:date="2012-12-05T23:02:00Z">
            <w:rPr>
              <w:del w:id="4331" w:author="The Si Tran" w:date="2012-12-12T13:59:00Z"/>
              <w:i/>
              <w:sz w:val="28"/>
              <w:szCs w:val="28"/>
            </w:rPr>
          </w:rPrChange>
        </w:rPr>
      </w:pPr>
      <w:del w:id="4332" w:author="The Si Tran" w:date="2012-12-12T13:59:00Z">
        <w:r w:rsidRPr="0049233F" w:rsidDel="000064E1">
          <w:rPr>
            <w:i/>
            <w:szCs w:val="26"/>
            <w:rPrChange w:id="4333"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334" w:author="The Si Tran" w:date="2012-12-12T13:59:00Z"/>
          <w:i/>
          <w:szCs w:val="26"/>
          <w:lang w:val="fr-FR"/>
          <w:rPrChange w:id="4335" w:author="The Si Tran" w:date="2012-12-05T23:02:00Z">
            <w:rPr>
              <w:del w:id="4336" w:author="The Si Tran" w:date="2012-12-12T13:59:00Z"/>
              <w:i/>
              <w:sz w:val="28"/>
              <w:szCs w:val="28"/>
              <w:lang w:val="fr-FR"/>
            </w:rPr>
          </w:rPrChange>
        </w:rPr>
      </w:pPr>
      <w:del w:id="4337" w:author="The Si Tran" w:date="2012-12-12T13:59:00Z">
        <w:r w:rsidRPr="0049233F" w:rsidDel="000064E1">
          <w:rPr>
            <w:i/>
            <w:szCs w:val="26"/>
            <w:lang w:val="fr-FR"/>
            <w:rPrChange w:id="4338"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339" w:author="The Si Tran" w:date="2012-12-12T13:59:00Z"/>
          <w:i/>
          <w:szCs w:val="26"/>
          <w:lang w:val="fr-FR"/>
          <w:rPrChange w:id="4340" w:author="The Si Tran" w:date="2012-12-05T23:02:00Z">
            <w:rPr>
              <w:del w:id="4341" w:author="The Si Tran" w:date="2012-12-12T13:59:00Z"/>
              <w:i/>
              <w:sz w:val="28"/>
              <w:szCs w:val="28"/>
              <w:lang w:val="fr-FR"/>
            </w:rPr>
          </w:rPrChange>
        </w:rPr>
      </w:pPr>
      <w:del w:id="4342" w:author="The Si Tran" w:date="2012-12-12T13:59:00Z">
        <w:r w:rsidRPr="0049233F" w:rsidDel="000064E1">
          <w:rPr>
            <w:i/>
            <w:szCs w:val="26"/>
            <w:lang w:val="fr-FR"/>
            <w:rPrChange w:id="4343"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344" w:author="The Si Tran" w:date="2012-12-12T13:59:00Z"/>
          <w:i/>
          <w:szCs w:val="26"/>
          <w:lang w:val="pt-BR"/>
          <w:rPrChange w:id="4345" w:author="The Si Tran" w:date="2012-12-05T23:02:00Z">
            <w:rPr>
              <w:del w:id="4346" w:author="The Si Tran" w:date="2012-12-12T13:59:00Z"/>
              <w:i/>
              <w:sz w:val="28"/>
              <w:szCs w:val="28"/>
              <w:lang w:val="pt-BR"/>
            </w:rPr>
          </w:rPrChange>
        </w:rPr>
      </w:pPr>
      <w:del w:id="4347" w:author="The Si Tran" w:date="2012-12-12T13:59:00Z">
        <w:r w:rsidRPr="0049233F" w:rsidDel="000064E1">
          <w:rPr>
            <w:i/>
            <w:szCs w:val="26"/>
            <w:lang w:val="pt-BR"/>
            <w:rPrChange w:id="4348"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349" w:author="The Si Tran" w:date="2012-12-12T13:59:00Z"/>
          <w:i/>
          <w:szCs w:val="26"/>
          <w:lang w:val="pt-BR"/>
          <w:rPrChange w:id="4350" w:author="The Si Tran" w:date="2012-12-05T23:02:00Z">
            <w:rPr>
              <w:del w:id="4351" w:author="The Si Tran" w:date="2012-12-12T13:59:00Z"/>
              <w:i/>
              <w:sz w:val="28"/>
              <w:szCs w:val="28"/>
              <w:lang w:val="pt-BR"/>
            </w:rPr>
          </w:rPrChange>
        </w:rPr>
      </w:pPr>
      <w:del w:id="4352" w:author="The Si Tran" w:date="2012-12-12T13:59:00Z">
        <w:r w:rsidRPr="0049233F" w:rsidDel="000064E1">
          <w:rPr>
            <w:i/>
            <w:szCs w:val="26"/>
            <w:lang w:val="pt-BR"/>
            <w:rPrChange w:id="4353"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354" w:author="The Si Tran" w:date="2012-12-12T13:59:00Z"/>
          <w:i/>
          <w:szCs w:val="26"/>
          <w:lang w:val="pt-BR"/>
          <w:rPrChange w:id="4355" w:author="The Si Tran" w:date="2012-12-05T23:02:00Z">
            <w:rPr>
              <w:del w:id="4356" w:author="The Si Tran" w:date="2012-12-12T13:59:00Z"/>
              <w:i/>
              <w:sz w:val="28"/>
              <w:szCs w:val="28"/>
              <w:lang w:val="pt-BR"/>
            </w:rPr>
          </w:rPrChange>
        </w:rPr>
      </w:pPr>
      <w:del w:id="4357" w:author="The Si Tran" w:date="2012-12-12T13:59:00Z">
        <w:r w:rsidRPr="0049233F" w:rsidDel="000064E1">
          <w:rPr>
            <w:i/>
            <w:szCs w:val="26"/>
            <w:lang w:val="pt-BR"/>
            <w:rPrChange w:id="4358"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359" w:author="The Si Tran" w:date="2012-12-12T13:59:00Z"/>
          <w:i/>
          <w:szCs w:val="26"/>
          <w:lang w:val="pt-BR"/>
          <w:rPrChange w:id="4360" w:author="The Si Tran" w:date="2012-12-05T23:02:00Z">
            <w:rPr>
              <w:del w:id="4361" w:author="The Si Tran" w:date="2012-12-12T13:59:00Z"/>
              <w:i/>
              <w:sz w:val="28"/>
              <w:szCs w:val="28"/>
              <w:lang w:val="pt-BR"/>
            </w:rPr>
          </w:rPrChange>
        </w:rPr>
      </w:pPr>
      <w:del w:id="4362" w:author="The Si Tran" w:date="2012-12-12T13:59:00Z">
        <w:r w:rsidRPr="0049233F" w:rsidDel="000064E1">
          <w:rPr>
            <w:i/>
            <w:szCs w:val="26"/>
            <w:lang w:val="pt-BR"/>
            <w:rPrChange w:id="4363" w:author="The Si Tran" w:date="2012-12-05T23:02:00Z">
              <w:rPr>
                <w:i/>
                <w:sz w:val="28"/>
                <w:szCs w:val="28"/>
                <w:lang w:val="pt-BR"/>
              </w:rPr>
            </w:rPrChange>
          </w:rPr>
          <w:delText>&gt; pacf(y)</w:delText>
        </w:r>
      </w:del>
    </w:p>
    <w:p w14:paraId="423160FF" w14:textId="5CDC3D0D" w:rsidR="006A21F7" w:rsidRPr="0049233F" w:rsidRDefault="006A21F7" w:rsidP="006A21F7">
      <w:pPr>
        <w:ind w:firstLine="540"/>
        <w:rPr>
          <w:szCs w:val="26"/>
          <w:lang w:val="pt-BR"/>
          <w:rPrChange w:id="4364" w:author="The Si Tran" w:date="2012-12-05T23:02:00Z">
            <w:rPr>
              <w:sz w:val="28"/>
              <w:szCs w:val="28"/>
              <w:lang w:val="pt-BR"/>
            </w:rPr>
          </w:rPrChange>
        </w:rPr>
      </w:pPr>
      <w:r w:rsidRPr="0049233F">
        <w:rPr>
          <w:szCs w:val="26"/>
          <w:lang w:val="pt-BR"/>
          <w:rPrChange w:id="4365" w:author="The Si Tran" w:date="2012-12-05T23:02:00Z">
            <w:rPr>
              <w:sz w:val="28"/>
              <w:szCs w:val="28"/>
              <w:lang w:val="pt-BR"/>
            </w:rPr>
          </w:rPrChange>
        </w:rPr>
        <w:t xml:space="preserve">Hình </w:t>
      </w:r>
      <w:ins w:id="4366" w:author="The Si Tran" w:date="2012-12-12T00:13:00Z">
        <w:r w:rsidR="00361F58">
          <w:rPr>
            <w:szCs w:val="26"/>
            <w:lang w:val="pt-BR"/>
          </w:rPr>
          <w:t>3.2</w:t>
        </w:r>
      </w:ins>
      <w:del w:id="4367" w:author="The Si Tran" w:date="2012-12-12T00:13:00Z">
        <w:r w:rsidRPr="0049233F" w:rsidDel="00361F58">
          <w:rPr>
            <w:szCs w:val="26"/>
            <w:lang w:val="pt-BR"/>
            <w:rPrChange w:id="4368" w:author="The Si Tran" w:date="2012-12-05T23:02:00Z">
              <w:rPr>
                <w:sz w:val="28"/>
                <w:szCs w:val="28"/>
                <w:lang w:val="pt-BR"/>
              </w:rPr>
            </w:rPrChange>
          </w:rPr>
          <w:delText>8</w:delText>
        </w:r>
      </w:del>
      <w:r w:rsidRPr="0049233F">
        <w:rPr>
          <w:szCs w:val="26"/>
          <w:lang w:val="pt-BR"/>
          <w:rPrChange w:id="4369"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370" w:author="The Si Tran" w:date="2012-12-05T23:02:00Z">
            <w:rPr>
              <w:sz w:val="28"/>
              <w:szCs w:val="28"/>
              <w:lang w:val="pt-BR"/>
            </w:rPr>
          </w:rPrChange>
        </w:rPr>
        <w:t xml:space="preserve"> chuỗi</w:t>
      </w:r>
      <w:r w:rsidR="00437040">
        <w:rPr>
          <w:szCs w:val="26"/>
          <w:lang w:val="pt-BR"/>
        </w:rPr>
        <w:t xml:space="preserve"> dữ liệu đó </w:t>
      </w:r>
      <w:r w:rsidRPr="0049233F">
        <w:rPr>
          <w:szCs w:val="26"/>
          <w:lang w:val="pt-BR"/>
          <w:rPrChange w:id="4371" w:author="The Si Tran" w:date="2012-12-05T23:02:00Z">
            <w:rPr>
              <w:sz w:val="28"/>
              <w:szCs w:val="28"/>
              <w:lang w:val="pt-BR"/>
            </w:rPr>
          </w:rPrChange>
        </w:rPr>
        <w:t xml:space="preserve">. Ở đây ta thấy rằng hàm tự tương quan của mô hình AR(2) </w:t>
      </w:r>
      <w:r w:rsidRPr="0049233F">
        <w:rPr>
          <w:szCs w:val="26"/>
          <w:lang w:val="pt-BR"/>
          <w:rPrChange w:id="4372" w:author="The Si Tran" w:date="2012-12-05T23:02:00Z">
            <w:rPr>
              <w:sz w:val="28"/>
              <w:szCs w:val="28"/>
              <w:lang w:val="pt-BR"/>
            </w:rPr>
          </w:rPrChange>
        </w:rPr>
        <w:lastRenderedPageBreak/>
        <w:t xml:space="preserve">giảm dần về không, còn hệ số tự tương quan riêng phần thì bằng không với mọi độ trễ lớn hơn </w:t>
      </w:r>
      <w:r w:rsidR="00065EA0">
        <w:rPr>
          <w:szCs w:val="26"/>
          <w:lang w:val="pt-BR"/>
        </w:rPr>
        <w:t>2</w:t>
      </w:r>
      <w:r w:rsidRPr="0049233F">
        <w:rPr>
          <w:szCs w:val="26"/>
          <w:lang w:val="pt-BR"/>
          <w:rPrChange w:id="4373" w:author="The Si Tran" w:date="2012-12-05T23:02:00Z">
            <w:rPr>
              <w:sz w:val="28"/>
              <w:szCs w:val="28"/>
              <w:lang w:val="pt-BR"/>
            </w:rPr>
          </w:rPrChange>
        </w:rPr>
        <w:t>.</w:t>
      </w:r>
    </w:p>
    <w:p w14:paraId="7B62F784" w14:textId="110717AC" w:rsidR="006A21F7" w:rsidRPr="0049233F" w:rsidRDefault="006A21F7">
      <w:pPr>
        <w:pStyle w:val="Canhgiua"/>
        <w:rPr>
          <w:lang w:val="pt-BR"/>
          <w:rPrChange w:id="4374" w:author="The Si Tran" w:date="2012-12-05T23:02:00Z">
            <w:rPr>
              <w:sz w:val="28"/>
              <w:szCs w:val="28"/>
              <w:lang w:val="pt-BR"/>
            </w:rPr>
          </w:rPrChange>
        </w:rPr>
        <w:pPrChange w:id="4375" w:author="The Si Tran" w:date="2012-12-16T17:07:00Z">
          <w:pPr>
            <w:ind w:firstLine="540"/>
          </w:pPr>
        </w:pPrChange>
      </w:pPr>
      <w:del w:id="4376" w:author="The Si Tran" w:date="2012-12-14T05:14:00Z">
        <w:r w:rsidRPr="0049233F" w:rsidDel="00802E77">
          <w:rPr>
            <w:noProof/>
            <w:rPrChange w:id="4377" w:author="Unknown">
              <w:rPr>
                <w:noProof/>
                <w:sz w:val="28"/>
                <w:szCs w:val="28"/>
              </w:rPr>
            </w:rPrChange>
          </w:rPr>
          <w:drawing>
            <wp:inline distT="0" distB="0" distL="0" distR="0" wp14:anchorId="3B32A802" wp14:editId="67AFD9DC">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378" w:author="The Si Tran" w:date="2012-12-14T05:14:00Z">
        <w:r w:rsidR="00802E77" w:rsidRPr="00941798">
          <w:rPr>
            <w:noProof/>
            <w:rPrChange w:id="4379" w:author="Unknown">
              <w:rPr>
                <w:noProof/>
              </w:rPr>
            </w:rPrChange>
          </w:rPr>
          <w:drawing>
            <wp:inline distT="0" distB="0" distL="0" distR="0" wp14:anchorId="61C44964" wp14:editId="6045B31F">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380" w:author="The Si Tran" w:date="2012-12-16T17:07:00Z">
            <w:rPr>
              <w:sz w:val="28"/>
              <w:szCs w:val="28"/>
              <w:lang w:val="pt-BR"/>
            </w:rPr>
          </w:rPrChange>
        </w:rPr>
        <w:pPrChange w:id="4381" w:author="The Si Tran" w:date="2012-12-16T17:07:00Z">
          <w:pPr>
            <w:pStyle w:val="Caption"/>
            <w:ind w:left="2160"/>
          </w:pPr>
        </w:pPrChange>
      </w:pPr>
      <w:bookmarkStart w:id="4382" w:name="_Toc343711389"/>
      <w:bookmarkStart w:id="4383" w:name="_Toc312142082"/>
      <w:bookmarkStart w:id="4384" w:name="_Toc343029957"/>
      <w:r w:rsidRPr="00AD5E7D">
        <w:rPr>
          <w:rPrChange w:id="4385" w:author="The Si Tran" w:date="2012-12-16T17:07:00Z">
            <w:rPr>
              <w:b w:val="0"/>
              <w:sz w:val="28"/>
              <w:szCs w:val="28"/>
              <w:lang w:val="pt-BR"/>
            </w:rPr>
          </w:rPrChange>
        </w:rPr>
        <w:t xml:space="preserve">Hình </w:t>
      </w:r>
      <w:del w:id="4386" w:author="The Si Tran" w:date="2012-12-11T23:24:00Z">
        <w:r w:rsidRPr="00AD5E7D" w:rsidDel="000D0624">
          <w:rPr>
            <w:rPrChange w:id="4387" w:author="The Si Tran" w:date="2012-12-16T17:07:00Z">
              <w:rPr>
                <w:b w:val="0"/>
                <w:sz w:val="28"/>
                <w:szCs w:val="28"/>
              </w:rPr>
            </w:rPrChange>
          </w:rPr>
          <w:fldChar w:fldCharType="begin"/>
        </w:r>
        <w:r w:rsidRPr="00AD5E7D" w:rsidDel="000D0624">
          <w:rPr>
            <w:rPrChange w:id="4388" w:author="The Si Tran" w:date="2012-12-16T17:07:00Z">
              <w:rPr>
                <w:b w:val="0"/>
                <w:sz w:val="28"/>
                <w:szCs w:val="28"/>
                <w:lang w:val="pt-BR"/>
              </w:rPr>
            </w:rPrChange>
          </w:rPr>
          <w:delInstrText xml:space="preserve"> SEQ Hình \* ARABIC </w:delInstrText>
        </w:r>
        <w:r w:rsidRPr="00AD5E7D" w:rsidDel="000D0624">
          <w:rPr>
            <w:rPrChange w:id="4389" w:author="The Si Tran" w:date="2012-12-16T17:07:00Z">
              <w:rPr>
                <w:b w:val="0"/>
                <w:sz w:val="28"/>
                <w:szCs w:val="28"/>
              </w:rPr>
            </w:rPrChange>
          </w:rPr>
          <w:fldChar w:fldCharType="separate"/>
        </w:r>
        <w:r w:rsidRPr="00AD5E7D" w:rsidDel="000D0624">
          <w:rPr>
            <w:rPrChange w:id="4390" w:author="The Si Tran" w:date="2012-12-16T17:07:00Z">
              <w:rPr>
                <w:b w:val="0"/>
                <w:noProof/>
                <w:sz w:val="28"/>
                <w:szCs w:val="28"/>
                <w:lang w:val="pt-BR"/>
              </w:rPr>
            </w:rPrChange>
          </w:rPr>
          <w:delText>8</w:delText>
        </w:r>
        <w:r w:rsidRPr="00AD5E7D" w:rsidDel="000D0624">
          <w:rPr>
            <w:rPrChange w:id="4391" w:author="The Si Tran" w:date="2012-12-16T17:07:00Z">
              <w:rPr>
                <w:b w:val="0"/>
                <w:sz w:val="28"/>
                <w:szCs w:val="28"/>
              </w:rPr>
            </w:rPrChange>
          </w:rPr>
          <w:fldChar w:fldCharType="end"/>
        </w:r>
        <w:r w:rsidRPr="00AD5E7D" w:rsidDel="000D0624">
          <w:rPr>
            <w:rPrChange w:id="4392" w:author="The Si Tran" w:date="2012-12-16T17:07:00Z">
              <w:rPr>
                <w:b w:val="0"/>
                <w:sz w:val="28"/>
                <w:szCs w:val="28"/>
                <w:lang w:val="pt-BR"/>
              </w:rPr>
            </w:rPrChange>
          </w:rPr>
          <w:delText xml:space="preserve"> </w:delText>
        </w:r>
      </w:del>
      <w:ins w:id="4393" w:author="The Si Tran" w:date="2012-12-11T23:24:00Z">
        <w:r w:rsidR="000D0624" w:rsidRPr="00032D83">
          <w:t>3.2</w:t>
        </w:r>
      </w:ins>
      <w:ins w:id="4394" w:author="The Si Tran" w:date="2012-12-15T08:13:00Z">
        <w:r w:rsidR="00307510" w:rsidRPr="006D6C8D">
          <w:t xml:space="preserve">: </w:t>
        </w:r>
      </w:ins>
      <w:ins w:id="4395" w:author="The Si Tran" w:date="2012-12-11T23:24:00Z">
        <w:r w:rsidR="000D0624" w:rsidRPr="00AD5E7D">
          <w:rPr>
            <w:rPrChange w:id="4396" w:author="The Si Tran" w:date="2012-12-16T17:07:00Z">
              <w:rPr>
                <w:b w:val="0"/>
                <w:sz w:val="28"/>
                <w:szCs w:val="28"/>
                <w:lang w:val="pt-BR"/>
              </w:rPr>
            </w:rPrChange>
          </w:rPr>
          <w:t xml:space="preserve"> </w:t>
        </w:r>
      </w:ins>
      <w:r w:rsidRPr="00AD5E7D">
        <w:rPr>
          <w:rPrChange w:id="4397" w:author="The Si Tran" w:date="2012-12-16T17:07:00Z">
            <w:rPr>
              <w:b w:val="0"/>
              <w:sz w:val="28"/>
              <w:szCs w:val="28"/>
              <w:lang w:val="pt-BR"/>
            </w:rPr>
          </w:rPrChange>
        </w:rPr>
        <w:t>ACF và PACF của mô hình</w:t>
      </w:r>
      <w:ins w:id="4398"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399" w:author="The Si Tran" w:date="2012-12-16T20:22:00Z">
                <w:rPr>
                  <w:rFonts w:ascii="Cambria Math" w:hAnsi="Cambria Math"/>
                  <w:i/>
                </w:rPr>
              </w:ins>
            </m:ctrlPr>
          </m:sSubPr>
          <m:e>
            <w:ins w:id="4400" w:author="The Si Tran" w:date="2012-12-16T20:22:00Z">
              <m:r>
                <w:rPr>
                  <w:rFonts w:ascii="Cambria Math" w:hAnsi="Cambria Math"/>
                </w:rPr>
                <m:t>y</m:t>
              </m:r>
            </w:ins>
          </m:e>
          <m:sub>
            <w:ins w:id="4401" w:author="The Si Tran" w:date="2012-12-16T20:22:00Z">
              <m:r>
                <w:rPr>
                  <w:rFonts w:ascii="Cambria Math" w:hAnsi="Cambria Math"/>
                </w:rPr>
                <m:t>t-1</m:t>
              </m:r>
            </w:ins>
          </m:sub>
        </m:sSub>
        <w:ins w:id="4402" w:author="The Si Tran" w:date="2012-12-16T20:22:00Z">
          <m:r>
            <w:rPr>
              <w:rFonts w:ascii="Cambria Math" w:hAnsi="Cambria Math"/>
            </w:rPr>
            <m:t>+0.5</m:t>
          </m:r>
        </w:ins>
        <m:sSub>
          <m:sSubPr>
            <m:ctrlPr>
              <w:ins w:id="4403" w:author="The Si Tran" w:date="2012-12-16T20:22:00Z">
                <w:rPr>
                  <w:rFonts w:ascii="Cambria Math" w:hAnsi="Cambria Math"/>
                  <w:i/>
                </w:rPr>
              </w:ins>
            </m:ctrlPr>
          </m:sSubPr>
          <m:e>
            <w:ins w:id="4404" w:author="The Si Tran" w:date="2012-12-16T20:22:00Z">
              <m:r>
                <w:rPr>
                  <w:rFonts w:ascii="Cambria Math" w:hAnsi="Cambria Math"/>
                </w:rPr>
                <m:t>y</m:t>
              </m:r>
            </w:ins>
          </m:e>
          <m:sub>
            <w:ins w:id="4405" w:author="The Si Tran" w:date="2012-12-16T20:22:00Z">
              <m:r>
                <w:rPr>
                  <w:rFonts w:ascii="Cambria Math" w:hAnsi="Cambria Math"/>
                </w:rPr>
                <m:t>t-2</m:t>
              </m:r>
            </w:ins>
          </m:sub>
        </m:sSub>
        <w:ins w:id="4406" w:author="The Si Tran" w:date="2012-12-16T20:22:00Z">
          <m:r>
            <w:rPr>
              <w:rFonts w:ascii="Cambria Math" w:hAnsi="Cambria Math"/>
            </w:rPr>
            <m:t>+</m:t>
          </m:r>
        </w:ins>
        <m:sSub>
          <m:sSubPr>
            <m:ctrlPr>
              <w:ins w:id="4407" w:author="The Si Tran" w:date="2012-12-16T20:22:00Z">
                <w:rPr>
                  <w:rFonts w:ascii="Cambria Math" w:hAnsi="Cambria Math"/>
                  <w:i/>
                </w:rPr>
              </w:ins>
            </m:ctrlPr>
          </m:sSubPr>
          <m:e>
            <w:ins w:id="4408" w:author="The Si Tran" w:date="2012-12-16T20:22:00Z">
              <m:r>
                <w:rPr>
                  <w:rFonts w:ascii="Cambria Math" w:hAnsi="Cambria Math"/>
                </w:rPr>
                <m:t>ε</m:t>
              </m:r>
            </w:ins>
          </m:e>
          <m:sub>
            <w:ins w:id="4409" w:author="The Si Tran" w:date="2012-12-16T20:22:00Z">
              <m:r>
                <w:rPr>
                  <w:rFonts w:ascii="Cambria Math" w:hAnsi="Cambria Math"/>
                </w:rPr>
                <m:t>t</m:t>
              </m:r>
            </w:ins>
          </m:sub>
        </m:sSub>
      </m:oMath>
      <w:bookmarkEnd w:id="4382"/>
      <w:del w:id="4410" w:author="The Si Tran" w:date="2012-12-11T23:24:00Z">
        <w:r w:rsidRPr="00AD5E7D" w:rsidDel="000D0624">
          <w:rPr>
            <w:rPrChange w:id="4411" w:author="The Si Tran" w:date="2012-12-16T17:07:00Z">
              <w:rPr>
                <w:b w:val="0"/>
                <w:sz w:val="28"/>
                <w:szCs w:val="28"/>
                <w:lang w:val="pt-BR"/>
              </w:rPr>
            </w:rPrChange>
          </w:rPr>
          <w:delText xml:space="preserve">               </w:delText>
        </w:r>
      </w:del>
      <w:bookmarkEnd w:id="4383"/>
      <w:bookmarkEnd w:id="4384"/>
      <w:del w:id="4412" w:author="The Si Tran" w:date="2012-12-16T20:22:00Z">
        <w:r w:rsidR="003D6C9F">
          <w:pict w14:anchorId="1AEB2765">
            <v:shape id="_x0000_i1086" type="#_x0000_t75" style="width:156.75pt;height:21.75pt">
              <v:imagedata r:id="rId136" o:title=""/>
            </v:shape>
          </w:pict>
        </w:r>
      </w:del>
    </w:p>
    <w:p w14:paraId="0CEE5063" w14:textId="41373C7E" w:rsidR="006A21F7" w:rsidRPr="0049233F" w:rsidRDefault="006A21F7" w:rsidP="006A21F7">
      <w:pPr>
        <w:pStyle w:val="Heading2"/>
        <w:rPr>
          <w:sz w:val="26"/>
          <w:szCs w:val="26"/>
          <w:lang w:val="pt-BR"/>
          <w:rPrChange w:id="4413" w:author="The Si Tran" w:date="2012-12-05T23:02:00Z">
            <w:rPr>
              <w:lang w:val="pt-BR"/>
            </w:rPr>
          </w:rPrChange>
        </w:rPr>
      </w:pPr>
      <w:bookmarkStart w:id="4414" w:name="_Toc312142552"/>
      <w:bookmarkStart w:id="4415" w:name="_Toc343711158"/>
      <w:r w:rsidRPr="0049233F">
        <w:rPr>
          <w:sz w:val="26"/>
          <w:szCs w:val="26"/>
          <w:lang w:val="pt-BR"/>
          <w:rPrChange w:id="4416" w:author="The Si Tran" w:date="2012-12-05T23:02:00Z">
            <w:rPr>
              <w:rFonts w:cs="Times New Roman"/>
              <w:iCs w:val="0"/>
              <w:sz w:val="20"/>
              <w:szCs w:val="20"/>
              <w:lang w:val="pt-BR"/>
            </w:rPr>
          </w:rPrChange>
        </w:rPr>
        <w:t>Mô hình kết hợp tự hồi quy và trung bình di động, ARMA(</w:t>
      </w:r>
      <w:r w:rsidRPr="00423CB2">
        <w:rPr>
          <w:i/>
          <w:sz w:val="26"/>
          <w:szCs w:val="26"/>
          <w:lang w:val="pt-BR"/>
          <w:rPrChange w:id="4417" w:author="The Si Tran" w:date="2012-12-05T23:02:00Z">
            <w:rPr>
              <w:rFonts w:cs="Times New Roman"/>
              <w:iCs w:val="0"/>
              <w:sz w:val="20"/>
              <w:szCs w:val="20"/>
              <w:lang w:val="pt-BR"/>
            </w:rPr>
          </w:rPrChange>
        </w:rPr>
        <w:t>p</w:t>
      </w:r>
      <w:r w:rsidRPr="0049233F">
        <w:rPr>
          <w:sz w:val="26"/>
          <w:szCs w:val="26"/>
          <w:lang w:val="pt-BR"/>
          <w:rPrChange w:id="4418" w:author="The Si Tran" w:date="2012-12-05T23:02:00Z">
            <w:rPr>
              <w:rFonts w:cs="Times New Roman"/>
              <w:iCs w:val="0"/>
              <w:sz w:val="20"/>
              <w:szCs w:val="20"/>
              <w:lang w:val="pt-BR"/>
            </w:rPr>
          </w:rPrChange>
        </w:rPr>
        <w:t>,</w:t>
      </w:r>
      <w:r w:rsidRPr="00423CB2">
        <w:rPr>
          <w:i/>
          <w:sz w:val="26"/>
          <w:szCs w:val="26"/>
          <w:lang w:val="pt-BR"/>
          <w:rPrChange w:id="4419" w:author="The Si Tran" w:date="2012-12-05T23:02:00Z">
            <w:rPr>
              <w:rFonts w:cs="Times New Roman"/>
              <w:iCs w:val="0"/>
              <w:sz w:val="20"/>
              <w:szCs w:val="20"/>
              <w:lang w:val="pt-BR"/>
            </w:rPr>
          </w:rPrChange>
        </w:rPr>
        <w:t>q</w:t>
      </w:r>
      <w:r w:rsidRPr="0049233F">
        <w:rPr>
          <w:sz w:val="26"/>
          <w:szCs w:val="26"/>
          <w:lang w:val="pt-BR"/>
          <w:rPrChange w:id="4420" w:author="The Si Tran" w:date="2012-12-05T23:02:00Z">
            <w:rPr>
              <w:rFonts w:cs="Times New Roman"/>
              <w:iCs w:val="0"/>
              <w:sz w:val="20"/>
              <w:szCs w:val="20"/>
              <w:lang w:val="pt-BR"/>
            </w:rPr>
          </w:rPrChange>
        </w:rPr>
        <w:t>)</w:t>
      </w:r>
      <w:bookmarkEnd w:id="4414"/>
      <w:bookmarkEnd w:id="4415"/>
    </w:p>
    <w:p w14:paraId="2D8EB10B" w14:textId="1F65A94E" w:rsidR="00E000DF" w:rsidRPr="00A50679" w:rsidRDefault="005B71D4">
      <w:pPr>
        <w:rPr>
          <w:ins w:id="4421" w:author="The Si Tran" w:date="2012-12-12T00:14:00Z"/>
        </w:rPr>
        <w:pPrChange w:id="4422" w:author="The Si Tran" w:date="2012-12-15T08:15:00Z">
          <w:pPr>
            <w:spacing w:before="100" w:beforeAutospacing="1" w:after="100" w:afterAutospacing="1"/>
          </w:pPr>
        </w:pPrChange>
      </w:pPr>
      <w:ins w:id="4423" w:author="The Si Tran" w:date="2012-12-15T08:14:00Z">
        <w:r>
          <w:rPr>
            <w:noProof/>
            <w:rPrChange w:id="4424" w:author="Unknown">
              <w:rPr>
                <w:b/>
                <w:bCs/>
                <w:noProof/>
                <w:sz w:val="20"/>
                <w:szCs w:val="20"/>
              </w:rPr>
            </w:rPrChange>
          </w:rPr>
          <mc:AlternateContent>
            <mc:Choice Requires="wps">
              <w:drawing>
                <wp:anchor distT="0" distB="0" distL="114300" distR="114300" simplePos="0" relativeHeight="251697152" behindDoc="0" locked="0" layoutInCell="1" allowOverlap="1" wp14:anchorId="70A59FC5" wp14:editId="6CF5A32C">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3D6C9F" w:rsidRDefault="003D6C9F">
                              <w:pPr>
                                <w:pStyle w:val="EquationIndex"/>
                                <w:pPrChange w:id="4425" w:author="The Si Tran" w:date="2012-12-15T08:12:00Z">
                                  <w:pPr/>
                                </w:pPrChange>
                              </w:pPr>
                              <w:r>
                                <w:t>(3.</w:t>
                              </w:r>
                              <w:ins w:id="4426" w:author="The Si Tran" w:date="2012-12-14T04:55:00Z">
                                <w:r>
                                  <w:t>8</w:t>
                                </w:r>
                              </w:ins>
                              <w:del w:id="4427"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3D6C9F" w:rsidRDefault="003D6C9F">
                        <w:pPr>
                          <w:pStyle w:val="EquationIndex"/>
                          <w:pPrChange w:id="4428" w:author="The Si Tran" w:date="2012-12-15T08:12:00Z">
                            <w:pPr/>
                          </w:pPrChange>
                        </w:pPr>
                        <w:r>
                          <w:t>(3.</w:t>
                        </w:r>
                        <w:ins w:id="4429" w:author="The Si Tran" w:date="2012-12-14T04:55:00Z">
                          <w:r>
                            <w:t>8</w:t>
                          </w:r>
                        </w:ins>
                        <w:del w:id="4430" w:author="The Si Tran" w:date="2012-12-14T04:55:00Z">
                          <w:r w:rsidDel="004505B3">
                            <w:delText>2.1</w:delText>
                          </w:r>
                        </w:del>
                        <w:r>
                          <w:t>)</w:t>
                        </w:r>
                      </w:p>
                    </w:txbxContent>
                  </v:textbox>
                </v:shape>
              </w:pict>
            </mc:Fallback>
          </mc:AlternateContent>
        </w:r>
      </w:ins>
      <w:ins w:id="4431"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w:t>
        </w:r>
        <w:proofErr w:type="gramStart"/>
        <w:r w:rsidR="00E000DF" w:rsidRPr="00A50679">
          <w:t>AR(</w:t>
        </w:r>
        <w:proofErr w:type="gramEnd"/>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ins>
      <w:ins w:id="4432" w:author="The Si Tran" w:date="2012-12-15T08:14:00Z">
        <w:r w:rsidRPr="005B71D4">
          <w:rPr>
            <w:noProof/>
          </w:rPr>
          <w:t xml:space="preserve"> </w:t>
        </w:r>
      </w:ins>
    </w:p>
    <w:p w14:paraId="562ACCFC" w14:textId="77C93F8B" w:rsidR="00E000DF" w:rsidRDefault="003D6C9F">
      <w:pPr>
        <w:pStyle w:val="Canhgiua"/>
        <w:rPr>
          <w:ins w:id="4433" w:author="The Si Tran" w:date="2012-12-12T00:14:00Z"/>
        </w:rPr>
        <w:pPrChange w:id="4434"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435" w:author="The Si Tran" w:date="2012-12-12T00:14:00Z"/>
          <w:lang w:val="pt-BR"/>
        </w:rPr>
        <w:pPrChange w:id="4436" w:author="The Si Tran" w:date="2012-12-16T10:34:00Z">
          <w:pPr>
            <w:ind w:firstLine="540"/>
          </w:pPr>
        </w:pPrChange>
      </w:pPr>
      <w:ins w:id="4437" w:author="The Si Tran" w:date="2012-12-12T00:14:00Z">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ins>
    </w:p>
    <w:p w14:paraId="74E032AD" w14:textId="77777777" w:rsidR="00637F2A" w:rsidRPr="00CE4725" w:rsidDel="00E000DF" w:rsidRDefault="00E000DF">
      <w:pPr>
        <w:rPr>
          <w:del w:id="4438" w:author="The Si Tran" w:date="2012-12-12T00:14:00Z"/>
          <w:lang w:val="pt-BR"/>
          <w:rPrChange w:id="4439" w:author="The Si Tran" w:date="2012-12-12T00:14:00Z">
            <w:rPr>
              <w:del w:id="4440" w:author="The Si Tran" w:date="2012-12-12T00:14:00Z"/>
              <w:color w:val="FF0000"/>
              <w:sz w:val="32"/>
              <w:lang w:val="pt-BR"/>
            </w:rPr>
          </w:rPrChange>
        </w:rPr>
        <w:pPrChange w:id="4441" w:author="The Si Tran" w:date="2012-12-15T08:15:00Z">
          <w:pPr>
            <w:ind w:left="540"/>
          </w:pPr>
        </w:pPrChange>
      </w:pPr>
      <w:ins w:id="4442" w:author="The Si Tran" w:date="2012-12-12T00:14:00Z">
        <w:r w:rsidRPr="00465185">
          <w:rPr>
            <w:lang w:val="pt-BR"/>
          </w:rPr>
          <w:lastRenderedPageBreak/>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ins>
      <w:del w:id="4443" w:author="The Si Tran" w:date="2012-12-12T00:14:00Z">
        <w:r w:rsidR="00637F2A" w:rsidRPr="0049233F" w:rsidDel="00E000DF">
          <w:rPr>
            <w:color w:val="FF0000"/>
            <w:lang w:val="pt-BR"/>
            <w:rPrChange w:id="4444"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445" w:author="The Si Tran" w:date="2012-12-06T01:42:00Z"/>
          <w:lang w:val="pt-BR"/>
          <w:rPrChange w:id="4446" w:author="The Si Tran" w:date="2012-12-06T01:39:00Z">
            <w:rPr>
              <w:del w:id="4447" w:author="The Si Tran" w:date="2012-12-06T01:42:00Z"/>
              <w:sz w:val="28"/>
              <w:szCs w:val="28"/>
              <w:lang w:val="pt-BR"/>
            </w:rPr>
          </w:rPrChange>
        </w:rPr>
        <w:pPrChange w:id="4448" w:author="The Si Tran" w:date="2012-12-15T08:15:00Z">
          <w:pPr>
            <w:ind w:firstLine="540"/>
          </w:pPr>
        </w:pPrChange>
      </w:pPr>
      <w:del w:id="4449" w:author="The Si Tran" w:date="2012-12-12T00:14:00Z">
        <w:r w:rsidRPr="0049233F" w:rsidDel="00E000DF">
          <w:rPr>
            <w:lang w:val="pt-BR"/>
            <w:rPrChange w:id="4450"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451" w:author="The Si Tran" w:date="2012-12-12T00:14:00Z"/>
          <w:b/>
          <w:lang w:val="pt-BR"/>
          <w:rPrChange w:id="4452" w:author="The Si Tran" w:date="2012-12-05T23:02:00Z">
            <w:rPr>
              <w:del w:id="4453" w:author="The Si Tran" w:date="2012-12-12T00:14:00Z"/>
              <w:b/>
              <w:sz w:val="28"/>
              <w:szCs w:val="28"/>
              <w:lang w:val="pt-BR"/>
            </w:rPr>
          </w:rPrChange>
        </w:rPr>
        <w:pPrChange w:id="4454" w:author="The Si Tran" w:date="2012-12-15T08:15:00Z">
          <w:pPr>
            <w:ind w:firstLine="540"/>
          </w:pPr>
        </w:pPrChange>
      </w:pPr>
      <w:del w:id="4455" w:author="The Si Tran" w:date="2012-12-06T01:42:00Z">
        <w:r w:rsidRPr="00AF1345" w:rsidDel="00267538">
          <w:rPr>
            <w:position w:val="-28"/>
            <w:lang w:val="pt-BR"/>
          </w:rPr>
          <w:object w:dxaOrig="3019" w:dyaOrig="680" w14:anchorId="4A5307FC">
            <v:shape id="_x0000_i1087" type="#_x0000_t75" style="width:229.5pt;height:50.25pt" o:ole="">
              <v:imagedata r:id="rId140" o:title=""/>
            </v:shape>
            <o:OLEObject Type="Embed" ProgID="Equation.DSMT4" ShapeID="_x0000_i1087" DrawAspect="Content" ObjectID="_1417544919" r:id="rId141"/>
          </w:object>
        </w:r>
        <w:r w:rsidRPr="0049233F" w:rsidDel="00267538">
          <w:rPr>
            <w:b/>
            <w:lang w:val="pt-BR"/>
            <w:rPrChange w:id="4456"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457" w:author="The Si Tran" w:date="2012-12-12T00:14:00Z"/>
          <w:lang w:val="pt-BR"/>
          <w:rPrChange w:id="4458" w:author="The Si Tran" w:date="2012-12-06T01:43:00Z">
            <w:rPr>
              <w:del w:id="4459" w:author="The Si Tran" w:date="2012-12-12T00:14:00Z"/>
              <w:sz w:val="28"/>
              <w:szCs w:val="28"/>
              <w:lang w:val="pt-BR"/>
            </w:rPr>
          </w:rPrChange>
        </w:rPr>
        <w:pPrChange w:id="4460" w:author="The Si Tran" w:date="2012-12-15T08:15:00Z">
          <w:pPr>
            <w:ind w:firstLine="540"/>
          </w:pPr>
        </w:pPrChange>
      </w:pPr>
      <w:del w:id="4461" w:author="The Si Tran" w:date="2012-12-12T00:14:00Z">
        <w:r w:rsidRPr="0049233F" w:rsidDel="00E000DF">
          <w:rPr>
            <w:lang w:val="pt-BR"/>
            <w:rPrChange w:id="4462"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463" w:author="The Si Tran" w:date="2012-12-06T01:43:00Z"/>
          <w:lang w:val="pt-BR"/>
          <w:rPrChange w:id="4464" w:author="The Si Tran" w:date="2012-12-05T23:02:00Z">
            <w:rPr>
              <w:del w:id="4465" w:author="The Si Tran" w:date="2012-12-06T01:43:00Z"/>
              <w:sz w:val="28"/>
              <w:szCs w:val="28"/>
              <w:lang w:val="pt-BR"/>
            </w:rPr>
          </w:rPrChange>
        </w:rPr>
        <w:pPrChange w:id="4466" w:author="The Si Tran" w:date="2012-12-15T08:15:00Z">
          <w:pPr>
            <w:ind w:firstLine="540"/>
          </w:pPr>
        </w:pPrChange>
      </w:pPr>
      <w:del w:id="4467" w:author="The Si Tran" w:date="2012-12-06T01:43:00Z">
        <w:r w:rsidRPr="00AF1345" w:rsidDel="00720763">
          <w:rPr>
            <w:position w:val="-12"/>
            <w:lang w:val="pt-BR"/>
          </w:rPr>
          <w:object w:dxaOrig="2060" w:dyaOrig="360" w14:anchorId="6E663486">
            <v:shape id="_x0000_i1088" type="#_x0000_t75" style="width:2in;height:21.75pt" o:ole="">
              <v:imagedata r:id="rId142" o:title=""/>
            </v:shape>
            <o:OLEObject Type="Embed" ProgID="Equation.DSMT4" ShapeID="_x0000_i1088" DrawAspect="Content" ObjectID="_1417544920" r:id="rId143"/>
          </w:object>
        </w:r>
      </w:del>
    </w:p>
    <w:p w14:paraId="6E60FF36" w14:textId="77777777" w:rsidR="006A21F7" w:rsidRPr="0049233F" w:rsidDel="00E000DF" w:rsidRDefault="006A21F7">
      <w:pPr>
        <w:rPr>
          <w:del w:id="4468" w:author="The Si Tran" w:date="2012-12-12T00:14:00Z"/>
          <w:lang w:val="pt-BR"/>
          <w:rPrChange w:id="4469" w:author="The Si Tran" w:date="2012-12-05T23:02:00Z">
            <w:rPr>
              <w:del w:id="4470" w:author="The Si Tran" w:date="2012-12-12T00:14:00Z"/>
              <w:sz w:val="28"/>
              <w:szCs w:val="28"/>
              <w:lang w:val="pt-BR"/>
            </w:rPr>
          </w:rPrChange>
        </w:rPr>
        <w:pPrChange w:id="4471" w:author="The Si Tran" w:date="2012-12-15T08:15:00Z">
          <w:pPr>
            <w:ind w:firstLine="540"/>
          </w:pPr>
        </w:pPrChange>
      </w:pPr>
      <w:del w:id="4472" w:author="The Si Tran" w:date="2012-12-12T00:14:00Z">
        <w:r w:rsidRPr="0049233F" w:rsidDel="00E000DF">
          <w:rPr>
            <w:lang w:val="pt-BR"/>
            <w:rPrChange w:id="4473"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474" w:author="The Si Tran" w:date="2012-12-12T00:14:00Z"/>
          <w:lang w:val="pt-BR"/>
          <w:rPrChange w:id="4475" w:author="The Si Tran" w:date="2012-12-05T23:02:00Z">
            <w:rPr>
              <w:del w:id="4476" w:author="The Si Tran" w:date="2012-12-12T00:14:00Z"/>
              <w:sz w:val="28"/>
              <w:szCs w:val="28"/>
              <w:lang w:val="pt-BR"/>
            </w:rPr>
          </w:rPrChange>
        </w:rPr>
        <w:pPrChange w:id="4477" w:author="The Si Tran" w:date="2012-12-15T08:15:00Z">
          <w:pPr>
            <w:ind w:firstLine="540"/>
          </w:pPr>
        </w:pPrChange>
      </w:pPr>
      <w:del w:id="4478" w:author="The Si Tran" w:date="2012-12-12T00:14:00Z">
        <w:r w:rsidRPr="0049233F" w:rsidDel="00E000DF">
          <w:rPr>
            <w:lang w:val="pt-BR"/>
            <w:rPrChange w:id="4479"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480" w:author="The Si Tran" w:date="2012-12-06T20:20:00Z"/>
          <w:lang w:val="pt-BR"/>
          <w:rPrChange w:id="4481" w:author="The Si Tran" w:date="2012-12-06T20:20:00Z">
            <w:rPr>
              <w:del w:id="4482" w:author="The Si Tran" w:date="2012-12-06T20:20:00Z"/>
              <w:sz w:val="28"/>
              <w:szCs w:val="28"/>
              <w:lang w:val="pt-BR"/>
            </w:rPr>
          </w:rPrChange>
        </w:rPr>
        <w:pPrChange w:id="4483" w:author="The Si Tran" w:date="2012-12-15T08:15:00Z">
          <w:pPr>
            <w:ind w:firstLine="540"/>
          </w:pPr>
        </w:pPrChange>
      </w:pPr>
      <w:del w:id="4484" w:author="The Si Tran" w:date="2012-12-14T05:17:00Z">
        <w:r w:rsidRPr="0049233F" w:rsidDel="0056499D">
          <w:rPr>
            <w:lang w:val="pt-BR"/>
            <w:rPrChange w:id="4485"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486" w:author="The Si Tran" w:date="2012-12-06T20:20:00Z"/>
          <w:lang w:val="pt-BR"/>
          <w:rPrChange w:id="4487" w:author="The Si Tran" w:date="2012-12-05T23:02:00Z">
            <w:rPr>
              <w:del w:id="4488" w:author="The Si Tran" w:date="2012-12-06T20:20:00Z"/>
              <w:sz w:val="28"/>
              <w:szCs w:val="28"/>
              <w:lang w:val="pt-BR"/>
            </w:rPr>
          </w:rPrChange>
        </w:rPr>
        <w:pPrChange w:id="4489" w:author="The Si Tran" w:date="2012-12-15T08:15:00Z">
          <w:pPr>
            <w:ind w:firstLine="540"/>
          </w:pPr>
        </w:pPrChange>
      </w:pPr>
      <w:del w:id="4490" w:author="The Si Tran" w:date="2012-12-06T20:20:00Z">
        <w:r w:rsidRPr="00AF1345" w:rsidDel="00AB2E63">
          <w:rPr>
            <w:position w:val="-12"/>
            <w:lang w:val="pt-BR"/>
          </w:rPr>
          <w:object w:dxaOrig="2780" w:dyaOrig="360" w14:anchorId="61F9DAAF">
            <v:shape id="_x0000_i1089" type="#_x0000_t75" style="width:171.75pt;height:21.75pt" o:ole="">
              <v:imagedata r:id="rId144" o:title=""/>
            </v:shape>
            <o:OLEObject Type="Embed" ProgID="Equation.DSMT4" ShapeID="_x0000_i1089" DrawAspect="Content" ObjectID="_1417544921" r:id="rId145"/>
          </w:object>
        </w:r>
      </w:del>
    </w:p>
    <w:p w14:paraId="60961C99" w14:textId="38E57295" w:rsidR="006A21F7" w:rsidRPr="0049233F" w:rsidDel="0056499D" w:rsidRDefault="006A21F7">
      <w:pPr>
        <w:rPr>
          <w:del w:id="4491" w:author="The Si Tran" w:date="2012-12-14T05:17:00Z"/>
          <w:lang w:val="pt-BR"/>
          <w:rPrChange w:id="4492" w:author="The Si Tran" w:date="2012-12-05T23:02:00Z">
            <w:rPr>
              <w:del w:id="4493" w:author="The Si Tran" w:date="2012-12-14T05:17:00Z"/>
              <w:sz w:val="28"/>
              <w:szCs w:val="28"/>
              <w:lang w:val="pt-BR"/>
            </w:rPr>
          </w:rPrChange>
        </w:rPr>
        <w:pPrChange w:id="4494" w:author="The Si Tran" w:date="2012-12-15T08:15:00Z">
          <w:pPr>
            <w:ind w:firstLine="540"/>
          </w:pPr>
        </w:pPrChange>
      </w:pPr>
    </w:p>
    <w:p w14:paraId="79D3F524" w14:textId="50762591" w:rsidR="006A21F7" w:rsidRPr="0049233F" w:rsidDel="0056499D" w:rsidRDefault="006A21F7">
      <w:pPr>
        <w:rPr>
          <w:del w:id="4495" w:author="The Si Tran" w:date="2012-12-14T05:17:00Z"/>
          <w:i/>
          <w:rPrChange w:id="4496" w:author="The Si Tran" w:date="2012-12-05T23:02:00Z">
            <w:rPr>
              <w:del w:id="4497" w:author="The Si Tran" w:date="2012-12-14T05:17:00Z"/>
              <w:i/>
              <w:sz w:val="28"/>
              <w:szCs w:val="28"/>
            </w:rPr>
          </w:rPrChange>
        </w:rPr>
        <w:pPrChange w:id="4498" w:author="The Si Tran" w:date="2012-12-15T08:15:00Z">
          <w:pPr>
            <w:ind w:firstLine="540"/>
          </w:pPr>
        </w:pPrChange>
      </w:pPr>
      <w:del w:id="4499" w:author="The Si Tran" w:date="2012-12-14T05:17:00Z">
        <w:r w:rsidRPr="0049233F" w:rsidDel="0056499D">
          <w:rPr>
            <w:i/>
            <w:rPrChange w:id="4500" w:author="The Si Tran" w:date="2012-12-05T23:02:00Z">
              <w:rPr>
                <w:i/>
                <w:sz w:val="28"/>
                <w:szCs w:val="28"/>
              </w:rPr>
            </w:rPrChange>
          </w:rPr>
          <w:delText>&gt; set.seed(1)</w:delText>
        </w:r>
      </w:del>
    </w:p>
    <w:p w14:paraId="537064EE" w14:textId="18049E6A" w:rsidR="006A21F7" w:rsidRPr="0049233F" w:rsidDel="0056499D" w:rsidRDefault="006A21F7">
      <w:pPr>
        <w:rPr>
          <w:del w:id="4501" w:author="The Si Tran" w:date="2012-12-14T05:17:00Z"/>
          <w:i/>
          <w:rPrChange w:id="4502" w:author="The Si Tran" w:date="2012-12-05T23:02:00Z">
            <w:rPr>
              <w:del w:id="4503" w:author="The Si Tran" w:date="2012-12-14T05:17:00Z"/>
              <w:i/>
              <w:sz w:val="28"/>
              <w:szCs w:val="28"/>
            </w:rPr>
          </w:rPrChange>
        </w:rPr>
        <w:pPrChange w:id="4504" w:author="The Si Tran" w:date="2012-12-15T08:15:00Z">
          <w:pPr>
            <w:ind w:firstLine="540"/>
          </w:pPr>
        </w:pPrChange>
      </w:pPr>
      <w:del w:id="4505" w:author="The Si Tran" w:date="2012-12-14T05:17:00Z">
        <w:r w:rsidRPr="0049233F" w:rsidDel="0056499D">
          <w:rPr>
            <w:i/>
            <w:rPrChange w:id="4506" w:author="The Si Tran" w:date="2012-12-05T23:02:00Z">
              <w:rPr>
                <w:i/>
                <w:sz w:val="28"/>
                <w:szCs w:val="28"/>
              </w:rPr>
            </w:rPrChange>
          </w:rPr>
          <w:delText>&gt; y &lt;- e &lt;- rnorm(1000)</w:delText>
        </w:r>
      </w:del>
    </w:p>
    <w:p w14:paraId="19DCEC3C" w14:textId="5B688827" w:rsidR="006A21F7" w:rsidRPr="0049233F" w:rsidDel="0056499D" w:rsidRDefault="006A21F7">
      <w:pPr>
        <w:rPr>
          <w:del w:id="4507" w:author="The Si Tran" w:date="2012-12-14T05:17:00Z"/>
          <w:i/>
          <w:lang w:val="fr-FR"/>
          <w:rPrChange w:id="4508" w:author="The Si Tran" w:date="2012-12-05T23:02:00Z">
            <w:rPr>
              <w:del w:id="4509" w:author="The Si Tran" w:date="2012-12-14T05:17:00Z"/>
              <w:i/>
              <w:sz w:val="28"/>
              <w:szCs w:val="28"/>
              <w:lang w:val="fr-FR"/>
            </w:rPr>
          </w:rPrChange>
        </w:rPr>
        <w:pPrChange w:id="4510" w:author="The Si Tran" w:date="2012-12-15T08:15:00Z">
          <w:pPr>
            <w:ind w:firstLine="540"/>
          </w:pPr>
        </w:pPrChange>
      </w:pPr>
      <w:del w:id="4511" w:author="The Si Tran" w:date="2012-12-14T05:17:00Z">
        <w:r w:rsidRPr="0049233F" w:rsidDel="0056499D">
          <w:rPr>
            <w:i/>
            <w:lang w:val="fr-FR"/>
            <w:rPrChange w:id="4512"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513" w:author="The Si Tran" w:date="2012-12-14T05:17:00Z"/>
          <w:i/>
          <w:lang w:val="fr-FR"/>
          <w:rPrChange w:id="4514" w:author="The Si Tran" w:date="2012-12-05T23:02:00Z">
            <w:rPr>
              <w:del w:id="4515" w:author="The Si Tran" w:date="2012-12-14T05:17:00Z"/>
              <w:i/>
              <w:sz w:val="28"/>
              <w:szCs w:val="28"/>
              <w:lang w:val="fr-FR"/>
            </w:rPr>
          </w:rPrChange>
        </w:rPr>
        <w:pPrChange w:id="4516" w:author="The Si Tran" w:date="2012-12-15T08:15:00Z">
          <w:pPr>
            <w:ind w:firstLine="540"/>
          </w:pPr>
        </w:pPrChange>
      </w:pPr>
      <w:del w:id="4517" w:author="The Si Tran" w:date="2012-12-14T05:17:00Z">
        <w:r w:rsidRPr="0049233F" w:rsidDel="0056499D">
          <w:rPr>
            <w:i/>
            <w:lang w:val="fr-FR"/>
            <w:rPrChange w:id="4518"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519" w:author="The Si Tran" w:date="2012-12-14T05:17:00Z"/>
          <w:i/>
          <w:lang w:val="pt-BR"/>
          <w:rPrChange w:id="4520" w:author="The Si Tran" w:date="2012-12-05T23:02:00Z">
            <w:rPr>
              <w:del w:id="4521" w:author="The Si Tran" w:date="2012-12-14T05:17:00Z"/>
              <w:i/>
              <w:sz w:val="28"/>
              <w:szCs w:val="28"/>
              <w:lang w:val="pt-BR"/>
            </w:rPr>
          </w:rPrChange>
        </w:rPr>
        <w:pPrChange w:id="4522" w:author="The Si Tran" w:date="2012-12-15T08:15:00Z">
          <w:pPr>
            <w:ind w:firstLine="540"/>
          </w:pPr>
        </w:pPrChange>
      </w:pPr>
      <w:del w:id="4523" w:author="The Si Tran" w:date="2012-12-14T05:17:00Z">
        <w:r w:rsidRPr="0049233F" w:rsidDel="0056499D">
          <w:rPr>
            <w:i/>
            <w:lang w:val="pt-BR"/>
            <w:rPrChange w:id="4524" w:author="The Si Tran" w:date="2012-12-05T23:02:00Z">
              <w:rPr>
                <w:i/>
                <w:sz w:val="28"/>
                <w:szCs w:val="28"/>
                <w:lang w:val="pt-BR"/>
              </w:rPr>
            </w:rPrChange>
          </w:rPr>
          <w:delText>+ }</w:delText>
        </w:r>
      </w:del>
    </w:p>
    <w:p w14:paraId="313BF30B" w14:textId="4E12318A" w:rsidR="006A21F7" w:rsidRPr="0049233F" w:rsidDel="0056499D" w:rsidRDefault="006A21F7">
      <w:pPr>
        <w:rPr>
          <w:del w:id="4525" w:author="The Si Tran" w:date="2012-12-14T05:17:00Z"/>
          <w:i/>
          <w:lang w:val="pt-BR"/>
          <w:rPrChange w:id="4526" w:author="The Si Tran" w:date="2012-12-05T23:02:00Z">
            <w:rPr>
              <w:del w:id="4527" w:author="The Si Tran" w:date="2012-12-14T05:17:00Z"/>
              <w:i/>
              <w:sz w:val="28"/>
              <w:szCs w:val="28"/>
              <w:lang w:val="pt-BR"/>
            </w:rPr>
          </w:rPrChange>
        </w:rPr>
        <w:pPrChange w:id="4528" w:author="The Si Tran" w:date="2012-12-15T08:15:00Z">
          <w:pPr>
            <w:ind w:firstLine="540"/>
          </w:pPr>
        </w:pPrChange>
      </w:pPr>
      <w:del w:id="4529" w:author="The Si Tran" w:date="2012-12-14T05:17:00Z">
        <w:r w:rsidRPr="0049233F" w:rsidDel="0056499D">
          <w:rPr>
            <w:i/>
            <w:lang w:val="pt-BR"/>
            <w:rPrChange w:id="4530" w:author="The Si Tran" w:date="2012-12-05T23:02:00Z">
              <w:rPr>
                <w:i/>
                <w:sz w:val="28"/>
                <w:szCs w:val="28"/>
                <w:lang w:val="pt-BR"/>
              </w:rPr>
            </w:rPrChange>
          </w:rPr>
          <w:delText>&gt; layout(1:2)</w:delText>
        </w:r>
      </w:del>
    </w:p>
    <w:p w14:paraId="63E7A8B6" w14:textId="3CB13122" w:rsidR="006A21F7" w:rsidRPr="0049233F" w:rsidDel="0056499D" w:rsidRDefault="006A21F7">
      <w:pPr>
        <w:rPr>
          <w:del w:id="4531" w:author="The Si Tran" w:date="2012-12-14T05:17:00Z"/>
          <w:i/>
          <w:lang w:val="pt-BR"/>
          <w:rPrChange w:id="4532" w:author="The Si Tran" w:date="2012-12-05T23:02:00Z">
            <w:rPr>
              <w:del w:id="4533" w:author="The Si Tran" w:date="2012-12-14T05:17:00Z"/>
              <w:i/>
              <w:sz w:val="28"/>
              <w:szCs w:val="28"/>
              <w:lang w:val="pt-BR"/>
            </w:rPr>
          </w:rPrChange>
        </w:rPr>
        <w:pPrChange w:id="4534" w:author="The Si Tran" w:date="2012-12-15T08:15:00Z">
          <w:pPr>
            <w:ind w:firstLine="540"/>
          </w:pPr>
        </w:pPrChange>
      </w:pPr>
      <w:del w:id="4535" w:author="The Si Tran" w:date="2012-12-14T05:17:00Z">
        <w:r w:rsidRPr="0049233F" w:rsidDel="0056499D">
          <w:rPr>
            <w:i/>
            <w:lang w:val="pt-BR"/>
            <w:rPrChange w:id="4536" w:author="The Si Tran" w:date="2012-12-05T23:02:00Z">
              <w:rPr>
                <w:i/>
                <w:sz w:val="28"/>
                <w:szCs w:val="28"/>
                <w:lang w:val="pt-BR"/>
              </w:rPr>
            </w:rPrChange>
          </w:rPr>
          <w:delText>&gt; acf(y)</w:delText>
        </w:r>
      </w:del>
    </w:p>
    <w:p w14:paraId="49404567" w14:textId="20C358A2" w:rsidR="006A21F7" w:rsidRPr="0049233F" w:rsidDel="0056499D" w:rsidRDefault="006A21F7">
      <w:pPr>
        <w:rPr>
          <w:del w:id="4537" w:author="The Si Tran" w:date="2012-12-14T05:17:00Z"/>
          <w:i/>
          <w:lang w:val="pt-BR"/>
          <w:rPrChange w:id="4538" w:author="The Si Tran" w:date="2012-12-05T23:02:00Z">
            <w:rPr>
              <w:del w:id="4539" w:author="The Si Tran" w:date="2012-12-14T05:17:00Z"/>
              <w:i/>
              <w:sz w:val="28"/>
              <w:szCs w:val="28"/>
              <w:lang w:val="pt-BR"/>
            </w:rPr>
          </w:rPrChange>
        </w:rPr>
        <w:pPrChange w:id="4540" w:author="The Si Tran" w:date="2012-12-15T08:15:00Z">
          <w:pPr>
            <w:ind w:firstLine="540"/>
          </w:pPr>
        </w:pPrChange>
      </w:pPr>
      <w:del w:id="4541" w:author="The Si Tran" w:date="2012-12-14T05:17:00Z">
        <w:r w:rsidRPr="0049233F" w:rsidDel="0056499D">
          <w:rPr>
            <w:i/>
            <w:lang w:val="pt-BR"/>
            <w:rPrChange w:id="4542" w:author="The Si Tran" w:date="2012-12-05T23:02:00Z">
              <w:rPr>
                <w:i/>
                <w:sz w:val="28"/>
                <w:szCs w:val="28"/>
                <w:lang w:val="pt-BR"/>
              </w:rPr>
            </w:rPrChange>
          </w:rPr>
          <w:delText>&gt; pacf(y)</w:delText>
        </w:r>
      </w:del>
    </w:p>
    <w:p w14:paraId="41B360DA" w14:textId="77777777" w:rsidR="006A21F7" w:rsidRPr="0049233F" w:rsidRDefault="006A21F7">
      <w:pPr>
        <w:rPr>
          <w:lang w:val="pt-BR"/>
          <w:rPrChange w:id="4543" w:author="The Si Tran" w:date="2012-12-05T23:02:00Z">
            <w:rPr>
              <w:sz w:val="28"/>
              <w:szCs w:val="28"/>
              <w:lang w:val="pt-BR"/>
            </w:rPr>
          </w:rPrChange>
        </w:rPr>
        <w:pPrChange w:id="4544" w:author="The Si Tran" w:date="2012-12-15T08:15:00Z">
          <w:pPr>
            <w:ind w:firstLine="540"/>
          </w:pPr>
        </w:pPrChange>
      </w:pPr>
    </w:p>
    <w:p w14:paraId="19975C45" w14:textId="1D92BB2A" w:rsidR="006A21F7" w:rsidRPr="0049233F" w:rsidRDefault="00437040">
      <w:pPr>
        <w:rPr>
          <w:lang w:val="pt-BR"/>
          <w:rPrChange w:id="4545" w:author="The Si Tran" w:date="2012-12-05T23:02:00Z">
            <w:rPr>
              <w:sz w:val="28"/>
              <w:szCs w:val="28"/>
              <w:lang w:val="pt-BR"/>
            </w:rPr>
          </w:rPrChange>
        </w:rPr>
        <w:pPrChange w:id="4546"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ỏng mô hình ARMA(1,2)</w:t>
      </w:r>
      <w:r w:rsidRPr="0049233F">
        <w:rPr>
          <w:lang w:val="pt-BR"/>
        </w:rPr>
        <w:t xml:space="preserve"> </w:t>
      </w:r>
      <m:oMath>
        <m:sSub>
          <m:sSubPr>
            <m:ctrlPr>
              <w:ins w:id="4547" w:author="The Si Tran" w:date="2012-12-06T20:21:00Z">
                <w:rPr>
                  <w:rFonts w:ascii="Cambria Math" w:hAnsi="Cambria Math"/>
                </w:rPr>
              </w:ins>
            </m:ctrlPr>
          </m:sSubPr>
          <m:e>
            <w:ins w:id="4548" w:author="The Si Tran" w:date="2012-12-06T20:21:00Z">
              <m:r>
                <w:rPr>
                  <w:rFonts w:ascii="Cambria Math" w:hAnsi="Cambria Math"/>
                  <w:rPrChange w:id="4549" w:author="The Si Tran" w:date="2012-12-16T17:08:00Z">
                    <w:rPr>
                      <w:rFonts w:ascii="Cambria Math" w:hAnsi="Cambria Math"/>
                      <w:lang w:val="pt-BR"/>
                    </w:rPr>
                  </w:rPrChange>
                </w:rPr>
                <m:t>y</m:t>
              </m:r>
            </w:ins>
          </m:e>
          <m:sub>
            <w:ins w:id="4550" w:author="The Si Tran" w:date="2012-12-06T20:21:00Z">
              <m:r>
                <w:rPr>
                  <w:rFonts w:ascii="Cambria Math" w:hAnsi="Cambria Math"/>
                  <w:rPrChange w:id="4551" w:author="The Si Tran" w:date="2012-12-16T17:08:00Z">
                    <w:rPr>
                      <w:rFonts w:ascii="Cambria Math" w:hAnsi="Cambria Math"/>
                      <w:lang w:val="pt-BR"/>
                    </w:rPr>
                  </w:rPrChange>
                </w:rPr>
                <m:t>t</m:t>
              </m:r>
            </w:ins>
          </m:sub>
        </m:sSub>
        <w:ins w:id="4552" w:author="The Si Tran" w:date="2012-12-06T20:21:00Z">
          <m:r>
            <m:rPr>
              <m:sty m:val="p"/>
            </m:rPr>
            <w:rPr>
              <w:rFonts w:ascii="Cambria Math" w:hAnsi="Cambria Math"/>
              <w:rPrChange w:id="4553" w:author="The Si Tran" w:date="2012-12-16T17:08:00Z">
                <w:rPr>
                  <w:rFonts w:ascii="Cambria Math" w:hAnsi="Cambria Math"/>
                  <w:lang w:val="pt-BR"/>
                </w:rPr>
              </w:rPrChange>
            </w:rPr>
            <m:t>=16+0.6</m:t>
          </m:r>
        </w:ins>
        <m:sSub>
          <m:sSubPr>
            <m:ctrlPr>
              <w:ins w:id="4554" w:author="The Si Tran" w:date="2012-12-06T20:21:00Z">
                <w:rPr>
                  <w:rFonts w:ascii="Cambria Math" w:hAnsi="Cambria Math"/>
                </w:rPr>
              </w:ins>
            </m:ctrlPr>
          </m:sSubPr>
          <m:e>
            <w:ins w:id="4555" w:author="The Si Tran" w:date="2012-12-06T20:21:00Z">
              <m:r>
                <w:rPr>
                  <w:rFonts w:ascii="Cambria Math" w:hAnsi="Cambria Math"/>
                  <w:rPrChange w:id="4556" w:author="The Si Tran" w:date="2012-12-16T17:08:00Z">
                    <w:rPr>
                      <w:rFonts w:ascii="Cambria Math" w:hAnsi="Cambria Math"/>
                      <w:lang w:val="pt-BR"/>
                    </w:rPr>
                  </w:rPrChange>
                </w:rPr>
                <m:t>y</m:t>
              </m:r>
            </w:ins>
          </m:e>
          <m:sub>
            <w:ins w:id="4557" w:author="The Si Tran" w:date="2012-12-06T20:21:00Z">
              <m:r>
                <w:rPr>
                  <w:rFonts w:ascii="Cambria Math" w:hAnsi="Cambria Math"/>
                  <w:rPrChange w:id="4558" w:author="The Si Tran" w:date="2012-12-16T17:08:00Z">
                    <w:rPr>
                      <w:rFonts w:ascii="Cambria Math" w:hAnsi="Cambria Math"/>
                      <w:lang w:val="pt-BR"/>
                    </w:rPr>
                  </w:rPrChange>
                </w:rPr>
                <m:t>t</m:t>
              </m:r>
              <m:r>
                <m:rPr>
                  <m:sty m:val="p"/>
                </m:rPr>
                <w:rPr>
                  <w:rFonts w:ascii="Cambria Math" w:hAnsi="Cambria Math"/>
                  <w:rPrChange w:id="4559" w:author="The Si Tran" w:date="2012-12-16T17:08:00Z">
                    <w:rPr>
                      <w:rFonts w:ascii="Cambria Math" w:hAnsi="Cambria Math"/>
                      <w:lang w:val="pt-BR"/>
                    </w:rPr>
                  </w:rPrChange>
                </w:rPr>
                <m:t>-1</m:t>
              </m:r>
            </w:ins>
          </m:sub>
        </m:sSub>
        <w:ins w:id="4560" w:author="The Si Tran" w:date="2012-12-06T20:21:00Z">
          <m:r>
            <m:rPr>
              <m:sty m:val="p"/>
            </m:rPr>
            <w:rPr>
              <w:rFonts w:ascii="Cambria Math" w:hAnsi="Cambria Math"/>
              <w:rPrChange w:id="4561" w:author="The Si Tran" w:date="2012-12-16T17:08:00Z">
                <w:rPr>
                  <w:rFonts w:ascii="Cambria Math" w:hAnsi="Cambria Math"/>
                  <w:lang w:val="pt-BR"/>
                </w:rPr>
              </w:rPrChange>
            </w:rPr>
            <m:t>+</m:t>
          </m:r>
        </w:ins>
        <m:sSub>
          <m:sSubPr>
            <m:ctrlPr>
              <w:ins w:id="4562" w:author="The Si Tran" w:date="2012-12-06T20:21:00Z">
                <w:rPr>
                  <w:rFonts w:ascii="Cambria Math" w:hAnsi="Cambria Math"/>
                </w:rPr>
              </w:ins>
            </m:ctrlPr>
          </m:sSubPr>
          <m:e>
            <w:ins w:id="4563" w:author="The Si Tran" w:date="2012-12-06T20:21:00Z">
              <m:r>
                <w:rPr>
                  <w:rFonts w:ascii="Cambria Math" w:hAnsi="Cambria Math"/>
                  <w:rPrChange w:id="4564" w:author="The Si Tran" w:date="2012-12-16T17:08:00Z">
                    <w:rPr>
                      <w:rFonts w:ascii="Cambria Math" w:hAnsi="Cambria Math"/>
                      <w:lang w:val="pt-BR"/>
                    </w:rPr>
                  </w:rPrChange>
                </w:rPr>
                <m:t>ε</m:t>
              </m:r>
            </w:ins>
          </m:e>
          <m:sub>
            <w:ins w:id="4565" w:author="The Si Tran" w:date="2012-12-06T20:21:00Z">
              <m:r>
                <w:rPr>
                  <w:rFonts w:ascii="Cambria Math" w:hAnsi="Cambria Math"/>
                  <w:rPrChange w:id="4566" w:author="The Si Tran" w:date="2012-12-16T17:08:00Z">
                    <w:rPr>
                      <w:rFonts w:ascii="Cambria Math" w:hAnsi="Cambria Math"/>
                      <w:lang w:val="pt-BR"/>
                    </w:rPr>
                  </w:rPrChange>
                </w:rPr>
                <m:t>t</m:t>
              </m:r>
            </w:ins>
          </m:sub>
        </m:sSub>
        <w:ins w:id="4567" w:author="The Si Tran" w:date="2012-12-06T20:21:00Z">
          <m:r>
            <m:rPr>
              <m:sty m:val="p"/>
            </m:rPr>
            <w:rPr>
              <w:rFonts w:ascii="Cambria Math" w:hAnsi="Cambria Math"/>
              <w:rPrChange w:id="4568" w:author="The Si Tran" w:date="2012-12-16T17:08:00Z">
                <w:rPr>
                  <w:rFonts w:ascii="Cambria Math" w:hAnsi="Cambria Math"/>
                  <w:lang w:val="pt-BR"/>
                </w:rPr>
              </w:rPrChange>
            </w:rPr>
            <m:t>+0.8</m:t>
          </m:r>
        </w:ins>
        <m:sSub>
          <m:sSubPr>
            <m:ctrlPr>
              <w:ins w:id="4569" w:author="The Si Tran" w:date="2012-12-06T20:21:00Z">
                <w:rPr>
                  <w:rFonts w:ascii="Cambria Math" w:hAnsi="Cambria Math"/>
                </w:rPr>
              </w:ins>
            </m:ctrlPr>
          </m:sSubPr>
          <m:e>
            <w:ins w:id="4570" w:author="The Si Tran" w:date="2012-12-06T20:21:00Z">
              <m:r>
                <w:rPr>
                  <w:rFonts w:ascii="Cambria Math" w:hAnsi="Cambria Math"/>
                  <w:rPrChange w:id="4571" w:author="The Si Tran" w:date="2012-12-16T17:08:00Z">
                    <w:rPr>
                      <w:rFonts w:ascii="Cambria Math" w:hAnsi="Cambria Math"/>
                      <w:lang w:val="pt-BR"/>
                    </w:rPr>
                  </w:rPrChange>
                </w:rPr>
                <m:t>ε</m:t>
              </m:r>
            </w:ins>
          </m:e>
          <m:sub>
            <w:ins w:id="4572" w:author="The Si Tran" w:date="2012-12-06T20:21:00Z">
              <m:r>
                <w:rPr>
                  <w:rFonts w:ascii="Cambria Math" w:hAnsi="Cambria Math"/>
                  <w:rPrChange w:id="4573" w:author="The Si Tran" w:date="2012-12-16T17:08:00Z">
                    <w:rPr>
                      <w:rFonts w:ascii="Cambria Math" w:hAnsi="Cambria Math"/>
                      <w:lang w:val="pt-BR"/>
                    </w:rPr>
                  </w:rPrChange>
                </w:rPr>
                <m:t>t</m:t>
              </m:r>
              <m:r>
                <m:rPr>
                  <m:sty m:val="p"/>
                </m:rPr>
                <w:rPr>
                  <w:rFonts w:ascii="Cambria Math" w:hAnsi="Cambria Math"/>
                  <w:rPrChange w:id="4574" w:author="The Si Tran" w:date="2012-12-16T17:08:00Z">
                    <w:rPr>
                      <w:rFonts w:ascii="Cambria Math" w:hAnsi="Cambria Math"/>
                      <w:lang w:val="pt-BR"/>
                    </w:rPr>
                  </w:rPrChange>
                </w:rPr>
                <m:t>-1</m:t>
              </m:r>
            </w:ins>
          </m:sub>
        </m:sSub>
      </m:oMath>
      <w:r>
        <w:rPr>
          <w:lang w:val="pt-BR"/>
        </w:rPr>
        <w:t xml:space="preserve">. </w:t>
      </w:r>
      <w:r w:rsidR="006A21F7" w:rsidRPr="0049233F">
        <w:rPr>
          <w:lang w:val="pt-BR"/>
          <w:rPrChange w:id="4575" w:author="The Si Tran" w:date="2012-12-05T23:02:00Z">
            <w:rPr>
              <w:sz w:val="28"/>
              <w:szCs w:val="28"/>
              <w:lang w:val="pt-BR"/>
            </w:rPr>
          </w:rPrChange>
        </w:rPr>
        <w:t xml:space="preserve">Hình </w:t>
      </w:r>
      <w:ins w:id="4576" w:author="The Si Tran" w:date="2012-12-12T00:14:00Z">
        <w:r w:rsidR="00CE4725">
          <w:rPr>
            <w:lang w:val="pt-BR"/>
          </w:rPr>
          <w:t>3.3</w:t>
        </w:r>
      </w:ins>
      <w:del w:id="4577" w:author="The Si Tran" w:date="2012-12-12T00:14:00Z">
        <w:r w:rsidR="006A21F7" w:rsidRPr="0049233F" w:rsidDel="00CE4725">
          <w:rPr>
            <w:lang w:val="pt-BR"/>
            <w:rPrChange w:id="4578" w:author="The Si Tran" w:date="2012-12-05T23:02:00Z">
              <w:rPr>
                <w:sz w:val="28"/>
                <w:szCs w:val="28"/>
                <w:lang w:val="pt-BR"/>
              </w:rPr>
            </w:rPrChange>
          </w:rPr>
          <w:delText>9</w:delText>
        </w:r>
      </w:del>
      <w:r w:rsidR="006A21F7" w:rsidRPr="0049233F">
        <w:rPr>
          <w:lang w:val="pt-BR"/>
          <w:rPrChange w:id="4579"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006A21F7" w:rsidRPr="0049233F">
        <w:rPr>
          <w:lang w:val="pt-BR"/>
          <w:rPrChange w:id="4580" w:author="The Si Tran" w:date="2012-12-05T23:02:00Z">
            <w:rPr>
              <w:sz w:val="28"/>
              <w:szCs w:val="28"/>
              <w:lang w:val="pt-BR"/>
            </w:rPr>
          </w:rPrChange>
        </w:rPr>
        <w:t xml:space="preserve">chuỗi </w:t>
      </w:r>
      <w:r>
        <w:rPr>
          <w:lang w:val="pt-BR"/>
        </w:rPr>
        <w:t>dữ liệu đó</w:t>
      </w:r>
      <w:r w:rsidR="006A21F7" w:rsidRPr="0049233F">
        <w:rPr>
          <w:lang w:val="pt-BR"/>
          <w:rPrChange w:id="4581"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4582" w:author="The Si Tran" w:date="2012-12-14T05:20:00Z"/>
          <w:lang w:val="pt-BR"/>
          <w:rPrChange w:id="4583" w:author="The Si Tran" w:date="2012-12-05T23:02:00Z">
            <w:rPr>
              <w:del w:id="4584" w:author="The Si Tran" w:date="2012-12-14T05:20:00Z"/>
              <w:sz w:val="28"/>
              <w:szCs w:val="28"/>
              <w:lang w:val="pt-BR"/>
            </w:rPr>
          </w:rPrChange>
        </w:rPr>
        <w:pPrChange w:id="4585" w:author="The Si Tran" w:date="2012-12-16T17:07:00Z">
          <w:pPr>
            <w:ind w:firstLine="540"/>
          </w:pPr>
        </w:pPrChange>
      </w:pPr>
      <w:ins w:id="4586" w:author="The Si Tran" w:date="2012-12-14T05:20:00Z">
        <w:r w:rsidRPr="00941798">
          <w:rPr>
            <w:noProof/>
            <w:rPrChange w:id="4587" w:author="Unknown">
              <w:rPr>
                <w:noProof/>
              </w:rPr>
            </w:rPrChange>
          </w:rPr>
          <w:drawing>
            <wp:inline distT="0" distB="0" distL="0" distR="0" wp14:anchorId="67F62DD0" wp14:editId="2681B2F1">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588" w:author="The Si Tran" w:date="2012-12-05T23:02:00Z">
            <w:rPr>
              <w:sz w:val="28"/>
              <w:szCs w:val="28"/>
              <w:lang w:val="pt-BR"/>
            </w:rPr>
          </w:rPrChange>
        </w:rPr>
        <w:pPrChange w:id="4589" w:author="The Si Tran" w:date="2012-12-16T17:07:00Z">
          <w:pPr>
            <w:ind w:firstLine="540"/>
          </w:pPr>
        </w:pPrChange>
      </w:pPr>
      <w:del w:id="4590" w:author="The Si Tran" w:date="2012-12-14T05:19:00Z">
        <w:r w:rsidRPr="0049233F" w:rsidDel="0056499D">
          <w:rPr>
            <w:noProof/>
            <w:rPrChange w:id="4591" w:author="Unknown">
              <w:rPr>
                <w:noProof/>
                <w:sz w:val="28"/>
                <w:szCs w:val="28"/>
              </w:rPr>
            </w:rPrChange>
          </w:rPr>
          <w:drawing>
            <wp:inline distT="0" distB="0" distL="0" distR="0" wp14:anchorId="49475BE4" wp14:editId="58BA8704">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592" w:author="The Si Tran" w:date="2012-12-16T17:08:00Z">
            <w:rPr>
              <w:sz w:val="28"/>
              <w:szCs w:val="28"/>
              <w:lang w:val="pt-BR"/>
            </w:rPr>
          </w:rPrChange>
        </w:rPr>
        <w:pPrChange w:id="4593" w:author="The Si Tran" w:date="2012-12-16T17:08:00Z">
          <w:pPr>
            <w:pStyle w:val="Caption"/>
            <w:ind w:left="1620"/>
          </w:pPr>
        </w:pPrChange>
      </w:pPr>
      <w:bookmarkStart w:id="4594" w:name="_Toc312142083"/>
      <w:bookmarkStart w:id="4595" w:name="_Toc343029958"/>
      <w:bookmarkStart w:id="4596" w:name="_Toc343711390"/>
      <w:r w:rsidRPr="00F51638">
        <w:rPr>
          <w:rPrChange w:id="4597" w:author="The Si Tran" w:date="2012-12-16T17:08:00Z">
            <w:rPr>
              <w:b w:val="0"/>
              <w:sz w:val="28"/>
              <w:szCs w:val="28"/>
              <w:lang w:val="pt-BR"/>
            </w:rPr>
          </w:rPrChange>
        </w:rPr>
        <w:t xml:space="preserve">Hình </w:t>
      </w:r>
      <w:del w:id="4598" w:author="The Si Tran" w:date="2012-12-11T23:24:00Z">
        <w:r w:rsidRPr="00F51638" w:rsidDel="000D0624">
          <w:rPr>
            <w:rPrChange w:id="4599" w:author="The Si Tran" w:date="2012-12-16T17:08:00Z">
              <w:rPr>
                <w:b w:val="0"/>
                <w:sz w:val="28"/>
                <w:szCs w:val="28"/>
              </w:rPr>
            </w:rPrChange>
          </w:rPr>
          <w:fldChar w:fldCharType="begin"/>
        </w:r>
        <w:r w:rsidRPr="00F51638" w:rsidDel="000D0624">
          <w:rPr>
            <w:rPrChange w:id="4600" w:author="The Si Tran" w:date="2012-12-16T17:08:00Z">
              <w:rPr>
                <w:b w:val="0"/>
                <w:sz w:val="28"/>
                <w:szCs w:val="28"/>
                <w:lang w:val="pt-BR"/>
              </w:rPr>
            </w:rPrChange>
          </w:rPr>
          <w:delInstrText xml:space="preserve"> SEQ Hình \* ARABIC </w:delInstrText>
        </w:r>
        <w:r w:rsidRPr="00F51638" w:rsidDel="000D0624">
          <w:rPr>
            <w:rPrChange w:id="4601" w:author="The Si Tran" w:date="2012-12-16T17:08:00Z">
              <w:rPr>
                <w:b w:val="0"/>
                <w:sz w:val="28"/>
                <w:szCs w:val="28"/>
              </w:rPr>
            </w:rPrChange>
          </w:rPr>
          <w:fldChar w:fldCharType="separate"/>
        </w:r>
        <w:r w:rsidRPr="00F51638" w:rsidDel="000D0624">
          <w:rPr>
            <w:rPrChange w:id="4602" w:author="The Si Tran" w:date="2012-12-16T17:08:00Z">
              <w:rPr>
                <w:b w:val="0"/>
                <w:noProof/>
                <w:sz w:val="28"/>
                <w:szCs w:val="28"/>
                <w:lang w:val="pt-BR"/>
              </w:rPr>
            </w:rPrChange>
          </w:rPr>
          <w:delText>9</w:delText>
        </w:r>
        <w:r w:rsidRPr="00F51638" w:rsidDel="000D0624">
          <w:rPr>
            <w:rPrChange w:id="4603" w:author="The Si Tran" w:date="2012-12-16T17:08:00Z">
              <w:rPr>
                <w:b w:val="0"/>
                <w:sz w:val="28"/>
                <w:szCs w:val="28"/>
              </w:rPr>
            </w:rPrChange>
          </w:rPr>
          <w:fldChar w:fldCharType="end"/>
        </w:r>
        <w:r w:rsidRPr="00F51638" w:rsidDel="000D0624">
          <w:rPr>
            <w:rPrChange w:id="4604" w:author="The Si Tran" w:date="2012-12-16T17:08:00Z">
              <w:rPr>
                <w:b w:val="0"/>
                <w:sz w:val="28"/>
                <w:szCs w:val="28"/>
                <w:lang w:val="pt-BR"/>
              </w:rPr>
            </w:rPrChange>
          </w:rPr>
          <w:delText xml:space="preserve"> </w:delText>
        </w:r>
      </w:del>
      <w:ins w:id="4605" w:author="The Si Tran" w:date="2012-12-11T23:24:00Z">
        <w:r w:rsidR="000D0624" w:rsidRPr="00032D83">
          <w:t>3.3</w:t>
        </w:r>
      </w:ins>
      <w:ins w:id="4606" w:author="The Si Tran" w:date="2012-12-16T10:34:00Z">
        <w:r w:rsidR="00B9548F" w:rsidRPr="006D6C8D">
          <w:t>:</w:t>
        </w:r>
      </w:ins>
      <w:ins w:id="4607" w:author="The Si Tran" w:date="2012-12-11T23:24:00Z">
        <w:r w:rsidR="000D0624" w:rsidRPr="00F51638">
          <w:rPr>
            <w:rPrChange w:id="4608" w:author="The Si Tran" w:date="2012-12-16T17:08:00Z">
              <w:rPr>
                <w:b w:val="0"/>
                <w:sz w:val="28"/>
                <w:szCs w:val="28"/>
                <w:lang w:val="pt-BR"/>
              </w:rPr>
            </w:rPrChange>
          </w:rPr>
          <w:t xml:space="preserve"> </w:t>
        </w:r>
      </w:ins>
      <w:r w:rsidRPr="00F51638">
        <w:rPr>
          <w:rPrChange w:id="4609" w:author="The Si Tran" w:date="2012-12-16T17:08:00Z">
            <w:rPr>
              <w:b w:val="0"/>
              <w:sz w:val="28"/>
              <w:szCs w:val="28"/>
              <w:lang w:val="pt-BR"/>
            </w:rPr>
          </w:rPrChange>
        </w:rPr>
        <w:t xml:space="preserve">Hàm tự tương quan và tự tương quan riêng phần của mô hình </w:t>
      </w:r>
      <w:bookmarkEnd w:id="4594"/>
      <m:oMath>
        <m:sSub>
          <m:sSubPr>
            <m:ctrlPr>
              <w:ins w:id="4610" w:author="The Si Tran" w:date="2012-12-06T20:21:00Z">
                <w:rPr>
                  <w:rFonts w:ascii="Cambria Math" w:hAnsi="Cambria Math"/>
                </w:rPr>
              </w:ins>
            </m:ctrlPr>
          </m:sSubPr>
          <m:e>
            <w:ins w:id="4611" w:author="The Si Tran" w:date="2012-12-06T20:21:00Z">
              <m:r>
                <w:rPr>
                  <w:rFonts w:ascii="Cambria Math" w:hAnsi="Cambria Math"/>
                  <w:rPrChange w:id="4612" w:author="The Si Tran" w:date="2012-12-16T17:08:00Z">
                    <w:rPr>
                      <w:rFonts w:ascii="Cambria Math" w:hAnsi="Cambria Math"/>
                      <w:lang w:val="pt-BR"/>
                    </w:rPr>
                  </w:rPrChange>
                </w:rPr>
                <m:t>y</m:t>
              </m:r>
            </w:ins>
          </m:e>
          <m:sub>
            <w:ins w:id="4613" w:author="The Si Tran" w:date="2012-12-06T20:21:00Z">
              <m:r>
                <w:rPr>
                  <w:rFonts w:ascii="Cambria Math" w:hAnsi="Cambria Math"/>
                  <w:rPrChange w:id="4614" w:author="The Si Tran" w:date="2012-12-16T17:08:00Z">
                    <w:rPr>
                      <w:rFonts w:ascii="Cambria Math" w:hAnsi="Cambria Math"/>
                      <w:lang w:val="pt-BR"/>
                    </w:rPr>
                  </w:rPrChange>
                </w:rPr>
                <m:t>t</m:t>
              </m:r>
            </w:ins>
          </m:sub>
        </m:sSub>
        <w:ins w:id="4615" w:author="The Si Tran" w:date="2012-12-06T20:21:00Z">
          <m:r>
            <m:rPr>
              <m:sty m:val="p"/>
            </m:rPr>
            <w:rPr>
              <w:rFonts w:ascii="Cambria Math" w:hAnsi="Cambria Math"/>
              <w:rPrChange w:id="4616" w:author="The Si Tran" w:date="2012-12-16T17:08:00Z">
                <w:rPr>
                  <w:rFonts w:ascii="Cambria Math" w:hAnsi="Cambria Math"/>
                  <w:lang w:val="pt-BR"/>
                </w:rPr>
              </w:rPrChange>
            </w:rPr>
            <m:t>=16+0.6</m:t>
          </m:r>
        </w:ins>
        <m:sSub>
          <m:sSubPr>
            <m:ctrlPr>
              <w:ins w:id="4617" w:author="The Si Tran" w:date="2012-12-06T20:21:00Z">
                <w:rPr>
                  <w:rFonts w:ascii="Cambria Math" w:hAnsi="Cambria Math"/>
                </w:rPr>
              </w:ins>
            </m:ctrlPr>
          </m:sSubPr>
          <m:e>
            <w:ins w:id="4618" w:author="The Si Tran" w:date="2012-12-06T20:21:00Z">
              <m:r>
                <w:rPr>
                  <w:rFonts w:ascii="Cambria Math" w:hAnsi="Cambria Math"/>
                  <w:rPrChange w:id="4619" w:author="The Si Tran" w:date="2012-12-16T17:08:00Z">
                    <w:rPr>
                      <w:rFonts w:ascii="Cambria Math" w:hAnsi="Cambria Math"/>
                      <w:lang w:val="pt-BR"/>
                    </w:rPr>
                  </w:rPrChange>
                </w:rPr>
                <m:t>y</m:t>
              </m:r>
            </w:ins>
          </m:e>
          <m:sub>
            <w:ins w:id="4620" w:author="The Si Tran" w:date="2012-12-06T20:21:00Z">
              <m:r>
                <w:rPr>
                  <w:rFonts w:ascii="Cambria Math" w:hAnsi="Cambria Math"/>
                  <w:rPrChange w:id="4621" w:author="The Si Tran" w:date="2012-12-16T17:08:00Z">
                    <w:rPr>
                      <w:rFonts w:ascii="Cambria Math" w:hAnsi="Cambria Math"/>
                      <w:lang w:val="pt-BR"/>
                    </w:rPr>
                  </w:rPrChange>
                </w:rPr>
                <m:t>t</m:t>
              </m:r>
              <m:r>
                <m:rPr>
                  <m:sty m:val="p"/>
                </m:rPr>
                <w:rPr>
                  <w:rFonts w:ascii="Cambria Math" w:hAnsi="Cambria Math"/>
                  <w:rPrChange w:id="4622" w:author="The Si Tran" w:date="2012-12-16T17:08:00Z">
                    <w:rPr>
                      <w:rFonts w:ascii="Cambria Math" w:hAnsi="Cambria Math"/>
                      <w:lang w:val="pt-BR"/>
                    </w:rPr>
                  </w:rPrChange>
                </w:rPr>
                <m:t>-1</m:t>
              </m:r>
            </w:ins>
          </m:sub>
        </m:sSub>
        <w:ins w:id="4623" w:author="The Si Tran" w:date="2012-12-06T20:21:00Z">
          <m:r>
            <m:rPr>
              <m:sty m:val="p"/>
            </m:rPr>
            <w:rPr>
              <w:rFonts w:ascii="Cambria Math" w:hAnsi="Cambria Math"/>
              <w:rPrChange w:id="4624" w:author="The Si Tran" w:date="2012-12-16T17:08:00Z">
                <w:rPr>
                  <w:rFonts w:ascii="Cambria Math" w:hAnsi="Cambria Math"/>
                  <w:lang w:val="pt-BR"/>
                </w:rPr>
              </w:rPrChange>
            </w:rPr>
            <m:t>+</m:t>
          </m:r>
        </w:ins>
        <m:sSub>
          <m:sSubPr>
            <m:ctrlPr>
              <w:ins w:id="4625" w:author="The Si Tran" w:date="2012-12-06T20:21:00Z">
                <w:rPr>
                  <w:rFonts w:ascii="Cambria Math" w:hAnsi="Cambria Math"/>
                </w:rPr>
              </w:ins>
            </m:ctrlPr>
          </m:sSubPr>
          <m:e>
            <w:ins w:id="4626" w:author="The Si Tran" w:date="2012-12-06T20:21:00Z">
              <m:r>
                <w:rPr>
                  <w:rFonts w:ascii="Cambria Math" w:hAnsi="Cambria Math"/>
                  <w:rPrChange w:id="4627" w:author="The Si Tran" w:date="2012-12-16T17:08:00Z">
                    <w:rPr>
                      <w:rFonts w:ascii="Cambria Math" w:hAnsi="Cambria Math"/>
                      <w:lang w:val="pt-BR"/>
                    </w:rPr>
                  </w:rPrChange>
                </w:rPr>
                <m:t>ε</m:t>
              </m:r>
            </w:ins>
          </m:e>
          <m:sub>
            <w:ins w:id="4628" w:author="The Si Tran" w:date="2012-12-06T20:21:00Z">
              <m:r>
                <w:rPr>
                  <w:rFonts w:ascii="Cambria Math" w:hAnsi="Cambria Math"/>
                  <w:rPrChange w:id="4629" w:author="The Si Tran" w:date="2012-12-16T17:08:00Z">
                    <w:rPr>
                      <w:rFonts w:ascii="Cambria Math" w:hAnsi="Cambria Math"/>
                      <w:lang w:val="pt-BR"/>
                    </w:rPr>
                  </w:rPrChange>
                </w:rPr>
                <m:t>t</m:t>
              </m:r>
            </w:ins>
          </m:sub>
        </m:sSub>
        <w:ins w:id="4630" w:author="The Si Tran" w:date="2012-12-06T20:21:00Z">
          <m:r>
            <m:rPr>
              <m:sty m:val="p"/>
            </m:rPr>
            <w:rPr>
              <w:rFonts w:ascii="Cambria Math" w:hAnsi="Cambria Math"/>
              <w:rPrChange w:id="4631" w:author="The Si Tran" w:date="2012-12-16T17:08:00Z">
                <w:rPr>
                  <w:rFonts w:ascii="Cambria Math" w:hAnsi="Cambria Math"/>
                  <w:lang w:val="pt-BR"/>
                </w:rPr>
              </w:rPrChange>
            </w:rPr>
            <m:t>+0.8</m:t>
          </m:r>
        </w:ins>
        <m:sSub>
          <m:sSubPr>
            <m:ctrlPr>
              <w:ins w:id="4632" w:author="The Si Tran" w:date="2012-12-06T20:21:00Z">
                <w:rPr>
                  <w:rFonts w:ascii="Cambria Math" w:hAnsi="Cambria Math"/>
                </w:rPr>
              </w:ins>
            </m:ctrlPr>
          </m:sSubPr>
          <m:e>
            <w:ins w:id="4633" w:author="The Si Tran" w:date="2012-12-06T20:21:00Z">
              <m:r>
                <w:rPr>
                  <w:rFonts w:ascii="Cambria Math" w:hAnsi="Cambria Math"/>
                  <w:rPrChange w:id="4634" w:author="The Si Tran" w:date="2012-12-16T17:08:00Z">
                    <w:rPr>
                      <w:rFonts w:ascii="Cambria Math" w:hAnsi="Cambria Math"/>
                      <w:lang w:val="pt-BR"/>
                    </w:rPr>
                  </w:rPrChange>
                </w:rPr>
                <m:t>ε</m:t>
              </m:r>
            </w:ins>
          </m:e>
          <m:sub>
            <w:ins w:id="4635" w:author="The Si Tran" w:date="2012-12-06T20:21:00Z">
              <m:r>
                <w:rPr>
                  <w:rFonts w:ascii="Cambria Math" w:hAnsi="Cambria Math"/>
                  <w:rPrChange w:id="4636" w:author="The Si Tran" w:date="2012-12-16T17:08:00Z">
                    <w:rPr>
                      <w:rFonts w:ascii="Cambria Math" w:hAnsi="Cambria Math"/>
                      <w:lang w:val="pt-BR"/>
                    </w:rPr>
                  </w:rPrChange>
                </w:rPr>
                <m:t>t</m:t>
              </m:r>
              <m:r>
                <m:rPr>
                  <m:sty m:val="p"/>
                </m:rPr>
                <w:rPr>
                  <w:rFonts w:ascii="Cambria Math" w:hAnsi="Cambria Math"/>
                  <w:rPrChange w:id="4637" w:author="The Si Tran" w:date="2012-12-16T17:08:00Z">
                    <w:rPr>
                      <w:rFonts w:ascii="Cambria Math" w:hAnsi="Cambria Math"/>
                      <w:lang w:val="pt-BR"/>
                    </w:rPr>
                  </w:rPrChange>
                </w:rPr>
                <m:t>-1</m:t>
              </m:r>
            </w:ins>
          </m:sub>
        </m:sSub>
      </m:oMath>
      <w:bookmarkEnd w:id="4595"/>
      <w:bookmarkEnd w:id="4596"/>
      <w:del w:id="4638" w:author="The Si Tran" w:date="2012-12-06T20:21:00Z">
        <w:r w:rsidRPr="00F51638" w:rsidDel="00A96CBA">
          <w:rPr>
            <w:rPrChange w:id="4639" w:author="The Si Tran" w:date="2012-12-16T17:08:00Z">
              <w:rPr/>
            </w:rPrChange>
          </w:rPr>
          <w:object w:dxaOrig="2780" w:dyaOrig="360" w14:anchorId="13A3664D">
            <v:shape id="_x0000_i1090" type="#_x0000_t75" style="width:171.75pt;height:21.75pt" o:ole="">
              <v:imagedata r:id="rId144" o:title=""/>
            </v:shape>
            <o:OLEObject Type="Embed" ProgID="Equation.DSMT4" ShapeID="_x0000_i1090" DrawAspect="Content" ObjectID="_1417544922" r:id="rId148"/>
          </w:object>
        </w:r>
      </w:del>
    </w:p>
    <w:p w14:paraId="64B1FBDF" w14:textId="2D68A2F3" w:rsidR="006A21F7" w:rsidRPr="0049233F" w:rsidRDefault="006A21F7" w:rsidP="006A21F7">
      <w:pPr>
        <w:pStyle w:val="Heading2"/>
        <w:rPr>
          <w:sz w:val="26"/>
          <w:szCs w:val="26"/>
          <w:lang w:val="pt-BR"/>
          <w:rPrChange w:id="4640" w:author="The Si Tran" w:date="2012-12-05T23:02:00Z">
            <w:rPr>
              <w:lang w:val="pt-BR"/>
            </w:rPr>
          </w:rPrChange>
        </w:rPr>
      </w:pPr>
      <w:bookmarkStart w:id="4641" w:name="_Toc312142553"/>
      <w:bookmarkStart w:id="4642" w:name="_Toc343711159"/>
      <w:r w:rsidRPr="0049233F">
        <w:rPr>
          <w:sz w:val="26"/>
          <w:szCs w:val="26"/>
          <w:lang w:val="pt-BR"/>
          <w:rPrChange w:id="4643" w:author="The Si Tran" w:date="2012-12-05T23:02:00Z">
            <w:rPr>
              <w:rFonts w:cs="Times New Roman"/>
              <w:iCs w:val="0"/>
              <w:sz w:val="20"/>
              <w:szCs w:val="20"/>
              <w:lang w:val="pt-BR"/>
            </w:rPr>
          </w:rPrChange>
        </w:rPr>
        <w:t>Mô hình tự hồi quy kết hợp với trung bình di động, ARIMA(</w:t>
      </w:r>
      <w:r w:rsidRPr="00423CB2">
        <w:rPr>
          <w:i/>
          <w:sz w:val="26"/>
          <w:szCs w:val="26"/>
          <w:lang w:val="pt-BR"/>
          <w:rPrChange w:id="4644" w:author="The Si Tran" w:date="2012-12-05T23:02:00Z">
            <w:rPr>
              <w:rFonts w:cs="Times New Roman"/>
              <w:iCs w:val="0"/>
              <w:sz w:val="20"/>
              <w:szCs w:val="20"/>
              <w:lang w:val="pt-BR"/>
            </w:rPr>
          </w:rPrChange>
        </w:rPr>
        <w:t>p</w:t>
      </w:r>
      <w:r w:rsidRPr="0049233F">
        <w:rPr>
          <w:sz w:val="26"/>
          <w:szCs w:val="26"/>
          <w:lang w:val="pt-BR"/>
          <w:rPrChange w:id="4645" w:author="The Si Tran" w:date="2012-12-05T23:02:00Z">
            <w:rPr>
              <w:rFonts w:cs="Times New Roman"/>
              <w:iCs w:val="0"/>
              <w:sz w:val="20"/>
              <w:szCs w:val="20"/>
              <w:lang w:val="pt-BR"/>
            </w:rPr>
          </w:rPrChange>
        </w:rPr>
        <w:t>,</w:t>
      </w:r>
      <w:r w:rsidRPr="00423CB2">
        <w:rPr>
          <w:i/>
          <w:sz w:val="26"/>
          <w:szCs w:val="26"/>
          <w:lang w:val="pt-BR"/>
          <w:rPrChange w:id="4646" w:author="The Si Tran" w:date="2012-12-05T23:02:00Z">
            <w:rPr>
              <w:rFonts w:cs="Times New Roman"/>
              <w:iCs w:val="0"/>
              <w:sz w:val="20"/>
              <w:szCs w:val="20"/>
              <w:lang w:val="pt-BR"/>
            </w:rPr>
          </w:rPrChange>
        </w:rPr>
        <w:t>d</w:t>
      </w:r>
      <w:r w:rsidRPr="0049233F">
        <w:rPr>
          <w:sz w:val="26"/>
          <w:szCs w:val="26"/>
          <w:lang w:val="pt-BR"/>
          <w:rPrChange w:id="4647" w:author="The Si Tran" w:date="2012-12-05T23:02:00Z">
            <w:rPr>
              <w:rFonts w:cs="Times New Roman"/>
              <w:iCs w:val="0"/>
              <w:sz w:val="20"/>
              <w:szCs w:val="20"/>
              <w:lang w:val="pt-BR"/>
            </w:rPr>
          </w:rPrChange>
        </w:rPr>
        <w:t>,</w:t>
      </w:r>
      <w:r w:rsidRPr="00423CB2">
        <w:rPr>
          <w:i/>
          <w:sz w:val="26"/>
          <w:szCs w:val="26"/>
          <w:lang w:val="pt-BR"/>
          <w:rPrChange w:id="4648" w:author="The Si Tran" w:date="2012-12-05T23:02:00Z">
            <w:rPr>
              <w:rFonts w:cs="Times New Roman"/>
              <w:iCs w:val="0"/>
              <w:sz w:val="20"/>
              <w:szCs w:val="20"/>
              <w:lang w:val="pt-BR"/>
            </w:rPr>
          </w:rPrChange>
        </w:rPr>
        <w:t>q</w:t>
      </w:r>
      <w:r w:rsidRPr="0049233F">
        <w:rPr>
          <w:sz w:val="26"/>
          <w:szCs w:val="26"/>
          <w:lang w:val="pt-BR"/>
          <w:rPrChange w:id="4649" w:author="The Si Tran" w:date="2012-12-05T23:02:00Z">
            <w:rPr>
              <w:rFonts w:cs="Times New Roman"/>
              <w:iCs w:val="0"/>
              <w:sz w:val="20"/>
              <w:szCs w:val="20"/>
              <w:lang w:val="pt-BR"/>
            </w:rPr>
          </w:rPrChange>
        </w:rPr>
        <w:t>)</w:t>
      </w:r>
      <w:bookmarkEnd w:id="4641"/>
      <w:bookmarkEnd w:id="4642"/>
    </w:p>
    <w:p w14:paraId="1B188649" w14:textId="77777777" w:rsidR="006A21F7" w:rsidRPr="0049233F" w:rsidRDefault="006A21F7">
      <w:pPr>
        <w:rPr>
          <w:lang w:val="pt-BR"/>
          <w:rPrChange w:id="4650" w:author="The Si Tran" w:date="2012-12-05T23:02:00Z">
            <w:rPr>
              <w:sz w:val="28"/>
              <w:szCs w:val="28"/>
              <w:lang w:val="pt-BR"/>
            </w:rPr>
          </w:rPrChange>
        </w:rPr>
        <w:pPrChange w:id="4651" w:author="The Si Tran" w:date="2012-12-15T08:15:00Z">
          <w:pPr>
            <w:ind w:firstLine="540"/>
          </w:pPr>
        </w:pPrChange>
      </w:pPr>
      <w:r w:rsidRPr="0049233F">
        <w:rPr>
          <w:lang w:val="pt-BR"/>
          <w:rPrChange w:id="4652" w:author="The Si Tran" w:date="2012-12-05T23:02:00Z">
            <w:rPr>
              <w:b/>
              <w:bCs/>
              <w:sz w:val="28"/>
              <w:szCs w:val="28"/>
              <w:lang w:val="pt-BR"/>
            </w:rPr>
          </w:rPrChange>
        </w:rPr>
        <w:t>Mô hình ARMA(</w:t>
      </w:r>
      <w:r w:rsidRPr="00423CB2">
        <w:rPr>
          <w:i/>
          <w:lang w:val="pt-BR"/>
          <w:rPrChange w:id="4653" w:author="The Si Tran" w:date="2012-12-05T23:02:00Z">
            <w:rPr>
              <w:b/>
              <w:bCs/>
              <w:sz w:val="28"/>
              <w:szCs w:val="28"/>
              <w:lang w:val="pt-BR"/>
            </w:rPr>
          </w:rPrChange>
        </w:rPr>
        <w:t>p</w:t>
      </w:r>
      <w:r w:rsidRPr="0049233F">
        <w:rPr>
          <w:lang w:val="pt-BR"/>
          <w:rPrChange w:id="4654" w:author="The Si Tran" w:date="2012-12-05T23:02:00Z">
            <w:rPr>
              <w:b/>
              <w:bCs/>
              <w:sz w:val="28"/>
              <w:szCs w:val="28"/>
              <w:lang w:val="pt-BR"/>
            </w:rPr>
          </w:rPrChange>
        </w:rPr>
        <w:t>,</w:t>
      </w:r>
      <w:r w:rsidRPr="00423CB2">
        <w:rPr>
          <w:i/>
          <w:lang w:val="pt-BR"/>
          <w:rPrChange w:id="4655" w:author="The Si Tran" w:date="2012-12-05T23:02:00Z">
            <w:rPr>
              <w:b/>
              <w:bCs/>
              <w:sz w:val="28"/>
              <w:szCs w:val="28"/>
              <w:lang w:val="pt-BR"/>
            </w:rPr>
          </w:rPrChange>
        </w:rPr>
        <w:t>q</w:t>
      </w:r>
      <w:r w:rsidRPr="0049233F">
        <w:rPr>
          <w:lang w:val="pt-BR"/>
          <w:rPrChange w:id="4656" w:author="The Si Tran" w:date="2012-12-05T23:02:00Z">
            <w:rPr>
              <w:b/>
              <w:bCs/>
              <w:sz w:val="28"/>
              <w:szCs w:val="28"/>
              <w:lang w:val="pt-BR"/>
            </w:rPr>
          </w:rPrChange>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657" w:author="The Si Tran" w:date="2012-12-05T23:02:00Z">
            <w:rPr>
              <w:sz w:val="28"/>
              <w:szCs w:val="28"/>
              <w:lang w:val="pt-BR"/>
            </w:rPr>
          </w:rPrChange>
        </w:rPr>
        <w:pPrChange w:id="4658" w:author="The Si Tran" w:date="2012-12-15T08:15:00Z">
          <w:pPr>
            <w:ind w:firstLine="540"/>
          </w:pPr>
        </w:pPrChange>
      </w:pPr>
      <w:r w:rsidRPr="0049233F">
        <w:rPr>
          <w:lang w:val="pt-BR"/>
          <w:rPrChange w:id="4659" w:author="The Si Tran" w:date="2012-12-05T23:02:00Z">
            <w:rPr>
              <w:b/>
              <w:bCs/>
              <w:sz w:val="28"/>
              <w:szCs w:val="28"/>
              <w:lang w:val="pt-BR"/>
            </w:rPr>
          </w:rPrChange>
        </w:rPr>
        <w:lastRenderedPageBreak/>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4660" w:author="The Si Tran" w:date="2012-12-05T23:02:00Z">
            <w:rPr>
              <w:b/>
              <w:bCs/>
              <w:sz w:val="28"/>
              <w:szCs w:val="28"/>
              <w:lang w:val="pt-BR"/>
            </w:rPr>
          </w:rPrChange>
        </w:rPr>
        <w:t xml:space="preserve">. Do đó người ta đưa thêm một hệ số </w:t>
      </w:r>
      <w:r w:rsidRPr="00423CB2">
        <w:rPr>
          <w:i/>
          <w:lang w:val="pt-BR"/>
          <w:rPrChange w:id="4661" w:author="The Si Tran" w:date="2012-12-05T23:02:00Z">
            <w:rPr>
              <w:b/>
              <w:bCs/>
              <w:sz w:val="28"/>
              <w:szCs w:val="28"/>
              <w:lang w:val="pt-BR"/>
            </w:rPr>
          </w:rPrChange>
        </w:rPr>
        <w:t>d</w:t>
      </w:r>
      <w:r w:rsidRPr="0049233F">
        <w:rPr>
          <w:lang w:val="pt-BR"/>
          <w:rPrChange w:id="4662" w:author="The Si Tran" w:date="2012-12-05T23:02:00Z">
            <w:rPr>
              <w:b/>
              <w:bCs/>
              <w:sz w:val="28"/>
              <w:szCs w:val="28"/>
              <w:lang w:val="pt-BR"/>
            </w:rPr>
          </w:rPrChange>
        </w:rPr>
        <w:t xml:space="preserve"> vào mô hình ARMA(</w:t>
      </w:r>
      <w:r w:rsidRPr="00423CB2">
        <w:rPr>
          <w:i/>
          <w:lang w:val="pt-BR"/>
          <w:rPrChange w:id="4663" w:author="The Si Tran" w:date="2012-12-05T23:02:00Z">
            <w:rPr>
              <w:b/>
              <w:bCs/>
              <w:sz w:val="28"/>
              <w:szCs w:val="28"/>
              <w:lang w:val="pt-BR"/>
            </w:rPr>
          </w:rPrChange>
        </w:rPr>
        <w:t>p</w:t>
      </w:r>
      <w:r w:rsidRPr="0049233F">
        <w:rPr>
          <w:lang w:val="pt-BR"/>
          <w:rPrChange w:id="4664" w:author="The Si Tran" w:date="2012-12-05T23:02:00Z">
            <w:rPr>
              <w:b/>
              <w:bCs/>
              <w:sz w:val="28"/>
              <w:szCs w:val="28"/>
              <w:lang w:val="pt-BR"/>
            </w:rPr>
          </w:rPrChange>
        </w:rPr>
        <w:t>,</w:t>
      </w:r>
      <w:r w:rsidRPr="00423CB2">
        <w:rPr>
          <w:i/>
          <w:lang w:val="pt-BR"/>
          <w:rPrChange w:id="4665" w:author="The Si Tran" w:date="2012-12-05T23:02:00Z">
            <w:rPr>
              <w:b/>
              <w:bCs/>
              <w:sz w:val="28"/>
              <w:szCs w:val="28"/>
              <w:lang w:val="pt-BR"/>
            </w:rPr>
          </w:rPrChange>
        </w:rPr>
        <w:t>q</w:t>
      </w:r>
      <w:r w:rsidRPr="0049233F">
        <w:rPr>
          <w:lang w:val="pt-BR"/>
          <w:rPrChange w:id="4666" w:author="The Si Tran" w:date="2012-12-05T23:02:00Z">
            <w:rPr>
              <w:b/>
              <w:bCs/>
              <w:sz w:val="28"/>
              <w:szCs w:val="28"/>
              <w:lang w:val="pt-BR"/>
            </w:rPr>
          </w:rPrChange>
        </w:rPr>
        <w:t>) để tạo thành mô hình ARIMA(</w:t>
      </w:r>
      <w:r w:rsidRPr="00423CB2">
        <w:rPr>
          <w:i/>
          <w:lang w:val="pt-BR"/>
          <w:rPrChange w:id="4667" w:author="The Si Tran" w:date="2012-12-05T23:02:00Z">
            <w:rPr>
              <w:b/>
              <w:bCs/>
              <w:sz w:val="28"/>
              <w:szCs w:val="28"/>
              <w:lang w:val="pt-BR"/>
            </w:rPr>
          </w:rPrChange>
        </w:rPr>
        <w:t>p</w:t>
      </w:r>
      <w:r w:rsidRPr="0049233F">
        <w:rPr>
          <w:lang w:val="pt-BR"/>
          <w:rPrChange w:id="4668" w:author="The Si Tran" w:date="2012-12-05T23:02:00Z">
            <w:rPr>
              <w:b/>
              <w:bCs/>
              <w:sz w:val="28"/>
              <w:szCs w:val="28"/>
              <w:lang w:val="pt-BR"/>
            </w:rPr>
          </w:rPrChange>
        </w:rPr>
        <w:t>,</w:t>
      </w:r>
      <w:r w:rsidRPr="00423CB2">
        <w:rPr>
          <w:i/>
          <w:lang w:val="pt-BR"/>
          <w:rPrChange w:id="4669" w:author="The Si Tran" w:date="2012-12-05T23:02:00Z">
            <w:rPr>
              <w:b/>
              <w:bCs/>
              <w:sz w:val="28"/>
              <w:szCs w:val="28"/>
              <w:lang w:val="pt-BR"/>
            </w:rPr>
          </w:rPrChange>
        </w:rPr>
        <w:t>d</w:t>
      </w:r>
      <w:r w:rsidRPr="0049233F">
        <w:rPr>
          <w:lang w:val="pt-BR"/>
          <w:rPrChange w:id="4670" w:author="The Si Tran" w:date="2012-12-05T23:02:00Z">
            <w:rPr>
              <w:b/>
              <w:bCs/>
              <w:sz w:val="28"/>
              <w:szCs w:val="28"/>
              <w:lang w:val="pt-BR"/>
            </w:rPr>
          </w:rPrChange>
        </w:rPr>
        <w:t>,</w:t>
      </w:r>
      <w:r w:rsidRPr="00423CB2">
        <w:rPr>
          <w:i/>
          <w:lang w:val="pt-BR"/>
          <w:rPrChange w:id="4671" w:author="The Si Tran" w:date="2012-12-05T23:02:00Z">
            <w:rPr>
              <w:b/>
              <w:bCs/>
              <w:sz w:val="28"/>
              <w:szCs w:val="28"/>
              <w:lang w:val="pt-BR"/>
            </w:rPr>
          </w:rPrChange>
        </w:rPr>
        <w:t>q</w:t>
      </w:r>
      <w:r w:rsidRPr="0049233F">
        <w:rPr>
          <w:lang w:val="pt-BR"/>
          <w:rPrChange w:id="4672" w:author="The Si Tran" w:date="2012-12-05T23:02:00Z">
            <w:rPr>
              <w:b/>
              <w:bCs/>
              <w:sz w:val="28"/>
              <w:szCs w:val="28"/>
              <w:lang w:val="pt-BR"/>
            </w:rPr>
          </w:rPrChange>
        </w:rPr>
        <w:t xml:space="preserve">), với </w:t>
      </w:r>
      <w:r w:rsidRPr="00423CB2">
        <w:rPr>
          <w:i/>
          <w:lang w:val="pt-BR"/>
          <w:rPrChange w:id="4673" w:author="The Si Tran" w:date="2012-12-05T23:02:00Z">
            <w:rPr>
              <w:b/>
              <w:bCs/>
              <w:sz w:val="28"/>
              <w:szCs w:val="28"/>
              <w:lang w:val="pt-BR"/>
            </w:rPr>
          </w:rPrChange>
        </w:rPr>
        <w:t>d</w:t>
      </w:r>
      <w:r w:rsidRPr="0049233F">
        <w:rPr>
          <w:lang w:val="pt-BR"/>
          <w:rPrChange w:id="4674" w:author="The Si Tran" w:date="2012-12-05T23:02:00Z">
            <w:rPr>
              <w:b/>
              <w:bCs/>
              <w:sz w:val="28"/>
              <w:szCs w:val="28"/>
              <w:lang w:val="pt-BR"/>
            </w:rPr>
          </w:rPrChange>
        </w:rPr>
        <w:t xml:space="preserve"> là số lần lấy hiệu để chuỗi thời gian trở thành chuỗi tĩnh. Khi d bằng không thì mô hình ARIMA(</w:t>
      </w:r>
      <w:r w:rsidRPr="00423CB2">
        <w:rPr>
          <w:i/>
          <w:lang w:val="pt-BR"/>
          <w:rPrChange w:id="4675" w:author="The Si Tran" w:date="2012-12-05T23:02:00Z">
            <w:rPr>
              <w:b/>
              <w:bCs/>
              <w:sz w:val="28"/>
              <w:szCs w:val="28"/>
              <w:lang w:val="pt-BR"/>
            </w:rPr>
          </w:rPrChange>
        </w:rPr>
        <w:t>p</w:t>
      </w:r>
      <w:r w:rsidRPr="0049233F">
        <w:rPr>
          <w:lang w:val="pt-BR"/>
          <w:rPrChange w:id="4676" w:author="The Si Tran" w:date="2012-12-05T23:02:00Z">
            <w:rPr>
              <w:b/>
              <w:bCs/>
              <w:sz w:val="28"/>
              <w:szCs w:val="28"/>
              <w:lang w:val="pt-BR"/>
            </w:rPr>
          </w:rPrChange>
        </w:rPr>
        <w:t>,</w:t>
      </w:r>
      <w:r w:rsidRPr="00423CB2">
        <w:rPr>
          <w:i/>
          <w:lang w:val="pt-BR"/>
          <w:rPrChange w:id="4677" w:author="The Si Tran" w:date="2012-12-05T23:02:00Z">
            <w:rPr>
              <w:b/>
              <w:bCs/>
              <w:sz w:val="28"/>
              <w:szCs w:val="28"/>
              <w:lang w:val="pt-BR"/>
            </w:rPr>
          </w:rPrChange>
        </w:rPr>
        <w:t>d</w:t>
      </w:r>
      <w:r w:rsidRPr="0049233F">
        <w:rPr>
          <w:lang w:val="pt-BR"/>
          <w:rPrChange w:id="4678" w:author="The Si Tran" w:date="2012-12-05T23:02:00Z">
            <w:rPr>
              <w:b/>
              <w:bCs/>
              <w:sz w:val="28"/>
              <w:szCs w:val="28"/>
              <w:lang w:val="pt-BR"/>
            </w:rPr>
          </w:rPrChange>
        </w:rPr>
        <w:t>,</w:t>
      </w:r>
      <w:r w:rsidRPr="00423CB2">
        <w:rPr>
          <w:i/>
          <w:lang w:val="pt-BR"/>
          <w:rPrChange w:id="4679" w:author="The Si Tran" w:date="2012-12-05T23:02:00Z">
            <w:rPr>
              <w:b/>
              <w:bCs/>
              <w:sz w:val="28"/>
              <w:szCs w:val="28"/>
              <w:lang w:val="pt-BR"/>
            </w:rPr>
          </w:rPrChange>
        </w:rPr>
        <w:t>q</w:t>
      </w:r>
      <w:r w:rsidRPr="0049233F">
        <w:rPr>
          <w:lang w:val="pt-BR"/>
          <w:rPrChange w:id="4680" w:author="The Si Tran" w:date="2012-12-05T23:02:00Z">
            <w:rPr>
              <w:b/>
              <w:bCs/>
              <w:sz w:val="28"/>
              <w:szCs w:val="28"/>
              <w:lang w:val="pt-BR"/>
            </w:rPr>
          </w:rPrChange>
        </w:rPr>
        <w:t>) trở thành mô hình ARMA(</w:t>
      </w:r>
      <w:r w:rsidRPr="00423CB2">
        <w:rPr>
          <w:i/>
          <w:lang w:val="pt-BR"/>
          <w:rPrChange w:id="4681" w:author="The Si Tran" w:date="2012-12-05T23:02:00Z">
            <w:rPr>
              <w:b/>
              <w:bCs/>
              <w:sz w:val="28"/>
              <w:szCs w:val="28"/>
              <w:lang w:val="pt-BR"/>
            </w:rPr>
          </w:rPrChange>
        </w:rPr>
        <w:t>p</w:t>
      </w:r>
      <w:r w:rsidRPr="0049233F">
        <w:rPr>
          <w:lang w:val="pt-BR"/>
          <w:rPrChange w:id="4682" w:author="The Si Tran" w:date="2012-12-05T23:02:00Z">
            <w:rPr>
              <w:b/>
              <w:bCs/>
              <w:sz w:val="28"/>
              <w:szCs w:val="28"/>
              <w:lang w:val="pt-BR"/>
            </w:rPr>
          </w:rPrChange>
        </w:rPr>
        <w:t>,</w:t>
      </w:r>
      <w:r w:rsidRPr="00423CB2">
        <w:rPr>
          <w:i/>
          <w:lang w:val="pt-BR"/>
          <w:rPrChange w:id="4683" w:author="The Si Tran" w:date="2012-12-05T23:02:00Z">
            <w:rPr>
              <w:b/>
              <w:bCs/>
              <w:sz w:val="28"/>
              <w:szCs w:val="28"/>
              <w:lang w:val="pt-BR"/>
            </w:rPr>
          </w:rPrChange>
        </w:rPr>
        <w:t>q</w:t>
      </w:r>
      <w:r w:rsidRPr="0049233F">
        <w:rPr>
          <w:lang w:val="pt-BR"/>
          <w:rPrChange w:id="4684" w:author="The Si Tran" w:date="2012-12-05T23:02:00Z">
            <w:rPr>
              <w:b/>
              <w:bCs/>
              <w:sz w:val="28"/>
              <w:szCs w:val="28"/>
              <w:lang w:val="pt-BR"/>
            </w:rPr>
          </w:rPrChange>
        </w:rPr>
        <w:t>). Mô hình ARIMA có thể làm việc tốt với dữ liệu tĩnh lẫn dữ liệu có xu hướng tuyến tính.</w:t>
      </w:r>
    </w:p>
    <w:p w14:paraId="52DF3624" w14:textId="77777777" w:rsidR="006A21F7" w:rsidRDefault="006A21F7">
      <w:pPr>
        <w:rPr>
          <w:ins w:id="4685" w:author="The Si Tran" w:date="2012-12-06T01:44:00Z"/>
          <w:lang w:val="pt-BR"/>
        </w:rPr>
        <w:pPrChange w:id="4686" w:author="The Si Tran" w:date="2012-12-16T10:34:00Z">
          <w:pPr>
            <w:ind w:firstLine="540"/>
          </w:pPr>
        </w:pPrChange>
      </w:pPr>
      <w:r w:rsidRPr="0049233F">
        <w:rPr>
          <w:lang w:val="pt-BR"/>
          <w:rPrChange w:id="4687" w:author="The Si Tran" w:date="2012-12-05T23:02:00Z">
            <w:rPr>
              <w:b/>
              <w:bCs/>
              <w:sz w:val="28"/>
              <w:szCs w:val="28"/>
              <w:lang w:val="pt-BR"/>
            </w:rPr>
          </w:rPrChange>
        </w:rPr>
        <w:t>Dạng toán học của mô hình ARIMA(</w:t>
      </w:r>
      <w:r w:rsidRPr="00423CB2">
        <w:rPr>
          <w:i/>
          <w:lang w:val="pt-BR"/>
          <w:rPrChange w:id="4688" w:author="The Si Tran" w:date="2012-12-05T23:02:00Z">
            <w:rPr>
              <w:b/>
              <w:bCs/>
              <w:sz w:val="28"/>
              <w:szCs w:val="28"/>
              <w:lang w:val="pt-BR"/>
            </w:rPr>
          </w:rPrChange>
        </w:rPr>
        <w:t>p</w:t>
      </w:r>
      <w:r w:rsidRPr="0049233F">
        <w:rPr>
          <w:lang w:val="pt-BR"/>
          <w:rPrChange w:id="4689" w:author="The Si Tran" w:date="2012-12-05T23:02:00Z">
            <w:rPr>
              <w:b/>
              <w:bCs/>
              <w:sz w:val="28"/>
              <w:szCs w:val="28"/>
              <w:lang w:val="pt-BR"/>
            </w:rPr>
          </w:rPrChange>
        </w:rPr>
        <w:t>,</w:t>
      </w:r>
      <w:r w:rsidRPr="00423CB2">
        <w:rPr>
          <w:i/>
          <w:lang w:val="pt-BR"/>
          <w:rPrChange w:id="4690" w:author="The Si Tran" w:date="2012-12-05T23:02:00Z">
            <w:rPr>
              <w:b/>
              <w:bCs/>
              <w:sz w:val="28"/>
              <w:szCs w:val="28"/>
              <w:lang w:val="pt-BR"/>
            </w:rPr>
          </w:rPrChange>
        </w:rPr>
        <w:t>d</w:t>
      </w:r>
      <w:r w:rsidRPr="0049233F">
        <w:rPr>
          <w:lang w:val="pt-BR"/>
          <w:rPrChange w:id="4691" w:author="The Si Tran" w:date="2012-12-05T23:02:00Z">
            <w:rPr>
              <w:b/>
              <w:bCs/>
              <w:sz w:val="28"/>
              <w:szCs w:val="28"/>
              <w:lang w:val="pt-BR"/>
            </w:rPr>
          </w:rPrChange>
        </w:rPr>
        <w:t>,</w:t>
      </w:r>
      <w:r w:rsidRPr="00423CB2">
        <w:rPr>
          <w:i/>
          <w:lang w:val="pt-BR"/>
          <w:rPrChange w:id="4692" w:author="The Si Tran" w:date="2012-12-05T23:02:00Z">
            <w:rPr>
              <w:b/>
              <w:bCs/>
              <w:sz w:val="28"/>
              <w:szCs w:val="28"/>
              <w:lang w:val="pt-BR"/>
            </w:rPr>
          </w:rPrChange>
        </w:rPr>
        <w:t>q</w:t>
      </w:r>
      <w:r w:rsidRPr="0049233F">
        <w:rPr>
          <w:lang w:val="pt-BR"/>
          <w:rPrChange w:id="4693" w:author="The Si Tran" w:date="2012-12-05T23:02:00Z">
            <w:rPr>
              <w:b/>
              <w:bCs/>
              <w:sz w:val="28"/>
              <w:szCs w:val="28"/>
              <w:lang w:val="pt-BR"/>
            </w:rPr>
          </w:rPrChange>
        </w:rPr>
        <w:t>) là</w:t>
      </w:r>
    </w:p>
    <w:p w14:paraId="582CE0BD" w14:textId="0BE467DA" w:rsidR="00720763" w:rsidRPr="00B9548F" w:rsidDel="0076673F" w:rsidRDefault="00720763">
      <w:pPr>
        <w:pStyle w:val="Canhgiua"/>
        <w:rPr>
          <w:del w:id="4694" w:author="The Si Tran" w:date="2012-12-06T01:44:00Z"/>
          <w:lang w:val="pt-BR"/>
          <w:rPrChange w:id="4695" w:author="The Si Tran" w:date="2012-12-16T10:35:00Z">
            <w:rPr>
              <w:del w:id="4696" w:author="The Si Tran" w:date="2012-12-06T01:44:00Z"/>
              <w:sz w:val="28"/>
              <w:szCs w:val="28"/>
              <w:lang w:val="pt-BR"/>
            </w:rPr>
          </w:rPrChange>
        </w:rPr>
        <w:pPrChange w:id="4697" w:author="The Si Tran" w:date="2012-12-16T10:34:00Z">
          <w:pPr>
            <w:ind w:firstLine="540"/>
          </w:pPr>
        </w:pPrChange>
      </w:pPr>
      <w:ins w:id="4698"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699" w:author="The Si Tran" w:date="2012-12-05T23:02:00Z">
            <w:rPr>
              <w:sz w:val="28"/>
              <w:szCs w:val="28"/>
              <w:lang w:val="pt-BR"/>
            </w:rPr>
          </w:rPrChange>
        </w:rPr>
        <w:pPrChange w:id="4700" w:author="The Si Tran" w:date="2012-12-16T10:34:00Z">
          <w:pPr>
            <w:ind w:firstLine="540"/>
          </w:pPr>
        </w:pPrChange>
      </w:pPr>
      <w:del w:id="4701" w:author="The Si Tran" w:date="2012-12-06T01:44:00Z">
        <w:r w:rsidRPr="00AF1345" w:rsidDel="0076673F">
          <w:rPr>
            <w:position w:val="-12"/>
            <w:lang w:val="pt-BR"/>
          </w:rPr>
          <w:object w:dxaOrig="2799" w:dyaOrig="380" w14:anchorId="7E98637F">
            <v:shape id="_x0000_i1091" type="#_x0000_t75" style="width:203.25pt;height:21.75pt" o:ole="">
              <v:imagedata r:id="rId149" o:title=""/>
            </v:shape>
            <o:OLEObject Type="Embed" ProgID="Equation.DSMT4" ShapeID="_x0000_i1091" DrawAspect="Content" ObjectID="_1417544923" r:id="rId150"/>
          </w:object>
        </w:r>
      </w:del>
    </w:p>
    <w:p w14:paraId="128398D0" w14:textId="77777777" w:rsidR="006A21F7" w:rsidRPr="0049233F" w:rsidRDefault="006A21F7">
      <w:pPr>
        <w:rPr>
          <w:lang w:val="pt-BR"/>
          <w:rPrChange w:id="4702" w:author="The Si Tran" w:date="2012-12-05T23:02:00Z">
            <w:rPr>
              <w:sz w:val="28"/>
              <w:szCs w:val="28"/>
              <w:lang w:val="pt-BR"/>
            </w:rPr>
          </w:rPrChange>
        </w:rPr>
        <w:pPrChange w:id="4703" w:author="The Si Tran" w:date="2012-12-15T08:16:00Z">
          <w:pPr>
            <w:ind w:firstLine="540"/>
          </w:pPr>
        </w:pPrChange>
      </w:pPr>
      <w:r w:rsidRPr="0049233F">
        <w:rPr>
          <w:lang w:val="pt-BR"/>
          <w:rPrChange w:id="4704" w:author="The Si Tran" w:date="2012-12-05T23:02:00Z">
            <w:rPr>
              <w:sz w:val="28"/>
              <w:szCs w:val="28"/>
              <w:lang w:val="pt-BR"/>
            </w:rPr>
          </w:rPrChange>
        </w:rPr>
        <w:t>Ý nghĩa của các ký hiệu giống như mô hình AR(</w:t>
      </w:r>
      <w:r w:rsidRPr="00423CB2">
        <w:rPr>
          <w:i/>
          <w:lang w:val="pt-BR"/>
          <w:rPrChange w:id="4705" w:author="The Si Tran" w:date="2012-12-05T23:02:00Z">
            <w:rPr>
              <w:sz w:val="28"/>
              <w:szCs w:val="28"/>
              <w:lang w:val="pt-BR"/>
            </w:rPr>
          </w:rPrChange>
        </w:rPr>
        <w:t>p</w:t>
      </w:r>
      <w:r w:rsidRPr="0049233F">
        <w:rPr>
          <w:lang w:val="pt-BR"/>
          <w:rPrChange w:id="4706" w:author="The Si Tran" w:date="2012-12-05T23:02:00Z">
            <w:rPr>
              <w:sz w:val="28"/>
              <w:szCs w:val="28"/>
              <w:lang w:val="pt-BR"/>
            </w:rPr>
          </w:rPrChange>
        </w:rPr>
        <w:t>) và MA(</w:t>
      </w:r>
      <w:r w:rsidRPr="00423CB2">
        <w:rPr>
          <w:i/>
          <w:lang w:val="pt-BR"/>
          <w:rPrChange w:id="4707" w:author="The Si Tran" w:date="2012-12-05T23:02:00Z">
            <w:rPr>
              <w:sz w:val="28"/>
              <w:szCs w:val="28"/>
              <w:lang w:val="pt-BR"/>
            </w:rPr>
          </w:rPrChange>
        </w:rPr>
        <w:t>q</w:t>
      </w:r>
      <w:r w:rsidRPr="0049233F">
        <w:rPr>
          <w:lang w:val="pt-BR"/>
          <w:rPrChange w:id="4708" w:author="The Si Tran" w:date="2012-12-05T23:02:00Z">
            <w:rPr>
              <w:sz w:val="28"/>
              <w:szCs w:val="28"/>
              <w:lang w:val="pt-BR"/>
            </w:rPr>
          </w:rPrChange>
        </w:rPr>
        <w:t>).</w:t>
      </w:r>
    </w:p>
    <w:p w14:paraId="5D8A1E88" w14:textId="457B896A" w:rsidR="006A21F7" w:rsidRPr="0049233F" w:rsidRDefault="006A21F7" w:rsidP="006A21F7">
      <w:pPr>
        <w:pStyle w:val="Heading2"/>
        <w:rPr>
          <w:sz w:val="26"/>
          <w:szCs w:val="26"/>
          <w:lang w:val="pt-BR"/>
          <w:rPrChange w:id="4709" w:author="The Si Tran" w:date="2012-12-05T23:02:00Z">
            <w:rPr>
              <w:lang w:val="pt-BR"/>
            </w:rPr>
          </w:rPrChange>
        </w:rPr>
      </w:pPr>
      <w:bookmarkStart w:id="4710" w:name="_Toc312142554"/>
      <w:bookmarkStart w:id="4711" w:name="_Toc343711160"/>
      <w:r w:rsidRPr="0049233F">
        <w:rPr>
          <w:sz w:val="26"/>
          <w:szCs w:val="26"/>
          <w:lang w:val="pt-BR"/>
          <w:rPrChange w:id="4712" w:author="The Si Tran" w:date="2012-12-05T23:02:00Z">
            <w:rPr>
              <w:rFonts w:cs="Times New Roman"/>
              <w:b w:val="0"/>
              <w:bCs w:val="0"/>
              <w:iCs w:val="0"/>
              <w:sz w:val="26"/>
              <w:szCs w:val="22"/>
              <w:lang w:val="pt-BR"/>
            </w:rPr>
          </w:rPrChange>
        </w:rPr>
        <w:t>Mô hình ARIMA có tính mùa</w:t>
      </w:r>
      <w:bookmarkEnd w:id="4710"/>
      <w:ins w:id="4713" w:author="The Si Tran" w:date="2012-12-10T20:39:00Z">
        <w:r w:rsidR="00002A08">
          <w:rPr>
            <w:sz w:val="26"/>
            <w:szCs w:val="26"/>
            <w:lang w:val="pt-BR"/>
          </w:rPr>
          <w:t xml:space="preserve"> (SARIMA)</w:t>
        </w:r>
      </w:ins>
      <w:bookmarkEnd w:id="4711"/>
    </w:p>
    <w:p w14:paraId="16C21F60" w14:textId="205FD523" w:rsidR="006A21F7" w:rsidRPr="0049233F" w:rsidRDefault="006A21F7">
      <w:pPr>
        <w:rPr>
          <w:lang w:val="pt-BR"/>
          <w:rPrChange w:id="4714" w:author="The Si Tran" w:date="2012-12-05T23:02:00Z">
            <w:rPr>
              <w:sz w:val="28"/>
              <w:szCs w:val="28"/>
              <w:lang w:val="pt-BR"/>
            </w:rPr>
          </w:rPrChange>
        </w:rPr>
        <w:pPrChange w:id="4715" w:author="The Si Tran" w:date="2012-12-15T08:16:00Z">
          <w:pPr>
            <w:ind w:firstLine="540"/>
          </w:pPr>
        </w:pPrChange>
      </w:pPr>
      <w:r w:rsidRPr="0049233F">
        <w:rPr>
          <w:lang w:val="pt-BR"/>
          <w:rPrChange w:id="4716" w:author="The Si Tran" w:date="2012-12-05T23:02:00Z">
            <w:rPr>
              <w:sz w:val="28"/>
              <w:szCs w:val="28"/>
              <w:lang w:val="pt-BR"/>
            </w:rPr>
          </w:rPrChange>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423CB2">
        <w:rPr>
          <w:i/>
          <w:lang w:val="pt-BR"/>
          <w:rPrChange w:id="4717" w:author="The Si Tran" w:date="2012-12-05T23:02:00Z">
            <w:rPr>
              <w:sz w:val="28"/>
              <w:szCs w:val="28"/>
              <w:lang w:val="pt-BR"/>
            </w:rPr>
          </w:rPrChange>
        </w:rPr>
        <w:t>P</w:t>
      </w:r>
      <w:r w:rsidRPr="0049233F">
        <w:rPr>
          <w:lang w:val="pt-BR"/>
          <w:rPrChange w:id="4718" w:author="The Si Tran" w:date="2012-12-05T23:02:00Z">
            <w:rPr>
              <w:sz w:val="28"/>
              <w:szCs w:val="28"/>
              <w:lang w:val="pt-BR"/>
            </w:rPr>
          </w:rPrChange>
        </w:rPr>
        <w:t>,</w:t>
      </w:r>
      <w:r w:rsidRPr="00423CB2">
        <w:rPr>
          <w:i/>
          <w:lang w:val="pt-BR"/>
          <w:rPrChange w:id="4719" w:author="The Si Tran" w:date="2012-12-05T23:02:00Z">
            <w:rPr>
              <w:sz w:val="28"/>
              <w:szCs w:val="28"/>
              <w:lang w:val="pt-BR"/>
            </w:rPr>
          </w:rPrChange>
        </w:rPr>
        <w:t>D</w:t>
      </w:r>
      <w:r w:rsidRPr="0049233F">
        <w:rPr>
          <w:lang w:val="pt-BR"/>
          <w:rPrChange w:id="4720" w:author="The Si Tran" w:date="2012-12-05T23:02:00Z">
            <w:rPr>
              <w:sz w:val="28"/>
              <w:szCs w:val="28"/>
              <w:lang w:val="pt-BR"/>
            </w:rPr>
          </w:rPrChange>
        </w:rPr>
        <w:t>,</w:t>
      </w:r>
      <w:r w:rsidRPr="00423CB2">
        <w:rPr>
          <w:i/>
          <w:lang w:val="pt-BR"/>
          <w:rPrChange w:id="4721" w:author="The Si Tran" w:date="2012-12-05T23:02:00Z">
            <w:rPr>
              <w:sz w:val="28"/>
              <w:szCs w:val="28"/>
              <w:lang w:val="pt-BR"/>
            </w:rPr>
          </w:rPrChange>
        </w:rPr>
        <w:t>Q</w:t>
      </w:r>
      <w:r w:rsidRPr="0049233F">
        <w:rPr>
          <w:lang w:val="pt-BR"/>
          <w:rPrChange w:id="4722" w:author="The Si Tran" w:date="2012-12-05T23:02:00Z">
            <w:rPr>
              <w:sz w:val="28"/>
              <w:szCs w:val="28"/>
              <w:lang w:val="pt-BR"/>
            </w:rPr>
          </w:rPrChange>
        </w:rPr>
        <w:t>,</w:t>
      </w:r>
      <w:r w:rsidRPr="00423CB2">
        <w:rPr>
          <w:i/>
          <w:lang w:val="pt-BR"/>
          <w:rPrChange w:id="4723" w:author="The Si Tran" w:date="2012-12-05T23:02:00Z">
            <w:rPr>
              <w:sz w:val="28"/>
              <w:szCs w:val="28"/>
              <w:lang w:val="pt-BR"/>
            </w:rPr>
          </w:rPrChange>
        </w:rPr>
        <w:t>s</w:t>
      </w:r>
      <w:r w:rsidRPr="0049233F">
        <w:rPr>
          <w:lang w:val="pt-BR"/>
          <w:rPrChange w:id="4724" w:author="The Si Tran" w:date="2012-12-05T23:02:00Z">
            <w:rPr>
              <w:sz w:val="28"/>
              <w:szCs w:val="28"/>
              <w:lang w:val="pt-BR"/>
            </w:rPr>
          </w:rPrChange>
        </w:rPr>
        <w:t xml:space="preserve"> vào mô hình ARIMA(</w:t>
      </w:r>
      <w:r w:rsidRPr="00423CB2">
        <w:rPr>
          <w:i/>
          <w:lang w:val="pt-BR"/>
          <w:rPrChange w:id="4725" w:author="The Si Tran" w:date="2012-12-05T23:02:00Z">
            <w:rPr>
              <w:sz w:val="28"/>
              <w:szCs w:val="28"/>
              <w:lang w:val="pt-BR"/>
            </w:rPr>
          </w:rPrChange>
        </w:rPr>
        <w:t>p</w:t>
      </w:r>
      <w:r w:rsidRPr="0049233F">
        <w:rPr>
          <w:lang w:val="pt-BR"/>
          <w:rPrChange w:id="4726" w:author="The Si Tran" w:date="2012-12-05T23:02:00Z">
            <w:rPr>
              <w:sz w:val="28"/>
              <w:szCs w:val="28"/>
              <w:lang w:val="pt-BR"/>
            </w:rPr>
          </w:rPrChange>
        </w:rPr>
        <w:t>,</w:t>
      </w:r>
      <w:r w:rsidRPr="00423CB2">
        <w:rPr>
          <w:i/>
          <w:lang w:val="pt-BR"/>
          <w:rPrChange w:id="4727" w:author="The Si Tran" w:date="2012-12-05T23:02:00Z">
            <w:rPr>
              <w:sz w:val="28"/>
              <w:szCs w:val="28"/>
              <w:lang w:val="pt-BR"/>
            </w:rPr>
          </w:rPrChange>
        </w:rPr>
        <w:t>d</w:t>
      </w:r>
      <w:r w:rsidRPr="0049233F">
        <w:rPr>
          <w:lang w:val="pt-BR"/>
          <w:rPrChange w:id="4728" w:author="The Si Tran" w:date="2012-12-05T23:02:00Z">
            <w:rPr>
              <w:sz w:val="28"/>
              <w:szCs w:val="28"/>
              <w:lang w:val="pt-BR"/>
            </w:rPr>
          </w:rPrChange>
        </w:rPr>
        <w:t>,</w:t>
      </w:r>
      <w:r w:rsidRPr="00423CB2">
        <w:rPr>
          <w:i/>
          <w:lang w:val="pt-BR"/>
          <w:rPrChange w:id="4729" w:author="The Si Tran" w:date="2012-12-05T23:02:00Z">
            <w:rPr>
              <w:sz w:val="28"/>
              <w:szCs w:val="28"/>
              <w:lang w:val="pt-BR"/>
            </w:rPr>
          </w:rPrChange>
        </w:rPr>
        <w:t>q</w:t>
      </w:r>
      <w:r w:rsidRPr="0049233F">
        <w:rPr>
          <w:lang w:val="pt-BR"/>
          <w:rPrChange w:id="4730" w:author="The Si Tran" w:date="2012-12-05T23:02:00Z">
            <w:rPr>
              <w:sz w:val="28"/>
              <w:szCs w:val="28"/>
              <w:lang w:val="pt-BR"/>
            </w:rPr>
          </w:rPrChange>
        </w:rPr>
        <w:t>) để tạo thành mô hình ARIMA(</w:t>
      </w:r>
      <w:r w:rsidRPr="00423CB2">
        <w:rPr>
          <w:i/>
          <w:lang w:val="pt-BR"/>
          <w:rPrChange w:id="4731" w:author="The Si Tran" w:date="2012-12-05T23:02:00Z">
            <w:rPr>
              <w:sz w:val="28"/>
              <w:szCs w:val="28"/>
              <w:lang w:val="pt-BR"/>
            </w:rPr>
          </w:rPrChange>
        </w:rPr>
        <w:t>p</w:t>
      </w:r>
      <w:r w:rsidRPr="0049233F">
        <w:rPr>
          <w:lang w:val="pt-BR"/>
          <w:rPrChange w:id="4732" w:author="The Si Tran" w:date="2012-12-05T23:02:00Z">
            <w:rPr>
              <w:sz w:val="28"/>
              <w:szCs w:val="28"/>
              <w:lang w:val="pt-BR"/>
            </w:rPr>
          </w:rPrChange>
        </w:rPr>
        <w:t>,</w:t>
      </w:r>
      <w:r w:rsidRPr="00423CB2">
        <w:rPr>
          <w:i/>
          <w:lang w:val="pt-BR"/>
          <w:rPrChange w:id="4733" w:author="The Si Tran" w:date="2012-12-05T23:02:00Z">
            <w:rPr>
              <w:sz w:val="28"/>
              <w:szCs w:val="28"/>
              <w:lang w:val="pt-BR"/>
            </w:rPr>
          </w:rPrChange>
        </w:rPr>
        <w:t>d</w:t>
      </w:r>
      <w:r w:rsidRPr="0049233F">
        <w:rPr>
          <w:lang w:val="pt-BR"/>
          <w:rPrChange w:id="4734" w:author="The Si Tran" w:date="2012-12-05T23:02:00Z">
            <w:rPr>
              <w:sz w:val="28"/>
              <w:szCs w:val="28"/>
              <w:lang w:val="pt-BR"/>
            </w:rPr>
          </w:rPrChange>
        </w:rPr>
        <w:t>,</w:t>
      </w:r>
      <w:r w:rsidRPr="00423CB2">
        <w:rPr>
          <w:i/>
          <w:lang w:val="pt-BR"/>
          <w:rPrChange w:id="4735" w:author="The Si Tran" w:date="2012-12-05T23:02:00Z">
            <w:rPr>
              <w:sz w:val="28"/>
              <w:szCs w:val="28"/>
              <w:lang w:val="pt-BR"/>
            </w:rPr>
          </w:rPrChange>
        </w:rPr>
        <w:t>q</w:t>
      </w:r>
      <w:r w:rsidR="00423CB2">
        <w:rPr>
          <w:lang w:val="pt-BR"/>
        </w:rPr>
        <w:t>)×</w:t>
      </w:r>
      <w:r w:rsidRPr="0049233F">
        <w:rPr>
          <w:lang w:val="pt-BR"/>
          <w:rPrChange w:id="4736" w:author="The Si Tran" w:date="2012-12-05T23:02:00Z">
            <w:rPr>
              <w:sz w:val="28"/>
              <w:szCs w:val="28"/>
              <w:lang w:val="pt-BR"/>
            </w:rPr>
          </w:rPrChange>
        </w:rPr>
        <w:t>(</w:t>
      </w:r>
      <w:r w:rsidRPr="00423CB2">
        <w:rPr>
          <w:i/>
          <w:lang w:val="pt-BR"/>
          <w:rPrChange w:id="4737" w:author="The Si Tran" w:date="2012-12-05T23:02:00Z">
            <w:rPr>
              <w:sz w:val="28"/>
              <w:szCs w:val="28"/>
              <w:lang w:val="pt-BR"/>
            </w:rPr>
          </w:rPrChange>
        </w:rPr>
        <w:t>P</w:t>
      </w:r>
      <w:r w:rsidRPr="0049233F">
        <w:rPr>
          <w:lang w:val="pt-BR"/>
          <w:rPrChange w:id="4738" w:author="The Si Tran" w:date="2012-12-05T23:02:00Z">
            <w:rPr>
              <w:sz w:val="28"/>
              <w:szCs w:val="28"/>
              <w:lang w:val="pt-BR"/>
            </w:rPr>
          </w:rPrChange>
        </w:rPr>
        <w:t>,</w:t>
      </w:r>
      <w:r w:rsidRPr="00423CB2">
        <w:rPr>
          <w:i/>
          <w:lang w:val="pt-BR"/>
          <w:rPrChange w:id="4739" w:author="The Si Tran" w:date="2012-12-05T23:02:00Z">
            <w:rPr>
              <w:sz w:val="28"/>
              <w:szCs w:val="28"/>
              <w:lang w:val="pt-BR"/>
            </w:rPr>
          </w:rPrChange>
        </w:rPr>
        <w:t>D</w:t>
      </w:r>
      <w:r w:rsidRPr="0049233F">
        <w:rPr>
          <w:lang w:val="pt-BR"/>
          <w:rPrChange w:id="4740" w:author="The Si Tran" w:date="2012-12-05T23:02:00Z">
            <w:rPr>
              <w:sz w:val="28"/>
              <w:szCs w:val="28"/>
              <w:lang w:val="pt-BR"/>
            </w:rPr>
          </w:rPrChange>
        </w:rPr>
        <w:t>,</w:t>
      </w:r>
      <w:r w:rsidRPr="00423CB2">
        <w:rPr>
          <w:i/>
          <w:lang w:val="pt-BR"/>
          <w:rPrChange w:id="4741" w:author="The Si Tran" w:date="2012-12-05T23:02:00Z">
            <w:rPr>
              <w:sz w:val="28"/>
              <w:szCs w:val="28"/>
              <w:lang w:val="pt-BR"/>
            </w:rPr>
          </w:rPrChange>
        </w:rPr>
        <w:t>Q</w:t>
      </w:r>
      <w:r w:rsidRPr="0049233F">
        <w:rPr>
          <w:lang w:val="pt-BR"/>
          <w:rPrChange w:id="4742" w:author="The Si Tran" w:date="2012-12-05T23:02:00Z">
            <w:rPr>
              <w:sz w:val="28"/>
              <w:szCs w:val="28"/>
              <w:lang w:val="pt-BR"/>
            </w:rPr>
          </w:rPrChange>
        </w:rPr>
        <w:t>)</w:t>
      </w:r>
      <w:r w:rsidRPr="0049233F">
        <w:rPr>
          <w:vertAlign w:val="subscript"/>
          <w:lang w:val="pt-BR"/>
          <w:rPrChange w:id="4743" w:author="The Si Tran" w:date="2012-12-05T23:02:00Z">
            <w:rPr>
              <w:sz w:val="28"/>
              <w:szCs w:val="28"/>
              <w:vertAlign w:val="subscript"/>
              <w:lang w:val="pt-BR"/>
            </w:rPr>
          </w:rPrChange>
        </w:rPr>
        <w:t>s</w:t>
      </w:r>
      <w:r w:rsidRPr="0049233F">
        <w:rPr>
          <w:lang w:val="pt-BR"/>
          <w:rPrChange w:id="4744" w:author="The Si Tran" w:date="2012-12-05T23:02:00Z">
            <w:rPr>
              <w:sz w:val="28"/>
              <w:szCs w:val="28"/>
              <w:lang w:val="pt-BR"/>
            </w:rPr>
          </w:rPrChange>
        </w:rPr>
        <w:t xml:space="preserve">. Ở đây </w:t>
      </w:r>
      <w:r w:rsidRPr="00423CB2">
        <w:rPr>
          <w:i/>
          <w:lang w:val="pt-BR"/>
          <w:rPrChange w:id="4745" w:author="The Si Tran" w:date="2012-12-05T23:02:00Z">
            <w:rPr>
              <w:sz w:val="28"/>
              <w:szCs w:val="28"/>
              <w:lang w:val="pt-BR"/>
            </w:rPr>
          </w:rPrChange>
        </w:rPr>
        <w:t>s</w:t>
      </w:r>
      <w:r w:rsidRPr="0049233F">
        <w:rPr>
          <w:lang w:val="pt-BR"/>
          <w:rPrChange w:id="4746" w:author="The Si Tran" w:date="2012-12-05T23:02:00Z">
            <w:rPr>
              <w:sz w:val="28"/>
              <w:szCs w:val="28"/>
              <w:lang w:val="pt-BR"/>
            </w:rPr>
          </w:rPrChange>
        </w:rPr>
        <w:t xml:space="preserve"> chính là thời điểm mà thành phần mùa sẽ lặp lại, nếu dữ liệu được quan sát theo tháng thì </w:t>
      </w:r>
      <w:r w:rsidRPr="00423CB2">
        <w:rPr>
          <w:i/>
          <w:lang w:val="pt-BR"/>
          <w:rPrChange w:id="4747" w:author="The Si Tran" w:date="2012-12-05T23:02:00Z">
            <w:rPr>
              <w:sz w:val="28"/>
              <w:szCs w:val="28"/>
              <w:lang w:val="pt-BR"/>
            </w:rPr>
          </w:rPrChange>
        </w:rPr>
        <w:t>s</w:t>
      </w:r>
      <w:r w:rsidRPr="0049233F">
        <w:rPr>
          <w:lang w:val="pt-BR"/>
          <w:rPrChange w:id="4748" w:author="The Si Tran" w:date="2012-12-05T23:02:00Z">
            <w:rPr>
              <w:sz w:val="28"/>
              <w:szCs w:val="28"/>
              <w:lang w:val="pt-BR"/>
            </w:rPr>
          </w:rPrChange>
        </w:rPr>
        <w:t xml:space="preserve"> = 12, nếu dữ liệu quan sát theo quý thì </w:t>
      </w:r>
      <w:r w:rsidRPr="00423CB2">
        <w:rPr>
          <w:i/>
          <w:lang w:val="pt-BR"/>
          <w:rPrChange w:id="4749" w:author="The Si Tran" w:date="2012-12-05T23:02:00Z">
            <w:rPr>
              <w:sz w:val="28"/>
              <w:szCs w:val="28"/>
              <w:lang w:val="pt-BR"/>
            </w:rPr>
          </w:rPrChange>
        </w:rPr>
        <w:t>s</w:t>
      </w:r>
      <w:r w:rsidRPr="0049233F">
        <w:rPr>
          <w:lang w:val="pt-BR"/>
          <w:rPrChange w:id="4750" w:author="The Si Tran" w:date="2012-12-05T23:02:00Z">
            <w:rPr>
              <w:sz w:val="28"/>
              <w:szCs w:val="28"/>
              <w:lang w:val="pt-BR"/>
            </w:rPr>
          </w:rPrChange>
        </w:rPr>
        <w:t xml:space="preserve"> = 4. Mô hình ARIMA cho dữ liệu có tính mùa đôi khi còn được gọi mô hình SARIMA.</w:t>
      </w:r>
    </w:p>
    <w:p w14:paraId="303A62CB" w14:textId="1A2767D8" w:rsidR="00F43FFA" w:rsidRDefault="006A21F7">
      <w:pPr>
        <w:rPr>
          <w:ins w:id="4751" w:author="The Si Tran" w:date="2012-12-06T01:47:00Z"/>
          <w:lang w:val="pt-BR"/>
        </w:rPr>
        <w:pPrChange w:id="4752" w:author="The Si Tran" w:date="2012-12-15T08:16:00Z">
          <w:pPr>
            <w:ind w:firstLine="540"/>
          </w:pPr>
        </w:pPrChange>
      </w:pPr>
      <w:r w:rsidRPr="0049233F">
        <w:rPr>
          <w:lang w:val="pt-BR"/>
          <w:rPrChange w:id="4753" w:author="The Si Tran" w:date="2012-12-05T23:02:00Z">
            <w:rPr>
              <w:sz w:val="28"/>
              <w:szCs w:val="28"/>
              <w:lang w:val="pt-BR"/>
            </w:rPr>
          </w:rPrChange>
        </w:rPr>
        <w:t xml:space="preserve">Dạng toán học của mô hình </w:t>
      </w:r>
      <w:r w:rsidR="00423CB2" w:rsidRPr="0049233F">
        <w:rPr>
          <w:lang w:val="pt-BR"/>
          <w:rPrChange w:id="4754" w:author="The Si Tran" w:date="2012-12-05T23:02:00Z">
            <w:rPr>
              <w:sz w:val="28"/>
              <w:szCs w:val="28"/>
              <w:lang w:val="pt-BR"/>
            </w:rPr>
          </w:rPrChange>
        </w:rPr>
        <w:t>ARIMA(</w:t>
      </w:r>
      <w:r w:rsidR="00423CB2" w:rsidRPr="00423CB2">
        <w:rPr>
          <w:i/>
          <w:lang w:val="pt-BR"/>
          <w:rPrChange w:id="4755" w:author="The Si Tran" w:date="2012-12-05T23:02:00Z">
            <w:rPr>
              <w:sz w:val="28"/>
              <w:szCs w:val="28"/>
              <w:lang w:val="pt-BR"/>
            </w:rPr>
          </w:rPrChange>
        </w:rPr>
        <w:t>p</w:t>
      </w:r>
      <w:r w:rsidR="00423CB2" w:rsidRPr="0049233F">
        <w:rPr>
          <w:lang w:val="pt-BR"/>
          <w:rPrChange w:id="4756" w:author="The Si Tran" w:date="2012-12-05T23:02:00Z">
            <w:rPr>
              <w:sz w:val="28"/>
              <w:szCs w:val="28"/>
              <w:lang w:val="pt-BR"/>
            </w:rPr>
          </w:rPrChange>
        </w:rPr>
        <w:t>,</w:t>
      </w:r>
      <w:r w:rsidR="00423CB2" w:rsidRPr="00423CB2">
        <w:rPr>
          <w:i/>
          <w:lang w:val="pt-BR"/>
          <w:rPrChange w:id="4757" w:author="The Si Tran" w:date="2012-12-05T23:02:00Z">
            <w:rPr>
              <w:sz w:val="28"/>
              <w:szCs w:val="28"/>
              <w:lang w:val="pt-BR"/>
            </w:rPr>
          </w:rPrChange>
        </w:rPr>
        <w:t>d</w:t>
      </w:r>
      <w:r w:rsidR="00423CB2" w:rsidRPr="0049233F">
        <w:rPr>
          <w:lang w:val="pt-BR"/>
          <w:rPrChange w:id="4758" w:author="The Si Tran" w:date="2012-12-05T23:02:00Z">
            <w:rPr>
              <w:sz w:val="28"/>
              <w:szCs w:val="28"/>
              <w:lang w:val="pt-BR"/>
            </w:rPr>
          </w:rPrChange>
        </w:rPr>
        <w:t>,</w:t>
      </w:r>
      <w:r w:rsidR="00423CB2" w:rsidRPr="00423CB2">
        <w:rPr>
          <w:i/>
          <w:lang w:val="pt-BR"/>
          <w:rPrChange w:id="4759" w:author="The Si Tran" w:date="2012-12-05T23:02:00Z">
            <w:rPr>
              <w:sz w:val="28"/>
              <w:szCs w:val="28"/>
              <w:lang w:val="pt-BR"/>
            </w:rPr>
          </w:rPrChange>
        </w:rPr>
        <w:t>q</w:t>
      </w:r>
      <w:r w:rsidR="00423CB2">
        <w:rPr>
          <w:lang w:val="pt-BR"/>
        </w:rPr>
        <w:t>)×</w:t>
      </w:r>
      <w:r w:rsidR="00423CB2" w:rsidRPr="0049233F">
        <w:rPr>
          <w:lang w:val="pt-BR"/>
          <w:rPrChange w:id="4760" w:author="The Si Tran" w:date="2012-12-05T23:02:00Z">
            <w:rPr>
              <w:sz w:val="28"/>
              <w:szCs w:val="28"/>
              <w:lang w:val="pt-BR"/>
            </w:rPr>
          </w:rPrChange>
        </w:rPr>
        <w:t>(</w:t>
      </w:r>
      <w:r w:rsidR="00423CB2" w:rsidRPr="00423CB2">
        <w:rPr>
          <w:i/>
          <w:lang w:val="pt-BR"/>
          <w:rPrChange w:id="4761" w:author="The Si Tran" w:date="2012-12-05T23:02:00Z">
            <w:rPr>
              <w:sz w:val="28"/>
              <w:szCs w:val="28"/>
              <w:lang w:val="pt-BR"/>
            </w:rPr>
          </w:rPrChange>
        </w:rPr>
        <w:t>P</w:t>
      </w:r>
      <w:r w:rsidR="00423CB2" w:rsidRPr="0049233F">
        <w:rPr>
          <w:lang w:val="pt-BR"/>
          <w:rPrChange w:id="4762" w:author="The Si Tran" w:date="2012-12-05T23:02:00Z">
            <w:rPr>
              <w:sz w:val="28"/>
              <w:szCs w:val="28"/>
              <w:lang w:val="pt-BR"/>
            </w:rPr>
          </w:rPrChange>
        </w:rPr>
        <w:t>,</w:t>
      </w:r>
      <w:r w:rsidR="00423CB2" w:rsidRPr="00423CB2">
        <w:rPr>
          <w:i/>
          <w:lang w:val="pt-BR"/>
          <w:rPrChange w:id="4763" w:author="The Si Tran" w:date="2012-12-05T23:02:00Z">
            <w:rPr>
              <w:sz w:val="28"/>
              <w:szCs w:val="28"/>
              <w:lang w:val="pt-BR"/>
            </w:rPr>
          </w:rPrChange>
        </w:rPr>
        <w:t>D</w:t>
      </w:r>
      <w:r w:rsidR="00423CB2" w:rsidRPr="0049233F">
        <w:rPr>
          <w:lang w:val="pt-BR"/>
          <w:rPrChange w:id="4764" w:author="The Si Tran" w:date="2012-12-05T23:02:00Z">
            <w:rPr>
              <w:sz w:val="28"/>
              <w:szCs w:val="28"/>
              <w:lang w:val="pt-BR"/>
            </w:rPr>
          </w:rPrChange>
        </w:rPr>
        <w:t>,</w:t>
      </w:r>
      <w:r w:rsidR="00423CB2" w:rsidRPr="00423CB2">
        <w:rPr>
          <w:i/>
          <w:lang w:val="pt-BR"/>
          <w:rPrChange w:id="4765" w:author="The Si Tran" w:date="2012-12-05T23:02:00Z">
            <w:rPr>
              <w:sz w:val="28"/>
              <w:szCs w:val="28"/>
              <w:lang w:val="pt-BR"/>
            </w:rPr>
          </w:rPrChange>
        </w:rPr>
        <w:t>Q</w:t>
      </w:r>
      <w:r w:rsidR="00423CB2" w:rsidRPr="0049233F">
        <w:rPr>
          <w:lang w:val="pt-BR"/>
          <w:rPrChange w:id="4766" w:author="The Si Tran" w:date="2012-12-05T23:02:00Z">
            <w:rPr>
              <w:sz w:val="28"/>
              <w:szCs w:val="28"/>
              <w:lang w:val="pt-BR"/>
            </w:rPr>
          </w:rPrChange>
        </w:rPr>
        <w:t>)</w:t>
      </w:r>
      <w:r w:rsidR="00423CB2" w:rsidRPr="0049233F">
        <w:rPr>
          <w:vertAlign w:val="subscript"/>
          <w:lang w:val="pt-BR"/>
          <w:rPrChange w:id="4767" w:author="The Si Tran" w:date="2012-12-05T23:02:00Z">
            <w:rPr>
              <w:sz w:val="28"/>
              <w:szCs w:val="28"/>
              <w:vertAlign w:val="subscript"/>
              <w:lang w:val="pt-BR"/>
            </w:rPr>
          </w:rPrChange>
        </w:rPr>
        <w:t>s</w:t>
      </w:r>
      <w:r w:rsidR="00423CB2" w:rsidRPr="0049233F">
        <w:rPr>
          <w:lang w:val="pt-BR"/>
        </w:rPr>
        <w:t xml:space="preserve"> </w:t>
      </w:r>
      <w:r w:rsidRPr="0049233F">
        <w:rPr>
          <w:lang w:val="pt-BR"/>
          <w:rPrChange w:id="4768" w:author="The Si Tran" w:date="2012-12-05T23:02:00Z">
            <w:rPr>
              <w:sz w:val="28"/>
              <w:szCs w:val="28"/>
              <w:lang w:val="pt-BR"/>
            </w:rPr>
          </w:rPrChange>
        </w:rPr>
        <w:t>là</w:t>
      </w:r>
    </w:p>
    <w:p w14:paraId="4AECD312" w14:textId="5470D4FC" w:rsidR="0076673F" w:rsidRPr="00F43FFA" w:rsidRDefault="003D6C9F">
      <w:pPr>
        <w:pStyle w:val="Canhgiua"/>
        <w:rPr>
          <w:lang w:val="pt-BR"/>
          <w:rPrChange w:id="4769" w:author="The Si Tran" w:date="2012-12-06T01:47:00Z">
            <w:rPr>
              <w:sz w:val="28"/>
              <w:szCs w:val="28"/>
              <w:lang w:val="pt-BR"/>
            </w:rPr>
          </w:rPrChange>
        </w:rPr>
        <w:pPrChange w:id="4770" w:author="The Si Tran" w:date="2012-12-16T10:35:00Z">
          <w:pPr>
            <w:ind w:firstLine="540"/>
          </w:pPr>
        </w:pPrChange>
      </w:pPr>
      <m:oMathPara>
        <m:oMath>
          <m:sSup>
            <m:sSupPr>
              <m:ctrlPr>
                <w:ins w:id="4771" w:author="The Si Tran" w:date="2012-12-06T01:45:00Z">
                  <w:rPr>
                    <w:rFonts w:ascii="Cambria Math" w:hAnsi="Cambria Math"/>
                    <w:lang w:val="pt-BR"/>
                  </w:rPr>
                </w:ins>
              </m:ctrlPr>
            </m:sSupPr>
            <m:e>
              <w:ins w:id="4772" w:author="The Si Tran" w:date="2012-12-06T01:46:00Z">
                <m:r>
                  <m:rPr>
                    <m:sty m:val="p"/>
                  </m:rPr>
                  <w:rPr>
                    <w:rFonts w:ascii="Cambria Math" w:hAnsi="Cambria Math" w:hint="eastAsia"/>
                    <w:lang w:val="pt-BR"/>
                  </w:rPr>
                  <m:t>Φ</m:t>
                </m:r>
              </w:ins>
            </m:e>
            <m:sup>
              <w:ins w:id="4773" w:author="The Si Tran" w:date="2012-12-06T01:46:00Z">
                <m:r>
                  <m:rPr>
                    <m:sty m:val="p"/>
                  </m:rPr>
                  <w:rPr>
                    <w:rFonts w:ascii="Cambria Math" w:hAnsi="Cambria Math"/>
                    <w:lang w:val="pt-BR"/>
                  </w:rPr>
                  <m:t>*</m:t>
                </m:r>
              </w:ins>
            </m:sup>
          </m:sSup>
          <m:d>
            <m:dPr>
              <m:ctrlPr>
                <w:ins w:id="4774" w:author="The Si Tran" w:date="2012-12-06T01:45:00Z">
                  <w:rPr>
                    <w:rFonts w:ascii="Cambria Math" w:hAnsi="Cambria Math"/>
                    <w:lang w:val="pt-BR"/>
                  </w:rPr>
                </w:ins>
              </m:ctrlPr>
            </m:dPr>
            <m:e>
              <m:sSup>
                <m:sSupPr>
                  <m:ctrlPr>
                    <w:ins w:id="4775" w:author="The Si Tran" w:date="2012-12-06T01:45:00Z">
                      <w:rPr>
                        <w:rFonts w:ascii="Cambria Math" w:hAnsi="Cambria Math"/>
                        <w:lang w:val="pt-BR"/>
                      </w:rPr>
                    </w:ins>
                  </m:ctrlPr>
                </m:sSupPr>
                <m:e>
                  <w:ins w:id="4776" w:author="The Si Tran" w:date="2012-12-06T01:45:00Z">
                    <m:r>
                      <w:rPr>
                        <w:rFonts w:ascii="Cambria Math" w:hAnsi="Cambria Math"/>
                        <w:lang w:val="pt-BR"/>
                      </w:rPr>
                      <m:t>B</m:t>
                    </m:r>
                  </w:ins>
                </m:e>
                <m:sup>
                  <w:ins w:id="4777" w:author="The Si Tran" w:date="2012-12-06T01:45:00Z">
                    <m:r>
                      <w:rPr>
                        <w:rFonts w:ascii="Cambria Math" w:hAnsi="Cambria Math"/>
                        <w:lang w:val="pt-BR"/>
                      </w:rPr>
                      <m:t>S</m:t>
                    </m:r>
                  </w:ins>
                </m:sup>
              </m:sSup>
            </m:e>
          </m:d>
          <w:ins w:id="4778" w:author="The Si Tran" w:date="2012-12-06T01:45:00Z">
            <m:r>
              <m:rPr>
                <m:sty m:val="p"/>
              </m:rPr>
              <w:rPr>
                <w:rFonts w:ascii="Cambria Math" w:hAnsi="Cambria Math"/>
                <w:lang w:val="pt-BR"/>
              </w:rPr>
              <m:t>Φ</m:t>
            </m:r>
          </w:ins>
          <m:d>
            <m:dPr>
              <m:ctrlPr>
                <w:ins w:id="4779" w:author="The Si Tran" w:date="2012-12-06T01:45:00Z">
                  <w:rPr>
                    <w:rFonts w:ascii="Cambria Math" w:hAnsi="Cambria Math"/>
                    <w:lang w:val="pt-BR"/>
                  </w:rPr>
                </w:ins>
              </m:ctrlPr>
            </m:dPr>
            <m:e>
              <w:ins w:id="4780" w:author="The Si Tran" w:date="2012-12-06T01:45:00Z">
                <m:r>
                  <w:rPr>
                    <w:rFonts w:ascii="Cambria Math" w:hAnsi="Cambria Math"/>
                    <w:lang w:val="pt-BR"/>
                  </w:rPr>
                  <m:t>B</m:t>
                </m:r>
              </w:ins>
            </m:e>
          </m:d>
          <m:sSup>
            <m:sSupPr>
              <m:ctrlPr>
                <w:ins w:id="4781" w:author="The Si Tran" w:date="2012-12-06T01:45:00Z">
                  <w:rPr>
                    <w:rFonts w:ascii="Cambria Math" w:hAnsi="Cambria Math"/>
                    <w:lang w:val="pt-BR"/>
                  </w:rPr>
                </w:ins>
              </m:ctrlPr>
            </m:sSupPr>
            <m:e>
              <w:ins w:id="4782"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783" w:author="The Si Tran" w:date="2012-12-06T01:45:00Z">
                <m:r>
                  <w:rPr>
                    <w:rFonts w:ascii="Cambria Math" w:hAnsi="Cambria Math"/>
                    <w:lang w:val="pt-BR"/>
                  </w:rPr>
                  <m:t>d</m:t>
                </m:r>
              </w:ins>
            </m:sup>
          </m:sSup>
          <m:sSub>
            <m:sSubPr>
              <m:ctrlPr>
                <w:ins w:id="4784" w:author="The Si Tran" w:date="2012-12-06T01:45:00Z">
                  <w:rPr>
                    <w:rFonts w:ascii="Cambria Math" w:hAnsi="Cambria Math"/>
                    <w:lang w:val="pt-BR"/>
                  </w:rPr>
                </w:ins>
              </m:ctrlPr>
            </m:sSubPr>
            <m:e>
              <m:sSup>
                <m:sSupPr>
                  <m:ctrlPr>
                    <w:ins w:id="4785" w:author="The Si Tran" w:date="2012-12-06T01:46:00Z">
                      <w:rPr>
                        <w:rFonts w:ascii="Cambria Math" w:hAnsi="Cambria Math"/>
                        <w:lang w:val="pt-BR"/>
                      </w:rPr>
                    </w:ins>
                  </m:ctrlPr>
                </m:sSupPr>
                <m:e>
                  <w:ins w:id="4786" w:author="The Si Tran" w:date="2012-12-06T01:46:00Z">
                    <m:r>
                      <m:rPr>
                        <m:sty m:val="p"/>
                      </m:rPr>
                      <w:rPr>
                        <w:rFonts w:ascii="Cambria Math" w:hAnsi="Cambria Math"/>
                        <w:lang w:val="pt-BR"/>
                      </w:rPr>
                      <m:t>(1-</m:t>
                    </m:r>
                  </w:ins>
                  <m:sSup>
                    <m:sSupPr>
                      <m:ctrlPr>
                        <w:ins w:id="4787" w:author="The Si Tran" w:date="2012-12-06T01:46:00Z">
                          <w:rPr>
                            <w:rFonts w:ascii="Cambria Math" w:hAnsi="Cambria Math"/>
                            <w:lang w:val="pt-BR"/>
                          </w:rPr>
                        </w:ins>
                      </m:ctrlPr>
                    </m:sSupPr>
                    <m:e>
                      <w:ins w:id="4788" w:author="The Si Tran" w:date="2012-12-06T01:46:00Z">
                        <m:r>
                          <w:rPr>
                            <w:rFonts w:ascii="Cambria Math" w:hAnsi="Cambria Math"/>
                            <w:lang w:val="pt-BR"/>
                          </w:rPr>
                          <m:t>B</m:t>
                        </m:r>
                      </w:ins>
                    </m:e>
                    <m:sup>
                      <w:ins w:id="4789" w:author="The Si Tran" w:date="2012-12-06T01:46:00Z">
                        <m:r>
                          <w:rPr>
                            <w:rFonts w:ascii="Cambria Math" w:hAnsi="Cambria Math"/>
                            <w:lang w:val="pt-BR"/>
                          </w:rPr>
                          <m:t>S</m:t>
                        </m:r>
                      </w:ins>
                    </m:sup>
                  </m:sSup>
                  <w:ins w:id="4790" w:author="The Si Tran" w:date="2012-12-06T01:46:00Z">
                    <m:r>
                      <m:rPr>
                        <m:sty m:val="p"/>
                      </m:rPr>
                      <w:rPr>
                        <w:rFonts w:ascii="Cambria Math" w:hAnsi="Cambria Math"/>
                        <w:lang w:val="pt-BR"/>
                      </w:rPr>
                      <m:t>)</m:t>
                    </m:r>
                  </w:ins>
                </m:e>
                <m:sup>
                  <w:ins w:id="4791" w:author="The Si Tran" w:date="2012-12-06T01:46:00Z">
                    <m:r>
                      <w:rPr>
                        <w:rFonts w:ascii="Cambria Math" w:hAnsi="Cambria Math"/>
                        <w:lang w:val="pt-BR"/>
                      </w:rPr>
                      <m:t>D</m:t>
                    </m:r>
                  </w:ins>
                </m:sup>
              </m:sSup>
              <w:ins w:id="4792" w:author="The Si Tran" w:date="2012-12-06T01:45:00Z">
                <m:r>
                  <w:rPr>
                    <w:rFonts w:ascii="Cambria Math" w:hAnsi="Cambria Math"/>
                    <w:lang w:val="pt-BR"/>
                  </w:rPr>
                  <m:t>y</m:t>
                </m:r>
              </w:ins>
            </m:e>
            <m:sub>
              <w:ins w:id="4793" w:author="The Si Tran" w:date="2012-12-06T01:45:00Z">
                <m:r>
                  <w:rPr>
                    <w:rFonts w:ascii="Cambria Math" w:hAnsi="Cambria Math"/>
                    <w:lang w:val="pt-BR"/>
                  </w:rPr>
                  <m:t>t</m:t>
                </m:r>
              </w:ins>
            </m:sub>
          </m:sSub>
          <w:ins w:id="4794"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795" w:author="The Si Tran" w:date="2012-12-06T01:46:00Z">
                  <w:rPr>
                    <w:rFonts w:ascii="Cambria Math" w:hAnsi="Cambria Math"/>
                    <w:lang w:val="pt-BR"/>
                  </w:rPr>
                </w:ins>
              </m:ctrlPr>
            </m:sSupPr>
            <m:e>
              <w:ins w:id="4796" w:author="The Si Tran" w:date="2012-12-06T01:47:00Z">
                <m:r>
                  <m:rPr>
                    <m:sty m:val="p"/>
                  </m:rPr>
                  <w:rPr>
                    <w:rFonts w:ascii="Cambria Math" w:hAnsi="Cambria Math" w:hint="eastAsia"/>
                    <w:lang w:val="pt-BR"/>
                  </w:rPr>
                  <m:t>Θ</m:t>
                </m:r>
              </w:ins>
            </m:e>
            <m:sup>
              <w:ins w:id="4797" w:author="The Si Tran" w:date="2012-12-06T01:46:00Z">
                <m:r>
                  <m:rPr>
                    <m:sty m:val="p"/>
                  </m:rPr>
                  <w:rPr>
                    <w:rFonts w:ascii="Cambria Math" w:hAnsi="Cambria Math"/>
                    <w:lang w:val="pt-BR"/>
                  </w:rPr>
                  <m:t>*</m:t>
                </m:r>
              </w:ins>
            </m:sup>
          </m:sSup>
          <m:d>
            <m:dPr>
              <m:ctrlPr>
                <w:ins w:id="4798" w:author="The Si Tran" w:date="2012-12-06T01:46:00Z">
                  <w:rPr>
                    <w:rFonts w:ascii="Cambria Math" w:hAnsi="Cambria Math"/>
                    <w:lang w:val="pt-BR"/>
                  </w:rPr>
                </w:ins>
              </m:ctrlPr>
            </m:dPr>
            <m:e>
              <m:sSup>
                <m:sSupPr>
                  <m:ctrlPr>
                    <w:ins w:id="4799" w:author="The Si Tran" w:date="2012-12-06T01:46:00Z">
                      <w:rPr>
                        <w:rFonts w:ascii="Cambria Math" w:hAnsi="Cambria Math"/>
                        <w:lang w:val="pt-BR"/>
                      </w:rPr>
                    </w:ins>
                  </m:ctrlPr>
                </m:sSupPr>
                <m:e>
                  <w:ins w:id="4800" w:author="The Si Tran" w:date="2012-12-06T01:46:00Z">
                    <m:r>
                      <w:rPr>
                        <w:rFonts w:ascii="Cambria Math" w:hAnsi="Cambria Math"/>
                        <w:lang w:val="pt-BR"/>
                      </w:rPr>
                      <m:t>B</m:t>
                    </m:r>
                  </w:ins>
                </m:e>
                <m:sup>
                  <w:ins w:id="4801" w:author="The Si Tran" w:date="2012-12-06T01:46:00Z">
                    <m:r>
                      <w:rPr>
                        <w:rFonts w:ascii="Cambria Math" w:hAnsi="Cambria Math"/>
                        <w:lang w:val="pt-BR"/>
                      </w:rPr>
                      <m:t>S</m:t>
                    </m:r>
                  </w:ins>
                </m:sup>
              </m:sSup>
            </m:e>
          </m:d>
          <w:ins w:id="4802"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803" w:author="The Si Tran" w:date="2012-12-06T01:45:00Z">
                  <w:rPr>
                    <w:rFonts w:ascii="Cambria Math" w:hAnsi="Cambria Math"/>
                    <w:lang w:val="pt-BR"/>
                  </w:rPr>
                </w:ins>
              </m:ctrlPr>
            </m:sSubPr>
            <m:e>
              <w:ins w:id="4804" w:author="The Si Tran" w:date="2012-12-06T01:45:00Z">
                <m:r>
                  <w:rPr>
                    <w:rFonts w:ascii="Cambria Math" w:hAnsi="Cambria Math"/>
                    <w:lang w:val="pt-BR"/>
                  </w:rPr>
                  <m:t>ε</m:t>
                </m:r>
              </w:ins>
            </m:e>
            <m:sub>
              <w:ins w:id="4805"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806" w:author="The Si Tran" w:date="2012-12-06T01:47:00Z"/>
          <w:szCs w:val="26"/>
          <w:lang w:val="pt-BR"/>
          <w:rPrChange w:id="4807" w:author="The Si Tran" w:date="2012-12-05T23:02:00Z">
            <w:rPr>
              <w:del w:id="4808" w:author="The Si Tran" w:date="2012-12-06T01:47:00Z"/>
              <w:sz w:val="28"/>
              <w:szCs w:val="28"/>
              <w:lang w:val="pt-BR"/>
            </w:rPr>
          </w:rPrChange>
        </w:rPr>
      </w:pPr>
      <w:del w:id="4809" w:author="The Si Tran" w:date="2012-12-06T01:47:00Z">
        <w:r w:rsidRPr="00AF1345" w:rsidDel="00F43FFA">
          <w:rPr>
            <w:position w:val="-12"/>
            <w:szCs w:val="26"/>
            <w:lang w:val="pt-BR"/>
          </w:rPr>
          <w:object w:dxaOrig="5040" w:dyaOrig="380" w14:anchorId="372E02F0">
            <v:shape id="_x0000_i1092" type="#_x0000_t75" style="width:345pt;height:21.75pt" o:ole="">
              <v:imagedata r:id="rId151" o:title=""/>
            </v:shape>
            <o:OLEObject Type="Embed" ProgID="Equation.DSMT4" ShapeID="_x0000_i1092" DrawAspect="Content" ObjectID="_1417544924" r:id="rId152"/>
          </w:object>
        </w:r>
      </w:del>
    </w:p>
    <w:p w14:paraId="59DCC3E8" w14:textId="77777777" w:rsidR="006A21F7" w:rsidRDefault="006A21F7">
      <w:pPr>
        <w:rPr>
          <w:ins w:id="4810" w:author="The Si Tran" w:date="2012-12-06T01:48:00Z"/>
          <w:lang w:val="pt-BR"/>
        </w:rPr>
        <w:pPrChange w:id="4811" w:author="The Si Tran" w:date="2012-12-15T08:16:00Z">
          <w:pPr>
            <w:ind w:firstLine="540"/>
          </w:pPr>
        </w:pPrChange>
      </w:pPr>
      <w:r w:rsidRPr="0049233F">
        <w:rPr>
          <w:lang w:val="pt-BR"/>
          <w:rPrChange w:id="4812" w:author="The Si Tran" w:date="2012-12-05T23:02:00Z">
            <w:rPr>
              <w:sz w:val="28"/>
              <w:szCs w:val="28"/>
              <w:lang w:val="pt-BR"/>
            </w:rPr>
          </w:rPrChange>
        </w:rPr>
        <w:t xml:space="preserve">Với </w:t>
      </w:r>
    </w:p>
    <w:p w14:paraId="055477D2" w14:textId="77777777" w:rsidR="007850C8" w:rsidRPr="007850C8" w:rsidRDefault="003D6C9F">
      <w:pPr>
        <w:pStyle w:val="Canhgiua"/>
        <w:rPr>
          <w:ins w:id="4813" w:author="The Si Tran" w:date="2012-12-06T01:49:00Z"/>
          <w:lang w:val="pt-BR"/>
        </w:rPr>
        <w:pPrChange w:id="4814" w:author="The Si Tran" w:date="2012-12-16T10:35:00Z">
          <w:pPr>
            <w:ind w:firstLine="540"/>
          </w:pPr>
        </w:pPrChange>
      </w:pPr>
      <m:oMathPara>
        <m:oMath>
          <m:sSup>
            <m:sSupPr>
              <m:ctrlPr>
                <w:ins w:id="4815" w:author="The Si Tran" w:date="2012-12-06T01:48:00Z">
                  <w:rPr>
                    <w:rFonts w:ascii="Cambria Math" w:hAnsi="Cambria Math"/>
                    <w:lang w:val="pt-BR"/>
                  </w:rPr>
                </w:ins>
              </m:ctrlPr>
            </m:sSupPr>
            <m:e>
              <w:ins w:id="4816" w:author="The Si Tran" w:date="2012-12-06T01:48:00Z">
                <m:r>
                  <m:rPr>
                    <m:sty m:val="p"/>
                  </m:rPr>
                  <w:rPr>
                    <w:rFonts w:ascii="Cambria Math" w:hAnsi="Cambria Math"/>
                    <w:lang w:val="pt-BR"/>
                  </w:rPr>
                  <m:t>Φ</m:t>
                </m:r>
              </w:ins>
            </m:e>
            <m:sup>
              <w:ins w:id="4817" w:author="The Si Tran" w:date="2012-12-06T01:48:00Z">
                <m:r>
                  <m:rPr>
                    <m:sty m:val="p"/>
                  </m:rPr>
                  <w:rPr>
                    <w:rFonts w:ascii="Cambria Math" w:hAnsi="Cambria Math"/>
                    <w:lang w:val="pt-BR"/>
                  </w:rPr>
                  <m:t>*</m:t>
                </m:r>
              </w:ins>
            </m:sup>
          </m:sSup>
          <m:d>
            <m:dPr>
              <m:ctrlPr>
                <w:ins w:id="4818" w:author="The Si Tran" w:date="2012-12-06T01:48:00Z">
                  <w:rPr>
                    <w:rFonts w:ascii="Cambria Math" w:hAnsi="Cambria Math"/>
                    <w:lang w:val="pt-BR"/>
                  </w:rPr>
                </w:ins>
              </m:ctrlPr>
            </m:dPr>
            <m:e>
              <m:sSup>
                <m:sSupPr>
                  <m:ctrlPr>
                    <w:ins w:id="4819" w:author="The Si Tran" w:date="2012-12-06T01:48:00Z">
                      <w:rPr>
                        <w:rFonts w:ascii="Cambria Math" w:hAnsi="Cambria Math"/>
                        <w:lang w:val="pt-BR"/>
                      </w:rPr>
                    </w:ins>
                  </m:ctrlPr>
                </m:sSupPr>
                <m:e>
                  <w:ins w:id="4820" w:author="The Si Tran" w:date="2012-12-06T01:48:00Z">
                    <m:r>
                      <w:rPr>
                        <w:rFonts w:ascii="Cambria Math" w:hAnsi="Cambria Math"/>
                        <w:lang w:val="pt-BR"/>
                      </w:rPr>
                      <m:t>B</m:t>
                    </m:r>
                  </w:ins>
                </m:e>
                <m:sup>
                  <w:ins w:id="4821" w:author="The Si Tran" w:date="2012-12-06T01:48:00Z">
                    <m:r>
                      <w:rPr>
                        <w:rFonts w:ascii="Cambria Math" w:hAnsi="Cambria Math"/>
                        <w:lang w:val="pt-BR"/>
                      </w:rPr>
                      <m:t>S</m:t>
                    </m:r>
                  </w:ins>
                </m:sup>
              </m:sSup>
            </m:e>
          </m:d>
          <w:ins w:id="4822" w:author="The Si Tran" w:date="2012-12-06T01:48:00Z">
            <m:r>
              <m:rPr>
                <m:sty m:val="p"/>
              </m:rPr>
              <w:rPr>
                <w:rFonts w:ascii="Cambria Math" w:hAnsi="Cambria Math"/>
                <w:lang w:val="pt-BR"/>
              </w:rPr>
              <m:t>=1-</m:t>
            </m:r>
          </w:ins>
          <m:sSubSup>
            <m:sSubSupPr>
              <m:ctrlPr>
                <w:ins w:id="4823" w:author="The Si Tran" w:date="2012-12-06T01:49:00Z">
                  <w:rPr>
                    <w:rFonts w:ascii="Cambria Math" w:hAnsi="Cambria Math"/>
                    <w:lang w:val="pt-BR"/>
                  </w:rPr>
                </w:ins>
              </m:ctrlPr>
            </m:sSubSupPr>
            <m:e>
              <w:ins w:id="4824" w:author="The Si Tran" w:date="2012-12-06T01:50:00Z">
                <m:r>
                  <m:rPr>
                    <m:sty m:val="p"/>
                  </m:rPr>
                  <w:rPr>
                    <w:rFonts w:ascii="Cambria Math" w:hAnsi="Cambria Math"/>
                    <w:lang w:val="pt-BR"/>
                  </w:rPr>
                  <m:t>ϕ</m:t>
                </m:r>
              </w:ins>
            </m:e>
            <m:sub>
              <w:ins w:id="4825" w:author="The Si Tran" w:date="2012-12-06T01:49:00Z">
                <m:r>
                  <m:rPr>
                    <m:sty m:val="p"/>
                  </m:rPr>
                  <w:rPr>
                    <w:rFonts w:ascii="Cambria Math" w:hAnsi="Cambria Math"/>
                    <w:lang w:val="pt-BR"/>
                  </w:rPr>
                  <m:t>1</m:t>
                </m:r>
              </w:ins>
            </m:sub>
            <m:sup>
              <w:ins w:id="4826" w:author="The Si Tran" w:date="2012-12-06T01:49:00Z">
                <m:r>
                  <m:rPr>
                    <m:sty m:val="p"/>
                  </m:rPr>
                  <w:rPr>
                    <w:rFonts w:ascii="Cambria Math" w:hAnsi="Cambria Math"/>
                    <w:lang w:val="pt-BR"/>
                  </w:rPr>
                  <m:t>*</m:t>
                </m:r>
              </w:ins>
            </m:sup>
          </m:sSubSup>
          <m:d>
            <m:dPr>
              <m:ctrlPr>
                <w:ins w:id="4827" w:author="The Si Tran" w:date="2012-12-06T01:48:00Z">
                  <w:rPr>
                    <w:rFonts w:ascii="Cambria Math" w:hAnsi="Cambria Math"/>
                    <w:lang w:val="pt-BR"/>
                  </w:rPr>
                </w:ins>
              </m:ctrlPr>
            </m:dPr>
            <m:e>
              <m:sSup>
                <m:sSupPr>
                  <m:ctrlPr>
                    <w:ins w:id="4828" w:author="The Si Tran" w:date="2012-12-06T01:48:00Z">
                      <w:rPr>
                        <w:rFonts w:ascii="Cambria Math" w:hAnsi="Cambria Math"/>
                        <w:lang w:val="pt-BR"/>
                      </w:rPr>
                    </w:ins>
                  </m:ctrlPr>
                </m:sSupPr>
                <m:e>
                  <w:ins w:id="4829" w:author="The Si Tran" w:date="2012-12-06T01:48:00Z">
                    <m:r>
                      <w:rPr>
                        <w:rFonts w:ascii="Cambria Math" w:hAnsi="Cambria Math"/>
                        <w:lang w:val="pt-BR"/>
                      </w:rPr>
                      <m:t>B</m:t>
                    </m:r>
                  </w:ins>
                </m:e>
                <m:sup>
                  <w:ins w:id="4830" w:author="The Si Tran" w:date="2012-12-06T01:48:00Z">
                    <m:r>
                      <m:rPr>
                        <m:sty m:val="p"/>
                      </m:rPr>
                      <w:rPr>
                        <w:rFonts w:ascii="Cambria Math" w:hAnsi="Cambria Math"/>
                        <w:lang w:val="pt-BR"/>
                      </w:rPr>
                      <m:t>1</m:t>
                    </m:r>
                    <m:r>
                      <w:rPr>
                        <w:rFonts w:ascii="Cambria Math" w:hAnsi="Cambria Math"/>
                        <w:lang w:val="pt-BR"/>
                      </w:rPr>
                      <m:t>S</m:t>
                    </m:r>
                  </w:ins>
                </m:sup>
              </m:sSup>
            </m:e>
          </m:d>
          <w:ins w:id="4831" w:author="The Si Tran" w:date="2012-12-06T01:48:00Z">
            <m:r>
              <m:rPr>
                <m:sty m:val="p"/>
              </m:rPr>
              <w:rPr>
                <w:rFonts w:ascii="Cambria Math" w:hAnsi="Cambria Math"/>
                <w:lang w:val="pt-BR"/>
              </w:rPr>
              <m:t>-</m:t>
            </m:r>
          </w:ins>
          <m:sSubSup>
            <m:sSubSupPr>
              <m:ctrlPr>
                <w:ins w:id="4832" w:author="The Si Tran" w:date="2012-12-06T01:49:00Z">
                  <w:rPr>
                    <w:rFonts w:ascii="Cambria Math" w:hAnsi="Cambria Math"/>
                    <w:lang w:val="pt-BR"/>
                  </w:rPr>
                </w:ins>
              </m:ctrlPr>
            </m:sSubSupPr>
            <m:e>
              <w:ins w:id="4833" w:author="The Si Tran" w:date="2012-12-06T01:50:00Z">
                <m:r>
                  <m:rPr>
                    <m:sty m:val="p"/>
                  </m:rPr>
                  <w:rPr>
                    <w:rFonts w:ascii="Cambria Math" w:hAnsi="Cambria Math"/>
                    <w:lang w:val="pt-BR"/>
                  </w:rPr>
                  <m:t>ϕ</m:t>
                </m:r>
              </w:ins>
            </m:e>
            <m:sub>
              <w:ins w:id="4834" w:author="The Si Tran" w:date="2012-12-06T01:49:00Z">
                <m:r>
                  <m:rPr>
                    <m:sty m:val="p"/>
                  </m:rPr>
                  <w:rPr>
                    <w:rFonts w:ascii="Cambria Math" w:hAnsi="Cambria Math"/>
                    <w:lang w:val="pt-BR"/>
                  </w:rPr>
                  <m:t>2</m:t>
                </m:r>
              </w:ins>
            </m:sub>
            <m:sup>
              <w:ins w:id="4835" w:author="The Si Tran" w:date="2012-12-06T01:49:00Z">
                <m:r>
                  <m:rPr>
                    <m:sty m:val="p"/>
                  </m:rPr>
                  <w:rPr>
                    <w:rFonts w:ascii="Cambria Math" w:hAnsi="Cambria Math"/>
                    <w:lang w:val="pt-BR"/>
                  </w:rPr>
                  <m:t>*</m:t>
                </m:r>
              </w:ins>
            </m:sup>
          </m:sSubSup>
          <m:d>
            <m:dPr>
              <m:ctrlPr>
                <w:ins w:id="4836" w:author="The Si Tran" w:date="2012-12-06T01:48:00Z">
                  <w:rPr>
                    <w:rFonts w:ascii="Cambria Math" w:hAnsi="Cambria Math"/>
                    <w:lang w:val="pt-BR"/>
                  </w:rPr>
                </w:ins>
              </m:ctrlPr>
            </m:dPr>
            <m:e>
              <m:sSup>
                <m:sSupPr>
                  <m:ctrlPr>
                    <w:ins w:id="4837" w:author="The Si Tran" w:date="2012-12-06T01:48:00Z">
                      <w:rPr>
                        <w:rFonts w:ascii="Cambria Math" w:hAnsi="Cambria Math"/>
                        <w:lang w:val="pt-BR"/>
                      </w:rPr>
                    </w:ins>
                  </m:ctrlPr>
                </m:sSupPr>
                <m:e>
                  <w:ins w:id="4838" w:author="The Si Tran" w:date="2012-12-06T01:48:00Z">
                    <m:r>
                      <w:rPr>
                        <w:rFonts w:ascii="Cambria Math" w:hAnsi="Cambria Math"/>
                        <w:lang w:val="pt-BR"/>
                      </w:rPr>
                      <m:t>B</m:t>
                    </m:r>
                  </w:ins>
                </m:e>
                <m:sup>
                  <w:ins w:id="4839" w:author="The Si Tran" w:date="2012-12-06T01:48:00Z">
                    <m:r>
                      <m:rPr>
                        <m:sty m:val="p"/>
                      </m:rPr>
                      <w:rPr>
                        <w:rFonts w:ascii="Cambria Math" w:hAnsi="Cambria Math"/>
                        <w:lang w:val="pt-BR"/>
                      </w:rPr>
                      <m:t>2</m:t>
                    </m:r>
                    <m:r>
                      <w:rPr>
                        <w:rFonts w:ascii="Cambria Math" w:hAnsi="Cambria Math"/>
                        <w:lang w:val="pt-BR"/>
                      </w:rPr>
                      <m:t>S</m:t>
                    </m:r>
                  </w:ins>
                </m:sup>
              </m:sSup>
            </m:e>
          </m:d>
          <w:ins w:id="4840" w:author="The Si Tran" w:date="2012-12-06T01:48:00Z">
            <m:r>
              <m:rPr>
                <m:sty m:val="p"/>
              </m:rPr>
              <w:rPr>
                <w:rFonts w:ascii="Cambria Math" w:hAnsi="Cambria Math"/>
                <w:lang w:val="pt-BR"/>
              </w:rPr>
              <m:t>-…-</m:t>
            </m:r>
          </w:ins>
          <m:sSubSup>
            <m:sSubSupPr>
              <m:ctrlPr>
                <w:ins w:id="4841" w:author="The Si Tran" w:date="2012-12-06T01:49:00Z">
                  <w:rPr>
                    <w:rFonts w:ascii="Cambria Math" w:hAnsi="Cambria Math"/>
                    <w:lang w:val="pt-BR"/>
                  </w:rPr>
                </w:ins>
              </m:ctrlPr>
            </m:sSubSupPr>
            <m:e>
              <w:ins w:id="4842" w:author="The Si Tran" w:date="2012-12-06T01:50:00Z">
                <m:r>
                  <m:rPr>
                    <m:sty m:val="p"/>
                  </m:rPr>
                  <w:rPr>
                    <w:rFonts w:ascii="Cambria Math" w:hAnsi="Cambria Math"/>
                    <w:lang w:val="pt-BR"/>
                  </w:rPr>
                  <m:t>ϕ</m:t>
                </m:r>
              </w:ins>
            </m:e>
            <m:sub>
              <w:ins w:id="4843" w:author="The Si Tran" w:date="2012-12-06T01:49:00Z">
                <m:r>
                  <w:rPr>
                    <w:rFonts w:ascii="Cambria Math" w:hAnsi="Cambria Math"/>
                    <w:lang w:val="pt-BR"/>
                  </w:rPr>
                  <m:t>P</m:t>
                </m:r>
              </w:ins>
            </m:sub>
            <m:sup>
              <w:ins w:id="4844" w:author="The Si Tran" w:date="2012-12-06T01:49:00Z">
                <m:r>
                  <m:rPr>
                    <m:sty m:val="p"/>
                  </m:rPr>
                  <w:rPr>
                    <w:rFonts w:ascii="Cambria Math" w:hAnsi="Cambria Math"/>
                    <w:lang w:val="pt-BR"/>
                  </w:rPr>
                  <m:t>*</m:t>
                </m:r>
              </w:ins>
            </m:sup>
          </m:sSubSup>
          <m:d>
            <m:dPr>
              <m:ctrlPr>
                <w:ins w:id="4845" w:author="The Si Tran" w:date="2012-12-06T01:48:00Z">
                  <w:rPr>
                    <w:rFonts w:ascii="Cambria Math" w:hAnsi="Cambria Math"/>
                    <w:lang w:val="pt-BR"/>
                  </w:rPr>
                </w:ins>
              </m:ctrlPr>
            </m:dPr>
            <m:e>
              <m:sSup>
                <m:sSupPr>
                  <m:ctrlPr>
                    <w:ins w:id="4846" w:author="The Si Tran" w:date="2012-12-06T01:48:00Z">
                      <w:rPr>
                        <w:rFonts w:ascii="Cambria Math" w:hAnsi="Cambria Math"/>
                        <w:lang w:val="pt-BR"/>
                      </w:rPr>
                    </w:ins>
                  </m:ctrlPr>
                </m:sSupPr>
                <m:e>
                  <w:ins w:id="4847" w:author="The Si Tran" w:date="2012-12-06T01:48:00Z">
                    <m:r>
                      <w:rPr>
                        <w:rFonts w:ascii="Cambria Math" w:hAnsi="Cambria Math"/>
                        <w:lang w:val="pt-BR"/>
                      </w:rPr>
                      <m:t>B</m:t>
                    </m:r>
                  </w:ins>
                </m:e>
                <m:sup>
                  <w:ins w:id="4848" w:author="The Si Tran" w:date="2012-12-06T01:48:00Z">
                    <m:r>
                      <w:rPr>
                        <w:rFonts w:ascii="Cambria Math" w:hAnsi="Cambria Math"/>
                        <w:lang w:val="pt-BR"/>
                      </w:rPr>
                      <m:t>PS</m:t>
                    </m:r>
                  </w:ins>
                </m:sup>
              </m:sSup>
            </m:e>
          </m:d>
        </m:oMath>
      </m:oMathPara>
    </w:p>
    <w:p w14:paraId="14857348" w14:textId="77777777" w:rsidR="007850C8" w:rsidRPr="0049233F" w:rsidDel="007850C8" w:rsidRDefault="003D6C9F">
      <w:pPr>
        <w:pStyle w:val="Canhgiua"/>
        <w:rPr>
          <w:del w:id="4849" w:author="The Si Tran" w:date="2012-12-06T01:51:00Z"/>
          <w:lang w:val="pt-BR"/>
          <w:rPrChange w:id="4850" w:author="The Si Tran" w:date="2012-12-05T23:02:00Z">
            <w:rPr>
              <w:del w:id="4851" w:author="The Si Tran" w:date="2012-12-06T01:51:00Z"/>
              <w:sz w:val="28"/>
              <w:szCs w:val="28"/>
              <w:lang w:val="pt-BR"/>
            </w:rPr>
          </w:rPrChange>
        </w:rPr>
        <w:pPrChange w:id="4852" w:author="The Si Tran" w:date="2012-12-16T10:35:00Z">
          <w:pPr>
            <w:ind w:firstLine="540"/>
          </w:pPr>
        </w:pPrChange>
      </w:pPr>
      <m:oMathPara>
        <m:oMath>
          <m:sSup>
            <m:sSupPr>
              <m:ctrlPr>
                <w:ins w:id="4853" w:author="The Si Tran" w:date="2012-12-06T01:49:00Z">
                  <w:rPr>
                    <w:rFonts w:ascii="Cambria Math" w:hAnsi="Cambria Math"/>
                    <w:lang w:val="pt-BR"/>
                  </w:rPr>
                </w:ins>
              </m:ctrlPr>
            </m:sSupPr>
            <m:e>
              <w:ins w:id="4854" w:author="The Si Tran" w:date="2012-12-06T01:50:00Z">
                <m:r>
                  <m:rPr>
                    <m:sty m:val="p"/>
                  </m:rPr>
                  <w:rPr>
                    <w:rFonts w:ascii="Cambria Math" w:hAnsi="Cambria Math"/>
                    <w:lang w:val="pt-BR"/>
                  </w:rPr>
                  <m:t>Θ</m:t>
                </m:r>
              </w:ins>
            </m:e>
            <m:sup>
              <w:ins w:id="4855" w:author="The Si Tran" w:date="2012-12-06T01:49:00Z">
                <m:r>
                  <m:rPr>
                    <m:sty m:val="p"/>
                  </m:rPr>
                  <w:rPr>
                    <w:rFonts w:ascii="Cambria Math" w:hAnsi="Cambria Math"/>
                    <w:lang w:val="pt-BR"/>
                  </w:rPr>
                  <m:t>*</m:t>
                </m:r>
              </w:ins>
            </m:sup>
          </m:sSup>
          <m:d>
            <m:dPr>
              <m:ctrlPr>
                <w:ins w:id="4856" w:author="The Si Tran" w:date="2012-12-06T01:49:00Z">
                  <w:rPr>
                    <w:rFonts w:ascii="Cambria Math" w:hAnsi="Cambria Math"/>
                    <w:lang w:val="pt-BR"/>
                  </w:rPr>
                </w:ins>
              </m:ctrlPr>
            </m:dPr>
            <m:e>
              <m:sSup>
                <m:sSupPr>
                  <m:ctrlPr>
                    <w:ins w:id="4857" w:author="The Si Tran" w:date="2012-12-06T01:49:00Z">
                      <w:rPr>
                        <w:rFonts w:ascii="Cambria Math" w:hAnsi="Cambria Math"/>
                        <w:lang w:val="pt-BR"/>
                      </w:rPr>
                    </w:ins>
                  </m:ctrlPr>
                </m:sSupPr>
                <m:e>
                  <w:ins w:id="4858" w:author="The Si Tran" w:date="2012-12-06T01:49:00Z">
                    <m:r>
                      <w:rPr>
                        <w:rFonts w:ascii="Cambria Math" w:hAnsi="Cambria Math"/>
                        <w:lang w:val="pt-BR"/>
                      </w:rPr>
                      <m:t>B</m:t>
                    </m:r>
                  </w:ins>
                </m:e>
                <m:sup>
                  <w:ins w:id="4859" w:author="The Si Tran" w:date="2012-12-06T01:49:00Z">
                    <m:r>
                      <w:rPr>
                        <w:rFonts w:ascii="Cambria Math" w:hAnsi="Cambria Math"/>
                        <w:lang w:val="pt-BR"/>
                      </w:rPr>
                      <m:t>S</m:t>
                    </m:r>
                  </w:ins>
                </m:sup>
              </m:sSup>
            </m:e>
          </m:d>
          <w:ins w:id="4860" w:author="The Si Tran" w:date="2012-12-06T01:49:00Z">
            <m:r>
              <m:rPr>
                <m:sty m:val="p"/>
              </m:rPr>
              <w:rPr>
                <w:rFonts w:ascii="Cambria Math" w:hAnsi="Cambria Math"/>
                <w:lang w:val="pt-BR"/>
              </w:rPr>
              <m:t>=1-</m:t>
            </m:r>
          </w:ins>
          <m:sSubSup>
            <m:sSubSupPr>
              <m:ctrlPr>
                <w:ins w:id="4861" w:author="The Si Tran" w:date="2012-12-06T01:49:00Z">
                  <w:rPr>
                    <w:rFonts w:ascii="Cambria Math" w:hAnsi="Cambria Math"/>
                    <w:lang w:val="pt-BR"/>
                  </w:rPr>
                </w:ins>
              </m:ctrlPr>
            </m:sSubSupPr>
            <m:e>
              <w:ins w:id="4862" w:author="The Si Tran" w:date="2012-12-06T01:51:00Z">
                <m:r>
                  <w:rPr>
                    <w:rFonts w:ascii="Cambria Math" w:hAnsi="Cambria Math"/>
                    <w:lang w:val="pt-BR"/>
                  </w:rPr>
                  <m:t>θ</m:t>
                </m:r>
              </w:ins>
            </m:e>
            <m:sub>
              <w:ins w:id="4863" w:author="The Si Tran" w:date="2012-12-06T01:49:00Z">
                <m:r>
                  <m:rPr>
                    <m:sty m:val="p"/>
                  </m:rPr>
                  <w:rPr>
                    <w:rFonts w:ascii="Cambria Math" w:hAnsi="Cambria Math"/>
                    <w:lang w:val="pt-BR"/>
                  </w:rPr>
                  <m:t>1</m:t>
                </m:r>
              </w:ins>
            </m:sub>
            <m:sup>
              <w:ins w:id="4864" w:author="The Si Tran" w:date="2012-12-06T01:49:00Z">
                <m:r>
                  <m:rPr>
                    <m:sty m:val="p"/>
                  </m:rPr>
                  <w:rPr>
                    <w:rFonts w:ascii="Cambria Math" w:hAnsi="Cambria Math"/>
                    <w:lang w:val="pt-BR"/>
                  </w:rPr>
                  <m:t>*</m:t>
                </m:r>
              </w:ins>
            </m:sup>
          </m:sSubSup>
          <m:d>
            <m:dPr>
              <m:ctrlPr>
                <w:ins w:id="4865" w:author="The Si Tran" w:date="2012-12-06T01:49:00Z">
                  <w:rPr>
                    <w:rFonts w:ascii="Cambria Math" w:hAnsi="Cambria Math"/>
                    <w:lang w:val="pt-BR"/>
                  </w:rPr>
                </w:ins>
              </m:ctrlPr>
            </m:dPr>
            <m:e>
              <m:sSup>
                <m:sSupPr>
                  <m:ctrlPr>
                    <w:ins w:id="4866" w:author="The Si Tran" w:date="2012-12-06T01:49:00Z">
                      <w:rPr>
                        <w:rFonts w:ascii="Cambria Math" w:hAnsi="Cambria Math"/>
                        <w:lang w:val="pt-BR"/>
                      </w:rPr>
                    </w:ins>
                  </m:ctrlPr>
                </m:sSupPr>
                <m:e>
                  <w:ins w:id="4867" w:author="The Si Tran" w:date="2012-12-06T01:49:00Z">
                    <m:r>
                      <w:rPr>
                        <w:rFonts w:ascii="Cambria Math" w:hAnsi="Cambria Math"/>
                        <w:lang w:val="pt-BR"/>
                      </w:rPr>
                      <m:t>B</m:t>
                    </m:r>
                  </w:ins>
                </m:e>
                <m:sup>
                  <w:ins w:id="4868" w:author="The Si Tran" w:date="2012-12-06T01:49:00Z">
                    <m:r>
                      <m:rPr>
                        <m:sty m:val="p"/>
                      </m:rPr>
                      <w:rPr>
                        <w:rFonts w:ascii="Cambria Math" w:hAnsi="Cambria Math"/>
                        <w:lang w:val="pt-BR"/>
                      </w:rPr>
                      <m:t>1</m:t>
                    </m:r>
                    <m:r>
                      <w:rPr>
                        <w:rFonts w:ascii="Cambria Math" w:hAnsi="Cambria Math"/>
                        <w:lang w:val="pt-BR"/>
                      </w:rPr>
                      <m:t>S</m:t>
                    </m:r>
                  </w:ins>
                </m:sup>
              </m:sSup>
            </m:e>
          </m:d>
          <w:ins w:id="4869" w:author="The Si Tran" w:date="2012-12-06T01:49:00Z">
            <m:r>
              <m:rPr>
                <m:sty m:val="p"/>
              </m:rPr>
              <w:rPr>
                <w:rFonts w:ascii="Cambria Math" w:hAnsi="Cambria Math"/>
                <w:lang w:val="pt-BR"/>
              </w:rPr>
              <m:t>-</m:t>
            </m:r>
          </w:ins>
          <m:sSubSup>
            <m:sSubSupPr>
              <m:ctrlPr>
                <w:ins w:id="4870" w:author="The Si Tran" w:date="2012-12-06T01:49:00Z">
                  <w:rPr>
                    <w:rFonts w:ascii="Cambria Math" w:hAnsi="Cambria Math"/>
                    <w:lang w:val="pt-BR"/>
                  </w:rPr>
                </w:ins>
              </m:ctrlPr>
            </m:sSubSupPr>
            <m:e>
              <w:ins w:id="4871" w:author="The Si Tran" w:date="2012-12-06T01:51:00Z">
                <m:r>
                  <m:rPr>
                    <m:sty m:val="p"/>
                  </m:rPr>
                  <w:rPr>
                    <w:rFonts w:ascii="Cambria Math" w:hAnsi="Cambria Math"/>
                    <w:lang w:val="pt-BR"/>
                  </w:rPr>
                  <m:t>θ</m:t>
                </m:r>
              </w:ins>
            </m:e>
            <m:sub>
              <w:ins w:id="4872" w:author="The Si Tran" w:date="2012-12-06T01:49:00Z">
                <m:r>
                  <m:rPr>
                    <m:sty m:val="p"/>
                  </m:rPr>
                  <w:rPr>
                    <w:rFonts w:ascii="Cambria Math" w:hAnsi="Cambria Math"/>
                    <w:lang w:val="pt-BR"/>
                  </w:rPr>
                  <m:t>2</m:t>
                </m:r>
              </w:ins>
            </m:sub>
            <m:sup>
              <w:ins w:id="4873" w:author="The Si Tran" w:date="2012-12-06T01:49:00Z">
                <m:r>
                  <m:rPr>
                    <m:sty m:val="p"/>
                  </m:rPr>
                  <w:rPr>
                    <w:rFonts w:ascii="Cambria Math" w:hAnsi="Cambria Math"/>
                    <w:lang w:val="pt-BR"/>
                  </w:rPr>
                  <m:t>*</m:t>
                </m:r>
              </w:ins>
            </m:sup>
          </m:sSubSup>
          <m:d>
            <m:dPr>
              <m:ctrlPr>
                <w:ins w:id="4874" w:author="The Si Tran" w:date="2012-12-06T01:49:00Z">
                  <w:rPr>
                    <w:rFonts w:ascii="Cambria Math" w:hAnsi="Cambria Math"/>
                    <w:lang w:val="pt-BR"/>
                  </w:rPr>
                </w:ins>
              </m:ctrlPr>
            </m:dPr>
            <m:e>
              <m:sSup>
                <m:sSupPr>
                  <m:ctrlPr>
                    <w:ins w:id="4875" w:author="The Si Tran" w:date="2012-12-06T01:49:00Z">
                      <w:rPr>
                        <w:rFonts w:ascii="Cambria Math" w:hAnsi="Cambria Math"/>
                        <w:lang w:val="pt-BR"/>
                      </w:rPr>
                    </w:ins>
                  </m:ctrlPr>
                </m:sSupPr>
                <m:e>
                  <w:ins w:id="4876" w:author="The Si Tran" w:date="2012-12-06T01:49:00Z">
                    <m:r>
                      <w:rPr>
                        <w:rFonts w:ascii="Cambria Math" w:hAnsi="Cambria Math"/>
                        <w:lang w:val="pt-BR"/>
                      </w:rPr>
                      <m:t>B</m:t>
                    </m:r>
                  </w:ins>
                </m:e>
                <m:sup>
                  <w:ins w:id="4877" w:author="The Si Tran" w:date="2012-12-06T01:49:00Z">
                    <m:r>
                      <m:rPr>
                        <m:sty m:val="p"/>
                      </m:rPr>
                      <w:rPr>
                        <w:rFonts w:ascii="Cambria Math" w:hAnsi="Cambria Math"/>
                        <w:lang w:val="pt-BR"/>
                      </w:rPr>
                      <m:t>2</m:t>
                    </m:r>
                    <m:r>
                      <w:rPr>
                        <w:rFonts w:ascii="Cambria Math" w:hAnsi="Cambria Math"/>
                        <w:lang w:val="pt-BR"/>
                      </w:rPr>
                      <m:t>S</m:t>
                    </m:r>
                  </w:ins>
                </m:sup>
              </m:sSup>
            </m:e>
          </m:d>
          <w:ins w:id="4878" w:author="The Si Tran" w:date="2012-12-06T01:49:00Z">
            <m:r>
              <m:rPr>
                <m:sty m:val="p"/>
              </m:rPr>
              <w:rPr>
                <w:rFonts w:ascii="Cambria Math" w:hAnsi="Cambria Math"/>
                <w:lang w:val="pt-BR"/>
              </w:rPr>
              <m:t>-…-</m:t>
            </m:r>
          </w:ins>
          <m:sSubSup>
            <m:sSubSupPr>
              <m:ctrlPr>
                <w:ins w:id="4879" w:author="The Si Tran" w:date="2012-12-06T01:49:00Z">
                  <w:rPr>
                    <w:rFonts w:ascii="Cambria Math" w:hAnsi="Cambria Math"/>
                    <w:lang w:val="pt-BR"/>
                  </w:rPr>
                </w:ins>
              </m:ctrlPr>
            </m:sSubSupPr>
            <m:e>
              <w:ins w:id="4880" w:author="The Si Tran" w:date="2012-12-06T01:51:00Z">
                <m:r>
                  <m:rPr>
                    <m:sty m:val="p"/>
                  </m:rPr>
                  <w:rPr>
                    <w:rFonts w:ascii="Cambria Math" w:hAnsi="Cambria Math"/>
                    <w:lang w:val="pt-BR"/>
                  </w:rPr>
                  <m:t>θ</m:t>
                </m:r>
              </w:ins>
            </m:e>
            <m:sub>
              <w:ins w:id="4881" w:author="The Si Tran" w:date="2012-12-06T01:49:00Z">
                <m:r>
                  <w:rPr>
                    <w:rFonts w:ascii="Cambria Math" w:hAnsi="Cambria Math"/>
                    <w:lang w:val="pt-BR"/>
                  </w:rPr>
                  <m:t>P</m:t>
                </m:r>
              </w:ins>
            </m:sub>
            <m:sup>
              <w:ins w:id="4882" w:author="The Si Tran" w:date="2012-12-06T01:49:00Z">
                <m:r>
                  <m:rPr>
                    <m:sty m:val="p"/>
                  </m:rPr>
                  <w:rPr>
                    <w:rFonts w:ascii="Cambria Math" w:hAnsi="Cambria Math"/>
                    <w:lang w:val="pt-BR"/>
                  </w:rPr>
                  <m:t>*</m:t>
                </m:r>
              </w:ins>
            </m:sup>
          </m:sSubSup>
          <m:d>
            <m:dPr>
              <m:ctrlPr>
                <w:ins w:id="4883" w:author="The Si Tran" w:date="2012-12-06T01:49:00Z">
                  <w:rPr>
                    <w:rFonts w:ascii="Cambria Math" w:hAnsi="Cambria Math"/>
                    <w:lang w:val="pt-BR"/>
                  </w:rPr>
                </w:ins>
              </m:ctrlPr>
            </m:dPr>
            <m:e>
              <m:sSup>
                <m:sSupPr>
                  <m:ctrlPr>
                    <w:ins w:id="4884" w:author="The Si Tran" w:date="2012-12-06T01:49:00Z">
                      <w:rPr>
                        <w:rFonts w:ascii="Cambria Math" w:hAnsi="Cambria Math"/>
                        <w:lang w:val="pt-BR"/>
                      </w:rPr>
                    </w:ins>
                  </m:ctrlPr>
                </m:sSupPr>
                <m:e>
                  <w:ins w:id="4885" w:author="The Si Tran" w:date="2012-12-06T01:49:00Z">
                    <m:r>
                      <w:rPr>
                        <w:rFonts w:ascii="Cambria Math" w:hAnsi="Cambria Math"/>
                        <w:lang w:val="pt-BR"/>
                      </w:rPr>
                      <m:t>B</m:t>
                    </m:r>
                  </w:ins>
                </m:e>
                <m:sup>
                  <w:ins w:id="4886"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887" w:author="The Si Tran" w:date="2012-12-06T01:51:00Z"/>
          <w:lang w:val="pt-BR"/>
          <w:rPrChange w:id="4888" w:author="The Si Tran" w:date="2012-12-05T23:02:00Z">
            <w:rPr>
              <w:del w:id="4889" w:author="The Si Tran" w:date="2012-12-06T01:51:00Z"/>
              <w:sz w:val="28"/>
              <w:szCs w:val="28"/>
              <w:lang w:val="pt-BR"/>
            </w:rPr>
          </w:rPrChange>
        </w:rPr>
        <w:pPrChange w:id="4890" w:author="The Si Tran" w:date="2012-12-16T10:35:00Z">
          <w:pPr>
            <w:ind w:firstLine="540"/>
          </w:pPr>
        </w:pPrChange>
      </w:pPr>
      <w:del w:id="4891" w:author="The Si Tran" w:date="2012-12-06T01:51:00Z">
        <w:r w:rsidRPr="00AF1345" w:rsidDel="007850C8">
          <w:rPr>
            <w:position w:val="-12"/>
            <w:lang w:val="pt-BR"/>
          </w:rPr>
          <w:object w:dxaOrig="3600" w:dyaOrig="380" w14:anchorId="7B337824">
            <v:shape id="_x0000_i1093" type="#_x0000_t75" style="width:237.75pt;height:21.75pt" o:ole="">
              <v:imagedata r:id="rId153" o:title=""/>
            </v:shape>
            <o:OLEObject Type="Embed" ProgID="Equation.DSMT4" ShapeID="_x0000_i1093" DrawAspect="Content" ObjectID="_1417544925" r:id="rId154"/>
          </w:object>
        </w:r>
        <w:r w:rsidRPr="0049233F" w:rsidDel="007850C8">
          <w:rPr>
            <w:lang w:val="pt-BR"/>
            <w:rPrChange w:id="4892"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893" w:author="The Si Tran" w:date="2012-12-05T23:02:00Z">
            <w:rPr>
              <w:sz w:val="28"/>
              <w:szCs w:val="28"/>
              <w:lang w:val="pt-BR"/>
            </w:rPr>
          </w:rPrChange>
        </w:rPr>
        <w:pPrChange w:id="4894" w:author="The Si Tran" w:date="2012-12-16T10:35:00Z">
          <w:pPr>
            <w:ind w:firstLine="540"/>
          </w:pPr>
        </w:pPrChange>
      </w:pPr>
      <w:del w:id="4895" w:author="The Si Tran" w:date="2012-12-06T01:51:00Z">
        <w:r w:rsidRPr="00AF1345" w:rsidDel="007850C8">
          <w:rPr>
            <w:position w:val="-14"/>
            <w:lang w:val="pt-BR"/>
          </w:rPr>
          <w:object w:dxaOrig="3620" w:dyaOrig="400" w14:anchorId="0094FDCF">
            <v:shape id="_x0000_i1094" type="#_x0000_t75" style="width:237.75pt;height:21.75pt" o:ole="">
              <v:imagedata r:id="rId155" o:title=""/>
            </v:shape>
            <o:OLEObject Type="Embed" ProgID="Equation.DSMT4" ShapeID="_x0000_i1094" DrawAspect="Content" ObjectID="_1417544926" r:id="rId156"/>
          </w:object>
        </w:r>
      </w:del>
    </w:p>
    <w:p w14:paraId="359937AB" w14:textId="6687FB63" w:rsidR="007304D9" w:rsidRDefault="006A21F7" w:rsidP="007304D9">
      <w:pPr>
        <w:rPr>
          <w:lang w:val="pt-BR"/>
        </w:rPr>
      </w:pPr>
      <w:r w:rsidRPr="0049233F">
        <w:rPr>
          <w:lang w:val="pt-BR"/>
          <w:rPrChange w:id="4896" w:author="The Si Tran" w:date="2012-12-05T23:02:00Z">
            <w:rPr>
              <w:sz w:val="28"/>
              <w:szCs w:val="28"/>
              <w:lang w:val="pt-BR"/>
            </w:rPr>
          </w:rPrChange>
        </w:rPr>
        <w:t xml:space="preserve">Việc xác định các thông số </w:t>
      </w:r>
      <w:r w:rsidRPr="00423CB2">
        <w:rPr>
          <w:i/>
          <w:lang w:val="pt-BR"/>
          <w:rPrChange w:id="4897" w:author="The Si Tran" w:date="2012-12-05T23:02:00Z">
            <w:rPr>
              <w:sz w:val="28"/>
              <w:szCs w:val="28"/>
              <w:lang w:val="pt-BR"/>
            </w:rPr>
          </w:rPrChange>
        </w:rPr>
        <w:t>P</w:t>
      </w:r>
      <w:r w:rsidRPr="0049233F">
        <w:rPr>
          <w:lang w:val="pt-BR"/>
          <w:rPrChange w:id="4898" w:author="The Si Tran" w:date="2012-12-05T23:02:00Z">
            <w:rPr>
              <w:sz w:val="28"/>
              <w:szCs w:val="28"/>
              <w:lang w:val="pt-BR"/>
            </w:rPr>
          </w:rPrChange>
        </w:rPr>
        <w:t xml:space="preserve">, </w:t>
      </w:r>
      <w:r w:rsidRPr="00423CB2">
        <w:rPr>
          <w:i/>
          <w:lang w:val="pt-BR"/>
          <w:rPrChange w:id="4899" w:author="The Si Tran" w:date="2012-12-05T23:02:00Z">
            <w:rPr>
              <w:sz w:val="28"/>
              <w:szCs w:val="28"/>
              <w:lang w:val="pt-BR"/>
            </w:rPr>
          </w:rPrChange>
        </w:rPr>
        <w:t>D</w:t>
      </w:r>
      <w:r w:rsidRPr="0049233F">
        <w:rPr>
          <w:lang w:val="pt-BR"/>
          <w:rPrChange w:id="4900" w:author="The Si Tran" w:date="2012-12-05T23:02:00Z">
            <w:rPr>
              <w:sz w:val="28"/>
              <w:szCs w:val="28"/>
              <w:lang w:val="pt-BR"/>
            </w:rPr>
          </w:rPrChange>
        </w:rPr>
        <w:t xml:space="preserve">, </w:t>
      </w:r>
      <w:r w:rsidRPr="00423CB2">
        <w:rPr>
          <w:i/>
          <w:lang w:val="pt-BR"/>
          <w:rPrChange w:id="4901" w:author="The Si Tran" w:date="2012-12-05T23:02:00Z">
            <w:rPr>
              <w:sz w:val="28"/>
              <w:szCs w:val="28"/>
              <w:lang w:val="pt-BR"/>
            </w:rPr>
          </w:rPrChange>
        </w:rPr>
        <w:t>Q</w:t>
      </w:r>
      <w:r w:rsidRPr="0049233F">
        <w:rPr>
          <w:lang w:val="pt-BR"/>
          <w:rPrChange w:id="4902" w:author="The Si Tran" w:date="2012-12-05T23:02:00Z">
            <w:rPr>
              <w:sz w:val="28"/>
              <w:szCs w:val="28"/>
              <w:lang w:val="pt-BR"/>
            </w:rPr>
          </w:rPrChange>
        </w:rPr>
        <w:t xml:space="preserve"> tương tự như việc xác định các hệ số </w:t>
      </w:r>
      <w:r w:rsidRPr="00423CB2">
        <w:rPr>
          <w:i/>
          <w:lang w:val="pt-BR"/>
          <w:rPrChange w:id="4903" w:author="The Si Tran" w:date="2012-12-05T23:02:00Z">
            <w:rPr>
              <w:sz w:val="28"/>
              <w:szCs w:val="28"/>
              <w:lang w:val="pt-BR"/>
            </w:rPr>
          </w:rPrChange>
        </w:rPr>
        <w:t>p</w:t>
      </w:r>
      <w:r w:rsidRPr="0049233F">
        <w:rPr>
          <w:lang w:val="pt-BR"/>
          <w:rPrChange w:id="4904" w:author="The Si Tran" w:date="2012-12-05T23:02:00Z">
            <w:rPr>
              <w:sz w:val="28"/>
              <w:szCs w:val="28"/>
              <w:lang w:val="pt-BR"/>
            </w:rPr>
          </w:rPrChange>
        </w:rPr>
        <w:t xml:space="preserve">, </w:t>
      </w:r>
      <w:r w:rsidRPr="00423CB2">
        <w:rPr>
          <w:i/>
          <w:lang w:val="pt-BR"/>
          <w:rPrChange w:id="4905" w:author="The Si Tran" w:date="2012-12-05T23:02:00Z">
            <w:rPr>
              <w:sz w:val="28"/>
              <w:szCs w:val="28"/>
              <w:lang w:val="pt-BR"/>
            </w:rPr>
          </w:rPrChange>
        </w:rPr>
        <w:t>d</w:t>
      </w:r>
      <w:r w:rsidRPr="0049233F">
        <w:rPr>
          <w:lang w:val="pt-BR"/>
          <w:rPrChange w:id="4906" w:author="The Si Tran" w:date="2012-12-05T23:02:00Z">
            <w:rPr>
              <w:sz w:val="28"/>
              <w:szCs w:val="28"/>
              <w:lang w:val="pt-BR"/>
            </w:rPr>
          </w:rPrChange>
        </w:rPr>
        <w:t xml:space="preserve">, </w:t>
      </w:r>
      <w:r w:rsidRPr="00423CB2">
        <w:rPr>
          <w:i/>
          <w:lang w:val="pt-BR"/>
          <w:rPrChange w:id="4907" w:author="The Si Tran" w:date="2012-12-05T23:02:00Z">
            <w:rPr>
              <w:sz w:val="28"/>
              <w:szCs w:val="28"/>
              <w:lang w:val="pt-BR"/>
            </w:rPr>
          </w:rPrChange>
        </w:rPr>
        <w:t>q</w:t>
      </w:r>
      <w:r w:rsidRPr="0049233F">
        <w:rPr>
          <w:lang w:val="pt-BR"/>
          <w:rPrChange w:id="4908" w:author="The Si Tran" w:date="2012-12-05T23:02:00Z">
            <w:rPr>
              <w:sz w:val="28"/>
              <w:szCs w:val="28"/>
              <w:lang w:val="pt-BR"/>
            </w:rPr>
          </w:rPrChange>
        </w:rPr>
        <w:t xml:space="preserve"> thông thường chỉ khác ở chỗ các dấu hiệu của hàm tự tương quan và hàm tự tương quan riêng phần khác thể hiện theo các độ trễ là bội của </w:t>
      </w:r>
      <w:r w:rsidRPr="00423CB2">
        <w:rPr>
          <w:i/>
          <w:lang w:val="pt-BR"/>
          <w:rPrChange w:id="4909" w:author="The Si Tran" w:date="2012-12-05T23:02:00Z">
            <w:rPr>
              <w:sz w:val="28"/>
              <w:szCs w:val="28"/>
              <w:lang w:val="pt-BR"/>
            </w:rPr>
          </w:rPrChange>
        </w:rPr>
        <w:t>s</w:t>
      </w:r>
      <w:r w:rsidRPr="0049233F">
        <w:rPr>
          <w:lang w:val="pt-BR"/>
          <w:rPrChange w:id="4910" w:author="The Si Tran" w:date="2012-12-05T23:02:00Z">
            <w:rPr>
              <w:sz w:val="28"/>
              <w:szCs w:val="28"/>
              <w:lang w:val="pt-BR"/>
            </w:rPr>
          </w:rPrChange>
        </w:rPr>
        <w:t>.</w:t>
      </w:r>
    </w:p>
    <w:p w14:paraId="7B028F55" w14:textId="77777777" w:rsidR="006A21F7" w:rsidRPr="0049233F" w:rsidDel="00677FF8" w:rsidRDefault="006A21F7" w:rsidP="006A21F7">
      <w:pPr>
        <w:pStyle w:val="Heading2"/>
        <w:rPr>
          <w:del w:id="4911" w:author="The Si Tran" w:date="2012-12-10T20:40:00Z"/>
          <w:sz w:val="26"/>
          <w:szCs w:val="26"/>
          <w:lang w:val="pt-BR"/>
          <w:rPrChange w:id="4912" w:author="The Si Tran" w:date="2012-12-05T23:02:00Z">
            <w:rPr>
              <w:del w:id="4913" w:author="The Si Tran" w:date="2012-12-10T20:40:00Z"/>
              <w:lang w:val="pt-BR"/>
            </w:rPr>
          </w:rPrChange>
        </w:rPr>
      </w:pPr>
      <w:bookmarkStart w:id="4914" w:name="_Toc312142555"/>
      <w:del w:id="4915" w:author="The Si Tran" w:date="2012-12-10T20:40:00Z">
        <w:r w:rsidRPr="007C782C" w:rsidDel="00677FF8">
          <w:rPr>
            <w:szCs w:val="26"/>
            <w:lang w:val="pt-BR"/>
          </w:rPr>
          <w:lastRenderedPageBreak/>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916" w:name="_Toc343083584"/>
        <w:bookmarkStart w:id="4917" w:name="_Toc343083798"/>
        <w:bookmarkStart w:id="4918" w:name="_Toc343084009"/>
        <w:bookmarkStart w:id="4919" w:name="_Toc343220768"/>
        <w:bookmarkStart w:id="4920" w:name="_Toc343232272"/>
        <w:bookmarkStart w:id="4921" w:name="_Toc343232685"/>
        <w:bookmarkStart w:id="4922" w:name="_Toc343232970"/>
        <w:bookmarkStart w:id="4923" w:name="_Toc343415475"/>
        <w:bookmarkStart w:id="4924" w:name="_Toc343415771"/>
        <w:bookmarkStart w:id="4925" w:name="_Toc343452430"/>
        <w:bookmarkStart w:id="4926" w:name="_Toc343461220"/>
        <w:bookmarkStart w:id="4927" w:name="_Toc343494107"/>
        <w:bookmarkStart w:id="4928" w:name="_Toc343494319"/>
        <w:bookmarkStart w:id="4929" w:name="_Toc343495092"/>
        <w:bookmarkStart w:id="4930" w:name="_Toc343660319"/>
        <w:bookmarkStart w:id="4931" w:name="_Toc343660533"/>
        <w:bookmarkStart w:id="4932" w:name="_Toc343711161"/>
        <w:bookmarkEnd w:id="4914"/>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del>
    </w:p>
    <w:p w14:paraId="2C41ADFC" w14:textId="77777777" w:rsidR="006A21F7" w:rsidRPr="0049233F" w:rsidDel="00677FF8" w:rsidRDefault="006A21F7" w:rsidP="006A21F7">
      <w:pPr>
        <w:ind w:firstLine="540"/>
        <w:rPr>
          <w:del w:id="4933" w:author="The Si Tran" w:date="2012-12-10T20:40:00Z"/>
          <w:szCs w:val="26"/>
          <w:lang w:val="pt-BR"/>
          <w:rPrChange w:id="4934" w:author="The Si Tran" w:date="2012-12-05T23:02:00Z">
            <w:rPr>
              <w:del w:id="4935" w:author="The Si Tran" w:date="2012-12-10T20:40:00Z"/>
              <w:sz w:val="28"/>
              <w:szCs w:val="28"/>
              <w:lang w:val="pt-BR"/>
            </w:rPr>
          </w:rPrChange>
        </w:rPr>
      </w:pPr>
      <w:del w:id="4936" w:author="The Si Tran" w:date="2012-12-10T20:40:00Z">
        <w:r w:rsidRPr="0049233F" w:rsidDel="00677FF8">
          <w:rPr>
            <w:szCs w:val="26"/>
            <w:lang w:val="pt-BR"/>
            <w:rPrChange w:id="4937"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938" w:name="_Toc343083585"/>
        <w:bookmarkStart w:id="4939" w:name="_Toc343083799"/>
        <w:bookmarkStart w:id="4940" w:name="_Toc343084010"/>
        <w:bookmarkStart w:id="4941" w:name="_Toc343220769"/>
        <w:bookmarkStart w:id="4942" w:name="_Toc343232273"/>
        <w:bookmarkStart w:id="4943" w:name="_Toc343232686"/>
        <w:bookmarkStart w:id="4944" w:name="_Toc343232971"/>
        <w:bookmarkStart w:id="4945" w:name="_Toc343415476"/>
        <w:bookmarkStart w:id="4946" w:name="_Toc343415772"/>
        <w:bookmarkStart w:id="4947" w:name="_Toc343452431"/>
        <w:bookmarkStart w:id="4948" w:name="_Toc343461221"/>
        <w:bookmarkStart w:id="4949" w:name="_Toc343494108"/>
        <w:bookmarkStart w:id="4950" w:name="_Toc343494320"/>
        <w:bookmarkStart w:id="4951" w:name="_Toc343495093"/>
        <w:bookmarkStart w:id="4952" w:name="_Toc343660320"/>
        <w:bookmarkStart w:id="4953" w:name="_Toc343660534"/>
        <w:bookmarkStart w:id="4954" w:name="_Toc343711162"/>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del>
    </w:p>
    <w:p w14:paraId="6EBC6AFF" w14:textId="77777777" w:rsidR="006A21F7" w:rsidRPr="0049233F" w:rsidDel="00677FF8" w:rsidRDefault="006A21F7" w:rsidP="006A21F7">
      <w:pPr>
        <w:ind w:firstLine="540"/>
        <w:rPr>
          <w:del w:id="4955" w:author="The Si Tran" w:date="2012-12-10T20:40:00Z"/>
          <w:szCs w:val="26"/>
          <w:lang w:val="pt-BR"/>
          <w:rPrChange w:id="4956" w:author="The Si Tran" w:date="2012-12-05T23:02:00Z">
            <w:rPr>
              <w:del w:id="4957" w:author="The Si Tran" w:date="2012-12-10T20:40:00Z"/>
              <w:sz w:val="28"/>
              <w:szCs w:val="28"/>
              <w:lang w:val="pt-BR"/>
            </w:rPr>
          </w:rPrChange>
        </w:rPr>
      </w:pPr>
      <w:del w:id="4958" w:author="The Si Tran" w:date="2012-12-10T20:40:00Z">
        <w:r w:rsidRPr="0049233F" w:rsidDel="00677FF8">
          <w:rPr>
            <w:noProof/>
            <w:szCs w:val="26"/>
            <w:rPrChange w:id="4959" w:author="Unknown">
              <w:rPr>
                <w:noProof/>
                <w:sz w:val="28"/>
                <w:szCs w:val="28"/>
              </w:rPr>
            </w:rPrChange>
          </w:rPr>
          <w:drawing>
            <wp:inline distT="0" distB="0" distL="0" distR="0" wp14:anchorId="6ED9A412" wp14:editId="06DA788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960" w:name="_Toc343083586"/>
        <w:bookmarkStart w:id="4961" w:name="_Toc343083800"/>
        <w:bookmarkStart w:id="4962" w:name="_Toc343084011"/>
        <w:bookmarkStart w:id="4963" w:name="_Toc343220770"/>
        <w:bookmarkStart w:id="4964" w:name="_Toc343232274"/>
        <w:bookmarkStart w:id="4965" w:name="_Toc343232687"/>
        <w:bookmarkStart w:id="4966" w:name="_Toc343232972"/>
        <w:bookmarkStart w:id="4967" w:name="_Toc343415477"/>
        <w:bookmarkStart w:id="4968" w:name="_Toc343415773"/>
        <w:bookmarkStart w:id="4969" w:name="_Toc343452432"/>
        <w:bookmarkStart w:id="4970" w:name="_Toc343461222"/>
        <w:bookmarkStart w:id="4971" w:name="_Toc343494109"/>
        <w:bookmarkStart w:id="4972" w:name="_Toc343494321"/>
        <w:bookmarkStart w:id="4973" w:name="_Toc343495094"/>
        <w:bookmarkStart w:id="4974" w:name="_Toc343660321"/>
        <w:bookmarkStart w:id="4975" w:name="_Toc343660535"/>
        <w:bookmarkStart w:id="4976" w:name="_Toc343711163"/>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del>
    </w:p>
    <w:p w14:paraId="4D61994B" w14:textId="77777777" w:rsidR="006A21F7" w:rsidRPr="0049233F" w:rsidDel="00677FF8" w:rsidRDefault="006A21F7" w:rsidP="006A21F7">
      <w:pPr>
        <w:pStyle w:val="Caption"/>
        <w:rPr>
          <w:del w:id="4977" w:author="The Si Tran" w:date="2012-12-10T20:40:00Z"/>
          <w:sz w:val="26"/>
          <w:szCs w:val="26"/>
          <w:lang w:val="pt-BR"/>
          <w:rPrChange w:id="4978" w:author="The Si Tran" w:date="2012-12-05T23:02:00Z">
            <w:rPr>
              <w:del w:id="4979" w:author="The Si Tran" w:date="2012-12-10T20:40:00Z"/>
              <w:sz w:val="28"/>
              <w:szCs w:val="28"/>
              <w:lang w:val="pt-BR"/>
            </w:rPr>
          </w:rPrChange>
        </w:rPr>
      </w:pPr>
      <w:del w:id="4980" w:author="The Si Tran" w:date="2012-12-10T20:40:00Z">
        <w:r w:rsidRPr="0049233F" w:rsidDel="00677FF8">
          <w:rPr>
            <w:b w:val="0"/>
            <w:bCs w:val="0"/>
            <w:sz w:val="26"/>
            <w:szCs w:val="26"/>
            <w:lang w:val="pt-BR"/>
            <w:rPrChange w:id="4981" w:author="The Si Tran" w:date="2012-12-05T23:02:00Z">
              <w:rPr>
                <w:b w:val="0"/>
                <w:bCs w:val="0"/>
                <w:sz w:val="28"/>
                <w:szCs w:val="28"/>
                <w:lang w:val="pt-BR"/>
              </w:rPr>
            </w:rPrChange>
          </w:rPr>
          <w:tab/>
        </w:r>
        <w:r w:rsidRPr="0049233F" w:rsidDel="00677FF8">
          <w:rPr>
            <w:b w:val="0"/>
            <w:bCs w:val="0"/>
            <w:sz w:val="26"/>
            <w:szCs w:val="26"/>
            <w:lang w:val="pt-BR"/>
            <w:rPrChange w:id="4982" w:author="The Si Tran" w:date="2012-12-05T23:02:00Z">
              <w:rPr>
                <w:b w:val="0"/>
                <w:bCs w:val="0"/>
                <w:sz w:val="28"/>
                <w:szCs w:val="28"/>
                <w:lang w:val="pt-BR"/>
              </w:rPr>
            </w:rPrChange>
          </w:rPr>
          <w:tab/>
        </w:r>
        <w:bookmarkStart w:id="4983" w:name="_Toc312142084"/>
        <w:r w:rsidRPr="0049233F" w:rsidDel="00677FF8">
          <w:rPr>
            <w:b w:val="0"/>
            <w:bCs w:val="0"/>
            <w:sz w:val="26"/>
            <w:szCs w:val="26"/>
            <w:lang w:val="pt-BR"/>
            <w:rPrChange w:id="4984" w:author="The Si Tran" w:date="2012-12-05T23:02:00Z">
              <w:rPr>
                <w:b w:val="0"/>
                <w:bCs w:val="0"/>
                <w:sz w:val="28"/>
                <w:szCs w:val="28"/>
                <w:lang w:val="pt-BR"/>
              </w:rPr>
            </w:rPrChange>
          </w:rPr>
          <w:delText xml:space="preserve">Hình </w:delText>
        </w:r>
        <w:r w:rsidRPr="0049233F" w:rsidDel="00677FF8">
          <w:rPr>
            <w:b w:val="0"/>
            <w:bCs w:val="0"/>
            <w:sz w:val="26"/>
            <w:szCs w:val="26"/>
            <w:rPrChange w:id="4985" w:author="The Si Tran" w:date="2012-12-05T23:02:00Z">
              <w:rPr>
                <w:b w:val="0"/>
                <w:bCs w:val="0"/>
                <w:sz w:val="28"/>
                <w:szCs w:val="28"/>
              </w:rPr>
            </w:rPrChange>
          </w:rPr>
          <w:fldChar w:fldCharType="begin"/>
        </w:r>
        <w:r w:rsidRPr="0049233F" w:rsidDel="00677FF8">
          <w:rPr>
            <w:b w:val="0"/>
            <w:bCs w:val="0"/>
            <w:sz w:val="26"/>
            <w:szCs w:val="26"/>
            <w:lang w:val="pt-BR"/>
            <w:rPrChange w:id="4986"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4987" w:author="The Si Tran" w:date="2012-12-05T23:02:00Z">
              <w:rPr>
                <w:b w:val="0"/>
                <w:bCs w:val="0"/>
                <w:sz w:val="28"/>
                <w:szCs w:val="28"/>
              </w:rPr>
            </w:rPrChange>
          </w:rPr>
          <w:fldChar w:fldCharType="separate"/>
        </w:r>
        <w:r w:rsidRPr="0049233F" w:rsidDel="00677FF8">
          <w:rPr>
            <w:b w:val="0"/>
            <w:bCs w:val="0"/>
            <w:noProof/>
            <w:sz w:val="26"/>
            <w:szCs w:val="26"/>
            <w:lang w:val="pt-BR"/>
            <w:rPrChange w:id="4988" w:author="The Si Tran" w:date="2012-12-05T23:02:00Z">
              <w:rPr>
                <w:b w:val="0"/>
                <w:bCs w:val="0"/>
                <w:noProof/>
                <w:sz w:val="28"/>
                <w:szCs w:val="28"/>
                <w:lang w:val="pt-BR"/>
              </w:rPr>
            </w:rPrChange>
          </w:rPr>
          <w:delText>10</w:delText>
        </w:r>
        <w:r w:rsidRPr="0049233F" w:rsidDel="00677FF8">
          <w:rPr>
            <w:b w:val="0"/>
            <w:bCs w:val="0"/>
            <w:sz w:val="26"/>
            <w:szCs w:val="26"/>
            <w:rPrChange w:id="4989" w:author="The Si Tran" w:date="2012-12-05T23:02:00Z">
              <w:rPr>
                <w:b w:val="0"/>
                <w:bCs w:val="0"/>
                <w:sz w:val="28"/>
                <w:szCs w:val="28"/>
              </w:rPr>
            </w:rPrChange>
          </w:rPr>
          <w:fldChar w:fldCharType="end"/>
        </w:r>
        <w:r w:rsidRPr="0049233F" w:rsidDel="00677FF8">
          <w:rPr>
            <w:b w:val="0"/>
            <w:bCs w:val="0"/>
            <w:sz w:val="26"/>
            <w:szCs w:val="26"/>
            <w:lang w:val="pt-BR"/>
            <w:rPrChange w:id="4990" w:author="The Si Tran" w:date="2012-12-05T23:02:00Z">
              <w:rPr>
                <w:b w:val="0"/>
                <w:bCs w:val="0"/>
                <w:sz w:val="28"/>
                <w:szCs w:val="28"/>
                <w:lang w:val="pt-BR"/>
              </w:rPr>
            </w:rPrChange>
          </w:rPr>
          <w:delText xml:space="preserve"> Các bước xây dựng mô hình ARIMA</w:delText>
        </w:r>
        <w:bookmarkStart w:id="4991" w:name="_Toc343083587"/>
        <w:bookmarkStart w:id="4992" w:name="_Toc343083801"/>
        <w:bookmarkStart w:id="4993" w:name="_Toc343084012"/>
        <w:bookmarkStart w:id="4994" w:name="_Toc343220771"/>
        <w:bookmarkStart w:id="4995" w:name="_Toc343232275"/>
        <w:bookmarkStart w:id="4996" w:name="_Toc343232688"/>
        <w:bookmarkStart w:id="4997" w:name="_Toc343232973"/>
        <w:bookmarkStart w:id="4998" w:name="_Toc343415478"/>
        <w:bookmarkStart w:id="4999" w:name="_Toc343415774"/>
        <w:bookmarkStart w:id="5000" w:name="_Toc343452433"/>
        <w:bookmarkStart w:id="5001" w:name="_Toc343461223"/>
        <w:bookmarkStart w:id="5002" w:name="_Toc343494110"/>
        <w:bookmarkStart w:id="5003" w:name="_Toc343494322"/>
        <w:bookmarkStart w:id="5004" w:name="_Toc343495095"/>
        <w:bookmarkStart w:id="5005" w:name="_Toc343660322"/>
        <w:bookmarkStart w:id="5006" w:name="_Toc343660536"/>
        <w:bookmarkStart w:id="5007" w:name="_Toc343711164"/>
        <w:bookmarkEnd w:id="4983"/>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del>
    </w:p>
    <w:p w14:paraId="3442B860" w14:textId="77777777" w:rsidR="006A21F7" w:rsidRPr="0049233F" w:rsidDel="00677FF8" w:rsidRDefault="006A21F7" w:rsidP="006A21F7">
      <w:pPr>
        <w:ind w:firstLine="540"/>
        <w:rPr>
          <w:del w:id="5008" w:author="The Si Tran" w:date="2012-12-10T20:40:00Z"/>
          <w:b/>
          <w:szCs w:val="26"/>
          <w:lang w:val="pt-BR"/>
          <w:rPrChange w:id="5009" w:author="The Si Tran" w:date="2012-12-05T23:02:00Z">
            <w:rPr>
              <w:del w:id="5010" w:author="The Si Tran" w:date="2012-12-10T20:40:00Z"/>
              <w:b/>
              <w:sz w:val="28"/>
              <w:szCs w:val="28"/>
              <w:lang w:val="pt-BR"/>
            </w:rPr>
          </w:rPrChange>
        </w:rPr>
      </w:pPr>
      <w:del w:id="5011" w:author="The Si Tran" w:date="2012-12-10T20:40:00Z">
        <w:r w:rsidRPr="0049233F" w:rsidDel="00677FF8">
          <w:rPr>
            <w:b/>
            <w:szCs w:val="26"/>
            <w:lang w:val="pt-BR"/>
            <w:rPrChange w:id="5012" w:author="The Si Tran" w:date="2012-12-05T23:02:00Z">
              <w:rPr>
                <w:b/>
                <w:sz w:val="28"/>
                <w:szCs w:val="28"/>
                <w:lang w:val="pt-BR"/>
              </w:rPr>
            </w:rPrChange>
          </w:rPr>
          <w:delText>Bước 1: Xác định mô hình dự tuyển</w:delText>
        </w:r>
        <w:bookmarkStart w:id="5013" w:name="_Toc343083588"/>
        <w:bookmarkStart w:id="5014" w:name="_Toc343083802"/>
        <w:bookmarkStart w:id="5015" w:name="_Toc343084013"/>
        <w:bookmarkStart w:id="5016" w:name="_Toc343220772"/>
        <w:bookmarkStart w:id="5017" w:name="_Toc343232276"/>
        <w:bookmarkStart w:id="5018" w:name="_Toc343232689"/>
        <w:bookmarkStart w:id="5019" w:name="_Toc343232974"/>
        <w:bookmarkStart w:id="5020" w:name="_Toc343415479"/>
        <w:bookmarkStart w:id="5021" w:name="_Toc343415775"/>
        <w:bookmarkStart w:id="5022" w:name="_Toc343452434"/>
        <w:bookmarkStart w:id="5023" w:name="_Toc343461224"/>
        <w:bookmarkStart w:id="5024" w:name="_Toc343494111"/>
        <w:bookmarkStart w:id="5025" w:name="_Toc343494323"/>
        <w:bookmarkStart w:id="5026" w:name="_Toc343495096"/>
        <w:bookmarkStart w:id="5027" w:name="_Toc343660323"/>
        <w:bookmarkStart w:id="5028" w:name="_Toc343660537"/>
        <w:bookmarkStart w:id="5029" w:name="_Toc343711165"/>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del>
    </w:p>
    <w:p w14:paraId="7EA80473" w14:textId="77777777" w:rsidR="006A21F7" w:rsidRPr="0049233F" w:rsidDel="00677FF8" w:rsidRDefault="006A21F7" w:rsidP="006A21F7">
      <w:pPr>
        <w:ind w:firstLine="540"/>
        <w:rPr>
          <w:del w:id="5030" w:author="The Si Tran" w:date="2012-12-10T20:40:00Z"/>
          <w:szCs w:val="26"/>
          <w:lang w:val="pt-BR"/>
          <w:rPrChange w:id="5031" w:author="The Si Tran" w:date="2012-12-05T23:02:00Z">
            <w:rPr>
              <w:del w:id="5032" w:author="The Si Tran" w:date="2012-12-10T20:40:00Z"/>
              <w:sz w:val="28"/>
              <w:szCs w:val="28"/>
              <w:lang w:val="pt-BR"/>
            </w:rPr>
          </w:rPrChange>
        </w:rPr>
      </w:pPr>
      <w:del w:id="5033" w:author="The Si Tran" w:date="2012-12-10T20:40:00Z">
        <w:r w:rsidRPr="0049233F" w:rsidDel="00677FF8">
          <w:rPr>
            <w:szCs w:val="26"/>
            <w:lang w:val="pt-BR"/>
            <w:rPrChange w:id="5034"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5035" w:author="The Si Tran" w:date="2012-12-05T23:02:00Z">
              <w:rPr>
                <w:i/>
                <w:sz w:val="28"/>
                <w:szCs w:val="28"/>
                <w:lang w:val="pt-BR"/>
              </w:rPr>
            </w:rPrChange>
          </w:rPr>
          <w:delText>plot()</w:delText>
        </w:r>
        <w:r w:rsidRPr="0049233F" w:rsidDel="00677FF8">
          <w:rPr>
            <w:szCs w:val="26"/>
            <w:lang w:val="pt-BR"/>
            <w:rPrChange w:id="5036" w:author="The Si Tran" w:date="2012-12-05T23:02:00Z">
              <w:rPr>
                <w:sz w:val="28"/>
                <w:szCs w:val="28"/>
                <w:lang w:val="pt-BR"/>
              </w:rPr>
            </w:rPrChange>
          </w:rPr>
          <w:delText xml:space="preserve"> và </w:delText>
        </w:r>
        <w:r w:rsidRPr="0049233F" w:rsidDel="00677FF8">
          <w:rPr>
            <w:i/>
            <w:szCs w:val="26"/>
            <w:lang w:val="pt-BR"/>
            <w:rPrChange w:id="5037" w:author="The Si Tran" w:date="2012-12-05T23:02:00Z">
              <w:rPr>
                <w:i/>
                <w:sz w:val="28"/>
                <w:szCs w:val="28"/>
                <w:lang w:val="pt-BR"/>
              </w:rPr>
            </w:rPrChange>
          </w:rPr>
          <w:delText xml:space="preserve">acf() </w:delText>
        </w:r>
        <w:r w:rsidRPr="0049233F" w:rsidDel="00677FF8">
          <w:rPr>
            <w:szCs w:val="26"/>
            <w:lang w:val="pt-BR"/>
            <w:rPrChange w:id="5038"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5039" w:name="_Toc343083589"/>
        <w:bookmarkStart w:id="5040" w:name="_Toc343083803"/>
        <w:bookmarkStart w:id="5041" w:name="_Toc343084014"/>
        <w:bookmarkStart w:id="5042" w:name="_Toc343220773"/>
        <w:bookmarkStart w:id="5043" w:name="_Toc343232277"/>
        <w:bookmarkStart w:id="5044" w:name="_Toc343232690"/>
        <w:bookmarkStart w:id="5045" w:name="_Toc343232975"/>
        <w:bookmarkStart w:id="5046" w:name="_Toc343415480"/>
        <w:bookmarkStart w:id="5047" w:name="_Toc343415776"/>
        <w:bookmarkStart w:id="5048" w:name="_Toc343452435"/>
        <w:bookmarkStart w:id="5049" w:name="_Toc343461225"/>
        <w:bookmarkStart w:id="5050" w:name="_Toc343494112"/>
        <w:bookmarkStart w:id="5051" w:name="_Toc343494324"/>
        <w:bookmarkStart w:id="5052" w:name="_Toc343495097"/>
        <w:bookmarkStart w:id="5053" w:name="_Toc343660324"/>
        <w:bookmarkStart w:id="5054" w:name="_Toc343660538"/>
        <w:bookmarkStart w:id="5055" w:name="_Toc343711166"/>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del>
    </w:p>
    <w:p w14:paraId="0EBFBE38" w14:textId="77777777" w:rsidR="006A21F7" w:rsidRPr="0049233F" w:rsidDel="00677FF8" w:rsidRDefault="006A21F7" w:rsidP="006A21F7">
      <w:pPr>
        <w:ind w:firstLine="540"/>
        <w:rPr>
          <w:del w:id="5056" w:author="The Si Tran" w:date="2012-12-10T20:40:00Z"/>
          <w:b/>
          <w:szCs w:val="26"/>
          <w:lang w:val="pt-BR"/>
          <w:rPrChange w:id="5057" w:author="The Si Tran" w:date="2012-12-05T23:02:00Z">
            <w:rPr>
              <w:del w:id="5058" w:author="The Si Tran" w:date="2012-12-10T20:40:00Z"/>
              <w:b/>
              <w:sz w:val="28"/>
              <w:szCs w:val="28"/>
              <w:lang w:val="pt-BR"/>
            </w:rPr>
          </w:rPrChange>
        </w:rPr>
      </w:pPr>
      <w:del w:id="5059" w:author="The Si Tran" w:date="2012-12-10T20:40:00Z">
        <w:r w:rsidRPr="0049233F" w:rsidDel="00677FF8">
          <w:rPr>
            <w:b/>
            <w:szCs w:val="26"/>
            <w:lang w:val="pt-BR"/>
            <w:rPrChange w:id="5060" w:author="The Si Tran" w:date="2012-12-05T23:02:00Z">
              <w:rPr>
                <w:b/>
                <w:sz w:val="28"/>
                <w:szCs w:val="28"/>
                <w:lang w:val="pt-BR"/>
              </w:rPr>
            </w:rPrChange>
          </w:rPr>
          <w:delText>Bước 2: Ước lượng mô hình</w:delText>
        </w:r>
        <w:bookmarkStart w:id="5061" w:name="_Toc343083590"/>
        <w:bookmarkStart w:id="5062" w:name="_Toc343083804"/>
        <w:bookmarkStart w:id="5063" w:name="_Toc343084015"/>
        <w:bookmarkStart w:id="5064" w:name="_Toc343220774"/>
        <w:bookmarkStart w:id="5065" w:name="_Toc343232278"/>
        <w:bookmarkStart w:id="5066" w:name="_Toc343232691"/>
        <w:bookmarkStart w:id="5067" w:name="_Toc343232976"/>
        <w:bookmarkStart w:id="5068" w:name="_Toc343415481"/>
        <w:bookmarkStart w:id="5069" w:name="_Toc343415777"/>
        <w:bookmarkStart w:id="5070" w:name="_Toc343452436"/>
        <w:bookmarkStart w:id="5071" w:name="_Toc343461226"/>
        <w:bookmarkStart w:id="5072" w:name="_Toc343494113"/>
        <w:bookmarkStart w:id="5073" w:name="_Toc343494325"/>
        <w:bookmarkStart w:id="5074" w:name="_Toc343495098"/>
        <w:bookmarkStart w:id="5075" w:name="_Toc343660325"/>
        <w:bookmarkStart w:id="5076" w:name="_Toc343660539"/>
        <w:bookmarkStart w:id="5077" w:name="_Toc343711167"/>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del>
    </w:p>
    <w:p w14:paraId="6CF1295B" w14:textId="77777777" w:rsidR="006A21F7" w:rsidRPr="0049233F" w:rsidDel="00677FF8" w:rsidRDefault="006A21F7" w:rsidP="006A21F7">
      <w:pPr>
        <w:ind w:firstLine="540"/>
        <w:rPr>
          <w:del w:id="5078" w:author="The Si Tran" w:date="2012-12-10T20:40:00Z"/>
          <w:szCs w:val="26"/>
          <w:lang w:val="pt-BR"/>
          <w:rPrChange w:id="5079" w:author="The Si Tran" w:date="2012-12-05T23:02:00Z">
            <w:rPr>
              <w:del w:id="5080" w:author="The Si Tran" w:date="2012-12-10T20:40:00Z"/>
              <w:sz w:val="28"/>
              <w:szCs w:val="28"/>
              <w:lang w:val="pt-BR"/>
            </w:rPr>
          </w:rPrChange>
        </w:rPr>
      </w:pPr>
      <w:del w:id="5081" w:author="The Si Tran" w:date="2012-12-10T20:40:00Z">
        <w:r w:rsidRPr="0049233F" w:rsidDel="00677FF8">
          <w:rPr>
            <w:szCs w:val="26"/>
            <w:lang w:val="pt-BR"/>
            <w:rPrChange w:id="5082"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5083" w:author="The Si Tran" w:date="2012-12-05T23:02:00Z">
              <w:rPr>
                <w:i/>
                <w:sz w:val="28"/>
                <w:szCs w:val="28"/>
                <w:lang w:val="pt-BR"/>
              </w:rPr>
            </w:rPrChange>
          </w:rPr>
          <w:delText xml:space="preserve">arima() </w:delText>
        </w:r>
        <w:r w:rsidRPr="0049233F" w:rsidDel="00677FF8">
          <w:rPr>
            <w:szCs w:val="26"/>
            <w:lang w:val="pt-BR"/>
            <w:rPrChange w:id="5084" w:author="The Si Tran" w:date="2012-12-05T23:02:00Z">
              <w:rPr>
                <w:sz w:val="28"/>
                <w:szCs w:val="28"/>
                <w:lang w:val="pt-BR"/>
              </w:rPr>
            </w:rPrChange>
          </w:rPr>
          <w:delText>nhận thông số là chuỗi thời gian và bậc của mô hình để ước lượng mô hình.</w:delText>
        </w:r>
        <w:bookmarkStart w:id="5085" w:name="_Toc343083591"/>
        <w:bookmarkStart w:id="5086" w:name="_Toc343083805"/>
        <w:bookmarkStart w:id="5087" w:name="_Toc343084016"/>
        <w:bookmarkStart w:id="5088" w:name="_Toc343220775"/>
        <w:bookmarkStart w:id="5089" w:name="_Toc343232279"/>
        <w:bookmarkStart w:id="5090" w:name="_Toc343232692"/>
        <w:bookmarkStart w:id="5091" w:name="_Toc343232977"/>
        <w:bookmarkStart w:id="5092" w:name="_Toc343415482"/>
        <w:bookmarkStart w:id="5093" w:name="_Toc343415778"/>
        <w:bookmarkStart w:id="5094" w:name="_Toc343452437"/>
        <w:bookmarkStart w:id="5095" w:name="_Toc343461227"/>
        <w:bookmarkStart w:id="5096" w:name="_Toc343494114"/>
        <w:bookmarkStart w:id="5097" w:name="_Toc343494326"/>
        <w:bookmarkStart w:id="5098" w:name="_Toc343495099"/>
        <w:bookmarkStart w:id="5099" w:name="_Toc343660326"/>
        <w:bookmarkStart w:id="5100" w:name="_Toc343660540"/>
        <w:bookmarkStart w:id="5101" w:name="_Toc343711168"/>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del>
    </w:p>
    <w:p w14:paraId="7ACC7F0B" w14:textId="77777777" w:rsidR="006A21F7" w:rsidRPr="0049233F" w:rsidDel="00677FF8" w:rsidRDefault="006A21F7" w:rsidP="006A21F7">
      <w:pPr>
        <w:ind w:firstLine="540"/>
        <w:rPr>
          <w:del w:id="5102" w:author="The Si Tran" w:date="2012-12-10T20:40:00Z"/>
          <w:b/>
          <w:szCs w:val="26"/>
          <w:lang w:val="pt-BR"/>
          <w:rPrChange w:id="5103" w:author="The Si Tran" w:date="2012-12-05T23:02:00Z">
            <w:rPr>
              <w:del w:id="5104" w:author="The Si Tran" w:date="2012-12-10T20:40:00Z"/>
              <w:b/>
              <w:sz w:val="28"/>
              <w:szCs w:val="28"/>
              <w:lang w:val="pt-BR"/>
            </w:rPr>
          </w:rPrChange>
        </w:rPr>
      </w:pPr>
      <w:del w:id="5105" w:author="The Si Tran" w:date="2012-12-10T20:40:00Z">
        <w:r w:rsidRPr="0049233F" w:rsidDel="00677FF8">
          <w:rPr>
            <w:b/>
            <w:szCs w:val="26"/>
            <w:lang w:val="pt-BR"/>
            <w:rPrChange w:id="5106" w:author="The Si Tran" w:date="2012-12-05T23:02:00Z">
              <w:rPr>
                <w:b/>
                <w:sz w:val="28"/>
                <w:szCs w:val="28"/>
                <w:lang w:val="pt-BR"/>
              </w:rPr>
            </w:rPrChange>
          </w:rPr>
          <w:delText>Bước 3: Kiểm tra mô hình</w:delText>
        </w:r>
        <w:bookmarkStart w:id="5107" w:name="_Toc343083592"/>
        <w:bookmarkStart w:id="5108" w:name="_Toc343083806"/>
        <w:bookmarkStart w:id="5109" w:name="_Toc343084017"/>
        <w:bookmarkStart w:id="5110" w:name="_Toc343220776"/>
        <w:bookmarkStart w:id="5111" w:name="_Toc343232280"/>
        <w:bookmarkStart w:id="5112" w:name="_Toc343232693"/>
        <w:bookmarkStart w:id="5113" w:name="_Toc343232978"/>
        <w:bookmarkStart w:id="5114" w:name="_Toc343415483"/>
        <w:bookmarkStart w:id="5115" w:name="_Toc343415779"/>
        <w:bookmarkStart w:id="5116" w:name="_Toc343452438"/>
        <w:bookmarkStart w:id="5117" w:name="_Toc343461228"/>
        <w:bookmarkStart w:id="5118" w:name="_Toc343494115"/>
        <w:bookmarkStart w:id="5119" w:name="_Toc343494327"/>
        <w:bookmarkStart w:id="5120" w:name="_Toc343495100"/>
        <w:bookmarkStart w:id="5121" w:name="_Toc343660327"/>
        <w:bookmarkStart w:id="5122" w:name="_Toc343660541"/>
        <w:bookmarkStart w:id="5123" w:name="_Toc343711169"/>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del>
    </w:p>
    <w:p w14:paraId="1232B3EC" w14:textId="77777777" w:rsidR="006A21F7" w:rsidRPr="0049233F" w:rsidDel="00677FF8" w:rsidRDefault="006A21F7" w:rsidP="006A21F7">
      <w:pPr>
        <w:ind w:firstLine="540"/>
        <w:rPr>
          <w:del w:id="5124" w:author="The Si Tran" w:date="2012-12-10T20:40:00Z"/>
          <w:szCs w:val="26"/>
          <w:lang w:val="pt-BR"/>
          <w:rPrChange w:id="5125" w:author="The Si Tran" w:date="2012-12-05T23:02:00Z">
            <w:rPr>
              <w:del w:id="5126" w:author="The Si Tran" w:date="2012-12-10T20:40:00Z"/>
              <w:sz w:val="28"/>
              <w:szCs w:val="28"/>
              <w:lang w:val="pt-BR"/>
            </w:rPr>
          </w:rPrChange>
        </w:rPr>
      </w:pPr>
      <w:del w:id="5127" w:author="The Si Tran" w:date="2012-12-10T20:40:00Z">
        <w:r w:rsidRPr="0049233F" w:rsidDel="00677FF8">
          <w:rPr>
            <w:szCs w:val="26"/>
            <w:lang w:val="pt-BR"/>
            <w:rPrChange w:id="5128"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5" type="#_x0000_t75" style="width:44.25pt;height:12.75pt" o:ole="">
              <v:imagedata r:id="rId134" o:title=""/>
            </v:shape>
            <o:OLEObject Type="Embed" ProgID="Equation.DSMT4" ShapeID="_x0000_i1095" DrawAspect="Content" ObjectID="_1417544927" r:id="rId158"/>
          </w:object>
        </w:r>
        <w:r w:rsidRPr="0049233F" w:rsidDel="00677FF8">
          <w:rPr>
            <w:szCs w:val="26"/>
            <w:lang w:val="pt-BR"/>
            <w:rPrChange w:id="5129" w:author="The Si Tran" w:date="2012-12-05T23:02:00Z">
              <w:rPr>
                <w:sz w:val="28"/>
                <w:szCs w:val="28"/>
                <w:lang w:val="pt-BR"/>
              </w:rPr>
            </w:rPrChange>
          </w:rPr>
          <w:delText xml:space="preserve"> (N là kích thước chuỗi thặng dư) thì chuỗi thặng dư là ngẫu nhiên.</w:delText>
        </w:r>
        <w:bookmarkStart w:id="5130" w:name="_Toc343083593"/>
        <w:bookmarkStart w:id="5131" w:name="_Toc343083807"/>
        <w:bookmarkStart w:id="5132" w:name="_Toc343084018"/>
        <w:bookmarkStart w:id="5133" w:name="_Toc343220777"/>
        <w:bookmarkStart w:id="5134" w:name="_Toc343232281"/>
        <w:bookmarkStart w:id="5135" w:name="_Toc343232694"/>
        <w:bookmarkStart w:id="5136" w:name="_Toc343232979"/>
        <w:bookmarkStart w:id="5137" w:name="_Toc343415484"/>
        <w:bookmarkStart w:id="5138" w:name="_Toc343415780"/>
        <w:bookmarkStart w:id="5139" w:name="_Toc343452439"/>
        <w:bookmarkStart w:id="5140" w:name="_Toc343461229"/>
        <w:bookmarkStart w:id="5141" w:name="_Toc343494116"/>
        <w:bookmarkStart w:id="5142" w:name="_Toc343494328"/>
        <w:bookmarkStart w:id="5143" w:name="_Toc343495101"/>
        <w:bookmarkStart w:id="5144" w:name="_Toc343660328"/>
        <w:bookmarkStart w:id="5145" w:name="_Toc343660542"/>
        <w:bookmarkStart w:id="5146" w:name="_Toc343711170"/>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del>
    </w:p>
    <w:p w14:paraId="3E2D2001" w14:textId="77777777" w:rsidR="006A21F7" w:rsidRPr="0049233F" w:rsidDel="00677FF8" w:rsidRDefault="006A21F7" w:rsidP="006A21F7">
      <w:pPr>
        <w:ind w:firstLine="540"/>
        <w:rPr>
          <w:del w:id="5147" w:author="The Si Tran" w:date="2012-12-10T20:40:00Z"/>
          <w:szCs w:val="26"/>
          <w:lang w:val="pt-BR"/>
          <w:rPrChange w:id="5148" w:author="The Si Tran" w:date="2012-12-05T23:02:00Z">
            <w:rPr>
              <w:del w:id="5149" w:author="The Si Tran" w:date="2012-12-10T20:40:00Z"/>
              <w:sz w:val="28"/>
              <w:szCs w:val="28"/>
              <w:lang w:val="pt-BR"/>
            </w:rPr>
          </w:rPrChange>
        </w:rPr>
      </w:pPr>
      <w:del w:id="5150" w:author="The Si Tran" w:date="2012-12-10T20:40:00Z">
        <w:r w:rsidRPr="0049233F" w:rsidDel="00677FF8">
          <w:rPr>
            <w:szCs w:val="26"/>
            <w:lang w:val="pt-BR"/>
            <w:rPrChange w:id="5151"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5152" w:name="_Toc343083594"/>
        <w:bookmarkStart w:id="5153" w:name="_Toc343083808"/>
        <w:bookmarkStart w:id="5154" w:name="_Toc343084019"/>
        <w:bookmarkStart w:id="5155" w:name="_Toc343220778"/>
        <w:bookmarkStart w:id="5156" w:name="_Toc343232282"/>
        <w:bookmarkStart w:id="5157" w:name="_Toc343232695"/>
        <w:bookmarkStart w:id="5158" w:name="_Toc343232980"/>
        <w:bookmarkStart w:id="5159" w:name="_Toc343415485"/>
        <w:bookmarkStart w:id="5160" w:name="_Toc343415781"/>
        <w:bookmarkStart w:id="5161" w:name="_Toc343452440"/>
        <w:bookmarkStart w:id="5162" w:name="_Toc343461230"/>
        <w:bookmarkStart w:id="5163" w:name="_Toc343494117"/>
        <w:bookmarkStart w:id="5164" w:name="_Toc343494329"/>
        <w:bookmarkStart w:id="5165" w:name="_Toc343495102"/>
        <w:bookmarkStart w:id="5166" w:name="_Toc343660329"/>
        <w:bookmarkStart w:id="5167" w:name="_Toc343660543"/>
        <w:bookmarkStart w:id="5168" w:name="_Toc34371117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del>
    </w:p>
    <w:p w14:paraId="643193D6" w14:textId="77777777" w:rsidR="007850C8" w:rsidRPr="000D001B" w:rsidDel="000B65E4" w:rsidRDefault="006A21F7">
      <w:pPr>
        <w:ind w:left="1440" w:firstLine="720"/>
        <w:rPr>
          <w:del w:id="5169" w:author="The Si Tran" w:date="2012-12-06T01:54:00Z"/>
          <w:szCs w:val="26"/>
          <w:lang w:val="fr-FR"/>
          <w:rPrChange w:id="5170" w:author="The Si Tran" w:date="2012-12-06T01:53:00Z">
            <w:rPr>
              <w:del w:id="5171" w:author="The Si Tran" w:date="2012-12-06T01:54:00Z"/>
              <w:sz w:val="28"/>
              <w:szCs w:val="28"/>
              <w:lang w:val="fr-FR"/>
            </w:rPr>
          </w:rPrChange>
        </w:rPr>
        <w:pPrChange w:id="5172" w:author="The Si Tran" w:date="2012-12-06T01:53:00Z">
          <w:pPr>
            <w:ind w:firstLine="540"/>
          </w:pPr>
        </w:pPrChange>
      </w:pPr>
      <w:del w:id="5173" w:author="The Si Tran" w:date="2012-12-10T20:40:00Z">
        <w:r w:rsidRPr="00AF1345" w:rsidDel="00677FF8">
          <w:rPr>
            <w:position w:val="-4"/>
            <w:szCs w:val="26"/>
            <w:lang w:val="pt-BR"/>
          </w:rPr>
          <w:object w:dxaOrig="180" w:dyaOrig="279" w14:anchorId="4F983E8D">
            <v:shape id="_x0000_i1096" type="#_x0000_t75" style="width:7.5pt;height:12.75pt" o:ole="">
              <v:imagedata r:id="rId19" o:title=""/>
            </v:shape>
            <o:OLEObject Type="Embed" ProgID="Equation.DSMT4" ShapeID="_x0000_i1096" DrawAspect="Content" ObjectID="_1417544928" r:id="rId159"/>
          </w:object>
        </w:r>
        <w:r w:rsidRPr="0049233F" w:rsidDel="00677FF8">
          <w:rPr>
            <w:szCs w:val="26"/>
            <w:lang w:val="fr-FR"/>
            <w:rPrChange w:id="5174" w:author="The Si Tran" w:date="2012-12-05T23:02:00Z">
              <w:rPr>
                <w:sz w:val="28"/>
                <w:szCs w:val="28"/>
                <w:lang w:val="fr-FR"/>
              </w:rPr>
            </w:rPrChange>
          </w:rPr>
          <w:delText>Phép thử Q là:</w:delText>
        </w:r>
      </w:del>
      <w:bookmarkStart w:id="5175" w:name="_Toc343083595"/>
      <w:bookmarkStart w:id="5176" w:name="_Toc343083809"/>
      <w:bookmarkStart w:id="5177" w:name="_Toc343084020"/>
      <w:bookmarkStart w:id="5178" w:name="_Toc343220779"/>
      <w:bookmarkStart w:id="5179" w:name="_Toc343232283"/>
      <w:bookmarkStart w:id="5180" w:name="_Toc343232696"/>
      <w:bookmarkStart w:id="5181" w:name="_Toc343232981"/>
      <w:bookmarkStart w:id="5182" w:name="_Toc343415486"/>
      <w:bookmarkStart w:id="5183" w:name="_Toc343415782"/>
      <w:bookmarkStart w:id="5184" w:name="_Toc343452441"/>
      <w:bookmarkStart w:id="5185" w:name="_Toc343461231"/>
      <w:bookmarkStart w:id="5186" w:name="_Toc343494118"/>
      <w:bookmarkStart w:id="5187" w:name="_Toc343494330"/>
      <w:bookmarkStart w:id="5188" w:name="_Toc343495103"/>
      <w:bookmarkStart w:id="5189" w:name="_Toc343660330"/>
      <w:bookmarkStart w:id="5190" w:name="_Toc343660544"/>
      <w:bookmarkStart w:id="5191" w:name="_Toc343711172"/>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p>
    <w:p w14:paraId="5D0171E6" w14:textId="77777777" w:rsidR="006A21F7" w:rsidRPr="0049233F" w:rsidDel="00677FF8" w:rsidRDefault="006A21F7">
      <w:pPr>
        <w:ind w:left="1440" w:firstLine="720"/>
        <w:rPr>
          <w:del w:id="5192" w:author="The Si Tran" w:date="2012-12-10T20:40:00Z"/>
          <w:szCs w:val="26"/>
          <w:lang w:val="pt-BR"/>
          <w:rPrChange w:id="5193" w:author="The Si Tran" w:date="2012-12-05T23:02:00Z">
            <w:rPr>
              <w:del w:id="5194" w:author="The Si Tran" w:date="2012-12-10T20:40:00Z"/>
              <w:sz w:val="28"/>
              <w:szCs w:val="28"/>
              <w:lang w:val="pt-BR"/>
            </w:rPr>
          </w:rPrChange>
        </w:rPr>
        <w:pPrChange w:id="5195" w:author="The Si Tran" w:date="2012-12-06T01:54:00Z">
          <w:pPr>
            <w:ind w:firstLine="540"/>
          </w:pPr>
        </w:pPrChange>
      </w:pPr>
      <w:del w:id="5196" w:author="The Si Tran" w:date="2012-12-06T01:54:00Z">
        <w:r w:rsidRPr="0049233F" w:rsidDel="000B65E4">
          <w:rPr>
            <w:szCs w:val="26"/>
            <w:lang w:val="fr-FR"/>
            <w:rPrChange w:id="5197"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7" type="#_x0000_t75" style="width:151.5pt;height:50.25pt" o:ole="">
              <v:imagedata r:id="rId160" o:title=""/>
            </v:shape>
            <o:OLEObject Type="Embed" ProgID="Equation.DSMT4" ShapeID="_x0000_i1097" DrawAspect="Content" ObjectID="_1417544929" r:id="rId161"/>
          </w:object>
        </w:r>
      </w:del>
      <w:del w:id="5198" w:author="The Si Tran" w:date="2012-12-10T20:40:00Z">
        <w:r w:rsidRPr="00E078AF" w:rsidDel="00677FF8">
          <w:rPr>
            <w:position w:val="-4"/>
            <w:szCs w:val="26"/>
            <w:lang w:val="pt-BR"/>
          </w:rPr>
          <w:object w:dxaOrig="180" w:dyaOrig="279" w14:anchorId="28D84A66">
            <v:shape id="_x0000_i1098" type="#_x0000_t75" style="width:7.5pt;height:12.75pt" o:ole="">
              <v:imagedata r:id="rId19" o:title=""/>
            </v:shape>
            <o:OLEObject Type="Embed" ProgID="Equation.DSMT4" ShapeID="_x0000_i1098" DrawAspect="Content" ObjectID="_1417544930" r:id="rId162"/>
          </w:object>
        </w:r>
        <w:bookmarkStart w:id="5199" w:name="_Toc343083596"/>
        <w:bookmarkStart w:id="5200" w:name="_Toc343083810"/>
        <w:bookmarkStart w:id="5201" w:name="_Toc343084021"/>
        <w:bookmarkStart w:id="5202" w:name="_Toc343220780"/>
        <w:bookmarkStart w:id="5203" w:name="_Toc343232284"/>
        <w:bookmarkStart w:id="5204" w:name="_Toc343232697"/>
        <w:bookmarkStart w:id="5205" w:name="_Toc343232982"/>
        <w:bookmarkStart w:id="5206" w:name="_Toc343415487"/>
        <w:bookmarkStart w:id="5207" w:name="_Toc343415783"/>
        <w:bookmarkStart w:id="5208" w:name="_Toc343452442"/>
        <w:bookmarkStart w:id="5209" w:name="_Toc343461232"/>
        <w:bookmarkStart w:id="5210" w:name="_Toc343494119"/>
        <w:bookmarkStart w:id="5211" w:name="_Toc343494331"/>
        <w:bookmarkStart w:id="5212" w:name="_Toc343495104"/>
        <w:bookmarkStart w:id="5213" w:name="_Toc343660331"/>
        <w:bookmarkStart w:id="5214" w:name="_Toc343660545"/>
        <w:bookmarkStart w:id="5215" w:name="_Toc343711173"/>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del>
    </w:p>
    <w:p w14:paraId="1B7B79BF" w14:textId="77777777" w:rsidR="006A21F7" w:rsidRPr="0049233F" w:rsidDel="00677FF8" w:rsidRDefault="006A21F7" w:rsidP="006A21F7">
      <w:pPr>
        <w:ind w:firstLine="540"/>
        <w:rPr>
          <w:del w:id="5216" w:author="The Si Tran" w:date="2012-12-10T20:40:00Z"/>
          <w:szCs w:val="26"/>
          <w:lang w:val="pt-BR"/>
          <w:rPrChange w:id="5217" w:author="The Si Tran" w:date="2012-12-05T23:02:00Z">
            <w:rPr>
              <w:del w:id="5218" w:author="The Si Tran" w:date="2012-12-10T20:40:00Z"/>
              <w:sz w:val="28"/>
              <w:szCs w:val="28"/>
              <w:lang w:val="pt-BR"/>
            </w:rPr>
          </w:rPrChange>
        </w:rPr>
      </w:pPr>
      <w:del w:id="5219" w:author="The Si Tran" w:date="2012-12-10T20:40:00Z">
        <w:r w:rsidRPr="0049233F" w:rsidDel="00677FF8">
          <w:rPr>
            <w:szCs w:val="26"/>
            <w:lang w:val="pt-BR"/>
            <w:rPrChange w:id="5220" w:author="The Si Tran" w:date="2012-12-05T23:02:00Z">
              <w:rPr>
                <w:sz w:val="28"/>
                <w:szCs w:val="28"/>
                <w:lang w:val="pt-BR"/>
              </w:rPr>
            </w:rPrChange>
          </w:rPr>
          <w:delText xml:space="preserve">Với </w:delText>
        </w:r>
        <w:bookmarkStart w:id="5221" w:name="_Toc343083597"/>
        <w:bookmarkStart w:id="5222" w:name="_Toc343083811"/>
        <w:bookmarkStart w:id="5223" w:name="_Toc343084022"/>
        <w:bookmarkStart w:id="5224" w:name="_Toc343220781"/>
        <w:bookmarkStart w:id="5225" w:name="_Toc343232285"/>
        <w:bookmarkStart w:id="5226" w:name="_Toc343232698"/>
        <w:bookmarkStart w:id="5227" w:name="_Toc343232983"/>
        <w:bookmarkStart w:id="5228" w:name="_Toc343415488"/>
        <w:bookmarkStart w:id="5229" w:name="_Toc343415784"/>
        <w:bookmarkStart w:id="5230" w:name="_Toc343452443"/>
        <w:bookmarkStart w:id="5231" w:name="_Toc343461233"/>
        <w:bookmarkStart w:id="5232" w:name="_Toc343494120"/>
        <w:bookmarkStart w:id="5233" w:name="_Toc343494332"/>
        <w:bookmarkStart w:id="5234" w:name="_Toc343495105"/>
        <w:bookmarkStart w:id="5235" w:name="_Toc343660332"/>
        <w:bookmarkStart w:id="5236" w:name="_Toc343660546"/>
        <w:bookmarkStart w:id="5237" w:name="_Toc343711174"/>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del>
    </w:p>
    <w:p w14:paraId="6AFA4B28" w14:textId="77777777" w:rsidR="006A21F7" w:rsidRPr="0049233F" w:rsidDel="00677FF8" w:rsidRDefault="006A21F7" w:rsidP="006A21F7">
      <w:pPr>
        <w:ind w:firstLine="540"/>
        <w:rPr>
          <w:del w:id="5238" w:author="The Si Tran" w:date="2012-12-10T20:40:00Z"/>
          <w:szCs w:val="26"/>
          <w:lang w:val="pt-BR"/>
          <w:rPrChange w:id="5239" w:author="The Si Tran" w:date="2012-12-05T23:02:00Z">
            <w:rPr>
              <w:del w:id="5240" w:author="The Si Tran" w:date="2012-12-10T20:40:00Z"/>
              <w:sz w:val="28"/>
              <w:szCs w:val="28"/>
              <w:lang w:val="pt-BR"/>
            </w:rPr>
          </w:rPrChange>
        </w:rPr>
      </w:pPr>
      <w:del w:id="5241" w:author="The Si Tran" w:date="2012-12-06T20:22:00Z">
        <w:r w:rsidRPr="00AF1345" w:rsidDel="00A96CBA">
          <w:rPr>
            <w:position w:val="-12"/>
            <w:szCs w:val="26"/>
            <w:lang w:val="pt-BR"/>
          </w:rPr>
          <w:object w:dxaOrig="520" w:dyaOrig="360" w14:anchorId="0CAAF5E9">
            <v:shape id="_x0000_i1099" type="#_x0000_t75" style="width:27.75pt;height:21.75pt" o:ole="">
              <v:imagedata r:id="rId163" o:title=""/>
            </v:shape>
            <o:OLEObject Type="Embed" ProgID="Equation.DSMT4" ShapeID="_x0000_i1099" DrawAspect="Content" ObjectID="_1417544931" r:id="rId164"/>
          </w:object>
        </w:r>
      </w:del>
      <w:del w:id="5242" w:author="The Si Tran" w:date="2012-12-10T20:40:00Z">
        <w:r w:rsidRPr="0049233F" w:rsidDel="00677FF8">
          <w:rPr>
            <w:szCs w:val="26"/>
            <w:lang w:val="pt-BR"/>
            <w:rPrChange w:id="5243" w:author="The Si Tran" w:date="2012-12-05T23:02:00Z">
              <w:rPr>
                <w:sz w:val="28"/>
                <w:szCs w:val="28"/>
                <w:lang w:val="pt-BR"/>
              </w:rPr>
            </w:rPrChange>
          </w:rPr>
          <w:delText xml:space="preserve"> là hệ số tự tương quan của thặng dư ở độ trễ </w:delText>
        </w:r>
      </w:del>
      <w:del w:id="5244" w:author="The Si Tran" w:date="2012-12-06T20:22:00Z">
        <w:r w:rsidRPr="0049233F" w:rsidDel="00A96CBA">
          <w:rPr>
            <w:szCs w:val="26"/>
            <w:lang w:val="pt-BR"/>
            <w:rPrChange w:id="5245" w:author="The Si Tran" w:date="2012-12-05T23:02:00Z">
              <w:rPr>
                <w:sz w:val="28"/>
                <w:szCs w:val="28"/>
                <w:lang w:val="pt-BR"/>
              </w:rPr>
            </w:rPrChange>
          </w:rPr>
          <w:delText>k</w:delText>
        </w:r>
      </w:del>
      <w:del w:id="5246" w:author="The Si Tran" w:date="2012-12-10T20:40:00Z">
        <w:r w:rsidRPr="0049233F" w:rsidDel="00677FF8">
          <w:rPr>
            <w:szCs w:val="26"/>
            <w:lang w:val="pt-BR"/>
            <w:rPrChange w:id="5247" w:author="The Si Tran" w:date="2012-12-05T23:02:00Z">
              <w:rPr>
                <w:sz w:val="28"/>
                <w:szCs w:val="28"/>
                <w:lang w:val="pt-BR"/>
              </w:rPr>
            </w:rPrChange>
          </w:rPr>
          <w:delText>.</w:delText>
        </w:r>
        <w:bookmarkStart w:id="5248" w:name="_Toc343083598"/>
        <w:bookmarkStart w:id="5249" w:name="_Toc343083812"/>
        <w:bookmarkStart w:id="5250" w:name="_Toc343084023"/>
        <w:bookmarkStart w:id="5251" w:name="_Toc343220782"/>
        <w:bookmarkStart w:id="5252" w:name="_Toc343232286"/>
        <w:bookmarkStart w:id="5253" w:name="_Toc343232699"/>
        <w:bookmarkStart w:id="5254" w:name="_Toc343232984"/>
        <w:bookmarkStart w:id="5255" w:name="_Toc343415489"/>
        <w:bookmarkStart w:id="5256" w:name="_Toc343415785"/>
        <w:bookmarkStart w:id="5257" w:name="_Toc343452444"/>
        <w:bookmarkStart w:id="5258" w:name="_Toc343461234"/>
        <w:bookmarkStart w:id="5259" w:name="_Toc343494121"/>
        <w:bookmarkStart w:id="5260" w:name="_Toc343494333"/>
        <w:bookmarkStart w:id="5261" w:name="_Toc343495106"/>
        <w:bookmarkStart w:id="5262" w:name="_Toc343660333"/>
        <w:bookmarkStart w:id="5263" w:name="_Toc343660547"/>
        <w:bookmarkStart w:id="5264" w:name="_Toc343711175"/>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del>
    </w:p>
    <w:p w14:paraId="1F223545" w14:textId="77777777" w:rsidR="006A21F7" w:rsidRPr="0049233F" w:rsidDel="00677FF8" w:rsidRDefault="006A21F7" w:rsidP="006A21F7">
      <w:pPr>
        <w:ind w:firstLine="540"/>
        <w:rPr>
          <w:del w:id="5265" w:author="The Si Tran" w:date="2012-12-10T20:40:00Z"/>
          <w:szCs w:val="26"/>
          <w:lang w:val="pt-BR"/>
          <w:rPrChange w:id="5266" w:author="The Si Tran" w:date="2012-12-05T23:02:00Z">
            <w:rPr>
              <w:del w:id="5267" w:author="The Si Tran" w:date="2012-12-10T20:40:00Z"/>
              <w:sz w:val="28"/>
              <w:szCs w:val="28"/>
              <w:lang w:val="pt-BR"/>
            </w:rPr>
          </w:rPrChange>
        </w:rPr>
      </w:pPr>
      <w:del w:id="5268" w:author="The Si Tran" w:date="2012-12-06T20:22:00Z">
        <w:r w:rsidRPr="0049233F" w:rsidDel="00A96CBA">
          <w:rPr>
            <w:szCs w:val="26"/>
            <w:lang w:val="pt-BR"/>
            <w:rPrChange w:id="5269" w:author="The Si Tran" w:date="2012-12-05T23:02:00Z">
              <w:rPr>
                <w:sz w:val="28"/>
                <w:szCs w:val="28"/>
                <w:lang w:val="pt-BR"/>
              </w:rPr>
            </w:rPrChange>
          </w:rPr>
          <w:delText xml:space="preserve">n </w:delText>
        </w:r>
      </w:del>
      <w:del w:id="5270" w:author="The Si Tran" w:date="2012-12-10T20:40:00Z">
        <w:r w:rsidRPr="0049233F" w:rsidDel="00677FF8">
          <w:rPr>
            <w:szCs w:val="26"/>
            <w:lang w:val="pt-BR"/>
            <w:rPrChange w:id="5271" w:author="The Si Tran" w:date="2012-12-05T23:02:00Z">
              <w:rPr>
                <w:sz w:val="28"/>
                <w:szCs w:val="28"/>
                <w:lang w:val="pt-BR"/>
              </w:rPr>
            </w:rPrChange>
          </w:rPr>
          <w:delText>là kích thước của chuỗi thặng dư.</w:delText>
        </w:r>
        <w:bookmarkStart w:id="5272" w:name="_Toc343083599"/>
        <w:bookmarkStart w:id="5273" w:name="_Toc343083813"/>
        <w:bookmarkStart w:id="5274" w:name="_Toc343084024"/>
        <w:bookmarkStart w:id="5275" w:name="_Toc343220783"/>
        <w:bookmarkStart w:id="5276" w:name="_Toc343232287"/>
        <w:bookmarkStart w:id="5277" w:name="_Toc343232700"/>
        <w:bookmarkStart w:id="5278" w:name="_Toc343232985"/>
        <w:bookmarkStart w:id="5279" w:name="_Toc343415490"/>
        <w:bookmarkStart w:id="5280" w:name="_Toc343415786"/>
        <w:bookmarkStart w:id="5281" w:name="_Toc343452445"/>
        <w:bookmarkStart w:id="5282" w:name="_Toc343461235"/>
        <w:bookmarkStart w:id="5283" w:name="_Toc343494122"/>
        <w:bookmarkStart w:id="5284" w:name="_Toc343494334"/>
        <w:bookmarkStart w:id="5285" w:name="_Toc343495107"/>
        <w:bookmarkStart w:id="5286" w:name="_Toc343660334"/>
        <w:bookmarkStart w:id="5287" w:name="_Toc343660548"/>
        <w:bookmarkStart w:id="5288" w:name="_Toc343711176"/>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del>
    </w:p>
    <w:p w14:paraId="7E6255BB" w14:textId="77777777" w:rsidR="006A21F7" w:rsidRPr="0049233F" w:rsidDel="00677FF8" w:rsidRDefault="006A21F7" w:rsidP="006A21F7">
      <w:pPr>
        <w:ind w:firstLine="540"/>
        <w:rPr>
          <w:del w:id="5289" w:author="The Si Tran" w:date="2012-12-10T20:40:00Z"/>
          <w:szCs w:val="26"/>
          <w:lang w:val="fr-FR"/>
          <w:rPrChange w:id="5290" w:author="The Si Tran" w:date="2012-12-05T23:02:00Z">
            <w:rPr>
              <w:del w:id="5291" w:author="The Si Tran" w:date="2012-12-10T20:40:00Z"/>
              <w:sz w:val="28"/>
              <w:szCs w:val="28"/>
              <w:lang w:val="fr-FR"/>
            </w:rPr>
          </w:rPrChange>
        </w:rPr>
      </w:pPr>
      <w:del w:id="5292" w:author="The Si Tran" w:date="2012-12-06T20:22:00Z">
        <w:r w:rsidRPr="0049233F" w:rsidDel="00A96CBA">
          <w:rPr>
            <w:szCs w:val="26"/>
            <w:lang w:val="fr-FR"/>
            <w:rPrChange w:id="5293" w:author="The Si Tran" w:date="2012-12-05T23:02:00Z">
              <w:rPr>
                <w:sz w:val="28"/>
                <w:szCs w:val="28"/>
                <w:lang w:val="fr-FR"/>
              </w:rPr>
            </w:rPrChange>
          </w:rPr>
          <w:delText>k</w:delText>
        </w:r>
      </w:del>
      <w:del w:id="5294" w:author="The Si Tran" w:date="2012-12-10T20:40:00Z">
        <w:r w:rsidRPr="0049233F" w:rsidDel="00677FF8">
          <w:rPr>
            <w:szCs w:val="26"/>
            <w:lang w:val="fr-FR"/>
            <w:rPrChange w:id="5295" w:author="The Si Tran" w:date="2012-12-05T23:02:00Z">
              <w:rPr>
                <w:sz w:val="28"/>
                <w:szCs w:val="28"/>
                <w:lang w:val="fr-FR"/>
              </w:rPr>
            </w:rPrChange>
          </w:rPr>
          <w:delText xml:space="preserve"> là độ trễ</w:delText>
        </w:r>
        <w:bookmarkStart w:id="5296" w:name="_Toc343083600"/>
        <w:bookmarkStart w:id="5297" w:name="_Toc343083814"/>
        <w:bookmarkStart w:id="5298" w:name="_Toc343084025"/>
        <w:bookmarkStart w:id="5299" w:name="_Toc343220784"/>
        <w:bookmarkStart w:id="5300" w:name="_Toc343232288"/>
        <w:bookmarkStart w:id="5301" w:name="_Toc343232701"/>
        <w:bookmarkStart w:id="5302" w:name="_Toc343232986"/>
        <w:bookmarkStart w:id="5303" w:name="_Toc343415491"/>
        <w:bookmarkStart w:id="5304" w:name="_Toc343415787"/>
        <w:bookmarkStart w:id="5305" w:name="_Toc343452446"/>
        <w:bookmarkStart w:id="5306" w:name="_Toc343461236"/>
        <w:bookmarkStart w:id="5307" w:name="_Toc343494123"/>
        <w:bookmarkStart w:id="5308" w:name="_Toc343494335"/>
        <w:bookmarkStart w:id="5309" w:name="_Toc343495108"/>
        <w:bookmarkStart w:id="5310" w:name="_Toc343660335"/>
        <w:bookmarkStart w:id="5311" w:name="_Toc343660549"/>
        <w:bookmarkStart w:id="5312" w:name="_Toc343711177"/>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del>
    </w:p>
    <w:p w14:paraId="1D7FD395" w14:textId="77777777" w:rsidR="006A21F7" w:rsidRPr="0049233F" w:rsidDel="00677FF8" w:rsidRDefault="006A21F7" w:rsidP="006A21F7">
      <w:pPr>
        <w:ind w:firstLine="540"/>
        <w:rPr>
          <w:del w:id="5313" w:author="The Si Tran" w:date="2012-12-10T20:40:00Z"/>
          <w:szCs w:val="26"/>
          <w:lang w:val="fr-FR"/>
          <w:rPrChange w:id="5314" w:author="The Si Tran" w:date="2012-12-05T23:02:00Z">
            <w:rPr>
              <w:del w:id="5315" w:author="The Si Tran" w:date="2012-12-10T20:40:00Z"/>
              <w:sz w:val="28"/>
              <w:szCs w:val="28"/>
              <w:lang w:val="fr-FR"/>
            </w:rPr>
          </w:rPrChange>
        </w:rPr>
      </w:pPr>
      <w:del w:id="5316" w:author="The Si Tran" w:date="2012-12-06T20:22:00Z">
        <w:r w:rsidRPr="0049233F" w:rsidDel="00A96CBA">
          <w:rPr>
            <w:szCs w:val="26"/>
            <w:lang w:val="fr-FR"/>
            <w:rPrChange w:id="5317" w:author="The Si Tran" w:date="2012-12-05T23:02:00Z">
              <w:rPr>
                <w:sz w:val="28"/>
                <w:szCs w:val="28"/>
                <w:lang w:val="fr-FR"/>
              </w:rPr>
            </w:rPrChange>
          </w:rPr>
          <w:delText>m</w:delText>
        </w:r>
      </w:del>
      <w:del w:id="5318" w:author="The Si Tran" w:date="2012-12-10T20:40:00Z">
        <w:r w:rsidRPr="0049233F" w:rsidDel="00677FF8">
          <w:rPr>
            <w:szCs w:val="26"/>
            <w:lang w:val="fr-FR"/>
            <w:rPrChange w:id="5319" w:author="The Si Tran" w:date="2012-12-05T23:02:00Z">
              <w:rPr>
                <w:sz w:val="28"/>
                <w:szCs w:val="28"/>
                <w:lang w:val="fr-FR"/>
              </w:rPr>
            </w:rPrChange>
          </w:rPr>
          <w:delText xml:space="preserve"> là tổng số độ trễ được kiểm tra.</w:delText>
        </w:r>
        <w:bookmarkStart w:id="5320" w:name="_Toc343083601"/>
        <w:bookmarkStart w:id="5321" w:name="_Toc343083815"/>
        <w:bookmarkStart w:id="5322" w:name="_Toc343084026"/>
        <w:bookmarkStart w:id="5323" w:name="_Toc343220785"/>
        <w:bookmarkStart w:id="5324" w:name="_Toc343232289"/>
        <w:bookmarkStart w:id="5325" w:name="_Toc343232702"/>
        <w:bookmarkStart w:id="5326" w:name="_Toc343232987"/>
        <w:bookmarkStart w:id="5327" w:name="_Toc343415492"/>
        <w:bookmarkStart w:id="5328" w:name="_Toc343415788"/>
        <w:bookmarkStart w:id="5329" w:name="_Toc343452447"/>
        <w:bookmarkStart w:id="5330" w:name="_Toc343461237"/>
        <w:bookmarkStart w:id="5331" w:name="_Toc343494124"/>
        <w:bookmarkStart w:id="5332" w:name="_Toc343494336"/>
        <w:bookmarkStart w:id="5333" w:name="_Toc343495109"/>
        <w:bookmarkStart w:id="5334" w:name="_Toc343660336"/>
        <w:bookmarkStart w:id="5335" w:name="_Toc343660550"/>
        <w:bookmarkStart w:id="5336" w:name="_Toc343711178"/>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del>
    </w:p>
    <w:p w14:paraId="4BE4BD4A" w14:textId="77777777" w:rsidR="006A21F7" w:rsidRPr="0049233F" w:rsidDel="00677FF8" w:rsidRDefault="006A21F7" w:rsidP="006A21F7">
      <w:pPr>
        <w:ind w:firstLine="540"/>
        <w:rPr>
          <w:del w:id="5337" w:author="The Si Tran" w:date="2012-12-10T20:40:00Z"/>
          <w:szCs w:val="26"/>
          <w:lang w:val="fr-FR"/>
          <w:rPrChange w:id="5338" w:author="The Si Tran" w:date="2012-12-05T23:02:00Z">
            <w:rPr>
              <w:del w:id="5339" w:author="The Si Tran" w:date="2012-12-10T20:40:00Z"/>
              <w:sz w:val="28"/>
              <w:szCs w:val="28"/>
              <w:lang w:val="fr-FR"/>
            </w:rPr>
          </w:rPrChange>
        </w:rPr>
      </w:pPr>
      <w:bookmarkStart w:id="5340" w:name="_Toc343083602"/>
      <w:bookmarkStart w:id="5341" w:name="_Toc343083816"/>
      <w:bookmarkStart w:id="5342" w:name="_Toc343084027"/>
      <w:bookmarkStart w:id="5343" w:name="_Toc343220786"/>
      <w:bookmarkStart w:id="5344" w:name="_Toc343232290"/>
      <w:bookmarkStart w:id="5345" w:name="_Toc343232703"/>
      <w:bookmarkStart w:id="5346" w:name="_Toc343232988"/>
      <w:bookmarkStart w:id="5347" w:name="_Toc343415493"/>
      <w:bookmarkStart w:id="5348" w:name="_Toc343415789"/>
      <w:bookmarkStart w:id="5349" w:name="_Toc343452448"/>
      <w:bookmarkStart w:id="5350" w:name="_Toc343461238"/>
      <w:bookmarkStart w:id="5351" w:name="_Toc343494125"/>
      <w:bookmarkStart w:id="5352" w:name="_Toc343494337"/>
      <w:bookmarkStart w:id="5353" w:name="_Toc343495110"/>
      <w:bookmarkStart w:id="5354" w:name="_Toc343660337"/>
      <w:bookmarkStart w:id="5355" w:name="_Toc343660551"/>
      <w:bookmarkStart w:id="5356" w:name="_Toc34371117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p>
    <w:p w14:paraId="213EA8A3" w14:textId="77777777" w:rsidR="006A21F7" w:rsidRPr="0049233F" w:rsidDel="00677FF8" w:rsidRDefault="006A21F7" w:rsidP="006A21F7">
      <w:pPr>
        <w:ind w:firstLine="540"/>
        <w:rPr>
          <w:del w:id="5357" w:author="The Si Tran" w:date="2012-12-10T20:40:00Z"/>
          <w:szCs w:val="26"/>
          <w:lang w:val="fr-FR"/>
          <w:rPrChange w:id="5358" w:author="The Si Tran" w:date="2012-12-05T23:02:00Z">
            <w:rPr>
              <w:del w:id="5359" w:author="The Si Tran" w:date="2012-12-10T20:40:00Z"/>
              <w:sz w:val="28"/>
              <w:szCs w:val="28"/>
              <w:lang w:val="fr-FR"/>
            </w:rPr>
          </w:rPrChange>
        </w:rPr>
      </w:pPr>
      <w:del w:id="5360" w:author="The Si Tran" w:date="2012-12-10T20:40:00Z">
        <w:r w:rsidRPr="0049233F" w:rsidDel="00677FF8">
          <w:rPr>
            <w:szCs w:val="26"/>
            <w:lang w:val="fr-FR"/>
            <w:rPrChange w:id="5361"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0" type="#_x0000_t75" style="width:12.75pt;height:21.75pt" o:ole="">
              <v:imagedata r:id="rId165" o:title=""/>
            </v:shape>
            <o:OLEObject Type="Embed" ProgID="Equation.DSMT4" ShapeID="_x0000_i1100" DrawAspect="Content" ObjectID="_1417544932" r:id="rId166"/>
          </w:object>
        </w:r>
        <w:r w:rsidRPr="0049233F" w:rsidDel="00677FF8">
          <w:rPr>
            <w:szCs w:val="26"/>
            <w:lang w:val="fr-FR"/>
            <w:rPrChange w:id="5362"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363" w:name="_Toc343083603"/>
        <w:bookmarkStart w:id="5364" w:name="_Toc343083817"/>
        <w:bookmarkStart w:id="5365" w:name="_Toc343084028"/>
        <w:bookmarkStart w:id="5366" w:name="_Toc343220787"/>
        <w:bookmarkStart w:id="5367" w:name="_Toc343232291"/>
        <w:bookmarkStart w:id="5368" w:name="_Toc343232704"/>
        <w:bookmarkStart w:id="5369" w:name="_Toc343232989"/>
        <w:bookmarkStart w:id="5370" w:name="_Toc343415494"/>
        <w:bookmarkStart w:id="5371" w:name="_Toc343415790"/>
        <w:bookmarkStart w:id="5372" w:name="_Toc343452449"/>
        <w:bookmarkStart w:id="5373" w:name="_Toc343461239"/>
        <w:bookmarkStart w:id="5374" w:name="_Toc343494126"/>
        <w:bookmarkStart w:id="5375" w:name="_Toc343494338"/>
        <w:bookmarkStart w:id="5376" w:name="_Toc343495111"/>
        <w:bookmarkStart w:id="5377" w:name="_Toc343660338"/>
        <w:bookmarkStart w:id="5378" w:name="_Toc343660552"/>
        <w:bookmarkStart w:id="5379" w:name="_Toc343711180"/>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del>
    </w:p>
    <w:p w14:paraId="7BD82624" w14:textId="77777777" w:rsidR="006A21F7" w:rsidRPr="0049233F" w:rsidDel="00677FF8" w:rsidRDefault="006A21F7" w:rsidP="006A21F7">
      <w:pPr>
        <w:ind w:firstLine="540"/>
        <w:rPr>
          <w:del w:id="5380" w:author="The Si Tran" w:date="2012-12-10T20:40:00Z"/>
          <w:szCs w:val="26"/>
          <w:lang w:val="fr-FR"/>
          <w:rPrChange w:id="5381" w:author="The Si Tran" w:date="2012-12-05T23:02:00Z">
            <w:rPr>
              <w:del w:id="5382" w:author="The Si Tran" w:date="2012-12-10T20:40:00Z"/>
              <w:sz w:val="28"/>
              <w:szCs w:val="28"/>
              <w:lang w:val="fr-FR"/>
            </w:rPr>
          </w:rPrChange>
        </w:rPr>
      </w:pPr>
      <w:del w:id="5383" w:author="The Si Tran" w:date="2012-12-10T20:40:00Z">
        <w:r w:rsidRPr="0049233F" w:rsidDel="00677FF8">
          <w:rPr>
            <w:b/>
            <w:szCs w:val="26"/>
            <w:lang w:val="fr-FR"/>
            <w:rPrChange w:id="5384" w:author="The Si Tran" w:date="2012-12-05T23:02:00Z">
              <w:rPr>
                <w:b/>
                <w:sz w:val="28"/>
                <w:szCs w:val="28"/>
                <w:lang w:val="fr-FR"/>
              </w:rPr>
            </w:rPrChange>
          </w:rPr>
          <w:delText>Bước 4 : Dùng mô hình để đưa ra dự báo</w:delText>
        </w:r>
        <w:bookmarkStart w:id="5385" w:name="_Toc343083604"/>
        <w:bookmarkStart w:id="5386" w:name="_Toc343083818"/>
        <w:bookmarkStart w:id="5387" w:name="_Toc343084029"/>
        <w:bookmarkStart w:id="5388" w:name="_Toc343220788"/>
        <w:bookmarkStart w:id="5389" w:name="_Toc343232292"/>
        <w:bookmarkStart w:id="5390" w:name="_Toc343232705"/>
        <w:bookmarkStart w:id="5391" w:name="_Toc343232990"/>
        <w:bookmarkStart w:id="5392" w:name="_Toc343415495"/>
        <w:bookmarkStart w:id="5393" w:name="_Toc343415791"/>
        <w:bookmarkStart w:id="5394" w:name="_Toc343452450"/>
        <w:bookmarkStart w:id="5395" w:name="_Toc343461240"/>
        <w:bookmarkStart w:id="5396" w:name="_Toc343494127"/>
        <w:bookmarkStart w:id="5397" w:name="_Toc343494339"/>
        <w:bookmarkStart w:id="5398" w:name="_Toc343495112"/>
        <w:bookmarkStart w:id="5399" w:name="_Toc343660339"/>
        <w:bookmarkStart w:id="5400" w:name="_Toc343660553"/>
        <w:bookmarkStart w:id="5401" w:name="_Toc343711181"/>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del>
    </w:p>
    <w:p w14:paraId="2E3C245F" w14:textId="77777777" w:rsidR="006A21F7" w:rsidRPr="0049233F" w:rsidDel="00677FF8" w:rsidRDefault="006A21F7" w:rsidP="006A21F7">
      <w:pPr>
        <w:ind w:firstLine="540"/>
        <w:rPr>
          <w:del w:id="5402" w:author="The Si Tran" w:date="2012-12-10T20:40:00Z"/>
          <w:szCs w:val="26"/>
          <w:lang w:val="fr-FR"/>
          <w:rPrChange w:id="5403" w:author="The Si Tran" w:date="2012-12-05T23:02:00Z">
            <w:rPr>
              <w:del w:id="5404" w:author="The Si Tran" w:date="2012-12-10T20:40:00Z"/>
              <w:sz w:val="28"/>
              <w:szCs w:val="28"/>
              <w:lang w:val="fr-FR"/>
            </w:rPr>
          </w:rPrChange>
        </w:rPr>
      </w:pPr>
      <w:del w:id="5405" w:author="The Si Tran" w:date="2012-12-10T20:40:00Z">
        <w:r w:rsidRPr="0049233F" w:rsidDel="00677FF8">
          <w:rPr>
            <w:szCs w:val="26"/>
            <w:lang w:val="fr-FR"/>
            <w:rPrChange w:id="5406"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5407" w:author="The Si Tran" w:date="2012-12-05T23:02:00Z">
              <w:rPr>
                <w:i/>
                <w:sz w:val="28"/>
                <w:szCs w:val="28"/>
                <w:lang w:val="fr-FR"/>
              </w:rPr>
            </w:rPrChange>
          </w:rPr>
          <w:delText>predict()</w:delText>
        </w:r>
        <w:r w:rsidRPr="0049233F" w:rsidDel="00677FF8">
          <w:rPr>
            <w:szCs w:val="26"/>
            <w:lang w:val="fr-FR"/>
            <w:rPrChange w:id="5408" w:author="The Si Tran" w:date="2012-12-05T23:02:00Z">
              <w:rPr>
                <w:sz w:val="28"/>
                <w:szCs w:val="28"/>
                <w:lang w:val="fr-FR"/>
              </w:rPr>
            </w:rPrChange>
          </w:rPr>
          <w:delText xml:space="preserve"> để sinh ra các giá trị dự đoán.</w:delText>
        </w:r>
        <w:bookmarkStart w:id="5409" w:name="_Toc343083605"/>
        <w:bookmarkStart w:id="5410" w:name="_Toc343083819"/>
        <w:bookmarkStart w:id="5411" w:name="_Toc343084030"/>
        <w:bookmarkStart w:id="5412" w:name="_Toc343220789"/>
        <w:bookmarkStart w:id="5413" w:name="_Toc343232293"/>
        <w:bookmarkStart w:id="5414" w:name="_Toc343232706"/>
        <w:bookmarkStart w:id="5415" w:name="_Toc343232991"/>
        <w:bookmarkStart w:id="5416" w:name="_Toc343415496"/>
        <w:bookmarkStart w:id="5417" w:name="_Toc343415792"/>
        <w:bookmarkStart w:id="5418" w:name="_Toc343452451"/>
        <w:bookmarkStart w:id="5419" w:name="_Toc343461241"/>
        <w:bookmarkStart w:id="5420" w:name="_Toc343494128"/>
        <w:bookmarkStart w:id="5421" w:name="_Toc343494340"/>
        <w:bookmarkStart w:id="5422" w:name="_Toc343495113"/>
        <w:bookmarkStart w:id="5423" w:name="_Toc343660340"/>
        <w:bookmarkStart w:id="5424" w:name="_Toc343660554"/>
        <w:bookmarkStart w:id="5425" w:name="_Toc343711182"/>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del>
    </w:p>
    <w:p w14:paraId="544C1C90" w14:textId="77777777" w:rsidR="006A21F7" w:rsidRPr="0049233F" w:rsidDel="00677FF8" w:rsidRDefault="006A21F7" w:rsidP="006A21F7">
      <w:pPr>
        <w:ind w:firstLine="540"/>
        <w:rPr>
          <w:del w:id="5426" w:author="The Si Tran" w:date="2012-12-10T20:40:00Z"/>
          <w:b/>
          <w:szCs w:val="26"/>
          <w:lang w:val="fr-FR"/>
          <w:rPrChange w:id="5427" w:author="The Si Tran" w:date="2012-12-05T23:02:00Z">
            <w:rPr>
              <w:del w:id="5428" w:author="The Si Tran" w:date="2012-12-10T20:40:00Z"/>
              <w:b/>
              <w:sz w:val="28"/>
              <w:szCs w:val="28"/>
              <w:lang w:val="fr-FR"/>
            </w:rPr>
          </w:rPrChange>
        </w:rPr>
      </w:pPr>
      <w:del w:id="5429" w:author="The Si Tran" w:date="2012-12-10T20:40:00Z">
        <w:r w:rsidRPr="0049233F" w:rsidDel="00677FF8">
          <w:rPr>
            <w:b/>
            <w:szCs w:val="26"/>
            <w:lang w:val="fr-FR"/>
            <w:rPrChange w:id="5430" w:author="The Si Tran" w:date="2012-12-05T23:02:00Z">
              <w:rPr>
                <w:b/>
                <w:sz w:val="28"/>
                <w:szCs w:val="28"/>
                <w:lang w:val="fr-FR"/>
              </w:rPr>
            </w:rPrChange>
          </w:rPr>
          <w:delText>Tiêu chuẩn lựa chọn mô hình</w:delText>
        </w:r>
        <w:bookmarkStart w:id="5431" w:name="_Toc343083606"/>
        <w:bookmarkStart w:id="5432" w:name="_Toc343083820"/>
        <w:bookmarkStart w:id="5433" w:name="_Toc343084031"/>
        <w:bookmarkStart w:id="5434" w:name="_Toc343220790"/>
        <w:bookmarkStart w:id="5435" w:name="_Toc343232294"/>
        <w:bookmarkStart w:id="5436" w:name="_Toc343232707"/>
        <w:bookmarkStart w:id="5437" w:name="_Toc343232992"/>
        <w:bookmarkStart w:id="5438" w:name="_Toc343415497"/>
        <w:bookmarkStart w:id="5439" w:name="_Toc343415793"/>
        <w:bookmarkStart w:id="5440" w:name="_Toc343452452"/>
        <w:bookmarkStart w:id="5441" w:name="_Toc343461242"/>
        <w:bookmarkStart w:id="5442" w:name="_Toc343494129"/>
        <w:bookmarkStart w:id="5443" w:name="_Toc343494341"/>
        <w:bookmarkStart w:id="5444" w:name="_Toc343495114"/>
        <w:bookmarkStart w:id="5445" w:name="_Toc343660341"/>
        <w:bookmarkStart w:id="5446" w:name="_Toc343660555"/>
        <w:bookmarkStart w:id="5447" w:name="_Toc343711183"/>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del>
    </w:p>
    <w:p w14:paraId="06F0A82B" w14:textId="77777777" w:rsidR="006A21F7" w:rsidRPr="0049233F" w:rsidDel="00677FF8" w:rsidRDefault="006A21F7" w:rsidP="006A21F7">
      <w:pPr>
        <w:ind w:firstLine="540"/>
        <w:rPr>
          <w:del w:id="5448" w:author="The Si Tran" w:date="2012-12-10T20:40:00Z"/>
          <w:szCs w:val="26"/>
          <w:lang w:val="fr-FR"/>
          <w:rPrChange w:id="5449" w:author="The Si Tran" w:date="2012-12-05T23:02:00Z">
            <w:rPr>
              <w:del w:id="5450" w:author="The Si Tran" w:date="2012-12-10T20:40:00Z"/>
              <w:sz w:val="28"/>
              <w:szCs w:val="28"/>
              <w:lang w:val="fr-FR"/>
            </w:rPr>
          </w:rPrChange>
        </w:rPr>
      </w:pPr>
      <w:del w:id="5451" w:author="The Si Tran" w:date="2012-12-10T20:40:00Z">
        <w:r w:rsidRPr="0049233F" w:rsidDel="00677FF8">
          <w:rPr>
            <w:szCs w:val="26"/>
            <w:lang w:val="fr-FR"/>
            <w:rPrChange w:id="5452"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5453" w:name="_Toc343083607"/>
        <w:bookmarkStart w:id="5454" w:name="_Toc343083821"/>
        <w:bookmarkStart w:id="5455" w:name="_Toc343084032"/>
        <w:bookmarkStart w:id="5456" w:name="_Toc343220791"/>
        <w:bookmarkStart w:id="5457" w:name="_Toc343232295"/>
        <w:bookmarkStart w:id="5458" w:name="_Toc343232708"/>
        <w:bookmarkStart w:id="5459" w:name="_Toc343232993"/>
        <w:bookmarkStart w:id="5460" w:name="_Toc343415498"/>
        <w:bookmarkStart w:id="5461" w:name="_Toc343415794"/>
        <w:bookmarkStart w:id="5462" w:name="_Toc343452453"/>
        <w:bookmarkStart w:id="5463" w:name="_Toc343461243"/>
        <w:bookmarkStart w:id="5464" w:name="_Toc343494130"/>
        <w:bookmarkStart w:id="5465" w:name="_Toc343494342"/>
        <w:bookmarkStart w:id="5466" w:name="_Toc343495115"/>
        <w:bookmarkStart w:id="5467" w:name="_Toc343660342"/>
        <w:bookmarkStart w:id="5468" w:name="_Toc343660556"/>
        <w:bookmarkStart w:id="5469" w:name="_Toc343711184"/>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del>
    </w:p>
    <w:p w14:paraId="597023A8" w14:textId="77777777" w:rsidR="006A21F7" w:rsidRPr="0049233F" w:rsidDel="00677FF8" w:rsidRDefault="006A21F7" w:rsidP="006A21F7">
      <w:pPr>
        <w:ind w:firstLine="540"/>
        <w:rPr>
          <w:del w:id="5470" w:author="The Si Tran" w:date="2012-12-10T20:40:00Z"/>
          <w:szCs w:val="26"/>
          <w:lang w:val="fr-FR"/>
          <w:rPrChange w:id="5471" w:author="The Si Tran" w:date="2012-12-05T23:02:00Z">
            <w:rPr>
              <w:del w:id="5472" w:author="The Si Tran" w:date="2012-12-10T20:40:00Z"/>
              <w:sz w:val="28"/>
              <w:szCs w:val="28"/>
              <w:lang w:val="fr-FR"/>
            </w:rPr>
          </w:rPrChange>
        </w:rPr>
      </w:pPr>
      <w:del w:id="5473" w:author="The Si Tran" w:date="2012-12-10T20:40:00Z">
        <w:r w:rsidRPr="0049233F" w:rsidDel="00677FF8">
          <w:rPr>
            <w:szCs w:val="26"/>
            <w:lang w:val="fr-FR"/>
            <w:rPrChange w:id="5474"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1" type="#_x0000_t75" style="width:129pt;height:87pt" o:ole="">
              <v:imagedata r:id="rId167" o:title=""/>
            </v:shape>
            <o:OLEObject Type="Embed" ProgID="Equation.DSMT4" ShapeID="_x0000_i1101" DrawAspect="Content" ObjectID="_1417544933" r:id="rId168"/>
          </w:object>
        </w:r>
        <w:bookmarkStart w:id="5475" w:name="_Toc343083608"/>
        <w:bookmarkStart w:id="5476" w:name="_Toc343083822"/>
        <w:bookmarkStart w:id="5477" w:name="_Toc343084033"/>
        <w:bookmarkStart w:id="5478" w:name="_Toc343220792"/>
        <w:bookmarkStart w:id="5479" w:name="_Toc343232296"/>
        <w:bookmarkStart w:id="5480" w:name="_Toc343232709"/>
        <w:bookmarkStart w:id="5481" w:name="_Toc343232994"/>
        <w:bookmarkStart w:id="5482" w:name="_Toc343415499"/>
        <w:bookmarkStart w:id="5483" w:name="_Toc343415795"/>
        <w:bookmarkStart w:id="5484" w:name="_Toc343452454"/>
        <w:bookmarkStart w:id="5485" w:name="_Toc343461244"/>
        <w:bookmarkStart w:id="5486" w:name="_Toc343494131"/>
        <w:bookmarkStart w:id="5487" w:name="_Toc343494343"/>
        <w:bookmarkStart w:id="5488" w:name="_Toc343495116"/>
        <w:bookmarkStart w:id="5489" w:name="_Toc343660343"/>
        <w:bookmarkStart w:id="5490" w:name="_Toc343660557"/>
        <w:bookmarkStart w:id="5491" w:name="_Toc343711185"/>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del>
    </w:p>
    <w:p w14:paraId="3E14BA0D" w14:textId="77777777" w:rsidR="006A21F7" w:rsidRPr="0049233F" w:rsidDel="00677FF8" w:rsidRDefault="006A21F7" w:rsidP="006A21F7">
      <w:pPr>
        <w:ind w:firstLine="540"/>
        <w:rPr>
          <w:del w:id="5492" w:author="The Si Tran" w:date="2012-12-10T20:40:00Z"/>
          <w:szCs w:val="26"/>
          <w:lang w:val="fr-FR"/>
          <w:rPrChange w:id="5493" w:author="The Si Tran" w:date="2012-12-05T23:02:00Z">
            <w:rPr>
              <w:del w:id="5494" w:author="The Si Tran" w:date="2012-12-10T20:40:00Z"/>
              <w:sz w:val="28"/>
              <w:szCs w:val="28"/>
              <w:lang w:val="fr-FR"/>
            </w:rPr>
          </w:rPrChange>
        </w:rPr>
      </w:pPr>
      <w:del w:id="5495" w:author="The Si Tran" w:date="2012-12-10T20:40:00Z">
        <w:r w:rsidRPr="0049233F" w:rsidDel="00677FF8">
          <w:rPr>
            <w:szCs w:val="26"/>
            <w:lang w:val="fr-FR"/>
            <w:rPrChange w:id="5496" w:author="The Si Tran" w:date="2012-12-05T23:02:00Z">
              <w:rPr>
                <w:sz w:val="28"/>
                <w:szCs w:val="28"/>
                <w:lang w:val="fr-FR"/>
              </w:rPr>
            </w:rPrChange>
          </w:rPr>
          <w:delText>Với</w:delText>
        </w:r>
        <w:bookmarkStart w:id="5497" w:name="_Toc343083609"/>
        <w:bookmarkStart w:id="5498" w:name="_Toc343083823"/>
        <w:bookmarkStart w:id="5499" w:name="_Toc343084034"/>
        <w:bookmarkStart w:id="5500" w:name="_Toc343220793"/>
        <w:bookmarkStart w:id="5501" w:name="_Toc343232297"/>
        <w:bookmarkStart w:id="5502" w:name="_Toc343232710"/>
        <w:bookmarkStart w:id="5503" w:name="_Toc343232995"/>
        <w:bookmarkStart w:id="5504" w:name="_Toc343415500"/>
        <w:bookmarkStart w:id="5505" w:name="_Toc343415796"/>
        <w:bookmarkStart w:id="5506" w:name="_Toc343452455"/>
        <w:bookmarkStart w:id="5507" w:name="_Toc343461245"/>
        <w:bookmarkStart w:id="5508" w:name="_Toc343494132"/>
        <w:bookmarkStart w:id="5509" w:name="_Toc343494344"/>
        <w:bookmarkStart w:id="5510" w:name="_Toc343495117"/>
        <w:bookmarkStart w:id="5511" w:name="_Toc343660344"/>
        <w:bookmarkStart w:id="5512" w:name="_Toc343660558"/>
        <w:bookmarkStart w:id="5513" w:name="_Toc34371118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del>
    </w:p>
    <w:p w14:paraId="3C324C48" w14:textId="77777777" w:rsidR="006A21F7" w:rsidRPr="0049233F" w:rsidDel="00677FF8" w:rsidRDefault="006A21F7" w:rsidP="006A21F7">
      <w:pPr>
        <w:ind w:firstLine="540"/>
        <w:rPr>
          <w:del w:id="5514" w:author="The Si Tran" w:date="2012-12-10T20:40:00Z"/>
          <w:szCs w:val="26"/>
          <w:lang w:val="fr-FR"/>
          <w:rPrChange w:id="5515" w:author="The Si Tran" w:date="2012-12-05T23:02:00Z">
            <w:rPr>
              <w:del w:id="5516" w:author="The Si Tran" w:date="2012-12-10T20:40:00Z"/>
              <w:sz w:val="28"/>
              <w:szCs w:val="28"/>
              <w:lang w:val="fr-FR"/>
            </w:rPr>
          </w:rPrChange>
        </w:rPr>
      </w:pPr>
      <w:del w:id="5517" w:author="The Si Tran" w:date="2012-12-10T20:40:00Z">
        <w:r w:rsidRPr="0049233F" w:rsidDel="00677FF8">
          <w:rPr>
            <w:szCs w:val="26"/>
            <w:lang w:val="fr-FR"/>
            <w:rPrChange w:id="5518" w:author="The Si Tran" w:date="2012-12-05T23:02:00Z">
              <w:rPr>
                <w:sz w:val="28"/>
                <w:szCs w:val="28"/>
                <w:lang w:val="fr-FR"/>
              </w:rPr>
            </w:rPrChange>
          </w:rPr>
          <w:delText>ln = logarit tự nhiên</w:delText>
        </w:r>
        <w:bookmarkStart w:id="5519" w:name="_Toc343083610"/>
        <w:bookmarkStart w:id="5520" w:name="_Toc343083824"/>
        <w:bookmarkStart w:id="5521" w:name="_Toc343084035"/>
        <w:bookmarkStart w:id="5522" w:name="_Toc343220794"/>
        <w:bookmarkStart w:id="5523" w:name="_Toc343232298"/>
        <w:bookmarkStart w:id="5524" w:name="_Toc343232711"/>
        <w:bookmarkStart w:id="5525" w:name="_Toc343232996"/>
        <w:bookmarkStart w:id="5526" w:name="_Toc343415501"/>
        <w:bookmarkStart w:id="5527" w:name="_Toc343415797"/>
        <w:bookmarkStart w:id="5528" w:name="_Toc343452456"/>
        <w:bookmarkStart w:id="5529" w:name="_Toc343461246"/>
        <w:bookmarkStart w:id="5530" w:name="_Toc343494133"/>
        <w:bookmarkStart w:id="5531" w:name="_Toc343494345"/>
        <w:bookmarkStart w:id="5532" w:name="_Toc343495118"/>
        <w:bookmarkStart w:id="5533" w:name="_Toc343660345"/>
        <w:bookmarkStart w:id="5534" w:name="_Toc343660559"/>
        <w:bookmarkStart w:id="5535" w:name="_Toc343711187"/>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del>
    </w:p>
    <w:p w14:paraId="70A52B8A" w14:textId="77777777" w:rsidR="006A21F7" w:rsidRPr="0049233F" w:rsidDel="00677FF8" w:rsidRDefault="006A21F7" w:rsidP="006A21F7">
      <w:pPr>
        <w:ind w:firstLine="540"/>
        <w:rPr>
          <w:del w:id="5536" w:author="The Si Tran" w:date="2012-12-10T20:40:00Z"/>
          <w:szCs w:val="26"/>
          <w:lang w:val="fr-FR"/>
          <w:rPrChange w:id="5537" w:author="The Si Tran" w:date="2012-12-05T23:02:00Z">
            <w:rPr>
              <w:del w:id="5538" w:author="The Si Tran" w:date="2012-12-10T20:40:00Z"/>
              <w:sz w:val="28"/>
              <w:szCs w:val="28"/>
              <w:lang w:val="fr-FR"/>
            </w:rPr>
          </w:rPrChange>
        </w:rPr>
      </w:pPr>
      <w:del w:id="5539" w:author="The Si Tran" w:date="2012-12-10T20:40:00Z">
        <w:r w:rsidRPr="00AF1345" w:rsidDel="00677FF8">
          <w:rPr>
            <w:position w:val="-6"/>
            <w:szCs w:val="26"/>
            <w:lang w:val="fr-FR"/>
          </w:rPr>
          <w:object w:dxaOrig="320" w:dyaOrig="320" w14:anchorId="62779385">
            <v:shape id="_x0000_i1102" type="#_x0000_t75" style="width:27.75pt;height:27.75pt" o:ole="">
              <v:imagedata r:id="rId169" o:title=""/>
            </v:shape>
            <o:OLEObject Type="Embed" ProgID="Equation.DSMT4" ShapeID="_x0000_i1102" DrawAspect="Content" ObjectID="_1417544934" r:id="rId170"/>
          </w:object>
        </w:r>
        <w:r w:rsidRPr="0049233F" w:rsidDel="00677FF8">
          <w:rPr>
            <w:szCs w:val="26"/>
            <w:lang w:val="fr-FR"/>
            <w:rPrChange w:id="5540" w:author="The Si Tran" w:date="2012-12-05T23:02:00Z">
              <w:rPr>
                <w:sz w:val="28"/>
                <w:szCs w:val="28"/>
                <w:lang w:val="fr-FR"/>
              </w:rPr>
            </w:rPrChange>
          </w:rPr>
          <w:delText>= tổng bình phương sai số chia cho tổng số quan sát</w:delText>
        </w:r>
        <w:bookmarkStart w:id="5541" w:name="_Toc343083611"/>
        <w:bookmarkStart w:id="5542" w:name="_Toc343083825"/>
        <w:bookmarkStart w:id="5543" w:name="_Toc343084036"/>
        <w:bookmarkStart w:id="5544" w:name="_Toc343220795"/>
        <w:bookmarkStart w:id="5545" w:name="_Toc343232299"/>
        <w:bookmarkStart w:id="5546" w:name="_Toc343232712"/>
        <w:bookmarkStart w:id="5547" w:name="_Toc343232997"/>
        <w:bookmarkStart w:id="5548" w:name="_Toc343415502"/>
        <w:bookmarkStart w:id="5549" w:name="_Toc343415798"/>
        <w:bookmarkStart w:id="5550" w:name="_Toc343452457"/>
        <w:bookmarkStart w:id="5551" w:name="_Toc343461247"/>
        <w:bookmarkStart w:id="5552" w:name="_Toc343494134"/>
        <w:bookmarkStart w:id="5553" w:name="_Toc343494346"/>
        <w:bookmarkStart w:id="5554" w:name="_Toc343495119"/>
        <w:bookmarkStart w:id="5555" w:name="_Toc343660346"/>
        <w:bookmarkStart w:id="5556" w:name="_Toc343660560"/>
        <w:bookmarkStart w:id="5557" w:name="_Toc343711188"/>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del>
    </w:p>
    <w:p w14:paraId="0B842E9E" w14:textId="77777777" w:rsidR="006A21F7" w:rsidRPr="0049233F" w:rsidDel="00677FF8" w:rsidRDefault="006A21F7" w:rsidP="006A21F7">
      <w:pPr>
        <w:ind w:firstLine="540"/>
        <w:rPr>
          <w:del w:id="5558" w:author="The Si Tran" w:date="2012-12-10T20:40:00Z"/>
          <w:szCs w:val="26"/>
          <w:lang w:val="fr-FR"/>
          <w:rPrChange w:id="5559" w:author="The Si Tran" w:date="2012-12-05T23:02:00Z">
            <w:rPr>
              <w:del w:id="5560" w:author="The Si Tran" w:date="2012-12-10T20:40:00Z"/>
              <w:sz w:val="28"/>
              <w:szCs w:val="28"/>
              <w:lang w:val="fr-FR"/>
            </w:rPr>
          </w:rPrChange>
        </w:rPr>
      </w:pPr>
      <w:del w:id="5561" w:author="The Si Tran" w:date="2012-12-10T20:40:00Z">
        <w:r w:rsidRPr="0049233F" w:rsidDel="00677FF8">
          <w:rPr>
            <w:szCs w:val="26"/>
            <w:lang w:val="fr-FR"/>
            <w:rPrChange w:id="5562" w:author="The Si Tran" w:date="2012-12-05T23:02:00Z">
              <w:rPr>
                <w:sz w:val="28"/>
                <w:szCs w:val="28"/>
                <w:lang w:val="fr-FR"/>
              </w:rPr>
            </w:rPrChange>
          </w:rPr>
          <w:delText>n = Tổng số quan sát (của chuỗi thặng dư)</w:delText>
        </w:r>
        <w:bookmarkStart w:id="5563" w:name="_Toc343083612"/>
        <w:bookmarkStart w:id="5564" w:name="_Toc343083826"/>
        <w:bookmarkStart w:id="5565" w:name="_Toc343084037"/>
        <w:bookmarkStart w:id="5566" w:name="_Toc343220796"/>
        <w:bookmarkStart w:id="5567" w:name="_Toc343232300"/>
        <w:bookmarkStart w:id="5568" w:name="_Toc343232713"/>
        <w:bookmarkStart w:id="5569" w:name="_Toc343232998"/>
        <w:bookmarkStart w:id="5570" w:name="_Toc343415503"/>
        <w:bookmarkStart w:id="5571" w:name="_Toc343415799"/>
        <w:bookmarkStart w:id="5572" w:name="_Toc343452458"/>
        <w:bookmarkStart w:id="5573" w:name="_Toc343461248"/>
        <w:bookmarkStart w:id="5574" w:name="_Toc343494135"/>
        <w:bookmarkStart w:id="5575" w:name="_Toc343494347"/>
        <w:bookmarkStart w:id="5576" w:name="_Toc343495120"/>
        <w:bookmarkStart w:id="5577" w:name="_Toc343660347"/>
        <w:bookmarkStart w:id="5578" w:name="_Toc343660561"/>
        <w:bookmarkStart w:id="5579" w:name="_Toc343711189"/>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del>
    </w:p>
    <w:p w14:paraId="68FD2303" w14:textId="77777777" w:rsidR="006A21F7" w:rsidRPr="0049233F" w:rsidDel="00677FF8" w:rsidRDefault="006A21F7" w:rsidP="006A21F7">
      <w:pPr>
        <w:ind w:firstLine="540"/>
        <w:rPr>
          <w:del w:id="5580" w:author="The Si Tran" w:date="2012-12-10T20:40:00Z"/>
          <w:szCs w:val="26"/>
          <w:lang w:val="fr-FR"/>
          <w:rPrChange w:id="5581" w:author="The Si Tran" w:date="2012-12-05T23:02:00Z">
            <w:rPr>
              <w:del w:id="5582" w:author="The Si Tran" w:date="2012-12-10T20:40:00Z"/>
              <w:sz w:val="28"/>
              <w:szCs w:val="28"/>
              <w:lang w:val="fr-FR"/>
            </w:rPr>
          </w:rPrChange>
        </w:rPr>
      </w:pPr>
      <w:del w:id="5583" w:author="The Si Tran" w:date="2012-12-10T20:40:00Z">
        <w:r w:rsidRPr="0049233F" w:rsidDel="00677FF8">
          <w:rPr>
            <w:szCs w:val="26"/>
            <w:lang w:val="fr-FR"/>
            <w:rPrChange w:id="5584" w:author="The Si Tran" w:date="2012-12-05T23:02:00Z">
              <w:rPr>
                <w:sz w:val="28"/>
                <w:szCs w:val="28"/>
                <w:lang w:val="fr-FR"/>
              </w:rPr>
            </w:rPrChange>
          </w:rPr>
          <w:delText>r = tổng số tham số được ước lượng của mô hình ARIMA.</w:delText>
        </w:r>
        <w:bookmarkStart w:id="5585" w:name="_Toc343083613"/>
        <w:bookmarkStart w:id="5586" w:name="_Toc343083827"/>
        <w:bookmarkStart w:id="5587" w:name="_Toc343084038"/>
        <w:bookmarkStart w:id="5588" w:name="_Toc343220797"/>
        <w:bookmarkStart w:id="5589" w:name="_Toc343232301"/>
        <w:bookmarkStart w:id="5590" w:name="_Toc343232714"/>
        <w:bookmarkStart w:id="5591" w:name="_Toc343232999"/>
        <w:bookmarkStart w:id="5592" w:name="_Toc343415504"/>
        <w:bookmarkStart w:id="5593" w:name="_Toc343415800"/>
        <w:bookmarkStart w:id="5594" w:name="_Toc343452459"/>
        <w:bookmarkStart w:id="5595" w:name="_Toc343461249"/>
        <w:bookmarkStart w:id="5596" w:name="_Toc343494136"/>
        <w:bookmarkStart w:id="5597" w:name="_Toc343494348"/>
        <w:bookmarkStart w:id="5598" w:name="_Toc343495121"/>
        <w:bookmarkStart w:id="5599" w:name="_Toc343660348"/>
        <w:bookmarkStart w:id="5600" w:name="_Toc343660562"/>
        <w:bookmarkStart w:id="5601" w:name="_Toc343711190"/>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del>
    </w:p>
    <w:p w14:paraId="52350C18" w14:textId="77777777" w:rsidR="006A21F7" w:rsidRPr="0049233F" w:rsidDel="00677FF8" w:rsidRDefault="006A21F7" w:rsidP="006A21F7">
      <w:pPr>
        <w:ind w:firstLine="540"/>
        <w:rPr>
          <w:del w:id="5602" w:author="The Si Tran" w:date="2012-12-10T20:40:00Z"/>
          <w:szCs w:val="26"/>
          <w:lang w:val="fr-FR"/>
          <w:rPrChange w:id="5603" w:author="The Si Tran" w:date="2012-12-05T23:02:00Z">
            <w:rPr>
              <w:del w:id="5604" w:author="The Si Tran" w:date="2012-12-10T20:40:00Z"/>
              <w:sz w:val="28"/>
              <w:szCs w:val="28"/>
              <w:lang w:val="fr-FR"/>
            </w:rPr>
          </w:rPrChange>
        </w:rPr>
      </w:pPr>
      <w:bookmarkStart w:id="5605" w:name="_Toc343083614"/>
      <w:bookmarkStart w:id="5606" w:name="_Toc343083828"/>
      <w:bookmarkStart w:id="5607" w:name="_Toc343084039"/>
      <w:bookmarkStart w:id="5608" w:name="_Toc343220798"/>
      <w:bookmarkStart w:id="5609" w:name="_Toc343232302"/>
      <w:bookmarkStart w:id="5610" w:name="_Toc343232715"/>
      <w:bookmarkStart w:id="5611" w:name="_Toc343233000"/>
      <w:bookmarkStart w:id="5612" w:name="_Toc343415505"/>
      <w:bookmarkStart w:id="5613" w:name="_Toc343415801"/>
      <w:bookmarkStart w:id="5614" w:name="_Toc343452460"/>
      <w:bookmarkStart w:id="5615" w:name="_Toc343461250"/>
      <w:bookmarkStart w:id="5616" w:name="_Toc343494137"/>
      <w:bookmarkStart w:id="5617" w:name="_Toc343494349"/>
      <w:bookmarkStart w:id="5618" w:name="_Toc343495122"/>
      <w:bookmarkStart w:id="5619" w:name="_Toc343660349"/>
      <w:bookmarkStart w:id="5620" w:name="_Toc343660563"/>
      <w:bookmarkStart w:id="5621" w:name="_Toc343711191"/>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p>
    <w:p w14:paraId="581DE509" w14:textId="77777777" w:rsidR="006A21F7" w:rsidRPr="0049233F" w:rsidDel="00677FF8" w:rsidRDefault="006A21F7" w:rsidP="006A21F7">
      <w:pPr>
        <w:ind w:firstLine="540"/>
        <w:rPr>
          <w:del w:id="5622" w:author="The Si Tran" w:date="2012-12-10T20:40:00Z"/>
          <w:szCs w:val="26"/>
          <w:lang w:val="fr-FR"/>
          <w:rPrChange w:id="5623" w:author="The Si Tran" w:date="2012-12-05T23:02:00Z">
            <w:rPr>
              <w:del w:id="5624" w:author="The Si Tran" w:date="2012-12-10T20:40:00Z"/>
              <w:sz w:val="28"/>
              <w:szCs w:val="28"/>
              <w:lang w:val="fr-FR"/>
            </w:rPr>
          </w:rPrChange>
        </w:rPr>
      </w:pPr>
      <w:del w:id="5625" w:author="The Si Tran" w:date="2012-12-10T20:40:00Z">
        <w:r w:rsidRPr="0049233F" w:rsidDel="00677FF8">
          <w:rPr>
            <w:szCs w:val="26"/>
            <w:lang w:val="fr-FR"/>
            <w:rPrChange w:id="5626" w:author="The Si Tran" w:date="2012-12-05T23:02:00Z">
              <w:rPr>
                <w:sz w:val="28"/>
                <w:szCs w:val="28"/>
                <w:lang w:val="fr-FR"/>
              </w:rPr>
            </w:rPrChange>
          </w:rPr>
          <w:delText>Mô hình được lựa chọn là mô hình có AIC, BIC bé nhất.</w:delText>
        </w:r>
        <w:bookmarkStart w:id="5627" w:name="_Toc343083615"/>
        <w:bookmarkStart w:id="5628" w:name="_Toc343083829"/>
        <w:bookmarkStart w:id="5629" w:name="_Toc343084040"/>
        <w:bookmarkStart w:id="5630" w:name="_Toc343220799"/>
        <w:bookmarkStart w:id="5631" w:name="_Toc343232303"/>
        <w:bookmarkStart w:id="5632" w:name="_Toc343232716"/>
        <w:bookmarkStart w:id="5633" w:name="_Toc343233001"/>
        <w:bookmarkStart w:id="5634" w:name="_Toc343415506"/>
        <w:bookmarkStart w:id="5635" w:name="_Toc343415802"/>
        <w:bookmarkStart w:id="5636" w:name="_Toc343452461"/>
        <w:bookmarkStart w:id="5637" w:name="_Toc343461251"/>
        <w:bookmarkStart w:id="5638" w:name="_Toc343494138"/>
        <w:bookmarkStart w:id="5639" w:name="_Toc343494350"/>
        <w:bookmarkStart w:id="5640" w:name="_Toc343495123"/>
        <w:bookmarkStart w:id="5641" w:name="_Toc343660350"/>
        <w:bookmarkStart w:id="5642" w:name="_Toc343660564"/>
        <w:bookmarkStart w:id="5643" w:name="_Toc343711192"/>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del>
    </w:p>
    <w:p w14:paraId="0DE86ED4" w14:textId="77777777" w:rsidR="006A21F7" w:rsidRPr="0049233F" w:rsidDel="000C119A" w:rsidRDefault="006A21F7" w:rsidP="006A21F7">
      <w:pPr>
        <w:pStyle w:val="Heading2"/>
        <w:rPr>
          <w:del w:id="5644" w:author="The Si Tran" w:date="2012-12-06T22:00:00Z"/>
          <w:sz w:val="26"/>
          <w:szCs w:val="26"/>
          <w:lang w:val="fr-FR"/>
          <w:rPrChange w:id="5645" w:author="The Si Tran" w:date="2012-12-05T23:02:00Z">
            <w:rPr>
              <w:del w:id="5646" w:author="The Si Tran" w:date="2012-12-06T22:00:00Z"/>
              <w:lang w:val="fr-FR"/>
            </w:rPr>
          </w:rPrChange>
        </w:rPr>
      </w:pPr>
      <w:bookmarkStart w:id="5647" w:name="_Toc312142556"/>
      <w:del w:id="5648"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649" w:name="_Toc343083616"/>
        <w:bookmarkStart w:id="5650" w:name="_Toc343083830"/>
        <w:bookmarkStart w:id="5651" w:name="_Toc343084041"/>
        <w:bookmarkStart w:id="5652" w:name="_Toc343220800"/>
        <w:bookmarkStart w:id="5653" w:name="_Toc343232304"/>
        <w:bookmarkStart w:id="5654" w:name="_Toc343232717"/>
        <w:bookmarkStart w:id="5655" w:name="_Toc343233002"/>
        <w:bookmarkStart w:id="5656" w:name="_Toc343415507"/>
        <w:bookmarkStart w:id="5657" w:name="_Toc343415803"/>
        <w:bookmarkStart w:id="5658" w:name="_Toc343452462"/>
        <w:bookmarkStart w:id="5659" w:name="_Toc343461252"/>
        <w:bookmarkStart w:id="5660" w:name="_Toc343494139"/>
        <w:bookmarkStart w:id="5661" w:name="_Toc343494351"/>
        <w:bookmarkStart w:id="5662" w:name="_Toc343495124"/>
        <w:bookmarkStart w:id="5663" w:name="_Toc343660351"/>
        <w:bookmarkStart w:id="5664" w:name="_Toc343660565"/>
        <w:bookmarkStart w:id="5665" w:name="_Toc343711193"/>
        <w:bookmarkEnd w:id="5647"/>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del>
    </w:p>
    <w:p w14:paraId="28F0655A" w14:textId="77777777" w:rsidR="006A21F7" w:rsidRPr="0049233F" w:rsidDel="000C119A" w:rsidRDefault="006A21F7" w:rsidP="006A21F7">
      <w:pPr>
        <w:ind w:firstLine="540"/>
        <w:rPr>
          <w:del w:id="5666" w:author="The Si Tran" w:date="2012-12-06T22:00:00Z"/>
          <w:szCs w:val="26"/>
          <w:lang w:val="pt-BR"/>
          <w:rPrChange w:id="5667" w:author="The Si Tran" w:date="2012-12-05T23:02:00Z">
            <w:rPr>
              <w:del w:id="5668" w:author="The Si Tran" w:date="2012-12-06T22:00:00Z"/>
              <w:sz w:val="28"/>
              <w:szCs w:val="28"/>
              <w:lang w:val="pt-BR"/>
            </w:rPr>
          </w:rPrChange>
        </w:rPr>
      </w:pPr>
      <w:del w:id="5669" w:author="The Si Tran" w:date="2012-12-06T22:00:00Z">
        <w:r w:rsidRPr="0049233F" w:rsidDel="000C119A">
          <w:rPr>
            <w:szCs w:val="26"/>
            <w:lang w:val="pt-BR"/>
            <w:rPrChange w:id="5670"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671" w:name="_Toc343083617"/>
        <w:bookmarkStart w:id="5672" w:name="_Toc343083831"/>
        <w:bookmarkStart w:id="5673" w:name="_Toc343084042"/>
        <w:bookmarkStart w:id="5674" w:name="_Toc343220801"/>
        <w:bookmarkStart w:id="5675" w:name="_Toc343232305"/>
        <w:bookmarkStart w:id="5676" w:name="_Toc343232718"/>
        <w:bookmarkStart w:id="5677" w:name="_Toc343233003"/>
        <w:bookmarkStart w:id="5678" w:name="_Toc343415508"/>
        <w:bookmarkStart w:id="5679" w:name="_Toc343415804"/>
        <w:bookmarkStart w:id="5680" w:name="_Toc343452463"/>
        <w:bookmarkStart w:id="5681" w:name="_Toc343461253"/>
        <w:bookmarkStart w:id="5682" w:name="_Toc343494140"/>
        <w:bookmarkStart w:id="5683" w:name="_Toc343494352"/>
        <w:bookmarkStart w:id="5684" w:name="_Toc343495125"/>
        <w:bookmarkStart w:id="5685" w:name="_Toc343660352"/>
        <w:bookmarkStart w:id="5686" w:name="_Toc343660566"/>
        <w:bookmarkStart w:id="5687" w:name="_Toc343711194"/>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del>
    </w:p>
    <w:p w14:paraId="296CF93A" w14:textId="77777777" w:rsidR="006A21F7" w:rsidRPr="0049233F" w:rsidDel="000C119A" w:rsidRDefault="006A21F7" w:rsidP="006A21F7">
      <w:pPr>
        <w:ind w:firstLine="540"/>
        <w:rPr>
          <w:del w:id="5688" w:author="The Si Tran" w:date="2012-12-06T22:00:00Z"/>
          <w:szCs w:val="26"/>
          <w:lang w:val="pt-BR"/>
          <w:rPrChange w:id="5689" w:author="The Si Tran" w:date="2012-12-05T23:02:00Z">
            <w:rPr>
              <w:del w:id="5690" w:author="The Si Tran" w:date="2012-12-06T22:00:00Z"/>
              <w:sz w:val="28"/>
              <w:szCs w:val="28"/>
              <w:lang w:val="pt-BR"/>
            </w:rPr>
          </w:rPrChange>
        </w:rPr>
      </w:pPr>
      <w:del w:id="5691" w:author="The Si Tran" w:date="2012-12-06T22:00:00Z">
        <w:r w:rsidRPr="0049233F" w:rsidDel="000C119A">
          <w:rPr>
            <w:szCs w:val="26"/>
            <w:lang w:val="pt-BR"/>
            <w:rPrChange w:id="5692"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693" w:name="_Toc343083618"/>
        <w:bookmarkStart w:id="5694" w:name="_Toc343083832"/>
        <w:bookmarkStart w:id="5695" w:name="_Toc343084043"/>
        <w:bookmarkStart w:id="5696" w:name="_Toc343220802"/>
        <w:bookmarkStart w:id="5697" w:name="_Toc343232306"/>
        <w:bookmarkStart w:id="5698" w:name="_Toc343232719"/>
        <w:bookmarkStart w:id="5699" w:name="_Toc343233004"/>
        <w:bookmarkStart w:id="5700" w:name="_Toc343415509"/>
        <w:bookmarkStart w:id="5701" w:name="_Toc343415805"/>
        <w:bookmarkStart w:id="5702" w:name="_Toc343452464"/>
        <w:bookmarkStart w:id="5703" w:name="_Toc343461254"/>
        <w:bookmarkStart w:id="5704" w:name="_Toc343494141"/>
        <w:bookmarkStart w:id="5705" w:name="_Toc343494353"/>
        <w:bookmarkStart w:id="5706" w:name="_Toc343495126"/>
        <w:bookmarkStart w:id="5707" w:name="_Toc343660353"/>
        <w:bookmarkStart w:id="5708" w:name="_Toc343660567"/>
        <w:bookmarkStart w:id="5709" w:name="_Toc343711195"/>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del>
    </w:p>
    <w:p w14:paraId="54A1DD24" w14:textId="77777777" w:rsidR="006A21F7" w:rsidRPr="0049233F" w:rsidDel="000C119A" w:rsidRDefault="006A21F7" w:rsidP="006A21F7">
      <w:pPr>
        <w:ind w:firstLine="540"/>
        <w:rPr>
          <w:del w:id="5710" w:author="The Si Tran" w:date="2012-12-06T22:00:00Z"/>
          <w:szCs w:val="26"/>
          <w:lang w:val="pt-BR"/>
          <w:rPrChange w:id="5711" w:author="The Si Tran" w:date="2012-12-05T23:02:00Z">
            <w:rPr>
              <w:del w:id="5712" w:author="The Si Tran" w:date="2012-12-06T22:00:00Z"/>
              <w:sz w:val="28"/>
              <w:szCs w:val="28"/>
              <w:lang w:val="pt-BR"/>
            </w:rPr>
          </w:rPrChange>
        </w:rPr>
      </w:pPr>
      <w:del w:id="5713" w:author="The Si Tran" w:date="2012-12-06T22:00:00Z">
        <w:r w:rsidRPr="0049233F" w:rsidDel="000C119A">
          <w:rPr>
            <w:szCs w:val="26"/>
            <w:lang w:val="pt-BR"/>
            <w:rPrChange w:id="5714"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715" w:name="_Toc343083619"/>
        <w:bookmarkStart w:id="5716" w:name="_Toc343083833"/>
        <w:bookmarkStart w:id="5717" w:name="_Toc343084044"/>
        <w:bookmarkStart w:id="5718" w:name="_Toc343220803"/>
        <w:bookmarkStart w:id="5719" w:name="_Toc343232307"/>
        <w:bookmarkStart w:id="5720" w:name="_Toc343232720"/>
        <w:bookmarkStart w:id="5721" w:name="_Toc343233005"/>
        <w:bookmarkStart w:id="5722" w:name="_Toc343415510"/>
        <w:bookmarkStart w:id="5723" w:name="_Toc343415806"/>
        <w:bookmarkStart w:id="5724" w:name="_Toc343452465"/>
        <w:bookmarkStart w:id="5725" w:name="_Toc343461255"/>
        <w:bookmarkStart w:id="5726" w:name="_Toc343494142"/>
        <w:bookmarkStart w:id="5727" w:name="_Toc343494354"/>
        <w:bookmarkStart w:id="5728" w:name="_Toc343495127"/>
        <w:bookmarkStart w:id="5729" w:name="_Toc343660354"/>
        <w:bookmarkStart w:id="5730" w:name="_Toc343660568"/>
        <w:bookmarkStart w:id="5731" w:name="_Toc343711196"/>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del>
    </w:p>
    <w:p w14:paraId="60AD9B52" w14:textId="77777777" w:rsidR="006A21F7" w:rsidRPr="0049233F" w:rsidDel="000C119A" w:rsidRDefault="006A21F7" w:rsidP="006A21F7">
      <w:pPr>
        <w:ind w:firstLine="540"/>
        <w:rPr>
          <w:del w:id="5732" w:author="The Si Tran" w:date="2012-12-06T22:00:00Z"/>
          <w:szCs w:val="26"/>
          <w:lang w:val="pt-BR"/>
          <w:rPrChange w:id="5733" w:author="The Si Tran" w:date="2012-12-05T23:02:00Z">
            <w:rPr>
              <w:del w:id="5734" w:author="The Si Tran" w:date="2012-12-06T22:00:00Z"/>
              <w:sz w:val="28"/>
              <w:szCs w:val="28"/>
              <w:lang w:val="pt-BR"/>
            </w:rPr>
          </w:rPrChange>
        </w:rPr>
      </w:pPr>
      <w:del w:id="5735" w:author="The Si Tran" w:date="2012-12-06T22:00:00Z">
        <w:r w:rsidRPr="0049233F" w:rsidDel="000C119A">
          <w:rPr>
            <w:szCs w:val="26"/>
            <w:lang w:val="pt-BR"/>
            <w:rPrChange w:id="5736" w:author="The Si Tran" w:date="2012-12-05T23:02:00Z">
              <w:rPr>
                <w:sz w:val="28"/>
                <w:szCs w:val="28"/>
                <w:lang w:val="pt-BR"/>
              </w:rPr>
            </w:rPrChange>
          </w:rPr>
          <w:delText>Đối với mô hình ARMA(p,q), hàm tự tương quan và hàm tự tương quan riêng phần đều giảm dần.</w:delText>
        </w:r>
        <w:bookmarkStart w:id="5737" w:name="_Toc343083620"/>
        <w:bookmarkStart w:id="5738" w:name="_Toc343083834"/>
        <w:bookmarkStart w:id="5739" w:name="_Toc343084045"/>
        <w:bookmarkStart w:id="5740" w:name="_Toc343220804"/>
        <w:bookmarkStart w:id="5741" w:name="_Toc343232308"/>
        <w:bookmarkStart w:id="5742" w:name="_Toc343232721"/>
        <w:bookmarkStart w:id="5743" w:name="_Toc343233006"/>
        <w:bookmarkStart w:id="5744" w:name="_Toc343415511"/>
        <w:bookmarkStart w:id="5745" w:name="_Toc343415807"/>
        <w:bookmarkStart w:id="5746" w:name="_Toc343452466"/>
        <w:bookmarkStart w:id="5747" w:name="_Toc343461256"/>
        <w:bookmarkStart w:id="5748" w:name="_Toc343494143"/>
        <w:bookmarkStart w:id="5749" w:name="_Toc343494355"/>
        <w:bookmarkStart w:id="5750" w:name="_Toc343495128"/>
        <w:bookmarkStart w:id="5751" w:name="_Toc343660355"/>
        <w:bookmarkStart w:id="5752" w:name="_Toc343660569"/>
        <w:bookmarkStart w:id="5753" w:name="_Toc343711197"/>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del>
    </w:p>
    <w:p w14:paraId="7F2C928B" w14:textId="77777777" w:rsidR="006A21F7" w:rsidRPr="0049233F" w:rsidDel="000C119A" w:rsidRDefault="006A21F7" w:rsidP="006A21F7">
      <w:pPr>
        <w:ind w:firstLine="540"/>
        <w:rPr>
          <w:del w:id="5754" w:author="The Si Tran" w:date="2012-12-06T22:00:00Z"/>
          <w:szCs w:val="26"/>
          <w:lang w:val="pt-BR"/>
          <w:rPrChange w:id="5755" w:author="The Si Tran" w:date="2012-12-05T23:02:00Z">
            <w:rPr>
              <w:del w:id="5756" w:author="The Si Tran" w:date="2012-12-06T22:00:00Z"/>
              <w:sz w:val="28"/>
              <w:szCs w:val="28"/>
              <w:lang w:val="pt-BR"/>
            </w:rPr>
          </w:rPrChange>
        </w:rPr>
      </w:pPr>
      <w:del w:id="5757" w:author="The Si Tran" w:date="2012-12-06T22:00:00Z">
        <w:r w:rsidRPr="0049233F" w:rsidDel="000C119A">
          <w:rPr>
            <w:szCs w:val="26"/>
            <w:lang w:val="pt-BR"/>
            <w:rPrChange w:id="5758"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759" w:name="_Toc343083621"/>
        <w:bookmarkStart w:id="5760" w:name="_Toc343083835"/>
        <w:bookmarkStart w:id="5761" w:name="_Toc343084046"/>
        <w:bookmarkStart w:id="5762" w:name="_Toc343220805"/>
        <w:bookmarkStart w:id="5763" w:name="_Toc343232309"/>
        <w:bookmarkStart w:id="5764" w:name="_Toc343232722"/>
        <w:bookmarkStart w:id="5765" w:name="_Toc343233007"/>
        <w:bookmarkStart w:id="5766" w:name="_Toc343415512"/>
        <w:bookmarkStart w:id="5767" w:name="_Toc343415808"/>
        <w:bookmarkStart w:id="5768" w:name="_Toc343452467"/>
        <w:bookmarkStart w:id="5769" w:name="_Toc343461257"/>
        <w:bookmarkStart w:id="5770" w:name="_Toc343494144"/>
        <w:bookmarkStart w:id="5771" w:name="_Toc343494356"/>
        <w:bookmarkStart w:id="5772" w:name="_Toc343495129"/>
        <w:bookmarkStart w:id="5773" w:name="_Toc343660356"/>
        <w:bookmarkStart w:id="5774" w:name="_Toc343660570"/>
        <w:bookmarkStart w:id="5775" w:name="_Toc34371119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del>
    </w:p>
    <w:p w14:paraId="6BFEE511" w14:textId="77777777" w:rsidR="006A21F7" w:rsidRPr="0049233F" w:rsidDel="000C119A" w:rsidRDefault="006A21F7" w:rsidP="006A21F7">
      <w:pPr>
        <w:ind w:firstLine="540"/>
        <w:rPr>
          <w:del w:id="5776" w:author="The Si Tran" w:date="2012-12-06T22:00:00Z"/>
          <w:szCs w:val="26"/>
          <w:lang w:val="pt-BR"/>
          <w:rPrChange w:id="5777" w:author="The Si Tran" w:date="2012-12-05T23:02:00Z">
            <w:rPr>
              <w:del w:id="5778" w:author="The Si Tran" w:date="2012-12-06T22:00:00Z"/>
              <w:sz w:val="28"/>
              <w:szCs w:val="28"/>
              <w:lang w:val="pt-BR"/>
            </w:rPr>
          </w:rPrChange>
        </w:rPr>
      </w:pPr>
      <w:del w:id="5779" w:author="The Si Tran" w:date="2012-12-06T22:00:00Z">
        <w:r w:rsidRPr="0049233F" w:rsidDel="000C119A">
          <w:rPr>
            <w:szCs w:val="26"/>
            <w:lang w:val="pt-BR"/>
            <w:rPrChange w:id="5780"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781" w:name="_Toc343083622"/>
        <w:bookmarkStart w:id="5782" w:name="_Toc343083836"/>
        <w:bookmarkStart w:id="5783" w:name="_Toc343084047"/>
        <w:bookmarkStart w:id="5784" w:name="_Toc343220806"/>
        <w:bookmarkStart w:id="5785" w:name="_Toc343232310"/>
        <w:bookmarkStart w:id="5786" w:name="_Toc343232723"/>
        <w:bookmarkStart w:id="5787" w:name="_Toc343233008"/>
        <w:bookmarkStart w:id="5788" w:name="_Toc343415513"/>
        <w:bookmarkStart w:id="5789" w:name="_Toc343415809"/>
        <w:bookmarkStart w:id="5790" w:name="_Toc343452468"/>
        <w:bookmarkStart w:id="5791" w:name="_Toc343461258"/>
        <w:bookmarkStart w:id="5792" w:name="_Toc343494145"/>
        <w:bookmarkStart w:id="5793" w:name="_Toc343494357"/>
        <w:bookmarkStart w:id="5794" w:name="_Toc343495130"/>
        <w:bookmarkStart w:id="5795" w:name="_Toc343660357"/>
        <w:bookmarkStart w:id="5796" w:name="_Toc343660571"/>
        <w:bookmarkStart w:id="5797" w:name="_Toc343711199"/>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del>
    </w:p>
    <w:p w14:paraId="2CA69FB5" w14:textId="77777777" w:rsidR="006A21F7" w:rsidRDefault="00DA1F81">
      <w:pPr>
        <w:pStyle w:val="Heading2"/>
        <w:rPr>
          <w:ins w:id="5798" w:author="The Si Tran" w:date="2012-12-06T22:00:00Z"/>
        </w:rPr>
        <w:pPrChange w:id="5799" w:author="The Si Tran" w:date="2012-12-06T22:00:00Z">
          <w:pPr/>
        </w:pPrChange>
      </w:pPr>
      <w:bookmarkStart w:id="5800" w:name="_Toc343711200"/>
      <w:ins w:id="5801" w:author="The Si Tran" w:date="2012-12-06T22:00:00Z">
        <w:r>
          <w:t>Xây dựng mô hình SARIMA</w:t>
        </w:r>
        <w:bookmarkEnd w:id="5800"/>
      </w:ins>
    </w:p>
    <w:p w14:paraId="0F49B734" w14:textId="77777777" w:rsidR="00DA1F81" w:rsidRDefault="00DA1F81">
      <w:pPr>
        <w:rPr>
          <w:ins w:id="5802" w:author="The Si Tran" w:date="2012-12-06T22:01:00Z"/>
        </w:rPr>
      </w:pPr>
      <w:ins w:id="5803" w:author="The Si Tran" w:date="2012-12-06T22:01:00Z">
        <w:r>
          <w:t xml:space="preserve">Cấu trúc của mô hình dự đoán </w:t>
        </w:r>
      </w:ins>
      <w:ins w:id="5804" w:author="The Si Tran" w:date="2012-12-10T19:55:00Z">
        <w:r w:rsidR="001611FB">
          <w:t>S</w:t>
        </w:r>
      </w:ins>
      <w:ins w:id="5805" w:author="The Si Tran" w:date="2012-12-06T22:01:00Z">
        <w:r>
          <w:t>ARIMA gồm 4 thành phần chính:</w:t>
        </w:r>
      </w:ins>
    </w:p>
    <w:p w14:paraId="1A05EE34" w14:textId="77777777" w:rsidR="00DA1F81" w:rsidRPr="00AC1C82" w:rsidRDefault="00DA1F81">
      <w:pPr>
        <w:pStyle w:val="BuletL1"/>
        <w:rPr>
          <w:ins w:id="5806" w:author="The Si Tran" w:date="2012-12-06T22:01:00Z"/>
        </w:rPr>
        <w:pPrChange w:id="5807" w:author="The Si Tran" w:date="2012-12-16T10:35:00Z">
          <w:pPr/>
        </w:pPrChange>
      </w:pPr>
      <w:ins w:id="5808" w:author="The Si Tran" w:date="2012-12-06T22:01:00Z">
        <w:r w:rsidRPr="00032D83">
          <w:t>Thành ph</w:t>
        </w:r>
        <w:r w:rsidRPr="006D6C8D">
          <w:t>ầ</w:t>
        </w:r>
        <w:r w:rsidRPr="000C3A28">
          <w:t>n nh</w:t>
        </w:r>
        <w:r w:rsidRPr="00EF4E32">
          <w:t>ậ</w:t>
        </w:r>
        <w:r w:rsidRPr="0015771C">
          <w:t>n d</w:t>
        </w:r>
        <w:r w:rsidRPr="00941798">
          <w:t>ạ</w:t>
        </w:r>
        <w:r w:rsidRPr="00DA1F81">
          <w:rPr>
            <w:rPrChange w:id="5809" w:author="The Si Tran" w:date="2012-12-06T22:02:00Z">
              <w:rPr/>
            </w:rPrChange>
          </w:rPr>
          <w:t xml:space="preserve">ng mô hình (Model identification): ước lượng và xấp xỉ cấu trúc cho </w:t>
        </w:r>
      </w:ins>
      <w:ins w:id="5810" w:author="The Si Tran" w:date="2012-12-10T19:58:00Z">
        <w:r w:rsidR="00E54E7E">
          <w:t xml:space="preserve">các </w:t>
        </w:r>
      </w:ins>
      <w:ins w:id="5811" w:author="The Si Tran" w:date="2012-12-06T22:01:00Z">
        <w:r w:rsidRPr="00032D83">
          <w:t>m</w:t>
        </w:r>
        <w:r w:rsidRPr="006D6C8D">
          <w:t>ố</w:t>
        </w:r>
        <w:r w:rsidR="00E54E7E" w:rsidRPr="000C3A28">
          <w:t>i tương quan t</w:t>
        </w:r>
        <w:r w:rsidR="00E54E7E" w:rsidRPr="00EF4E32">
          <w:t>ồ</w:t>
        </w:r>
        <w:r w:rsidR="00E54E7E" w:rsidRPr="0015771C">
          <w:t>n t</w:t>
        </w:r>
        <w:r w:rsidR="00E54E7E" w:rsidRPr="00941798">
          <w:t>ạ</w:t>
        </w:r>
        <w:r w:rsidR="00E54E7E">
          <w:rPr>
            <w:rPrChange w:id="5812" w:author="The Si Tran" w:date="2012-12-06T22:02:00Z">
              <w:rPr/>
            </w:rPrChange>
          </w:rPr>
          <w:t>i</w:t>
        </w:r>
        <w:r w:rsidRPr="00DA1F81">
          <w:rPr>
            <w:rPrChange w:id="5813" w:author="The Si Tran" w:date="2012-12-06T22:02:00Z">
              <w:rPr/>
            </w:rPrChange>
          </w:rPr>
          <w:t xml:space="preserve"> trong dữ liệu đã thu thập được. Thành phần này nhận dạng đượ</w:t>
        </w:r>
        <w:r w:rsidR="00AF035F">
          <w:rPr>
            <w:rPrChange w:id="5814" w:author="The Si Tran" w:date="2012-12-06T22:02:00Z">
              <w:rPr/>
            </w:rPrChange>
          </w:rPr>
          <w:t>c mô hình</w:t>
        </w:r>
        <w:r w:rsidRPr="00DA1F81">
          <w:rPr>
            <w:rPrChange w:id="5815" w:author="The Si Tran" w:date="2012-12-06T22:02:00Z">
              <w:rPr/>
            </w:rPrChange>
          </w:rPr>
          <w:t xml:space="preserve"> một cách tự động bằng cách phân tích hệ số tự tương quan và hệ số tự</w:t>
        </w:r>
        <w:r w:rsidR="008B3DEB">
          <w:rPr>
            <w:rPrChange w:id="5816" w:author="The Si Tran" w:date="2012-12-06T22:02:00Z">
              <w:rPr/>
            </w:rPrChange>
          </w:rPr>
          <w:t xml:space="preserve"> tương quan riêng</w:t>
        </w:r>
        <w:r w:rsidRPr="00DA1F81">
          <w:rPr>
            <w:rPrChange w:id="5817"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818" w:author="The Si Tran" w:date="2012-12-06T22:01:00Z"/>
        </w:rPr>
        <w:pPrChange w:id="5819" w:author="The Si Tran" w:date="2012-12-16T10:35:00Z">
          <w:pPr/>
        </w:pPrChange>
      </w:pPr>
      <w:ins w:id="5820" w:author="The Si Tran" w:date="2012-12-06T22:01:00Z">
        <w:r w:rsidRPr="00032D83">
          <w:t>Thành ph</w:t>
        </w:r>
        <w:r w:rsidRPr="006D6C8D">
          <w:t>ầ</w:t>
        </w:r>
        <w:r w:rsidRPr="000C3A28">
          <w:t xml:space="preserve">n </w:t>
        </w:r>
      </w:ins>
      <w:ins w:id="5821" w:author="The Si Tran" w:date="2012-12-10T20:00:00Z">
        <w:r w:rsidR="00545F04">
          <w:t>khử</w:t>
        </w:r>
        <w:r w:rsidR="00290F01">
          <w:t xml:space="preserve"> mùa và </w:t>
        </w:r>
        <w:r w:rsidR="00545F04">
          <w:t>xu hướng</w:t>
        </w:r>
      </w:ins>
      <w:ins w:id="5822" w:author="The Si Tran" w:date="2012-12-06T22:01:00Z">
        <w:r w:rsidRPr="00032D83">
          <w:t xml:space="preserve"> (Recursive differencer/integ</w:t>
        </w:r>
        <w:r w:rsidRPr="006D6C8D">
          <w:t>rator): dùng đ</w:t>
        </w:r>
        <w:r w:rsidRPr="000C3A28">
          <w:t>ể</w:t>
        </w:r>
        <w:r w:rsidRPr="00EF4E32">
          <w:t xml:space="preserve"> chuy</w:t>
        </w:r>
        <w:r w:rsidRPr="0015771C">
          <w:t>ể</w:t>
        </w:r>
        <w:r w:rsidRPr="00941798">
          <w:t>n đ</w:t>
        </w:r>
        <w:r w:rsidRPr="00DA1F81">
          <w:rPr>
            <w:rPrChange w:id="5823" w:author="The Si Tran" w:date="2012-12-06T22:02:00Z">
              <w:rPr/>
            </w:rPrChange>
          </w:rPr>
          <w:t>ổi các chuỗi dữ liệu không tĩnh hoặc có tính mùa sang chuỗi dữ liệu t</w:t>
        </w:r>
        <w:r w:rsidR="00E47C73">
          <w:rPr>
            <w:rPrChange w:id="5824" w:author="The Si Tran" w:date="2012-12-06T22:02:00Z">
              <w:rPr/>
            </w:rPrChange>
          </w:rPr>
          <w:t>ĩnh</w:t>
        </w:r>
        <w:r w:rsidRPr="00DA1F81">
          <w:rPr>
            <w:rPrChange w:id="5825" w:author="The Si Tran" w:date="2012-12-06T22:02:00Z">
              <w:rPr/>
            </w:rPrChange>
          </w:rPr>
          <w:t xml:space="preserve"> trước khi áp dụng các giải thuật để ước lượng các tham số cho mô hình. Bởi vì mô hình ARIMA chỉ </w:t>
        </w:r>
      </w:ins>
      <w:ins w:id="5826" w:author="The Si Tran" w:date="2012-12-10T20:05:00Z">
        <w:r w:rsidR="00E47C73">
          <w:t>phù hợp</w:t>
        </w:r>
      </w:ins>
      <w:ins w:id="5827" w:author="The Si Tran" w:date="2012-12-06T22:01:00Z">
        <w:r w:rsidRPr="00032D83">
          <w:t xml:space="preserve"> v</w:t>
        </w:r>
        <w:r w:rsidRPr="006D6C8D">
          <w:t>ớ</w:t>
        </w:r>
        <w:r w:rsidRPr="000C3A28">
          <w:t>i chu</w:t>
        </w:r>
        <w:r w:rsidRPr="00EF4E32">
          <w:t>ỗ</w:t>
        </w:r>
        <w:r w:rsidRPr="0015771C">
          <w:t>i d</w:t>
        </w:r>
        <w:r w:rsidRPr="00941798">
          <w:t>ữ</w:t>
        </w:r>
        <w:r w:rsidRPr="00DA1F81">
          <w:rPr>
            <w:rPrChange w:id="5828" w:author="The Si Tran" w:date="2012-12-06T22:02:00Z">
              <w:rPr/>
            </w:rPrChange>
          </w:rPr>
          <w:t xml:space="preserve">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829" w:author="The Si Tran" w:date="2012-12-06T22:01:00Z"/>
        </w:rPr>
        <w:pPrChange w:id="5830" w:author="The Si Tran" w:date="2012-12-16T10:36:00Z">
          <w:pPr/>
        </w:pPrChange>
      </w:pPr>
      <w:ins w:id="5831" w:author="The Si Tran" w:date="2012-12-06T22:01:00Z">
        <w:r w:rsidRPr="00032D83">
          <w:t>Thành ph</w:t>
        </w:r>
        <w:r w:rsidRPr="006D6C8D">
          <w:t>ầ</w:t>
        </w:r>
        <w:r w:rsidRPr="000C3A28">
          <w:t>n ư</w:t>
        </w:r>
        <w:r w:rsidRPr="00EF4E32">
          <w:t>ớ</w:t>
        </w:r>
        <w:r w:rsidRPr="0015771C">
          <w:t>c lư</w:t>
        </w:r>
        <w:r w:rsidRPr="00941798">
          <w:t>ợ</w:t>
        </w:r>
        <w:r w:rsidRPr="00DA1F81">
          <w:rPr>
            <w:rPrChange w:id="5832" w:author="The Si Tran" w:date="2012-12-06T22:02:00Z">
              <w:rPr/>
            </w:rPrChange>
          </w:rPr>
          <w:t>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833" w:author="The Si Tran" w:date="2012-12-06T22:02:00Z">
              <w:rPr/>
            </w:rPrChange>
          </w:rPr>
          <w:t xml:space="preserve"> vi</w:t>
        </w:r>
        <w:r w:rsidRPr="00DA1F81">
          <w:rPr>
            <w:rPrChange w:id="5834" w:author="The Si Tran" w:date="2012-12-06T22:02:00Z">
              <w:rPr/>
            </w:rPrChange>
          </w:rPr>
          <w:t xml:space="preserve"> phạm thì mô hình ước lượng sẽ không chính xác.</w:t>
        </w:r>
      </w:ins>
    </w:p>
    <w:p w14:paraId="082BDC3A" w14:textId="77777777" w:rsidR="00DA1F81" w:rsidRDefault="00DA1F81">
      <w:pPr>
        <w:pStyle w:val="BuletL1"/>
        <w:pPrChange w:id="5835" w:author="The Si Tran" w:date="2012-12-16T10:36:00Z">
          <w:pPr/>
        </w:pPrChange>
      </w:pPr>
      <w:ins w:id="5836" w:author="The Si Tran" w:date="2012-12-06T22:01:00Z">
        <w:r w:rsidRPr="00032D83">
          <w:t>Thành ph</w:t>
        </w:r>
        <w:r w:rsidRPr="006D6C8D">
          <w:t>ầ</w:t>
        </w:r>
        <w:r w:rsidRPr="000C3A28">
          <w:t>n d</w:t>
        </w:r>
        <w:r w:rsidRPr="00EF4E32">
          <w:t>ự</w:t>
        </w:r>
        <w:r w:rsidRPr="0015771C">
          <w:t xml:space="preserve"> đoán (N-step ahead predictor): t</w:t>
        </w:r>
        <w:r w:rsidRPr="00941798">
          <w:t>ạ</w:t>
        </w:r>
        <w:r w:rsidRPr="00DA1F81">
          <w:rPr>
            <w:rPrChange w:id="5837" w:author="The Si Tran" w:date="2012-12-06T22:03:00Z">
              <w:rPr/>
            </w:rPrChange>
          </w:rPr>
          <w:t>o giá trị dự đoán cho các giai đoạn tiếp theo dựa vào mô hình đã ước lượng được.</w:t>
        </w:r>
      </w:ins>
    </w:p>
    <w:p w14:paraId="1F0894B0" w14:textId="6041CCBB" w:rsidR="0021110E" w:rsidRDefault="0021110E" w:rsidP="0021110E">
      <w:pPr>
        <w:rPr>
          <w:ins w:id="5838" w:author="The Si Tran" w:date="2012-12-06T22:08:00Z"/>
        </w:rPr>
      </w:pPr>
      <w:r>
        <w:t>Hình 3.4 sẽ mô tả cấu trúc của mô hình dự đoán SARIMA.</w:t>
      </w:r>
    </w:p>
    <w:p w14:paraId="63C6EB69" w14:textId="41F9FD05" w:rsidR="00155591" w:rsidRDefault="00155591" w:rsidP="00155591">
      <w:pPr>
        <w:pStyle w:val="Heading3"/>
        <w:rPr>
          <w:ins w:id="5839" w:author="The Si Tran" w:date="2012-12-06T22:17:00Z"/>
        </w:rPr>
      </w:pPr>
      <w:bookmarkStart w:id="5840" w:name="_Toc343711201"/>
      <w:ins w:id="5841" w:author="The Si Tran" w:date="2012-12-06T22:15:00Z">
        <w:r>
          <w:t>T</w:t>
        </w:r>
        <w:r w:rsidRPr="00155591">
          <w:t>hành phần nhận dạng mô hình</w:t>
        </w:r>
      </w:ins>
      <w:bookmarkEnd w:id="5840"/>
    </w:p>
    <w:p w14:paraId="6141FE93" w14:textId="10DD5595" w:rsidR="00A96FA3" w:rsidRDefault="00A96FA3">
      <w:pPr>
        <w:pStyle w:val="BuletL1"/>
        <w:rPr>
          <w:ins w:id="5842" w:author="The Si Tran" w:date="2012-12-06T22:18:00Z"/>
        </w:rPr>
        <w:pPrChange w:id="5843" w:author="The Si Tran" w:date="2012-12-16T10:36:00Z">
          <w:pPr>
            <w:pStyle w:val="ListParagraph"/>
            <w:ind w:left="360"/>
          </w:pPr>
        </w:pPrChange>
      </w:pPr>
      <w:ins w:id="5844" w:author="The Si Tran" w:date="2012-12-06T22:18:00Z">
        <w:r>
          <w:t xml:space="preserve">Nhận dạng mô hình là khâu đầu tiên trong quá trình mô hình hóa </w:t>
        </w:r>
      </w:ins>
      <w:ins w:id="5845" w:author="The Si Tran" w:date="2012-12-10T20:15:00Z">
        <w:r w:rsidR="00B46514">
          <w:t>S</w:t>
        </w:r>
      </w:ins>
      <w:ins w:id="5846" w:author="The Si Tran" w:date="2012-12-06T22:18:00Z">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ins>
      <w:r w:rsidR="00120A96">
        <w:rPr>
          <w:i/>
        </w:rPr>
        <w:t>s</w:t>
      </w:r>
      <w:ins w:id="5847" w:author="The Si Tran" w:date="2012-12-06T22:18:00Z">
        <w:r>
          <w:t xml:space="preserve"> của mô hình </w:t>
        </w:r>
      </w:ins>
      <w:ins w:id="5848" w:author="The Si Tran" w:date="2012-12-10T20:15:00Z">
        <w:r w:rsidR="00B46514">
          <w:t>S</w:t>
        </w:r>
      </w:ins>
      <w:ins w:id="5849" w:author="The Si Tran" w:date="2012-12-06T22:18:00Z">
        <w:r>
          <w:t>ARIMA. Những giá trị này được suy ra bằng cách trích rút những hệ số tương quan quan trọng trong chuỗi dữ liệu quan sát được.</w:t>
        </w:r>
      </w:ins>
      <w:ins w:id="5850" w:author="The Si Tran" w:date="2012-12-06T22:19:00Z">
        <w:r>
          <w:t xml:space="preserve"> </w:t>
        </w:r>
      </w:ins>
      <w:ins w:id="5851"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852" w:author="The Si Tran" w:date="2012-12-10T20:17:00Z">
        <w:r w:rsidR="00D30044">
          <w:t xml:space="preserve">một </w:t>
        </w:r>
      </w:ins>
      <w:ins w:id="5853" w:author="The Si Tran" w:date="2012-12-06T22:18:00Z">
        <w:r>
          <w:t xml:space="preserve">phương pháp </w:t>
        </w:r>
      </w:ins>
      <w:ins w:id="5854" w:author="The Si Tran" w:date="2012-12-10T20:17:00Z">
        <w:r w:rsidR="00D30044">
          <w:t>tự động</w:t>
        </w:r>
      </w:ins>
      <w:ins w:id="5855" w:author="The Si Tran" w:date="2012-12-06T22:18:00Z">
        <w:r>
          <w:t>, sử dụng các công thức toán học để trích rút ra các hệ số.</w:t>
        </w:r>
      </w:ins>
    </w:p>
    <w:p w14:paraId="3BD028AA" w14:textId="03D4F635" w:rsidR="00A96FA3" w:rsidRPr="00032D83" w:rsidRDefault="00A96FA3">
      <w:pPr>
        <w:pStyle w:val="BuletL1"/>
        <w:rPr>
          <w:ins w:id="5856" w:author="The Si Tran" w:date="2012-12-06T22:21:00Z"/>
        </w:rPr>
        <w:pPrChange w:id="5857" w:author="The Si Tran" w:date="2012-12-16T10:36:00Z">
          <w:pPr>
            <w:pStyle w:val="ListParagraph"/>
            <w:numPr>
              <w:numId w:val="18"/>
            </w:numPr>
            <w:ind w:hanging="360"/>
          </w:pPr>
        </w:pPrChange>
      </w:pPr>
      <w:ins w:id="5858" w:author="The Si Tran" w:date="2012-12-06T22:21:00Z">
        <w:r w:rsidRPr="00032D83">
          <w:t xml:space="preserve">Mô hình </w:t>
        </w:r>
      </w:ins>
      <w:ins w:id="5859" w:author="The Si Tran" w:date="2012-12-10T20:25:00Z">
        <w:r w:rsidR="00300B75">
          <w:t>S</w:t>
        </w:r>
      </w:ins>
      <w:ins w:id="5860" w:author="The Si Tran" w:date="2012-12-06T22:21:00Z">
        <w:r w:rsidRPr="00032D83">
          <w:t>ARIMA s</w:t>
        </w:r>
        <w:r w:rsidRPr="006D6C8D">
          <w:t>ử</w:t>
        </w:r>
        <w:r w:rsidRPr="000C3A28">
          <w:t xml:space="preserve"> d</w:t>
        </w:r>
        <w:r w:rsidRPr="00EF4E32">
          <w:t>ụ</w:t>
        </w:r>
        <w:r w:rsidRPr="0015771C">
          <w:t>ng tính ch</w:t>
        </w:r>
        <w:r w:rsidRPr="00941798">
          <w:t>ấ</w:t>
        </w:r>
        <w:r w:rsidRPr="00A96FA3">
          <w:rPr>
            <w:rPrChange w:id="5861" w:author="The Si Tran" w:date="2012-12-06T22:21:00Z">
              <w:rPr/>
            </w:rPrChange>
          </w:rPr>
          <w:t>t của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A96FA3">
          <w:rPr>
            <w:rPrChange w:id="5862" w:author="The Si Tran" w:date="2012-12-06T22:21:00Z">
              <w:rPr/>
            </w:rPrChange>
          </w:rPr>
          <w:t xml:space="preserve"> liệu với một mô hình thích hợp: mô hình tự hồi quy AR(</w:t>
        </w:r>
        <w:r w:rsidRPr="00120A96">
          <w:rPr>
            <w:i/>
            <w:rPrChange w:id="5863" w:author="The Si Tran" w:date="2012-12-06T22:21:00Z">
              <w:rPr/>
            </w:rPrChange>
          </w:rPr>
          <w:t>p</w:t>
        </w:r>
        <w:r w:rsidRPr="0015771C">
          <w:t xml:space="preserve">), mô hình </w:t>
        </w:r>
        <w:r w:rsidRPr="00941798">
          <w:t>trung bình di đ</w:t>
        </w:r>
        <w:r w:rsidRPr="00A96FA3">
          <w:rPr>
            <w:rPrChange w:id="5864" w:author="The Si Tran" w:date="2012-12-06T22:21:00Z">
              <w:rPr/>
            </w:rPrChange>
          </w:rPr>
          <w:t>ộng MA(</w:t>
        </w:r>
        <w:r w:rsidRPr="00120A96">
          <w:rPr>
            <w:i/>
            <w:rPrChange w:id="5865" w:author="The Si Tran" w:date="2012-12-06T22:21:00Z">
              <w:rPr/>
            </w:rPrChange>
          </w:rPr>
          <w:t>q</w:t>
        </w:r>
        <w:r w:rsidRPr="0015771C">
          <w:t>), mô hình k</w:t>
        </w:r>
        <w:r w:rsidRPr="00941798">
          <w:t>ế</w:t>
        </w:r>
        <w:r w:rsidRPr="00A96FA3">
          <w:rPr>
            <w:rPrChange w:id="5866" w:author="The Si Tran" w:date="2012-12-06T22:21:00Z">
              <w:rPr/>
            </w:rPrChange>
          </w:rPr>
          <w:t>t hợp tự hồi quy và tru</w:t>
        </w:r>
      </w:ins>
      <w:ins w:id="5867" w:author="The Si Tran" w:date="2012-12-10T20:21:00Z">
        <w:r w:rsidR="00B405CA">
          <w:t>n</w:t>
        </w:r>
      </w:ins>
      <w:ins w:id="5868" w:author="The Si Tran" w:date="2012-12-06T22:21:00Z">
        <w:r w:rsidRPr="00032D83">
          <w:t>g bình di đ</w:t>
        </w:r>
        <w:r w:rsidRPr="006D6C8D">
          <w:t>ộ</w:t>
        </w:r>
        <w:r w:rsidRPr="000C3A28">
          <w:t xml:space="preserve">ng </w:t>
        </w:r>
        <w:proofErr w:type="gramStart"/>
        <w:r w:rsidRPr="000C3A28">
          <w:t>ARMA(</w:t>
        </w:r>
        <w:proofErr w:type="gramEnd"/>
        <w:r w:rsidRPr="00120A96">
          <w:rPr>
            <w:i/>
          </w:rPr>
          <w:t>p</w:t>
        </w:r>
        <w:r w:rsidRPr="000C3A28">
          <w:t>,</w:t>
        </w:r>
        <w:r w:rsidRPr="00120A96">
          <w:rPr>
            <w:i/>
          </w:rPr>
          <w:t>q</w:t>
        </w:r>
        <w:r w:rsidRPr="000C3A28">
          <w:t xml:space="preserve">). </w:t>
        </w:r>
      </w:ins>
      <w:ins w:id="5869" w:author="The Si Tran" w:date="2012-12-10T20:22:00Z">
        <w:r w:rsidR="00595FCB">
          <w:t>Tính chất của</w:t>
        </w:r>
      </w:ins>
      <w:ins w:id="5870" w:author="The Si Tran" w:date="2012-12-06T22:21:00Z">
        <w:r w:rsidRPr="00032D83">
          <w:t xml:space="preserve"> các hàm tương quan đư</w:t>
        </w:r>
        <w:r w:rsidRPr="006D6C8D">
          <w:t>ợ</w:t>
        </w:r>
        <w:r w:rsidRPr="000C3A28">
          <w:t>c chia ra làm 3 lo</w:t>
        </w:r>
        <w:r w:rsidRPr="00EF4E32">
          <w:t>ạ</w:t>
        </w:r>
        <w:r w:rsidRPr="0015771C">
          <w:t>i: gi</w:t>
        </w:r>
        <w:r w:rsidRPr="00941798">
          <w:t>ả</w:t>
        </w:r>
        <w:r w:rsidRPr="00A96FA3">
          <w:rPr>
            <w:rPrChange w:id="5871" w:author="The Si Tran" w:date="2012-12-06T22:21:00Z">
              <w:rPr/>
            </w:rPrChange>
          </w:rPr>
          <w:t>m gián đoạn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A96FA3">
          <w:rPr>
            <w:rPrChange w:id="5872" w:author="The Si Tran" w:date="2012-12-06T22:21:00Z">
              <w:rPr/>
            </w:rPrChange>
          </w:rPr>
          <w:t>a ACF và PACF mà chuỗi dữ liệu được kết hợp với 1 mô hình khác nhau</w:t>
        </w:r>
      </w:ins>
      <w:ins w:id="5873" w:author="The Si Tran" w:date="2012-12-14T05:25:00Z">
        <w:r w:rsidR="00647C91">
          <w:t>:</w:t>
        </w:r>
      </w:ins>
    </w:p>
    <w:p w14:paraId="3BB4E4BD" w14:textId="69FFD5D9" w:rsidR="00A96FA3" w:rsidRPr="00A96FA3" w:rsidRDefault="00A96FA3">
      <w:pPr>
        <w:pStyle w:val="ListParagraph"/>
        <w:numPr>
          <w:ilvl w:val="0"/>
          <w:numId w:val="20"/>
        </w:numPr>
        <w:spacing w:line="360" w:lineRule="auto"/>
        <w:ind w:left="1080"/>
        <w:rPr>
          <w:ins w:id="5874" w:author="The Si Tran" w:date="2012-12-06T22:21:00Z"/>
          <w:rFonts w:ascii="Times New Roman" w:hAnsi="Times New Roman"/>
          <w:sz w:val="26"/>
          <w:szCs w:val="26"/>
          <w:rPrChange w:id="5875" w:author="The Si Tran" w:date="2012-12-06T22:21:00Z">
            <w:rPr>
              <w:ins w:id="5876" w:author="The Si Tran" w:date="2012-12-06T22:21:00Z"/>
            </w:rPr>
          </w:rPrChange>
        </w:rPr>
        <w:pPrChange w:id="5877" w:author="The Si Tran" w:date="2012-12-14T05:24:00Z">
          <w:pPr>
            <w:pStyle w:val="ListParagraph"/>
            <w:numPr>
              <w:numId w:val="18"/>
            </w:numPr>
            <w:ind w:hanging="360"/>
          </w:pPr>
        </w:pPrChange>
      </w:pPr>
      <w:ins w:id="5878" w:author="The Si Tran" w:date="2012-12-06T22:21:00Z">
        <w:r w:rsidRPr="00A96FA3">
          <w:rPr>
            <w:rFonts w:ascii="Times New Roman" w:hAnsi="Times New Roman"/>
            <w:sz w:val="26"/>
            <w:szCs w:val="26"/>
            <w:rPrChange w:id="5879" w:author="The Si Tran" w:date="2012-12-06T22:21:00Z">
              <w:rPr/>
            </w:rPrChange>
          </w:rPr>
          <w:t xml:space="preserve">Mô hình tự hồi quy </w:t>
        </w:r>
        <w:proofErr w:type="gramStart"/>
        <w:r w:rsidRPr="00A96FA3">
          <w:rPr>
            <w:rFonts w:ascii="Times New Roman" w:hAnsi="Times New Roman"/>
            <w:sz w:val="26"/>
            <w:szCs w:val="26"/>
            <w:rPrChange w:id="5880" w:author="The Si Tran" w:date="2012-12-06T22:21:00Z">
              <w:rPr/>
            </w:rPrChange>
          </w:rPr>
          <w:t>AR(</w:t>
        </w:r>
        <w:proofErr w:type="gramEnd"/>
        <w:r w:rsidRPr="00120A96">
          <w:rPr>
            <w:rFonts w:ascii="Times New Roman" w:hAnsi="Times New Roman"/>
            <w:i/>
            <w:sz w:val="26"/>
            <w:szCs w:val="26"/>
            <w:rPrChange w:id="5881" w:author="The Si Tran" w:date="2012-12-06T22:21:00Z">
              <w:rPr/>
            </w:rPrChange>
          </w:rPr>
          <w:t>p</w:t>
        </w:r>
        <w:r w:rsidRPr="00A96FA3">
          <w:rPr>
            <w:rFonts w:ascii="Times New Roman" w:hAnsi="Times New Roman"/>
            <w:sz w:val="26"/>
            <w:szCs w:val="26"/>
            <w:rPrChange w:id="5882" w:author="The Si Tran" w:date="2012-12-06T22:21:00Z">
              <w:rPr/>
            </w:rPrChange>
          </w:rPr>
          <w:t>):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5883" w:author="The Si Tran" w:date="2012-12-06T22:21:00Z"/>
          <w:rFonts w:ascii="Times New Roman" w:hAnsi="Times New Roman"/>
          <w:sz w:val="26"/>
          <w:szCs w:val="26"/>
          <w:rPrChange w:id="5884" w:author="The Si Tran" w:date="2012-12-06T22:21:00Z">
            <w:rPr>
              <w:ins w:id="5885" w:author="The Si Tran" w:date="2012-12-06T22:21:00Z"/>
            </w:rPr>
          </w:rPrChange>
        </w:rPr>
        <w:pPrChange w:id="5886" w:author="The Si Tran" w:date="2012-12-14T05:24:00Z">
          <w:pPr>
            <w:pStyle w:val="ListParagraph"/>
            <w:numPr>
              <w:numId w:val="18"/>
            </w:numPr>
            <w:ind w:hanging="360"/>
          </w:pPr>
        </w:pPrChange>
      </w:pPr>
      <w:ins w:id="5887" w:author="The Si Tran" w:date="2012-12-06T22:21:00Z">
        <w:r w:rsidRPr="00A96FA3">
          <w:rPr>
            <w:rFonts w:ascii="Times New Roman" w:hAnsi="Times New Roman"/>
            <w:sz w:val="26"/>
            <w:szCs w:val="26"/>
            <w:rPrChange w:id="5888" w:author="The Si Tran" w:date="2012-12-06T22:21:00Z">
              <w:rPr/>
            </w:rPrChange>
          </w:rPr>
          <w:t xml:space="preserve">Mô hình trung bình di động </w:t>
        </w:r>
        <w:proofErr w:type="gramStart"/>
        <w:r w:rsidRPr="00A96FA3">
          <w:rPr>
            <w:rFonts w:ascii="Times New Roman" w:hAnsi="Times New Roman"/>
            <w:sz w:val="26"/>
            <w:szCs w:val="26"/>
            <w:rPrChange w:id="5889" w:author="The Si Tran" w:date="2012-12-06T22:21:00Z">
              <w:rPr/>
            </w:rPrChange>
          </w:rPr>
          <w:t>MA(</w:t>
        </w:r>
        <w:proofErr w:type="gramEnd"/>
        <w:r w:rsidRPr="00120A96">
          <w:rPr>
            <w:rFonts w:ascii="Times New Roman" w:hAnsi="Times New Roman"/>
            <w:i/>
            <w:sz w:val="26"/>
            <w:szCs w:val="26"/>
            <w:rPrChange w:id="5890" w:author="The Si Tran" w:date="2012-12-06T22:21:00Z">
              <w:rPr/>
            </w:rPrChange>
          </w:rPr>
          <w:t>q</w:t>
        </w:r>
        <w:r w:rsidRPr="00A96FA3">
          <w:rPr>
            <w:rFonts w:ascii="Times New Roman" w:hAnsi="Times New Roman"/>
            <w:sz w:val="26"/>
            <w:szCs w:val="26"/>
            <w:rPrChange w:id="5891" w:author="The Si Tran" w:date="2012-12-06T22:21:00Z">
              <w:rPr/>
            </w:rPrChange>
          </w:rPr>
          <w:t>): quá trình có tính chất ngược lại với mô hình AR(</w:t>
        </w:r>
        <w:r w:rsidRPr="00120A96">
          <w:rPr>
            <w:rFonts w:ascii="Times New Roman" w:hAnsi="Times New Roman"/>
            <w:i/>
            <w:sz w:val="26"/>
            <w:szCs w:val="26"/>
            <w:rPrChange w:id="5892" w:author="The Si Tran" w:date="2012-12-06T22:21:00Z">
              <w:rPr/>
            </w:rPrChange>
          </w:rPr>
          <w:t>p</w:t>
        </w:r>
        <w:r w:rsidRPr="00A96FA3">
          <w:rPr>
            <w:rFonts w:ascii="Times New Roman" w:hAnsi="Times New Roman"/>
            <w:sz w:val="26"/>
            <w:szCs w:val="26"/>
            <w:rPrChange w:id="5893" w:author="The Si Tran" w:date="2012-12-06T22:21:00Z">
              <w:rPr/>
            </w:rPrChange>
          </w:rPr>
          <w:t>),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5894" w:author="The Si Tran" w:date="2012-12-06T22:21:00Z"/>
          <w:rFonts w:ascii="Times New Roman" w:hAnsi="Times New Roman"/>
          <w:sz w:val="26"/>
          <w:szCs w:val="26"/>
          <w:rPrChange w:id="5895" w:author="The Si Tran" w:date="2012-12-06T22:21:00Z">
            <w:rPr>
              <w:ins w:id="5896" w:author="The Si Tran" w:date="2012-12-06T22:21:00Z"/>
            </w:rPr>
          </w:rPrChange>
        </w:rPr>
        <w:pPrChange w:id="5897" w:author="The Si Tran" w:date="2012-12-14T05:24:00Z">
          <w:pPr>
            <w:pStyle w:val="ListParagraph"/>
            <w:numPr>
              <w:numId w:val="18"/>
            </w:numPr>
            <w:ind w:hanging="360"/>
          </w:pPr>
        </w:pPrChange>
      </w:pPr>
      <w:ins w:id="5898" w:author="The Si Tran" w:date="2012-12-06T22:21:00Z">
        <w:r w:rsidRPr="00A96FA3">
          <w:rPr>
            <w:rFonts w:ascii="Times New Roman" w:hAnsi="Times New Roman"/>
            <w:sz w:val="26"/>
            <w:szCs w:val="26"/>
            <w:rPrChange w:id="5899"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5900" w:author="The Si Tran" w:date="2012-12-06T22:21:00Z">
              <w:rPr/>
            </w:rPrChange>
          </w:rPr>
          <w:t>ARMA(</w:t>
        </w:r>
        <w:proofErr w:type="gramEnd"/>
        <w:r w:rsidRPr="00120A96">
          <w:rPr>
            <w:rFonts w:ascii="Times New Roman" w:hAnsi="Times New Roman"/>
            <w:i/>
            <w:sz w:val="26"/>
            <w:szCs w:val="26"/>
            <w:rPrChange w:id="5901" w:author="The Si Tran" w:date="2012-12-06T22:21:00Z">
              <w:rPr/>
            </w:rPrChange>
          </w:rPr>
          <w:t>p</w:t>
        </w:r>
        <w:r w:rsidRPr="00A96FA3">
          <w:rPr>
            <w:rFonts w:ascii="Times New Roman" w:hAnsi="Times New Roman"/>
            <w:sz w:val="26"/>
            <w:szCs w:val="26"/>
            <w:rPrChange w:id="5902" w:author="The Si Tran" w:date="2012-12-06T22:21:00Z">
              <w:rPr/>
            </w:rPrChange>
          </w:rPr>
          <w:t>,</w:t>
        </w:r>
        <w:r w:rsidRPr="00120A96">
          <w:rPr>
            <w:rFonts w:ascii="Times New Roman" w:hAnsi="Times New Roman"/>
            <w:i/>
            <w:sz w:val="26"/>
            <w:szCs w:val="26"/>
            <w:rPrChange w:id="5903" w:author="The Si Tran" w:date="2012-12-06T22:21:00Z">
              <w:rPr/>
            </w:rPrChange>
          </w:rPr>
          <w:t>q</w:t>
        </w:r>
        <w:r w:rsidRPr="00A96FA3">
          <w:rPr>
            <w:rFonts w:ascii="Times New Roman" w:hAnsi="Times New Roman"/>
            <w:sz w:val="26"/>
            <w:szCs w:val="26"/>
            <w:rPrChange w:id="5904" w:author="The Si Tran" w:date="2012-12-06T22:21:00Z">
              <w:rPr/>
            </w:rPrChange>
          </w:rPr>
          <w:t>): quá trình có ACF và PACF giảm về không theo hình sin hoặc theo hàm mũ.</w:t>
        </w:r>
      </w:ins>
    </w:p>
    <w:p w14:paraId="09BE4654" w14:textId="10BE25BA" w:rsidR="00A96FA3" w:rsidRDefault="00A96FA3">
      <w:pPr>
        <w:pStyle w:val="ListParagraph"/>
        <w:spacing w:line="360" w:lineRule="auto"/>
        <w:ind w:left="360" w:firstLine="0"/>
        <w:rPr>
          <w:ins w:id="5905" w:author="The Si Tran" w:date="2012-12-14T05:25:00Z"/>
          <w:rFonts w:ascii="Times New Roman" w:hAnsi="Times New Roman"/>
          <w:sz w:val="26"/>
          <w:szCs w:val="26"/>
        </w:rPr>
        <w:pPrChange w:id="5906" w:author="The Si Tran" w:date="2012-12-14T05:24:00Z">
          <w:pPr>
            <w:pStyle w:val="ListParagraph"/>
            <w:numPr>
              <w:numId w:val="18"/>
            </w:numPr>
            <w:ind w:hanging="360"/>
          </w:pPr>
        </w:pPrChange>
      </w:pPr>
      <w:ins w:id="5907" w:author="The Si Tran" w:date="2012-12-06T22:21:00Z">
        <w:r w:rsidRPr="00A96FA3">
          <w:rPr>
            <w:rFonts w:ascii="Times New Roman" w:hAnsi="Times New Roman"/>
            <w:sz w:val="26"/>
            <w:szCs w:val="26"/>
            <w:rPrChange w:id="5908"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DC1307" w:rsidRDefault="00647C91">
      <w:pPr>
        <w:pStyle w:val="Bang"/>
        <w:rPr>
          <w:ins w:id="5909" w:author="The Si Tran" w:date="2012-12-06T22:22:00Z"/>
          <w:rPrChange w:id="5910" w:author="The Si Tran" w:date="2012-12-16T17:09:00Z">
            <w:rPr>
              <w:ins w:id="5911" w:author="The Si Tran" w:date="2012-12-06T22:22:00Z"/>
            </w:rPr>
          </w:rPrChange>
        </w:rPr>
        <w:pPrChange w:id="5912" w:author="The Si Tran" w:date="2012-12-16T17:09:00Z">
          <w:pPr>
            <w:pStyle w:val="ListParagraph"/>
            <w:numPr>
              <w:numId w:val="18"/>
            </w:numPr>
            <w:ind w:hanging="360"/>
          </w:pPr>
        </w:pPrChange>
      </w:pPr>
      <w:bookmarkStart w:id="5913" w:name="_Toc343711415"/>
      <w:ins w:id="5914" w:author="The Si Tran" w:date="2012-12-14T05:25:00Z">
        <w:r w:rsidRPr="00032D83">
          <w:t>B</w:t>
        </w:r>
        <w:r w:rsidRPr="006D6C8D">
          <w:t>ả</w:t>
        </w:r>
        <w:r w:rsidRPr="000C3A28">
          <w:t>ng 3.1: Tính ch</w:t>
        </w:r>
        <w:r w:rsidRPr="00EF4E32">
          <w:t>ấ</w:t>
        </w:r>
        <w:r w:rsidRPr="0015771C">
          <w:t>t c</w:t>
        </w:r>
        <w:r w:rsidRPr="00941798">
          <w:t>ủ</w:t>
        </w:r>
        <w:r w:rsidRPr="00DC1307">
          <w:rPr>
            <w:rPrChange w:id="5915" w:author="The Si Tran" w:date="2012-12-16T17:09:00Z">
              <w:rPr/>
            </w:rPrChange>
          </w:rPr>
          <w:t>a ACF và PACF</w:t>
        </w:r>
      </w:ins>
      <w:bookmarkEnd w:id="5913"/>
    </w:p>
    <w:p w14:paraId="1401E544" w14:textId="3C256300" w:rsidR="00677EB9" w:rsidRDefault="00C72B8E">
      <w:pPr>
        <w:pStyle w:val="Canhgiua"/>
        <w:rPr>
          <w:ins w:id="5916" w:author="The Si Tran" w:date="2012-12-07T19:19:00Z"/>
          <w:szCs w:val="26"/>
        </w:rPr>
        <w:pPrChange w:id="5917" w:author="The Si Tran" w:date="2012-12-07T19:19:00Z">
          <w:pPr>
            <w:pStyle w:val="ListParagraph"/>
            <w:ind w:left="1224"/>
          </w:pPr>
        </w:pPrChange>
      </w:pPr>
      <w:r>
        <w:rPr>
          <w:noProof/>
        </w:rPr>
        <w:drawing>
          <wp:inline distT="0" distB="0" distL="0" distR="0" wp14:anchorId="0153D171" wp14:editId="064E7EE1">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5918" w:author="The Si Tran" w:date="2012-12-07T19:19:00Z"/>
          <w:rFonts w:ascii="Times New Roman" w:hAnsi="Times New Roman"/>
          <w:sz w:val="26"/>
          <w:szCs w:val="26"/>
        </w:rPr>
        <w:pPrChange w:id="5919" w:author="The Si Tran" w:date="2012-12-16T10:48:00Z">
          <w:pPr>
            <w:pStyle w:val="ListParagraph"/>
            <w:ind w:left="1224"/>
          </w:pPr>
        </w:pPrChange>
      </w:pPr>
      <w:ins w:id="5920" w:author="The Si Tran" w:date="2012-12-07T19:19:00Z">
        <w:r>
          <w:rPr>
            <w:rFonts w:ascii="Times New Roman" w:hAnsi="Times New Roman"/>
            <w:sz w:val="26"/>
            <w:szCs w:val="26"/>
          </w:rPr>
          <w:t xml:space="preserve">Quá trình nhận dạng mô hình </w:t>
        </w:r>
      </w:ins>
      <w:ins w:id="5921" w:author="The Si Tran" w:date="2012-12-10T20:25:00Z">
        <w:r w:rsidR="00300B75">
          <w:rPr>
            <w:rFonts w:ascii="Times New Roman" w:hAnsi="Times New Roman"/>
            <w:sz w:val="26"/>
            <w:szCs w:val="26"/>
          </w:rPr>
          <w:t>S</w:t>
        </w:r>
      </w:ins>
      <w:ins w:id="5922" w:author="The Si Tran" w:date="2012-12-07T19:19:00Z">
        <w:r>
          <w:rPr>
            <w:rFonts w:ascii="Times New Roman" w:hAnsi="Times New Roman"/>
            <w:sz w:val="26"/>
            <w:szCs w:val="26"/>
          </w:rPr>
          <w:t>ARIMA bao gồm 4 giai đoạn chính</w:t>
        </w:r>
      </w:ins>
      <w:ins w:id="5923" w:author="The Si Tran" w:date="2012-12-10T20:25:00Z">
        <w:r w:rsidR="00206943">
          <w:rPr>
            <w:rFonts w:ascii="Times New Roman" w:hAnsi="Times New Roman"/>
            <w:sz w:val="26"/>
            <w:szCs w:val="26"/>
          </w:rPr>
          <w:t>:</w:t>
        </w:r>
      </w:ins>
    </w:p>
    <w:p w14:paraId="1392996E" w14:textId="5BAD488C" w:rsidR="00677EB9" w:rsidRDefault="00677EB9">
      <w:pPr>
        <w:pStyle w:val="ListParagraph"/>
        <w:numPr>
          <w:ilvl w:val="0"/>
          <w:numId w:val="24"/>
        </w:numPr>
        <w:spacing w:line="360" w:lineRule="auto"/>
        <w:rPr>
          <w:ins w:id="5924" w:author="The Si Tran" w:date="2012-12-07T19:19:00Z"/>
          <w:rFonts w:ascii="Times New Roman" w:hAnsi="Times New Roman"/>
          <w:sz w:val="26"/>
          <w:szCs w:val="26"/>
        </w:rPr>
        <w:pPrChange w:id="5925" w:author="The Si Tran" w:date="2012-12-14T05:24:00Z">
          <w:pPr>
            <w:pStyle w:val="ListParagraph"/>
            <w:numPr>
              <w:numId w:val="18"/>
            </w:numPr>
            <w:ind w:hanging="360"/>
          </w:pPr>
        </w:pPrChange>
      </w:pPr>
      <w:ins w:id="5926" w:author="The Si Tran" w:date="2012-12-07T19:19:00Z">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w:t>
        </w:r>
        <w:r w:rsidR="00087FFE">
          <w:rPr>
            <w:rFonts w:ascii="Times New Roman" w:hAnsi="Times New Roman"/>
            <w:sz w:val="26"/>
            <w:szCs w:val="26"/>
          </w:rPr>
          <w:lastRenderedPageBreak/>
          <w:t>giá trị</w:t>
        </w:r>
        <w:r>
          <w:rPr>
            <w:rFonts w:ascii="Times New Roman" w:hAnsi="Times New Roman"/>
            <w:sz w:val="26"/>
            <w:szCs w:val="26"/>
          </w:rPr>
          <w:t xml:space="preserve"> lớn tại các cận của mùa. Khoảng cách giữa các cận chính là chiều dài mùa </w:t>
        </w:r>
      </w:ins>
      <w:r w:rsidR="00120A96" w:rsidRPr="00120A96">
        <w:rPr>
          <w:rFonts w:ascii="Times New Roman" w:hAnsi="Times New Roman"/>
          <w:i/>
          <w:sz w:val="26"/>
          <w:szCs w:val="26"/>
        </w:rPr>
        <w:t>s</w:t>
      </w:r>
      <w:ins w:id="5927" w:author="The Si Tran" w:date="2012-12-07T19:19:00Z">
        <w:r>
          <w:rPr>
            <w:rFonts w:ascii="Times New Roman" w:hAnsi="Times New Roman"/>
            <w:sz w:val="26"/>
            <w:szCs w:val="26"/>
          </w:rPr>
          <w:t>.</w:t>
        </w:r>
      </w:ins>
    </w:p>
    <w:p w14:paraId="7A14D0B9" w14:textId="1DA92A7E" w:rsidR="00677EB9" w:rsidRDefault="00677EB9">
      <w:pPr>
        <w:pStyle w:val="ListParagraph"/>
        <w:numPr>
          <w:ilvl w:val="0"/>
          <w:numId w:val="24"/>
        </w:numPr>
        <w:spacing w:line="360" w:lineRule="auto"/>
        <w:rPr>
          <w:ins w:id="5928" w:author="The Si Tran" w:date="2012-12-07T19:22:00Z"/>
          <w:rFonts w:ascii="Times New Roman" w:hAnsi="Times New Roman"/>
          <w:sz w:val="26"/>
          <w:szCs w:val="26"/>
        </w:rPr>
        <w:pPrChange w:id="5929" w:author="The Si Tran" w:date="2012-12-14T05:24:00Z">
          <w:pPr>
            <w:pStyle w:val="ListParagraph"/>
            <w:numPr>
              <w:numId w:val="18"/>
            </w:numPr>
            <w:ind w:hanging="360"/>
          </w:pPr>
        </w:pPrChange>
      </w:pPr>
      <w:ins w:id="5930" w:author="The Si Tran" w:date="2012-12-07T19:19:00Z">
        <w:r>
          <w:rPr>
            <w:rFonts w:ascii="Times New Roman" w:hAnsi="Times New Roman"/>
            <w:sz w:val="26"/>
            <w:szCs w:val="26"/>
          </w:rPr>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ins>
      <w:r w:rsidR="00120A96">
        <w:rPr>
          <w:rFonts w:ascii="Times New Roman" w:hAnsi="Times New Roman"/>
          <w:i/>
          <w:sz w:val="26"/>
          <w:szCs w:val="26"/>
        </w:rPr>
        <w:t>s</w:t>
      </w:r>
      <w:ins w:id="5931" w:author="The Si Tran" w:date="2012-12-07T19:19:00Z">
        <w:r>
          <w:rPr>
            <w:rFonts w:ascii="Times New Roman" w:hAnsi="Times New Roman"/>
            <w:sz w:val="26"/>
            <w:szCs w:val="26"/>
          </w:rPr>
          <w:t xml:space="preserve"> để loại bỏ tính mùa.</w:t>
        </w:r>
      </w:ins>
      <w:ins w:id="5932" w:author="The Si Tran" w:date="2012-12-10T20:27:00Z">
        <w:r w:rsidR="00087FFE">
          <w:rPr>
            <w:rFonts w:ascii="Times New Roman" w:hAnsi="Times New Roman"/>
            <w:sz w:val="26"/>
            <w:szCs w:val="26"/>
          </w:rPr>
          <w:t xml:space="preserve"> Với các chuỗi dữ liệu thường gặp chỉ qua 1 lần lấy hiệu </w:t>
        </w:r>
      </w:ins>
      <w:ins w:id="5933"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934" w:author="The Si Tran" w:date="2012-12-07T19:22:00Z"/>
          <w:rFonts w:ascii="Times New Roman" w:hAnsi="Times New Roman"/>
          <w:sz w:val="26"/>
          <w:szCs w:val="26"/>
        </w:rPr>
        <w:pPrChange w:id="5935" w:author="The Si Tran" w:date="2012-12-14T05:24:00Z">
          <w:pPr>
            <w:pStyle w:val="ListParagraph"/>
            <w:ind w:left="1728"/>
          </w:pPr>
        </w:pPrChange>
      </w:pPr>
      <w:ins w:id="5936"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14:paraId="69D54F07" w14:textId="77777777" w:rsidR="00677EB9" w:rsidRDefault="00677EB9">
      <w:pPr>
        <w:pStyle w:val="ListParagraph"/>
        <w:numPr>
          <w:ilvl w:val="0"/>
          <w:numId w:val="25"/>
        </w:numPr>
        <w:spacing w:line="360" w:lineRule="auto"/>
        <w:ind w:left="1440"/>
        <w:rPr>
          <w:ins w:id="5937" w:author="The Si Tran" w:date="2012-12-07T19:22:00Z"/>
          <w:rFonts w:ascii="Times New Roman" w:hAnsi="Times New Roman"/>
          <w:sz w:val="26"/>
          <w:szCs w:val="26"/>
        </w:rPr>
        <w:pPrChange w:id="5938" w:author="The Si Tran" w:date="2012-12-14T05:24:00Z">
          <w:pPr>
            <w:pStyle w:val="ListParagraph"/>
            <w:numPr>
              <w:numId w:val="25"/>
            </w:numPr>
            <w:ind w:left="2448" w:hanging="360"/>
          </w:pPr>
        </w:pPrChange>
      </w:pPr>
      <w:ins w:id="5939"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940" w:author="The Si Tran" w:date="2012-12-07T19:22:00Z"/>
          <w:rFonts w:ascii="Times New Roman" w:hAnsi="Times New Roman"/>
          <w:sz w:val="26"/>
          <w:szCs w:val="26"/>
        </w:rPr>
        <w:pPrChange w:id="5941" w:author="The Si Tran" w:date="2012-12-14T05:24:00Z">
          <w:pPr>
            <w:pStyle w:val="ListParagraph"/>
            <w:numPr>
              <w:numId w:val="25"/>
            </w:numPr>
            <w:ind w:left="2448" w:hanging="360"/>
          </w:pPr>
        </w:pPrChange>
      </w:pPr>
      <w:ins w:id="5942"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943"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944" w:author="The Si Tran" w:date="2012-12-07T19:19:00Z"/>
          <w:rFonts w:ascii="Times New Roman" w:hAnsi="Times New Roman"/>
          <w:sz w:val="26"/>
          <w:szCs w:val="26"/>
        </w:rPr>
        <w:pPrChange w:id="5945" w:author="The Si Tran" w:date="2012-12-14T05:24:00Z">
          <w:pPr>
            <w:pStyle w:val="ListParagraph"/>
            <w:numPr>
              <w:numId w:val="18"/>
            </w:numPr>
            <w:ind w:hanging="360"/>
          </w:pPr>
        </w:pPrChange>
      </w:pPr>
      <w:ins w:id="5946"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14:paraId="7F138DC0" w14:textId="51C9B4A8" w:rsidR="00FC6FFD" w:rsidRDefault="00677EB9">
      <w:pPr>
        <w:pStyle w:val="ListParagraph"/>
        <w:numPr>
          <w:ilvl w:val="0"/>
          <w:numId w:val="24"/>
        </w:numPr>
        <w:spacing w:line="360" w:lineRule="auto"/>
        <w:rPr>
          <w:ins w:id="5947" w:author="The Si Tran" w:date="2012-12-07T21:34:00Z"/>
          <w:rFonts w:ascii="Times New Roman" w:hAnsi="Times New Roman"/>
          <w:sz w:val="26"/>
          <w:szCs w:val="26"/>
        </w:rPr>
        <w:pPrChange w:id="5948" w:author="The Si Tran" w:date="2012-12-14T05:24:00Z">
          <w:pPr>
            <w:pStyle w:val="ListParagraph"/>
            <w:ind w:left="792"/>
          </w:pPr>
        </w:pPrChange>
      </w:pPr>
      <w:ins w:id="5949" w:author="The Si Tran" w:date="2012-12-07T19:19:00Z">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2C31FF41" w14:textId="0AD136ED" w:rsidR="00F90733" w:rsidRPr="00FC6FFD" w:rsidRDefault="008B61AC">
      <w:pPr>
        <w:pStyle w:val="ListParagraph"/>
        <w:spacing w:line="360" w:lineRule="auto"/>
        <w:rPr>
          <w:ins w:id="5950" w:author="The Si Tran" w:date="2012-12-07T21:28:00Z"/>
          <w:rFonts w:ascii="Times New Roman" w:hAnsi="Times New Roman"/>
          <w:sz w:val="26"/>
          <w:szCs w:val="26"/>
        </w:rPr>
        <w:pPrChange w:id="5951" w:author="The Si Tran" w:date="2012-12-14T05:24:00Z">
          <w:pPr>
            <w:pStyle w:val="ListParagraph"/>
            <w:ind w:left="792"/>
          </w:pPr>
        </w:pPrChange>
      </w:pPr>
      <w:ins w:id="5952" w:author="The Si Tran" w:date="2012-12-10T20:30:00Z">
        <w:r>
          <w:rPr>
            <w:rFonts w:ascii="Times New Roman" w:hAnsi="Times New Roman"/>
            <w:sz w:val="26"/>
            <w:szCs w:val="26"/>
          </w:rPr>
          <w:t>Như đề cập ở trên,</w:t>
        </w:r>
      </w:ins>
      <w:ins w:id="5953"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5954" w:author="The Si Tran" w:date="2012-12-07T21:28:00Z"/>
          <w:rFonts w:ascii="Times New Roman" w:hAnsi="Times New Roman"/>
          <w:sz w:val="26"/>
          <w:szCs w:val="26"/>
        </w:rPr>
        <w:pPrChange w:id="5955" w:author="The Si Tran" w:date="2012-12-14T05:24:00Z">
          <w:pPr>
            <w:pStyle w:val="ListParagraph"/>
            <w:numPr>
              <w:numId w:val="26"/>
            </w:numPr>
            <w:ind w:left="1512" w:hanging="360"/>
          </w:pPr>
        </w:pPrChange>
      </w:pPr>
      <w:ins w:id="5956" w:author="The Si Tran" w:date="2012-12-07T21:28:00Z">
        <w:r>
          <w:rPr>
            <w:rFonts w:ascii="Times New Roman" w:hAnsi="Times New Roman"/>
            <w:sz w:val="26"/>
            <w:szCs w:val="26"/>
          </w:rPr>
          <w:t xml:space="preserve">Giảm </w:t>
        </w:r>
      </w:ins>
      <w:ins w:id="5957" w:author="The Si Tran" w:date="2012-12-10T20:31:00Z">
        <w:r w:rsidR="00B261FB">
          <w:rPr>
            <w:rFonts w:ascii="Times New Roman" w:hAnsi="Times New Roman"/>
            <w:sz w:val="26"/>
            <w:szCs w:val="26"/>
          </w:rPr>
          <w:t>chậm</w:t>
        </w:r>
      </w:ins>
      <w:ins w:id="5958"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959" w:author="The Si Tran" w:date="2012-12-07T21:28:00Z"/>
          <w:rFonts w:ascii="Times New Roman" w:hAnsi="Times New Roman"/>
          <w:sz w:val="26"/>
          <w:szCs w:val="26"/>
        </w:rPr>
        <w:pPrChange w:id="5960" w:author="The Si Tran" w:date="2012-12-14T05:24:00Z">
          <w:pPr>
            <w:pStyle w:val="ListParagraph"/>
            <w:numPr>
              <w:numId w:val="26"/>
            </w:numPr>
            <w:ind w:left="1512" w:hanging="360"/>
          </w:pPr>
        </w:pPrChange>
      </w:pPr>
      <w:ins w:id="5961"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962" w:author="The Si Tran" w:date="2012-12-07T21:28:00Z"/>
          <w:rFonts w:ascii="Times New Roman" w:hAnsi="Times New Roman"/>
          <w:sz w:val="26"/>
          <w:szCs w:val="26"/>
        </w:rPr>
        <w:pPrChange w:id="5963" w:author="The Si Tran" w:date="2012-12-14T05:24:00Z">
          <w:pPr>
            <w:pStyle w:val="ListParagraph"/>
            <w:numPr>
              <w:numId w:val="26"/>
            </w:numPr>
            <w:ind w:left="1512" w:hanging="360"/>
          </w:pPr>
        </w:pPrChange>
      </w:pPr>
      <w:ins w:id="5964" w:author="The Si Tran" w:date="2012-12-07T21:28:00Z">
        <w:r>
          <w:rPr>
            <w:rFonts w:ascii="Times New Roman" w:hAnsi="Times New Roman"/>
            <w:sz w:val="26"/>
            <w:szCs w:val="26"/>
          </w:rPr>
          <w:t xml:space="preserve">Giảm </w:t>
        </w:r>
      </w:ins>
      <w:ins w:id="5965" w:author="The Si Tran" w:date="2012-12-10T20:31:00Z">
        <w:r w:rsidR="003A6C45">
          <w:rPr>
            <w:rFonts w:ascii="Times New Roman" w:hAnsi="Times New Roman"/>
            <w:sz w:val="26"/>
            <w:szCs w:val="26"/>
          </w:rPr>
          <w:t>gián đoạn</w:t>
        </w:r>
      </w:ins>
      <w:ins w:id="5966"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967" w:author="The Si Tran" w:date="2012-12-07T21:29:00Z"/>
          <w:rFonts w:ascii="Times New Roman" w:hAnsi="Times New Roman"/>
          <w:sz w:val="26"/>
          <w:szCs w:val="26"/>
        </w:rPr>
        <w:pPrChange w:id="5968" w:author="The Si Tran" w:date="2012-12-14T05:24:00Z">
          <w:pPr>
            <w:pStyle w:val="ListParagraph"/>
            <w:numPr>
              <w:numId w:val="18"/>
            </w:numPr>
            <w:ind w:hanging="360"/>
          </w:pPr>
        </w:pPrChange>
      </w:pPr>
      <w:ins w:id="5969" w:author="The Si Tran" w:date="2012-12-07T21:28:00Z">
        <w:r>
          <w:rPr>
            <w:rFonts w:ascii="Times New Roman" w:hAnsi="Times New Roman"/>
            <w:sz w:val="26"/>
            <w:szCs w:val="26"/>
          </w:rPr>
          <w:t>Bằng cách tính</w:t>
        </w:r>
      </w:ins>
      <w:ins w:id="5970"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971" w:author="The Si Tran" w:date="2012-12-10T20:31:00Z">
        <w:r w:rsidR="00223994">
          <w:rPr>
            <w:rFonts w:ascii="Times New Roman" w:hAnsi="Times New Roman"/>
            <w:sz w:val="26"/>
            <w:szCs w:val="26"/>
          </w:rPr>
          <w:t>ính</w:t>
        </w:r>
      </w:ins>
      <w:ins w:id="5972"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973" w:author="The Si Tran" w:date="2012-12-07T21:30:00Z"/>
          <w:rFonts w:ascii="Times New Roman" w:hAnsi="Times New Roman"/>
          <w:sz w:val="26"/>
          <w:szCs w:val="26"/>
        </w:rPr>
        <w:pPrChange w:id="5974" w:author="The Si Tran" w:date="2012-12-14T05:25:00Z">
          <w:pPr>
            <w:pStyle w:val="ListParagraph"/>
            <w:ind w:left="1224" w:firstLine="216"/>
          </w:pPr>
        </w:pPrChange>
      </w:pPr>
      <w:ins w:id="5975"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2E4A0CD5" w:rsidR="00F90733" w:rsidRDefault="00120A96">
      <w:pPr>
        <w:pStyle w:val="ListParagraph"/>
        <w:spacing w:line="360" w:lineRule="auto"/>
        <w:rPr>
          <w:ins w:id="5976" w:author="The Si Tran" w:date="2012-12-07T21:30:00Z"/>
          <w:rFonts w:ascii="Times New Roman" w:hAnsi="Times New Roman"/>
          <w:sz w:val="26"/>
          <w:szCs w:val="26"/>
        </w:rPr>
        <w:pPrChange w:id="5977" w:author="The Si Tran" w:date="2012-12-14T05:25:00Z">
          <w:pPr>
            <w:pStyle w:val="ListParagraph"/>
            <w:ind w:left="1224"/>
          </w:pPr>
        </w:pPrChange>
      </w:pPr>
      <w:r>
        <w:rPr>
          <w:rFonts w:ascii="Times New Roman" w:hAnsi="Times New Roman"/>
          <w:sz w:val="26"/>
          <w:szCs w:val="26"/>
        </w:rPr>
        <w:t>V</w:t>
      </w:r>
      <w:ins w:id="5978" w:author="The Si Tran" w:date="2012-12-07T21:30:00Z">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w:t>
        </w:r>
      </w:ins>
      <w:ins w:id="5979" w:author="The Si Tran" w:date="2012-12-07T21:31:00Z">
        <w:r w:rsidR="00F90733">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ins>
    </w:p>
    <w:p w14:paraId="1D0AD745" w14:textId="77777777" w:rsidR="00F90733" w:rsidRDefault="00F90733">
      <w:pPr>
        <w:pStyle w:val="ListParagraph"/>
        <w:spacing w:line="360" w:lineRule="auto"/>
        <w:rPr>
          <w:ins w:id="5980" w:author="The Si Tran" w:date="2012-12-07T21:30:00Z"/>
          <w:rFonts w:ascii="Times New Roman" w:hAnsi="Times New Roman"/>
          <w:sz w:val="26"/>
          <w:szCs w:val="26"/>
        </w:rPr>
        <w:pPrChange w:id="5981" w:author="The Si Tran" w:date="2012-12-14T05:25:00Z">
          <w:pPr>
            <w:pStyle w:val="ListParagraph"/>
            <w:ind w:left="1224"/>
          </w:pPr>
        </w:pPrChange>
      </w:pPr>
      <w:ins w:id="5982"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983" w:author="The Si Tran" w:date="2012-12-07T21:34:00Z"/>
          <w:rFonts w:ascii="Times New Roman" w:hAnsi="Times New Roman"/>
          <w:sz w:val="26"/>
          <w:szCs w:val="26"/>
        </w:rPr>
        <w:pPrChange w:id="5984" w:author="The Si Tran" w:date="2012-12-07T21:33:00Z">
          <w:pPr>
            <w:pStyle w:val="ListParagraph"/>
            <w:numPr>
              <w:numId w:val="18"/>
            </w:numPr>
            <w:ind w:hanging="360"/>
          </w:pPr>
        </w:pPrChange>
      </w:pPr>
      <w:ins w:id="5985" w:author="The Si Tran" w:date="2012-12-16T17:09:00Z">
        <w:r>
          <w:rPr>
            <w:rFonts w:ascii="Times New Roman" w:hAnsi="Times New Roman"/>
            <w:noProof/>
            <w:sz w:val="26"/>
            <w:szCs w:val="26"/>
            <w:rPrChange w:id="5986" w:author="Unknown">
              <w:rPr>
                <w:noProof/>
              </w:rPr>
            </w:rPrChange>
          </w:rPr>
          <mc:AlternateContent>
            <mc:Choice Requires="wpc">
              <w:drawing>
                <wp:inline distT="0" distB="0" distL="0" distR="0" wp14:anchorId="393EE904" wp14:editId="0C663B2F">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3D6C9F" w:rsidRDefault="003D6C9F" w:rsidP="00DC1307">
                                <w:pPr>
                                  <w:spacing w:line="240" w:lineRule="auto"/>
                                  <w:rPr>
                                    <w:szCs w:val="26"/>
                                  </w:rPr>
                                </w:pPr>
                                <w:proofErr w:type="gramStart"/>
                                <w:ins w:id="5987" w:author="The Si Tran" w:date="2012-12-07T21:32:00Z">
                                  <w:r>
                                    <w:rPr>
                                      <w:szCs w:val="26"/>
                                    </w:rPr>
                                    <w:t>i</w:t>
                                  </w:r>
                                </w:ins>
                                <w:proofErr w:type="gramEnd"/>
                                <w:del w:id="5988" w:author="The Si Tran" w:date="2012-12-07T21:32:00Z">
                                  <w:r w:rsidDel="00DB3CD0">
                                    <w:rPr>
                                      <w:szCs w:val="26"/>
                                    </w:rPr>
                                    <w:delText>I</w:delText>
                                  </w:r>
                                </w:del>
                                <w:r>
                                  <w:rPr>
                                    <w:szCs w:val="26"/>
                                  </w:rPr>
                                  <w:t>f(</w:t>
                                </w:r>
                                <w:ins w:id="5989" w:author="The Si Tran" w:date="2012-12-16T15:06:00Z">
                                  <m:oMath>
                                    <m:r>
                                      <w:rPr>
                                        <w:rFonts w:ascii="Cambria Math" w:hAnsi="Cambria Math"/>
                                        <w:szCs w:val="26"/>
                                      </w:rPr>
                                      <m:t>∆</m:t>
                                    </m:r>
                                  </m:oMath>
                                </w:ins>
                                <w:del w:id="5990"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544997" r:id="rId173"/>
                                    </w:object>
                                  </w:r>
                                  <w:r w:rsidDel="00BF667D">
                                    <w:rPr>
                                      <w:szCs w:val="26"/>
                                    </w:rPr>
                                    <w:delText xml:space="preserve"> &gt;</w:delText>
                                  </w:r>
                                </w:del>
                                <w:r>
                                  <w:rPr>
                                    <w:szCs w:val="26"/>
                                  </w:rPr>
                                  <w:t xml:space="preserve"> </w:t>
                                </w:r>
                                <w:ins w:id="5991"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3D6C9F" w:rsidRDefault="003D6C9F" w:rsidP="00DC1307">
                                <w:pPr>
                                  <w:spacing w:line="240" w:lineRule="auto"/>
                                  <w:rPr>
                                    <w:szCs w:val="26"/>
                                  </w:rPr>
                                </w:pPr>
                                <w:proofErr w:type="gramStart"/>
                                <w:ins w:id="5992" w:author="The Si Tran" w:date="2012-12-07T21:32:00Z">
                                  <w:r>
                                    <w:rPr>
                                      <w:szCs w:val="26"/>
                                    </w:rPr>
                                    <w:t>e</w:t>
                                  </w:r>
                                </w:ins>
                                <w:proofErr w:type="gramEnd"/>
                                <w:del w:id="5993" w:author="The Si Tran" w:date="2012-12-07T21:32:00Z">
                                  <w:r w:rsidDel="00DB3CD0">
                                    <w:rPr>
                                      <w:szCs w:val="26"/>
                                    </w:rPr>
                                    <w:delText>E</w:delText>
                                  </w:r>
                                </w:del>
                                <w:r>
                                  <w:rPr>
                                    <w:szCs w:val="26"/>
                                  </w:rPr>
                                  <w:t>lse if (</w:t>
                                </w:r>
                                <w:ins w:id="5994" w:author="The Si Tran" w:date="2012-12-16T15:07:00Z">
                                  <w:r>
                                    <w:rPr>
                                      <w:szCs w:val="26"/>
                                    </w:rPr>
                                    <w:t>(</w:t>
                                  </w:r>
                                  <m:oMath>
                                    <m:r>
                                      <w:rPr>
                                        <w:rFonts w:ascii="Cambria Math" w:hAnsi="Cambria Math"/>
                                        <w:szCs w:val="26"/>
                                      </w:rPr>
                                      <m:t>∆</m:t>
                                    </m:r>
                                  </m:oMath>
                                  <w:r>
                                    <w:rPr>
                                      <w:rFonts w:eastAsiaTheme="minorEastAsia"/>
                                      <w:szCs w:val="26"/>
                                    </w:rPr>
                                    <w:t xml:space="preserve"> </w:t>
                                  </w:r>
                                </w:ins>
                                <w:del w:id="5995"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544998" r:id="rId175"/>
                                    </w:object>
                                  </w:r>
                                  <w:r w:rsidDel="00BF667D">
                                    <w:rPr>
                                      <w:szCs w:val="26"/>
                                    </w:rPr>
                                    <w:delText xml:space="preserve"> </w:delText>
                                  </w:r>
                                </w:del>
                                <w:r>
                                  <w:rPr>
                                    <w:szCs w:val="26"/>
                                  </w:rPr>
                                  <w:t>&lt; 10%)</w:t>
                                </w:r>
                                <w:r>
                                  <w:rPr>
                                    <w:szCs w:val="26"/>
                                  </w:rPr>
                                  <w:tab/>
                                  <w:t>then  pattern =</w:t>
                                </w:r>
                                <w:ins w:id="5996" w:author="The Si Tran" w:date="2012-12-07T21:32:00Z">
                                  <w:r>
                                    <w:rPr>
                                      <w:szCs w:val="26"/>
                                    </w:rPr>
                                    <w:t xml:space="preserve"> </w:t>
                                  </w:r>
                                </w:ins>
                                <w:r>
                                  <w:rPr>
                                    <w:szCs w:val="26"/>
                                  </w:rPr>
                                  <w:t>slow decay</w:t>
                                </w:r>
                              </w:p>
                              <w:p w14:paraId="3316E27B" w14:textId="77777777" w:rsidR="003D6C9F" w:rsidRPr="00B108D6" w:rsidRDefault="003D6C9F">
                                <w:pPr>
                                  <w:spacing w:line="240" w:lineRule="auto"/>
                                  <w:rPr>
                                    <w:szCs w:val="26"/>
                                  </w:rPr>
                                  <w:pPrChange w:id="5997" w:author="The Si Tran" w:date="2012-12-07T21:32:00Z">
                                    <w:pPr/>
                                  </w:pPrChange>
                                </w:pPr>
                                <w:proofErr w:type="gramStart"/>
                                <w:ins w:id="5998" w:author="The Si Tran" w:date="2012-12-07T21:32:00Z">
                                  <w:r>
                                    <w:rPr>
                                      <w:szCs w:val="26"/>
                                    </w:rPr>
                                    <w:t>e</w:t>
                                  </w:r>
                                </w:ins>
                                <w:proofErr w:type="gramEnd"/>
                                <w:del w:id="5999"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3D6C9F" w:rsidRDefault="003D6C9F" w:rsidP="00DC1307">
                          <w:pPr>
                            <w:spacing w:line="240" w:lineRule="auto"/>
                            <w:rPr>
                              <w:szCs w:val="26"/>
                            </w:rPr>
                          </w:pPr>
                          <w:proofErr w:type="gramStart"/>
                          <w:ins w:id="6000" w:author="The Si Tran" w:date="2012-12-07T21:32:00Z">
                            <w:r>
                              <w:rPr>
                                <w:szCs w:val="26"/>
                              </w:rPr>
                              <w:t>i</w:t>
                            </w:r>
                          </w:ins>
                          <w:proofErr w:type="gramEnd"/>
                          <w:del w:id="6001" w:author="The Si Tran" w:date="2012-12-07T21:32:00Z">
                            <w:r w:rsidDel="00DB3CD0">
                              <w:rPr>
                                <w:szCs w:val="26"/>
                              </w:rPr>
                              <w:delText>I</w:delText>
                            </w:r>
                          </w:del>
                          <w:r>
                            <w:rPr>
                              <w:szCs w:val="26"/>
                            </w:rPr>
                            <w:t>f(</w:t>
                          </w:r>
                          <w:ins w:id="6002" w:author="The Si Tran" w:date="2012-12-16T15:06:00Z">
                            <m:oMath>
                              <m:r>
                                <w:rPr>
                                  <w:rFonts w:ascii="Cambria Math" w:hAnsi="Cambria Math"/>
                                  <w:szCs w:val="26"/>
                                </w:rPr>
                                <m:t>∆</m:t>
                              </m:r>
                            </m:oMath>
                          </w:ins>
                          <w:del w:id="6003"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544997" r:id="rId176"/>
                              </w:object>
                            </w:r>
                            <w:r w:rsidDel="00BF667D">
                              <w:rPr>
                                <w:szCs w:val="26"/>
                              </w:rPr>
                              <w:delText xml:space="preserve"> &gt;</w:delText>
                            </w:r>
                          </w:del>
                          <w:r>
                            <w:rPr>
                              <w:szCs w:val="26"/>
                            </w:rPr>
                            <w:t xml:space="preserve"> </w:t>
                          </w:r>
                          <w:ins w:id="6004"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3D6C9F" w:rsidRDefault="003D6C9F" w:rsidP="00DC1307">
                          <w:pPr>
                            <w:spacing w:line="240" w:lineRule="auto"/>
                            <w:rPr>
                              <w:szCs w:val="26"/>
                            </w:rPr>
                          </w:pPr>
                          <w:proofErr w:type="gramStart"/>
                          <w:ins w:id="6005" w:author="The Si Tran" w:date="2012-12-07T21:32:00Z">
                            <w:r>
                              <w:rPr>
                                <w:szCs w:val="26"/>
                              </w:rPr>
                              <w:t>e</w:t>
                            </w:r>
                          </w:ins>
                          <w:proofErr w:type="gramEnd"/>
                          <w:del w:id="6006" w:author="The Si Tran" w:date="2012-12-07T21:32:00Z">
                            <w:r w:rsidDel="00DB3CD0">
                              <w:rPr>
                                <w:szCs w:val="26"/>
                              </w:rPr>
                              <w:delText>E</w:delText>
                            </w:r>
                          </w:del>
                          <w:r>
                            <w:rPr>
                              <w:szCs w:val="26"/>
                            </w:rPr>
                            <w:t>lse if (</w:t>
                          </w:r>
                          <w:ins w:id="6007" w:author="The Si Tran" w:date="2012-12-16T15:07:00Z">
                            <w:r>
                              <w:rPr>
                                <w:szCs w:val="26"/>
                              </w:rPr>
                              <w:t>(</w:t>
                            </w:r>
                            <m:oMath>
                              <m:r>
                                <w:rPr>
                                  <w:rFonts w:ascii="Cambria Math" w:hAnsi="Cambria Math"/>
                                  <w:szCs w:val="26"/>
                                </w:rPr>
                                <m:t>∆</m:t>
                              </m:r>
                            </m:oMath>
                            <w:r>
                              <w:rPr>
                                <w:rFonts w:eastAsiaTheme="minorEastAsia"/>
                                <w:szCs w:val="26"/>
                              </w:rPr>
                              <w:t xml:space="preserve"> </w:t>
                            </w:r>
                          </w:ins>
                          <w:del w:id="6008"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544998" r:id="rId177"/>
                              </w:object>
                            </w:r>
                            <w:r w:rsidDel="00BF667D">
                              <w:rPr>
                                <w:szCs w:val="26"/>
                              </w:rPr>
                              <w:delText xml:space="preserve"> </w:delText>
                            </w:r>
                          </w:del>
                          <w:r>
                            <w:rPr>
                              <w:szCs w:val="26"/>
                            </w:rPr>
                            <w:t>&lt; 10%)</w:t>
                          </w:r>
                          <w:r>
                            <w:rPr>
                              <w:szCs w:val="26"/>
                            </w:rPr>
                            <w:tab/>
                            <w:t>then  pattern =</w:t>
                          </w:r>
                          <w:ins w:id="6009" w:author="The Si Tran" w:date="2012-12-07T21:32:00Z">
                            <w:r>
                              <w:rPr>
                                <w:szCs w:val="26"/>
                              </w:rPr>
                              <w:t xml:space="preserve"> </w:t>
                            </w:r>
                          </w:ins>
                          <w:r>
                            <w:rPr>
                              <w:szCs w:val="26"/>
                            </w:rPr>
                            <w:t>slow decay</w:t>
                          </w:r>
                        </w:p>
                        <w:p w14:paraId="3316E27B" w14:textId="77777777" w:rsidR="003D6C9F" w:rsidRPr="00B108D6" w:rsidRDefault="003D6C9F">
                          <w:pPr>
                            <w:spacing w:line="240" w:lineRule="auto"/>
                            <w:rPr>
                              <w:szCs w:val="26"/>
                            </w:rPr>
                            <w:pPrChange w:id="6010" w:author="The Si Tran" w:date="2012-12-07T21:32:00Z">
                              <w:pPr/>
                            </w:pPrChange>
                          </w:pPr>
                          <w:proofErr w:type="gramStart"/>
                          <w:ins w:id="6011" w:author="The Si Tran" w:date="2012-12-07T21:32:00Z">
                            <w:r>
                              <w:rPr>
                                <w:szCs w:val="26"/>
                              </w:rPr>
                              <w:t>e</w:t>
                            </w:r>
                          </w:ins>
                          <w:proofErr w:type="gramEnd"/>
                          <w:del w:id="6012"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6013" w:author="The Si Tran" w:date="2012-12-07T21:54:00Z"/>
          <w:rFonts w:ascii="Times New Roman" w:hAnsi="Times New Roman"/>
          <w:sz w:val="26"/>
          <w:szCs w:val="26"/>
        </w:rPr>
        <w:pPrChange w:id="6014" w:author="The Si Tran" w:date="2012-12-07T21:54:00Z">
          <w:pPr>
            <w:pStyle w:val="ListParagraph"/>
            <w:ind w:left="1224"/>
          </w:pPr>
        </w:pPrChange>
      </w:pPr>
      <w:ins w:id="6015" w:author="The Si Tran" w:date="2012-12-07T21:54:00Z">
        <w:r>
          <w:rPr>
            <w:rFonts w:ascii="Times New Roman" w:hAnsi="Times New Roman"/>
            <w:sz w:val="26"/>
            <w:szCs w:val="26"/>
          </w:rPr>
          <w:lastRenderedPageBreak/>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14:paraId="7FAFA969" w14:textId="77777777" w:rsidR="00FC6FFD" w:rsidRDefault="00EC5752">
      <w:pPr>
        <w:pStyle w:val="ListParagraph"/>
        <w:ind w:firstLine="0"/>
        <w:rPr>
          <w:ins w:id="6016" w:author="The Si Tran" w:date="2012-12-07T19:19:00Z"/>
          <w:rFonts w:ascii="Times New Roman" w:hAnsi="Times New Roman"/>
          <w:sz w:val="26"/>
          <w:szCs w:val="26"/>
        </w:rPr>
        <w:pPrChange w:id="6017" w:author="The Si Tran" w:date="2012-12-07T21:34:00Z">
          <w:pPr>
            <w:pStyle w:val="ListParagraph"/>
            <w:numPr>
              <w:numId w:val="18"/>
            </w:numPr>
            <w:ind w:hanging="360"/>
          </w:pPr>
        </w:pPrChange>
      </w:pPr>
      <w:ins w:id="6018" w:author="The Si Tran" w:date="2012-12-07T21:54:00Z">
        <w:r>
          <w:rPr>
            <w:rFonts w:ascii="Times New Roman" w:hAnsi="Times New Roman"/>
            <w:noProof/>
            <w:sz w:val="26"/>
            <w:szCs w:val="26"/>
            <w:rPrChange w:id="6019" w:author="Unknown">
              <w:rPr>
                <w:noProof/>
              </w:rPr>
            </w:rPrChange>
          </w:rPr>
          <mc:AlternateContent>
            <mc:Choice Requires="wpc">
              <w:drawing>
                <wp:inline distT="0" distB="0" distL="0" distR="0" wp14:anchorId="17C388E2" wp14:editId="48F92B74">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3D6C9F" w:rsidDel="00EC5752" w:rsidRDefault="003D6C9F" w:rsidP="00097101">
                                <w:pPr>
                                  <w:spacing w:line="240" w:lineRule="auto"/>
                                  <w:jc w:val="left"/>
                                  <w:rPr>
                                    <w:del w:id="6020" w:author="The Si Tran" w:date="2012-12-07T21:54:00Z"/>
                                    <w:szCs w:val="26"/>
                                  </w:rPr>
                                </w:pPr>
                                <w:proofErr w:type="gramStart"/>
                                <w:ins w:id="6021" w:author="The Si Tran" w:date="2012-12-07T21:55:00Z">
                                  <w:r>
                                    <w:rPr>
                                      <w:szCs w:val="26"/>
                                    </w:rPr>
                                    <w:t>i</w:t>
                                  </w:r>
                                </w:ins>
                                <w:proofErr w:type="gramEnd"/>
                                <w:del w:id="6022" w:author="The Si Tran" w:date="2012-12-07T21:55:00Z">
                                  <w:r w:rsidDel="00EC5752">
                                    <w:rPr>
                                      <w:szCs w:val="26"/>
                                    </w:rPr>
                                    <w:delText>I</w:delText>
                                  </w:r>
                                </w:del>
                                <w:r>
                                  <w:rPr>
                                    <w:szCs w:val="26"/>
                                  </w:rPr>
                                  <w:t>f (high frequencies exist in ACF or PACF)</w:t>
                                </w:r>
                                <w:ins w:id="6023" w:author="The Si Tran" w:date="2012-12-07T21:55:00Z">
                                  <w:r>
                                    <w:rPr>
                                      <w:szCs w:val="26"/>
                                    </w:rPr>
                                    <w:t xml:space="preserve"> {</w:t>
                                  </w:r>
                                </w:ins>
                              </w:p>
                              <w:p w14:paraId="503CA6A7" w14:textId="77777777" w:rsidR="003D6C9F" w:rsidRDefault="003D6C9F" w:rsidP="00E231FB">
                                <w:pPr>
                                  <w:spacing w:line="240" w:lineRule="auto"/>
                                  <w:jc w:val="left"/>
                                  <w:rPr>
                                    <w:szCs w:val="26"/>
                                  </w:rPr>
                                </w:pPr>
                                <w:del w:id="6024" w:author="The Si Tran" w:date="2012-12-07T21:54:00Z">
                                  <w:r w:rsidDel="00EC5752">
                                    <w:rPr>
                                      <w:szCs w:val="26"/>
                                    </w:rPr>
                                    <w:delText>{</w:delText>
                                  </w:r>
                                </w:del>
                              </w:p>
                              <w:p w14:paraId="41D22285" w14:textId="77777777" w:rsidR="003D6C9F" w:rsidRDefault="003D6C9F">
                                <w:pPr>
                                  <w:spacing w:line="240" w:lineRule="auto"/>
                                  <w:jc w:val="left"/>
                                  <w:rPr>
                                    <w:szCs w:val="26"/>
                                  </w:rPr>
                                  <w:pPrChange w:id="6025" w:author="The Si Tran" w:date="2012-12-07T21:55:00Z">
                                    <w:pPr/>
                                  </w:pPrChange>
                                </w:pPr>
                                <w:r>
                                  <w:rPr>
                                    <w:szCs w:val="26"/>
                                  </w:rPr>
                                  <w:tab/>
                                </w:r>
                                <w:proofErr w:type="gramStart"/>
                                <w:ins w:id="6026" w:author="The Si Tran" w:date="2012-12-08T15:47:00Z">
                                  <w:r>
                                    <w:rPr>
                                      <w:szCs w:val="26"/>
                                    </w:rPr>
                                    <w:t>i</w:t>
                                  </w:r>
                                </w:ins>
                                <w:proofErr w:type="gramEnd"/>
                                <w:del w:id="6027"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3D6C9F" w:rsidRDefault="003D6C9F">
                                <w:pPr>
                                  <w:spacing w:line="240" w:lineRule="auto"/>
                                  <w:jc w:val="left"/>
                                  <w:rPr>
                                    <w:szCs w:val="26"/>
                                  </w:rPr>
                                  <w:pPrChange w:id="6028"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3D6C9F" w:rsidRDefault="003D6C9F">
                                <w:pPr>
                                  <w:spacing w:line="240" w:lineRule="auto"/>
                                  <w:jc w:val="left"/>
                                  <w:rPr>
                                    <w:szCs w:val="26"/>
                                  </w:rPr>
                                  <w:pPrChange w:id="6029" w:author="The Si Tran" w:date="2012-12-07T21:55:00Z">
                                    <w:pPr/>
                                  </w:pPrChange>
                                </w:pPr>
                                <w:r>
                                  <w:rPr>
                                    <w:szCs w:val="26"/>
                                  </w:rPr>
                                  <w:tab/>
                                </w:r>
                                <w:proofErr w:type="gramStart"/>
                                <w:ins w:id="6030" w:author="The Si Tran" w:date="2012-12-08T15:47:00Z">
                                  <w:r>
                                    <w:rPr>
                                      <w:szCs w:val="26"/>
                                    </w:rPr>
                                    <w:t>e</w:t>
                                  </w:r>
                                </w:ins>
                                <w:proofErr w:type="gramEnd"/>
                                <w:del w:id="6031"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3D6C9F" w:rsidRDefault="003D6C9F">
                                <w:pPr>
                                  <w:spacing w:line="240" w:lineRule="auto"/>
                                  <w:jc w:val="left"/>
                                  <w:rPr>
                                    <w:szCs w:val="26"/>
                                  </w:rPr>
                                  <w:pPrChange w:id="6032"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3D6C9F" w:rsidRDefault="003D6C9F">
                                <w:pPr>
                                  <w:spacing w:line="240" w:lineRule="auto"/>
                                  <w:jc w:val="left"/>
                                  <w:rPr>
                                    <w:szCs w:val="26"/>
                                  </w:rPr>
                                  <w:pPrChange w:id="6033" w:author="The Si Tran" w:date="2012-12-07T21:55:00Z">
                                    <w:pPr/>
                                  </w:pPrChange>
                                </w:pPr>
                                <w:r>
                                  <w:rPr>
                                    <w:szCs w:val="26"/>
                                  </w:rPr>
                                  <w:tab/>
                                </w:r>
                                <w:proofErr w:type="gramStart"/>
                                <w:ins w:id="6034" w:author="The Si Tran" w:date="2012-12-08T15:47:00Z">
                                  <w:r>
                                    <w:rPr>
                                      <w:szCs w:val="26"/>
                                    </w:rPr>
                                    <w:t>e</w:t>
                                  </w:r>
                                </w:ins>
                                <w:proofErr w:type="gramEnd"/>
                                <w:del w:id="6035"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3D6C9F" w:rsidDel="00EC5752" w:rsidRDefault="003D6C9F">
                                <w:pPr>
                                  <w:spacing w:line="240" w:lineRule="auto"/>
                                  <w:jc w:val="left"/>
                                  <w:rPr>
                                    <w:del w:id="6036" w:author="The Si Tran" w:date="2012-12-07T21:54:00Z"/>
                                    <w:szCs w:val="26"/>
                                  </w:rPr>
                                  <w:pPrChange w:id="6037"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3D6C9F" w:rsidRDefault="003D6C9F">
                                <w:pPr>
                                  <w:spacing w:line="240" w:lineRule="auto"/>
                                  <w:jc w:val="left"/>
                                  <w:rPr>
                                    <w:ins w:id="6038" w:author="The Si Tran" w:date="2012-12-07T21:55:00Z"/>
                                    <w:szCs w:val="26"/>
                                  </w:rPr>
                                  <w:pPrChange w:id="6039" w:author="The Si Tran" w:date="2012-12-07T21:55:00Z">
                                    <w:pPr/>
                                  </w:pPrChange>
                                </w:pPr>
                              </w:p>
                              <w:p w14:paraId="64F48697" w14:textId="77777777" w:rsidR="003D6C9F" w:rsidRDefault="003D6C9F">
                                <w:pPr>
                                  <w:spacing w:line="240" w:lineRule="auto"/>
                                  <w:jc w:val="left"/>
                                  <w:rPr>
                                    <w:szCs w:val="26"/>
                                  </w:rPr>
                                  <w:pPrChange w:id="6040" w:author="The Si Tran" w:date="2012-12-07T21:55:00Z">
                                    <w:pPr/>
                                  </w:pPrChange>
                                </w:pPr>
                                <w:ins w:id="6041" w:author="The Si Tran" w:date="2012-12-07T21:55:00Z">
                                  <w:r>
                                    <w:rPr>
                                      <w:szCs w:val="26"/>
                                    </w:rPr>
                                    <w:t>}</w:t>
                                  </w:r>
                                </w:ins>
                                <w:del w:id="6042" w:author="The Si Tran" w:date="2012-12-07T21:54:00Z">
                                  <w:r w:rsidDel="00EC5752">
                                    <w:rPr>
                                      <w:szCs w:val="26"/>
                                    </w:rPr>
                                    <w:delText>}</w:delText>
                                  </w:r>
                                </w:del>
                              </w:p>
                              <w:p w14:paraId="13DC2B9F" w14:textId="77777777" w:rsidR="003D6C9F" w:rsidDel="00EC5752" w:rsidRDefault="003D6C9F">
                                <w:pPr>
                                  <w:spacing w:before="0" w:line="240" w:lineRule="auto"/>
                                  <w:jc w:val="left"/>
                                  <w:rPr>
                                    <w:del w:id="6043" w:author="The Si Tran" w:date="2012-12-07T21:55:00Z"/>
                                    <w:szCs w:val="26"/>
                                  </w:rPr>
                                  <w:pPrChange w:id="6044" w:author="The Si Tran" w:date="2012-12-07T21:55:00Z">
                                    <w:pPr/>
                                  </w:pPrChange>
                                </w:pPr>
                                <w:proofErr w:type="gramStart"/>
                                <w:ins w:id="6045" w:author="The Si Tran" w:date="2012-12-07T21:55:00Z">
                                  <w:r>
                                    <w:rPr>
                                      <w:szCs w:val="26"/>
                                    </w:rPr>
                                    <w:t>e</w:t>
                                  </w:r>
                                </w:ins>
                                <w:proofErr w:type="gramEnd"/>
                                <w:del w:id="6046" w:author="The Si Tran" w:date="2012-12-07T21:55:00Z">
                                  <w:r w:rsidDel="00EC5752">
                                    <w:rPr>
                                      <w:szCs w:val="26"/>
                                    </w:rPr>
                                    <w:delText>E</w:delText>
                                  </w:r>
                                </w:del>
                                <w:r>
                                  <w:rPr>
                                    <w:szCs w:val="26"/>
                                  </w:rPr>
                                  <w:t>lse</w:t>
                                </w:r>
                              </w:p>
                              <w:p w14:paraId="0082214C" w14:textId="77777777" w:rsidR="003D6C9F" w:rsidRDefault="003D6C9F">
                                <w:pPr>
                                  <w:spacing w:before="0" w:line="240" w:lineRule="auto"/>
                                  <w:jc w:val="left"/>
                                  <w:rPr>
                                    <w:szCs w:val="26"/>
                                  </w:rPr>
                                  <w:pPrChange w:id="6047" w:author="The Si Tran" w:date="2012-12-07T21:55:00Z">
                                    <w:pPr/>
                                  </w:pPrChange>
                                </w:pPr>
                                <w:ins w:id="6048" w:author="The Si Tran" w:date="2012-12-07T21:55:00Z">
                                  <w:r>
                                    <w:rPr>
                                      <w:szCs w:val="26"/>
                                    </w:rPr>
                                    <w:t xml:space="preserve"> </w:t>
                                  </w:r>
                                </w:ins>
                                <w:r>
                                  <w:rPr>
                                    <w:szCs w:val="26"/>
                                  </w:rPr>
                                  <w:t>{</w:t>
                                </w:r>
                              </w:p>
                              <w:p w14:paraId="1B440C5F" w14:textId="77777777" w:rsidR="003D6C9F" w:rsidRDefault="003D6C9F">
                                <w:pPr>
                                  <w:spacing w:before="0" w:line="240" w:lineRule="auto"/>
                                  <w:ind w:firstLine="720"/>
                                  <w:jc w:val="left"/>
                                  <w:rPr>
                                    <w:ins w:id="6049" w:author="The Si Tran" w:date="2012-12-10T20:34:00Z"/>
                                    <w:szCs w:val="26"/>
                                  </w:rPr>
                                  <w:pPrChange w:id="6050" w:author="The Si Tran" w:date="2012-12-07T21:55:00Z">
                                    <w:pPr>
                                      <w:ind w:firstLine="720"/>
                                    </w:pPr>
                                  </w:pPrChange>
                                </w:pPr>
                                <w:r>
                                  <w:rPr>
                                    <w:szCs w:val="26"/>
                                  </w:rPr>
                                  <w:t>p = q =0;</w:t>
                                </w:r>
                              </w:p>
                              <w:p w14:paraId="1C9B4EFD" w14:textId="77777777" w:rsidR="003D6C9F" w:rsidRPr="00E15D38" w:rsidRDefault="003D6C9F">
                                <w:pPr>
                                  <w:spacing w:before="0" w:line="240" w:lineRule="auto"/>
                                  <w:ind w:firstLine="720"/>
                                  <w:jc w:val="left"/>
                                  <w:rPr>
                                    <w:szCs w:val="26"/>
                                  </w:rPr>
                                  <w:pPrChange w:id="6051" w:author="The Si Tran" w:date="2012-12-07T21:55:00Z">
                                    <w:pPr>
                                      <w:ind w:firstLine="720"/>
                                    </w:pPr>
                                  </w:pPrChange>
                                </w:pPr>
                                <w:ins w:id="6052"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3D6C9F" w:rsidDel="00EC5752" w:rsidRDefault="003D6C9F" w:rsidP="00097101">
                          <w:pPr>
                            <w:spacing w:line="240" w:lineRule="auto"/>
                            <w:jc w:val="left"/>
                            <w:rPr>
                              <w:del w:id="6053" w:author="The Si Tran" w:date="2012-12-07T21:54:00Z"/>
                              <w:szCs w:val="26"/>
                            </w:rPr>
                          </w:pPr>
                          <w:proofErr w:type="gramStart"/>
                          <w:ins w:id="6054" w:author="The Si Tran" w:date="2012-12-07T21:55:00Z">
                            <w:r>
                              <w:rPr>
                                <w:szCs w:val="26"/>
                              </w:rPr>
                              <w:t>i</w:t>
                            </w:r>
                          </w:ins>
                          <w:proofErr w:type="gramEnd"/>
                          <w:del w:id="6055" w:author="The Si Tran" w:date="2012-12-07T21:55:00Z">
                            <w:r w:rsidDel="00EC5752">
                              <w:rPr>
                                <w:szCs w:val="26"/>
                              </w:rPr>
                              <w:delText>I</w:delText>
                            </w:r>
                          </w:del>
                          <w:r>
                            <w:rPr>
                              <w:szCs w:val="26"/>
                            </w:rPr>
                            <w:t>f (high frequencies exist in ACF or PACF)</w:t>
                          </w:r>
                          <w:ins w:id="6056" w:author="The Si Tran" w:date="2012-12-07T21:55:00Z">
                            <w:r>
                              <w:rPr>
                                <w:szCs w:val="26"/>
                              </w:rPr>
                              <w:t xml:space="preserve"> {</w:t>
                            </w:r>
                          </w:ins>
                        </w:p>
                        <w:p w14:paraId="503CA6A7" w14:textId="77777777" w:rsidR="003D6C9F" w:rsidRDefault="003D6C9F" w:rsidP="00E231FB">
                          <w:pPr>
                            <w:spacing w:line="240" w:lineRule="auto"/>
                            <w:jc w:val="left"/>
                            <w:rPr>
                              <w:szCs w:val="26"/>
                            </w:rPr>
                          </w:pPr>
                          <w:del w:id="6057" w:author="The Si Tran" w:date="2012-12-07T21:54:00Z">
                            <w:r w:rsidDel="00EC5752">
                              <w:rPr>
                                <w:szCs w:val="26"/>
                              </w:rPr>
                              <w:delText>{</w:delText>
                            </w:r>
                          </w:del>
                        </w:p>
                        <w:p w14:paraId="41D22285" w14:textId="77777777" w:rsidR="003D6C9F" w:rsidRDefault="003D6C9F">
                          <w:pPr>
                            <w:spacing w:line="240" w:lineRule="auto"/>
                            <w:jc w:val="left"/>
                            <w:rPr>
                              <w:szCs w:val="26"/>
                            </w:rPr>
                            <w:pPrChange w:id="6058" w:author="The Si Tran" w:date="2012-12-07T21:55:00Z">
                              <w:pPr/>
                            </w:pPrChange>
                          </w:pPr>
                          <w:r>
                            <w:rPr>
                              <w:szCs w:val="26"/>
                            </w:rPr>
                            <w:tab/>
                          </w:r>
                          <w:proofErr w:type="gramStart"/>
                          <w:ins w:id="6059" w:author="The Si Tran" w:date="2012-12-08T15:47:00Z">
                            <w:r>
                              <w:rPr>
                                <w:szCs w:val="26"/>
                              </w:rPr>
                              <w:t>i</w:t>
                            </w:r>
                          </w:ins>
                          <w:proofErr w:type="gramEnd"/>
                          <w:del w:id="6060"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3D6C9F" w:rsidRDefault="003D6C9F">
                          <w:pPr>
                            <w:spacing w:line="240" w:lineRule="auto"/>
                            <w:jc w:val="left"/>
                            <w:rPr>
                              <w:szCs w:val="26"/>
                            </w:rPr>
                            <w:pPrChange w:id="6061"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3D6C9F" w:rsidRDefault="003D6C9F">
                          <w:pPr>
                            <w:spacing w:line="240" w:lineRule="auto"/>
                            <w:jc w:val="left"/>
                            <w:rPr>
                              <w:szCs w:val="26"/>
                            </w:rPr>
                            <w:pPrChange w:id="6062" w:author="The Si Tran" w:date="2012-12-07T21:55:00Z">
                              <w:pPr/>
                            </w:pPrChange>
                          </w:pPr>
                          <w:r>
                            <w:rPr>
                              <w:szCs w:val="26"/>
                            </w:rPr>
                            <w:tab/>
                          </w:r>
                          <w:proofErr w:type="gramStart"/>
                          <w:ins w:id="6063" w:author="The Si Tran" w:date="2012-12-08T15:47:00Z">
                            <w:r>
                              <w:rPr>
                                <w:szCs w:val="26"/>
                              </w:rPr>
                              <w:t>e</w:t>
                            </w:r>
                          </w:ins>
                          <w:proofErr w:type="gramEnd"/>
                          <w:del w:id="6064"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3D6C9F" w:rsidRDefault="003D6C9F">
                          <w:pPr>
                            <w:spacing w:line="240" w:lineRule="auto"/>
                            <w:jc w:val="left"/>
                            <w:rPr>
                              <w:szCs w:val="26"/>
                            </w:rPr>
                            <w:pPrChange w:id="6065"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3D6C9F" w:rsidRDefault="003D6C9F">
                          <w:pPr>
                            <w:spacing w:line="240" w:lineRule="auto"/>
                            <w:jc w:val="left"/>
                            <w:rPr>
                              <w:szCs w:val="26"/>
                            </w:rPr>
                            <w:pPrChange w:id="6066" w:author="The Si Tran" w:date="2012-12-07T21:55:00Z">
                              <w:pPr/>
                            </w:pPrChange>
                          </w:pPr>
                          <w:r>
                            <w:rPr>
                              <w:szCs w:val="26"/>
                            </w:rPr>
                            <w:tab/>
                          </w:r>
                          <w:proofErr w:type="gramStart"/>
                          <w:ins w:id="6067" w:author="The Si Tran" w:date="2012-12-08T15:47:00Z">
                            <w:r>
                              <w:rPr>
                                <w:szCs w:val="26"/>
                              </w:rPr>
                              <w:t>e</w:t>
                            </w:r>
                          </w:ins>
                          <w:proofErr w:type="gramEnd"/>
                          <w:del w:id="6068"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3D6C9F" w:rsidDel="00EC5752" w:rsidRDefault="003D6C9F">
                          <w:pPr>
                            <w:spacing w:line="240" w:lineRule="auto"/>
                            <w:jc w:val="left"/>
                            <w:rPr>
                              <w:del w:id="6069" w:author="The Si Tran" w:date="2012-12-07T21:54:00Z"/>
                              <w:szCs w:val="26"/>
                            </w:rPr>
                            <w:pPrChange w:id="6070"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3D6C9F" w:rsidRDefault="003D6C9F">
                          <w:pPr>
                            <w:spacing w:line="240" w:lineRule="auto"/>
                            <w:jc w:val="left"/>
                            <w:rPr>
                              <w:ins w:id="6071" w:author="The Si Tran" w:date="2012-12-07T21:55:00Z"/>
                              <w:szCs w:val="26"/>
                            </w:rPr>
                            <w:pPrChange w:id="6072" w:author="The Si Tran" w:date="2012-12-07T21:55:00Z">
                              <w:pPr/>
                            </w:pPrChange>
                          </w:pPr>
                        </w:p>
                        <w:p w14:paraId="64F48697" w14:textId="77777777" w:rsidR="003D6C9F" w:rsidRDefault="003D6C9F">
                          <w:pPr>
                            <w:spacing w:line="240" w:lineRule="auto"/>
                            <w:jc w:val="left"/>
                            <w:rPr>
                              <w:szCs w:val="26"/>
                            </w:rPr>
                            <w:pPrChange w:id="6073" w:author="The Si Tran" w:date="2012-12-07T21:55:00Z">
                              <w:pPr/>
                            </w:pPrChange>
                          </w:pPr>
                          <w:ins w:id="6074" w:author="The Si Tran" w:date="2012-12-07T21:55:00Z">
                            <w:r>
                              <w:rPr>
                                <w:szCs w:val="26"/>
                              </w:rPr>
                              <w:t>}</w:t>
                            </w:r>
                          </w:ins>
                          <w:del w:id="6075" w:author="The Si Tran" w:date="2012-12-07T21:54:00Z">
                            <w:r w:rsidDel="00EC5752">
                              <w:rPr>
                                <w:szCs w:val="26"/>
                              </w:rPr>
                              <w:delText>}</w:delText>
                            </w:r>
                          </w:del>
                        </w:p>
                        <w:p w14:paraId="13DC2B9F" w14:textId="77777777" w:rsidR="003D6C9F" w:rsidDel="00EC5752" w:rsidRDefault="003D6C9F">
                          <w:pPr>
                            <w:spacing w:before="0" w:line="240" w:lineRule="auto"/>
                            <w:jc w:val="left"/>
                            <w:rPr>
                              <w:del w:id="6076" w:author="The Si Tran" w:date="2012-12-07T21:55:00Z"/>
                              <w:szCs w:val="26"/>
                            </w:rPr>
                            <w:pPrChange w:id="6077" w:author="The Si Tran" w:date="2012-12-07T21:55:00Z">
                              <w:pPr/>
                            </w:pPrChange>
                          </w:pPr>
                          <w:proofErr w:type="gramStart"/>
                          <w:ins w:id="6078" w:author="The Si Tran" w:date="2012-12-07T21:55:00Z">
                            <w:r>
                              <w:rPr>
                                <w:szCs w:val="26"/>
                              </w:rPr>
                              <w:t>e</w:t>
                            </w:r>
                          </w:ins>
                          <w:proofErr w:type="gramEnd"/>
                          <w:del w:id="6079" w:author="The Si Tran" w:date="2012-12-07T21:55:00Z">
                            <w:r w:rsidDel="00EC5752">
                              <w:rPr>
                                <w:szCs w:val="26"/>
                              </w:rPr>
                              <w:delText>E</w:delText>
                            </w:r>
                          </w:del>
                          <w:r>
                            <w:rPr>
                              <w:szCs w:val="26"/>
                            </w:rPr>
                            <w:t>lse</w:t>
                          </w:r>
                        </w:p>
                        <w:p w14:paraId="0082214C" w14:textId="77777777" w:rsidR="003D6C9F" w:rsidRDefault="003D6C9F">
                          <w:pPr>
                            <w:spacing w:before="0" w:line="240" w:lineRule="auto"/>
                            <w:jc w:val="left"/>
                            <w:rPr>
                              <w:szCs w:val="26"/>
                            </w:rPr>
                            <w:pPrChange w:id="6080" w:author="The Si Tran" w:date="2012-12-07T21:55:00Z">
                              <w:pPr/>
                            </w:pPrChange>
                          </w:pPr>
                          <w:ins w:id="6081" w:author="The Si Tran" w:date="2012-12-07T21:55:00Z">
                            <w:r>
                              <w:rPr>
                                <w:szCs w:val="26"/>
                              </w:rPr>
                              <w:t xml:space="preserve"> </w:t>
                            </w:r>
                          </w:ins>
                          <w:r>
                            <w:rPr>
                              <w:szCs w:val="26"/>
                            </w:rPr>
                            <w:t>{</w:t>
                          </w:r>
                        </w:p>
                        <w:p w14:paraId="1B440C5F" w14:textId="77777777" w:rsidR="003D6C9F" w:rsidRDefault="003D6C9F">
                          <w:pPr>
                            <w:spacing w:before="0" w:line="240" w:lineRule="auto"/>
                            <w:ind w:firstLine="720"/>
                            <w:jc w:val="left"/>
                            <w:rPr>
                              <w:ins w:id="6082" w:author="The Si Tran" w:date="2012-12-10T20:34:00Z"/>
                              <w:szCs w:val="26"/>
                            </w:rPr>
                            <w:pPrChange w:id="6083" w:author="The Si Tran" w:date="2012-12-07T21:55:00Z">
                              <w:pPr>
                                <w:ind w:firstLine="720"/>
                              </w:pPr>
                            </w:pPrChange>
                          </w:pPr>
                          <w:r>
                            <w:rPr>
                              <w:szCs w:val="26"/>
                            </w:rPr>
                            <w:t>p = q =0;</w:t>
                          </w:r>
                        </w:p>
                        <w:p w14:paraId="1C9B4EFD" w14:textId="77777777" w:rsidR="003D6C9F" w:rsidRPr="00E15D38" w:rsidRDefault="003D6C9F">
                          <w:pPr>
                            <w:spacing w:before="0" w:line="240" w:lineRule="auto"/>
                            <w:ind w:firstLine="720"/>
                            <w:jc w:val="left"/>
                            <w:rPr>
                              <w:szCs w:val="26"/>
                            </w:rPr>
                            <w:pPrChange w:id="6084" w:author="The Si Tran" w:date="2012-12-07T21:55:00Z">
                              <w:pPr>
                                <w:ind w:firstLine="720"/>
                              </w:pPr>
                            </w:pPrChange>
                          </w:pPr>
                          <w:ins w:id="6085"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14:paraId="110326E5" w14:textId="1223E63B" w:rsidR="00035531" w:rsidRPr="00A77BA3" w:rsidRDefault="00821D0F">
      <w:pPr>
        <w:pStyle w:val="ListParagraph"/>
        <w:numPr>
          <w:ilvl w:val="0"/>
          <w:numId w:val="24"/>
        </w:numPr>
        <w:pPrChange w:id="6086" w:author="The Si Tran" w:date="2012-12-07T21:59:00Z">
          <w:pPr>
            <w:pStyle w:val="Heading3"/>
          </w:pPr>
        </w:pPrChange>
      </w:pPr>
      <w:ins w:id="6087" w:author="The Si Tran" w:date="2012-12-07T21:21:00Z">
        <w:r>
          <w:rPr>
            <w:rFonts w:ascii="Times New Roman" w:hAnsi="Times New Roman"/>
            <w:sz w:val="26"/>
            <w:szCs w:val="26"/>
          </w:rPr>
          <w:t xml:space="preserve">Xác định mô hình cho thành phần mùa: </w:t>
        </w:r>
      </w:ins>
      <w:ins w:id="6088" w:author="The Si Tran" w:date="2012-12-07T21:57:00Z">
        <w:r w:rsidR="00556D65">
          <w:rPr>
            <w:rFonts w:ascii="Times New Roman" w:hAnsi="Times New Roman"/>
            <w:sz w:val="26"/>
            <w:szCs w:val="26"/>
          </w:rPr>
          <w:t xml:space="preserve">tương tự như xây dựng mô hình </w:t>
        </w:r>
      </w:ins>
      <w:ins w:id="6089" w:author="The Si Tran" w:date="2012-12-07T21:58:00Z">
        <w:r w:rsidR="00556D65">
          <w:rPr>
            <w:rFonts w:ascii="Times New Roman" w:hAnsi="Times New Roman"/>
            <w:sz w:val="26"/>
            <w:szCs w:val="26"/>
          </w:rPr>
          <w:t>cho thành phần thường nhưng ta phân</w:t>
        </w:r>
      </w:ins>
      <w:ins w:id="6090" w:author="The Si Tran" w:date="2012-12-07T21:21:00Z">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0572523E" w14:textId="688743E4" w:rsidR="00A77BA3" w:rsidRPr="00A77BA3" w:rsidRDefault="00974290">
      <w:pPr>
        <w:jc w:val="center"/>
        <w:rPr>
          <w:ins w:id="6091" w:author="The Si Tran" w:date="2012-12-15T08:19:00Z"/>
        </w:rPr>
        <w:pPrChange w:id="6092" w:author="The Si Tran" w:date="2012-12-16T10:10:00Z">
          <w:pPr>
            <w:pStyle w:val="Heading3"/>
          </w:pPr>
        </w:pPrChange>
      </w:pPr>
      <w:r>
        <w:rPr>
          <w:noProof/>
        </w:rPr>
        <w:drawing>
          <wp:inline distT="0" distB="0" distL="0" distR="0" wp14:anchorId="28447CF0" wp14:editId="1A04CF85">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pPr>
        <w:pStyle w:val="Hinh"/>
        <w:ind w:left="720"/>
        <w:rPr>
          <w:ins w:id="6093" w:author="The Si Tran" w:date="2012-12-11T23:25:00Z"/>
        </w:rPr>
        <w:pPrChange w:id="6094" w:author="The Si Tran" w:date="2012-12-16T17:08:00Z">
          <w:pPr>
            <w:pStyle w:val="Heading3"/>
          </w:pPr>
        </w:pPrChange>
      </w:pPr>
      <w:bookmarkStart w:id="6095" w:name="_Toc343711391"/>
      <w:ins w:id="6096" w:author="The Si Tran" w:date="2012-12-11T23:25:00Z">
        <w:r w:rsidRPr="00F51638">
          <w:rPr>
            <w:rPrChange w:id="6097" w:author="The Si Tran" w:date="2012-12-16T17:08:00Z">
              <w:rPr>
                <w:b w:val="0"/>
                <w:lang w:val="pt-BR"/>
              </w:rPr>
            </w:rPrChange>
          </w:rPr>
          <w:t>Hình 3.4</w:t>
        </w:r>
      </w:ins>
      <w:ins w:id="6098" w:author="The Si Tran" w:date="2012-12-16T10:36:00Z">
        <w:r w:rsidRPr="00032D83">
          <w:t>:</w:t>
        </w:r>
      </w:ins>
      <w:ins w:id="6099" w:author="The Si Tran" w:date="2012-12-11T23:25:00Z">
        <w:r w:rsidRPr="00F51638">
          <w:rPr>
            <w:rPrChange w:id="6100" w:author="The Si Tran" w:date="2012-12-16T17:08:00Z">
              <w:rPr>
                <w:b w:val="0"/>
                <w:lang w:val="pt-BR"/>
              </w:rPr>
            </w:rPrChange>
          </w:rPr>
          <w:t xml:space="preserve"> Các thành phần của mô hình SARIMA</w:t>
        </w:r>
        <w:bookmarkEnd w:id="6095"/>
      </w:ins>
    </w:p>
    <w:p w14:paraId="6303FD36" w14:textId="77777777" w:rsidR="00A77BA3" w:rsidRDefault="00A77BA3" w:rsidP="00A77BA3">
      <w:pPr>
        <w:pStyle w:val="ListParagraph"/>
        <w:ind w:firstLine="0"/>
        <w:rPr>
          <w:ins w:id="6101" w:author="The Si Tran" w:date="2012-12-07T21:59:00Z"/>
        </w:rPr>
      </w:pPr>
    </w:p>
    <w:p w14:paraId="40F7DB82" w14:textId="58D5D2F2" w:rsidR="00155591" w:rsidRDefault="00290F01" w:rsidP="00155591">
      <w:pPr>
        <w:pStyle w:val="Heading3"/>
        <w:rPr>
          <w:ins w:id="6102" w:author="The Si Tran" w:date="2012-12-07T22:07:00Z"/>
        </w:rPr>
      </w:pPr>
      <w:bookmarkStart w:id="6103" w:name="_Toc343711202"/>
      <w:ins w:id="6104" w:author="The Si Tran" w:date="2012-12-10T20:35:00Z">
        <w:r w:rsidRPr="00EB0E04">
          <w:rPr>
            <w:rFonts w:eastAsia="Calibri"/>
          </w:rPr>
          <w:t xml:space="preserve">Thành phần </w:t>
        </w:r>
        <w:r>
          <w:t>khử mùa và xu hướng</w:t>
        </w:r>
      </w:ins>
      <w:bookmarkEnd w:id="6103"/>
    </w:p>
    <w:p w14:paraId="7FACEC87" w14:textId="77777777" w:rsidR="00E12518" w:rsidRDefault="00E12518">
      <w:pPr>
        <w:rPr>
          <w:ins w:id="6105" w:author="The Si Tran" w:date="2012-12-07T22:07:00Z"/>
        </w:rPr>
        <w:pPrChange w:id="6106" w:author="The Si Tran" w:date="2012-12-16T08:13:00Z">
          <w:pPr>
            <w:pStyle w:val="ListParagraph"/>
          </w:pPr>
        </w:pPrChange>
      </w:pPr>
      <w:ins w:id="6107"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6108" w:author="The Si Tran" w:date="2012-12-07T22:07:00Z"/>
        </w:rPr>
        <w:pPrChange w:id="6109" w:author="The Si Tran" w:date="2012-12-16T08:13:00Z">
          <w:pPr>
            <w:pStyle w:val="ListParagraph"/>
          </w:pPr>
        </w:pPrChange>
      </w:pPr>
      <w:ins w:id="6110"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20AD89EA" w:rsidR="00E12518" w:rsidRPr="0008775D" w:rsidRDefault="00974290" w:rsidP="0008775D">
      <w:pPr>
        <w:ind w:firstLine="0"/>
        <w:rPr>
          <w:ins w:id="6111" w:author="The Si Tran" w:date="2012-12-11T23:26:00Z"/>
          <w:szCs w:val="26"/>
        </w:rPr>
      </w:pPr>
      <w:r>
        <w:rPr>
          <w:noProof/>
        </w:rPr>
        <w:drawing>
          <wp:inline distT="0" distB="0" distL="0" distR="0" wp14:anchorId="3C908A15" wp14:editId="4599D4A4">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591175" cy="2314575"/>
                    </a:xfrm>
                    <a:prstGeom prst="rect">
                      <a:avLst/>
                    </a:prstGeom>
                  </pic:spPr>
                </pic:pic>
              </a:graphicData>
            </a:graphic>
          </wp:inline>
        </w:drawing>
      </w:r>
    </w:p>
    <w:p w14:paraId="21703EB8" w14:textId="09077AA4" w:rsidR="00AB5A1A" w:rsidRPr="00747DD6" w:rsidRDefault="00AB5A1A">
      <w:pPr>
        <w:pStyle w:val="Hinh"/>
        <w:rPr>
          <w:ins w:id="6112" w:author="The Si Tran" w:date="2012-12-11T23:26:00Z"/>
          <w:rPrChange w:id="6113" w:author="The Si Tran" w:date="2012-12-16T17:10:00Z">
            <w:rPr>
              <w:ins w:id="6114" w:author="The Si Tran" w:date="2012-12-11T23:26:00Z"/>
              <w:lang w:val="pt-BR"/>
            </w:rPr>
          </w:rPrChange>
        </w:rPr>
      </w:pPr>
      <w:bookmarkStart w:id="6115" w:name="_Toc343711392"/>
      <w:ins w:id="6116" w:author="The Si Tran" w:date="2012-12-11T23:26:00Z">
        <w:r w:rsidRPr="00747DD6">
          <w:rPr>
            <w:rPrChange w:id="6117" w:author="The Si Tran" w:date="2012-12-16T17:10:00Z">
              <w:rPr>
                <w:rFonts w:ascii="Calibri" w:eastAsia="Calibri" w:hAnsi="Calibri"/>
                <w:bCs w:val="0"/>
                <w:sz w:val="22"/>
                <w:szCs w:val="22"/>
                <w:lang w:val="pt-BR"/>
              </w:rPr>
            </w:rPrChange>
          </w:rPr>
          <w:t>Hình 3</w:t>
        </w:r>
        <w:r w:rsidR="00187200" w:rsidRPr="00747DD6">
          <w:t>.5</w:t>
        </w:r>
      </w:ins>
      <w:ins w:id="6118" w:author="The Si Tran" w:date="2012-12-16T10:50:00Z">
        <w:r w:rsidR="00E10512" w:rsidRPr="00747DD6">
          <w:t xml:space="preserve">: </w:t>
        </w:r>
      </w:ins>
      <w:ins w:id="6119" w:author="The Si Tran" w:date="2012-12-11T23:26:00Z">
        <w:r w:rsidRPr="00747DD6">
          <w:rPr>
            <w:rPrChange w:id="6120" w:author="The Si Tran" w:date="2012-12-16T17:10:00Z">
              <w:rPr>
                <w:rFonts w:ascii="Calibri" w:eastAsia="Calibri" w:hAnsi="Calibri"/>
                <w:bCs w:val="0"/>
                <w:sz w:val="22"/>
                <w:szCs w:val="22"/>
                <w:lang w:val="pt-BR"/>
              </w:rPr>
            </w:rPrChange>
          </w:rPr>
          <w:t xml:space="preserve"> Thành phần khử mùa và xu hướng trong mô hình SARIMA</w:t>
        </w:r>
        <w:bookmarkEnd w:id="6115"/>
      </w:ins>
    </w:p>
    <w:p w14:paraId="6A22D229" w14:textId="77777777" w:rsidR="00AB5A1A" w:rsidRDefault="00AB5A1A" w:rsidP="00E12518">
      <w:pPr>
        <w:pStyle w:val="ListParagraph"/>
        <w:rPr>
          <w:ins w:id="6121" w:author="The Si Tran" w:date="2012-12-07T22:07:00Z"/>
          <w:rFonts w:ascii="Times New Roman" w:hAnsi="Times New Roman"/>
          <w:sz w:val="26"/>
          <w:szCs w:val="26"/>
        </w:rPr>
      </w:pPr>
    </w:p>
    <w:p w14:paraId="54E56D5F" w14:textId="77777777" w:rsidR="00E12518" w:rsidRPr="00805B17" w:rsidRDefault="00E12518">
      <w:pPr>
        <w:rPr>
          <w:ins w:id="6122" w:author="The Si Tran" w:date="2012-12-06T22:15:00Z"/>
        </w:rPr>
        <w:pPrChange w:id="6123" w:author="The Si Tran" w:date="2012-12-16T08:13:00Z">
          <w:pPr>
            <w:pStyle w:val="Heading3"/>
          </w:pPr>
        </w:pPrChange>
      </w:pPr>
      <w:ins w:id="6124"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6125" w:author="The Si Tran" w:date="2012-12-08T10:03:00Z"/>
        </w:rPr>
      </w:pPr>
      <w:bookmarkStart w:id="6126" w:name="_Toc343711203"/>
      <w:ins w:id="6127" w:author="The Si Tran" w:date="2012-12-06T22:16:00Z">
        <w:r w:rsidRPr="00155591">
          <w:t>Thành phần ước lượng tham số</w:t>
        </w:r>
      </w:ins>
      <w:bookmarkEnd w:id="6126"/>
    </w:p>
    <w:p w14:paraId="4FDFF483" w14:textId="4904DA13" w:rsidR="009944BF" w:rsidRDefault="00285630">
      <w:pPr>
        <w:rPr>
          <w:ins w:id="6128" w:author="The Si Tran" w:date="2012-12-08T10:19:00Z"/>
        </w:rPr>
        <w:pPrChange w:id="6129" w:author="The Si Tran" w:date="2012-12-08T10:03:00Z">
          <w:pPr>
            <w:pStyle w:val="Heading3"/>
          </w:pPr>
        </w:pPrChange>
      </w:pPr>
      <w:ins w:id="6130" w:author="The Si Tran" w:date="2012-12-08T10:18:00Z">
        <w:r>
          <w:t>Quá trình ước lượng tham số gồm 3 giai đoạn</w:t>
        </w:r>
      </w:ins>
      <w:ins w:id="6131" w:author="The Si Tran" w:date="2012-12-10T20:36:00Z">
        <w:r w:rsidR="00DE04C3">
          <w:t>:</w:t>
        </w:r>
      </w:ins>
      <w:ins w:id="6132" w:author="The Si Tran" w:date="2012-12-14T05:28:00Z">
        <w:r w:rsidR="0025143A">
          <w:t xml:space="preserve"> </w:t>
        </w:r>
      </w:ins>
    </w:p>
    <w:p w14:paraId="5DB43768" w14:textId="77777777" w:rsidR="006D00FE" w:rsidRDefault="006D00FE">
      <w:pPr>
        <w:pStyle w:val="BuletL1"/>
        <w:rPr>
          <w:ins w:id="6133" w:author="The Si Tran" w:date="2012-12-08T10:19:00Z"/>
        </w:rPr>
        <w:pPrChange w:id="6134" w:author="The Si Tran" w:date="2012-12-16T17:10:00Z">
          <w:pPr>
            <w:pStyle w:val="ListParagraph"/>
            <w:numPr>
              <w:numId w:val="27"/>
            </w:numPr>
            <w:ind w:left="1944" w:hanging="360"/>
          </w:pPr>
        </w:pPrChange>
      </w:pPr>
      <w:ins w:id="6135" w:author="The Si Tran" w:date="2012-12-08T10:19:00Z">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6136" w:author="The Si Tran" w:date="2012-12-08T14:46:00Z">
        <m:oMath>
          <m:r>
            <w:rPr>
              <w:rFonts w:ascii="Cambria Math" w:hAnsi="Cambria Math"/>
            </w:rPr>
            <m:t>0</m:t>
          </m:r>
        </m:oMath>
      </w:ins>
      <w:ins w:id="6137" w:author="The Si Tran" w:date="2012-12-08T10:19:00Z">
        <w:r>
          <w:rPr>
            <w:rFonts w:eastAsiaTheme="minorEastAsia"/>
          </w:rPr>
          <w:t>.</w:t>
        </w:r>
        <w:proofErr w:type="gramEnd"/>
        <w:r>
          <w:rPr>
            <w:rFonts w:eastAsiaTheme="minorEastAsia"/>
          </w:rPr>
          <w:t xml:space="preserve"> Nghịch đảo của ma trận phướng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1C9574D4" w:rsidR="006D00FE" w:rsidRDefault="006D00FE">
      <w:pPr>
        <w:pStyle w:val="BuletL1"/>
        <w:rPr>
          <w:ins w:id="6138" w:author="The Si Tran" w:date="2012-12-08T10:19:00Z"/>
        </w:rPr>
        <w:pPrChange w:id="6139" w:author="The Si Tran" w:date="2012-12-16T17:10:00Z">
          <w:pPr>
            <w:pStyle w:val="ListParagraph"/>
            <w:numPr>
              <w:numId w:val="27"/>
            </w:numPr>
            <w:ind w:left="1944" w:hanging="360"/>
          </w:pPr>
        </w:pPrChange>
      </w:pPr>
      <w:ins w:id="6140" w:author="The Si Tran" w:date="2012-12-08T10:19:00Z">
        <w:r>
          <w:lastRenderedPageBreak/>
          <w:t>Giai đoạn 2: giá trị mới của véctơ tham số được ước lượng dựa vào lỗi trước dự đoán và hệ số khuyếch đại.</w:t>
        </w:r>
      </w:ins>
    </w:p>
    <w:p w14:paraId="548BCD41" w14:textId="2CAFA8C8" w:rsidR="006D00FE" w:rsidRDefault="006D00FE">
      <w:pPr>
        <w:pStyle w:val="ListParagraph"/>
        <w:spacing w:line="360" w:lineRule="auto"/>
        <w:ind w:left="360" w:hanging="360"/>
        <w:rPr>
          <w:ins w:id="6141" w:author="The Si Tran" w:date="2012-12-08T10:19:00Z"/>
          <w:rFonts w:ascii="Times New Roman" w:eastAsiaTheme="minorEastAsia" w:hAnsi="Times New Roman"/>
          <w:sz w:val="26"/>
          <w:szCs w:val="26"/>
        </w:rPr>
        <w:pPrChange w:id="6142" w:author="The Si Tran" w:date="2012-12-14T05:31:00Z">
          <w:pPr>
            <w:pStyle w:val="ListParagraph"/>
            <w:ind w:left="1944"/>
          </w:pPr>
        </w:pPrChange>
      </w:pPr>
      <w:ins w:id="6143" w:author="The Si Tran" w:date="2012-12-08T10:20:00Z">
        <w:r>
          <w:rPr>
            <w:rFonts w:ascii="Times New Roman" w:hAnsi="Times New Roman"/>
            <w:sz w:val="26"/>
            <w:szCs w:val="26"/>
          </w:rPr>
          <w:tab/>
        </w:r>
      </w:ins>
      <w:ins w:id="6144" w:author="The Si Tran" w:date="2012-12-08T10:19:00Z">
        <w:r>
          <w:rPr>
            <w:rFonts w:ascii="Times New Roman" w:hAnsi="Times New Roman"/>
            <w:sz w:val="26"/>
            <w:szCs w:val="26"/>
          </w:rPr>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6145" w:author="The Si Tran" w:date="2012-12-08T10:19:00Z"/>
          <w:rFonts w:ascii="Times New Roman" w:eastAsiaTheme="minorEastAsia" w:hAnsi="Times New Roman"/>
          <w:sz w:val="26"/>
          <w:szCs w:val="26"/>
        </w:rPr>
        <w:pPrChange w:id="6146" w:author="The Si Tran" w:date="2012-12-14T05:31:00Z">
          <w:pPr>
            <w:pStyle w:val="ListParagraph"/>
            <w:ind w:left="1944"/>
          </w:pPr>
        </w:pPrChange>
      </w:pPr>
      <w:ins w:id="6147" w:author="The Si Tran" w:date="2012-12-08T10:20:00Z">
        <w:r>
          <w:rPr>
            <w:rFonts w:ascii="Times New Roman" w:hAnsi="Times New Roman"/>
            <w:sz w:val="26"/>
            <w:szCs w:val="26"/>
          </w:rPr>
          <w:tab/>
        </w:r>
      </w:ins>
      <w:ins w:id="6148"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6149" w:author="The Si Tran" w:date="2012-12-08T10:19:00Z"/>
          <w:rFonts w:ascii="Times New Roman" w:eastAsiaTheme="minorEastAsia" w:hAnsi="Times New Roman"/>
          <w:sz w:val="26"/>
          <w:szCs w:val="26"/>
        </w:rPr>
        <w:pPrChange w:id="6150" w:author="The Si Tran" w:date="2012-12-14T05:31:00Z">
          <w:pPr>
            <w:pStyle w:val="ListParagraph"/>
            <w:ind w:left="1944"/>
          </w:pPr>
        </w:pPrChange>
      </w:pPr>
      <w:ins w:id="6151"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6152"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6153"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6154" w:author="The Si Tran" w:date="2012-12-08T10:19:00Z"/>
        </w:rPr>
        <w:pPrChange w:id="6155" w:author="The Si Tran" w:date="2012-12-16T17:11:00Z">
          <w:pPr>
            <w:pStyle w:val="ListParagraph"/>
            <w:numPr>
              <w:numId w:val="27"/>
            </w:numPr>
            <w:ind w:left="1944" w:hanging="360"/>
          </w:pPr>
        </w:pPrChange>
      </w:pPr>
      <w:ins w:id="6156" w:author="The Si Tran" w:date="2012-12-08T10:19:00Z">
        <w:r>
          <w:t>Giai đoạn 3: cập nhật giá trị cho các biến liên quan để chuẩn bị cho vòng tiếp theo.</w:t>
        </w:r>
      </w:ins>
    </w:p>
    <w:p w14:paraId="2B437753" w14:textId="69EACA3C" w:rsidR="0025143A" w:rsidRDefault="006D00FE">
      <w:pPr>
        <w:pStyle w:val="ListParagraph"/>
        <w:spacing w:line="360" w:lineRule="auto"/>
        <w:ind w:left="360" w:firstLine="0"/>
        <w:jc w:val="both"/>
        <w:rPr>
          <w:ins w:id="6157" w:author="The Si Tran" w:date="2012-12-14T05:31:00Z"/>
          <w:rFonts w:ascii="Times New Roman" w:hAnsi="Times New Roman"/>
          <w:sz w:val="26"/>
          <w:szCs w:val="26"/>
        </w:rPr>
        <w:pPrChange w:id="6158" w:author="The Si Tran" w:date="2012-12-14T05:31:00Z">
          <w:pPr>
            <w:pStyle w:val="ListParagraph"/>
            <w:ind w:left="1944"/>
          </w:pPr>
        </w:pPrChange>
      </w:pPr>
      <w:ins w:id="6159" w:author="The Si Tran" w:date="2012-12-08T10:19:00Z">
        <w:r>
          <w:rPr>
            <w:rFonts w:ascii="Times New Roman" w:hAnsi="Times New Roman"/>
            <w:sz w:val="26"/>
            <w:szCs w:val="26"/>
          </w:rPr>
          <w:t>Giá trị lỗi sau dự đoán được tính toán dựa vào giá trị quan sát hiện tại và véctơ tham số mới nhất</w:t>
        </w:r>
      </w:ins>
    </w:p>
    <w:p w14:paraId="0209AB6B" w14:textId="7DA229F2" w:rsidR="006D00FE" w:rsidRDefault="006D00FE">
      <w:pPr>
        <w:pStyle w:val="ListParagraph"/>
        <w:spacing w:line="360" w:lineRule="auto"/>
        <w:ind w:left="360" w:firstLine="0"/>
        <w:rPr>
          <w:ins w:id="6160" w:author="The Si Tran" w:date="2012-12-08T10:19:00Z"/>
          <w:rFonts w:ascii="Times New Roman" w:eastAsiaTheme="minorEastAsia" w:hAnsi="Times New Roman"/>
          <w:sz w:val="26"/>
          <w:szCs w:val="26"/>
        </w:rPr>
        <w:pPrChange w:id="6161" w:author="The Si Tran" w:date="2012-12-14T05:31:00Z">
          <w:pPr>
            <w:pStyle w:val="ListParagraph"/>
            <w:ind w:left="1944"/>
          </w:pPr>
        </w:pPrChange>
      </w:pPr>
      <w:ins w:id="6162" w:author="The Si Tran" w:date="2012-12-08T10:19:00Z">
        <w:r>
          <w:rPr>
            <w:rFonts w:ascii="Times New Roman" w:hAnsi="Times New Roman"/>
            <w:sz w:val="26"/>
            <w:szCs w:val="26"/>
          </w:rPr>
          <w:t xml:space="preserve"> </w:t>
        </w:r>
      </w:ins>
      <w:ins w:id="6163" w:author="The Si Tran" w:date="2012-12-14T05:31:00Z">
        <w:r w:rsidR="0025143A">
          <w:rPr>
            <w:rFonts w:ascii="Times New Roman" w:hAnsi="Times New Roman"/>
            <w:sz w:val="26"/>
            <w:szCs w:val="26"/>
          </w:rPr>
          <w:tab/>
        </w:r>
        <w:r w:rsidR="0025143A">
          <w:rPr>
            <w:rFonts w:ascii="Times New Roman" w:hAnsi="Times New Roman"/>
            <w:sz w:val="26"/>
            <w:szCs w:val="26"/>
          </w:rPr>
          <w:tab/>
        </w:r>
      </w:ins>
      <w:ins w:id="6164"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6165" w:author="The Si Tran" w:date="2012-12-08T10:19:00Z"/>
          <w:rFonts w:ascii="Times New Roman" w:hAnsi="Times New Roman"/>
          <w:sz w:val="26"/>
          <w:szCs w:val="26"/>
        </w:rPr>
        <w:pPrChange w:id="6166" w:author="The Si Tran" w:date="2012-12-14T05:31:00Z">
          <w:pPr>
            <w:pStyle w:val="ListParagraph"/>
            <w:ind w:left="1944"/>
          </w:pPr>
        </w:pPrChange>
      </w:pPr>
      <w:ins w:id="6167"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6168" w:author="The Si Tran" w:date="2012-12-08T10:19:00Z"/>
          <w:rFonts w:ascii="Times New Roman" w:eastAsiaTheme="minorEastAsia" w:hAnsi="Times New Roman"/>
          <w:sz w:val="26"/>
          <w:szCs w:val="26"/>
        </w:rPr>
        <w:pPrChange w:id="6169" w:author="The Si Tran" w:date="2012-12-14T05:31:00Z">
          <w:pPr>
            <w:pStyle w:val="ListParagraph"/>
            <w:ind w:left="1944"/>
          </w:pPr>
        </w:pPrChange>
      </w:pPr>
      <w:ins w:id="6170" w:author="The Si Tran" w:date="2012-12-08T10:21:00Z">
        <w:r>
          <w:rPr>
            <w:rFonts w:ascii="Times New Roman" w:hAnsi="Times New Roman"/>
            <w:sz w:val="26"/>
            <w:szCs w:val="26"/>
          </w:rPr>
          <w:tab/>
        </w:r>
        <w:r>
          <w:rPr>
            <w:rFonts w:ascii="Times New Roman" w:hAnsi="Times New Roman"/>
            <w:sz w:val="26"/>
            <w:szCs w:val="26"/>
          </w:rPr>
          <w:tab/>
        </w:r>
      </w:ins>
      <m:oMath>
        <m:sSup>
          <m:sSupPr>
            <m:ctrlPr>
              <w:ins w:id="6171" w:author="The Si Tran" w:date="2012-12-08T10:19:00Z">
                <w:rPr>
                  <w:rFonts w:ascii="Cambria Math" w:eastAsiaTheme="minorEastAsia" w:hAnsi="Cambria Math"/>
                  <w:i/>
                  <w:sz w:val="26"/>
                  <w:szCs w:val="26"/>
                </w:rPr>
              </w:ins>
            </m:ctrlPr>
          </m:sSupPr>
          <m:e>
            <w:ins w:id="6172" w:author="The Si Tran" w:date="2012-12-08T10:19:00Z">
              <m:r>
                <w:rPr>
                  <w:rFonts w:ascii="Cambria Math" w:eastAsiaTheme="minorEastAsia" w:hAnsi="Cambria Math"/>
                  <w:sz w:val="26"/>
                  <w:szCs w:val="26"/>
                </w:rPr>
                <m:t>R</m:t>
              </m:r>
            </w:ins>
          </m:e>
          <m:sup>
            <w:ins w:id="6173" w:author="The Si Tran" w:date="2012-12-08T10:19:00Z">
              <m:r>
                <w:rPr>
                  <w:rFonts w:ascii="Cambria Math" w:eastAsiaTheme="minorEastAsia" w:hAnsi="Cambria Math"/>
                  <w:sz w:val="26"/>
                  <w:szCs w:val="26"/>
                </w:rPr>
                <m:t>-1</m:t>
              </m:r>
            </w:ins>
          </m:sup>
        </m:sSup>
        <m:d>
          <m:dPr>
            <m:ctrlPr>
              <w:ins w:id="6174" w:author="The Si Tran" w:date="2012-12-08T10:19:00Z">
                <w:rPr>
                  <w:rFonts w:ascii="Cambria Math" w:eastAsiaTheme="minorEastAsia" w:hAnsi="Cambria Math"/>
                  <w:i/>
                  <w:sz w:val="26"/>
                  <w:szCs w:val="26"/>
                </w:rPr>
              </w:ins>
            </m:ctrlPr>
          </m:dPr>
          <m:e>
            <w:ins w:id="6175" w:author="The Si Tran" w:date="2012-12-08T10:19:00Z">
              <m:r>
                <w:rPr>
                  <w:rFonts w:ascii="Cambria Math" w:eastAsiaTheme="minorEastAsia" w:hAnsi="Cambria Math"/>
                  <w:sz w:val="26"/>
                  <w:szCs w:val="26"/>
                </w:rPr>
                <m:t>t-1</m:t>
              </m:r>
            </w:ins>
          </m:e>
        </m:d>
        <w:ins w:id="6176" w:author="The Si Tran" w:date="2012-12-08T10:19:00Z">
          <m:r>
            <w:rPr>
              <w:rFonts w:ascii="Cambria Math" w:eastAsiaTheme="minorEastAsia" w:hAnsi="Cambria Math"/>
              <w:sz w:val="26"/>
              <w:szCs w:val="26"/>
            </w:rPr>
            <m:t>=</m:t>
          </m:r>
        </w:ins>
        <m:sSup>
          <m:sSupPr>
            <m:ctrlPr>
              <w:ins w:id="6177" w:author="The Si Tran" w:date="2012-12-08T10:19:00Z">
                <w:rPr>
                  <w:rFonts w:ascii="Cambria Math" w:eastAsiaTheme="minorEastAsia" w:hAnsi="Cambria Math"/>
                  <w:i/>
                  <w:sz w:val="26"/>
                  <w:szCs w:val="26"/>
                </w:rPr>
              </w:ins>
            </m:ctrlPr>
          </m:sSupPr>
          <m:e>
            <w:ins w:id="6178" w:author="The Si Tran" w:date="2012-12-08T10:19:00Z">
              <m:r>
                <w:rPr>
                  <w:rFonts w:ascii="Cambria Math" w:eastAsiaTheme="minorEastAsia" w:hAnsi="Cambria Math"/>
                  <w:sz w:val="26"/>
                  <w:szCs w:val="26"/>
                </w:rPr>
                <m:t>R</m:t>
              </m:r>
            </w:ins>
          </m:e>
          <m:sup>
            <w:ins w:id="6179" w:author="The Si Tran" w:date="2012-12-08T10:19:00Z">
              <m:r>
                <w:rPr>
                  <w:rFonts w:ascii="Cambria Math" w:eastAsiaTheme="minorEastAsia" w:hAnsi="Cambria Math"/>
                  <w:sz w:val="26"/>
                  <w:szCs w:val="26"/>
                </w:rPr>
                <m:t>-1</m:t>
              </m:r>
            </w:ins>
          </m:sup>
        </m:sSup>
        <m:d>
          <m:dPr>
            <m:ctrlPr>
              <w:ins w:id="6180" w:author="The Si Tran" w:date="2012-12-08T10:19:00Z">
                <w:rPr>
                  <w:rFonts w:ascii="Cambria Math" w:eastAsiaTheme="minorEastAsia" w:hAnsi="Cambria Math"/>
                  <w:i/>
                  <w:sz w:val="26"/>
                  <w:szCs w:val="26"/>
                </w:rPr>
              </w:ins>
            </m:ctrlPr>
          </m:dPr>
          <m:e>
            <w:ins w:id="6181" w:author="The Si Tran" w:date="2012-12-08T10:19:00Z">
              <m:r>
                <w:rPr>
                  <w:rFonts w:ascii="Cambria Math" w:eastAsiaTheme="minorEastAsia" w:hAnsi="Cambria Math"/>
                  <w:sz w:val="26"/>
                  <w:szCs w:val="26"/>
                </w:rPr>
                <m:t>t-2</m:t>
              </m:r>
            </w:ins>
          </m:e>
        </m:d>
        <w:ins w:id="6182" w:author="The Si Tran" w:date="2012-12-08T10:19:00Z">
          <m:r>
            <w:rPr>
              <w:rFonts w:ascii="Cambria Math" w:eastAsiaTheme="minorEastAsia" w:hAnsi="Cambria Math"/>
              <w:sz w:val="26"/>
              <w:szCs w:val="26"/>
            </w:rPr>
            <m:t>-Gain factor×</m:t>
          </m:r>
        </w:ins>
        <m:sSup>
          <m:sSupPr>
            <m:ctrlPr>
              <w:ins w:id="6183" w:author="The Si Tran" w:date="2012-12-08T10:19:00Z">
                <w:rPr>
                  <w:rFonts w:ascii="Cambria Math" w:eastAsiaTheme="minorEastAsia" w:hAnsi="Cambria Math"/>
                  <w:i/>
                  <w:sz w:val="26"/>
                  <w:szCs w:val="26"/>
                </w:rPr>
              </w:ins>
            </m:ctrlPr>
          </m:sSupPr>
          <m:e>
            <w:ins w:id="6184" w:author="The Si Tran" w:date="2012-12-08T10:19:00Z">
              <m:r>
                <w:rPr>
                  <w:rFonts w:ascii="Cambria Math" w:eastAsiaTheme="minorEastAsia" w:hAnsi="Cambria Math"/>
                  <w:sz w:val="26"/>
                  <w:szCs w:val="26"/>
                </w:rPr>
                <m:t>φ</m:t>
              </m:r>
            </w:ins>
          </m:e>
          <m:sup>
            <w:ins w:id="6185" w:author="The Si Tran" w:date="2012-12-08T10:19:00Z">
              <m:r>
                <w:rPr>
                  <w:rFonts w:ascii="Cambria Math" w:eastAsiaTheme="minorEastAsia" w:hAnsi="Cambria Math"/>
                  <w:sz w:val="26"/>
                  <w:szCs w:val="26"/>
                </w:rPr>
                <m:t>T</m:t>
              </m:r>
            </w:ins>
          </m:sup>
        </m:sSup>
        <w:ins w:id="6186" w:author="The Si Tran" w:date="2012-12-08T10:19:00Z">
          <m:r>
            <w:rPr>
              <w:rFonts w:ascii="Cambria Math" w:eastAsiaTheme="minorEastAsia" w:hAnsi="Cambria Math"/>
              <w:sz w:val="26"/>
              <w:szCs w:val="26"/>
            </w:rPr>
            <m:t>(t-1)</m:t>
          </m:r>
        </w:ins>
        <m:sSup>
          <m:sSupPr>
            <m:ctrlPr>
              <w:ins w:id="6187" w:author="The Si Tran" w:date="2012-12-08T10:19:00Z">
                <w:rPr>
                  <w:rFonts w:ascii="Cambria Math" w:eastAsiaTheme="minorEastAsia" w:hAnsi="Cambria Math"/>
                  <w:i/>
                  <w:sz w:val="26"/>
                  <w:szCs w:val="26"/>
                </w:rPr>
              </w:ins>
            </m:ctrlPr>
          </m:sSupPr>
          <m:e>
            <w:ins w:id="6188" w:author="The Si Tran" w:date="2012-12-08T10:19:00Z">
              <m:r>
                <w:rPr>
                  <w:rFonts w:ascii="Cambria Math" w:eastAsiaTheme="minorEastAsia" w:hAnsi="Cambria Math"/>
                  <w:sz w:val="26"/>
                  <w:szCs w:val="26"/>
                </w:rPr>
                <m:t>R</m:t>
              </m:r>
            </w:ins>
          </m:e>
          <m:sup>
            <w:ins w:id="6189" w:author="The Si Tran" w:date="2012-12-08T10:19:00Z">
              <m:r>
                <w:rPr>
                  <w:rFonts w:ascii="Cambria Math" w:eastAsiaTheme="minorEastAsia" w:hAnsi="Cambria Math"/>
                  <w:sz w:val="26"/>
                  <w:szCs w:val="26"/>
                </w:rPr>
                <m:t>-1</m:t>
              </m:r>
            </w:ins>
          </m:sup>
        </m:sSup>
        <w:ins w:id="6190"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6191" w:author="The Si Tran" w:date="2012-12-08T14:48:00Z"/>
        </w:rPr>
        <w:pPrChange w:id="6192" w:author="The Si Tran" w:date="2012-12-14T05:31:00Z">
          <w:pPr>
            <w:pStyle w:val="Heading3"/>
          </w:pPr>
        </w:pPrChange>
      </w:pPr>
      <w:ins w:id="6193"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6194" w:author="The Si Tran" w:date="2012-12-14T05:31:00Z">
          <w:pPr>
            <w:pStyle w:val="Heading3"/>
          </w:pPr>
        </w:pPrChange>
      </w:pPr>
      <w:ins w:id="6195" w:author="The Si Tran" w:date="2012-12-08T14:48:00Z">
        <w:r w:rsidRPr="003B5A9E">
          <w:rPr>
            <w:rFonts w:ascii="Times New Roman" w:hAnsi="Times New Roman"/>
            <w:sz w:val="26"/>
            <w:szCs w:val="26"/>
            <w:rPrChange w:id="6196" w:author="The Si Tran" w:date="2012-12-08T14:48:00Z">
              <w:rPr/>
            </w:rPrChange>
          </w:rPr>
          <w:t>Giai đoạn 2 và 3 được lặp lại cho mỗi mẫu dữ liệu quan sát, qua mỗi lần ước lượng như vậy véc tơ tham số sẽ được cập nhật chính xác hơn.</w:t>
        </w:r>
      </w:ins>
    </w:p>
    <w:p w14:paraId="606E15F5" w14:textId="409E187C" w:rsidR="00E85AEE" w:rsidRDefault="00C72B8E" w:rsidP="00C72B8E">
      <w:pPr>
        <w:pStyle w:val="Canhgiua"/>
        <w:rPr>
          <w:ins w:id="6197" w:author="The Si Tran" w:date="2012-12-11T23:29:00Z"/>
        </w:rPr>
      </w:pPr>
      <w:r>
        <w:rPr>
          <w:noProof/>
        </w:rPr>
        <w:drawing>
          <wp:inline distT="0" distB="0" distL="0" distR="0" wp14:anchorId="0C1E361A" wp14:editId="397F81AD">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rPr>
          <w:ins w:id="6198" w:author="The Si Tran" w:date="2012-12-06T22:16:00Z"/>
        </w:rPr>
      </w:pPr>
      <w:bookmarkStart w:id="6199" w:name="_Toc343711393"/>
      <w:ins w:id="6200" w:author="The Si Tran" w:date="2012-12-11T23:29:00Z">
        <w:r w:rsidRPr="00747DD6">
          <w:rPr>
            <w:rPrChange w:id="6201" w:author="The Si Tran" w:date="2012-12-16T17:10:00Z">
              <w:rPr>
                <w:rFonts w:cs="Arial"/>
                <w:b/>
                <w:lang w:val="pt-BR"/>
              </w:rPr>
            </w:rPrChange>
          </w:rPr>
          <w:t>Hình 3.6</w:t>
        </w:r>
      </w:ins>
      <w:ins w:id="6202" w:author="The Si Tran" w:date="2012-12-16T10:52:00Z">
        <w:r w:rsidRPr="00747DD6">
          <w:rPr>
            <w:rPrChange w:id="6203" w:author="The Si Tran" w:date="2012-12-16T17:10:00Z">
              <w:rPr>
                <w:rFonts w:cs="Arial"/>
                <w:b/>
                <w:lang w:val="pt-BR"/>
              </w:rPr>
            </w:rPrChange>
          </w:rPr>
          <w:t xml:space="preserve">: </w:t>
        </w:r>
      </w:ins>
      <w:ins w:id="6204" w:author="The Si Tran" w:date="2012-12-16T10:51:00Z">
        <w:r w:rsidRPr="00747DD6">
          <w:rPr>
            <w:rPrChange w:id="6205" w:author="The Si Tran" w:date="2012-12-16T17:10:00Z">
              <w:rPr>
                <w:rFonts w:cs="Arial"/>
                <w:b/>
                <w:lang w:val="pt-BR"/>
              </w:rPr>
            </w:rPrChange>
          </w:rPr>
          <w:t>Quá trình ước lượng tham số</w:t>
        </w:r>
      </w:ins>
      <w:ins w:id="6206" w:author="The Si Tran" w:date="2012-12-11T23:29:00Z">
        <w:r w:rsidRPr="00747DD6">
          <w:rPr>
            <w:rPrChange w:id="6207" w:author="The Si Tran" w:date="2012-12-16T17:10:00Z">
              <w:rPr>
                <w:rFonts w:cs="Arial"/>
                <w:b/>
                <w:lang w:val="pt-BR"/>
              </w:rPr>
            </w:rPrChange>
          </w:rPr>
          <w:t xml:space="preserve"> mô hình SARIMA</w:t>
        </w:r>
      </w:ins>
      <w:bookmarkEnd w:id="6199"/>
    </w:p>
    <w:p w14:paraId="28C44A36" w14:textId="1607DAAC" w:rsidR="00155591" w:rsidRDefault="00155591">
      <w:pPr>
        <w:pStyle w:val="Heading3"/>
        <w:rPr>
          <w:ins w:id="6208" w:author="The Si Tran" w:date="2012-12-07T22:07:00Z"/>
        </w:rPr>
        <w:pPrChange w:id="6209" w:author="The Si Tran" w:date="2012-12-06T22:16:00Z">
          <w:pPr/>
        </w:pPrChange>
      </w:pPr>
      <w:bookmarkStart w:id="6210" w:name="_Toc343711204"/>
      <w:ins w:id="6211" w:author="The Si Tran" w:date="2012-12-06T22:16:00Z">
        <w:r w:rsidRPr="00155591">
          <w:lastRenderedPageBreak/>
          <w:t>Thành phần dự đoán</w:t>
        </w:r>
      </w:ins>
      <w:bookmarkEnd w:id="6210"/>
    </w:p>
    <w:p w14:paraId="0D5FBC4F" w14:textId="77777777" w:rsidR="003F6E52" w:rsidRDefault="003F6E52">
      <w:pPr>
        <w:rPr>
          <w:ins w:id="6212" w:author="The Si Tran" w:date="2012-12-07T22:07:00Z"/>
        </w:rPr>
        <w:pPrChange w:id="6213" w:author="The Si Tran" w:date="2012-12-16T08:14:00Z">
          <w:pPr>
            <w:pStyle w:val="ListParagraph"/>
            <w:ind w:left="360"/>
          </w:pPr>
        </w:pPrChange>
      </w:pPr>
      <w:ins w:id="6214"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ins>
    </w:p>
    <w:p w14:paraId="2CC7C924" w14:textId="77777777" w:rsidR="003F6E52" w:rsidRDefault="003F6E52">
      <w:pPr>
        <w:pStyle w:val="BuletL1"/>
        <w:rPr>
          <w:ins w:id="6215" w:author="The Si Tran" w:date="2012-12-07T22:14:00Z"/>
        </w:rPr>
        <w:pPrChange w:id="6216" w:author="The Si Tran" w:date="2012-12-16T17:12:00Z">
          <w:pPr>
            <w:pStyle w:val="ListParagraph"/>
            <w:numPr>
              <w:numId w:val="23"/>
            </w:numPr>
            <w:ind w:left="1080" w:hanging="360"/>
          </w:pPr>
        </w:pPrChange>
      </w:pPr>
      <w:ins w:id="6217" w:author="The Si Tran" w:date="2012-12-07T22:08:00Z">
        <w:r w:rsidRPr="00A625DC">
          <w:rPr>
            <w:rPrChange w:id="6218" w:author="The Si Tran" w:date="2012-12-07T22:08:00Z">
              <w:rPr>
                <w:rFonts w:eastAsiaTheme="minorHAnsi"/>
              </w:rPr>
            </w:rPrChange>
          </w:rPr>
          <w:t>Dự đoán 1 thời đoạn cho chuỗi dữ liệu tĩnh</w:t>
        </w:r>
      </w:ins>
    </w:p>
    <w:p w14:paraId="077C2487" w14:textId="6381328B" w:rsidR="00B61FF6" w:rsidRDefault="00B61FF6">
      <w:pPr>
        <w:pStyle w:val="ListParagraph"/>
        <w:spacing w:line="360" w:lineRule="auto"/>
        <w:ind w:left="360" w:firstLine="0"/>
        <w:rPr>
          <w:ins w:id="6219" w:author="The Si Tran" w:date="2012-12-07T22:14:00Z"/>
          <w:rFonts w:ascii="Times New Roman" w:hAnsi="Times New Roman"/>
          <w:sz w:val="26"/>
          <w:szCs w:val="26"/>
        </w:rPr>
        <w:pPrChange w:id="6220" w:author="The Si Tran" w:date="2012-12-14T05:31:00Z">
          <w:pPr>
            <w:pStyle w:val="ListParagraph"/>
            <w:numPr>
              <w:numId w:val="23"/>
            </w:numPr>
            <w:ind w:left="1080" w:hanging="360"/>
          </w:pPr>
        </w:pPrChange>
      </w:pPr>
      <w:ins w:id="6221"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w:t>
        </w:r>
        <m:oMath>
          <m:d>
            <m:dPr>
              <m:ctrlPr>
                <w:rPr>
                  <w:rFonts w:ascii="Cambria Math" w:hAnsi="Cambria Math"/>
                  <w:i/>
                  <w:sz w:val="26"/>
                  <w:szCs w:val="26"/>
                </w:rPr>
              </m:ctrlPr>
            </m:dPr>
            <m:e>
              <m:r>
                <w:rPr>
                  <w:rFonts w:ascii="Cambria Math" w:hAnsi="Cambria Math"/>
                  <w:sz w:val="26"/>
                  <w:szCs w:val="26"/>
                </w:rPr>
                <m:t>t+1</m:t>
              </m:r>
            </m:e>
          </m:d>
        </m:oMath>
      </w:ins>
    </w:p>
    <w:p w14:paraId="4091F63B" w14:textId="77777777" w:rsidR="00B61FF6" w:rsidRPr="00B61FF6" w:rsidRDefault="00B61FF6">
      <w:pPr>
        <w:pStyle w:val="ListParagraph"/>
        <w:spacing w:line="360" w:lineRule="auto"/>
        <w:ind w:left="360" w:firstLine="0"/>
        <w:rPr>
          <w:ins w:id="6222" w:author="The Si Tran" w:date="2012-12-07T22:14:00Z"/>
          <w:rFonts w:ascii="Times New Roman" w:hAnsi="Times New Roman"/>
          <w:sz w:val="26"/>
          <w:szCs w:val="26"/>
        </w:rPr>
        <w:pPrChange w:id="6223" w:author="The Si Tran" w:date="2012-12-14T05:31:00Z">
          <w:pPr>
            <w:pStyle w:val="ListParagraph"/>
            <w:numPr>
              <w:numId w:val="23"/>
            </w:numPr>
            <w:ind w:left="1080" w:hanging="360"/>
          </w:pPr>
        </w:pPrChange>
      </w:pPr>
      <w:ins w:id="6224"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3D6C9F">
      <w:pPr>
        <w:pStyle w:val="ListParagraph"/>
        <w:spacing w:line="360" w:lineRule="auto"/>
        <w:ind w:left="360" w:firstLine="0"/>
        <w:rPr>
          <w:ins w:id="6225" w:author="The Si Tran" w:date="2012-12-07T22:14:00Z"/>
          <w:rFonts w:ascii="Times New Roman" w:hAnsi="Times New Roman"/>
          <w:sz w:val="26"/>
          <w:szCs w:val="26"/>
        </w:rPr>
        <w:pPrChange w:id="6226" w:author="The Si Tran" w:date="2012-12-14T05:31:00Z">
          <w:pPr>
            <w:pStyle w:val="ListParagraph"/>
            <w:numPr>
              <w:numId w:val="23"/>
            </w:numPr>
            <w:ind w:left="1080" w:hanging="360"/>
          </w:pPr>
        </w:pPrChange>
      </w:pPr>
      <m:oMathPara>
        <m:oMathParaPr>
          <m:jc m:val="left"/>
        </m:oMathParaPr>
        <m:oMath>
          <m:acc>
            <m:accPr>
              <m:ctrlPr>
                <w:ins w:id="6227" w:author="The Si Tran" w:date="2012-12-07T22:14:00Z">
                  <w:rPr>
                    <w:rFonts w:ascii="Cambria Math" w:hAnsi="Cambria Math"/>
                    <w:i/>
                    <w:sz w:val="26"/>
                    <w:szCs w:val="26"/>
                  </w:rPr>
                </w:ins>
              </m:ctrlPr>
            </m:accPr>
            <m:e>
              <w:ins w:id="6228" w:author="The Si Tran" w:date="2012-12-07T22:14:00Z">
                <m:r>
                  <w:rPr>
                    <w:rFonts w:ascii="Cambria Math" w:hAnsi="Cambria Math"/>
                    <w:sz w:val="26"/>
                    <w:szCs w:val="26"/>
                  </w:rPr>
                  <m:t>y</m:t>
                </m:r>
              </w:ins>
            </m:e>
          </m:acc>
          <m:d>
            <m:dPr>
              <m:ctrlPr>
                <w:ins w:id="6229" w:author="The Si Tran" w:date="2012-12-07T22:14:00Z">
                  <w:rPr>
                    <w:rFonts w:ascii="Cambria Math" w:hAnsi="Cambria Math"/>
                    <w:i/>
                    <w:sz w:val="26"/>
                    <w:szCs w:val="26"/>
                  </w:rPr>
                </w:ins>
              </m:ctrlPr>
            </m:dPr>
            <m:e>
              <w:ins w:id="6230" w:author="The Si Tran" w:date="2012-12-07T22:14:00Z">
                <m:r>
                  <w:rPr>
                    <w:rFonts w:ascii="Cambria Math" w:hAnsi="Cambria Math"/>
                    <w:sz w:val="26"/>
                    <w:szCs w:val="26"/>
                  </w:rPr>
                  <m:t>t+1</m:t>
                </m:r>
              </w:ins>
            </m:e>
          </m:d>
          <w:ins w:id="6231" w:author="The Si Tran" w:date="2012-12-07T22:14:00Z">
            <m:r>
              <w:rPr>
                <w:rFonts w:ascii="Cambria Math" w:hAnsi="Cambria Math"/>
                <w:sz w:val="26"/>
                <w:szCs w:val="26"/>
              </w:rPr>
              <m:t>=E[y(t+1)|y</m:t>
            </m:r>
          </w:ins>
          <m:d>
            <m:dPr>
              <m:ctrlPr>
                <w:ins w:id="6232" w:author="The Si Tran" w:date="2012-12-07T22:14:00Z">
                  <w:rPr>
                    <w:rFonts w:ascii="Cambria Math" w:hAnsi="Cambria Math"/>
                    <w:i/>
                    <w:sz w:val="26"/>
                    <w:szCs w:val="26"/>
                  </w:rPr>
                </w:ins>
              </m:ctrlPr>
            </m:dPr>
            <m:e>
              <w:ins w:id="6233" w:author="The Si Tran" w:date="2012-12-07T22:14:00Z">
                <m:r>
                  <w:rPr>
                    <w:rFonts w:ascii="Cambria Math" w:hAnsi="Cambria Math"/>
                    <w:sz w:val="26"/>
                    <w:szCs w:val="26"/>
                  </w:rPr>
                  <m:t>t</m:t>
                </m:r>
              </w:ins>
            </m:e>
          </m:d>
          <w:ins w:id="6234" w:author="The Si Tran" w:date="2012-12-07T22:14:00Z">
            <m:r>
              <w:rPr>
                <w:rFonts w:ascii="Cambria Math" w:hAnsi="Cambria Math"/>
                <w:sz w:val="26"/>
                <w:szCs w:val="26"/>
              </w:rPr>
              <m:t>,y</m:t>
            </m:r>
          </w:ins>
          <m:d>
            <m:dPr>
              <m:ctrlPr>
                <w:ins w:id="6235" w:author="The Si Tran" w:date="2012-12-07T22:14:00Z">
                  <w:rPr>
                    <w:rFonts w:ascii="Cambria Math" w:hAnsi="Cambria Math"/>
                    <w:i/>
                    <w:sz w:val="26"/>
                    <w:szCs w:val="26"/>
                  </w:rPr>
                </w:ins>
              </m:ctrlPr>
            </m:dPr>
            <m:e>
              <w:ins w:id="6236" w:author="The Si Tran" w:date="2012-12-07T22:14:00Z">
                <m:r>
                  <w:rPr>
                    <w:rFonts w:ascii="Cambria Math" w:hAnsi="Cambria Math"/>
                    <w:sz w:val="26"/>
                    <w:szCs w:val="26"/>
                  </w:rPr>
                  <m:t>t-1</m:t>
                </m:r>
              </w:ins>
            </m:e>
          </m:d>
          <w:ins w:id="6237" w:author="The Si Tran" w:date="2012-12-07T22:14:00Z">
            <m:r>
              <w:rPr>
                <w:rFonts w:ascii="Cambria Math" w:hAnsi="Cambria Math"/>
                <w:sz w:val="26"/>
                <w:szCs w:val="26"/>
              </w:rPr>
              <m:t>,…]</m:t>
            </m:r>
          </w:ins>
        </m:oMath>
      </m:oMathPara>
    </w:p>
    <w:p w14:paraId="5DBACEF1" w14:textId="084195D5" w:rsidR="00CD1726" w:rsidRDefault="00B61FF6">
      <w:pPr>
        <w:pStyle w:val="ListParagraph"/>
        <w:spacing w:line="360" w:lineRule="auto"/>
        <w:ind w:left="360" w:firstLine="0"/>
        <w:rPr>
          <w:ins w:id="6238" w:author="The Si Tran" w:date="2012-12-07T22:17:00Z"/>
          <w:rFonts w:ascii="Times New Roman" w:hAnsi="Times New Roman"/>
          <w:sz w:val="26"/>
          <w:szCs w:val="26"/>
        </w:rPr>
        <w:pPrChange w:id="6239" w:author="The Si Tran" w:date="2012-12-16T17:12:00Z">
          <w:pPr>
            <w:pStyle w:val="ListParagraph"/>
            <w:ind w:left="1080"/>
          </w:pPr>
        </w:pPrChange>
      </w:pPr>
      <w:ins w:id="6240" w:author="The Si Tran" w:date="2012-12-07T22:15:00Z">
        <w:r w:rsidRPr="00B61FF6">
          <w:rPr>
            <w:rFonts w:ascii="Times New Roman" w:hAnsi="Times New Roman"/>
            <w:sz w:val="26"/>
            <w:szCs w:val="26"/>
          </w:rPr>
          <w:t xml:space="preserve">Bời vì tất cả các tham số trong mô hình ngoại </w:t>
        </w:r>
        <w:proofErr w:type="gramStart"/>
        <w:r w:rsidRPr="00B61FF6">
          <w:rPr>
            <w:rFonts w:ascii="Times New Roman" w:hAnsi="Times New Roman"/>
            <w:sz w:val="26"/>
            <w:szCs w:val="26"/>
          </w:rPr>
          <w:t xml:space="preserve">trừ </w:t>
        </w:r>
      </w:ins>
      <w:proofErr w:type="gramEnd"/>
      <w:ins w:id="6241" w:author="The Si Tran" w:date="2012-12-07T22:14:00Z">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ins>
      <w:ins w:id="6242" w:author="The Si Tran" w:date="2012-12-07T22:15:00Z">
        <w:r w:rsidRPr="00B61FF6">
          <w:rPr>
            <w:rFonts w:ascii="Times New Roman" w:hAnsi="Times New Roman"/>
            <w:sz w:val="26"/>
            <w:szCs w:val="26"/>
          </w:rPr>
          <w:t xml:space="preserve">, thành phần lỗi Gausian được giả thuyết là phân phối tự nhiên </w:t>
        </w:r>
      </w:ins>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ins w:id="6243" w:author="The Si Tran" w:date="2012-12-07T22:15:00Z">
        <w:r w:rsidRPr="00B61FF6">
          <w:rPr>
            <w:rFonts w:ascii="Times New Roman" w:hAnsi="Times New Roman"/>
            <w:sz w:val="26"/>
            <w:szCs w:val="26"/>
          </w:rPr>
          <w:t>, chúng ta có thể ước lượng nó với giá trị kỳ vọng 0.</w:t>
        </w:r>
      </w:ins>
      <w:r w:rsidR="008B53FA">
        <w:rPr>
          <w:rFonts w:ascii="Times New Roman" w:hAnsi="Times New Roman"/>
          <w:sz w:val="26"/>
          <w:szCs w:val="26"/>
        </w:rPr>
        <w:t xml:space="preserve"> </w:t>
      </w:r>
      <w:ins w:id="6244" w:author="The Si Tran" w:date="2012-12-07T22:16:00Z">
        <w:r w:rsidRPr="00B61FF6">
          <w:rPr>
            <w:rFonts w:ascii="Times New Roman" w:hAnsi="Times New Roman"/>
            <w:sz w:val="26"/>
            <w:szCs w:val="26"/>
            <w:rPrChange w:id="6245" w:author="The Si Tran" w:date="2012-12-07T22:17:00Z">
              <w:rPr>
                <w:szCs w:val="26"/>
              </w:rPr>
            </w:rPrChange>
          </w:rPr>
          <w:t>Do đó</w:t>
        </w:r>
      </w:ins>
      <w:ins w:id="6246"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3D6C9F">
      <w:pPr>
        <w:pStyle w:val="ListParagraph"/>
        <w:spacing w:line="360" w:lineRule="auto"/>
        <w:ind w:left="360" w:firstLine="0"/>
        <w:rPr>
          <w:ins w:id="6247" w:author="The Si Tran" w:date="2012-12-07T22:08:00Z"/>
          <w:sz w:val="26"/>
          <w:szCs w:val="26"/>
          <w:rPrChange w:id="6248" w:author="The Si Tran" w:date="2012-12-07T22:18:00Z">
            <w:rPr>
              <w:ins w:id="6249" w:author="The Si Tran" w:date="2012-12-07T22:08:00Z"/>
            </w:rPr>
          </w:rPrChange>
        </w:rPr>
        <w:pPrChange w:id="6250" w:author="The Si Tran" w:date="2012-12-14T05:31:00Z">
          <w:pPr>
            <w:pStyle w:val="ListParagraph"/>
            <w:numPr>
              <w:numId w:val="23"/>
            </w:numPr>
            <w:ind w:left="1080" w:hanging="360"/>
          </w:pPr>
        </w:pPrChange>
      </w:pPr>
      <m:oMathPara>
        <m:oMath>
          <m:acc>
            <m:accPr>
              <m:ctrlPr>
                <w:ins w:id="6251" w:author="The Si Tran" w:date="2012-12-07T22:16:00Z">
                  <w:rPr>
                    <w:rFonts w:ascii="Cambria Math" w:hAnsi="Cambria Math"/>
                    <w:i/>
                    <w:sz w:val="26"/>
                    <w:szCs w:val="26"/>
                  </w:rPr>
                </w:ins>
              </m:ctrlPr>
            </m:accPr>
            <m:e>
              <w:ins w:id="6252" w:author="The Si Tran" w:date="2012-12-07T22:16:00Z">
                <m:r>
                  <w:rPr>
                    <w:rFonts w:ascii="Cambria Math" w:hAnsi="Cambria Math"/>
                    <w:sz w:val="26"/>
                    <w:szCs w:val="26"/>
                    <w:rPrChange w:id="6253" w:author="The Si Tran" w:date="2012-12-07T22:17:00Z">
                      <w:rPr>
                        <w:rFonts w:ascii="Cambria Math" w:hAnsi="Cambria Math"/>
                        <w:szCs w:val="26"/>
                      </w:rPr>
                    </w:rPrChange>
                  </w:rPr>
                  <m:t>y</m:t>
                </m:r>
              </w:ins>
            </m:e>
          </m:acc>
          <m:d>
            <m:dPr>
              <m:ctrlPr>
                <w:ins w:id="6254" w:author="The Si Tran" w:date="2012-12-07T22:16:00Z">
                  <w:rPr>
                    <w:rFonts w:ascii="Cambria Math" w:hAnsi="Cambria Math"/>
                    <w:i/>
                    <w:sz w:val="26"/>
                    <w:szCs w:val="26"/>
                  </w:rPr>
                </w:ins>
              </m:ctrlPr>
            </m:dPr>
            <m:e>
              <w:ins w:id="6255" w:author="The Si Tran" w:date="2012-12-07T22:16:00Z">
                <m:r>
                  <w:rPr>
                    <w:rFonts w:ascii="Cambria Math" w:hAnsi="Cambria Math"/>
                    <w:sz w:val="26"/>
                    <w:szCs w:val="26"/>
                    <w:rPrChange w:id="6256" w:author="The Si Tran" w:date="2012-12-07T22:17:00Z">
                      <w:rPr>
                        <w:rFonts w:ascii="Cambria Math" w:hAnsi="Cambria Math"/>
                        <w:szCs w:val="26"/>
                      </w:rPr>
                    </w:rPrChange>
                  </w:rPr>
                  <m:t>t+1</m:t>
                </m:r>
              </w:ins>
            </m:e>
          </m:d>
          <w:ins w:id="6257" w:author="The Si Tran" w:date="2012-12-07T22:16:00Z">
            <m:r>
              <w:rPr>
                <w:rFonts w:ascii="Cambria Math" w:hAnsi="Cambria Math"/>
                <w:sz w:val="26"/>
                <w:szCs w:val="26"/>
                <w:rPrChange w:id="6258" w:author="The Si Tran" w:date="2012-12-07T22:17:00Z">
                  <w:rPr>
                    <w:rFonts w:ascii="Cambria Math" w:hAnsi="Cambria Math"/>
                    <w:szCs w:val="26"/>
                  </w:rPr>
                </w:rPrChange>
              </w:rPr>
              <m:t>=</m:t>
            </m:r>
          </w:ins>
          <m:sSub>
            <m:sSubPr>
              <m:ctrlPr>
                <w:ins w:id="6259" w:author="The Si Tran" w:date="2012-12-07T22:16:00Z">
                  <w:rPr>
                    <w:rFonts w:ascii="Cambria Math" w:hAnsi="Cambria Math"/>
                    <w:i/>
                    <w:sz w:val="26"/>
                    <w:szCs w:val="26"/>
                  </w:rPr>
                </w:ins>
              </m:ctrlPr>
            </m:sSubPr>
            <m:e>
              <w:ins w:id="6260" w:author="The Si Tran" w:date="2012-12-07T22:16:00Z">
                <m:r>
                  <w:rPr>
                    <w:rFonts w:ascii="Cambria Math" w:hAnsi="Cambria Math"/>
                    <w:sz w:val="26"/>
                    <w:szCs w:val="26"/>
                    <w:rPrChange w:id="6261" w:author="The Si Tran" w:date="2012-12-07T22:17:00Z">
                      <w:rPr>
                        <w:rFonts w:ascii="Cambria Math" w:hAnsi="Cambria Math"/>
                        <w:szCs w:val="26"/>
                      </w:rPr>
                    </w:rPrChange>
                  </w:rPr>
                  <m:t>a</m:t>
                </m:r>
              </w:ins>
            </m:e>
            <m:sub>
              <w:ins w:id="6262" w:author="The Si Tran" w:date="2012-12-07T22:16:00Z">
                <m:r>
                  <w:rPr>
                    <w:rFonts w:ascii="Cambria Math" w:hAnsi="Cambria Math"/>
                    <w:sz w:val="26"/>
                    <w:szCs w:val="26"/>
                    <w:rPrChange w:id="6263" w:author="The Si Tran" w:date="2012-12-07T22:17:00Z">
                      <w:rPr>
                        <w:rFonts w:ascii="Cambria Math" w:hAnsi="Cambria Math"/>
                        <w:szCs w:val="26"/>
                      </w:rPr>
                    </w:rPrChange>
                  </w:rPr>
                  <m:t>0</m:t>
                </m:r>
              </w:ins>
            </m:sub>
          </m:sSub>
          <w:ins w:id="6264" w:author="The Si Tran" w:date="2012-12-07T22:16:00Z">
            <m:r>
              <w:rPr>
                <w:rFonts w:ascii="Cambria Math" w:hAnsi="Cambria Math"/>
                <w:sz w:val="26"/>
                <w:szCs w:val="26"/>
                <w:rPrChange w:id="6265" w:author="The Si Tran" w:date="2012-12-07T22:17:00Z">
                  <w:rPr>
                    <w:rFonts w:ascii="Cambria Math" w:hAnsi="Cambria Math"/>
                    <w:szCs w:val="26"/>
                  </w:rPr>
                </w:rPrChange>
              </w:rPr>
              <m:t>+</m:t>
            </m:r>
          </w:ins>
          <m:sSub>
            <m:sSubPr>
              <m:ctrlPr>
                <w:ins w:id="6266" w:author="The Si Tran" w:date="2012-12-07T22:16:00Z">
                  <w:rPr>
                    <w:rFonts w:ascii="Cambria Math" w:hAnsi="Cambria Math"/>
                    <w:i/>
                    <w:sz w:val="26"/>
                    <w:szCs w:val="26"/>
                  </w:rPr>
                </w:ins>
              </m:ctrlPr>
            </m:sSubPr>
            <m:e>
              <w:ins w:id="6267" w:author="The Si Tran" w:date="2012-12-07T22:16:00Z">
                <m:r>
                  <w:rPr>
                    <w:rFonts w:ascii="Cambria Math" w:hAnsi="Cambria Math"/>
                    <w:sz w:val="26"/>
                    <w:szCs w:val="26"/>
                    <w:rPrChange w:id="6268" w:author="The Si Tran" w:date="2012-12-07T22:17:00Z">
                      <w:rPr>
                        <w:rFonts w:ascii="Cambria Math" w:hAnsi="Cambria Math"/>
                        <w:szCs w:val="26"/>
                      </w:rPr>
                    </w:rPrChange>
                  </w:rPr>
                  <m:t>a</m:t>
                </m:r>
              </w:ins>
            </m:e>
            <m:sub>
              <w:ins w:id="6269" w:author="The Si Tran" w:date="2012-12-07T22:16:00Z">
                <m:r>
                  <w:rPr>
                    <w:rFonts w:ascii="Cambria Math" w:hAnsi="Cambria Math"/>
                    <w:sz w:val="26"/>
                    <w:szCs w:val="26"/>
                    <w:rPrChange w:id="6270" w:author="The Si Tran" w:date="2012-12-07T22:17:00Z">
                      <w:rPr>
                        <w:rFonts w:ascii="Cambria Math" w:hAnsi="Cambria Math"/>
                        <w:szCs w:val="26"/>
                      </w:rPr>
                    </w:rPrChange>
                  </w:rPr>
                  <m:t>1</m:t>
                </m:r>
              </w:ins>
            </m:sub>
          </m:sSub>
          <w:ins w:id="6271" w:author="The Si Tran" w:date="2012-12-07T22:16:00Z">
            <m:r>
              <w:rPr>
                <w:rFonts w:ascii="Cambria Math" w:hAnsi="Cambria Math"/>
                <w:sz w:val="26"/>
                <w:szCs w:val="26"/>
                <w:rPrChange w:id="6272" w:author="The Si Tran" w:date="2012-12-07T22:17:00Z">
                  <w:rPr>
                    <w:rFonts w:ascii="Cambria Math" w:hAnsi="Cambria Math"/>
                    <w:szCs w:val="26"/>
                  </w:rPr>
                </w:rPrChange>
              </w:rPr>
              <m:t>y</m:t>
            </m:r>
          </w:ins>
          <m:d>
            <m:dPr>
              <m:ctrlPr>
                <w:ins w:id="6273" w:author="The Si Tran" w:date="2012-12-07T22:16:00Z">
                  <w:rPr>
                    <w:rFonts w:ascii="Cambria Math" w:hAnsi="Cambria Math"/>
                    <w:i/>
                    <w:sz w:val="26"/>
                    <w:szCs w:val="26"/>
                  </w:rPr>
                </w:ins>
              </m:ctrlPr>
            </m:dPr>
            <m:e>
              <w:ins w:id="6274" w:author="The Si Tran" w:date="2012-12-07T22:16:00Z">
                <m:r>
                  <w:rPr>
                    <w:rFonts w:ascii="Cambria Math" w:hAnsi="Cambria Math"/>
                    <w:sz w:val="26"/>
                    <w:szCs w:val="26"/>
                    <w:rPrChange w:id="6275" w:author="The Si Tran" w:date="2012-12-07T22:17:00Z">
                      <w:rPr>
                        <w:rFonts w:ascii="Cambria Math" w:hAnsi="Cambria Math"/>
                        <w:szCs w:val="26"/>
                      </w:rPr>
                    </w:rPrChange>
                  </w:rPr>
                  <m:t>t</m:t>
                </m:r>
              </w:ins>
            </m:e>
          </m:d>
          <w:ins w:id="6276" w:author="The Si Tran" w:date="2012-12-07T22:16:00Z">
            <m:r>
              <w:rPr>
                <w:rFonts w:ascii="Cambria Math" w:hAnsi="Cambria Math"/>
                <w:sz w:val="26"/>
                <w:szCs w:val="26"/>
                <w:rPrChange w:id="6277" w:author="The Si Tran" w:date="2012-12-07T22:17:00Z">
                  <w:rPr>
                    <w:rFonts w:ascii="Cambria Math" w:hAnsi="Cambria Math"/>
                    <w:szCs w:val="26"/>
                  </w:rPr>
                </w:rPrChange>
              </w:rPr>
              <m:t>+</m:t>
            </m:r>
            <m:r>
              <w:rPr>
                <w:rFonts w:ascii="Cambria Math" w:hAnsi="Cambria Math" w:hint="eastAsia"/>
                <w:sz w:val="26"/>
                <w:szCs w:val="26"/>
                <w:rPrChange w:id="6278" w:author="The Si Tran" w:date="2012-12-07T22:17:00Z">
                  <w:rPr>
                    <w:rFonts w:ascii="Cambria Math" w:hAnsi="Cambria Math" w:hint="eastAsia"/>
                    <w:szCs w:val="26"/>
                  </w:rPr>
                </w:rPrChange>
              </w:rPr>
              <m:t>…</m:t>
            </m:r>
            <m:r>
              <w:rPr>
                <w:rFonts w:ascii="Cambria Math" w:hAnsi="Cambria Math"/>
                <w:sz w:val="26"/>
                <w:szCs w:val="26"/>
                <w:rPrChange w:id="6279" w:author="The Si Tran" w:date="2012-12-07T22:17:00Z">
                  <w:rPr>
                    <w:rFonts w:ascii="Cambria Math" w:hAnsi="Cambria Math"/>
                    <w:szCs w:val="26"/>
                  </w:rPr>
                </w:rPrChange>
              </w:rPr>
              <m:t>+</m:t>
            </m:r>
          </w:ins>
          <m:sSub>
            <m:sSubPr>
              <m:ctrlPr>
                <w:ins w:id="6280" w:author="The Si Tran" w:date="2012-12-07T22:16:00Z">
                  <w:rPr>
                    <w:rFonts w:ascii="Cambria Math" w:hAnsi="Cambria Math"/>
                    <w:i/>
                    <w:sz w:val="26"/>
                    <w:szCs w:val="26"/>
                  </w:rPr>
                </w:ins>
              </m:ctrlPr>
            </m:sSubPr>
            <m:e>
              <w:ins w:id="6281" w:author="The Si Tran" w:date="2012-12-07T22:16:00Z">
                <m:r>
                  <w:rPr>
                    <w:rFonts w:ascii="Cambria Math" w:hAnsi="Cambria Math"/>
                    <w:sz w:val="26"/>
                    <w:szCs w:val="26"/>
                    <w:rPrChange w:id="6282" w:author="The Si Tran" w:date="2012-12-07T22:17:00Z">
                      <w:rPr>
                        <w:rFonts w:ascii="Cambria Math" w:hAnsi="Cambria Math"/>
                        <w:szCs w:val="26"/>
                      </w:rPr>
                    </w:rPrChange>
                  </w:rPr>
                  <m:t>a</m:t>
                </m:r>
              </w:ins>
            </m:e>
            <m:sub>
              <w:ins w:id="6283" w:author="The Si Tran" w:date="2012-12-07T22:16:00Z">
                <m:r>
                  <w:rPr>
                    <w:rFonts w:ascii="Cambria Math" w:hAnsi="Cambria Math"/>
                    <w:sz w:val="26"/>
                    <w:szCs w:val="26"/>
                    <w:rPrChange w:id="6284" w:author="The Si Tran" w:date="2012-12-07T22:17:00Z">
                      <w:rPr>
                        <w:rFonts w:ascii="Cambria Math" w:hAnsi="Cambria Math"/>
                        <w:szCs w:val="26"/>
                      </w:rPr>
                    </w:rPrChange>
                  </w:rPr>
                  <m:t>p</m:t>
                </m:r>
              </w:ins>
            </m:sub>
          </m:sSub>
          <w:ins w:id="6285" w:author="The Si Tran" w:date="2012-12-07T22:16:00Z">
            <m:r>
              <w:rPr>
                <w:rFonts w:ascii="Cambria Math" w:hAnsi="Cambria Math"/>
                <w:sz w:val="26"/>
                <w:szCs w:val="26"/>
                <w:rPrChange w:id="6286" w:author="The Si Tran" w:date="2012-12-07T22:17:00Z">
                  <w:rPr>
                    <w:rFonts w:ascii="Cambria Math" w:hAnsi="Cambria Math"/>
                    <w:szCs w:val="26"/>
                  </w:rPr>
                </w:rPrChange>
              </w:rPr>
              <m:t>y</m:t>
            </m:r>
          </w:ins>
          <m:d>
            <m:dPr>
              <m:ctrlPr>
                <w:ins w:id="6287" w:author="The Si Tran" w:date="2012-12-07T22:16:00Z">
                  <w:rPr>
                    <w:rFonts w:ascii="Cambria Math" w:hAnsi="Cambria Math"/>
                    <w:i/>
                    <w:sz w:val="26"/>
                    <w:szCs w:val="26"/>
                  </w:rPr>
                </w:ins>
              </m:ctrlPr>
            </m:dPr>
            <m:e>
              <w:ins w:id="6288" w:author="The Si Tran" w:date="2012-12-07T22:16:00Z">
                <m:r>
                  <w:rPr>
                    <w:rFonts w:ascii="Cambria Math" w:hAnsi="Cambria Math"/>
                    <w:sz w:val="26"/>
                    <w:szCs w:val="26"/>
                    <w:rPrChange w:id="6289" w:author="The Si Tran" w:date="2012-12-07T22:17:00Z">
                      <w:rPr>
                        <w:rFonts w:ascii="Cambria Math" w:hAnsi="Cambria Math"/>
                        <w:szCs w:val="26"/>
                      </w:rPr>
                    </w:rPrChange>
                  </w:rPr>
                  <m:t>t-p+1</m:t>
                </m:r>
              </w:ins>
            </m:e>
          </m:d>
          <w:ins w:id="6290" w:author="The Si Tran" w:date="2012-12-07T22:16:00Z">
            <m:r>
              <w:rPr>
                <w:rFonts w:ascii="Cambria Math" w:hAnsi="Cambria Math"/>
                <w:sz w:val="26"/>
                <w:szCs w:val="26"/>
                <w:rPrChange w:id="6291" w:author="The Si Tran" w:date="2012-12-07T22:17:00Z">
                  <w:rPr>
                    <w:rFonts w:ascii="Cambria Math" w:hAnsi="Cambria Math"/>
                    <w:szCs w:val="26"/>
                  </w:rPr>
                </w:rPrChange>
              </w:rPr>
              <m:t>+</m:t>
            </m:r>
          </w:ins>
          <m:sSub>
            <m:sSubPr>
              <m:ctrlPr>
                <w:ins w:id="6292" w:author="The Si Tran" w:date="2012-12-07T22:16:00Z">
                  <w:rPr>
                    <w:rFonts w:ascii="Cambria Math" w:hAnsi="Cambria Math"/>
                    <w:i/>
                    <w:sz w:val="26"/>
                    <w:szCs w:val="26"/>
                  </w:rPr>
                </w:ins>
              </m:ctrlPr>
            </m:sSubPr>
            <m:e>
              <w:ins w:id="6293" w:author="The Si Tran" w:date="2012-12-07T22:16:00Z">
                <m:r>
                  <w:rPr>
                    <w:rFonts w:ascii="Cambria Math" w:hAnsi="Cambria Math"/>
                    <w:sz w:val="26"/>
                    <w:szCs w:val="26"/>
                    <w:rPrChange w:id="6294" w:author="The Si Tran" w:date="2012-12-07T22:17:00Z">
                      <w:rPr>
                        <w:rFonts w:ascii="Cambria Math" w:hAnsi="Cambria Math"/>
                        <w:szCs w:val="26"/>
                      </w:rPr>
                    </w:rPrChange>
                  </w:rPr>
                  <m:t>b</m:t>
                </m:r>
              </w:ins>
            </m:e>
            <m:sub>
              <w:ins w:id="6295" w:author="The Si Tran" w:date="2012-12-07T22:16:00Z">
                <m:r>
                  <w:rPr>
                    <w:rFonts w:ascii="Cambria Math" w:hAnsi="Cambria Math"/>
                    <w:sz w:val="26"/>
                    <w:szCs w:val="26"/>
                    <w:rPrChange w:id="6296" w:author="The Si Tran" w:date="2012-12-07T22:17:00Z">
                      <w:rPr>
                        <w:rFonts w:ascii="Cambria Math" w:hAnsi="Cambria Math"/>
                        <w:szCs w:val="26"/>
                      </w:rPr>
                    </w:rPrChange>
                  </w:rPr>
                  <m:t>1</m:t>
                </m:r>
              </w:ins>
            </m:sub>
          </m:sSub>
          <w:ins w:id="6297" w:author="The Si Tran" w:date="2012-12-07T22:16:00Z">
            <m:r>
              <w:rPr>
                <w:rFonts w:ascii="Cambria Math" w:hAnsi="Cambria Math"/>
                <w:sz w:val="26"/>
                <w:szCs w:val="26"/>
                <w:rPrChange w:id="6298" w:author="The Si Tran" w:date="2012-12-07T22:17:00Z">
                  <w:rPr>
                    <w:rFonts w:ascii="Cambria Math" w:hAnsi="Cambria Math"/>
                    <w:szCs w:val="26"/>
                  </w:rPr>
                </w:rPrChange>
              </w:rPr>
              <m:t>e</m:t>
            </m:r>
          </w:ins>
          <m:d>
            <m:dPr>
              <m:ctrlPr>
                <w:ins w:id="6299" w:author="The Si Tran" w:date="2012-12-07T22:16:00Z">
                  <w:rPr>
                    <w:rFonts w:ascii="Cambria Math" w:hAnsi="Cambria Math"/>
                    <w:i/>
                    <w:sz w:val="26"/>
                    <w:szCs w:val="26"/>
                  </w:rPr>
                </w:ins>
              </m:ctrlPr>
            </m:dPr>
            <m:e>
              <w:ins w:id="6300" w:author="The Si Tran" w:date="2012-12-07T22:16:00Z">
                <m:r>
                  <w:rPr>
                    <w:rFonts w:ascii="Cambria Math" w:hAnsi="Cambria Math"/>
                    <w:sz w:val="26"/>
                    <w:szCs w:val="26"/>
                    <w:rPrChange w:id="6301" w:author="The Si Tran" w:date="2012-12-07T22:17:00Z">
                      <w:rPr>
                        <w:rFonts w:ascii="Cambria Math" w:hAnsi="Cambria Math"/>
                        <w:szCs w:val="26"/>
                      </w:rPr>
                    </w:rPrChange>
                  </w:rPr>
                  <m:t>t</m:t>
                </m:r>
              </w:ins>
            </m:e>
          </m:d>
          <w:ins w:id="6302" w:author="The Si Tran" w:date="2012-12-07T22:16:00Z">
            <m:r>
              <w:rPr>
                <w:rFonts w:ascii="Cambria Math" w:hAnsi="Cambria Math"/>
                <w:sz w:val="26"/>
                <w:szCs w:val="26"/>
                <w:rPrChange w:id="6303" w:author="The Si Tran" w:date="2012-12-07T22:17:00Z">
                  <w:rPr>
                    <w:rFonts w:ascii="Cambria Math" w:hAnsi="Cambria Math"/>
                    <w:szCs w:val="26"/>
                  </w:rPr>
                </w:rPrChange>
              </w:rPr>
              <m:t>+</m:t>
            </m:r>
            <m:r>
              <w:rPr>
                <w:rFonts w:ascii="Cambria Math" w:hAnsi="Cambria Math" w:hint="eastAsia"/>
                <w:sz w:val="26"/>
                <w:szCs w:val="26"/>
                <w:rPrChange w:id="6304" w:author="The Si Tran" w:date="2012-12-07T22:17:00Z">
                  <w:rPr>
                    <w:rFonts w:ascii="Cambria Math" w:hAnsi="Cambria Math" w:hint="eastAsia"/>
                    <w:szCs w:val="26"/>
                  </w:rPr>
                </w:rPrChange>
              </w:rPr>
              <m:t>…</m:t>
            </m:r>
            <m:r>
              <w:rPr>
                <w:rFonts w:ascii="Cambria Math" w:hAnsi="Cambria Math"/>
                <w:sz w:val="26"/>
                <w:szCs w:val="26"/>
                <w:rPrChange w:id="6305" w:author="The Si Tran" w:date="2012-12-07T22:17:00Z">
                  <w:rPr>
                    <w:rFonts w:ascii="Cambria Math" w:hAnsi="Cambria Math"/>
                    <w:szCs w:val="26"/>
                  </w:rPr>
                </w:rPrChange>
              </w:rPr>
              <m:t>+</m:t>
            </m:r>
          </w:ins>
          <m:sSub>
            <m:sSubPr>
              <m:ctrlPr>
                <w:ins w:id="6306" w:author="The Si Tran" w:date="2012-12-07T22:16:00Z">
                  <w:rPr>
                    <w:rFonts w:ascii="Cambria Math" w:hAnsi="Cambria Math"/>
                    <w:i/>
                    <w:sz w:val="26"/>
                    <w:szCs w:val="26"/>
                  </w:rPr>
                </w:ins>
              </m:ctrlPr>
            </m:sSubPr>
            <m:e>
              <w:ins w:id="6307" w:author="The Si Tran" w:date="2012-12-07T22:16:00Z">
                <m:r>
                  <w:rPr>
                    <w:rFonts w:ascii="Cambria Math" w:hAnsi="Cambria Math"/>
                    <w:sz w:val="26"/>
                    <w:szCs w:val="26"/>
                    <w:rPrChange w:id="6308" w:author="The Si Tran" w:date="2012-12-07T22:17:00Z">
                      <w:rPr>
                        <w:rFonts w:ascii="Cambria Math" w:hAnsi="Cambria Math"/>
                        <w:szCs w:val="26"/>
                      </w:rPr>
                    </w:rPrChange>
                  </w:rPr>
                  <m:t>b</m:t>
                </m:r>
              </w:ins>
            </m:e>
            <m:sub>
              <w:ins w:id="6309" w:author="The Si Tran" w:date="2012-12-07T22:16:00Z">
                <m:r>
                  <w:rPr>
                    <w:rFonts w:ascii="Cambria Math" w:hAnsi="Cambria Math"/>
                    <w:sz w:val="26"/>
                    <w:szCs w:val="26"/>
                    <w:rPrChange w:id="6310" w:author="The Si Tran" w:date="2012-12-07T22:17:00Z">
                      <w:rPr>
                        <w:rFonts w:ascii="Cambria Math" w:hAnsi="Cambria Math"/>
                        <w:szCs w:val="26"/>
                      </w:rPr>
                    </w:rPrChange>
                  </w:rPr>
                  <m:t>q</m:t>
                </m:r>
              </w:ins>
            </m:sub>
          </m:sSub>
          <w:ins w:id="6311" w:author="The Si Tran" w:date="2012-12-07T22:16:00Z">
            <m:r>
              <w:rPr>
                <w:rFonts w:ascii="Cambria Math" w:hAnsi="Cambria Math"/>
                <w:sz w:val="26"/>
                <w:szCs w:val="26"/>
                <w:rPrChange w:id="6312" w:author="The Si Tran" w:date="2012-12-07T22:17:00Z">
                  <w:rPr>
                    <w:rFonts w:ascii="Cambria Math" w:hAnsi="Cambria Math"/>
                    <w:szCs w:val="26"/>
                  </w:rPr>
                </w:rPrChange>
              </w:rPr>
              <m:t>e(1-q+1)</m:t>
            </m:r>
          </w:ins>
        </m:oMath>
      </m:oMathPara>
    </w:p>
    <w:p w14:paraId="78451979" w14:textId="77777777" w:rsidR="003F6E52" w:rsidRDefault="00A625DC">
      <w:pPr>
        <w:pStyle w:val="BuletL1"/>
        <w:rPr>
          <w:ins w:id="6313" w:author="The Si Tran" w:date="2012-12-07T22:18:00Z"/>
        </w:rPr>
        <w:pPrChange w:id="6314" w:author="The Si Tran" w:date="2012-12-16T17:13:00Z">
          <w:pPr/>
        </w:pPrChange>
      </w:pPr>
      <w:ins w:id="6315" w:author="The Si Tran" w:date="2012-12-07T22:12:00Z">
        <w:r w:rsidRPr="00032D83">
          <w:t>D</w:t>
        </w:r>
        <w:r w:rsidRPr="006D6C8D">
          <w:t>ự</w:t>
        </w:r>
        <w:r w:rsidRPr="000C3A28">
          <w:t xml:space="preserve"> đoán nhi</w:t>
        </w:r>
        <w:r w:rsidRPr="0015771C">
          <w:t>ề</w:t>
        </w:r>
        <w:r w:rsidRPr="00941798">
          <w:t>u th</w:t>
        </w:r>
        <w:r w:rsidRPr="00A625DC">
          <w:rPr>
            <w:rPrChange w:id="6316" w:author="The Si Tran" w:date="2012-12-07T22:13:00Z">
              <w:rPr/>
            </w:rPrChange>
          </w:rPr>
          <w:t>ời đoạn cho chuỗi dữ liệu tĩnh</w:t>
        </w:r>
      </w:ins>
    </w:p>
    <w:p w14:paraId="0DEF3DE8" w14:textId="77777777" w:rsidR="00CD1726" w:rsidRDefault="00CD1726">
      <w:pPr>
        <w:pStyle w:val="ListParagraph"/>
        <w:spacing w:line="360" w:lineRule="auto"/>
        <w:ind w:left="360" w:firstLine="0"/>
        <w:jc w:val="both"/>
        <w:rPr>
          <w:ins w:id="6317" w:author="The Si Tran" w:date="2012-12-07T22:18:00Z"/>
          <w:rFonts w:ascii="Times New Roman" w:hAnsi="Times New Roman"/>
          <w:sz w:val="26"/>
          <w:szCs w:val="26"/>
        </w:rPr>
        <w:pPrChange w:id="6318" w:author="The Si Tran" w:date="2012-12-14T05:31:00Z">
          <w:pPr>
            <w:pStyle w:val="ListParagraph"/>
            <w:numPr>
              <w:numId w:val="23"/>
            </w:numPr>
            <w:ind w:left="1080" w:hanging="360"/>
          </w:pPr>
        </w:pPrChange>
      </w:pPr>
      <w:ins w:id="6319" w:author="The Si Tran" w:date="2012-12-07T22:18:00Z">
        <w:r>
          <w:rPr>
            <w:rFonts w:ascii="Times New Roman" w:hAnsi="Times New Roman"/>
            <w:sz w:val="26"/>
            <w:szCs w:val="26"/>
          </w:rPr>
          <w:t xml:space="preserve">Dựa vào dự đoán cho 1 giai đoạn, ta có thể </w:t>
        </w:r>
      </w:ins>
      <w:ins w:id="6320" w:author="The Si Tran" w:date="2012-12-07T22:19:00Z">
        <w:r>
          <w:rPr>
            <w:rFonts w:ascii="Times New Roman" w:hAnsi="Times New Roman"/>
            <w:sz w:val="26"/>
            <w:szCs w:val="26"/>
          </w:rPr>
          <w:t>mở rộng</w:t>
        </w:r>
      </w:ins>
      <w:ins w:id="6321" w:author="The Si Tran" w:date="2012-12-07T22:18:00Z">
        <w:r>
          <w:rPr>
            <w:rFonts w:ascii="Times New Roman" w:hAnsi="Times New Roman"/>
            <w:sz w:val="26"/>
            <w:szCs w:val="26"/>
          </w:rPr>
          <w:t xml:space="preserve"> quá trình dự đoán n giai đoạn dựa vào các giá trị đã tính toán được, các</w:t>
        </w:r>
      </w:ins>
      <w:ins w:id="6322"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3D6C9F">
      <w:pPr>
        <w:pStyle w:val="ListParagraph"/>
        <w:spacing w:line="360" w:lineRule="auto"/>
        <w:ind w:left="360"/>
        <w:rPr>
          <w:ins w:id="6323" w:author="The Si Tran" w:date="2012-12-07T22:21:00Z"/>
          <w:rFonts w:ascii="Times New Roman" w:eastAsiaTheme="minorEastAsia" w:hAnsi="Times New Roman"/>
          <w:sz w:val="26"/>
          <w:szCs w:val="26"/>
        </w:rPr>
        <w:pPrChange w:id="6324" w:author="The Si Tran" w:date="2012-12-14T05:31:00Z">
          <w:pPr>
            <w:pStyle w:val="ListParagraph"/>
            <w:ind w:left="792"/>
          </w:pPr>
        </w:pPrChange>
      </w:pPr>
      <m:oMathPara>
        <m:oMathParaPr>
          <m:jc m:val="left"/>
        </m:oMathParaPr>
        <m:oMath>
          <m:acc>
            <m:accPr>
              <m:ctrlPr>
                <w:ins w:id="6325" w:author="The Si Tran" w:date="2012-12-07T22:21:00Z">
                  <w:rPr>
                    <w:rFonts w:ascii="Cambria Math" w:hAnsi="Cambria Math"/>
                    <w:i/>
                    <w:sz w:val="26"/>
                    <w:szCs w:val="26"/>
                  </w:rPr>
                </w:ins>
              </m:ctrlPr>
            </m:accPr>
            <m:e>
              <w:ins w:id="6326" w:author="The Si Tran" w:date="2012-12-07T22:21:00Z">
                <m:r>
                  <w:rPr>
                    <w:rFonts w:ascii="Cambria Math" w:hAnsi="Cambria Math"/>
                    <w:sz w:val="26"/>
                    <w:szCs w:val="26"/>
                  </w:rPr>
                  <m:t>y</m:t>
                </m:r>
              </w:ins>
            </m:e>
          </m:acc>
          <m:d>
            <m:dPr>
              <m:ctrlPr>
                <w:ins w:id="6327" w:author="The Si Tran" w:date="2012-12-07T22:21:00Z">
                  <w:rPr>
                    <w:rFonts w:ascii="Cambria Math" w:hAnsi="Cambria Math"/>
                    <w:i/>
                    <w:sz w:val="26"/>
                    <w:szCs w:val="26"/>
                  </w:rPr>
                </w:ins>
              </m:ctrlPr>
            </m:dPr>
            <m:e>
              <w:ins w:id="6328" w:author="The Si Tran" w:date="2012-12-07T22:21:00Z">
                <m:r>
                  <w:rPr>
                    <w:rFonts w:ascii="Cambria Math" w:hAnsi="Cambria Math"/>
                    <w:sz w:val="26"/>
                    <w:szCs w:val="26"/>
                  </w:rPr>
                  <m:t>t+1</m:t>
                </m:r>
              </w:ins>
            </m:e>
          </m:d>
          <w:ins w:id="6329" w:author="The Si Tran" w:date="2012-12-07T22:21:00Z">
            <m:r>
              <w:rPr>
                <w:rFonts w:ascii="Cambria Math" w:hAnsi="Cambria Math"/>
                <w:sz w:val="26"/>
                <w:szCs w:val="26"/>
              </w:rPr>
              <m:t>=</m:t>
            </m:r>
          </w:ins>
          <m:sSub>
            <m:sSubPr>
              <m:ctrlPr>
                <w:ins w:id="6330" w:author="The Si Tran" w:date="2012-12-07T22:21:00Z">
                  <w:rPr>
                    <w:rFonts w:ascii="Cambria Math" w:hAnsi="Cambria Math"/>
                    <w:i/>
                    <w:sz w:val="26"/>
                    <w:szCs w:val="26"/>
                  </w:rPr>
                </w:ins>
              </m:ctrlPr>
            </m:sSubPr>
            <m:e>
              <w:ins w:id="6331" w:author="The Si Tran" w:date="2012-12-07T22:21:00Z">
                <m:r>
                  <w:rPr>
                    <w:rFonts w:ascii="Cambria Math" w:hAnsi="Cambria Math"/>
                    <w:sz w:val="26"/>
                    <w:szCs w:val="26"/>
                  </w:rPr>
                  <m:t>a</m:t>
                </m:r>
              </w:ins>
            </m:e>
            <m:sub>
              <w:ins w:id="6332" w:author="The Si Tran" w:date="2012-12-07T22:21:00Z">
                <m:r>
                  <w:rPr>
                    <w:rFonts w:ascii="Cambria Math" w:hAnsi="Cambria Math"/>
                    <w:sz w:val="26"/>
                    <w:szCs w:val="26"/>
                  </w:rPr>
                  <m:t>0</m:t>
                </m:r>
              </w:ins>
            </m:sub>
          </m:sSub>
          <w:ins w:id="6333" w:author="The Si Tran" w:date="2012-12-07T22:21:00Z">
            <m:r>
              <w:rPr>
                <w:rFonts w:ascii="Cambria Math" w:hAnsi="Cambria Math"/>
                <w:sz w:val="26"/>
                <w:szCs w:val="26"/>
              </w:rPr>
              <m:t>+</m:t>
            </m:r>
          </w:ins>
          <m:sSub>
            <m:sSubPr>
              <m:ctrlPr>
                <w:ins w:id="6334" w:author="The Si Tran" w:date="2012-12-07T22:21:00Z">
                  <w:rPr>
                    <w:rFonts w:ascii="Cambria Math" w:hAnsi="Cambria Math"/>
                    <w:i/>
                    <w:sz w:val="26"/>
                    <w:szCs w:val="26"/>
                  </w:rPr>
                </w:ins>
              </m:ctrlPr>
            </m:sSubPr>
            <m:e>
              <w:ins w:id="6335" w:author="The Si Tran" w:date="2012-12-07T22:21:00Z">
                <m:r>
                  <w:rPr>
                    <w:rFonts w:ascii="Cambria Math" w:hAnsi="Cambria Math"/>
                    <w:sz w:val="26"/>
                    <w:szCs w:val="26"/>
                  </w:rPr>
                  <m:t>a</m:t>
                </m:r>
              </w:ins>
            </m:e>
            <m:sub>
              <w:ins w:id="6336" w:author="The Si Tran" w:date="2012-12-07T22:21:00Z">
                <m:r>
                  <w:rPr>
                    <w:rFonts w:ascii="Cambria Math" w:hAnsi="Cambria Math"/>
                    <w:sz w:val="26"/>
                    <w:szCs w:val="26"/>
                  </w:rPr>
                  <m:t>1</m:t>
                </m:r>
              </w:ins>
            </m:sub>
          </m:sSub>
          <w:ins w:id="6337" w:author="The Si Tran" w:date="2012-12-07T22:21:00Z">
            <m:r>
              <w:rPr>
                <w:rFonts w:ascii="Cambria Math" w:hAnsi="Cambria Math"/>
                <w:sz w:val="26"/>
                <w:szCs w:val="26"/>
              </w:rPr>
              <m:t>y</m:t>
            </m:r>
          </w:ins>
          <m:d>
            <m:dPr>
              <m:ctrlPr>
                <w:ins w:id="6338" w:author="The Si Tran" w:date="2012-12-07T22:21:00Z">
                  <w:rPr>
                    <w:rFonts w:ascii="Cambria Math" w:hAnsi="Cambria Math"/>
                    <w:i/>
                    <w:sz w:val="26"/>
                    <w:szCs w:val="26"/>
                  </w:rPr>
                </w:ins>
              </m:ctrlPr>
            </m:dPr>
            <m:e>
              <w:ins w:id="6339" w:author="The Si Tran" w:date="2012-12-07T22:21:00Z">
                <m:r>
                  <w:rPr>
                    <w:rFonts w:ascii="Cambria Math" w:hAnsi="Cambria Math"/>
                    <w:sz w:val="26"/>
                    <w:szCs w:val="26"/>
                  </w:rPr>
                  <m:t>t</m:t>
                </m:r>
              </w:ins>
            </m:e>
          </m:d>
          <w:ins w:id="6340" w:author="The Si Tran" w:date="2012-12-07T22:21:00Z">
            <m:r>
              <w:rPr>
                <w:rFonts w:ascii="Cambria Math" w:hAnsi="Cambria Math"/>
                <w:sz w:val="26"/>
                <w:szCs w:val="26"/>
              </w:rPr>
              <m:t>+…+</m:t>
            </m:r>
          </w:ins>
          <m:sSub>
            <m:sSubPr>
              <m:ctrlPr>
                <w:ins w:id="6341" w:author="The Si Tran" w:date="2012-12-07T22:21:00Z">
                  <w:rPr>
                    <w:rFonts w:ascii="Cambria Math" w:hAnsi="Cambria Math"/>
                    <w:i/>
                    <w:sz w:val="26"/>
                    <w:szCs w:val="26"/>
                  </w:rPr>
                </w:ins>
              </m:ctrlPr>
            </m:sSubPr>
            <m:e>
              <w:ins w:id="6342" w:author="The Si Tran" w:date="2012-12-07T22:21:00Z">
                <m:r>
                  <w:rPr>
                    <w:rFonts w:ascii="Cambria Math" w:hAnsi="Cambria Math"/>
                    <w:sz w:val="26"/>
                    <w:szCs w:val="26"/>
                  </w:rPr>
                  <m:t>a</m:t>
                </m:r>
              </w:ins>
            </m:e>
            <m:sub>
              <w:ins w:id="6343" w:author="The Si Tran" w:date="2012-12-07T22:21:00Z">
                <m:r>
                  <w:rPr>
                    <w:rFonts w:ascii="Cambria Math" w:hAnsi="Cambria Math"/>
                    <w:sz w:val="26"/>
                    <w:szCs w:val="26"/>
                  </w:rPr>
                  <m:t>p</m:t>
                </m:r>
              </w:ins>
            </m:sub>
          </m:sSub>
          <w:ins w:id="6344" w:author="The Si Tran" w:date="2012-12-07T22:21:00Z">
            <m:r>
              <w:rPr>
                <w:rFonts w:ascii="Cambria Math" w:hAnsi="Cambria Math"/>
                <w:sz w:val="26"/>
                <w:szCs w:val="26"/>
              </w:rPr>
              <m:t>y</m:t>
            </m:r>
          </w:ins>
          <m:d>
            <m:dPr>
              <m:ctrlPr>
                <w:ins w:id="6345" w:author="The Si Tran" w:date="2012-12-07T22:21:00Z">
                  <w:rPr>
                    <w:rFonts w:ascii="Cambria Math" w:hAnsi="Cambria Math"/>
                    <w:i/>
                    <w:sz w:val="26"/>
                    <w:szCs w:val="26"/>
                  </w:rPr>
                </w:ins>
              </m:ctrlPr>
            </m:dPr>
            <m:e>
              <w:ins w:id="6346" w:author="The Si Tran" w:date="2012-12-07T22:21:00Z">
                <m:r>
                  <w:rPr>
                    <w:rFonts w:ascii="Cambria Math" w:hAnsi="Cambria Math"/>
                    <w:sz w:val="26"/>
                    <w:szCs w:val="26"/>
                  </w:rPr>
                  <m:t>t-p+1</m:t>
                </m:r>
              </w:ins>
            </m:e>
          </m:d>
          <w:ins w:id="6347" w:author="The Si Tran" w:date="2012-12-07T22:21:00Z">
            <m:r>
              <w:rPr>
                <w:rFonts w:ascii="Cambria Math" w:hAnsi="Cambria Math"/>
                <w:sz w:val="26"/>
                <w:szCs w:val="26"/>
              </w:rPr>
              <m:t>+0+</m:t>
            </m:r>
          </w:ins>
          <m:sSub>
            <m:sSubPr>
              <m:ctrlPr>
                <w:ins w:id="6348" w:author="The Si Tran" w:date="2012-12-07T22:21:00Z">
                  <w:rPr>
                    <w:rFonts w:ascii="Cambria Math" w:hAnsi="Cambria Math"/>
                    <w:i/>
                    <w:sz w:val="26"/>
                    <w:szCs w:val="26"/>
                  </w:rPr>
                </w:ins>
              </m:ctrlPr>
            </m:sSubPr>
            <m:e>
              <w:ins w:id="6349" w:author="The Si Tran" w:date="2012-12-07T22:21:00Z">
                <m:r>
                  <w:rPr>
                    <w:rFonts w:ascii="Cambria Math" w:hAnsi="Cambria Math"/>
                    <w:sz w:val="26"/>
                    <w:szCs w:val="26"/>
                  </w:rPr>
                  <m:t>b</m:t>
                </m:r>
              </w:ins>
            </m:e>
            <m:sub>
              <w:ins w:id="6350" w:author="The Si Tran" w:date="2012-12-07T22:21:00Z">
                <m:r>
                  <w:rPr>
                    <w:rFonts w:ascii="Cambria Math" w:hAnsi="Cambria Math"/>
                    <w:sz w:val="26"/>
                    <w:szCs w:val="26"/>
                  </w:rPr>
                  <m:t>1</m:t>
                </m:r>
              </w:ins>
            </m:sub>
          </m:sSub>
          <w:ins w:id="6351" w:author="The Si Tran" w:date="2012-12-07T22:21:00Z">
            <m:r>
              <w:rPr>
                <w:rFonts w:ascii="Cambria Math" w:hAnsi="Cambria Math"/>
                <w:sz w:val="26"/>
                <w:szCs w:val="26"/>
              </w:rPr>
              <m:t>e</m:t>
            </m:r>
          </w:ins>
          <m:d>
            <m:dPr>
              <m:ctrlPr>
                <w:ins w:id="6352" w:author="The Si Tran" w:date="2012-12-07T22:21:00Z">
                  <w:rPr>
                    <w:rFonts w:ascii="Cambria Math" w:hAnsi="Cambria Math"/>
                    <w:i/>
                    <w:sz w:val="26"/>
                    <w:szCs w:val="26"/>
                  </w:rPr>
                </w:ins>
              </m:ctrlPr>
            </m:dPr>
            <m:e>
              <w:ins w:id="6353" w:author="The Si Tran" w:date="2012-12-07T22:21:00Z">
                <m:r>
                  <w:rPr>
                    <w:rFonts w:ascii="Cambria Math" w:hAnsi="Cambria Math"/>
                    <w:sz w:val="26"/>
                    <w:szCs w:val="26"/>
                  </w:rPr>
                  <m:t>t</m:t>
                </m:r>
              </w:ins>
            </m:e>
          </m:d>
          <w:ins w:id="6354" w:author="The Si Tran" w:date="2012-12-07T22:21:00Z">
            <m:r>
              <w:rPr>
                <w:rFonts w:ascii="Cambria Math" w:hAnsi="Cambria Math"/>
                <w:sz w:val="26"/>
                <w:szCs w:val="26"/>
              </w:rPr>
              <m:t>+…+</m:t>
            </m:r>
          </w:ins>
          <m:sSub>
            <m:sSubPr>
              <m:ctrlPr>
                <w:ins w:id="6355" w:author="The Si Tran" w:date="2012-12-07T22:21:00Z">
                  <w:rPr>
                    <w:rFonts w:ascii="Cambria Math" w:hAnsi="Cambria Math"/>
                    <w:i/>
                    <w:sz w:val="26"/>
                    <w:szCs w:val="26"/>
                  </w:rPr>
                </w:ins>
              </m:ctrlPr>
            </m:sSubPr>
            <m:e>
              <w:ins w:id="6356" w:author="The Si Tran" w:date="2012-12-07T22:21:00Z">
                <m:r>
                  <w:rPr>
                    <w:rFonts w:ascii="Cambria Math" w:hAnsi="Cambria Math"/>
                    <w:sz w:val="26"/>
                    <w:szCs w:val="26"/>
                  </w:rPr>
                  <m:t>b</m:t>
                </m:r>
              </w:ins>
            </m:e>
            <m:sub>
              <w:ins w:id="6357" w:author="The Si Tran" w:date="2012-12-07T22:21:00Z">
                <m:r>
                  <w:rPr>
                    <w:rFonts w:ascii="Cambria Math" w:hAnsi="Cambria Math"/>
                    <w:sz w:val="26"/>
                    <w:szCs w:val="26"/>
                  </w:rPr>
                  <m:t>q</m:t>
                </m:r>
              </w:ins>
            </m:sub>
          </m:sSub>
          <w:ins w:id="6358" w:author="The Si Tran" w:date="2012-12-07T22:21:00Z">
            <m:r>
              <w:rPr>
                <w:rFonts w:ascii="Cambria Math" w:hAnsi="Cambria Math"/>
                <w:sz w:val="26"/>
                <w:szCs w:val="26"/>
              </w:rPr>
              <m:t>e(1-q+1)</m:t>
            </m:r>
          </w:ins>
        </m:oMath>
      </m:oMathPara>
    </w:p>
    <w:p w14:paraId="1BBB3B19" w14:textId="77777777" w:rsidR="00C74575" w:rsidRPr="001C47AE" w:rsidRDefault="003D6C9F">
      <w:pPr>
        <w:pStyle w:val="ListParagraph"/>
        <w:spacing w:line="360" w:lineRule="auto"/>
        <w:ind w:left="360"/>
        <w:rPr>
          <w:ins w:id="6359" w:author="The Si Tran" w:date="2012-12-07T22:21:00Z"/>
          <w:rFonts w:ascii="Times New Roman" w:eastAsiaTheme="minorEastAsia" w:hAnsi="Times New Roman"/>
          <w:sz w:val="26"/>
          <w:szCs w:val="26"/>
        </w:rPr>
        <w:pPrChange w:id="6360" w:author="The Si Tran" w:date="2012-12-14T05:31:00Z">
          <w:pPr>
            <w:pStyle w:val="ListParagraph"/>
            <w:ind w:left="792"/>
          </w:pPr>
        </w:pPrChange>
      </w:pPr>
      <m:oMathPara>
        <m:oMathParaPr>
          <m:jc m:val="left"/>
        </m:oMathParaPr>
        <m:oMath>
          <m:acc>
            <m:accPr>
              <m:ctrlPr>
                <w:ins w:id="6361" w:author="The Si Tran" w:date="2012-12-07T22:21:00Z">
                  <w:rPr>
                    <w:rFonts w:ascii="Cambria Math" w:hAnsi="Cambria Math"/>
                    <w:i/>
                    <w:sz w:val="26"/>
                    <w:szCs w:val="26"/>
                  </w:rPr>
                </w:ins>
              </m:ctrlPr>
            </m:accPr>
            <m:e>
              <w:ins w:id="6362" w:author="The Si Tran" w:date="2012-12-07T22:21:00Z">
                <m:r>
                  <w:rPr>
                    <w:rFonts w:ascii="Cambria Math" w:hAnsi="Cambria Math"/>
                    <w:sz w:val="26"/>
                    <w:szCs w:val="26"/>
                  </w:rPr>
                  <m:t>y</m:t>
                </m:r>
              </w:ins>
            </m:e>
          </m:acc>
          <m:d>
            <m:dPr>
              <m:ctrlPr>
                <w:ins w:id="6363" w:author="The Si Tran" w:date="2012-12-07T22:21:00Z">
                  <w:rPr>
                    <w:rFonts w:ascii="Cambria Math" w:hAnsi="Cambria Math"/>
                    <w:i/>
                    <w:sz w:val="26"/>
                    <w:szCs w:val="26"/>
                  </w:rPr>
                </w:ins>
              </m:ctrlPr>
            </m:dPr>
            <m:e>
              <w:ins w:id="6364" w:author="The Si Tran" w:date="2012-12-07T22:21:00Z">
                <m:r>
                  <w:rPr>
                    <w:rFonts w:ascii="Cambria Math" w:hAnsi="Cambria Math"/>
                    <w:sz w:val="26"/>
                    <w:szCs w:val="26"/>
                  </w:rPr>
                  <m:t>t+2</m:t>
                </m:r>
              </w:ins>
            </m:e>
          </m:d>
          <w:ins w:id="6365" w:author="The Si Tran" w:date="2012-12-07T22:21:00Z">
            <m:r>
              <w:rPr>
                <w:rFonts w:ascii="Cambria Math" w:hAnsi="Cambria Math"/>
                <w:sz w:val="26"/>
                <w:szCs w:val="26"/>
              </w:rPr>
              <m:t>=</m:t>
            </m:r>
          </w:ins>
          <m:sSub>
            <m:sSubPr>
              <m:ctrlPr>
                <w:ins w:id="6366" w:author="The Si Tran" w:date="2012-12-07T22:21:00Z">
                  <w:rPr>
                    <w:rFonts w:ascii="Cambria Math" w:hAnsi="Cambria Math"/>
                    <w:i/>
                    <w:sz w:val="26"/>
                    <w:szCs w:val="26"/>
                  </w:rPr>
                </w:ins>
              </m:ctrlPr>
            </m:sSubPr>
            <m:e>
              <w:ins w:id="6367" w:author="The Si Tran" w:date="2012-12-07T22:21:00Z">
                <m:r>
                  <w:rPr>
                    <w:rFonts w:ascii="Cambria Math" w:hAnsi="Cambria Math"/>
                    <w:sz w:val="26"/>
                    <w:szCs w:val="26"/>
                  </w:rPr>
                  <m:t>a</m:t>
                </m:r>
              </w:ins>
            </m:e>
            <m:sub>
              <w:ins w:id="6368" w:author="The Si Tran" w:date="2012-12-07T22:21:00Z">
                <m:r>
                  <w:rPr>
                    <w:rFonts w:ascii="Cambria Math" w:hAnsi="Cambria Math"/>
                    <w:sz w:val="26"/>
                    <w:szCs w:val="26"/>
                  </w:rPr>
                  <m:t>0</m:t>
                </m:r>
              </w:ins>
            </m:sub>
          </m:sSub>
          <w:ins w:id="6369" w:author="The Si Tran" w:date="2012-12-07T22:21:00Z">
            <m:r>
              <w:rPr>
                <w:rFonts w:ascii="Cambria Math" w:hAnsi="Cambria Math"/>
                <w:sz w:val="26"/>
                <w:szCs w:val="26"/>
              </w:rPr>
              <m:t>+</m:t>
            </m:r>
          </w:ins>
          <m:sSub>
            <m:sSubPr>
              <m:ctrlPr>
                <w:ins w:id="6370" w:author="The Si Tran" w:date="2012-12-07T22:21:00Z">
                  <w:rPr>
                    <w:rFonts w:ascii="Cambria Math" w:hAnsi="Cambria Math"/>
                    <w:i/>
                    <w:sz w:val="26"/>
                    <w:szCs w:val="26"/>
                  </w:rPr>
                </w:ins>
              </m:ctrlPr>
            </m:sSubPr>
            <m:e>
              <w:ins w:id="6371" w:author="The Si Tran" w:date="2012-12-07T22:21:00Z">
                <m:r>
                  <w:rPr>
                    <w:rFonts w:ascii="Cambria Math" w:hAnsi="Cambria Math"/>
                    <w:sz w:val="26"/>
                    <w:szCs w:val="26"/>
                  </w:rPr>
                  <m:t>a</m:t>
                </m:r>
              </w:ins>
            </m:e>
            <m:sub>
              <w:ins w:id="6372" w:author="The Si Tran" w:date="2012-12-07T22:21:00Z">
                <m:r>
                  <w:rPr>
                    <w:rFonts w:ascii="Cambria Math" w:hAnsi="Cambria Math"/>
                    <w:sz w:val="26"/>
                    <w:szCs w:val="26"/>
                  </w:rPr>
                  <m:t>1</m:t>
                </m:r>
              </w:ins>
            </m:sub>
          </m:sSub>
          <w:ins w:id="6373" w:author="The Si Tran" w:date="2012-12-07T22:21:00Z">
            <m:r>
              <w:rPr>
                <w:rFonts w:ascii="Cambria Math" w:hAnsi="Cambria Math"/>
                <w:sz w:val="26"/>
                <w:szCs w:val="26"/>
              </w:rPr>
              <m:t>y</m:t>
            </m:r>
          </w:ins>
          <m:d>
            <m:dPr>
              <m:ctrlPr>
                <w:ins w:id="6374" w:author="The Si Tran" w:date="2012-12-07T22:21:00Z">
                  <w:rPr>
                    <w:rFonts w:ascii="Cambria Math" w:hAnsi="Cambria Math"/>
                    <w:i/>
                    <w:sz w:val="26"/>
                    <w:szCs w:val="26"/>
                  </w:rPr>
                </w:ins>
              </m:ctrlPr>
            </m:dPr>
            <m:e>
              <w:ins w:id="6375" w:author="The Si Tran" w:date="2012-12-07T22:21:00Z">
                <m:r>
                  <w:rPr>
                    <w:rFonts w:ascii="Cambria Math" w:hAnsi="Cambria Math"/>
                    <w:sz w:val="26"/>
                    <w:szCs w:val="26"/>
                  </w:rPr>
                  <m:t>t+1</m:t>
                </m:r>
              </w:ins>
            </m:e>
          </m:d>
          <w:ins w:id="6376" w:author="The Si Tran" w:date="2012-12-07T22:21:00Z">
            <m:r>
              <w:rPr>
                <w:rFonts w:ascii="Cambria Math" w:hAnsi="Cambria Math"/>
                <w:sz w:val="26"/>
                <w:szCs w:val="26"/>
              </w:rPr>
              <m:t>+…+</m:t>
            </m:r>
          </w:ins>
          <m:sSub>
            <m:sSubPr>
              <m:ctrlPr>
                <w:ins w:id="6377" w:author="The Si Tran" w:date="2012-12-07T22:21:00Z">
                  <w:rPr>
                    <w:rFonts w:ascii="Cambria Math" w:hAnsi="Cambria Math"/>
                    <w:i/>
                    <w:sz w:val="26"/>
                    <w:szCs w:val="26"/>
                  </w:rPr>
                </w:ins>
              </m:ctrlPr>
            </m:sSubPr>
            <m:e>
              <w:ins w:id="6378" w:author="The Si Tran" w:date="2012-12-07T22:21:00Z">
                <m:r>
                  <w:rPr>
                    <w:rFonts w:ascii="Cambria Math" w:hAnsi="Cambria Math"/>
                    <w:sz w:val="26"/>
                    <w:szCs w:val="26"/>
                  </w:rPr>
                  <m:t>a</m:t>
                </m:r>
              </w:ins>
            </m:e>
            <m:sub>
              <w:ins w:id="6379" w:author="The Si Tran" w:date="2012-12-07T22:21:00Z">
                <m:r>
                  <w:rPr>
                    <w:rFonts w:ascii="Cambria Math" w:hAnsi="Cambria Math"/>
                    <w:sz w:val="26"/>
                    <w:szCs w:val="26"/>
                  </w:rPr>
                  <m:t>p</m:t>
                </m:r>
              </w:ins>
            </m:sub>
          </m:sSub>
          <w:ins w:id="6380" w:author="The Si Tran" w:date="2012-12-07T22:21:00Z">
            <m:r>
              <w:rPr>
                <w:rFonts w:ascii="Cambria Math" w:hAnsi="Cambria Math"/>
                <w:sz w:val="26"/>
                <w:szCs w:val="26"/>
              </w:rPr>
              <m:t>y</m:t>
            </m:r>
          </w:ins>
          <m:d>
            <m:dPr>
              <m:ctrlPr>
                <w:ins w:id="6381" w:author="The Si Tran" w:date="2012-12-07T22:21:00Z">
                  <w:rPr>
                    <w:rFonts w:ascii="Cambria Math" w:hAnsi="Cambria Math"/>
                    <w:i/>
                    <w:sz w:val="26"/>
                    <w:szCs w:val="26"/>
                  </w:rPr>
                </w:ins>
              </m:ctrlPr>
            </m:dPr>
            <m:e>
              <w:ins w:id="6382" w:author="The Si Tran" w:date="2012-12-07T22:21:00Z">
                <m:r>
                  <w:rPr>
                    <w:rFonts w:ascii="Cambria Math" w:hAnsi="Cambria Math"/>
                    <w:sz w:val="26"/>
                    <w:szCs w:val="26"/>
                  </w:rPr>
                  <m:t>t-p+2</m:t>
                </m:r>
              </w:ins>
            </m:e>
          </m:d>
          <w:ins w:id="6383" w:author="The Si Tran" w:date="2012-12-07T22:21:00Z">
            <m:r>
              <w:rPr>
                <w:rFonts w:ascii="Cambria Math" w:hAnsi="Cambria Math"/>
                <w:sz w:val="26"/>
                <w:szCs w:val="26"/>
              </w:rPr>
              <m:t>+0+</m:t>
            </m:r>
          </w:ins>
          <m:sSub>
            <m:sSubPr>
              <m:ctrlPr>
                <w:ins w:id="6384" w:author="The Si Tran" w:date="2012-12-07T22:21:00Z">
                  <w:rPr>
                    <w:rFonts w:ascii="Cambria Math" w:hAnsi="Cambria Math"/>
                    <w:i/>
                    <w:sz w:val="26"/>
                    <w:szCs w:val="26"/>
                  </w:rPr>
                </w:ins>
              </m:ctrlPr>
            </m:sSubPr>
            <m:e>
              <w:ins w:id="6385" w:author="The Si Tran" w:date="2012-12-07T22:21:00Z">
                <m:r>
                  <w:rPr>
                    <w:rFonts w:ascii="Cambria Math" w:hAnsi="Cambria Math"/>
                    <w:sz w:val="26"/>
                    <w:szCs w:val="26"/>
                  </w:rPr>
                  <m:t>b</m:t>
                </m:r>
              </w:ins>
            </m:e>
            <m:sub>
              <w:ins w:id="6386" w:author="The Si Tran" w:date="2012-12-07T22:21:00Z">
                <m:r>
                  <w:rPr>
                    <w:rFonts w:ascii="Cambria Math" w:hAnsi="Cambria Math"/>
                    <w:sz w:val="26"/>
                    <w:szCs w:val="26"/>
                  </w:rPr>
                  <m:t>1</m:t>
                </m:r>
              </w:ins>
            </m:sub>
          </m:sSub>
          <w:ins w:id="6387" w:author="The Si Tran" w:date="2012-12-07T22:21:00Z">
            <m:r>
              <w:rPr>
                <w:rFonts w:ascii="Cambria Math" w:hAnsi="Cambria Math"/>
                <w:sz w:val="26"/>
                <w:szCs w:val="26"/>
              </w:rPr>
              <m:t>0+…+</m:t>
            </m:r>
          </w:ins>
          <m:sSub>
            <m:sSubPr>
              <m:ctrlPr>
                <w:ins w:id="6388" w:author="The Si Tran" w:date="2012-12-07T22:21:00Z">
                  <w:rPr>
                    <w:rFonts w:ascii="Cambria Math" w:hAnsi="Cambria Math"/>
                    <w:i/>
                    <w:sz w:val="26"/>
                    <w:szCs w:val="26"/>
                  </w:rPr>
                </w:ins>
              </m:ctrlPr>
            </m:sSubPr>
            <m:e>
              <w:ins w:id="6389" w:author="The Si Tran" w:date="2012-12-07T22:21:00Z">
                <m:r>
                  <w:rPr>
                    <w:rFonts w:ascii="Cambria Math" w:hAnsi="Cambria Math"/>
                    <w:sz w:val="26"/>
                    <w:szCs w:val="26"/>
                  </w:rPr>
                  <m:t>b</m:t>
                </m:r>
              </w:ins>
            </m:e>
            <m:sub>
              <w:ins w:id="6390" w:author="The Si Tran" w:date="2012-12-07T22:21:00Z">
                <m:r>
                  <w:rPr>
                    <w:rFonts w:ascii="Cambria Math" w:hAnsi="Cambria Math"/>
                    <w:sz w:val="26"/>
                    <w:szCs w:val="26"/>
                  </w:rPr>
                  <m:t>q</m:t>
                </m:r>
              </w:ins>
            </m:sub>
          </m:sSub>
          <w:ins w:id="6391" w:author="The Si Tran" w:date="2012-12-07T22:21:00Z">
            <m:r>
              <w:rPr>
                <w:rFonts w:ascii="Cambria Math" w:hAnsi="Cambria Math"/>
                <w:sz w:val="26"/>
                <w:szCs w:val="26"/>
              </w:rPr>
              <m:t>e(1-q+2)</m:t>
            </m:r>
          </w:ins>
        </m:oMath>
      </m:oMathPara>
    </w:p>
    <w:p w14:paraId="78D6F38A" w14:textId="77777777" w:rsidR="00C74575" w:rsidRPr="001C47AE" w:rsidRDefault="003D6C9F">
      <w:pPr>
        <w:pStyle w:val="ListParagraph"/>
        <w:spacing w:line="360" w:lineRule="auto"/>
        <w:ind w:left="360"/>
        <w:rPr>
          <w:ins w:id="6392" w:author="The Si Tran" w:date="2012-12-07T22:21:00Z"/>
          <w:rFonts w:ascii="Times New Roman" w:eastAsiaTheme="minorEastAsia" w:hAnsi="Times New Roman"/>
          <w:sz w:val="26"/>
          <w:szCs w:val="26"/>
        </w:rPr>
        <w:pPrChange w:id="6393" w:author="The Si Tran" w:date="2012-12-14T05:31:00Z">
          <w:pPr>
            <w:pStyle w:val="ListParagraph"/>
            <w:ind w:left="792"/>
          </w:pPr>
        </w:pPrChange>
      </w:pPr>
      <m:oMathPara>
        <m:oMathParaPr>
          <m:jc m:val="left"/>
        </m:oMathParaPr>
        <m:oMath>
          <m:acc>
            <m:accPr>
              <m:ctrlPr>
                <w:ins w:id="6394" w:author="The Si Tran" w:date="2012-12-07T22:21:00Z">
                  <w:rPr>
                    <w:rFonts w:ascii="Cambria Math" w:hAnsi="Cambria Math"/>
                    <w:i/>
                    <w:sz w:val="26"/>
                    <w:szCs w:val="26"/>
                  </w:rPr>
                </w:ins>
              </m:ctrlPr>
            </m:accPr>
            <m:e>
              <w:ins w:id="6395" w:author="The Si Tran" w:date="2012-12-07T22:21:00Z">
                <m:r>
                  <w:rPr>
                    <w:rFonts w:ascii="Cambria Math" w:hAnsi="Cambria Math"/>
                    <w:sz w:val="26"/>
                    <w:szCs w:val="26"/>
                  </w:rPr>
                  <m:t>y</m:t>
                </m:r>
              </w:ins>
            </m:e>
          </m:acc>
          <m:d>
            <m:dPr>
              <m:ctrlPr>
                <w:ins w:id="6396" w:author="The Si Tran" w:date="2012-12-07T22:21:00Z">
                  <w:rPr>
                    <w:rFonts w:ascii="Cambria Math" w:hAnsi="Cambria Math"/>
                    <w:i/>
                    <w:sz w:val="26"/>
                    <w:szCs w:val="26"/>
                  </w:rPr>
                </w:ins>
              </m:ctrlPr>
            </m:dPr>
            <m:e>
              <w:ins w:id="6397" w:author="The Si Tran" w:date="2012-12-07T22:21:00Z">
                <m:r>
                  <w:rPr>
                    <w:rFonts w:ascii="Cambria Math" w:hAnsi="Cambria Math"/>
                    <w:sz w:val="26"/>
                    <w:szCs w:val="26"/>
                  </w:rPr>
                  <m:t>t+3</m:t>
                </m:r>
              </w:ins>
            </m:e>
          </m:d>
          <w:ins w:id="6398" w:author="The Si Tran" w:date="2012-12-07T22:21:00Z">
            <m:r>
              <w:rPr>
                <w:rFonts w:ascii="Cambria Math" w:hAnsi="Cambria Math"/>
                <w:sz w:val="26"/>
                <w:szCs w:val="26"/>
              </w:rPr>
              <m:t>=</m:t>
            </m:r>
          </w:ins>
          <m:sSub>
            <m:sSubPr>
              <m:ctrlPr>
                <w:ins w:id="6399" w:author="The Si Tran" w:date="2012-12-07T22:21:00Z">
                  <w:rPr>
                    <w:rFonts w:ascii="Cambria Math" w:hAnsi="Cambria Math"/>
                    <w:i/>
                    <w:sz w:val="26"/>
                    <w:szCs w:val="26"/>
                  </w:rPr>
                </w:ins>
              </m:ctrlPr>
            </m:sSubPr>
            <m:e>
              <w:ins w:id="6400" w:author="The Si Tran" w:date="2012-12-07T22:21:00Z">
                <m:r>
                  <w:rPr>
                    <w:rFonts w:ascii="Cambria Math" w:hAnsi="Cambria Math"/>
                    <w:sz w:val="26"/>
                    <w:szCs w:val="26"/>
                  </w:rPr>
                  <m:t>a</m:t>
                </m:r>
              </w:ins>
            </m:e>
            <m:sub>
              <w:ins w:id="6401" w:author="The Si Tran" w:date="2012-12-07T22:21:00Z">
                <m:r>
                  <w:rPr>
                    <w:rFonts w:ascii="Cambria Math" w:hAnsi="Cambria Math"/>
                    <w:sz w:val="26"/>
                    <w:szCs w:val="26"/>
                  </w:rPr>
                  <m:t>0</m:t>
                </m:r>
              </w:ins>
            </m:sub>
          </m:sSub>
          <w:ins w:id="6402" w:author="The Si Tran" w:date="2012-12-07T22:21:00Z">
            <m:r>
              <w:rPr>
                <w:rFonts w:ascii="Cambria Math" w:hAnsi="Cambria Math"/>
                <w:sz w:val="26"/>
                <w:szCs w:val="26"/>
              </w:rPr>
              <m:t>+</m:t>
            </m:r>
          </w:ins>
          <m:sSub>
            <m:sSubPr>
              <m:ctrlPr>
                <w:ins w:id="6403" w:author="The Si Tran" w:date="2012-12-07T22:21:00Z">
                  <w:rPr>
                    <w:rFonts w:ascii="Cambria Math" w:hAnsi="Cambria Math"/>
                    <w:i/>
                    <w:sz w:val="26"/>
                    <w:szCs w:val="26"/>
                  </w:rPr>
                </w:ins>
              </m:ctrlPr>
            </m:sSubPr>
            <m:e>
              <w:ins w:id="6404" w:author="The Si Tran" w:date="2012-12-07T22:21:00Z">
                <m:r>
                  <w:rPr>
                    <w:rFonts w:ascii="Cambria Math" w:hAnsi="Cambria Math"/>
                    <w:sz w:val="26"/>
                    <w:szCs w:val="26"/>
                  </w:rPr>
                  <m:t>a</m:t>
                </m:r>
              </w:ins>
            </m:e>
            <m:sub>
              <w:ins w:id="6405" w:author="The Si Tran" w:date="2012-12-07T22:21:00Z">
                <m:r>
                  <w:rPr>
                    <w:rFonts w:ascii="Cambria Math" w:hAnsi="Cambria Math"/>
                    <w:sz w:val="26"/>
                    <w:szCs w:val="26"/>
                  </w:rPr>
                  <m:t>1</m:t>
                </m:r>
              </w:ins>
            </m:sub>
          </m:sSub>
          <w:ins w:id="6406" w:author="The Si Tran" w:date="2012-12-07T22:21:00Z">
            <m:r>
              <w:rPr>
                <w:rFonts w:ascii="Cambria Math" w:hAnsi="Cambria Math"/>
                <w:sz w:val="26"/>
                <w:szCs w:val="26"/>
              </w:rPr>
              <m:t>y</m:t>
            </m:r>
          </w:ins>
          <m:d>
            <m:dPr>
              <m:ctrlPr>
                <w:ins w:id="6407" w:author="The Si Tran" w:date="2012-12-07T22:21:00Z">
                  <w:rPr>
                    <w:rFonts w:ascii="Cambria Math" w:hAnsi="Cambria Math"/>
                    <w:i/>
                    <w:sz w:val="26"/>
                    <w:szCs w:val="26"/>
                  </w:rPr>
                </w:ins>
              </m:ctrlPr>
            </m:dPr>
            <m:e>
              <w:ins w:id="6408" w:author="The Si Tran" w:date="2012-12-07T22:21:00Z">
                <m:r>
                  <w:rPr>
                    <w:rFonts w:ascii="Cambria Math" w:hAnsi="Cambria Math"/>
                    <w:sz w:val="26"/>
                    <w:szCs w:val="26"/>
                  </w:rPr>
                  <m:t>t+2</m:t>
                </m:r>
              </w:ins>
            </m:e>
          </m:d>
          <w:ins w:id="6409" w:author="The Si Tran" w:date="2012-12-07T22:21:00Z">
            <m:r>
              <w:rPr>
                <w:rFonts w:ascii="Cambria Math" w:hAnsi="Cambria Math"/>
                <w:sz w:val="26"/>
                <w:szCs w:val="26"/>
              </w:rPr>
              <m:t>+…+</m:t>
            </m:r>
          </w:ins>
          <m:sSub>
            <m:sSubPr>
              <m:ctrlPr>
                <w:ins w:id="6410" w:author="The Si Tran" w:date="2012-12-07T22:21:00Z">
                  <w:rPr>
                    <w:rFonts w:ascii="Cambria Math" w:hAnsi="Cambria Math"/>
                    <w:i/>
                    <w:sz w:val="26"/>
                    <w:szCs w:val="26"/>
                  </w:rPr>
                </w:ins>
              </m:ctrlPr>
            </m:sSubPr>
            <m:e>
              <w:ins w:id="6411" w:author="The Si Tran" w:date="2012-12-07T22:21:00Z">
                <m:r>
                  <w:rPr>
                    <w:rFonts w:ascii="Cambria Math" w:hAnsi="Cambria Math"/>
                    <w:sz w:val="26"/>
                    <w:szCs w:val="26"/>
                  </w:rPr>
                  <m:t>a</m:t>
                </m:r>
              </w:ins>
            </m:e>
            <m:sub>
              <w:ins w:id="6412" w:author="The Si Tran" w:date="2012-12-07T22:21:00Z">
                <m:r>
                  <w:rPr>
                    <w:rFonts w:ascii="Cambria Math" w:hAnsi="Cambria Math"/>
                    <w:sz w:val="26"/>
                    <w:szCs w:val="26"/>
                  </w:rPr>
                  <m:t>p</m:t>
                </m:r>
              </w:ins>
            </m:sub>
          </m:sSub>
          <w:ins w:id="6413" w:author="The Si Tran" w:date="2012-12-07T22:21:00Z">
            <m:r>
              <w:rPr>
                <w:rFonts w:ascii="Cambria Math" w:hAnsi="Cambria Math"/>
                <w:sz w:val="26"/>
                <w:szCs w:val="26"/>
              </w:rPr>
              <m:t>y</m:t>
            </m:r>
          </w:ins>
          <m:d>
            <m:dPr>
              <m:ctrlPr>
                <w:ins w:id="6414" w:author="The Si Tran" w:date="2012-12-07T22:21:00Z">
                  <w:rPr>
                    <w:rFonts w:ascii="Cambria Math" w:hAnsi="Cambria Math"/>
                    <w:i/>
                    <w:sz w:val="26"/>
                    <w:szCs w:val="26"/>
                  </w:rPr>
                </w:ins>
              </m:ctrlPr>
            </m:dPr>
            <m:e>
              <w:ins w:id="6415" w:author="The Si Tran" w:date="2012-12-07T22:21:00Z">
                <m:r>
                  <w:rPr>
                    <w:rFonts w:ascii="Cambria Math" w:hAnsi="Cambria Math"/>
                    <w:sz w:val="26"/>
                    <w:szCs w:val="26"/>
                  </w:rPr>
                  <m:t>t-p+3</m:t>
                </m:r>
              </w:ins>
            </m:e>
          </m:d>
          <w:ins w:id="6416" w:author="The Si Tran" w:date="2012-12-07T22:21:00Z">
            <m:r>
              <w:rPr>
                <w:rFonts w:ascii="Cambria Math" w:hAnsi="Cambria Math"/>
                <w:sz w:val="26"/>
                <w:szCs w:val="26"/>
              </w:rPr>
              <m:t>+0+</m:t>
            </m:r>
          </w:ins>
          <m:sSub>
            <m:sSubPr>
              <m:ctrlPr>
                <w:ins w:id="6417" w:author="The Si Tran" w:date="2012-12-07T22:21:00Z">
                  <w:rPr>
                    <w:rFonts w:ascii="Cambria Math" w:hAnsi="Cambria Math"/>
                    <w:i/>
                    <w:sz w:val="26"/>
                    <w:szCs w:val="26"/>
                  </w:rPr>
                </w:ins>
              </m:ctrlPr>
            </m:sSubPr>
            <m:e>
              <w:ins w:id="6418" w:author="The Si Tran" w:date="2012-12-07T22:21:00Z">
                <m:r>
                  <w:rPr>
                    <w:rFonts w:ascii="Cambria Math" w:hAnsi="Cambria Math"/>
                    <w:sz w:val="26"/>
                    <w:szCs w:val="26"/>
                  </w:rPr>
                  <m:t>b</m:t>
                </m:r>
              </w:ins>
            </m:e>
            <m:sub>
              <w:ins w:id="6419" w:author="The Si Tran" w:date="2012-12-07T22:21:00Z">
                <m:r>
                  <w:rPr>
                    <w:rFonts w:ascii="Cambria Math" w:hAnsi="Cambria Math"/>
                    <w:sz w:val="26"/>
                    <w:szCs w:val="26"/>
                  </w:rPr>
                  <m:t>1</m:t>
                </m:r>
              </w:ins>
            </m:sub>
          </m:sSub>
          <w:ins w:id="6420" w:author="The Si Tran" w:date="2012-12-07T22:21:00Z">
            <m:r>
              <w:rPr>
                <w:rFonts w:ascii="Cambria Math" w:hAnsi="Cambria Math"/>
                <w:sz w:val="26"/>
                <w:szCs w:val="26"/>
              </w:rPr>
              <m:t>0+</m:t>
            </m:r>
          </w:ins>
          <m:sSub>
            <m:sSubPr>
              <m:ctrlPr>
                <w:ins w:id="6421" w:author="The Si Tran" w:date="2012-12-07T22:21:00Z">
                  <w:rPr>
                    <w:rFonts w:ascii="Cambria Math" w:hAnsi="Cambria Math"/>
                    <w:i/>
                    <w:sz w:val="26"/>
                    <w:szCs w:val="26"/>
                  </w:rPr>
                </w:ins>
              </m:ctrlPr>
            </m:sSubPr>
            <m:e>
              <w:ins w:id="6422" w:author="The Si Tran" w:date="2012-12-07T22:21:00Z">
                <m:r>
                  <w:rPr>
                    <w:rFonts w:ascii="Cambria Math" w:hAnsi="Cambria Math"/>
                    <w:sz w:val="26"/>
                    <w:szCs w:val="26"/>
                  </w:rPr>
                  <m:t>b</m:t>
                </m:r>
              </w:ins>
            </m:e>
            <m:sub>
              <w:ins w:id="6423" w:author="The Si Tran" w:date="2012-12-07T22:21:00Z">
                <m:r>
                  <w:rPr>
                    <w:rFonts w:ascii="Cambria Math" w:hAnsi="Cambria Math"/>
                    <w:sz w:val="26"/>
                    <w:szCs w:val="26"/>
                  </w:rPr>
                  <m:t>2</m:t>
                </m:r>
              </w:ins>
            </m:sub>
          </m:sSub>
          <w:ins w:id="6424" w:author="The Si Tran" w:date="2012-12-07T22:21:00Z">
            <m:r>
              <w:rPr>
                <w:rFonts w:ascii="Cambria Math" w:hAnsi="Cambria Math"/>
                <w:sz w:val="26"/>
                <w:szCs w:val="26"/>
              </w:rPr>
              <m:t>0+…+</m:t>
            </m:r>
          </w:ins>
          <m:sSub>
            <m:sSubPr>
              <m:ctrlPr>
                <w:ins w:id="6425" w:author="The Si Tran" w:date="2012-12-07T22:21:00Z">
                  <w:rPr>
                    <w:rFonts w:ascii="Cambria Math" w:hAnsi="Cambria Math"/>
                    <w:i/>
                    <w:sz w:val="26"/>
                    <w:szCs w:val="26"/>
                  </w:rPr>
                </w:ins>
              </m:ctrlPr>
            </m:sSubPr>
            <m:e>
              <w:ins w:id="6426" w:author="The Si Tran" w:date="2012-12-07T22:21:00Z">
                <m:r>
                  <w:rPr>
                    <w:rFonts w:ascii="Cambria Math" w:hAnsi="Cambria Math"/>
                    <w:sz w:val="26"/>
                    <w:szCs w:val="26"/>
                  </w:rPr>
                  <m:t>b</m:t>
                </m:r>
              </w:ins>
            </m:e>
            <m:sub>
              <w:ins w:id="6427" w:author="The Si Tran" w:date="2012-12-07T22:21:00Z">
                <m:r>
                  <w:rPr>
                    <w:rFonts w:ascii="Cambria Math" w:hAnsi="Cambria Math"/>
                    <w:sz w:val="26"/>
                    <w:szCs w:val="26"/>
                  </w:rPr>
                  <m:t>q</m:t>
                </m:r>
              </w:ins>
            </m:sub>
          </m:sSub>
          <w:ins w:id="6428"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6429" w:author="The Si Tran" w:date="2012-12-07T22:21:00Z"/>
          <w:rFonts w:ascii="Times New Roman" w:eastAsiaTheme="minorEastAsia" w:hAnsi="Times New Roman"/>
          <w:sz w:val="26"/>
          <w:szCs w:val="26"/>
        </w:rPr>
        <w:pPrChange w:id="6430" w:author="The Si Tran" w:date="2012-12-14T05:31:00Z">
          <w:pPr>
            <w:pStyle w:val="ListParagraph"/>
            <w:ind w:left="792"/>
          </w:pPr>
        </w:pPrChange>
      </w:pPr>
      <w:ins w:id="6431"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3D6C9F">
      <w:pPr>
        <w:pStyle w:val="ListParagraph"/>
        <w:spacing w:line="360" w:lineRule="auto"/>
        <w:ind w:left="360"/>
        <w:rPr>
          <w:ins w:id="6432" w:author="The Si Tran" w:date="2012-12-07T22:13:00Z"/>
          <w:szCs w:val="26"/>
        </w:rPr>
        <w:pPrChange w:id="6433" w:author="The Si Tran" w:date="2012-12-16T17:13:00Z">
          <w:pPr/>
        </w:pPrChange>
      </w:pPr>
      <m:oMathPara>
        <m:oMath>
          <m:acc>
            <m:accPr>
              <m:ctrlPr>
                <w:ins w:id="6434" w:author="The Si Tran" w:date="2012-12-07T22:21:00Z">
                  <w:rPr>
                    <w:rFonts w:ascii="Cambria Math" w:hAnsi="Cambria Math"/>
                    <w:i/>
                    <w:sz w:val="26"/>
                    <w:szCs w:val="26"/>
                  </w:rPr>
                </w:ins>
              </m:ctrlPr>
            </m:accPr>
            <m:e>
              <w:ins w:id="6435" w:author="The Si Tran" w:date="2012-12-07T22:21:00Z">
                <m:r>
                  <w:rPr>
                    <w:rFonts w:ascii="Cambria Math" w:hAnsi="Cambria Math"/>
                    <w:sz w:val="26"/>
                    <w:szCs w:val="26"/>
                  </w:rPr>
                  <m:t>y</m:t>
                </m:r>
              </w:ins>
            </m:e>
          </m:acc>
          <m:d>
            <m:dPr>
              <m:ctrlPr>
                <w:ins w:id="6436" w:author="The Si Tran" w:date="2012-12-07T22:21:00Z">
                  <w:rPr>
                    <w:rFonts w:ascii="Cambria Math" w:hAnsi="Cambria Math"/>
                    <w:i/>
                    <w:sz w:val="26"/>
                    <w:szCs w:val="26"/>
                  </w:rPr>
                </w:ins>
              </m:ctrlPr>
            </m:dPr>
            <m:e>
              <w:ins w:id="6437" w:author="The Si Tran" w:date="2012-12-07T22:21:00Z">
                <m:r>
                  <w:rPr>
                    <w:rFonts w:ascii="Cambria Math" w:hAnsi="Cambria Math"/>
                    <w:sz w:val="26"/>
                    <w:szCs w:val="26"/>
                  </w:rPr>
                  <m:t>t+n</m:t>
                </m:r>
              </w:ins>
            </m:e>
          </m:d>
          <w:ins w:id="6438" w:author="The Si Tran" w:date="2012-12-07T22:21:00Z">
            <m:r>
              <w:rPr>
                <w:rFonts w:ascii="Cambria Math" w:hAnsi="Cambria Math"/>
                <w:sz w:val="26"/>
                <w:szCs w:val="26"/>
              </w:rPr>
              <m:t>=</m:t>
            </m:r>
          </w:ins>
          <m:sSub>
            <m:sSubPr>
              <m:ctrlPr>
                <w:ins w:id="6439" w:author="The Si Tran" w:date="2012-12-07T22:21:00Z">
                  <w:rPr>
                    <w:rFonts w:ascii="Cambria Math" w:hAnsi="Cambria Math"/>
                    <w:i/>
                    <w:sz w:val="26"/>
                    <w:szCs w:val="26"/>
                  </w:rPr>
                </w:ins>
              </m:ctrlPr>
            </m:sSubPr>
            <m:e>
              <w:ins w:id="6440" w:author="The Si Tran" w:date="2012-12-07T22:21:00Z">
                <m:r>
                  <w:rPr>
                    <w:rFonts w:ascii="Cambria Math" w:hAnsi="Cambria Math"/>
                    <w:sz w:val="26"/>
                    <w:szCs w:val="26"/>
                  </w:rPr>
                  <m:t>a</m:t>
                </m:r>
              </w:ins>
            </m:e>
            <m:sub>
              <w:ins w:id="6441" w:author="The Si Tran" w:date="2012-12-07T22:21:00Z">
                <m:r>
                  <w:rPr>
                    <w:rFonts w:ascii="Cambria Math" w:hAnsi="Cambria Math"/>
                    <w:sz w:val="26"/>
                    <w:szCs w:val="26"/>
                  </w:rPr>
                  <m:t>0</m:t>
                </m:r>
              </w:ins>
            </m:sub>
          </m:sSub>
          <w:ins w:id="6442" w:author="The Si Tran" w:date="2012-12-07T22:21:00Z">
            <m:r>
              <w:rPr>
                <w:rFonts w:ascii="Cambria Math" w:hAnsi="Cambria Math"/>
                <w:sz w:val="26"/>
                <w:szCs w:val="26"/>
              </w:rPr>
              <m:t>+</m:t>
            </m:r>
          </w:ins>
          <m:sSub>
            <m:sSubPr>
              <m:ctrlPr>
                <w:ins w:id="6443" w:author="The Si Tran" w:date="2012-12-07T22:21:00Z">
                  <w:rPr>
                    <w:rFonts w:ascii="Cambria Math" w:hAnsi="Cambria Math"/>
                    <w:i/>
                    <w:sz w:val="26"/>
                    <w:szCs w:val="26"/>
                  </w:rPr>
                </w:ins>
              </m:ctrlPr>
            </m:sSubPr>
            <m:e>
              <w:ins w:id="6444" w:author="The Si Tran" w:date="2012-12-07T22:21:00Z">
                <m:r>
                  <w:rPr>
                    <w:rFonts w:ascii="Cambria Math" w:hAnsi="Cambria Math"/>
                    <w:sz w:val="26"/>
                    <w:szCs w:val="26"/>
                  </w:rPr>
                  <m:t>a</m:t>
                </m:r>
              </w:ins>
            </m:e>
            <m:sub>
              <w:ins w:id="6445" w:author="The Si Tran" w:date="2012-12-07T22:21:00Z">
                <m:r>
                  <w:rPr>
                    <w:rFonts w:ascii="Cambria Math" w:hAnsi="Cambria Math"/>
                    <w:sz w:val="26"/>
                    <w:szCs w:val="26"/>
                  </w:rPr>
                  <m:t>1</m:t>
                </m:r>
              </w:ins>
            </m:sub>
          </m:sSub>
          <w:ins w:id="6446" w:author="The Si Tran" w:date="2012-12-07T22:21:00Z">
            <m:r>
              <w:rPr>
                <w:rFonts w:ascii="Cambria Math" w:hAnsi="Cambria Math"/>
                <w:sz w:val="26"/>
                <w:szCs w:val="26"/>
              </w:rPr>
              <m:t>y</m:t>
            </m:r>
          </w:ins>
          <m:d>
            <m:dPr>
              <m:ctrlPr>
                <w:ins w:id="6447" w:author="The Si Tran" w:date="2012-12-07T22:21:00Z">
                  <w:rPr>
                    <w:rFonts w:ascii="Cambria Math" w:hAnsi="Cambria Math"/>
                    <w:i/>
                    <w:sz w:val="26"/>
                    <w:szCs w:val="26"/>
                  </w:rPr>
                </w:ins>
              </m:ctrlPr>
            </m:dPr>
            <m:e>
              <w:ins w:id="6448" w:author="The Si Tran" w:date="2012-12-07T22:21:00Z">
                <m:r>
                  <w:rPr>
                    <w:rFonts w:ascii="Cambria Math" w:hAnsi="Cambria Math"/>
                    <w:sz w:val="26"/>
                    <w:szCs w:val="26"/>
                  </w:rPr>
                  <m:t>t+n-1</m:t>
                </m:r>
              </w:ins>
            </m:e>
          </m:d>
          <w:ins w:id="6449" w:author="The Si Tran" w:date="2012-12-07T22:21:00Z">
            <m:r>
              <w:rPr>
                <w:rFonts w:ascii="Cambria Math" w:hAnsi="Cambria Math"/>
                <w:sz w:val="26"/>
                <w:szCs w:val="26"/>
              </w:rPr>
              <m:t>+…+</m:t>
            </m:r>
          </w:ins>
          <m:sSub>
            <m:sSubPr>
              <m:ctrlPr>
                <w:ins w:id="6450" w:author="The Si Tran" w:date="2012-12-07T22:21:00Z">
                  <w:rPr>
                    <w:rFonts w:ascii="Cambria Math" w:hAnsi="Cambria Math"/>
                    <w:i/>
                    <w:sz w:val="26"/>
                    <w:szCs w:val="26"/>
                  </w:rPr>
                </w:ins>
              </m:ctrlPr>
            </m:sSubPr>
            <m:e>
              <w:ins w:id="6451" w:author="The Si Tran" w:date="2012-12-07T22:21:00Z">
                <m:r>
                  <w:rPr>
                    <w:rFonts w:ascii="Cambria Math" w:hAnsi="Cambria Math"/>
                    <w:sz w:val="26"/>
                    <w:szCs w:val="26"/>
                  </w:rPr>
                  <m:t>a</m:t>
                </m:r>
              </w:ins>
            </m:e>
            <m:sub>
              <w:ins w:id="6452" w:author="The Si Tran" w:date="2012-12-07T22:21:00Z">
                <m:r>
                  <w:rPr>
                    <w:rFonts w:ascii="Cambria Math" w:hAnsi="Cambria Math"/>
                    <w:sz w:val="26"/>
                    <w:szCs w:val="26"/>
                  </w:rPr>
                  <m:t>p</m:t>
                </m:r>
              </w:ins>
            </m:sub>
          </m:sSub>
          <w:ins w:id="6453" w:author="The Si Tran" w:date="2012-12-07T22:21:00Z">
            <m:r>
              <w:rPr>
                <w:rFonts w:ascii="Cambria Math" w:hAnsi="Cambria Math"/>
                <w:sz w:val="26"/>
                <w:szCs w:val="26"/>
              </w:rPr>
              <m:t>y</m:t>
            </m:r>
          </w:ins>
          <m:d>
            <m:dPr>
              <m:ctrlPr>
                <w:ins w:id="6454" w:author="The Si Tran" w:date="2012-12-07T22:21:00Z">
                  <w:rPr>
                    <w:rFonts w:ascii="Cambria Math" w:hAnsi="Cambria Math"/>
                    <w:i/>
                    <w:sz w:val="26"/>
                    <w:szCs w:val="26"/>
                  </w:rPr>
                </w:ins>
              </m:ctrlPr>
            </m:dPr>
            <m:e>
              <w:ins w:id="6455" w:author="The Si Tran" w:date="2012-12-07T22:21:00Z">
                <m:r>
                  <w:rPr>
                    <w:rFonts w:ascii="Cambria Math" w:hAnsi="Cambria Math"/>
                    <w:sz w:val="26"/>
                    <w:szCs w:val="26"/>
                  </w:rPr>
                  <m:t>t-p+n</m:t>
                </m:r>
              </w:ins>
            </m:e>
          </m:d>
          <w:ins w:id="6456" w:author="The Si Tran" w:date="2012-12-07T22:21:00Z">
            <m:r>
              <w:rPr>
                <w:rFonts w:ascii="Cambria Math" w:hAnsi="Cambria Math"/>
                <w:sz w:val="26"/>
                <w:szCs w:val="26"/>
              </w:rPr>
              <m:t>+0+</m:t>
            </m:r>
          </w:ins>
          <m:sSub>
            <m:sSubPr>
              <m:ctrlPr>
                <w:ins w:id="6457" w:author="The Si Tran" w:date="2012-12-07T22:21:00Z">
                  <w:rPr>
                    <w:rFonts w:ascii="Cambria Math" w:hAnsi="Cambria Math"/>
                    <w:i/>
                    <w:sz w:val="26"/>
                    <w:szCs w:val="26"/>
                  </w:rPr>
                </w:ins>
              </m:ctrlPr>
            </m:sSubPr>
            <m:e>
              <w:ins w:id="6458" w:author="The Si Tran" w:date="2012-12-07T22:21:00Z">
                <m:r>
                  <w:rPr>
                    <w:rFonts w:ascii="Cambria Math" w:hAnsi="Cambria Math"/>
                    <w:sz w:val="26"/>
                    <w:szCs w:val="26"/>
                  </w:rPr>
                  <m:t>b</m:t>
                </m:r>
              </w:ins>
            </m:e>
            <m:sub>
              <w:ins w:id="6459" w:author="The Si Tran" w:date="2012-12-07T22:21:00Z">
                <m:r>
                  <w:rPr>
                    <w:rFonts w:ascii="Cambria Math" w:hAnsi="Cambria Math"/>
                    <w:sz w:val="26"/>
                    <w:szCs w:val="26"/>
                  </w:rPr>
                  <m:t>1</m:t>
                </m:r>
              </w:ins>
            </m:sub>
          </m:sSub>
          <w:ins w:id="6460" w:author="The Si Tran" w:date="2012-12-07T22:21:00Z">
            <m:r>
              <w:rPr>
                <w:rFonts w:ascii="Cambria Math" w:hAnsi="Cambria Math"/>
                <w:sz w:val="26"/>
                <w:szCs w:val="26"/>
              </w:rPr>
              <m:t>0+</m:t>
            </m:r>
          </w:ins>
          <m:sSub>
            <m:sSubPr>
              <m:ctrlPr>
                <w:ins w:id="6461" w:author="The Si Tran" w:date="2012-12-07T22:21:00Z">
                  <w:rPr>
                    <w:rFonts w:ascii="Cambria Math" w:hAnsi="Cambria Math"/>
                    <w:i/>
                    <w:sz w:val="26"/>
                    <w:szCs w:val="26"/>
                  </w:rPr>
                </w:ins>
              </m:ctrlPr>
            </m:sSubPr>
            <m:e>
              <w:ins w:id="6462" w:author="The Si Tran" w:date="2012-12-07T22:21:00Z">
                <m:r>
                  <w:rPr>
                    <w:rFonts w:ascii="Cambria Math" w:hAnsi="Cambria Math"/>
                    <w:sz w:val="26"/>
                    <w:szCs w:val="26"/>
                  </w:rPr>
                  <m:t>b</m:t>
                </m:r>
              </w:ins>
            </m:e>
            <m:sub>
              <w:ins w:id="6463" w:author="The Si Tran" w:date="2012-12-07T22:21:00Z">
                <m:r>
                  <w:rPr>
                    <w:rFonts w:ascii="Cambria Math" w:hAnsi="Cambria Math"/>
                    <w:sz w:val="26"/>
                    <w:szCs w:val="26"/>
                  </w:rPr>
                  <m:t>2</m:t>
                </m:r>
              </w:ins>
            </m:sub>
          </m:sSub>
          <w:ins w:id="6464" w:author="The Si Tran" w:date="2012-12-07T22:21:00Z">
            <m:r>
              <w:rPr>
                <w:rFonts w:ascii="Cambria Math" w:hAnsi="Cambria Math"/>
                <w:sz w:val="26"/>
                <w:szCs w:val="26"/>
              </w:rPr>
              <m:t>0+…+</m:t>
            </m:r>
          </w:ins>
          <m:sSub>
            <m:sSubPr>
              <m:ctrlPr>
                <w:ins w:id="6465" w:author="The Si Tran" w:date="2012-12-07T22:21:00Z">
                  <w:rPr>
                    <w:rFonts w:ascii="Cambria Math" w:hAnsi="Cambria Math"/>
                    <w:i/>
                    <w:sz w:val="26"/>
                    <w:szCs w:val="26"/>
                  </w:rPr>
                </w:ins>
              </m:ctrlPr>
            </m:sSubPr>
            <m:e>
              <w:ins w:id="6466" w:author="The Si Tran" w:date="2012-12-07T22:21:00Z">
                <m:r>
                  <w:rPr>
                    <w:rFonts w:ascii="Cambria Math" w:hAnsi="Cambria Math"/>
                    <w:sz w:val="26"/>
                    <w:szCs w:val="26"/>
                  </w:rPr>
                  <m:t>b</m:t>
                </m:r>
              </w:ins>
            </m:e>
            <m:sub>
              <w:ins w:id="6467" w:author="The Si Tran" w:date="2012-12-07T22:21:00Z">
                <m:r>
                  <w:rPr>
                    <w:rFonts w:ascii="Cambria Math" w:hAnsi="Cambria Math"/>
                    <w:sz w:val="26"/>
                    <w:szCs w:val="26"/>
                  </w:rPr>
                  <m:t>q</m:t>
                </m:r>
              </w:ins>
            </m:sub>
          </m:sSub>
          <w:ins w:id="6468" w:author="The Si Tran" w:date="2012-12-07T22:21:00Z">
            <m:r>
              <w:rPr>
                <w:rFonts w:ascii="Cambria Math" w:hAnsi="Cambria Math"/>
                <w:sz w:val="26"/>
                <w:szCs w:val="26"/>
              </w:rPr>
              <m:t>e(1-q+n)</m:t>
            </m:r>
          </w:ins>
        </m:oMath>
      </m:oMathPara>
    </w:p>
    <w:p w14:paraId="3139B9C9" w14:textId="77777777" w:rsidR="00A625DC" w:rsidRDefault="00A625DC">
      <w:pPr>
        <w:pStyle w:val="BuletL1"/>
        <w:rPr>
          <w:ins w:id="6469" w:author="The Si Tran" w:date="2012-12-07T22:22:00Z"/>
        </w:rPr>
        <w:pPrChange w:id="6470" w:author="The Si Tran" w:date="2012-12-16T17:13:00Z">
          <w:pPr/>
        </w:pPrChange>
      </w:pPr>
      <w:ins w:id="6471"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6472" w:author="The Si Tran" w:date="2012-12-07T22:21:00Z"/>
          <w:szCs w:val="26"/>
        </w:rPr>
        <w:pPrChange w:id="6473" w:author="The Si Tran" w:date="2012-12-14T05:31:00Z">
          <w:pPr/>
        </w:pPrChange>
      </w:pPr>
      <w:ins w:id="6474"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6475" w:author="The Si Tran" w:date="2012-12-07T22:21:00Z"/>
          <w:rFonts w:ascii="Times New Roman" w:hAnsi="Times New Roman"/>
          <w:sz w:val="26"/>
          <w:szCs w:val="26"/>
        </w:rPr>
        <w:pPrChange w:id="6476" w:author="The Si Tran" w:date="2012-12-14T05:31:00Z">
          <w:pPr>
            <w:pStyle w:val="ListParagraph"/>
            <w:numPr>
              <w:numId w:val="23"/>
            </w:numPr>
            <w:ind w:left="1080" w:hanging="360"/>
          </w:pPr>
        </w:pPrChange>
      </w:pPr>
      <w:ins w:id="6477"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6478" w:author="The Si Tran" w:date="2012-12-07T22:21:00Z"/>
          <w:rFonts w:ascii="Times New Roman" w:hAnsi="Times New Roman"/>
          <w:sz w:val="26"/>
          <w:szCs w:val="26"/>
        </w:rPr>
        <w:pPrChange w:id="6479" w:author="The Si Tran" w:date="2012-12-14T05:31:00Z">
          <w:pPr>
            <w:pStyle w:val="ListParagraph"/>
            <w:numPr>
              <w:numId w:val="23"/>
            </w:numPr>
            <w:ind w:left="1080" w:hanging="360"/>
          </w:pPr>
        </w:pPrChange>
      </w:pPr>
      <w:ins w:id="6480"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6481" w:author="The Si Tran" w:date="2012-12-14T05:31:00Z">
          <w:pPr/>
        </w:pPrChange>
      </w:pPr>
    </w:p>
    <w:p w14:paraId="2C8B6B72" w14:textId="5B8E2950" w:rsidR="00826F68" w:rsidRPr="0049233F" w:rsidRDefault="00B80B3D">
      <w:pPr>
        <w:pStyle w:val="Heading2"/>
        <w:rPr>
          <w:sz w:val="26"/>
          <w:szCs w:val="26"/>
          <w:rPrChange w:id="6482" w:author="The Si Tran" w:date="2012-12-05T23:02:00Z">
            <w:rPr/>
          </w:rPrChange>
        </w:rPr>
      </w:pPr>
      <w:bookmarkStart w:id="6483" w:name="_Toc343711205"/>
      <w:r w:rsidRPr="0049233F">
        <w:rPr>
          <w:sz w:val="26"/>
          <w:szCs w:val="26"/>
          <w:rPrChange w:id="6484" w:author="The Si Tran" w:date="2012-12-05T23:02:00Z">
            <w:rPr>
              <w:rFonts w:cs="Times New Roman"/>
              <w:b w:val="0"/>
              <w:bCs w:val="0"/>
              <w:iCs w:val="0"/>
              <w:sz w:val="26"/>
              <w:szCs w:val="22"/>
            </w:rPr>
          </w:rPrChange>
        </w:rPr>
        <w:t>Kết luận về mô hình ARIMA</w:t>
      </w:r>
      <w:bookmarkEnd w:id="6483"/>
    </w:p>
    <w:p w14:paraId="7BA5C88E" w14:textId="77777777" w:rsidR="00D969EA" w:rsidRPr="0049233F" w:rsidRDefault="00D969EA">
      <w:pPr>
        <w:rPr>
          <w:rPrChange w:id="6485" w:author="The Si Tran" w:date="2012-12-05T23:02:00Z">
            <w:rPr>
              <w:sz w:val="28"/>
              <w:szCs w:val="28"/>
            </w:rPr>
          </w:rPrChange>
        </w:rPr>
        <w:pPrChange w:id="6486" w:author="The Si Tran" w:date="2012-12-16T08:14:00Z">
          <w:pPr>
            <w:ind w:firstLine="540"/>
          </w:pPr>
        </w:pPrChange>
      </w:pPr>
      <w:r w:rsidRPr="0049233F">
        <w:rPr>
          <w:rPrChange w:id="6487"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6488" w:author="The Si Tran" w:date="2012-12-05T23:02:00Z">
            <w:rPr>
              <w:sz w:val="28"/>
              <w:szCs w:val="28"/>
            </w:rPr>
          </w:rPrChange>
        </w:rPr>
        <w:pPrChange w:id="6489" w:author="The Si Tran" w:date="2012-12-14T05:32:00Z">
          <w:pPr>
            <w:numPr>
              <w:numId w:val="3"/>
            </w:numPr>
            <w:tabs>
              <w:tab w:val="num" w:pos="1365"/>
            </w:tabs>
            <w:spacing w:before="0" w:line="240" w:lineRule="auto"/>
            <w:ind w:left="1365" w:hanging="825"/>
            <w:jc w:val="left"/>
          </w:pPr>
        </w:pPrChange>
      </w:pPr>
      <w:r w:rsidRPr="0049233F">
        <w:rPr>
          <w:szCs w:val="26"/>
          <w:rPrChange w:id="6490"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49233F" w:rsidRDefault="00D969EA">
      <w:pPr>
        <w:numPr>
          <w:ilvl w:val="0"/>
          <w:numId w:val="60"/>
        </w:numPr>
        <w:spacing w:before="0"/>
        <w:jc w:val="left"/>
        <w:rPr>
          <w:szCs w:val="26"/>
          <w:rPrChange w:id="6491" w:author="The Si Tran" w:date="2012-12-05T23:02:00Z">
            <w:rPr>
              <w:sz w:val="28"/>
              <w:szCs w:val="28"/>
            </w:rPr>
          </w:rPrChange>
        </w:rPr>
        <w:pPrChange w:id="6492" w:author="The Si Tran" w:date="2012-12-14T05:32:00Z">
          <w:pPr>
            <w:numPr>
              <w:numId w:val="3"/>
            </w:numPr>
            <w:tabs>
              <w:tab w:val="num" w:pos="1365"/>
            </w:tabs>
            <w:spacing w:before="0" w:line="240" w:lineRule="auto"/>
            <w:ind w:left="1365" w:hanging="825"/>
            <w:jc w:val="left"/>
          </w:pPr>
        </w:pPrChange>
      </w:pPr>
      <w:r w:rsidRPr="0049233F">
        <w:rPr>
          <w:szCs w:val="26"/>
          <w:rPrChange w:id="6493" w:author="The Si Tran" w:date="2012-12-05T23:02:00Z">
            <w:rPr>
              <w:sz w:val="28"/>
              <w:szCs w:val="28"/>
            </w:rPr>
          </w:rPrChange>
        </w:rPr>
        <w:t>Không dễ cập nhậ</w:t>
      </w:r>
      <w:r w:rsidR="00BE4B86">
        <w:rPr>
          <w:szCs w:val="26"/>
        </w:rPr>
        <w:t>p mô hình khi có thê</w:t>
      </w:r>
      <w:r w:rsidRPr="0049233F">
        <w:rPr>
          <w:szCs w:val="26"/>
          <w:rPrChange w:id="6494" w:author="The Si Tran" w:date="2012-12-05T23:02:00Z">
            <w:rPr>
              <w:sz w:val="28"/>
              <w:szCs w:val="28"/>
            </w:rPr>
          </w:rPrChange>
        </w:rPr>
        <w:t>m dữ liệu mới, thường là mô hình mớ</w:t>
      </w:r>
      <w:r w:rsidR="001E2676">
        <w:rPr>
          <w:szCs w:val="26"/>
        </w:rPr>
        <w:t xml:space="preserve">i </w:t>
      </w:r>
      <w:r w:rsidRPr="0049233F">
        <w:rPr>
          <w:szCs w:val="26"/>
          <w:rPrChange w:id="6495" w:author="The Si Tran" w:date="2012-12-05T23:02:00Z">
            <w:rPr>
              <w:sz w:val="28"/>
              <w:szCs w:val="28"/>
            </w:rPr>
          </w:rPrChange>
        </w:rPr>
        <w:t>sẽ được xây dựng [1].</w:t>
      </w:r>
    </w:p>
    <w:p w14:paraId="5A7DFB33" w14:textId="77777777" w:rsidR="00D969EA" w:rsidRPr="0049233F" w:rsidRDefault="00D969EA">
      <w:pPr>
        <w:numPr>
          <w:ilvl w:val="0"/>
          <w:numId w:val="60"/>
        </w:numPr>
        <w:spacing w:before="0"/>
        <w:jc w:val="left"/>
        <w:rPr>
          <w:szCs w:val="26"/>
          <w:rPrChange w:id="6496" w:author="The Si Tran" w:date="2012-12-05T23:02:00Z">
            <w:rPr>
              <w:sz w:val="28"/>
              <w:szCs w:val="28"/>
            </w:rPr>
          </w:rPrChange>
        </w:rPr>
        <w:pPrChange w:id="6497" w:author="The Si Tran" w:date="2012-12-14T05:32:00Z">
          <w:pPr>
            <w:numPr>
              <w:numId w:val="3"/>
            </w:numPr>
            <w:tabs>
              <w:tab w:val="num" w:pos="1365"/>
            </w:tabs>
            <w:spacing w:before="0" w:line="240" w:lineRule="auto"/>
            <w:ind w:left="1365" w:hanging="825"/>
            <w:jc w:val="left"/>
          </w:pPr>
        </w:pPrChange>
      </w:pPr>
      <w:r w:rsidRPr="0049233F">
        <w:rPr>
          <w:szCs w:val="26"/>
          <w:rPrChange w:id="6498"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6499" w:author="The Si Tran" w:date="2012-12-12T07:57:00Z"/>
          <w:szCs w:val="26"/>
        </w:rPr>
      </w:pPr>
      <w:ins w:id="6500" w:author="The Si Tran" w:date="2012-12-12T07:57:00Z">
        <w:r>
          <w:rPr>
            <w:szCs w:val="26"/>
          </w:rPr>
          <w:br w:type="page"/>
        </w:r>
      </w:ins>
    </w:p>
    <w:p w14:paraId="4E0FA947" w14:textId="0E845A2F" w:rsidR="006E3FE4" w:rsidRPr="0050316D" w:rsidDel="00D139B5" w:rsidRDefault="00396099" w:rsidP="00D969EA">
      <w:pPr>
        <w:rPr>
          <w:del w:id="6501" w:author="The Si Tran" w:date="2012-12-12T07:57:00Z"/>
          <w:sz w:val="32"/>
          <w:szCs w:val="32"/>
          <w:rPrChange w:id="6502" w:author="The Si Tran" w:date="2012-12-12T13:56:00Z">
            <w:rPr>
              <w:del w:id="6503" w:author="The Si Tran" w:date="2012-12-12T07:57:00Z"/>
              <w:szCs w:val="26"/>
            </w:rPr>
          </w:rPrChange>
        </w:rPr>
      </w:pPr>
      <w:bookmarkStart w:id="6504" w:name="_Toc343083629"/>
      <w:bookmarkStart w:id="6505" w:name="_Toc343083843"/>
      <w:bookmarkStart w:id="6506" w:name="_Toc343084054"/>
      <w:bookmarkStart w:id="6507" w:name="_Toc343220813"/>
      <w:bookmarkStart w:id="6508" w:name="_Toc343232317"/>
      <w:bookmarkStart w:id="6509" w:name="_Toc343232730"/>
      <w:bookmarkStart w:id="6510" w:name="_Toc343233015"/>
      <w:bookmarkStart w:id="6511" w:name="_Toc343415520"/>
      <w:bookmarkStart w:id="6512" w:name="_Toc343415816"/>
      <w:bookmarkEnd w:id="6504"/>
      <w:bookmarkEnd w:id="6505"/>
      <w:bookmarkEnd w:id="6506"/>
      <w:bookmarkEnd w:id="6507"/>
      <w:bookmarkEnd w:id="6508"/>
      <w:bookmarkEnd w:id="6509"/>
      <w:bookmarkEnd w:id="6510"/>
      <w:bookmarkEnd w:id="6511"/>
      <w:bookmarkEnd w:id="6512"/>
      <w:ins w:id="6513" w:author="superchickend" w:date="2012-12-16T14:59:00Z">
        <w:r>
          <w:lastRenderedPageBreak/>
          <w:t xml:space="preserve">    </w:t>
        </w:r>
      </w:ins>
      <w:bookmarkStart w:id="6514" w:name="_Toc343452475"/>
      <w:bookmarkStart w:id="6515" w:name="_Toc343461265"/>
      <w:bookmarkStart w:id="6516" w:name="_Toc343494152"/>
      <w:bookmarkStart w:id="6517" w:name="_Toc343494364"/>
      <w:bookmarkStart w:id="6518" w:name="_Toc343495137"/>
      <w:bookmarkStart w:id="6519" w:name="_Toc343660364"/>
      <w:bookmarkStart w:id="6520" w:name="_Toc343660578"/>
      <w:bookmarkStart w:id="6521" w:name="_Toc343711206"/>
      <w:bookmarkEnd w:id="6514"/>
      <w:bookmarkEnd w:id="6515"/>
      <w:bookmarkEnd w:id="6516"/>
      <w:bookmarkEnd w:id="6517"/>
      <w:bookmarkEnd w:id="6518"/>
      <w:bookmarkEnd w:id="6519"/>
      <w:bookmarkEnd w:id="6520"/>
      <w:bookmarkEnd w:id="6521"/>
    </w:p>
    <w:p w14:paraId="49DDE508" w14:textId="77777777" w:rsidR="006E3FE4" w:rsidRDefault="006E3FE4">
      <w:pPr>
        <w:pStyle w:val="Heading1"/>
        <w:rPr>
          <w:ins w:id="6522" w:author="The Si Tran" w:date="2012-12-16T09:43:00Z"/>
        </w:rPr>
        <w:pPrChange w:id="6523" w:author="The Si Tran" w:date="2012-12-16T09:44:00Z">
          <w:pPr>
            <w:pStyle w:val="Heading1"/>
            <w:jc w:val="left"/>
          </w:pPr>
        </w:pPrChange>
      </w:pPr>
      <w:del w:id="6524" w:author="The Si Tran" w:date="2012-12-12T13:56:00Z">
        <w:r w:rsidRPr="0050316D" w:rsidDel="0050316D">
          <w:rPr>
            <w:rPrChange w:id="6525" w:author="The Si Tran" w:date="2012-12-12T13:56:00Z">
              <w:rPr>
                <w:rFonts w:cs="Times New Roman"/>
                <w:b w:val="0"/>
                <w:bCs w:val="0"/>
                <w:kern w:val="0"/>
                <w:sz w:val="26"/>
                <w:szCs w:val="22"/>
              </w:rPr>
            </w:rPrChange>
          </w:rPr>
          <w:delText>Mô hình ANN</w:delText>
        </w:r>
      </w:del>
      <w:bookmarkStart w:id="6526" w:name="_Toc343711207"/>
      <w:ins w:id="6527" w:author="The Si Tran" w:date="2012-12-12T13:56:00Z">
        <w:r w:rsidR="0050316D" w:rsidRPr="00E078AF">
          <w:t xml:space="preserve">MÔ </w:t>
        </w:r>
        <w:r w:rsidR="0050316D" w:rsidRPr="003E4DFC">
          <w:t>HÌNH</w:t>
        </w:r>
        <w:r w:rsidR="0050316D" w:rsidRPr="00E078AF">
          <w:t xml:space="preserve"> ANN</w:t>
        </w:r>
      </w:ins>
      <w:bookmarkEnd w:id="6526"/>
    </w:p>
    <w:p w14:paraId="2EBA1707" w14:textId="0E81A154" w:rsidR="00E231FB" w:rsidRPr="00032D83" w:rsidRDefault="00E231FB">
      <w:pPr>
        <w:pPrChange w:id="6528" w:author="The Si Tran" w:date="2012-12-16T09:43:00Z">
          <w:pPr>
            <w:pStyle w:val="Heading1"/>
            <w:jc w:val="left"/>
          </w:pPr>
        </w:pPrChange>
      </w:pPr>
      <w:ins w:id="6529"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6530" w:author="The Si Tran" w:date="2012-12-16T09:43:00Z">
        <w:r>
          <w:t>húng ta sẽ lần lượt tìm hiểu sơ lượ</w:t>
        </w:r>
      </w:ins>
      <w:r w:rsidR="00BE4B86">
        <w:t>c</w:t>
      </w:r>
      <w:ins w:id="6531" w:author="The Si Tran" w:date="2012-12-16T09:43:00Z">
        <w:r>
          <w:t xml:space="preserve"> lịch sử, cấu trúc mạng </w:t>
        </w:r>
      </w:ins>
      <w:r w:rsidR="00BA6809">
        <w:t>nơron</w:t>
      </w:r>
      <w:ins w:id="6532"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88753F">
      <w:pPr>
        <w:pStyle w:val="Heading2"/>
        <w:rPr>
          <w:sz w:val="26"/>
          <w:szCs w:val="26"/>
          <w:rPrChange w:id="6533" w:author="The Si Tran" w:date="2012-12-05T23:02:00Z">
            <w:rPr/>
          </w:rPrChange>
        </w:rPr>
      </w:pPr>
      <w:bookmarkStart w:id="6534" w:name="_Toc343711208"/>
      <w:bookmarkStart w:id="6535" w:name="_Toc327348170"/>
      <w:ins w:id="6536" w:author="The Si Tran" w:date="2012-12-12T14:07:00Z">
        <w:r>
          <w:rPr>
            <w:sz w:val="26"/>
            <w:szCs w:val="26"/>
          </w:rPr>
          <w:t>Sơ lược về mạng nơron nhân tạo</w:t>
        </w:r>
      </w:ins>
      <w:bookmarkEnd w:id="6534"/>
      <w:del w:id="6537" w:author="The Si Tran" w:date="2012-12-12T14:07:00Z">
        <w:r w:rsidR="0088753F" w:rsidRPr="0049233F" w:rsidDel="007038D9">
          <w:rPr>
            <w:sz w:val="26"/>
            <w:szCs w:val="26"/>
            <w:rPrChange w:id="6538" w:author="The Si Tran" w:date="2012-12-05T23:02:00Z">
              <w:rPr>
                <w:rFonts w:cs="Times New Roman"/>
                <w:b w:val="0"/>
                <w:bCs w:val="0"/>
                <w:iCs w:val="0"/>
                <w:kern w:val="32"/>
                <w:sz w:val="26"/>
                <w:szCs w:val="22"/>
              </w:rPr>
            </w:rPrChange>
          </w:rPr>
          <w:delText>SƠ LƯỢC VỀ MẠNG NEURON NHÂN TẠO</w:delText>
        </w:r>
      </w:del>
      <w:bookmarkEnd w:id="6535"/>
    </w:p>
    <w:p w14:paraId="2F085492" w14:textId="75B75881" w:rsidR="0088753F" w:rsidRPr="0049233F" w:rsidRDefault="0088753F">
      <w:pPr>
        <w:pPrChange w:id="6539"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w:t>
      </w:r>
      <w:proofErr w:type="gramStart"/>
      <w:r w:rsidRPr="0049233F">
        <w:t>theo</w:t>
      </w:r>
      <w:proofErr w:type="gramEnd"/>
      <w:r w:rsidRPr="0049233F">
        <w:t xml:space="preserve"> mạng </w:t>
      </w:r>
      <w:r w:rsidR="00976130">
        <w:t>nơron</w:t>
      </w:r>
      <w:r w:rsidRPr="0049233F">
        <w:t xml:space="preserve"> sinh học trong bộ não người.</w:t>
      </w:r>
    </w:p>
    <w:p w14:paraId="6DA13F40" w14:textId="309E969C" w:rsidR="0088753F" w:rsidRPr="0049233F" w:rsidRDefault="0088753F">
      <w:pPr>
        <w:pPrChange w:id="6540"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w:t>
      </w:r>
      <w:proofErr w:type="gramStart"/>
      <w:r w:rsidRPr="0049233F">
        <w:t>kia</w:t>
      </w:r>
      <w:proofErr w:type="gramEnd"/>
      <w:r w:rsidRPr="0049233F">
        <w:t xml:space="preserve">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6541"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6542" w:name="_Toc327348171"/>
      <w:del w:id="6543" w:author="The Si Tran" w:date="2012-12-12T14:07:00Z">
        <w:r w:rsidRPr="0049233F" w:rsidDel="007038D9">
          <w:rPr>
            <w:rPrChange w:id="6544" w:author="The Si Tran" w:date="2012-12-05T23:02:00Z">
              <w:rPr>
                <w:rFonts w:cs="Times New Roman"/>
                <w:b w:val="0"/>
                <w:bCs w:val="0"/>
                <w:iCs w:val="0"/>
                <w:sz w:val="26"/>
                <w:szCs w:val="22"/>
              </w:rPr>
            </w:rPrChange>
          </w:rPr>
          <w:delText>CẤU TRÚC VỀ MẠNG NEURON NHÂN TẠO</w:delText>
        </w:r>
      </w:del>
      <w:bookmarkStart w:id="6545" w:name="_Toc343711209"/>
      <w:bookmarkEnd w:id="6542"/>
      <w:ins w:id="6546" w:author="The Si Tran" w:date="2012-12-12T14:07:00Z">
        <w:r w:rsidR="007038D9">
          <w:t>Cấu trúc</w:t>
        </w:r>
        <w:r w:rsidR="007038D9" w:rsidRPr="007038D9">
          <w:rPr>
            <w:sz w:val="26"/>
            <w:szCs w:val="26"/>
          </w:rPr>
          <w:t xml:space="preserve"> về mạng nơron nhân tạo</w:t>
        </w:r>
      </w:ins>
      <w:bookmarkEnd w:id="6545"/>
    </w:p>
    <w:p w14:paraId="754FCA46" w14:textId="1E5489F0" w:rsidR="0088753F" w:rsidRPr="0049233F" w:rsidRDefault="0088753F">
      <w:pPr>
        <w:pPrChange w:id="6547"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6548" w:author="The Si Tran" w:date="2012-12-16T08:15:00Z">
          <w:pPr>
            <w:spacing w:before="0"/>
            <w:ind w:firstLine="720"/>
          </w:pPr>
        </w:pPrChange>
      </w:pPr>
      <w:r w:rsidRPr="0049233F">
        <w:t xml:space="preserve">Một đơn vị (Hình </w:t>
      </w:r>
      <w:ins w:id="6549" w:author="The Si Tran" w:date="2012-12-14T05:34:00Z">
        <w:r w:rsidR="00843CA1">
          <w:t>4</w:t>
        </w:r>
      </w:ins>
      <w:del w:id="6550"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6551" w:author="The Si Tran" w:date="2012-12-16T17:14:00Z">
          <w:pPr>
            <w:keepNext/>
            <w:spacing w:before="0"/>
            <w:ind w:left="1440" w:firstLine="720"/>
          </w:pPr>
        </w:pPrChange>
      </w:pPr>
      <w:r w:rsidRPr="002B1464">
        <w:rPr>
          <w:noProof/>
        </w:rPr>
        <w:drawing>
          <wp:inline distT="0" distB="0" distL="0" distR="0" wp14:anchorId="460A1617" wp14:editId="6B9EAB7A">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730209F1" w:rsidR="0088753F" w:rsidRPr="0049233F" w:rsidDel="006C1895" w:rsidRDefault="006C1895">
      <w:pPr>
        <w:pStyle w:val="Hinh"/>
        <w:rPr>
          <w:del w:id="6552" w:author="The Si Tran" w:date="2012-12-11T23:30:00Z"/>
        </w:rPr>
        <w:pPrChange w:id="6553" w:author="The Si Tran" w:date="2012-12-16T17:15:00Z">
          <w:pPr>
            <w:pStyle w:val="Caption"/>
          </w:pPr>
        </w:pPrChange>
      </w:pPr>
      <w:bookmarkStart w:id="6554" w:name="_Toc343711394"/>
      <w:bookmarkStart w:id="6555" w:name="_Toc326299570"/>
      <w:ins w:id="6556" w:author="The Si Tran" w:date="2012-12-11T23:29:00Z">
        <w:r w:rsidRPr="00D753D1">
          <w:rPr>
            <w:bCs w:val="0"/>
            <w:rPrChange w:id="6557" w:author="The Si Tran" w:date="2012-12-16T17:15:00Z">
              <w:rPr>
                <w:b w:val="0"/>
                <w:bCs w:val="0"/>
                <w:lang w:val="pt-BR"/>
              </w:rPr>
            </w:rPrChange>
          </w:rPr>
          <w:t>Hình 4.</w:t>
        </w:r>
      </w:ins>
      <w:r w:rsidR="001E2676">
        <w:rPr>
          <w:bCs w:val="0"/>
        </w:rPr>
        <w:t>1</w:t>
      </w:r>
      <w:r w:rsidR="00B40B8C">
        <w:rPr>
          <w:bCs w:val="0"/>
        </w:rPr>
        <w:t>:</w:t>
      </w:r>
      <w:ins w:id="6558" w:author="The Si Tran" w:date="2012-12-11T23:29:00Z">
        <w:r w:rsidRPr="00D753D1">
          <w:rPr>
            <w:bCs w:val="0"/>
            <w:rPrChange w:id="6559" w:author="The Si Tran" w:date="2012-12-16T17:15:00Z">
              <w:rPr>
                <w:b w:val="0"/>
                <w:bCs w:val="0"/>
                <w:lang w:val="pt-BR"/>
              </w:rPr>
            </w:rPrChange>
          </w:rPr>
          <w:t xml:space="preserve"> </w:t>
        </w:r>
      </w:ins>
      <w:ins w:id="6560" w:author="The Si Tran" w:date="2012-12-11T23:30:00Z">
        <w:r w:rsidRPr="00032D83">
          <w:rPr>
            <w:bCs w:val="0"/>
          </w:rPr>
          <w:t>Đơn v</w:t>
        </w:r>
        <w:r w:rsidRPr="006D6C8D">
          <w:t>ị</w:t>
        </w:r>
        <w:r w:rsidRPr="000C3A28">
          <w:t xml:space="preserve"> m</w:t>
        </w:r>
        <w:r w:rsidRPr="0015771C">
          <w:rPr>
            <w:bCs w:val="0"/>
          </w:rPr>
          <w:t>ạ</w:t>
        </w:r>
        <w:r w:rsidRPr="00941798">
          <w:rPr>
            <w:bCs w:val="0"/>
          </w:rPr>
          <w:t xml:space="preserve">ng </w:t>
        </w:r>
      </w:ins>
      <w:r w:rsidR="00976130">
        <w:rPr>
          <w:bCs w:val="0"/>
        </w:rPr>
        <w:t>nơron</w:t>
      </w:r>
      <w:bookmarkEnd w:id="6554"/>
    </w:p>
    <w:p w14:paraId="7E5A720E" w14:textId="0C83035B" w:rsidR="0088753F" w:rsidRPr="0049233F" w:rsidDel="006C1895" w:rsidRDefault="0088753F">
      <w:pPr>
        <w:pStyle w:val="Hinh"/>
        <w:rPr>
          <w:del w:id="6561" w:author="The Si Tran" w:date="2012-12-11T23:30:00Z"/>
        </w:rPr>
        <w:pPrChange w:id="6562" w:author="The Si Tran" w:date="2012-12-16T17:15:00Z">
          <w:pPr>
            <w:pStyle w:val="Caption"/>
            <w:ind w:left="1440" w:firstLine="720"/>
          </w:pPr>
        </w:pPrChange>
      </w:pPr>
      <w:bookmarkStart w:id="6563" w:name="_Toc327348209"/>
      <w:bookmarkStart w:id="6564" w:name="_Toc343029959"/>
      <w:bookmarkEnd w:id="6555"/>
      <w:del w:id="6565" w:author="The Si Tran" w:date="2012-12-11T23:30:00Z">
        <w:r w:rsidRPr="0049233F" w:rsidDel="006C1895">
          <w:rPr>
            <w:b/>
          </w:rPr>
          <w:delText xml:space="preserve">Hình </w:delText>
        </w:r>
        <w:r w:rsidRPr="00082976" w:rsidDel="006C1895">
          <w:rPr>
            <w:b/>
            <w:bCs w:val="0"/>
          </w:rPr>
          <w:fldChar w:fldCharType="begin"/>
        </w:r>
        <w:r w:rsidRPr="0049233F" w:rsidDel="006C1895">
          <w:rPr>
            <w:b/>
          </w:rPr>
          <w:delInstrText xml:space="preserve"> STYLEREF 1 \s </w:delInstrText>
        </w:r>
        <w:r w:rsidRPr="00082976" w:rsidDel="006C1895">
          <w:rPr>
            <w:bCs w:val="0"/>
            <w:rPrChange w:id="6566" w:author="The Si Tran" w:date="2012-12-05T23:02:00Z">
              <w:rPr>
                <w:b w:val="0"/>
                <w:bCs w:val="0"/>
                <w:szCs w:val="26"/>
              </w:rPr>
            </w:rPrChange>
          </w:rPr>
          <w:fldChar w:fldCharType="separate"/>
        </w:r>
        <w:r w:rsidRPr="0049233F" w:rsidDel="006C1895">
          <w:rPr>
            <w:b/>
            <w:noProof/>
          </w:rPr>
          <w:delText>2</w:delText>
        </w:r>
        <w:r w:rsidRPr="00082976" w:rsidDel="006C1895">
          <w:rPr>
            <w:b/>
            <w:bCs w:val="0"/>
          </w:rPr>
          <w:fldChar w:fldCharType="end"/>
        </w:r>
        <w:r w:rsidRPr="0049233F" w:rsidDel="006C1895">
          <w:rPr>
            <w:b/>
          </w:rPr>
          <w:delText>.</w:delText>
        </w:r>
        <w:r w:rsidRPr="00082976" w:rsidDel="006C1895">
          <w:rPr>
            <w:b/>
            <w:bCs w:val="0"/>
          </w:rPr>
          <w:fldChar w:fldCharType="begin"/>
        </w:r>
        <w:r w:rsidRPr="0049233F" w:rsidDel="006C1895">
          <w:rPr>
            <w:b/>
          </w:rPr>
          <w:delInstrText xml:space="preserve"> SEQ Hình \* ARABIC \s 1 </w:delInstrText>
        </w:r>
        <w:r w:rsidRPr="00082976" w:rsidDel="006C1895">
          <w:rPr>
            <w:bCs w:val="0"/>
            <w:rPrChange w:id="6567" w:author="The Si Tran" w:date="2012-12-05T23:02:00Z">
              <w:rPr>
                <w:b w:val="0"/>
                <w:bCs w:val="0"/>
                <w:szCs w:val="26"/>
              </w:rPr>
            </w:rPrChange>
          </w:rPr>
          <w:fldChar w:fldCharType="separate"/>
        </w:r>
        <w:r w:rsidRPr="0049233F" w:rsidDel="006C1895">
          <w:rPr>
            <w:b/>
            <w:noProof/>
          </w:rPr>
          <w:delText>1</w:delText>
        </w:r>
        <w:r w:rsidRPr="00082976" w:rsidDel="006C1895">
          <w:rPr>
            <w:b/>
            <w:bCs w:val="0"/>
          </w:rPr>
          <w:fldChar w:fldCharType="end"/>
        </w:r>
        <w:r w:rsidRPr="0049233F" w:rsidDel="006C1895">
          <w:rPr>
            <w:b/>
          </w:rPr>
          <w:delText>: Đơn vị mạng neuron</w:delText>
        </w:r>
        <w:bookmarkEnd w:id="6563"/>
        <w:bookmarkEnd w:id="6564"/>
      </w:del>
    </w:p>
    <w:p w14:paraId="6ED679FF" w14:textId="77777777" w:rsidR="0088753F" w:rsidDel="00D753D1" w:rsidRDefault="0088753F">
      <w:pPr>
        <w:rPr>
          <w:del w:id="6568" w:author="The Si Tran" w:date="2012-12-16T17:15:00Z"/>
        </w:rPr>
        <w:pPrChange w:id="6569" w:author="The Si Tran" w:date="2012-12-16T17:15:00Z">
          <w:pPr>
            <w:spacing w:before="0"/>
            <w:ind w:firstLine="720"/>
          </w:pPr>
        </w:pPrChange>
      </w:pPr>
    </w:p>
    <w:p w14:paraId="581DE4F2" w14:textId="77777777" w:rsidR="00D753D1" w:rsidRPr="002B1464" w:rsidRDefault="00D753D1">
      <w:pPr>
        <w:pStyle w:val="Hinh"/>
        <w:rPr>
          <w:ins w:id="6570" w:author="The Si Tran" w:date="2012-12-16T17:15:00Z"/>
        </w:rPr>
        <w:pPrChange w:id="6571" w:author="The Si Tran" w:date="2012-12-16T17:15:00Z">
          <w:pPr/>
        </w:pPrChange>
      </w:pPr>
    </w:p>
    <w:p w14:paraId="35130FAB" w14:textId="2D2BDED1" w:rsidR="0088753F" w:rsidRPr="0049233F" w:rsidRDefault="0088753F">
      <w:pPr>
        <w:pPrChange w:id="6572"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573" w:author="The Si Tran" w:date="2012-12-16T08:15:00Z"/>
          <w:szCs w:val="26"/>
        </w:rPr>
        <w:pPrChange w:id="6574"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575" w:author="The Si Tran" w:date="2012-12-16T08:15:00Z">
          <w:pPr>
            <w:spacing w:before="0"/>
            <w:ind w:left="360"/>
          </w:pPr>
        </w:pPrChange>
      </w:pPr>
    </w:p>
    <w:p w14:paraId="27DE0199" w14:textId="77777777" w:rsidR="0088753F" w:rsidRPr="0049233F" w:rsidRDefault="0088753F">
      <w:pPr>
        <w:pPrChange w:id="6576"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6577"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578" w:author="The Si Tran" w:date="2012-12-06T01:54:00Z"/>
          <w:rFonts w:ascii="Times New Roman" w:hAnsi="Times New Roman"/>
          <w:sz w:val="26"/>
          <w:szCs w:val="26"/>
        </w:rPr>
        <w:pPrChange w:id="6579" w:author="The Si Tran" w:date="2012-12-06T01:54:00Z">
          <w:pPr>
            <w:pStyle w:val="ListParagraph"/>
            <w:numPr>
              <w:numId w:val="7"/>
            </w:numPr>
            <w:spacing w:after="0" w:line="360" w:lineRule="auto"/>
            <w:ind w:left="360" w:hanging="360"/>
          </w:pPr>
        </w:pPrChange>
      </w:pPr>
      <w:del w:id="6580"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581" w:author="The Si Tran" w:date="2012-12-06T02:03:00Z"/>
          <w:rFonts w:ascii="Times New Roman" w:hAnsi="Times New Roman"/>
          <w:noProof/>
          <w:sz w:val="26"/>
          <w:rPrChange w:id="6582" w:author="The Si Tran" w:date="2012-12-06T01:54:00Z">
            <w:rPr>
              <w:del w:id="6583" w:author="The Si Tran" w:date="2012-12-06T02:03:00Z"/>
              <w:noProof/>
            </w:rPr>
          </w:rPrChange>
        </w:rPr>
        <w:pPrChange w:id="6584" w:author="The Si Tran" w:date="2012-12-06T01:54:00Z">
          <w:pPr>
            <w:pStyle w:val="ListParagraph"/>
            <w:spacing w:after="0" w:line="360" w:lineRule="auto"/>
            <w:ind w:left="0"/>
          </w:pPr>
        </w:pPrChange>
      </w:pPr>
      <w:del w:id="6585" w:author="The Si Tran" w:date="2012-12-06T01:54:00Z">
        <w:r w:rsidRPr="002B1464" w:rsidDel="000B65E4">
          <w:rPr>
            <w:noProof/>
          </w:rPr>
          <w:drawing>
            <wp:inline distT="0" distB="0" distL="0" distR="0" wp14:anchorId="34070222" wp14:editId="41255B29">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586" w:author="The Si Tran" w:date="2012-12-06T01:56:00Z"/>
          <w:rFonts w:ascii="Times New Roman" w:hAnsi="Times New Roman"/>
          <w:sz w:val="26"/>
          <w:szCs w:val="26"/>
        </w:rPr>
        <w:pPrChange w:id="6587" w:author="The Si Tran" w:date="2012-12-06T01:54:00Z">
          <w:pPr>
            <w:pStyle w:val="ListParagraph"/>
            <w:numPr>
              <w:numId w:val="7"/>
            </w:numPr>
            <w:spacing w:after="0" w:line="360" w:lineRule="auto"/>
            <w:ind w:left="360" w:hanging="360"/>
          </w:pPr>
        </w:pPrChange>
      </w:pPr>
      <w:del w:id="6588"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589" w:author="The Si Tran" w:date="2012-12-06T02:03:00Z"/>
          <w:rFonts w:ascii="Times New Roman" w:hAnsi="Times New Roman"/>
          <w:sz w:val="26"/>
          <w:rPrChange w:id="6590" w:author="The Si Tran" w:date="2012-12-06T01:56:00Z">
            <w:rPr>
              <w:del w:id="6591" w:author="The Si Tran" w:date="2012-12-06T02:03:00Z"/>
            </w:rPr>
          </w:rPrChange>
        </w:rPr>
        <w:pPrChange w:id="6592" w:author="The Si Tran" w:date="2012-12-06T01:56:00Z">
          <w:pPr>
            <w:pStyle w:val="ListParagraph"/>
            <w:spacing w:after="0" w:line="360" w:lineRule="auto"/>
            <w:ind w:left="0"/>
          </w:pPr>
        </w:pPrChange>
      </w:pPr>
      <w:del w:id="6593" w:author="The Si Tran" w:date="2012-12-06T01:56:00Z">
        <w:r w:rsidRPr="002B1464" w:rsidDel="000B65E4">
          <w:rPr>
            <w:noProof/>
          </w:rPr>
          <w:drawing>
            <wp:inline distT="0" distB="0" distL="0" distR="0" wp14:anchorId="1BC24508" wp14:editId="512706D7">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594" w:author="The Si Tran" w:date="2012-12-06T01:58:00Z"/>
          <w:rFonts w:ascii="Times New Roman" w:hAnsi="Times New Roman"/>
          <w:sz w:val="26"/>
          <w:szCs w:val="26"/>
        </w:rPr>
        <w:pPrChange w:id="6595" w:author="The Si Tran" w:date="2012-12-06T01:56:00Z">
          <w:pPr>
            <w:pStyle w:val="ListParagraph"/>
            <w:numPr>
              <w:numId w:val="7"/>
            </w:numPr>
            <w:spacing w:after="0" w:line="360" w:lineRule="auto"/>
            <w:ind w:left="360" w:hanging="360"/>
          </w:pPr>
        </w:pPrChange>
      </w:pPr>
      <w:del w:id="6596"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597" w:author="The Si Tran" w:date="2012-12-06T02:03:00Z"/>
          <w:rFonts w:ascii="Times New Roman" w:hAnsi="Times New Roman"/>
          <w:sz w:val="26"/>
          <w:szCs w:val="26"/>
        </w:rPr>
        <w:pPrChange w:id="6598" w:author="The Si Tran" w:date="2012-12-06T01:58:00Z">
          <w:pPr>
            <w:pStyle w:val="ListParagraph"/>
            <w:spacing w:after="0" w:line="360" w:lineRule="auto"/>
            <w:ind w:left="0"/>
          </w:pPr>
        </w:pPrChange>
      </w:pPr>
      <w:del w:id="6599" w:author="The Si Tran" w:date="2012-12-06T01:58:00Z">
        <w:r w:rsidRPr="002B1464" w:rsidDel="000B65E4">
          <w:rPr>
            <w:rFonts w:ascii="Times New Roman" w:hAnsi="Times New Roman"/>
            <w:noProof/>
            <w:sz w:val="26"/>
            <w:szCs w:val="26"/>
            <w:rPrChange w:id="6600" w:author="Unknown">
              <w:rPr>
                <w:noProof/>
              </w:rPr>
            </w:rPrChange>
          </w:rPr>
          <w:drawing>
            <wp:inline distT="0" distB="0" distL="0" distR="0" wp14:anchorId="33EA6F15" wp14:editId="613E42DD">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601" w:author="The Si Tran" w:date="2012-12-06T01:58:00Z"/>
          <w:rFonts w:ascii="Times New Roman" w:hAnsi="Times New Roman"/>
          <w:sz w:val="26"/>
          <w:szCs w:val="26"/>
        </w:rPr>
        <w:pPrChange w:id="6602" w:author="The Si Tran" w:date="2012-12-06T01:58:00Z">
          <w:pPr>
            <w:pStyle w:val="ListParagraph"/>
            <w:numPr>
              <w:numId w:val="7"/>
            </w:numPr>
            <w:spacing w:after="0" w:line="360" w:lineRule="auto"/>
            <w:ind w:left="360" w:hanging="360"/>
          </w:pPr>
        </w:pPrChange>
      </w:pPr>
      <w:del w:id="6603"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604" w:author="The Si Tran" w:date="2012-12-06T02:03:00Z"/>
          <w:noProof/>
        </w:rPr>
        <w:pPrChange w:id="6605" w:author="The Si Tran" w:date="2012-12-06T01:58:00Z">
          <w:pPr>
            <w:spacing w:before="0"/>
          </w:pPr>
        </w:pPrChange>
      </w:pPr>
      <w:del w:id="6606" w:author="The Si Tran" w:date="2012-12-06T02:03:00Z">
        <w:r w:rsidRPr="0049233F" w:rsidDel="00F86DC5">
          <w:rPr>
            <w:noProof/>
          </w:rPr>
          <w:delText xml:space="preserve">     </w:delText>
        </w:r>
      </w:del>
      <w:del w:id="6607" w:author="The Si Tran" w:date="2012-12-06T01:58:00Z">
        <w:r w:rsidRPr="00941798" w:rsidDel="000B65E4">
          <w:rPr>
            <w:noProof/>
            <w:rPrChange w:id="6608" w:author="Unknown">
              <w:rPr>
                <w:noProof/>
              </w:rPr>
            </w:rPrChange>
          </w:rPr>
          <w:drawing>
            <wp:inline distT="0" distB="0" distL="0" distR="0" wp14:anchorId="77FA9531" wp14:editId="2C98138B">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609" w:author="The Si Tran" w:date="2012-12-06T02:03:00Z"/>
          <w:rFonts w:ascii="Times New Roman" w:hAnsi="Times New Roman"/>
          <w:sz w:val="26"/>
          <w:szCs w:val="26"/>
        </w:rPr>
      </w:pPr>
      <w:ins w:id="6610"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6611" w:author="The Si Tran" w:date="2012-12-06T02:03:00Z"/>
          <w:noProof/>
        </w:rPr>
      </w:pPr>
      <w:ins w:id="6612"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6613" w:author="The Si Tran" w:date="2012-12-06T02:03:00Z"/>
          <w:rFonts w:ascii="Times New Roman" w:hAnsi="Times New Roman"/>
          <w:sz w:val="26"/>
          <w:szCs w:val="26"/>
        </w:rPr>
      </w:pPr>
      <w:ins w:id="6614"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6615" w:author="The Si Tran" w:date="2012-12-06T02:03:00Z"/>
        </w:rPr>
      </w:pPr>
      <w:ins w:id="6616"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6617" w:author="The Si Tran" w:date="2012-12-06T02:03:00Z"/>
        </w:rPr>
        <w:pPrChange w:id="6618" w:author="The Si Tran" w:date="2012-12-16T08:35:00Z">
          <w:pPr>
            <w:pStyle w:val="ListParagraph"/>
            <w:numPr>
              <w:numId w:val="7"/>
            </w:numPr>
            <w:spacing w:after="0" w:line="360" w:lineRule="auto"/>
            <w:ind w:left="360" w:hanging="360"/>
          </w:pPr>
        </w:pPrChange>
      </w:pPr>
      <w:ins w:id="6619" w:author="The Si Tran" w:date="2012-12-06T02:03:00Z">
        <w:r w:rsidRPr="0049233F">
          <w:t>Hàm sigmoid:</w:t>
        </w:r>
      </w:ins>
    </w:p>
    <w:p w14:paraId="166EF9F8" w14:textId="77777777" w:rsidR="00F37C82" w:rsidRPr="00B0605D" w:rsidRDefault="00F37C82" w:rsidP="00BA6809">
      <w:pPr>
        <w:pStyle w:val="Canhgiua"/>
        <w:spacing w:before="0"/>
        <w:rPr>
          <w:ins w:id="6620" w:author="The Si Tran" w:date="2012-12-06T02:03:00Z"/>
        </w:rPr>
      </w:pPr>
      <w:ins w:id="6621"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6622" w:author="The Si Tran" w:date="2012-12-06T02:03:00Z"/>
        </w:rPr>
        <w:pPrChange w:id="6623" w:author="The Si Tran" w:date="2012-12-16T08:35:00Z">
          <w:pPr>
            <w:pStyle w:val="ListParagraph"/>
            <w:numPr>
              <w:numId w:val="7"/>
            </w:numPr>
            <w:spacing w:after="0" w:line="360" w:lineRule="auto"/>
            <w:ind w:left="360" w:hanging="360"/>
          </w:pPr>
        </w:pPrChange>
      </w:pPr>
      <w:ins w:id="6624" w:author="The Si Tran" w:date="2012-12-06T02:03:00Z">
        <w:r w:rsidRPr="0049233F">
          <w:t>Hàm sigmoid lưỡng cực</w:t>
        </w:r>
      </w:ins>
    </w:p>
    <w:p w14:paraId="7696B280" w14:textId="17385380" w:rsidR="0088753F" w:rsidRPr="00B0605D" w:rsidRDefault="00F37C82">
      <w:pPr>
        <w:pStyle w:val="Canhgiua"/>
        <w:spacing w:before="0"/>
        <w:rPr>
          <w:rFonts w:ascii="Calibri" w:eastAsia="Calibri" w:hAnsi="Calibri"/>
          <w:noProof/>
          <w:sz w:val="22"/>
          <w:rPrChange w:id="6625" w:author="The Si Tran" w:date="2012-12-16T08:16:00Z">
            <w:rPr>
              <w:szCs w:val="26"/>
            </w:rPr>
          </w:rPrChange>
        </w:rPr>
        <w:pPrChange w:id="6626" w:author="The Si Tran" w:date="2012-12-16T08:16:00Z">
          <w:pPr>
            <w:spacing w:before="0"/>
          </w:pPr>
        </w:pPrChange>
      </w:pPr>
      <w:ins w:id="6627"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6628" w:author="The Si Tran" w:date="2012-12-14T05:34:00Z"/>
        </w:rPr>
        <w:pPrChange w:id="6629"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w:t>
      </w:r>
      <w:proofErr w:type="gramStart"/>
      <w:r w:rsidRPr="0049233F">
        <w:t>theo</w:t>
      </w:r>
      <w:proofErr w:type="gramEnd"/>
      <w:r w:rsidRPr="0049233F">
        <w:t xml:space="preserve">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6630" w:author="The Si Tran" w:date="2012-12-16T08:16:00Z">
          <w:pPr>
            <w:spacing w:before="0"/>
            <w:ind w:firstLine="720"/>
          </w:pPr>
        </w:pPrChange>
      </w:pP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pPr>
        <w:pStyle w:val="Canhgiua"/>
        <w:rPr>
          <w:ins w:id="6631" w:author="The Si Tran" w:date="2012-12-11T23:31:00Z"/>
        </w:rPr>
        <w:pPrChange w:id="6632" w:author="The Si Tran" w:date="2012-12-16T17:25:00Z">
          <w:pPr>
            <w:pStyle w:val="ListParagraph"/>
            <w:keepNext/>
            <w:spacing w:after="0" w:line="360" w:lineRule="auto"/>
            <w:ind w:firstLine="720"/>
          </w:pPr>
        </w:pPrChange>
      </w:pPr>
      <w:r w:rsidRPr="002B1464">
        <w:rPr>
          <w:noProof/>
        </w:rPr>
        <w:drawing>
          <wp:inline distT="0" distB="0" distL="0" distR="0" wp14:anchorId="56CD9B43" wp14:editId="61328D9E">
            <wp:extent cx="3753461" cy="2105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769421" cy="2113976"/>
                    </a:xfrm>
                    <a:prstGeom prst="rect">
                      <a:avLst/>
                    </a:prstGeom>
                    <a:noFill/>
                    <a:ln>
                      <a:noFill/>
                    </a:ln>
                  </pic:spPr>
                </pic:pic>
              </a:graphicData>
            </a:graphic>
          </wp:inline>
        </w:drawing>
      </w:r>
    </w:p>
    <w:p w14:paraId="2E5EC661" w14:textId="304451F8" w:rsidR="006C1895" w:rsidRPr="009F089B" w:rsidDel="006C1895" w:rsidRDefault="006C1895">
      <w:pPr>
        <w:pStyle w:val="Hinh"/>
        <w:rPr>
          <w:del w:id="6633" w:author="The Si Tran" w:date="2012-12-11T23:31:00Z"/>
          <w:rPrChange w:id="6634" w:author="The Si Tran" w:date="2012-12-16T17:25:00Z">
            <w:rPr>
              <w:del w:id="6635" w:author="The Si Tran" w:date="2012-12-11T23:31:00Z"/>
            </w:rPr>
          </w:rPrChange>
        </w:rPr>
        <w:pPrChange w:id="6636" w:author="The Si Tran" w:date="2012-12-16T17:25:00Z">
          <w:pPr>
            <w:pStyle w:val="ListParagraph"/>
            <w:keepNext/>
            <w:spacing w:after="0" w:line="360" w:lineRule="auto"/>
            <w:ind w:firstLine="720"/>
          </w:pPr>
        </w:pPrChange>
      </w:pPr>
      <w:bookmarkStart w:id="6637" w:name="_Toc343711395"/>
      <w:ins w:id="6638" w:author="The Si Tran" w:date="2012-12-11T23:30:00Z">
        <w:r w:rsidRPr="00032D83">
          <w:t>Hình 4.</w:t>
        </w:r>
      </w:ins>
      <w:r w:rsidR="001E2676">
        <w:t>2</w:t>
      </w:r>
      <w:r w:rsidR="00B40B8C">
        <w:t>:</w:t>
      </w:r>
      <w:ins w:id="6639" w:author="The Si Tran" w:date="2012-12-11T23:30:00Z">
        <w:r w:rsidRPr="00032D83">
          <w:t xml:space="preserve"> </w:t>
        </w:r>
      </w:ins>
      <w:ins w:id="6640" w:author="The Si Tran" w:date="2012-12-11T23:31:00Z">
        <w:r w:rsidRPr="006D6C8D">
          <w:t>M</w:t>
        </w:r>
        <w:r w:rsidRPr="000C3A28">
          <w:t>ạ</w:t>
        </w:r>
        <w:r w:rsidRPr="0015771C">
          <w:t xml:space="preserve">ng </w:t>
        </w:r>
      </w:ins>
      <w:r w:rsidR="00976130">
        <w:t>nơron</w:t>
      </w:r>
      <w:ins w:id="6641" w:author="The Si Tran" w:date="2012-12-11T23:31:00Z">
        <w:r w:rsidRPr="000C3A28">
          <w:t xml:space="preserve"> truy</w:t>
        </w:r>
        <w:r w:rsidRPr="0015771C">
          <w:t>ề</w:t>
        </w:r>
        <w:r w:rsidRPr="00941798">
          <w:t>n thẳ</w:t>
        </w:r>
        <w:r w:rsidRPr="009F089B">
          <w:rPr>
            <w:rPrChange w:id="6642" w:author="The Si Tran" w:date="2012-12-16T17:25:00Z">
              <w:rPr/>
            </w:rPrChange>
          </w:rPr>
          <w:t>ng</w:t>
        </w:r>
      </w:ins>
      <w:bookmarkEnd w:id="6637"/>
    </w:p>
    <w:p w14:paraId="04ED4F0F" w14:textId="77777777" w:rsidR="0088753F" w:rsidRPr="0049233F" w:rsidDel="006C1895" w:rsidRDefault="0088753F">
      <w:pPr>
        <w:pStyle w:val="Hinh"/>
        <w:rPr>
          <w:del w:id="6643" w:author="The Si Tran" w:date="2012-12-11T23:32:00Z"/>
        </w:rPr>
        <w:pPrChange w:id="6644" w:author="The Si Tran" w:date="2012-12-16T17:25:00Z">
          <w:pPr>
            <w:pStyle w:val="Caption"/>
          </w:pPr>
        </w:pPrChange>
      </w:pPr>
      <w:del w:id="6645" w:author="The Si Tran" w:date="2012-12-11T23:31:00Z">
        <w:r w:rsidRPr="009F089B" w:rsidDel="006C1895">
          <w:rPr>
            <w:bCs w:val="0"/>
            <w:rPrChange w:id="6646" w:author="The Si Tran" w:date="2012-12-16T17:25:00Z">
              <w:rPr>
                <w:b w:val="0"/>
                <w:bCs w:val="0"/>
              </w:rPr>
            </w:rPrChange>
          </w:rPr>
          <w:delText xml:space="preserve"> </w:delText>
        </w:r>
      </w:del>
      <w:r w:rsidRPr="0049233F">
        <w:t xml:space="preserve"> </w:t>
      </w:r>
      <w:del w:id="6647" w:author="The Si Tran" w:date="2012-12-11T23:32:00Z">
        <w:r w:rsidRPr="0049233F" w:rsidDel="006C1895">
          <w:delText xml:space="preserve">                           </w:delText>
        </w:r>
        <w:bookmarkStart w:id="6648" w:name="_Toc326299571"/>
        <w:r w:rsidRPr="0049233F" w:rsidDel="006C1895">
          <w:tab/>
        </w:r>
      </w:del>
      <w:bookmarkStart w:id="6649" w:name="_Toc327348210"/>
      <w:bookmarkStart w:id="6650" w:name="_Toc343029960"/>
      <w:del w:id="6651" w:author="The Si Tran" w:date="2012-12-11T23:31:00Z">
        <w:r w:rsidRPr="0049233F" w:rsidDel="006C1895">
          <w:delText xml:space="preserve">Hình </w:delText>
        </w:r>
        <w:r w:rsidRPr="00082976" w:rsidDel="006C1895">
          <w:rPr>
            <w:bCs w:val="0"/>
          </w:rPr>
          <w:fldChar w:fldCharType="begin"/>
        </w:r>
        <w:r w:rsidRPr="0049233F" w:rsidDel="006C1895">
          <w:delInstrText xml:space="preserve"> STYLEREF 1 \s </w:delInstrText>
        </w:r>
        <w:r w:rsidRPr="00082976" w:rsidDel="006C1895">
          <w:rPr>
            <w:bCs w:val="0"/>
            <w:rPrChange w:id="6652"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w:delText>
        </w:r>
        <w:r w:rsidRPr="00082976" w:rsidDel="006C1895">
          <w:rPr>
            <w:bCs w:val="0"/>
          </w:rPr>
          <w:fldChar w:fldCharType="begin"/>
        </w:r>
        <w:r w:rsidRPr="0049233F" w:rsidDel="006C1895">
          <w:delInstrText xml:space="preserve"> SEQ Hình \* ARABIC \s 1 </w:delInstrText>
        </w:r>
        <w:r w:rsidRPr="00082976" w:rsidDel="006C1895">
          <w:rPr>
            <w:bCs w:val="0"/>
            <w:rPrChange w:id="6653"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 Mạng neuron truyền thẳng</w:delText>
        </w:r>
      </w:del>
      <w:bookmarkEnd w:id="6648"/>
      <w:bookmarkEnd w:id="6649"/>
      <w:bookmarkEnd w:id="6650"/>
    </w:p>
    <w:p w14:paraId="1EFEA16E" w14:textId="77777777" w:rsidR="0088753F" w:rsidRDefault="0088753F">
      <w:pPr>
        <w:pStyle w:val="Hinh"/>
        <w:rPr>
          <w:ins w:id="6654" w:author="The Si Tran" w:date="2012-12-11T23:32:00Z"/>
        </w:rPr>
        <w:pPrChange w:id="6655" w:author="The Si Tran" w:date="2012-12-16T17:25:00Z">
          <w:pPr/>
        </w:pPrChange>
      </w:pPr>
    </w:p>
    <w:p w14:paraId="2983CE88" w14:textId="77777777" w:rsidR="006C1895" w:rsidRPr="002B1464" w:rsidRDefault="006C1895">
      <w:pPr>
        <w:pStyle w:val="Hinh"/>
        <w:pPrChange w:id="6656" w:author="The Si Tran" w:date="2012-12-16T10:10:00Z">
          <w:pPr/>
        </w:pPrChange>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pPr>
        <w:pStyle w:val="Canhgiua"/>
        <w:pPrChange w:id="6657" w:author="The Si Tran" w:date="2012-12-16T17:25:00Z">
          <w:pPr>
            <w:pStyle w:val="ListParagraph"/>
            <w:keepNext/>
            <w:spacing w:after="0" w:line="360" w:lineRule="auto"/>
            <w:ind w:left="1440"/>
          </w:pPr>
        </w:pPrChange>
      </w:pPr>
      <w:r w:rsidRPr="002B1464">
        <w:rPr>
          <w:noProof/>
        </w:rPr>
        <w:drawing>
          <wp:inline distT="0" distB="0" distL="0" distR="0" wp14:anchorId="7217067D" wp14:editId="6B6FC33B">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80974D4" w:rsidR="0088753F" w:rsidRPr="0049233F" w:rsidRDefault="006C1895">
      <w:pPr>
        <w:pStyle w:val="Hinh"/>
        <w:pPrChange w:id="6658" w:author="The Si Tran" w:date="2012-12-16T10:10:00Z">
          <w:pPr>
            <w:pStyle w:val="Caption"/>
          </w:pPr>
        </w:pPrChange>
      </w:pPr>
      <w:bookmarkStart w:id="6659" w:name="_Toc343711396"/>
      <w:bookmarkStart w:id="6660" w:name="_Toc326299572"/>
      <w:bookmarkStart w:id="6661" w:name="_Toc327348211"/>
      <w:bookmarkStart w:id="6662" w:name="_Toc343029961"/>
      <w:ins w:id="6663" w:author="The Si Tran" w:date="2012-12-11T23:32:00Z">
        <w:r>
          <w:t>Hình 4.</w:t>
        </w:r>
      </w:ins>
      <w:r w:rsidR="001E2676">
        <w:t>3</w:t>
      </w:r>
      <w:r w:rsidR="00B40B8C">
        <w:t>:</w:t>
      </w:r>
      <w:ins w:id="6664" w:author="The Si Tran" w:date="2012-12-11T23:32:00Z">
        <w:r w:rsidRPr="006C1895">
          <w:t xml:space="preserve"> </w:t>
        </w:r>
        <w:r w:rsidRPr="00032D83">
          <w:t>M</w:t>
        </w:r>
        <w:r w:rsidRPr="006D6C8D">
          <w:t>ạ</w:t>
        </w:r>
        <w:r w:rsidRPr="000C3A28">
          <w:t xml:space="preserve">ng </w:t>
        </w:r>
      </w:ins>
      <w:r w:rsidR="00976130">
        <w:t>nơron</w:t>
      </w:r>
      <w:ins w:id="6665" w:author="The Si Tran" w:date="2012-12-11T23:32:00Z">
        <w:r w:rsidRPr="000C3A28">
          <w:t xml:space="preserve"> h</w:t>
        </w:r>
        <w:r w:rsidRPr="0015771C">
          <w:t>ồ</w:t>
        </w:r>
        <w:r w:rsidRPr="00941798">
          <w:t>i quy</w:t>
        </w:r>
        <w:bookmarkEnd w:id="6659"/>
        <w:r w:rsidRPr="0049233F">
          <w:t xml:space="preserve"> </w:t>
        </w:r>
      </w:ins>
      <w:del w:id="6666"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667"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668"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660"/>
      <w:bookmarkEnd w:id="6661"/>
      <w:bookmarkEnd w:id="6662"/>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669"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427468FD"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r w:rsidR="00AF2A17">
        <w:t xml:space="preserve"> Hình 4.4 mô tả các thành phần của mô hình học có giám sát.</w:t>
      </w:r>
    </w:p>
    <w:p w14:paraId="7A05FC3D" w14:textId="77777777" w:rsidR="0088753F" w:rsidRPr="0049233F" w:rsidRDefault="0088753F">
      <w:pPr>
        <w:pStyle w:val="Canhgiua"/>
        <w:pPrChange w:id="6670" w:author="The Si Tran" w:date="2012-12-16T17:26:00Z">
          <w:pPr>
            <w:keepNext/>
            <w:spacing w:before="0"/>
            <w:ind w:left="1440" w:firstLine="720"/>
          </w:pPr>
        </w:pPrChange>
      </w:pPr>
      <w:r w:rsidRPr="002B1464">
        <w:rPr>
          <w:noProof/>
        </w:rPr>
        <w:drawing>
          <wp:inline distT="0" distB="0" distL="0" distR="0" wp14:anchorId="38C99F8A" wp14:editId="39A1B0A9">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7A2E26AA" w14:textId="6FC4986F" w:rsidR="0088753F" w:rsidRPr="0049233F" w:rsidRDefault="008E2AA9" w:rsidP="00AF2A17">
      <w:pPr>
        <w:pStyle w:val="Hinh"/>
      </w:pPr>
      <w:bookmarkStart w:id="6671" w:name="_Toc326299573"/>
      <w:bookmarkStart w:id="6672" w:name="_Toc327348212"/>
      <w:bookmarkStart w:id="6673" w:name="_Toc343029962"/>
      <w:bookmarkStart w:id="6674" w:name="_Toc343711397"/>
      <w:ins w:id="6675" w:author="The Si Tran" w:date="2012-12-11T23:33:00Z">
        <w:r>
          <w:t>Hình 4.</w:t>
        </w:r>
      </w:ins>
      <w:r w:rsidR="001E2676">
        <w:t>4</w:t>
      </w:r>
      <w:r w:rsidR="00976130">
        <w:t>:</w:t>
      </w:r>
      <w:ins w:id="6676" w:author="The Si Tran" w:date="2012-12-11T23:33:00Z">
        <w:r w:rsidR="002B62AC" w:rsidRPr="006C1895">
          <w:t xml:space="preserve"> </w:t>
        </w:r>
        <w:r w:rsidR="002B62AC">
          <w:t xml:space="preserve"> </w:t>
        </w:r>
      </w:ins>
      <w:del w:id="6677" w:author="The Si Tran" w:date="2012-12-11T23:33:00Z">
        <w:r w:rsidR="0088753F" w:rsidRPr="00032D83" w:rsidDel="002B62AC">
          <w:delText xml:space="preserve">Hình </w:delText>
        </w:r>
        <w:r w:rsidR="0088753F" w:rsidRPr="0015771C" w:rsidDel="002B62AC">
          <w:fldChar w:fldCharType="begin"/>
        </w:r>
        <w:r w:rsidR="0088753F" w:rsidRPr="008E2AA9" w:rsidDel="002B62AC">
          <w:delInstrText xml:space="preserve"> STYLEREF 1 \s </w:delInstrText>
        </w:r>
        <w:r w:rsidR="0088753F" w:rsidRPr="0015771C" w:rsidDel="002B62AC">
          <w:rPr>
            <w:rPrChange w:id="6678" w:author="The Si Tran" w:date="2012-12-11T23:33:00Z">
              <w:rPr/>
            </w:rPrChange>
          </w:rPr>
          <w:fldChar w:fldCharType="separate"/>
        </w:r>
        <w:r w:rsidR="0088753F" w:rsidRPr="008E2AA9" w:rsidDel="002B62AC">
          <w:rPr>
            <w:noProof/>
          </w:rPr>
          <w:delText>2</w:delText>
        </w:r>
        <w:r w:rsidR="0088753F" w:rsidRPr="0015771C" w:rsidDel="002B62AC">
          <w:fldChar w:fldCharType="end"/>
        </w:r>
        <w:r w:rsidR="0088753F" w:rsidRPr="008E2AA9" w:rsidDel="002B62AC">
          <w:delText>.</w:delText>
        </w:r>
        <w:r w:rsidR="0088753F" w:rsidRPr="00941798" w:rsidDel="002B62AC">
          <w:fldChar w:fldCharType="begin"/>
        </w:r>
        <w:r w:rsidR="0088753F" w:rsidRPr="008E2AA9" w:rsidDel="002B62AC">
          <w:delInstrText xml:space="preserve"> SEQ Hình \* ARABIC \s 1 </w:delInstrText>
        </w:r>
        <w:r w:rsidR="0088753F" w:rsidRPr="00941798" w:rsidDel="002B62AC">
          <w:rPr>
            <w:rPrChange w:id="6679" w:author="The Si Tran" w:date="2012-12-11T23:33:00Z">
              <w:rPr/>
            </w:rPrChange>
          </w:rPr>
          <w:fldChar w:fldCharType="separate"/>
        </w:r>
        <w:r w:rsidR="0088753F" w:rsidRPr="008E2AA9" w:rsidDel="002B62AC">
          <w:rPr>
            <w:noProof/>
          </w:rPr>
          <w:delText>4</w:delText>
        </w:r>
        <w:r w:rsidR="0088753F" w:rsidRPr="00941798" w:rsidDel="002B62AC">
          <w:fldChar w:fldCharType="end"/>
        </w:r>
        <w:r w:rsidR="0088753F" w:rsidRPr="008E2AA9" w:rsidDel="002B62AC">
          <w:delText xml:space="preserve">: </w:delText>
        </w:r>
      </w:del>
      <w:r w:rsidR="0088753F" w:rsidRPr="008E2AA9">
        <w:t>Mô hình học có giám sát</w:t>
      </w:r>
      <w:bookmarkEnd w:id="6671"/>
      <w:bookmarkEnd w:id="6672"/>
      <w:bookmarkEnd w:id="6673"/>
      <w:bookmarkEnd w:id="6674"/>
    </w:p>
    <w:p w14:paraId="578E4D94" w14:textId="2C5EBE96" w:rsidR="0088753F" w:rsidRPr="0049233F" w:rsidRDefault="0088753F">
      <w:pPr>
        <w:pStyle w:val="BuletL1"/>
        <w:pPrChange w:id="6680"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681" w:author="superchickend" w:date="2012-12-16T15:15:00Z"/>
        </w:rPr>
        <w:pPrChange w:id="6682" w:author="superchickend" w:date="2012-12-16T15:14:00Z">
          <w:pPr>
            <w:pStyle w:val="Heading3"/>
          </w:pPr>
        </w:pPrChange>
      </w:pPr>
      <w:bookmarkStart w:id="6683" w:name="_Toc343711210"/>
      <w:bookmarkStart w:id="6684" w:name="_Toc327348172"/>
      <w:ins w:id="6685" w:author="The Si Tran" w:date="2012-12-12T14:08:00Z">
        <w:r>
          <w:rPr>
            <w:sz w:val="26"/>
            <w:szCs w:val="26"/>
          </w:rPr>
          <w:t>Nguyên tắc hoạt động và các giải thuật huấn luyện của mạng nơron nhân tạo</w:t>
        </w:r>
      </w:ins>
      <w:bookmarkEnd w:id="6683"/>
      <w:ins w:id="6686" w:author="superchickend" w:date="2012-12-16T15:15:00Z">
        <w:r w:rsidR="00644A4C">
          <w:rPr>
            <w:sz w:val="26"/>
            <w:szCs w:val="26"/>
          </w:rPr>
          <w:tab/>
        </w:r>
      </w:ins>
    </w:p>
    <w:p w14:paraId="0943107E" w14:textId="23AF0ACB" w:rsidR="0088753F" w:rsidRPr="00032D83" w:rsidDel="00AD4B67" w:rsidRDefault="00445CC8">
      <w:pPr>
        <w:rPr>
          <w:del w:id="6687" w:author="superchickend" w:date="2012-12-16T15:14:00Z"/>
        </w:rPr>
        <w:pPrChange w:id="6688" w:author="The Si Tran" w:date="2012-12-16T17:26:00Z">
          <w:pPr>
            <w:pStyle w:val="Heading2"/>
          </w:pPr>
        </w:pPrChange>
      </w:pPr>
      <w:ins w:id="6689" w:author="superchickend" w:date="2012-12-16T15:20:00Z">
        <w:r>
          <w:t>Dựa trên cấu trúc của mạ</w:t>
        </w:r>
        <w:r w:rsidR="00CD76C3">
          <w:t xml:space="preserve">ng </w:t>
        </w:r>
      </w:ins>
      <w:ins w:id="6690" w:author="The Si Tran" w:date="2012-12-16T09:43:00Z">
        <w:r w:rsidR="00976130">
          <w:t xml:space="preserve">nơron </w:t>
        </w:r>
      </w:ins>
      <w:ins w:id="6691" w:author="superchickend" w:date="2012-12-16T15:20:00Z">
        <w:r w:rsidR="00CD76C3">
          <w:t>đã trình bày ở</w:t>
        </w:r>
        <w:r>
          <w:t xml:space="preserve"> mục 4.2</w:t>
        </w:r>
        <w:r w:rsidR="00CD76C3">
          <w:t xml:space="preserve">, </w:t>
        </w:r>
      </w:ins>
      <w:ins w:id="6692" w:author="superchickend" w:date="2012-12-16T15:15:00Z">
        <w:r w:rsidR="00C46E9E">
          <w:t xml:space="preserve">chúng tôi giới thiệu </w:t>
        </w:r>
      </w:ins>
      <w:ins w:id="6693" w:author="superchickend" w:date="2012-12-16T15:17:00Z">
        <w:r>
          <w:t>nguyên tắc hoạt động của mạng</w:t>
        </w:r>
      </w:ins>
      <w:del w:id="6694" w:author="The Si Tran" w:date="2012-12-12T14:08:00Z">
        <w:r w:rsidR="0088753F" w:rsidRPr="00AD4B67" w:rsidDel="008E70A9">
          <w:rPr>
            <w:rPrChange w:id="6695" w:author="superchickend" w:date="2012-12-16T15:14:00Z">
              <w:rPr>
                <w:b w:val="0"/>
                <w:bCs w:val="0"/>
                <w:iCs w:val="0"/>
                <w:sz w:val="20"/>
                <w:szCs w:val="20"/>
              </w:rPr>
            </w:rPrChange>
          </w:rPr>
          <w:delText>NGUYÊN TẮC HOẠT ĐỘNG VÀ CÁC GIẢI THUẬT HUẤN LUYỆN CỦA MẠNG NEURON NHÂN TẠO</w:delText>
        </w:r>
      </w:del>
      <w:bookmarkEnd w:id="6684"/>
    </w:p>
    <w:p w14:paraId="539AF1DE" w14:textId="15A1C404" w:rsidR="00AD4B67" w:rsidRPr="00032D83" w:rsidRDefault="00445CC8">
      <w:pPr>
        <w:rPr>
          <w:ins w:id="6696" w:author="superchickend" w:date="2012-12-16T15:14:00Z"/>
        </w:rPr>
        <w:pPrChange w:id="6697" w:author="The Si Tran" w:date="2012-12-16T17:26:00Z">
          <w:pPr>
            <w:pStyle w:val="Heading3"/>
          </w:pPr>
        </w:pPrChange>
      </w:pPr>
      <w:bookmarkStart w:id="6698" w:name="_Toc327348173"/>
      <w:ins w:id="6699" w:author="superchickend" w:date="2012-12-16T15:18:00Z">
        <w:r>
          <w:t xml:space="preserve">  </w:t>
        </w:r>
      </w:ins>
      <w:proofErr w:type="gramStart"/>
      <w:ins w:id="6700" w:author="The Si Tran" w:date="2012-12-16T09:43:00Z">
        <w:r w:rsidR="00976130">
          <w:t>nơron</w:t>
        </w:r>
        <w:proofErr w:type="gramEnd"/>
        <w:r w:rsidR="00976130">
          <w:t xml:space="preserve"> </w:t>
        </w:r>
      </w:ins>
      <w:ins w:id="6701" w:author="superchickend" w:date="2012-12-16T15:18:00Z">
        <w:r>
          <w:t>nhân tạo</w:t>
        </w:r>
      </w:ins>
      <w:ins w:id="6702" w:author="superchickend" w:date="2012-12-16T15:19:00Z">
        <w:r>
          <w:t xml:space="preserve"> và trình bày hai giải thuật huấn luyện được sử dụng phổ biến trong mạng neural truyền thẳng</w:t>
        </w:r>
      </w:ins>
      <w:ins w:id="6703" w:author="superchickend" w:date="2012-12-16T15:22:00Z">
        <w:r w:rsidR="00CD76C3">
          <w:t xml:space="preserve"> là: giải thuật lan truyền ngược </w:t>
        </w:r>
      </w:ins>
      <w:ins w:id="6704" w:author="superchickend" w:date="2012-12-16T15:23:00Z">
        <w:r w:rsidR="00CD76C3">
          <w:t xml:space="preserve">(Back Propagation) </w:t>
        </w:r>
      </w:ins>
      <w:ins w:id="6705"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706" w:name="_Toc343711211"/>
      <w:r w:rsidRPr="0049233F">
        <w:lastRenderedPageBreak/>
        <w:t>Perceptron</w:t>
      </w:r>
      <w:bookmarkEnd w:id="6698"/>
      <w:bookmarkEnd w:id="6706"/>
    </w:p>
    <w:p w14:paraId="5FD72664" w14:textId="066DDECB" w:rsidR="0088753F" w:rsidRPr="0049233F" w:rsidRDefault="0088753F">
      <w:pPr>
        <w:pPrChange w:id="6707"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0B03118C">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6E8A6ECF" w:rsidR="0088753F" w:rsidRPr="00CA1F7F" w:rsidRDefault="0088753F">
      <w:pPr>
        <w:pStyle w:val="Hinh"/>
        <w:pPrChange w:id="6708" w:author="The Si Tran" w:date="2012-12-16T10:10:00Z">
          <w:pPr>
            <w:pStyle w:val="Caption"/>
          </w:pPr>
        </w:pPrChange>
      </w:pPr>
      <w:bookmarkStart w:id="6709" w:name="_Toc327348213"/>
      <w:bookmarkStart w:id="6710" w:name="_Toc343029963"/>
      <w:bookmarkStart w:id="6711" w:name="_Toc343711398"/>
      <w:r w:rsidRPr="00CA1F7F">
        <w:t xml:space="preserve">Hình </w:t>
      </w:r>
      <w:ins w:id="6712" w:author="The Si Tran" w:date="2012-12-11T23:34:00Z">
        <w:r w:rsidR="006D47A7" w:rsidRPr="00CA1F7F">
          <w:t>4.</w:t>
        </w:r>
      </w:ins>
      <w:r w:rsidR="001E2676">
        <w:t>5</w:t>
      </w:r>
      <w:ins w:id="6713" w:author="The Si Tran" w:date="2012-12-11T23:34:00Z">
        <w:r w:rsidR="006D47A7" w:rsidRPr="00CA1F7F">
          <w:t xml:space="preserve">: </w:t>
        </w:r>
      </w:ins>
      <w:del w:id="6714" w:author="The Si Tran" w:date="2012-12-11T23:34:00Z">
        <w:r w:rsidRPr="00CA1F7F" w:rsidDel="006D47A7">
          <w:fldChar w:fldCharType="begin"/>
        </w:r>
        <w:r w:rsidRPr="00CA1F7F" w:rsidDel="006D47A7">
          <w:rPr>
            <w:rPrChange w:id="6715" w:author="The Si Tran" w:date="2012-12-11T23:34:00Z">
              <w:rPr>
                <w:b w:val="0"/>
              </w:rPr>
            </w:rPrChange>
          </w:rPr>
          <w:delInstrText xml:space="preserve"> STYLEREF 1 \s </w:delInstrText>
        </w:r>
        <w:r w:rsidRPr="00CA1F7F" w:rsidDel="006D47A7">
          <w:rPr>
            <w:rPrChange w:id="6716" w:author="The Si Tran" w:date="2012-12-11T23:34:00Z">
              <w:rPr>
                <w:b w:val="0"/>
              </w:rPr>
            </w:rPrChange>
          </w:rPr>
          <w:fldChar w:fldCharType="separate"/>
        </w:r>
        <w:r w:rsidRPr="00CA1F7F" w:rsidDel="006D47A7">
          <w:rPr>
            <w:rPrChange w:id="6717" w:author="The Si Tran" w:date="2012-12-11T23:34:00Z">
              <w:rPr>
                <w:b w:val="0"/>
                <w:noProof/>
              </w:rPr>
            </w:rPrChange>
          </w:rPr>
          <w:delText>2</w:delText>
        </w:r>
        <w:r w:rsidRPr="00CA1F7F" w:rsidDel="006D47A7">
          <w:rPr>
            <w:rPrChange w:id="6718" w:author="The Si Tran" w:date="2012-12-11T23:34:00Z">
              <w:rPr>
                <w:b w:val="0"/>
              </w:rPr>
            </w:rPrChange>
          </w:rPr>
          <w:fldChar w:fldCharType="end"/>
        </w:r>
        <w:r w:rsidRPr="00CA1F7F" w:rsidDel="006D47A7">
          <w:rPr>
            <w:rPrChange w:id="6719" w:author="The Si Tran" w:date="2012-12-11T23:34:00Z">
              <w:rPr>
                <w:b w:val="0"/>
              </w:rPr>
            </w:rPrChange>
          </w:rPr>
          <w:delText>.</w:delText>
        </w:r>
        <w:r w:rsidRPr="00CA1F7F" w:rsidDel="006D47A7">
          <w:rPr>
            <w:rPrChange w:id="6720" w:author="The Si Tran" w:date="2012-12-11T23:34:00Z">
              <w:rPr>
                <w:b w:val="0"/>
              </w:rPr>
            </w:rPrChange>
          </w:rPr>
          <w:fldChar w:fldCharType="begin"/>
        </w:r>
        <w:r w:rsidRPr="00CA1F7F" w:rsidDel="006D47A7">
          <w:rPr>
            <w:rPrChange w:id="6721" w:author="The Si Tran" w:date="2012-12-11T23:34:00Z">
              <w:rPr>
                <w:b w:val="0"/>
              </w:rPr>
            </w:rPrChange>
          </w:rPr>
          <w:delInstrText xml:space="preserve"> SEQ Hình \* ARABIC \s 1 </w:delInstrText>
        </w:r>
        <w:r w:rsidRPr="00CA1F7F" w:rsidDel="006D47A7">
          <w:rPr>
            <w:rPrChange w:id="6722" w:author="The Si Tran" w:date="2012-12-11T23:34:00Z">
              <w:rPr>
                <w:b w:val="0"/>
              </w:rPr>
            </w:rPrChange>
          </w:rPr>
          <w:fldChar w:fldCharType="separate"/>
        </w:r>
        <w:r w:rsidRPr="00CA1F7F" w:rsidDel="006D47A7">
          <w:rPr>
            <w:rPrChange w:id="6723" w:author="The Si Tran" w:date="2012-12-11T23:34:00Z">
              <w:rPr>
                <w:b w:val="0"/>
                <w:noProof/>
              </w:rPr>
            </w:rPrChange>
          </w:rPr>
          <w:delText>5</w:delText>
        </w:r>
        <w:r w:rsidRPr="00CA1F7F" w:rsidDel="006D47A7">
          <w:rPr>
            <w:rPrChange w:id="6724" w:author="The Si Tran" w:date="2012-12-11T23:34:00Z">
              <w:rPr>
                <w:b w:val="0"/>
              </w:rPr>
            </w:rPrChange>
          </w:rPr>
          <w:fldChar w:fldCharType="end"/>
        </w:r>
        <w:r w:rsidRPr="00CA1F7F" w:rsidDel="006D47A7">
          <w:rPr>
            <w:rPrChange w:id="6725" w:author="The Si Tran" w:date="2012-12-11T23:34:00Z">
              <w:rPr>
                <w:b w:val="0"/>
              </w:rPr>
            </w:rPrChange>
          </w:rPr>
          <w:delText xml:space="preserve">: </w:delText>
        </w:r>
      </w:del>
      <w:r w:rsidRPr="00CA1F7F">
        <w:rPr>
          <w:rPrChange w:id="6726" w:author="The Si Tran" w:date="2012-12-11T23:34:00Z">
            <w:rPr>
              <w:b w:val="0"/>
            </w:rPr>
          </w:rPrChange>
        </w:rPr>
        <w:t xml:space="preserve">Đơn vị mạng </w:t>
      </w:r>
      <w:r w:rsidR="00976130" w:rsidRPr="00CA1F7F">
        <w:t>Nơron</w:t>
      </w:r>
      <w:bookmarkEnd w:id="6709"/>
      <w:bookmarkEnd w:id="6710"/>
      <w:bookmarkEnd w:id="6711"/>
    </w:p>
    <w:p w14:paraId="48DE7854" w14:textId="77777777" w:rsidR="0088753F" w:rsidRPr="0049233F" w:rsidRDefault="0088753F" w:rsidP="0088753F">
      <w:pPr>
        <w:spacing w:before="0"/>
        <w:ind w:firstLine="720"/>
        <w:rPr>
          <w:szCs w:val="26"/>
        </w:rPr>
      </w:pPr>
    </w:p>
    <w:p w14:paraId="19BB1A31" w14:textId="60EAF142" w:rsidR="0088753F" w:rsidRDefault="0088753F">
      <w:pPr>
        <w:rPr>
          <w:ins w:id="6727" w:author="The Si Tran" w:date="2012-12-06T02:05:00Z"/>
        </w:rPr>
        <w:pPrChange w:id="6728"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729" w:author="The Si Tran" w:date="2012-12-06T02:07:00Z"/>
          <w:szCs w:val="26"/>
        </w:rPr>
      </w:pPr>
      <w:ins w:id="6730"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731" w:author="The Si Tran" w:date="2012-12-06T02:07:00Z">
          <w:pPr>
            <w:spacing w:before="0"/>
            <w:ind w:left="720" w:firstLine="720"/>
          </w:pPr>
        </w:pPrChange>
      </w:pPr>
      <w:del w:id="6732" w:author="The Si Tran" w:date="2012-12-06T02:07:00Z">
        <w:r w:rsidRPr="00941798" w:rsidDel="00CD6D90">
          <w:rPr>
            <w:noProof/>
            <w:szCs w:val="26"/>
            <w:rPrChange w:id="6733" w:author="Unknown">
              <w:rPr>
                <w:noProof/>
              </w:rPr>
            </w:rPrChange>
          </w:rPr>
          <w:drawing>
            <wp:inline distT="0" distB="0" distL="0" distR="0" wp14:anchorId="03B62084" wp14:editId="0FC4ECA6">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6734" w:author="The Si Tran" w:date="2012-12-06T01:59:00Z"/>
        </w:rPr>
        <w:pPrChange w:id="6735" w:author="The Si Tran" w:date="2012-12-16T08:22:00Z">
          <w:pPr>
            <w:spacing w:before="0"/>
            <w:ind w:firstLine="720"/>
          </w:pPr>
        </w:pPrChange>
      </w:pPr>
      <w:r w:rsidRPr="0049233F">
        <w:t xml:space="preserve">Ở đây các số thực </w:t>
      </w:r>
      <m:oMath>
        <m:sSub>
          <m:sSubPr>
            <m:ctrlPr>
              <w:ins w:id="6736" w:author="The Si Tran" w:date="2012-12-06T02:07:00Z">
                <w:rPr>
                  <w:rFonts w:ascii="Cambria Math" w:hAnsi="Cambria Math"/>
                  <w:i/>
                </w:rPr>
              </w:ins>
            </m:ctrlPr>
          </m:sSubPr>
          <m:e>
            <w:ins w:id="6737" w:author="The Si Tran" w:date="2012-12-06T02:07:00Z">
              <m:r>
                <w:rPr>
                  <w:rFonts w:ascii="Cambria Math" w:hAnsi="Cambria Math"/>
                </w:rPr>
                <m:t>w</m:t>
              </m:r>
            </w:ins>
          </m:e>
          <m:sub>
            <w:ins w:id="6738" w:author="The Si Tran" w:date="2012-12-06T02:07:00Z">
              <m:r>
                <w:rPr>
                  <w:rFonts w:ascii="Cambria Math" w:hAnsi="Cambria Math"/>
                </w:rPr>
                <m:t>i</m:t>
              </m:r>
            </w:ins>
          </m:sub>
        </m:sSub>
      </m:oMath>
      <w:ins w:id="6739" w:author="The Si Tran" w:date="2012-12-06T02:07:00Z">
        <w:r w:rsidR="00CD6D90">
          <w:t xml:space="preserve"> </w:t>
        </w:r>
      </w:ins>
      <w:del w:id="6740"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741" w:author="The Si Tran" w:date="2012-12-06T02:08:00Z">
                <w:rPr>
                  <w:rFonts w:ascii="Cambria Math" w:hAnsi="Cambria Math"/>
                  <w:i/>
                </w:rPr>
              </w:ins>
            </m:ctrlPr>
          </m:sSubPr>
          <m:e>
            <w:ins w:id="6742" w:author="The Si Tran" w:date="2012-12-06T02:08:00Z">
              <m:r>
                <w:rPr>
                  <w:rFonts w:ascii="Cambria Math" w:hAnsi="Cambria Math"/>
                </w:rPr>
                <m:t>x</m:t>
              </m:r>
            </w:ins>
          </m:e>
          <m:sub>
            <w:ins w:id="6743" w:author="The Si Tran" w:date="2012-12-06T02:08:00Z">
              <m:r>
                <w:rPr>
                  <w:rFonts w:ascii="Cambria Math" w:hAnsi="Cambria Math"/>
                </w:rPr>
                <m:t>i</m:t>
              </m:r>
            </w:ins>
          </m:sub>
        </m:sSub>
      </m:oMath>
      <w:ins w:id="6744" w:author="The Si Tran" w:date="2012-12-06T02:08:00Z">
        <w:r w:rsidR="0001105D">
          <w:t xml:space="preserve"> </w:t>
        </w:r>
      </w:ins>
      <w:del w:id="6745"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746" w:author="The Si Tran" w:date="2012-12-06T02:09:00Z">
                <w:rPr>
                  <w:rFonts w:ascii="Cambria Math" w:hAnsi="Cambria Math"/>
                  <w:i/>
                </w:rPr>
              </w:ins>
            </m:ctrlPr>
          </m:sSubPr>
          <m:e>
            <w:ins w:id="6747" w:author="The Si Tran" w:date="2012-12-06T02:09:00Z">
              <m:r>
                <w:rPr>
                  <w:rFonts w:ascii="Cambria Math" w:hAnsi="Cambria Math"/>
                </w:rPr>
                <m:t>-w</m:t>
              </m:r>
            </w:ins>
          </m:e>
          <m:sub>
            <w:ins w:id="6748" w:author="The Si Tran" w:date="2012-12-06T02:09:00Z">
              <m:r>
                <w:rPr>
                  <w:rFonts w:ascii="Cambria Math" w:hAnsi="Cambria Math"/>
                </w:rPr>
                <m:t>0</m:t>
              </m:r>
            </w:ins>
          </m:sub>
        </m:sSub>
      </m:oMath>
      <w:del w:id="6749"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proofErr w:type="gramStart"/>
      <w:r w:rsidRPr="0049233F">
        <w:t>Đặt</w:t>
      </w:r>
      <w:ins w:id="6750" w:author="The Si Tran" w:date="2012-12-06T02:09:00Z">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751"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pStyle w:val="Canhgiua"/>
        <w:rPr>
          <w:del w:id="6752" w:author="The Si Tran" w:date="2012-12-06T02:00:00Z"/>
        </w:rPr>
        <w:pPrChange w:id="6753" w:author="The Si Tran" w:date="2012-12-06T02:00:00Z">
          <w:pPr>
            <w:spacing w:before="0"/>
            <w:ind w:firstLine="720"/>
          </w:pPr>
        </w:pPrChange>
      </w:pPr>
      <w:ins w:id="6754"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pPr>
        <w:pStyle w:val="Canhgiua"/>
        <w:pPrChange w:id="6755" w:author="The Si Tran" w:date="2012-12-06T02:00:00Z">
          <w:pPr>
            <w:spacing w:before="0"/>
            <w:ind w:firstLine="720"/>
          </w:pPr>
        </w:pPrChange>
      </w:pPr>
      <w:del w:id="6756" w:author="The Si Tran" w:date="2012-12-06T02:00:00Z">
        <w:r w:rsidRPr="00941798" w:rsidDel="000B65E4">
          <w:rPr>
            <w:noProof/>
            <w:rPrChange w:id="6757" w:author="Unknown">
              <w:rPr>
                <w:noProof/>
              </w:rPr>
            </w:rPrChange>
          </w:rPr>
          <w:drawing>
            <wp:inline distT="0" distB="0" distL="0" distR="0" wp14:anchorId="05F691B7" wp14:editId="10B7460B">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6758" w:author="The Si Tran" w:date="2012-12-06T02:01:00Z"/>
        </w:rPr>
        <w:pPrChange w:id="6759" w:author="The Si Tran" w:date="2012-12-16T08:22:00Z">
          <w:pPr>
            <w:spacing w:before="0"/>
            <w:ind w:firstLine="720"/>
          </w:pPr>
        </w:pPrChange>
      </w:pPr>
      <w:r w:rsidRPr="0049233F">
        <w:t xml:space="preserve">Ở đây </w:t>
      </w:r>
      <w:del w:id="6760" w:author="The Si Tran" w:date="2012-12-06T02:00:00Z">
        <w:r w:rsidRPr="00AF1345" w:rsidDel="000B65E4">
          <w:rPr>
            <w:position w:val="-6"/>
          </w:rPr>
          <w:object w:dxaOrig="200" w:dyaOrig="279" w14:anchorId="56E38391">
            <v:shape id="_x0000_i1103" type="#_x0000_t75" style="width:7.5pt;height:12.75pt" o:ole="">
              <v:imagedata r:id="rId192" o:title=""/>
            </v:shape>
            <o:OLEObject Type="Embed" ProgID="Equation.DSMT4" ShapeID="_x0000_i1103" DrawAspect="Content" ObjectID="_1417544935" r:id="rId193"/>
          </w:object>
        </w:r>
      </w:del>
      <m:oMath>
        <m:acc>
          <m:accPr>
            <m:chr m:val="⃗"/>
            <m:ctrlPr>
              <w:ins w:id="6761" w:author="The Si Tran" w:date="2012-12-06T02:00:00Z">
                <w:rPr>
                  <w:rFonts w:ascii="Cambria Math" w:hAnsi="Cambria Math"/>
                  <w:i/>
                </w:rPr>
              </w:ins>
            </m:ctrlPr>
          </m:accPr>
          <m:e>
            <w:ins w:id="6762" w:author="The Si Tran" w:date="2012-12-06T02:00:00Z">
              <m:r>
                <w:rPr>
                  <w:rFonts w:ascii="Cambria Math" w:hAnsi="Cambria Math"/>
                </w:rPr>
                <m:t>x</m:t>
              </m:r>
            </w:ins>
          </m:e>
        </m:acc>
      </m:oMath>
      <w:r w:rsidRPr="0049233F">
        <w:t xml:space="preserve"> và </w:t>
      </w:r>
      <w:del w:id="6763" w:author="The Si Tran" w:date="2012-12-06T02:00:00Z">
        <w:r w:rsidRPr="00AF1345" w:rsidDel="000B65E4">
          <w:rPr>
            <w:position w:val="-6"/>
          </w:rPr>
          <w:object w:dxaOrig="240" w:dyaOrig="279" w14:anchorId="713B3E3F">
            <v:shape id="_x0000_i1104" type="#_x0000_t75" style="width:12.75pt;height:12.75pt" o:ole="">
              <v:imagedata r:id="rId194" o:title=""/>
            </v:shape>
            <o:OLEObject Type="Embed" ProgID="Equation.DSMT4" ShapeID="_x0000_i1104" DrawAspect="Content" ObjectID="_1417544936" r:id="rId195"/>
          </w:object>
        </w:r>
      </w:del>
      <m:oMath>
        <m:acc>
          <m:accPr>
            <m:chr m:val="⃗"/>
            <m:ctrlPr>
              <w:ins w:id="6764" w:author="The Si Tran" w:date="2012-12-06T02:00:00Z">
                <w:rPr>
                  <w:rFonts w:ascii="Cambria Math" w:hAnsi="Cambria Math"/>
                  <w:i/>
                </w:rPr>
              </w:ins>
            </m:ctrlPr>
          </m:accPr>
          <m:e>
            <w:ins w:id="6765"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6766" w:author="The Si Tran" w:date="2012-12-06T02:01:00Z">
        <m:oMath>
          <m:r>
            <w:rPr>
              <w:rFonts w:ascii="Cambria Math" w:hAnsi="Cambria Math"/>
            </w:rPr>
            <m:t>sgn()</m:t>
          </m:r>
        </m:oMath>
      </w:ins>
      <w:del w:id="6767"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pStyle w:val="Canhgiua"/>
        <w:rPr>
          <w:del w:id="6768" w:author="The Si Tran" w:date="2012-12-06T02:04:00Z"/>
        </w:rPr>
        <w:pPrChange w:id="6769" w:author="The Si Tran" w:date="2012-12-06T02:04:00Z">
          <w:pPr>
            <w:spacing w:before="0"/>
            <w:ind w:firstLine="720"/>
          </w:pPr>
        </w:pPrChange>
      </w:pPr>
      <w:ins w:id="6770"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pPr>
        <w:pStyle w:val="Canhgiua"/>
        <w:pPrChange w:id="6771" w:author="The Si Tran" w:date="2012-12-06T02:04:00Z">
          <w:pPr>
            <w:spacing w:before="0"/>
            <w:ind w:firstLine="720"/>
          </w:pPr>
        </w:pPrChange>
      </w:pPr>
      <w:del w:id="6772" w:author="The Si Tran" w:date="2012-12-06T02:04:00Z">
        <w:r w:rsidRPr="00941798" w:rsidDel="00CD6D90">
          <w:rPr>
            <w:noProof/>
            <w:rPrChange w:id="6773" w:author="Unknown">
              <w:rPr>
                <w:noProof/>
              </w:rPr>
            </w:rPrChange>
          </w:rPr>
          <w:drawing>
            <wp:inline distT="0" distB="0" distL="0" distR="0" wp14:anchorId="08CFD84C" wp14:editId="6206CE24">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6774"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6775" w:author="The Si Tran" w:date="2012-12-06T02:10:00Z">
                <w:rPr>
                  <w:rFonts w:ascii="Cambria Math" w:hAnsi="Cambria Math"/>
                  <w:i/>
                </w:rPr>
              </w:ins>
            </m:ctrlPr>
          </m:sSubPr>
          <m:e>
            <w:ins w:id="6776" w:author="The Si Tran" w:date="2012-12-06T02:10:00Z">
              <m:r>
                <w:rPr>
                  <w:rFonts w:ascii="Cambria Math" w:hAnsi="Cambria Math"/>
                </w:rPr>
                <m:t>(x</m:t>
              </m:r>
            </w:ins>
          </m:e>
          <m:sub>
            <w:ins w:id="6777" w:author="The Si Tran" w:date="2012-12-06T02:10:00Z">
              <m:r>
                <w:rPr>
                  <w:rFonts w:ascii="Cambria Math" w:hAnsi="Cambria Math"/>
                </w:rPr>
                <m:t>1</m:t>
              </m:r>
            </w:ins>
          </m:sub>
        </m:sSub>
        <w:ins w:id="6778" w:author="The Si Tran" w:date="2012-12-06T02:10:00Z">
          <m:r>
            <w:rPr>
              <w:rFonts w:ascii="Cambria Math" w:hAnsi="Cambria Math"/>
            </w:rPr>
            <m:t>,</m:t>
          </m:r>
        </w:ins>
        <m:sSub>
          <m:sSubPr>
            <m:ctrlPr>
              <w:ins w:id="6779" w:author="The Si Tran" w:date="2012-12-06T02:10:00Z">
                <w:rPr>
                  <w:rFonts w:ascii="Cambria Math" w:hAnsi="Cambria Math"/>
                  <w:i/>
                </w:rPr>
              </w:ins>
            </m:ctrlPr>
          </m:sSubPr>
          <m:e>
            <w:ins w:id="6780" w:author="The Si Tran" w:date="2012-12-06T02:10:00Z">
              <m:r>
                <w:rPr>
                  <w:rFonts w:ascii="Cambria Math" w:hAnsi="Cambria Math"/>
                </w:rPr>
                <m:t>x</m:t>
              </m:r>
            </w:ins>
          </m:e>
          <m:sub>
            <w:ins w:id="6781" w:author="The Si Tran" w:date="2012-12-06T02:10:00Z">
              <m:r>
                <w:rPr>
                  <w:rFonts w:ascii="Cambria Math" w:hAnsi="Cambria Math"/>
                </w:rPr>
                <m:t>2</m:t>
              </m:r>
            </w:ins>
          </m:sub>
        </m:sSub>
        <w:ins w:id="6782" w:author="The Si Tran" w:date="2012-12-06T02:10:00Z">
          <m:r>
            <w:rPr>
              <w:rFonts w:ascii="Cambria Math" w:hAnsi="Cambria Math"/>
            </w:rPr>
            <m:t>,…,</m:t>
          </m:r>
        </w:ins>
        <m:sSub>
          <m:sSubPr>
            <m:ctrlPr>
              <w:ins w:id="6783" w:author="The Si Tran" w:date="2012-12-06T02:10:00Z">
                <w:rPr>
                  <w:rFonts w:ascii="Cambria Math" w:hAnsi="Cambria Math"/>
                  <w:i/>
                </w:rPr>
              </w:ins>
            </m:ctrlPr>
          </m:sSubPr>
          <m:e>
            <w:ins w:id="6784" w:author="The Si Tran" w:date="2012-12-06T02:10:00Z">
              <m:r>
                <w:rPr>
                  <w:rFonts w:ascii="Cambria Math" w:hAnsi="Cambria Math"/>
                </w:rPr>
                <m:t>x</m:t>
              </m:r>
            </w:ins>
          </m:e>
          <m:sub>
            <w:ins w:id="6785" w:author="The Si Tran" w:date="2012-12-06T02:10:00Z">
              <m:r>
                <w:rPr>
                  <w:rFonts w:ascii="Cambria Math" w:hAnsi="Cambria Math"/>
                </w:rPr>
                <m:t>n</m:t>
              </m:r>
            </w:ins>
          </m:sub>
        </m:sSub>
        <w:ins w:id="6786" w:author="The Si Tran" w:date="2012-12-06T02:10:00Z">
          <m:r>
            <w:rPr>
              <w:rFonts w:ascii="Cambria Math" w:hAnsi="Cambria Math"/>
            </w:rPr>
            <m:t>)</m:t>
          </m:r>
        </w:ins>
      </m:oMath>
      <w:del w:id="6787"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788" w:author="The Si Tran" w:date="2012-12-06T02:10:00Z">
        <m:oMath>
          <m:r>
            <w:rPr>
              <w:rFonts w:ascii="Cambria Math" w:hAnsi="Cambria Math"/>
            </w:rPr>
            <m:t>n+1</m:t>
          </m:r>
        </m:oMath>
      </w:ins>
      <w:del w:id="6789"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790" w:author="The Si Tran" w:date="2012-12-06T02:11:00Z">
                <w:rPr>
                  <w:rFonts w:ascii="Cambria Math" w:hAnsi="Cambria Math"/>
                  <w:i/>
                </w:rPr>
              </w:ins>
            </m:ctrlPr>
          </m:sSubPr>
          <m:e>
            <w:ins w:id="6791" w:author="The Si Tran" w:date="2012-12-06T02:11:00Z">
              <m:r>
                <w:rPr>
                  <w:rFonts w:ascii="Cambria Math" w:hAnsi="Cambria Math"/>
                </w:rPr>
                <m:t>x</m:t>
              </m:r>
            </w:ins>
          </m:e>
          <m:sub>
            <w:ins w:id="6792" w:author="The Si Tran" w:date="2012-12-06T02:11:00Z">
              <m:r>
                <w:rPr>
                  <w:rFonts w:ascii="Cambria Math" w:hAnsi="Cambria Math"/>
                </w:rPr>
                <m:t>0</m:t>
              </m:r>
            </w:ins>
          </m:sub>
        </m:sSub>
      </m:oMath>
      <w:del w:id="6793"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794" w:author="The Si Tran" w:date="2012-12-06T02:11:00Z">
        <w:r w:rsidRPr="00AF1345" w:rsidDel="00E81970">
          <w:rPr>
            <w:position w:val="-6"/>
          </w:rPr>
          <w:object w:dxaOrig="760" w:dyaOrig="279" w14:anchorId="0CA687E0">
            <v:shape id="_x0000_i1105" type="#_x0000_t75" style="width:36pt;height:14.25pt" o:ole="">
              <v:imagedata r:id="rId197" o:title=""/>
            </v:shape>
            <o:OLEObject Type="Embed" ProgID="Equation.DSMT4" ShapeID="_x0000_i1105" DrawAspect="Content" ObjectID="_1417544937" r:id="rId198"/>
          </w:object>
        </w:r>
      </w:del>
      <m:oMath>
        <m:acc>
          <m:accPr>
            <m:chr m:val="⃗"/>
            <m:ctrlPr>
              <w:ins w:id="6795" w:author="The Si Tran" w:date="2012-12-06T02:11:00Z">
                <w:rPr>
                  <w:rFonts w:ascii="Cambria Math" w:hAnsi="Cambria Math"/>
                  <w:i/>
                </w:rPr>
              </w:ins>
            </m:ctrlPr>
          </m:accPr>
          <m:e>
            <w:ins w:id="6796" w:author="The Si Tran" w:date="2012-12-06T02:11:00Z">
              <m:r>
                <w:rPr>
                  <w:rFonts w:ascii="Cambria Math" w:hAnsi="Cambria Math"/>
                </w:rPr>
                <m:t>w</m:t>
              </m:r>
            </w:ins>
          </m:e>
        </m:acc>
        <w:ins w:id="6797" w:author="The Si Tran" w:date="2012-12-06T02:11:00Z">
          <m:r>
            <w:rPr>
              <w:rFonts w:ascii="Cambria Math" w:hAnsi="Cambria Math"/>
            </w:rPr>
            <m:t>∙</m:t>
          </m:r>
        </w:ins>
        <m:acc>
          <m:accPr>
            <m:chr m:val="⃗"/>
            <m:ctrlPr>
              <w:ins w:id="6798" w:author="The Si Tran" w:date="2012-12-06T02:11:00Z">
                <w:rPr>
                  <w:rFonts w:ascii="Cambria Math" w:hAnsi="Cambria Math"/>
                  <w:i/>
                </w:rPr>
              </w:ins>
            </m:ctrlPr>
          </m:accPr>
          <m:e>
            <w:ins w:id="6799" w:author="The Si Tran" w:date="2012-12-06T02:11:00Z">
              <m:r>
                <w:rPr>
                  <w:rFonts w:ascii="Cambria Math" w:hAnsi="Cambria Math"/>
                </w:rPr>
                <m:t>x</m:t>
              </m:r>
            </w:ins>
          </m:e>
        </m:acc>
        <w:ins w:id="6800"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0AD1F656" w:rsidR="0088753F" w:rsidRPr="0049233F" w:rsidRDefault="0088753F">
      <w:pPr>
        <w:pPrChange w:id="6801"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6802" w:author="The Si Tran" w:date="2012-12-06T02:12:00Z">
        <w:r w:rsidRPr="00AF1345" w:rsidDel="00721CBD">
          <w:rPr>
            <w:position w:val="-6"/>
          </w:rPr>
          <w:object w:dxaOrig="240" w:dyaOrig="279" w14:anchorId="6BB743B6">
            <v:shape id="_x0000_i1106" type="#_x0000_t75" style="width:14.25pt;height:14.25pt" o:ole="">
              <v:imagedata r:id="rId199" o:title=""/>
            </v:shape>
            <o:OLEObject Type="Embed" ProgID="Equation.DSMT4" ShapeID="_x0000_i1106" DrawAspect="Content" ObjectID="_1417544938" r:id="rId200"/>
          </w:object>
        </w:r>
      </w:del>
      <m:oMath>
        <m:acc>
          <m:accPr>
            <m:chr m:val="⃗"/>
            <m:ctrlPr>
              <w:ins w:id="6803" w:author="The Si Tran" w:date="2012-12-06T02:12:00Z">
                <w:rPr>
                  <w:rFonts w:ascii="Cambria Math" w:hAnsi="Cambria Math"/>
                  <w:i/>
                </w:rPr>
              </w:ins>
            </m:ctrlPr>
          </m:accPr>
          <m:e>
            <w:ins w:id="6804" w:author="The Si Tran" w:date="2012-12-06T02:12:00Z">
              <m:r>
                <w:rPr>
                  <w:rFonts w:ascii="Cambria Math" w:hAnsi="Cambria Math"/>
                </w:rPr>
                <m:t>w</m:t>
              </m:r>
            </w:ins>
          </m:e>
        </m:acc>
      </m:oMath>
      <w:r w:rsidRPr="0049233F">
        <w:t xml:space="preserve"> sau cho siêu phẳng </w:t>
      </w:r>
      <w:del w:id="6805" w:author="The Si Tran" w:date="2012-12-06T02:12:00Z">
        <w:r w:rsidRPr="00AF1345" w:rsidDel="00721CBD">
          <w:rPr>
            <w:position w:val="-6"/>
          </w:rPr>
          <w:object w:dxaOrig="760" w:dyaOrig="279" w14:anchorId="70AD84D1">
            <v:shape id="_x0000_i1107" type="#_x0000_t75" style="width:36pt;height:14.25pt" o:ole="">
              <v:imagedata r:id="rId197" o:title=""/>
            </v:shape>
            <o:OLEObject Type="Embed" ProgID="Equation.DSMT4" ShapeID="_x0000_i1107" DrawAspect="Content" ObjectID="_1417544939" r:id="rId201"/>
          </w:object>
        </w:r>
      </w:del>
      <m:oMath>
        <m:acc>
          <m:accPr>
            <m:chr m:val="⃗"/>
            <m:ctrlPr>
              <w:ins w:id="6806" w:author="The Si Tran" w:date="2012-12-06T02:12:00Z">
                <w:rPr>
                  <w:rFonts w:ascii="Cambria Math" w:hAnsi="Cambria Math"/>
                  <w:i/>
                </w:rPr>
              </w:ins>
            </m:ctrlPr>
          </m:accPr>
          <m:e>
            <w:ins w:id="6807" w:author="The Si Tran" w:date="2012-12-06T02:12:00Z">
              <m:r>
                <w:rPr>
                  <w:rFonts w:ascii="Cambria Math" w:hAnsi="Cambria Math"/>
                </w:rPr>
                <m:t>w</m:t>
              </m:r>
            </w:ins>
          </m:e>
        </m:acc>
        <w:ins w:id="6808" w:author="The Si Tran" w:date="2012-12-06T02:12:00Z">
          <m:r>
            <w:rPr>
              <w:rFonts w:ascii="Cambria Math" w:hAnsi="Cambria Math"/>
            </w:rPr>
            <m:t>∙</m:t>
          </m:r>
        </w:ins>
        <m:acc>
          <m:accPr>
            <m:chr m:val="⃗"/>
            <m:ctrlPr>
              <w:ins w:id="6809" w:author="The Si Tran" w:date="2012-12-06T02:12:00Z">
                <w:rPr>
                  <w:rFonts w:ascii="Cambria Math" w:hAnsi="Cambria Math"/>
                  <w:i/>
                </w:rPr>
              </w:ins>
            </m:ctrlPr>
          </m:accPr>
          <m:e>
            <w:ins w:id="6810" w:author="The Si Tran" w:date="2012-12-06T02:12:00Z">
              <m:r>
                <w:rPr>
                  <w:rFonts w:ascii="Cambria Math" w:hAnsi="Cambria Math"/>
                </w:rPr>
                <m:t>x</m:t>
              </m:r>
            </w:ins>
          </m:e>
        </m:acc>
        <w:ins w:id="6811" w:author="The Si Tran" w:date="2012-12-06T02:12:00Z">
          <m:r>
            <w:rPr>
              <w:rFonts w:ascii="Cambria Math" w:hAnsi="Cambria Math"/>
            </w:rPr>
            <m:t>=0</m:t>
          </m:r>
        </w:ins>
      </m:oMath>
      <w:ins w:id="6812" w:author="The Si Tran" w:date="2012-12-06T02:12:00Z">
        <w:r w:rsidR="00721CBD" w:rsidRPr="0049233F">
          <w:t xml:space="preserve"> </w:t>
        </w:r>
      </w:ins>
      <w:r w:rsidRPr="0049233F">
        <w:t xml:space="preserve"> phân chia các điểm trong tập mẫu một cách chính xác </w:t>
      </w:r>
      <w:proofErr w:type="gramStart"/>
      <w:r w:rsidRPr="0049233F">
        <w:t>theo</w:t>
      </w:r>
      <w:proofErr w:type="gramEnd"/>
      <w:r w:rsidRPr="0049233F">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813" w:author="The Si Tran" w:date="2012-12-16T17:26:00Z">
          <w:pPr>
            <w:keepNext/>
            <w:spacing w:before="0"/>
            <w:ind w:firstLine="720"/>
          </w:pPr>
        </w:pPrChange>
      </w:pPr>
      <w:r w:rsidRPr="002B1464">
        <w:rPr>
          <w:noProof/>
        </w:rPr>
        <w:drawing>
          <wp:inline distT="0" distB="0" distL="0" distR="0" wp14:anchorId="4BCD2EC0" wp14:editId="3A1F131F">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134B49C2" w:rsidR="0088753F" w:rsidRPr="0049233F" w:rsidRDefault="0088753F">
      <w:pPr>
        <w:pStyle w:val="Hinh"/>
        <w:pPrChange w:id="6814" w:author="The Si Tran" w:date="2012-12-16T10:10:00Z">
          <w:pPr>
            <w:pStyle w:val="Caption"/>
          </w:pPr>
        </w:pPrChange>
      </w:pPr>
      <w:r w:rsidRPr="0049233F">
        <w:t xml:space="preserve">              </w:t>
      </w:r>
      <w:bookmarkStart w:id="6815" w:name="_Toc327348214"/>
      <w:bookmarkStart w:id="6816" w:name="_Toc343029964"/>
      <w:bookmarkStart w:id="6817" w:name="_Toc343711399"/>
      <w:r w:rsidRPr="0049233F">
        <w:t>Hình</w:t>
      </w:r>
      <w:ins w:id="6818" w:author="The Si Tran" w:date="2012-12-11T23:35:00Z">
        <w:r w:rsidR="006D47A7">
          <w:t xml:space="preserve"> 4.</w:t>
        </w:r>
      </w:ins>
      <w:r w:rsidR="001E2676">
        <w:t>6</w:t>
      </w:r>
      <w:del w:id="6819"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820"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821" w:author="The Si Tran" w:date="2012-12-11T23:34:00Z">
        <w:r w:rsidRPr="00082976" w:rsidDel="006D47A7">
          <w:fldChar w:fldCharType="begin"/>
        </w:r>
        <w:r w:rsidRPr="0049233F" w:rsidDel="006D47A7">
          <w:delInstrText xml:space="preserve"> SEQ Hình \* ARABIC \s 1 </w:delInstrText>
        </w:r>
        <w:r w:rsidRPr="00082976" w:rsidDel="006D47A7">
          <w:rPr>
            <w:rPrChange w:id="6822"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15771C">
        <w:t>ế</w:t>
      </w:r>
      <w:r w:rsidRPr="00941798">
        <w:t>t đ</w:t>
      </w:r>
      <w:r w:rsidRPr="006D47A7">
        <w:rPr>
          <w:rPrChange w:id="6823" w:author="The Si Tran" w:date="2012-12-11T23:35:00Z">
            <w:rPr>
              <w:b w:val="0"/>
            </w:rPr>
          </w:rPrChange>
        </w:rPr>
        <w:t>ịnh biểu diễn bởi perceptron hai đầu nhập</w:t>
      </w:r>
      <w:bookmarkEnd w:id="6815"/>
      <w:bookmarkEnd w:id="6816"/>
      <w:bookmarkEnd w:id="6817"/>
    </w:p>
    <w:p w14:paraId="0D52F570" w14:textId="77777777" w:rsidR="0088753F" w:rsidRPr="0049233F" w:rsidRDefault="0088753F" w:rsidP="0088753F">
      <w:pPr>
        <w:spacing w:before="0"/>
        <w:ind w:firstLine="720"/>
        <w:rPr>
          <w:szCs w:val="26"/>
        </w:rPr>
      </w:pPr>
    </w:p>
    <w:p w14:paraId="429E8AF3" w14:textId="728E25C6" w:rsidR="0088753F" w:rsidRPr="0049233F" w:rsidRDefault="0088753F">
      <w:pPr>
        <w:pPrChange w:id="6824" w:author="The Si Tran" w:date="2012-12-16T08:22:00Z">
          <w:pPr>
            <w:spacing w:before="0"/>
            <w:ind w:firstLine="720"/>
          </w:pPr>
        </w:pPrChange>
      </w:pPr>
      <w:r w:rsidRPr="0049233F">
        <w:t xml:space="preserve">Hình </w:t>
      </w:r>
      <w:ins w:id="6825" w:author="The Si Tran" w:date="2012-12-11T23:35:00Z">
        <w:r w:rsidR="006D47A7">
          <w:t>4.</w:t>
        </w:r>
      </w:ins>
      <w:r w:rsidR="001E2676">
        <w:t>6</w:t>
      </w:r>
      <w:del w:id="6826"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827" w:author="The Si Tran" w:date="2012-12-11T23:35:00Z">
        <w:r w:rsidRPr="0049233F" w:rsidDel="006D47A7">
          <w:delText>2.6</w:delText>
        </w:r>
      </w:del>
      <w:ins w:id="6828" w:author="The Si Tran" w:date="2012-12-11T23:35:00Z">
        <w:r w:rsidR="006D47A7">
          <w:t>4.</w:t>
        </w:r>
      </w:ins>
      <w:r w:rsidR="001E2676">
        <w:t>6</w:t>
      </w:r>
      <w:r w:rsidRPr="0049233F">
        <w:t xml:space="preserve"> (b) là một tập mẫu không khả phân tuyến tính.</w:t>
      </w:r>
    </w:p>
    <w:p w14:paraId="57456E22" w14:textId="4B2D28A5" w:rsidR="0088753F" w:rsidRPr="0049233F" w:rsidRDefault="0088753F">
      <w:pPr>
        <w:pPrChange w:id="6829"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6830" w:author="The Si Tran" w:date="2012-12-06T02:12:00Z">
        <w:r w:rsidRPr="00AF1345" w:rsidDel="00900AAA">
          <w:rPr>
            <w:position w:val="-6"/>
          </w:rPr>
          <w:object w:dxaOrig="240" w:dyaOrig="279" w14:anchorId="7897CBC4">
            <v:shape id="_x0000_i1108" type="#_x0000_t75" style="width:14.25pt;height:14.25pt" o:ole="">
              <v:imagedata r:id="rId194" o:title=""/>
            </v:shape>
            <o:OLEObject Type="Embed" ProgID="Equation.DSMT4" ShapeID="_x0000_i1108" DrawAspect="Content" ObjectID="_1417544940" r:id="rId203"/>
          </w:object>
        </w:r>
      </w:del>
      <m:oMath>
        <m:acc>
          <m:accPr>
            <m:chr m:val="⃗"/>
            <m:ctrlPr>
              <w:ins w:id="6831" w:author="The Si Tran" w:date="2012-12-06T02:12:00Z">
                <w:rPr>
                  <w:rFonts w:ascii="Cambria Math" w:hAnsi="Cambria Math"/>
                  <w:i/>
                </w:rPr>
              </w:ins>
            </m:ctrlPr>
          </m:accPr>
          <m:e>
            <w:ins w:id="6832" w:author="The Si Tran" w:date="2012-12-06T02:12:00Z">
              <m:r>
                <w:rPr>
                  <w:rFonts w:ascii="Cambria Math" w:hAnsi="Cambria Math"/>
                </w:rPr>
                <m:t>w</m:t>
              </m:r>
            </w:ins>
          </m:e>
        </m:acc>
      </m:oMath>
      <w:r w:rsidRPr="0049233F">
        <w:t xml:space="preserve"> trên một không gian thực </w:t>
      </w:r>
      <w:ins w:id="6833" w:author="The Si Tran" w:date="2012-12-06T02:12:00Z">
        <m:oMath>
          <m:r>
            <w:rPr>
              <w:rFonts w:ascii="Cambria Math" w:hAnsi="Cambria Math"/>
            </w:rPr>
            <m:t>n+1</m:t>
          </m:r>
        </m:oMath>
      </w:ins>
      <w:del w:id="6834"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6835" w:author="The Si Tran" w:date="2012-12-06T02:13:00Z"/>
          <w:rFonts w:ascii="Times New Roman" w:hAnsi="Times New Roman"/>
          <w:i/>
          <w:sz w:val="26"/>
          <w:szCs w:val="26"/>
          <w:u w:val="single"/>
          <w:rPrChange w:id="6836" w:author="The Si Tran" w:date="2012-12-06T02:13:00Z">
            <w:rPr>
              <w:ins w:id="6837"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6838" w:author="The Si Tran" w:date="2012-12-06T02:13:00Z">
        <w:r w:rsidRPr="0049233F" w:rsidDel="00900AAA">
          <w:rPr>
            <w:rFonts w:ascii="Times New Roman" w:hAnsi="Times New Roman"/>
            <w:position w:val="-6"/>
            <w:sz w:val="26"/>
            <w:szCs w:val="26"/>
            <w:rPrChange w:id="6839" w:author="The Si Tran" w:date="2012-12-05T23:02:00Z">
              <w:rPr>
                <w:rFonts w:ascii="Times New Roman" w:hAnsi="Times New Roman"/>
                <w:position w:val="-6"/>
                <w:sz w:val="26"/>
                <w:szCs w:val="26"/>
              </w:rPr>
            </w:rPrChange>
          </w:rPr>
          <w:object w:dxaOrig="240" w:dyaOrig="279" w14:anchorId="72710CDF">
            <v:shape id="_x0000_i1109" type="#_x0000_t75" style="width:14.25pt;height:14.25pt" o:ole="">
              <v:imagedata r:id="rId199" o:title=""/>
            </v:shape>
            <o:OLEObject Type="Embed" ProgID="Equation.DSMT4" ShapeID="_x0000_i1109" DrawAspect="Content" ObjectID="_1417544941" r:id="rId204"/>
          </w:object>
        </w:r>
      </w:del>
      <m:oMath>
        <m:acc>
          <m:accPr>
            <m:chr m:val="⃗"/>
            <m:ctrlPr>
              <w:ins w:id="6840" w:author="The Si Tran" w:date="2012-12-06T02:13:00Z">
                <w:rPr>
                  <w:rFonts w:ascii="Cambria Math" w:eastAsia="Times New Roman" w:hAnsi="Cambria Math"/>
                  <w:i/>
                  <w:sz w:val="26"/>
                  <w:szCs w:val="26"/>
                </w:rPr>
              </w:ins>
            </m:ctrlPr>
          </m:accPr>
          <m:e>
            <w:ins w:id="6841" w:author="The Si Tran" w:date="2012-12-06T02:13:00Z">
              <m:r>
                <w:rPr>
                  <w:rFonts w:ascii="Cambria Math" w:hAnsi="Cambria Math"/>
                  <w:szCs w:val="26"/>
                </w:rPr>
                <m:t>w</m:t>
              </m:r>
            </w:ins>
          </m:e>
        </m:acc>
      </m:oMath>
      <w:ins w:id="6842"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843" w:author="The Si Tran" w:date="2012-12-06T02:13:00Z">
        <w:r w:rsidRPr="0049233F" w:rsidDel="00900AAA">
          <w:rPr>
            <w:rFonts w:ascii="Times New Roman" w:hAnsi="Times New Roman"/>
            <w:position w:val="-6"/>
            <w:sz w:val="26"/>
            <w:szCs w:val="26"/>
            <w:rPrChange w:id="6844" w:author="The Si Tran" w:date="2012-12-05T23:02:00Z">
              <w:rPr>
                <w:rFonts w:ascii="Times New Roman" w:hAnsi="Times New Roman"/>
                <w:position w:val="-6"/>
                <w:sz w:val="26"/>
                <w:szCs w:val="26"/>
              </w:rPr>
            </w:rPrChange>
          </w:rPr>
          <w:object w:dxaOrig="240" w:dyaOrig="279" w14:anchorId="7607ABCA">
            <v:shape id="_x0000_i1110" type="#_x0000_t75" style="width:14.25pt;height:14.25pt" o:ole="">
              <v:imagedata r:id="rId199" o:title=""/>
            </v:shape>
            <o:OLEObject Type="Embed" ProgID="Equation.DSMT4" ShapeID="_x0000_i1110" DrawAspect="Content" ObjectID="_1417544942" r:id="rId205"/>
          </w:object>
        </w:r>
      </w:del>
      <m:oMath>
        <m:acc>
          <m:accPr>
            <m:chr m:val="⃗"/>
            <m:ctrlPr>
              <w:ins w:id="6845" w:author="The Si Tran" w:date="2012-12-06T02:13:00Z">
                <w:rPr>
                  <w:rFonts w:ascii="Cambria Math" w:eastAsia="Times New Roman" w:hAnsi="Cambria Math"/>
                  <w:i/>
                  <w:sz w:val="26"/>
                  <w:szCs w:val="26"/>
                </w:rPr>
              </w:ins>
            </m:ctrlPr>
          </m:accPr>
          <m:e>
            <w:ins w:id="6846" w:author="The Si Tran" w:date="2012-12-06T02:13:00Z">
              <m:r>
                <w:rPr>
                  <w:rFonts w:ascii="Cambria Math" w:hAnsi="Cambria Math"/>
                  <w:szCs w:val="26"/>
                </w:rPr>
                <m:t>w</m:t>
              </m:r>
            </w:ins>
          </m:e>
        </m:acc>
      </m:oMath>
      <w:ins w:id="6847"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3D6C9F">
      <w:pPr>
        <w:pStyle w:val="Canhgiua"/>
        <w:rPr>
          <w:ins w:id="6848" w:author="The Si Tran" w:date="2012-12-06T02:14:00Z"/>
        </w:rPr>
        <w:pPrChange w:id="6849" w:author="The Si Tran" w:date="2012-12-06T02:13:00Z">
          <w:pPr>
            <w:pStyle w:val="ListParagraph"/>
            <w:numPr>
              <w:numId w:val="10"/>
            </w:numPr>
            <w:spacing w:after="0" w:line="360" w:lineRule="auto"/>
            <w:ind w:left="0" w:hanging="360"/>
          </w:pPr>
        </w:pPrChange>
      </w:pPr>
      <m:oMathPara>
        <m:oMathParaPr>
          <m:jc m:val="center"/>
        </m:oMathParaPr>
        <m:oMath>
          <m:sSub>
            <m:sSubPr>
              <m:ctrlPr>
                <w:ins w:id="6850" w:author="The Si Tran" w:date="2012-12-06T02:13:00Z">
                  <w:rPr>
                    <w:rFonts w:ascii="Cambria Math" w:hAnsi="Cambria Math"/>
                  </w:rPr>
                </w:ins>
              </m:ctrlPr>
            </m:sSubPr>
            <m:e>
              <w:ins w:id="6851" w:author="The Si Tran" w:date="2012-12-06T02:13:00Z">
                <m:r>
                  <w:rPr>
                    <w:rFonts w:ascii="Cambria Math" w:hAnsi="Cambria Math"/>
                  </w:rPr>
                  <m:t>w</m:t>
                </m:r>
              </w:ins>
            </m:e>
            <m:sub>
              <w:ins w:id="6852" w:author="The Si Tran" w:date="2012-12-06T02:13:00Z">
                <m:r>
                  <w:rPr>
                    <w:rFonts w:ascii="Cambria Math" w:hAnsi="Cambria Math"/>
                  </w:rPr>
                  <m:t>i</m:t>
                </m:r>
              </w:ins>
            </m:sub>
          </m:sSub>
          <w:ins w:id="6853" w:author="The Si Tran" w:date="2012-12-06T02:14:00Z">
            <m:r>
              <m:rPr>
                <m:sty m:val="p"/>
              </m:rPr>
              <w:rPr>
                <w:rFonts w:ascii="Cambria Math" w:hAnsi="Cambria Math"/>
              </w:rPr>
              <m:t>←</m:t>
            </m:r>
          </w:ins>
          <m:sSub>
            <m:sSubPr>
              <m:ctrlPr>
                <w:ins w:id="6854" w:author="The Si Tran" w:date="2012-12-06T02:14:00Z">
                  <w:rPr>
                    <w:rFonts w:ascii="Cambria Math" w:hAnsi="Cambria Math"/>
                  </w:rPr>
                </w:ins>
              </m:ctrlPr>
            </m:sSubPr>
            <m:e>
              <w:ins w:id="6855" w:author="The Si Tran" w:date="2012-12-06T02:14:00Z">
                <m:r>
                  <w:rPr>
                    <w:rFonts w:ascii="Cambria Math" w:hAnsi="Cambria Math"/>
                  </w:rPr>
                  <m:t>w</m:t>
                </m:r>
              </w:ins>
            </m:e>
            <m:sub>
              <w:ins w:id="6856" w:author="The Si Tran" w:date="2012-12-06T02:14:00Z">
                <m:r>
                  <w:rPr>
                    <w:rFonts w:ascii="Cambria Math" w:hAnsi="Cambria Math"/>
                  </w:rPr>
                  <m:t>i</m:t>
                </m:r>
              </w:ins>
            </m:sub>
          </m:sSub>
          <w:ins w:id="6857" w:author="The Si Tran" w:date="2012-12-06T02:14:00Z">
            <m:r>
              <m:rPr>
                <m:sty m:val="p"/>
              </m:rPr>
              <w:rPr>
                <w:rFonts w:ascii="Cambria Math" w:hAnsi="Cambria Math"/>
              </w:rPr>
              <m:t>+</m:t>
            </m:r>
          </w:ins>
          <m:sSub>
            <m:sSubPr>
              <m:ctrlPr>
                <w:ins w:id="6858" w:author="The Si Tran" w:date="2012-12-06T02:14:00Z">
                  <w:rPr>
                    <w:rFonts w:ascii="Cambria Math" w:hAnsi="Cambria Math"/>
                  </w:rPr>
                </w:ins>
              </m:ctrlPr>
            </m:sSubPr>
            <m:e>
              <w:ins w:id="6859" w:author="The Si Tran" w:date="2012-12-06T02:14:00Z">
                <m:r>
                  <m:rPr>
                    <m:sty m:val="p"/>
                  </m:rPr>
                  <w:rPr>
                    <w:rFonts w:ascii="Cambria Math" w:hAnsi="Cambria Math"/>
                  </w:rPr>
                  <m:t>∆</m:t>
                </m:r>
                <m:r>
                  <w:rPr>
                    <w:rFonts w:ascii="Cambria Math" w:hAnsi="Cambria Math"/>
                  </w:rPr>
                  <m:t>w</m:t>
                </m:r>
              </w:ins>
            </m:e>
            <m:sub>
              <w:ins w:id="6860" w:author="The Si Tran" w:date="2012-12-06T02:14:00Z">
                <m:r>
                  <w:rPr>
                    <w:rFonts w:ascii="Cambria Math" w:hAnsi="Cambria Math"/>
                  </w:rPr>
                  <m:t>i</m:t>
                </m:r>
              </w:ins>
            </m:sub>
          </m:sSub>
        </m:oMath>
      </m:oMathPara>
    </w:p>
    <w:p w14:paraId="35EF2FE2" w14:textId="77777777" w:rsidR="00A40DAF" w:rsidRPr="00B71547" w:rsidDel="00A40DAF" w:rsidRDefault="003D6C9F">
      <w:pPr>
        <w:pStyle w:val="Canhgiua"/>
        <w:rPr>
          <w:del w:id="6861" w:author="The Si Tran" w:date="2012-12-06T02:15:00Z"/>
          <w:u w:val="single"/>
          <w:rPrChange w:id="6862" w:author="The Si Tran" w:date="2012-12-06T02:15:00Z">
            <w:rPr>
              <w:del w:id="6863" w:author="The Si Tran" w:date="2012-12-06T02:15:00Z"/>
              <w:rFonts w:ascii="Times New Roman" w:hAnsi="Times New Roman"/>
              <w:i/>
              <w:sz w:val="26"/>
              <w:szCs w:val="26"/>
              <w:u w:val="single"/>
            </w:rPr>
          </w:rPrChange>
        </w:rPr>
        <w:pPrChange w:id="6864" w:author="The Si Tran" w:date="2012-12-06T02:13:00Z">
          <w:pPr>
            <w:pStyle w:val="ListParagraph"/>
            <w:numPr>
              <w:numId w:val="10"/>
            </w:numPr>
            <w:spacing w:after="0" w:line="360" w:lineRule="auto"/>
            <w:ind w:left="0" w:hanging="360"/>
          </w:pPr>
        </w:pPrChange>
      </w:pPr>
      <m:oMathPara>
        <m:oMathParaPr>
          <m:jc m:val="center"/>
        </m:oMathParaPr>
        <m:oMath>
          <m:sSub>
            <m:sSubPr>
              <m:ctrlPr>
                <w:ins w:id="6865" w:author="The Si Tran" w:date="2012-12-06T02:14:00Z">
                  <w:rPr>
                    <w:rFonts w:ascii="Cambria Math" w:hAnsi="Cambria Math"/>
                  </w:rPr>
                </w:ins>
              </m:ctrlPr>
            </m:sSubPr>
            <m:e>
              <w:ins w:id="6866" w:author="The Si Tran" w:date="2012-12-06T02:14:00Z">
                <m:r>
                  <m:rPr>
                    <m:sty m:val="p"/>
                  </m:rPr>
                  <w:rPr>
                    <w:rFonts w:ascii="Cambria Math" w:hAnsi="Cambria Math"/>
                  </w:rPr>
                  <m:t>∆</m:t>
                </m:r>
                <m:r>
                  <w:rPr>
                    <w:rFonts w:ascii="Cambria Math" w:hAnsi="Cambria Math"/>
                  </w:rPr>
                  <m:t>w</m:t>
                </m:r>
              </w:ins>
            </m:e>
            <m:sub>
              <w:ins w:id="6867" w:author="The Si Tran" w:date="2012-12-06T02:14:00Z">
                <m:r>
                  <w:rPr>
                    <w:rFonts w:ascii="Cambria Math" w:hAnsi="Cambria Math"/>
                  </w:rPr>
                  <m:t>i</m:t>
                </m:r>
              </w:ins>
            </m:sub>
          </m:sSub>
          <w:ins w:id="6868" w:author="The Si Tran" w:date="2012-12-06T02:14:00Z">
            <m:r>
              <m:rPr>
                <m:sty m:val="p"/>
              </m:rPr>
              <w:rPr>
                <w:rFonts w:ascii="Cambria Math" w:hAnsi="Cambria Math"/>
              </w:rPr>
              <m:t>=</m:t>
            </m:r>
          </w:ins>
          <w:ins w:id="6869"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6870" w:author="The Si Tran" w:date="2012-12-06T02:15:00Z">
                  <w:rPr>
                    <w:rFonts w:ascii="Cambria Math" w:hAnsi="Cambria Math"/>
                  </w:rPr>
                </w:ins>
              </m:ctrlPr>
            </m:sSubPr>
            <m:e>
              <w:ins w:id="6871" w:author="The Si Tran" w:date="2012-12-06T02:15:00Z">
                <m:r>
                  <w:rPr>
                    <w:rFonts w:ascii="Cambria Math" w:hAnsi="Cambria Math"/>
                  </w:rPr>
                  <m:t>x</m:t>
                </m:r>
              </w:ins>
            </m:e>
            <m:sub>
              <w:ins w:id="6872"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6873" w:author="The Si Tran" w:date="2012-12-06T02:15:00Z"/>
        </w:rPr>
      </w:pPr>
      <w:del w:id="6874" w:author="The Si Tran" w:date="2012-12-06T02:15:00Z">
        <w:r w:rsidRPr="0049233F" w:rsidDel="00A40DAF">
          <w:delText xml:space="preserve">                  </w:delText>
        </w:r>
        <w:r w:rsidRPr="0015771C" w:rsidDel="00A40DAF">
          <w:rPr>
            <w:noProof/>
          </w:rPr>
          <w:drawing>
            <wp:inline distT="0" distB="0" distL="0" distR="0" wp14:anchorId="1F564A10" wp14:editId="552D5025">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pStyle w:val="Canhgiua"/>
        <w:pPrChange w:id="6875" w:author="The Si Tran" w:date="2012-12-06T02:15:00Z">
          <w:pPr>
            <w:pStyle w:val="ListParagraph"/>
            <w:spacing w:after="0" w:line="360" w:lineRule="auto"/>
            <w:ind w:left="0"/>
          </w:pPr>
        </w:pPrChange>
      </w:pPr>
      <w:del w:id="6876" w:author="The Si Tran" w:date="2012-12-06T02:15:00Z">
        <w:r w:rsidRPr="0049233F" w:rsidDel="00A40DAF">
          <w:delText xml:space="preserve">                   </w:delText>
        </w:r>
        <w:r w:rsidRPr="00941798" w:rsidDel="00A40DAF">
          <w:rPr>
            <w:noProof/>
            <w:rPrChange w:id="6877" w:author="Unknown">
              <w:rPr>
                <w:noProof/>
              </w:rPr>
            </w:rPrChange>
          </w:rPr>
          <w:drawing>
            <wp:inline distT="0" distB="0" distL="0" distR="0" wp14:anchorId="357AB739" wp14:editId="46688B02">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11" type="#_x0000_t75" style="width:7.5pt;height:14.25pt" o:ole="">
            <v:imagedata r:id="rId208" o:title=""/>
          </v:shape>
          <o:OLEObject Type="Embed" ProgID="Equation.DSMT4" ShapeID="_x0000_i1111" DrawAspect="Content" ObjectID="_1417544943" r:id="rId209"/>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6878" w:author="The Si Tran" w:date="2012-12-06T02:16:00Z"/>
          <w:rFonts w:ascii="Times New Roman" w:hAnsi="Times New Roman"/>
          <w:i/>
          <w:sz w:val="26"/>
          <w:szCs w:val="26"/>
          <w:u w:val="single"/>
          <w:rPrChange w:id="6879" w:author="The Si Tran" w:date="2012-12-06T02:16:00Z">
            <w:rPr>
              <w:ins w:id="6880"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pPr>
        <w:pStyle w:val="Canhgiua"/>
        <w:rPr>
          <w:rFonts w:ascii="Calibri" w:hAnsi="Calibri"/>
          <w:sz w:val="22"/>
          <w:rPrChange w:id="6881" w:author="The Si Tran" w:date="2012-12-06T02:17:00Z">
            <w:rPr>
              <w:rFonts w:ascii="Times New Roman" w:hAnsi="Times New Roman"/>
              <w:i/>
              <w:sz w:val="26"/>
              <w:szCs w:val="26"/>
              <w:u w:val="single"/>
            </w:rPr>
          </w:rPrChange>
        </w:rPr>
        <w:pPrChange w:id="6882" w:author="The Si Tran" w:date="2012-12-06T02:16:00Z">
          <w:pPr>
            <w:pStyle w:val="ListParagraph"/>
            <w:numPr>
              <w:numId w:val="10"/>
            </w:numPr>
            <w:spacing w:after="0" w:line="360" w:lineRule="auto"/>
            <w:ind w:left="0" w:hanging="360"/>
          </w:pPr>
        </w:pPrChange>
      </w:pPr>
      <w:ins w:id="6883"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6884" w:author="The Si Tran" w:date="2012-12-06T02:16:00Z"/>
          <w:rFonts w:ascii="Times New Roman" w:hAnsi="Times New Roman"/>
          <w:b/>
          <w:i/>
          <w:sz w:val="26"/>
          <w:szCs w:val="26"/>
        </w:rPr>
      </w:pPr>
      <w:del w:id="6885" w:author="The Si Tran" w:date="2012-12-06T02:17:00Z">
        <w:r w:rsidRPr="0049233F" w:rsidDel="00C841C4">
          <w:rPr>
            <w:rFonts w:ascii="Times New Roman" w:hAnsi="Times New Roman"/>
            <w:b/>
            <w:i/>
            <w:sz w:val="26"/>
            <w:szCs w:val="26"/>
          </w:rPr>
          <w:delText xml:space="preserve">             </w:delText>
        </w:r>
      </w:del>
      <w:del w:id="6886"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887" w:author="Unknown">
              <w:rPr>
                <w:noProof/>
              </w:rPr>
            </w:rPrChange>
          </w:rPr>
          <w:drawing>
            <wp:inline distT="0" distB="0" distL="0" distR="0" wp14:anchorId="2F618E5D" wp14:editId="33A9B753">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6888"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pPr>
        <w:pStyle w:val="Canhgiua"/>
        <w:rPr>
          <w:del w:id="6889" w:author="The Si Tran" w:date="2012-12-06T02:19:00Z"/>
        </w:rPr>
        <w:pPrChange w:id="6890" w:author="The Si Tran" w:date="2012-12-06T02:19:00Z">
          <w:pPr>
            <w:pStyle w:val="ListParagraph"/>
            <w:spacing w:after="0" w:line="360" w:lineRule="auto"/>
            <w:ind w:left="0"/>
          </w:pPr>
        </w:pPrChange>
      </w:pPr>
      <w:ins w:id="6891"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15771C" w:rsidRDefault="0088753F">
      <w:pPr>
        <w:pStyle w:val="Canhgiua"/>
        <w:rPr>
          <w:noProof/>
        </w:rPr>
        <w:pPrChange w:id="6892" w:author="The Si Tran" w:date="2012-12-06T02:19:00Z">
          <w:pPr>
            <w:pStyle w:val="ListParagraph"/>
            <w:spacing w:after="0" w:line="360" w:lineRule="auto"/>
            <w:ind w:firstLine="720"/>
          </w:pPr>
        </w:pPrChange>
      </w:pPr>
      <w:del w:id="6893" w:author="The Si Tran" w:date="2012-12-06T02:19:00Z">
        <w:r w:rsidRPr="00941798" w:rsidDel="00DF09B3">
          <w:rPr>
            <w:noProof/>
            <w:rPrChange w:id="6894" w:author="Unknown">
              <w:rPr>
                <w:noProof/>
              </w:rPr>
            </w:rPrChange>
          </w:rPr>
          <w:drawing>
            <wp:inline distT="0" distB="0" distL="0" distR="0" wp14:anchorId="15785917" wp14:editId="10EABEB3">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6895" w:author="The Si Tran" w:date="2012-12-06T02:18:00Z">
                <w:rPr>
                  <w:rFonts w:ascii="Cambria Math" w:hAnsi="Cambria Math"/>
                </w:rPr>
              </w:ins>
            </m:ctrlPr>
          </m:sSubPr>
          <m:e>
            <w:ins w:id="6896" w:author="The Si Tran" w:date="2012-12-06T02:18:00Z">
              <m:r>
                <w:rPr>
                  <w:rFonts w:ascii="Cambria Math" w:hAnsi="Cambria Math"/>
                </w:rPr>
                <m:t>t</m:t>
              </m:r>
            </w:ins>
          </m:e>
          <m:sub>
            <w:ins w:id="6897"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6898" w:author="The Si Tran" w:date="2012-12-06T02:18:00Z">
                <w:rPr>
                  <w:rFonts w:ascii="Cambria Math" w:hAnsi="Cambria Math"/>
                </w:rPr>
              </w:ins>
            </m:ctrlPr>
          </m:sSubPr>
          <m:e>
            <w:ins w:id="6899" w:author="The Si Tran" w:date="2012-12-06T02:18:00Z">
              <m:r>
                <w:rPr>
                  <w:rFonts w:ascii="Cambria Math" w:hAnsi="Cambria Math"/>
                </w:rPr>
                <m:t>o</m:t>
              </m:r>
            </w:ins>
          </m:e>
          <m:sub>
            <w:ins w:id="6900"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6901" w:author="The Si Tran" w:date="2012-12-06T02:18:00Z">
                <w:rPr>
                  <w:rFonts w:ascii="Cambria Math" w:hAnsi="Cambria Math"/>
                </w:rPr>
              </w:ins>
            </m:ctrlPr>
          </m:accPr>
          <m:e>
            <w:ins w:id="6902" w:author="The Si Tran" w:date="2012-12-06T02:18:00Z">
              <m:r>
                <w:rPr>
                  <w:rFonts w:ascii="Cambria Math" w:hAnsi="Cambria Math"/>
                </w:rPr>
                <m:t>w</m:t>
              </m:r>
            </w:ins>
          </m:e>
        </m:acc>
      </m:oMath>
      <w:r w:rsidRPr="0049233F">
        <w:t xml:space="preserve"> sau cho </w:t>
      </w:r>
      <w:ins w:id="6903"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lastRenderedPageBreak/>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6904"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6905"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906" w:author="The Si Tran" w:date="2012-12-06T02:22:00Z">
        <w:r w:rsidRPr="0049233F" w:rsidDel="008A19A3">
          <w:rPr>
            <w:rFonts w:ascii="Times New Roman" w:hAnsi="Times New Roman"/>
            <w:i/>
            <w:sz w:val="26"/>
            <w:szCs w:val="26"/>
          </w:rPr>
          <w:delText>E</w:delText>
        </w:r>
      </w:del>
      <w:del w:id="6907"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2" type="#_x0000_t75" style="width:14.25pt;height:14.25pt" o:ole="">
              <v:imagedata r:id="rId194" o:title=""/>
            </v:shape>
            <o:OLEObject Type="Embed" ProgID="Equation.DSMT4" ShapeID="_x0000_i1112" DrawAspect="Content" ObjectID="_1417544944" r:id="rId212"/>
          </w:object>
        </w:r>
        <w:r w:rsidRPr="0049233F" w:rsidDel="008A19A3">
          <w:rPr>
            <w:rFonts w:ascii="Times New Roman" w:hAnsi="Times New Roman"/>
            <w:sz w:val="26"/>
            <w:szCs w:val="26"/>
          </w:rPr>
          <w:delText xml:space="preserve">, ký hiệu là </w:delText>
        </w:r>
      </w:del>
      <w:del w:id="6908" w:author="The Si Tran" w:date="2012-12-06T02:19:00Z">
        <w:r w:rsidRPr="00AF1345" w:rsidDel="00DF09B3">
          <w:rPr>
            <w:rFonts w:ascii="Times New Roman" w:hAnsi="Times New Roman"/>
            <w:position w:val="-10"/>
            <w:sz w:val="26"/>
            <w:szCs w:val="26"/>
          </w:rPr>
          <w:object w:dxaOrig="740" w:dyaOrig="320" w14:anchorId="1BB3EC5E">
            <v:shape id="_x0000_i1113" type="#_x0000_t75" style="width:36pt;height:14.25pt" o:ole="">
              <v:imagedata r:id="rId213" o:title=""/>
            </v:shape>
            <o:OLEObject Type="Embed" ProgID="Equation.DSMT4" ShapeID="_x0000_i1113" DrawAspect="Content" ObjectID="_1417544945" r:id="rId214"/>
          </w:object>
        </w:r>
      </w:del>
      <w:ins w:id="6909"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pPr>
        <w:pStyle w:val="Canhgiua"/>
        <w:rPr>
          <w:del w:id="6910" w:author="The Si Tran" w:date="2012-12-06T02:22:00Z"/>
        </w:rPr>
        <w:pPrChange w:id="6911" w:author="The Si Tran" w:date="2012-12-14T06:06:00Z">
          <w:pPr>
            <w:pStyle w:val="ListParagraph"/>
            <w:spacing w:after="0" w:line="360" w:lineRule="auto"/>
            <w:ind w:left="0"/>
          </w:pPr>
        </w:pPrChange>
      </w:pPr>
      <w:ins w:id="6912"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pPr>
        <w:pStyle w:val="Canhgiua"/>
        <w:pPrChange w:id="6913" w:author="The Si Tran" w:date="2012-12-14T06:06:00Z">
          <w:pPr>
            <w:pStyle w:val="ListParagraph"/>
            <w:spacing w:after="0" w:line="360" w:lineRule="auto"/>
            <w:ind w:left="0"/>
          </w:pPr>
        </w:pPrChange>
      </w:pPr>
      <w:del w:id="6914" w:author="The Si Tran" w:date="2012-12-06T02:22:00Z">
        <w:r w:rsidRPr="0049233F" w:rsidDel="008A19A3">
          <w:delText xml:space="preserve">                      </w:delText>
        </w:r>
        <w:r w:rsidRPr="00941798" w:rsidDel="008A19A3">
          <w:rPr>
            <w:noProof/>
            <w:rPrChange w:id="6915" w:author="Unknown">
              <w:rPr>
                <w:noProof/>
              </w:rPr>
            </w:rPrChange>
          </w:rPr>
          <w:drawing>
            <wp:inline distT="0" distB="0" distL="0" distR="0" wp14:anchorId="607F83D3" wp14:editId="18A2A0D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6916" w:author="The Si Tran" w:date="2012-12-06T02:25:00Z"/>
        </w:rPr>
        <w:pPrChange w:id="6917"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6918" w:author="The Si Tran" w:date="2012-12-06T02:24:00Z">
        <w:r w:rsidR="008A19A3">
          <w:t>-</w:t>
        </w:r>
      </w:ins>
      <w:del w:id="6919" w:author="The Si Tran" w:date="2012-12-06T02:23:00Z">
        <w:r w:rsidRPr="00AF1345" w:rsidDel="008A19A3">
          <w:rPr>
            <w:position w:val="-10"/>
          </w:rPr>
          <w:object w:dxaOrig="859" w:dyaOrig="320" w14:anchorId="3B61AA20">
            <v:shape id="_x0000_i1114" type="#_x0000_t75" style="width:43.5pt;height:14.25pt" o:ole="">
              <v:imagedata r:id="rId216" o:title=""/>
            </v:shape>
            <o:OLEObject Type="Embed" ProgID="Equation.DSMT4" ShapeID="_x0000_i1114" DrawAspect="Content" ObjectID="_1417544946" r:id="rId217"/>
          </w:object>
        </w:r>
      </w:del>
      <w:ins w:id="6920"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w:t>
      </w:r>
      <w:proofErr w:type="gramStart"/>
      <w:r w:rsidRPr="0049233F">
        <w:t xml:space="preserve">hàm </w:t>
      </w:r>
      <w:proofErr w:type="gramEnd"/>
      <w:ins w:id="6921" w:author="The Si Tran" w:date="2012-12-06T02:24:00Z">
        <m:oMath>
          <m:r>
            <w:rPr>
              <w:rFonts w:ascii="Cambria Math" w:hAnsi="Cambria Math"/>
            </w:rPr>
            <m:t>E</m:t>
          </m:r>
        </m:oMath>
      </w:ins>
      <w:del w:id="6922"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w:t>
      </w:r>
      <w:proofErr w:type="gramStart"/>
      <w:r w:rsidRPr="0049233F">
        <w:t>theo</w:t>
      </w:r>
      <w:proofErr w:type="gramEnd"/>
      <w:r w:rsidRPr="0049233F">
        <w:t xml:space="preserve"> quy luật sau:</w:t>
      </w:r>
    </w:p>
    <w:p w14:paraId="501AD038" w14:textId="304CCB6E" w:rsidR="009F1B0B" w:rsidRDefault="003D6C9F">
      <w:pPr>
        <w:pStyle w:val="Canhgiua"/>
        <w:rPr>
          <w:ins w:id="6923" w:author="The Si Tran" w:date="2012-12-06T02:27:00Z"/>
        </w:rPr>
        <w:pPrChange w:id="6924" w:author="The Si Tran" w:date="2012-12-14T06:08:00Z">
          <w:pPr>
            <w:pStyle w:val="ListParagraph"/>
            <w:spacing w:after="0" w:line="360" w:lineRule="auto"/>
            <w:ind w:left="0"/>
          </w:pPr>
        </w:pPrChange>
      </w:pPr>
      <m:oMathPara>
        <m:oMath>
          <m:acc>
            <m:accPr>
              <m:chr m:val="⃗"/>
              <m:ctrlPr>
                <w:ins w:id="6925" w:author="The Si Tran" w:date="2012-12-06T02:26:00Z">
                  <w:rPr>
                    <w:rFonts w:ascii="Cambria Math" w:hAnsi="Cambria Math"/>
                  </w:rPr>
                </w:ins>
              </m:ctrlPr>
            </m:accPr>
            <m:e>
              <w:ins w:id="6926" w:author="The Si Tran" w:date="2012-12-06T02:26:00Z">
                <m:r>
                  <w:rPr>
                    <w:rFonts w:ascii="Cambria Math" w:hAnsi="Cambria Math"/>
                  </w:rPr>
                  <m:t>w</m:t>
                </m:r>
              </w:ins>
            </m:e>
          </m:acc>
          <w:ins w:id="6927" w:author="The Si Tran" w:date="2012-12-06T02:26:00Z">
            <m:r>
              <m:rPr>
                <m:sty m:val="p"/>
              </m:rPr>
              <w:rPr>
                <w:rFonts w:ascii="Cambria Math" w:hAnsi="Cambria Math"/>
              </w:rPr>
              <m:t>←</m:t>
            </m:r>
          </w:ins>
          <m:acc>
            <m:accPr>
              <m:chr m:val="⃗"/>
              <m:ctrlPr>
                <w:ins w:id="6928" w:author="The Si Tran" w:date="2012-12-06T02:26:00Z">
                  <w:rPr>
                    <w:rFonts w:ascii="Cambria Math" w:hAnsi="Cambria Math"/>
                  </w:rPr>
                </w:ins>
              </m:ctrlPr>
            </m:accPr>
            <m:e>
              <w:ins w:id="6929" w:author="The Si Tran" w:date="2012-12-06T02:26:00Z">
                <m:r>
                  <w:rPr>
                    <w:rFonts w:ascii="Cambria Math" w:hAnsi="Cambria Math"/>
                  </w:rPr>
                  <m:t>w</m:t>
                </m:r>
              </w:ins>
            </m:e>
          </m:acc>
          <w:ins w:id="6930" w:author="The Si Tran" w:date="2012-12-06T02:27:00Z">
            <m:r>
              <m:rPr>
                <m:sty m:val="p"/>
              </m:rPr>
              <w:rPr>
                <w:rFonts w:ascii="Cambria Math" w:hAnsi="Cambria Math"/>
              </w:rPr>
              <m:t>+</m:t>
            </m:r>
          </w:ins>
          <m:acc>
            <m:accPr>
              <m:chr m:val="⃗"/>
              <m:ctrlPr>
                <w:ins w:id="6931" w:author="The Si Tran" w:date="2012-12-06T02:27:00Z">
                  <w:rPr>
                    <w:rFonts w:ascii="Cambria Math" w:hAnsi="Cambria Math"/>
                  </w:rPr>
                </w:ins>
              </m:ctrlPr>
            </m:accPr>
            <m:e>
              <w:ins w:id="6932"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6933" w:author="The Si Tran" w:date="2012-12-06T02:29:00Z"/>
        </w:rPr>
      </w:pPr>
      <w:ins w:id="6934" w:author="The Si Tran" w:date="2012-12-06T02:28:00Z">
        <m:oMathPara>
          <m:oMath>
            <m:r>
              <m:rPr>
                <m:sty m:val="p"/>
              </m:rPr>
              <w:rPr>
                <w:rFonts w:ascii="Cambria Math" w:hAnsi="Cambria Math"/>
              </w:rPr>
              <m:t>∆</m:t>
            </m:r>
          </m:oMath>
        </m:oMathPara>
      </w:ins>
      <m:oMathPara>
        <m:oMath>
          <m:acc>
            <m:accPr>
              <m:chr m:val="⃗"/>
              <m:ctrlPr>
                <w:ins w:id="6935" w:author="The Si Tran" w:date="2012-12-06T02:27:00Z">
                  <w:rPr>
                    <w:rFonts w:ascii="Cambria Math" w:hAnsi="Cambria Math"/>
                  </w:rPr>
                </w:ins>
              </m:ctrlPr>
            </m:accPr>
            <m:e>
              <w:ins w:id="6936" w:author="The Si Tran" w:date="2012-12-06T02:28:00Z">
                <m:r>
                  <w:rPr>
                    <w:rFonts w:ascii="Cambria Math" w:hAnsi="Cambria Math"/>
                  </w:rPr>
                  <m:t>w</m:t>
                </m:r>
              </w:ins>
            </m:e>
          </m:acc>
          <w:ins w:id="6937"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6938" w:author="The Si Tran" w:date="2012-12-06T02:28:00Z">
                  <w:rPr>
                    <w:rFonts w:ascii="Cambria Math" w:hAnsi="Cambria Math"/>
                  </w:rPr>
                </w:ins>
              </m:ctrlPr>
            </m:accPr>
            <m:e>
              <w:ins w:id="6939" w:author="The Si Tran" w:date="2012-12-06T02:28:00Z">
                <m:r>
                  <w:rPr>
                    <w:rFonts w:ascii="Cambria Math" w:hAnsi="Cambria Math"/>
                  </w:rPr>
                  <m:t>w</m:t>
                </m:r>
              </w:ins>
            </m:e>
          </m:acc>
          <w:ins w:id="6940"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6941" w:author="The Si Tran" w:date="2012-12-06T02:29:00Z"/>
        </w:rPr>
      </w:pPr>
      <w:del w:id="6942" w:author="The Si Tran" w:date="2012-12-06T02:29:00Z">
        <w:r w:rsidRPr="0049233F" w:rsidDel="004D3F55">
          <w:delText xml:space="preserve">                      </w:delText>
        </w:r>
        <w:r w:rsidRPr="0015771C" w:rsidDel="004D3F55">
          <w:rPr>
            <w:noProof/>
          </w:rPr>
          <w:drawing>
            <wp:inline distT="0" distB="0" distL="0" distR="0" wp14:anchorId="2CC852DC" wp14:editId="31FFFF7D">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6943"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6944" w:author="The Si Tran" w:date="2012-12-06T02:29:00Z"/>
        </w:rPr>
      </w:pPr>
      <w:del w:id="6945" w:author="The Si Tran" w:date="2012-12-06T02:29:00Z">
        <w:r w:rsidRPr="0049233F" w:rsidDel="004D3F55">
          <w:delText xml:space="preserve">           </w:delText>
        </w:r>
      </w:del>
      <w:r w:rsidRPr="0049233F">
        <w:t xml:space="preserve">            </w:t>
      </w:r>
      <w:del w:id="6946" w:author="The Si Tran" w:date="2012-12-06T02:29:00Z">
        <w:r w:rsidRPr="0015771C" w:rsidDel="004D3F55">
          <w:rPr>
            <w:noProof/>
          </w:rPr>
          <w:drawing>
            <wp:inline distT="0" distB="0" distL="0" distR="0" wp14:anchorId="02B5E461" wp14:editId="44F93387">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6947" w:author="The Si Tran" w:date="2012-12-06T02:30:00Z"/>
          <w:rFonts w:ascii="Times New Roman" w:hAnsi="Times New Roman"/>
          <w:sz w:val="26"/>
          <w:szCs w:val="26"/>
        </w:rPr>
      </w:pPr>
      <w:ins w:id="6948" w:author="The Si Tran" w:date="2012-12-06T02:41:00Z">
        <w:r w:rsidRPr="00941798">
          <w:rPr>
            <w:noProof/>
            <w:szCs w:val="26"/>
            <w:rPrChange w:id="6949" w:author="Unknown">
              <w:rPr>
                <w:noProof/>
              </w:rPr>
            </w:rPrChange>
          </w:rPr>
          <mc:AlternateContent>
            <mc:Choice Requires="wps">
              <w:drawing>
                <wp:anchor distT="0" distB="0" distL="114300" distR="114300" simplePos="0" relativeHeight="251691008" behindDoc="0" locked="0" layoutInCell="1" allowOverlap="1" wp14:anchorId="1A8B7229" wp14:editId="273AA912">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3D6C9F" w:rsidRDefault="003D6C9F">
                              <w:pPr>
                                <w:pStyle w:val="EquationIndex"/>
                                <w:pPrChange w:id="6950" w:author="The Si Tran" w:date="2012-12-16T08:23:00Z">
                                  <w:pPr/>
                                </w:pPrChange>
                              </w:pPr>
                              <w:ins w:id="6951" w:author="The Si Tran" w:date="2012-12-06T02:41:00Z">
                                <w:r>
                                  <w:t>(4.</w:t>
                                </w:r>
                              </w:ins>
                              <w:r>
                                <w:t>1</w:t>
                              </w:r>
                              <w:ins w:id="695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3D6C9F" w:rsidRDefault="003D6C9F">
                        <w:pPr>
                          <w:pStyle w:val="EquationIndex"/>
                          <w:pPrChange w:id="6953" w:author="The Si Tran" w:date="2012-12-16T08:23:00Z">
                            <w:pPr/>
                          </w:pPrChange>
                        </w:pPr>
                        <w:ins w:id="6954" w:author="The Si Tran" w:date="2012-12-06T02:41:00Z">
                          <w:r>
                            <w:t>(4.</w:t>
                          </w:r>
                        </w:ins>
                        <w:r>
                          <w:t>1</w:t>
                        </w:r>
                        <w:ins w:id="6955"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3D6C9F">
      <w:pPr>
        <w:pStyle w:val="Canhgiua"/>
        <w:rPr>
          <w:ins w:id="6956" w:author="The Si Tran" w:date="2012-12-06T02:30:00Z"/>
        </w:rPr>
        <w:pPrChange w:id="6957" w:author="The Si Tran" w:date="2012-12-15T08:05:00Z">
          <w:pPr>
            <w:ind w:left="1440"/>
          </w:pPr>
        </w:pPrChange>
      </w:pPr>
      <m:oMathPara>
        <m:oMath>
          <m:sSub>
            <m:sSubPr>
              <m:ctrlPr>
                <w:ins w:id="6958" w:author="The Si Tran" w:date="2012-12-06T02:30:00Z">
                  <w:rPr>
                    <w:rFonts w:ascii="Cambria Math" w:hAnsi="Cambria Math"/>
                  </w:rPr>
                </w:ins>
              </m:ctrlPr>
            </m:sSubPr>
            <m:e>
              <w:ins w:id="6959" w:author="The Si Tran" w:date="2012-12-06T02:30:00Z">
                <m:r>
                  <w:rPr>
                    <w:rFonts w:ascii="Cambria Math" w:hAnsi="Cambria Math"/>
                  </w:rPr>
                  <m:t>w</m:t>
                </m:r>
              </w:ins>
            </m:e>
            <m:sub>
              <w:ins w:id="6960" w:author="The Si Tran" w:date="2012-12-06T02:30:00Z">
                <m:r>
                  <w:rPr>
                    <w:rFonts w:ascii="Cambria Math" w:hAnsi="Cambria Math"/>
                  </w:rPr>
                  <m:t>i</m:t>
                </m:r>
              </w:ins>
            </m:sub>
          </m:sSub>
          <w:ins w:id="6961" w:author="The Si Tran" w:date="2012-12-06T02:30:00Z">
            <m:r>
              <m:rPr>
                <m:sty m:val="p"/>
              </m:rPr>
              <w:rPr>
                <w:rFonts w:ascii="Cambria Math" w:hAnsi="Cambria Math"/>
              </w:rPr>
              <m:t>←</m:t>
            </m:r>
          </w:ins>
          <m:sSub>
            <m:sSubPr>
              <m:ctrlPr>
                <w:ins w:id="6962" w:author="The Si Tran" w:date="2012-12-06T02:30:00Z">
                  <w:rPr>
                    <w:rFonts w:ascii="Cambria Math" w:hAnsi="Cambria Math"/>
                  </w:rPr>
                </w:ins>
              </m:ctrlPr>
            </m:sSubPr>
            <m:e>
              <w:ins w:id="6963" w:author="The Si Tran" w:date="2012-12-06T02:30:00Z">
                <m:r>
                  <w:rPr>
                    <w:rFonts w:ascii="Cambria Math" w:hAnsi="Cambria Math"/>
                  </w:rPr>
                  <m:t>w</m:t>
                </m:r>
              </w:ins>
            </m:e>
            <m:sub>
              <w:ins w:id="6964" w:author="The Si Tran" w:date="2012-12-06T02:30:00Z">
                <m:r>
                  <w:rPr>
                    <w:rFonts w:ascii="Cambria Math" w:hAnsi="Cambria Math"/>
                  </w:rPr>
                  <m:t>i</m:t>
                </m:r>
              </w:ins>
            </m:sub>
          </m:sSub>
          <w:ins w:id="6965" w:author="The Si Tran" w:date="2012-12-06T02:30:00Z">
            <m:r>
              <m:rPr>
                <m:sty m:val="p"/>
              </m:rPr>
              <w:rPr>
                <w:rFonts w:ascii="Cambria Math" w:hAnsi="Cambria Math"/>
              </w:rPr>
              <m:t>+</m:t>
            </m:r>
          </w:ins>
          <m:sSub>
            <m:sSubPr>
              <m:ctrlPr>
                <w:ins w:id="6966" w:author="The Si Tran" w:date="2012-12-06T02:30:00Z">
                  <w:rPr>
                    <w:rFonts w:ascii="Cambria Math" w:hAnsi="Cambria Math"/>
                  </w:rPr>
                </w:ins>
              </m:ctrlPr>
            </m:sSubPr>
            <m:e>
              <w:ins w:id="6967" w:author="The Si Tran" w:date="2012-12-06T02:30:00Z">
                <m:r>
                  <m:rPr>
                    <m:sty m:val="p"/>
                  </m:rPr>
                  <w:rPr>
                    <w:rFonts w:ascii="Cambria Math" w:hAnsi="Cambria Math"/>
                  </w:rPr>
                  <m:t>∆</m:t>
                </m:r>
                <m:r>
                  <w:rPr>
                    <w:rFonts w:ascii="Cambria Math" w:hAnsi="Cambria Math"/>
                  </w:rPr>
                  <m:t>w</m:t>
                </m:r>
              </w:ins>
            </m:e>
            <m:sub>
              <w:ins w:id="6968" w:author="The Si Tran" w:date="2012-12-06T02:30:00Z">
                <m:r>
                  <w:rPr>
                    <w:rFonts w:ascii="Cambria Math" w:hAnsi="Cambria Math"/>
                  </w:rPr>
                  <m:t>i</m:t>
                </m:r>
              </w:ins>
            </m:sub>
          </m:sSub>
        </m:oMath>
      </m:oMathPara>
    </w:p>
    <w:p w14:paraId="14A84423" w14:textId="77777777" w:rsidR="004D3F55" w:rsidRPr="00097101" w:rsidRDefault="003D6C9F">
      <w:pPr>
        <w:pStyle w:val="Canhgiua"/>
        <w:rPr>
          <w:ins w:id="6969" w:author="The Si Tran" w:date="2012-12-06T02:30:00Z"/>
        </w:rPr>
        <w:pPrChange w:id="6970" w:author="The Si Tran" w:date="2012-12-15T08:05:00Z">
          <w:pPr>
            <w:ind w:left="1440"/>
          </w:pPr>
        </w:pPrChange>
      </w:pPr>
      <m:oMathPara>
        <m:oMath>
          <m:sSub>
            <m:sSubPr>
              <m:ctrlPr>
                <w:ins w:id="6971" w:author="The Si Tran" w:date="2012-12-06T02:30:00Z">
                  <w:rPr>
                    <w:rFonts w:ascii="Cambria Math" w:hAnsi="Cambria Math"/>
                  </w:rPr>
                </w:ins>
              </m:ctrlPr>
            </m:sSubPr>
            <m:e>
              <w:ins w:id="6972" w:author="The Si Tran" w:date="2012-12-06T02:30:00Z">
                <m:r>
                  <m:rPr>
                    <m:sty m:val="p"/>
                  </m:rPr>
                  <w:rPr>
                    <w:rFonts w:ascii="Cambria Math" w:hAnsi="Cambria Math"/>
                  </w:rPr>
                  <m:t>∆</m:t>
                </m:r>
                <m:r>
                  <w:rPr>
                    <w:rFonts w:ascii="Cambria Math" w:hAnsi="Cambria Math"/>
                  </w:rPr>
                  <m:t>w</m:t>
                </m:r>
              </w:ins>
            </m:e>
            <m:sub>
              <w:ins w:id="6973" w:author="The Si Tran" w:date="2012-12-06T02:30:00Z">
                <m:r>
                  <w:rPr>
                    <w:rFonts w:ascii="Cambria Math" w:hAnsi="Cambria Math"/>
                  </w:rPr>
                  <m:t>i</m:t>
                </m:r>
              </w:ins>
            </m:sub>
          </m:sSub>
          <w:ins w:id="6974" w:author="The Si Tran" w:date="2012-12-06T02:30:00Z">
            <m:r>
              <m:rPr>
                <m:sty m:val="p"/>
              </m:rPr>
              <w:rPr>
                <w:rFonts w:ascii="Cambria Math" w:hAnsi="Cambria Math"/>
              </w:rPr>
              <m:t>=-</m:t>
            </m:r>
            <m:r>
              <w:rPr>
                <w:rFonts w:ascii="Cambria Math" w:hAnsi="Cambria Math"/>
              </w:rPr>
              <m:t>η</m:t>
            </m:r>
          </w:ins>
          <m:f>
            <m:fPr>
              <m:ctrlPr>
                <w:ins w:id="6975" w:author="The Si Tran" w:date="2012-12-06T02:30:00Z">
                  <w:rPr>
                    <w:rFonts w:ascii="Cambria Math" w:hAnsi="Cambria Math"/>
                  </w:rPr>
                </w:ins>
              </m:ctrlPr>
            </m:fPr>
            <m:num>
              <w:ins w:id="6976" w:author="The Si Tran" w:date="2012-12-06T02:30:00Z">
                <m:r>
                  <w:rPr>
                    <w:rFonts w:ascii="Cambria Math" w:hAnsi="Cambria Math"/>
                  </w:rPr>
                  <m:t>∂E</m:t>
                </m:r>
              </w:ins>
            </m:num>
            <m:den>
              <w:ins w:id="6977" w:author="The Si Tran" w:date="2012-12-06T02:30:00Z">
                <m:r>
                  <w:rPr>
                    <w:rFonts w:ascii="Cambria Math" w:hAnsi="Cambria Math"/>
                  </w:rPr>
                  <m:t>∂</m:t>
                </m:r>
              </w:ins>
              <m:sSub>
                <m:sSubPr>
                  <m:ctrlPr>
                    <w:ins w:id="6978" w:author="The Si Tran" w:date="2012-12-06T02:30:00Z">
                      <w:rPr>
                        <w:rFonts w:ascii="Cambria Math" w:hAnsi="Cambria Math"/>
                      </w:rPr>
                    </w:ins>
                  </m:ctrlPr>
                </m:sSubPr>
                <m:e>
                  <w:ins w:id="6979" w:author="The Si Tran" w:date="2012-12-06T02:31:00Z">
                    <m:r>
                      <w:rPr>
                        <w:rFonts w:ascii="Cambria Math" w:hAnsi="Cambria Math"/>
                      </w:rPr>
                      <m:t>w</m:t>
                    </m:r>
                  </w:ins>
                </m:e>
                <m:sub>
                  <w:ins w:id="6980"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981"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982" w:author="The Si Tran" w:date="2012-12-06T02:31:00Z"/>
          <w:rFonts w:ascii="Times New Roman" w:hAnsi="Times New Roman"/>
          <w:sz w:val="26"/>
          <w:szCs w:val="26"/>
        </w:rPr>
      </w:pPr>
      <w:del w:id="6983" w:author="The Si Tran" w:date="2012-12-06T02:31:00Z">
        <w:r w:rsidRPr="0049233F" w:rsidDel="00FC5644">
          <w:rPr>
            <w:rFonts w:ascii="Times New Roman" w:hAnsi="Times New Roman"/>
            <w:sz w:val="26"/>
            <w:szCs w:val="26"/>
          </w:rPr>
          <w:delText xml:space="preserve">                      </w:delText>
        </w:r>
        <w:r w:rsidRPr="00941798" w:rsidDel="00FC5644">
          <w:rPr>
            <w:noProof/>
            <w:szCs w:val="26"/>
            <w:rPrChange w:id="6984" w:author="Unknown">
              <w:rPr>
                <w:noProof/>
              </w:rPr>
            </w:rPrChange>
          </w:rPr>
          <w:drawing>
            <wp:inline distT="0" distB="0" distL="0" distR="0" wp14:anchorId="052A4D62" wp14:editId="1074E804">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985"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986" w:author="Unknown">
              <w:rPr>
                <w:rFonts w:ascii="Times New Roman" w:eastAsiaTheme="minorHAnsi" w:hAnsi="Times New Roman"/>
                <w:noProof/>
                <w:sz w:val="26"/>
              </w:rPr>
            </w:rPrChange>
          </w:rPr>
          <w:drawing>
            <wp:inline distT="0" distB="0" distL="0" distR="0" wp14:anchorId="4070E0B0" wp14:editId="6FF59813">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987" w:author="The Si Tran" w:date="2012-12-16T17:27:00Z"/>
        </w:rPr>
        <w:pPrChange w:id="6988" w:author="The Si Tran" w:date="2012-12-16T17:27:00Z">
          <w:pPr>
            <w:pStyle w:val="Caption"/>
          </w:pPr>
        </w:pPrChange>
      </w:pPr>
      <w:r w:rsidRPr="002B1464">
        <w:rPr>
          <w:noProof/>
        </w:rPr>
        <w:drawing>
          <wp:inline distT="0" distB="0" distL="0" distR="0" wp14:anchorId="5978921C" wp14:editId="3BD7FAB4">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26D06626" w14:textId="77777777" w:rsidR="002F7B80" w:rsidRPr="0049233F" w:rsidRDefault="002F7B80">
      <w:pPr>
        <w:pStyle w:val="Canhgiua"/>
        <w:rPr>
          <w:ins w:id="6989" w:author="The Si Tran" w:date="2012-12-16T17:27:00Z"/>
        </w:rPr>
        <w:pPrChange w:id="6990" w:author="The Si Tran" w:date="2012-12-16T17:27:00Z">
          <w:pPr>
            <w:pStyle w:val="ListParagraph"/>
            <w:keepNext/>
            <w:spacing w:after="0" w:line="360" w:lineRule="auto"/>
            <w:ind w:firstLine="720"/>
          </w:pPr>
        </w:pPrChange>
      </w:pPr>
    </w:p>
    <w:p w14:paraId="38644B3F" w14:textId="4A96AF3D" w:rsidR="0088753F" w:rsidRPr="002F7B80" w:rsidRDefault="0088753F">
      <w:pPr>
        <w:pStyle w:val="Hinh"/>
        <w:rPr>
          <w:rPrChange w:id="6991" w:author="The Si Tran" w:date="2012-12-16T17:27:00Z">
            <w:rPr/>
          </w:rPrChange>
        </w:rPr>
        <w:pPrChange w:id="6992" w:author="The Si Tran" w:date="2012-12-16T17:27:00Z">
          <w:pPr>
            <w:pStyle w:val="Caption"/>
          </w:pPr>
        </w:pPrChange>
      </w:pPr>
      <w:del w:id="6993" w:author="The Si Tran" w:date="2012-12-16T17:27:00Z">
        <w:r w:rsidRPr="0049233F" w:rsidDel="002F7B80">
          <w:delText xml:space="preserve">                                   </w:delText>
        </w:r>
        <w:r w:rsidRPr="0049233F" w:rsidDel="002F7B80">
          <w:tab/>
        </w:r>
        <w:r w:rsidRPr="00032D83" w:rsidDel="002F7B80">
          <w:delText xml:space="preserve"> </w:delText>
        </w:r>
      </w:del>
      <w:bookmarkStart w:id="6994" w:name="_Toc327348215"/>
      <w:bookmarkStart w:id="6995" w:name="_Toc343029965"/>
      <w:bookmarkStart w:id="6996" w:name="_Toc343711400"/>
      <w:r w:rsidRPr="006D6C8D">
        <w:t>Hình</w:t>
      </w:r>
      <w:ins w:id="6997" w:author="The Si Tran" w:date="2012-12-11T23:35:00Z">
        <w:r w:rsidR="003E4F58" w:rsidRPr="000C3A28">
          <w:t xml:space="preserve"> 4.</w:t>
        </w:r>
      </w:ins>
      <w:r w:rsidR="001E2676">
        <w:t>7</w:t>
      </w:r>
      <w:del w:id="6998" w:author="The Si Tran" w:date="2012-12-11T23:35:00Z">
        <w:r w:rsidRPr="0015771C" w:rsidDel="003E4F58">
          <w:delText xml:space="preserve"> </w:delText>
        </w:r>
        <w:r w:rsidRPr="002F7B80" w:rsidDel="003E4F58">
          <w:fldChar w:fldCharType="begin"/>
        </w:r>
        <w:r w:rsidRPr="002F7B80" w:rsidDel="003E4F58">
          <w:rPr>
            <w:rPrChange w:id="6999" w:author="The Si Tran" w:date="2012-12-16T17:27:00Z">
              <w:rPr>
                <w:b w:val="0"/>
              </w:rPr>
            </w:rPrChange>
          </w:rPr>
          <w:delInstrText xml:space="preserve"> STYLEREF 1 \s </w:delInstrText>
        </w:r>
        <w:r w:rsidRPr="002F7B80" w:rsidDel="003E4F58">
          <w:rPr>
            <w:rPrChange w:id="7000" w:author="The Si Tran" w:date="2012-12-16T17:27:00Z">
              <w:rPr>
                <w:b w:val="0"/>
              </w:rPr>
            </w:rPrChange>
          </w:rPr>
          <w:fldChar w:fldCharType="separate"/>
        </w:r>
        <w:r w:rsidRPr="002F7B80" w:rsidDel="003E4F58">
          <w:rPr>
            <w:rPrChange w:id="7001" w:author="The Si Tran" w:date="2012-12-16T17:27:00Z">
              <w:rPr>
                <w:b w:val="0"/>
                <w:noProof/>
              </w:rPr>
            </w:rPrChange>
          </w:rPr>
          <w:delText>2</w:delText>
        </w:r>
        <w:r w:rsidRPr="002F7B80" w:rsidDel="003E4F58">
          <w:rPr>
            <w:rPrChange w:id="7002" w:author="The Si Tran" w:date="2012-12-16T17:27:00Z">
              <w:rPr>
                <w:b w:val="0"/>
              </w:rPr>
            </w:rPrChange>
          </w:rPr>
          <w:fldChar w:fldCharType="end"/>
        </w:r>
        <w:r w:rsidRPr="002F7B80" w:rsidDel="003E4F58">
          <w:rPr>
            <w:rPrChange w:id="7003" w:author="The Si Tran" w:date="2012-12-16T17:27:00Z">
              <w:rPr>
                <w:b w:val="0"/>
              </w:rPr>
            </w:rPrChange>
          </w:rPr>
          <w:delText>.</w:delText>
        </w:r>
        <w:r w:rsidRPr="002F7B80" w:rsidDel="003E4F58">
          <w:rPr>
            <w:rPrChange w:id="7004" w:author="The Si Tran" w:date="2012-12-16T17:27:00Z">
              <w:rPr>
                <w:b w:val="0"/>
              </w:rPr>
            </w:rPrChange>
          </w:rPr>
          <w:fldChar w:fldCharType="begin"/>
        </w:r>
        <w:r w:rsidRPr="002F7B80" w:rsidDel="003E4F58">
          <w:rPr>
            <w:rPrChange w:id="7005" w:author="The Si Tran" w:date="2012-12-16T17:27:00Z">
              <w:rPr>
                <w:b w:val="0"/>
              </w:rPr>
            </w:rPrChange>
          </w:rPr>
          <w:delInstrText xml:space="preserve"> SEQ Hình \* ARABIC \s 1 </w:delInstrText>
        </w:r>
        <w:r w:rsidRPr="002F7B80" w:rsidDel="003E4F58">
          <w:rPr>
            <w:rPrChange w:id="7006" w:author="The Si Tran" w:date="2012-12-16T17:27:00Z">
              <w:rPr>
                <w:b w:val="0"/>
              </w:rPr>
            </w:rPrChange>
          </w:rPr>
          <w:fldChar w:fldCharType="separate"/>
        </w:r>
        <w:r w:rsidRPr="002F7B80" w:rsidDel="003E4F58">
          <w:rPr>
            <w:rPrChange w:id="7007" w:author="The Si Tran" w:date="2012-12-16T17:27:00Z">
              <w:rPr>
                <w:b w:val="0"/>
                <w:noProof/>
              </w:rPr>
            </w:rPrChange>
          </w:rPr>
          <w:delText>7</w:delText>
        </w:r>
        <w:r w:rsidRPr="002F7B80" w:rsidDel="003E4F58">
          <w:rPr>
            <w:rPrChange w:id="7008" w:author="The Si Tran" w:date="2012-12-16T17:27:00Z">
              <w:rPr>
                <w:b w:val="0"/>
              </w:rPr>
            </w:rPrChange>
          </w:rPr>
          <w:fldChar w:fldCharType="end"/>
        </w:r>
      </w:del>
      <w:r w:rsidRPr="002F7B80">
        <w:rPr>
          <w:rPrChange w:id="7009" w:author="The Si Tran" w:date="2012-12-16T17:27:00Z">
            <w:rPr>
              <w:b w:val="0"/>
            </w:rPr>
          </w:rPrChange>
        </w:rPr>
        <w:t>: Hàm lỗi của một đơn vị tuyến tính</w:t>
      </w:r>
      <w:bookmarkEnd w:id="6994"/>
      <w:bookmarkEnd w:id="6995"/>
      <w:bookmarkEnd w:id="6996"/>
    </w:p>
    <w:p w14:paraId="7AA782D4" w14:textId="62CBF079" w:rsidR="0088753F" w:rsidRPr="0049233F" w:rsidRDefault="0088753F" w:rsidP="0088753F">
      <w:pPr>
        <w:spacing w:before="0"/>
        <w:rPr>
          <w:szCs w:val="26"/>
        </w:rPr>
      </w:pPr>
    </w:p>
    <w:p w14:paraId="07530225" w14:textId="7F6EC1D3" w:rsidR="0088753F" w:rsidRDefault="0088753F" w:rsidP="0088753F">
      <w:pPr>
        <w:spacing w:before="0"/>
        <w:rPr>
          <w:ins w:id="7010" w:author="The Si Tran" w:date="2012-12-06T02:32:00Z"/>
          <w:szCs w:val="26"/>
        </w:rPr>
      </w:pPr>
      <w:del w:id="7011" w:author="The Si Tran" w:date="2012-12-14T06:12:00Z">
        <w:r w:rsidRPr="0049233F" w:rsidDel="0008713C">
          <w:rPr>
            <w:szCs w:val="26"/>
          </w:rPr>
          <w:lastRenderedPageBreak/>
          <w:delText>Để  thực</w:delText>
        </w:r>
      </w:del>
      <w:ins w:id="7012"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w:t>
      </w:r>
      <w:proofErr w:type="gramStart"/>
      <w:r w:rsidRPr="0049233F">
        <w:rPr>
          <w:szCs w:val="26"/>
        </w:rPr>
        <w:t>theo</w:t>
      </w:r>
      <w:proofErr w:type="gramEnd"/>
      <w:r w:rsidRPr="0049233F">
        <w:rPr>
          <w:szCs w:val="26"/>
        </w:rPr>
        <w:t xml:space="preserve"> từng trọng số:</w:t>
      </w:r>
    </w:p>
    <w:p w14:paraId="1685F420" w14:textId="77777777" w:rsidR="002972CB" w:rsidRPr="002972CB" w:rsidRDefault="003D6C9F" w:rsidP="0088753F">
      <w:pPr>
        <w:spacing w:before="0"/>
        <w:rPr>
          <w:ins w:id="7013" w:author="The Si Tran" w:date="2012-12-06T02:42:00Z"/>
          <w:szCs w:val="26"/>
          <w:rPrChange w:id="7014" w:author="The Si Tran" w:date="2012-12-06T02:42:00Z">
            <w:rPr>
              <w:ins w:id="7015" w:author="The Si Tran" w:date="2012-12-06T02:42:00Z"/>
              <w:rFonts w:ascii="Cambria Math" w:hAnsi="Cambria Math"/>
              <w:i/>
              <w:szCs w:val="26"/>
            </w:rPr>
          </w:rPrChange>
        </w:rPr>
      </w:pPr>
      <m:oMathPara>
        <m:oMath>
          <m:f>
            <m:fPr>
              <m:ctrlPr>
                <w:ins w:id="7016" w:author="The Si Tran" w:date="2012-12-06T02:32:00Z">
                  <w:rPr>
                    <w:rFonts w:ascii="Cambria Math" w:hAnsi="Cambria Math"/>
                    <w:i/>
                    <w:szCs w:val="26"/>
                  </w:rPr>
                </w:ins>
              </m:ctrlPr>
            </m:fPr>
            <m:num>
              <w:ins w:id="7017" w:author="The Si Tran" w:date="2012-12-06T02:32:00Z">
                <m:r>
                  <w:rPr>
                    <w:rFonts w:ascii="Cambria Math" w:hAnsi="Cambria Math"/>
                    <w:szCs w:val="26"/>
                  </w:rPr>
                  <m:t>∂E</m:t>
                </m:r>
              </w:ins>
            </m:num>
            <m:den>
              <w:ins w:id="7018" w:author="The Si Tran" w:date="2012-12-06T02:32:00Z">
                <m:r>
                  <w:rPr>
                    <w:rFonts w:ascii="Cambria Math" w:hAnsi="Cambria Math"/>
                    <w:szCs w:val="26"/>
                  </w:rPr>
                  <m:t>∂</m:t>
                </m:r>
              </w:ins>
              <m:sSub>
                <m:sSubPr>
                  <m:ctrlPr>
                    <w:ins w:id="7019" w:author="The Si Tran" w:date="2012-12-06T02:32:00Z">
                      <w:rPr>
                        <w:rFonts w:ascii="Cambria Math" w:hAnsi="Cambria Math"/>
                        <w:i/>
                        <w:szCs w:val="26"/>
                      </w:rPr>
                    </w:ins>
                  </m:ctrlPr>
                </m:sSubPr>
                <m:e>
                  <w:ins w:id="7020" w:author="The Si Tran" w:date="2012-12-06T02:32:00Z">
                    <m:r>
                      <w:rPr>
                        <w:rFonts w:ascii="Cambria Math" w:hAnsi="Cambria Math"/>
                        <w:szCs w:val="26"/>
                      </w:rPr>
                      <m:t>w</m:t>
                    </m:r>
                  </w:ins>
                </m:e>
                <m:sub>
                  <w:ins w:id="7021" w:author="The Si Tran" w:date="2012-12-06T02:32:00Z">
                    <m:r>
                      <w:rPr>
                        <w:rFonts w:ascii="Cambria Math" w:hAnsi="Cambria Math"/>
                        <w:szCs w:val="26"/>
                      </w:rPr>
                      <m:t>i</m:t>
                    </m:r>
                  </w:ins>
                </m:sub>
              </m:sSub>
            </m:den>
          </m:f>
          <w:ins w:id="7022" w:author="The Si Tran" w:date="2012-12-06T02:32:00Z">
            <m:r>
              <w:rPr>
                <w:rFonts w:ascii="Cambria Math" w:hAnsi="Cambria Math"/>
                <w:szCs w:val="26"/>
              </w:rPr>
              <m:t>=</m:t>
            </m:r>
          </w:ins>
          <m:f>
            <m:fPr>
              <m:ctrlPr>
                <w:ins w:id="7023" w:author="The Si Tran" w:date="2012-12-06T02:32:00Z">
                  <w:rPr>
                    <w:rFonts w:ascii="Cambria Math" w:hAnsi="Cambria Math"/>
                    <w:i/>
                    <w:szCs w:val="26"/>
                  </w:rPr>
                </w:ins>
              </m:ctrlPr>
            </m:fPr>
            <m:num>
              <w:ins w:id="7024" w:author="The Si Tran" w:date="2012-12-06T02:33:00Z">
                <m:r>
                  <w:rPr>
                    <w:rFonts w:ascii="Cambria Math" w:hAnsi="Cambria Math"/>
                    <w:szCs w:val="26"/>
                  </w:rPr>
                  <m:t>∂</m:t>
                </m:r>
              </w:ins>
            </m:num>
            <m:den>
              <w:ins w:id="7025" w:author="The Si Tran" w:date="2012-12-06T02:33:00Z">
                <m:r>
                  <w:rPr>
                    <w:rFonts w:ascii="Cambria Math" w:hAnsi="Cambria Math"/>
                    <w:szCs w:val="26"/>
                  </w:rPr>
                  <m:t>∂</m:t>
                </m:r>
              </w:ins>
              <m:sSub>
                <m:sSubPr>
                  <m:ctrlPr>
                    <w:ins w:id="7026" w:author="The Si Tran" w:date="2012-12-06T02:33:00Z">
                      <w:rPr>
                        <w:rFonts w:ascii="Cambria Math" w:hAnsi="Cambria Math"/>
                        <w:i/>
                        <w:szCs w:val="26"/>
                      </w:rPr>
                    </w:ins>
                  </m:ctrlPr>
                </m:sSubPr>
                <m:e>
                  <w:ins w:id="7027" w:author="The Si Tran" w:date="2012-12-06T02:33:00Z">
                    <m:r>
                      <w:rPr>
                        <w:rFonts w:ascii="Cambria Math" w:hAnsi="Cambria Math"/>
                        <w:szCs w:val="26"/>
                      </w:rPr>
                      <m:t>w</m:t>
                    </m:r>
                  </w:ins>
                </m:e>
                <m:sub>
                  <w:ins w:id="7028" w:author="The Si Tran" w:date="2012-12-06T02:33:00Z">
                    <m:r>
                      <w:rPr>
                        <w:rFonts w:ascii="Cambria Math" w:hAnsi="Cambria Math"/>
                        <w:szCs w:val="26"/>
                      </w:rPr>
                      <m:t>i</m:t>
                    </m:r>
                  </w:ins>
                </m:sub>
              </m:sSub>
            </m:den>
          </m:f>
          <m:f>
            <m:fPr>
              <m:ctrlPr>
                <w:ins w:id="7029" w:author="The Si Tran" w:date="2012-12-06T02:33:00Z">
                  <w:rPr>
                    <w:rFonts w:ascii="Cambria Math" w:hAnsi="Cambria Math"/>
                    <w:i/>
                    <w:szCs w:val="26"/>
                  </w:rPr>
                </w:ins>
              </m:ctrlPr>
            </m:fPr>
            <m:num>
              <w:ins w:id="7030" w:author="The Si Tran" w:date="2012-12-06T02:33:00Z">
                <m:r>
                  <w:rPr>
                    <w:rFonts w:ascii="Cambria Math" w:hAnsi="Cambria Math"/>
                    <w:szCs w:val="26"/>
                  </w:rPr>
                  <m:t>1</m:t>
                </m:r>
              </w:ins>
            </m:num>
            <m:den>
              <w:ins w:id="7031" w:author="The Si Tran" w:date="2012-12-06T02:33:00Z">
                <m:r>
                  <w:rPr>
                    <w:rFonts w:ascii="Cambria Math" w:hAnsi="Cambria Math"/>
                    <w:szCs w:val="26"/>
                  </w:rPr>
                  <m:t>2</m:t>
                </m:r>
              </w:ins>
            </m:den>
          </m:f>
          <m:nary>
            <m:naryPr>
              <m:chr m:val="∑"/>
              <m:limLoc m:val="subSup"/>
              <m:supHide m:val="1"/>
              <m:ctrlPr>
                <w:ins w:id="7032" w:author="The Si Tran" w:date="2012-12-06T02:33:00Z">
                  <w:rPr>
                    <w:rFonts w:ascii="Cambria Math" w:hAnsi="Cambria Math"/>
                    <w:i/>
                    <w:szCs w:val="26"/>
                  </w:rPr>
                </w:ins>
              </m:ctrlPr>
            </m:naryPr>
            <m:sub>
              <w:ins w:id="7033" w:author="The Si Tran" w:date="2012-12-06T02:33:00Z">
                <m:r>
                  <w:rPr>
                    <w:rFonts w:ascii="Cambria Math" w:hAnsi="Cambria Math"/>
                    <w:szCs w:val="26"/>
                  </w:rPr>
                  <m:t>d∈D</m:t>
                </m:r>
              </w:ins>
            </m:sub>
            <m:sup/>
            <m:e>
              <m:sSup>
                <m:sSupPr>
                  <m:ctrlPr>
                    <w:ins w:id="7034" w:author="The Si Tran" w:date="2012-12-06T02:33:00Z">
                      <w:rPr>
                        <w:rFonts w:ascii="Cambria Math" w:hAnsi="Cambria Math"/>
                        <w:i/>
                        <w:szCs w:val="26"/>
                      </w:rPr>
                    </w:ins>
                  </m:ctrlPr>
                </m:sSupPr>
                <m:e>
                  <m:d>
                    <m:dPr>
                      <m:ctrlPr>
                        <w:ins w:id="7035" w:author="The Si Tran" w:date="2012-12-06T02:33:00Z">
                          <w:rPr>
                            <w:rFonts w:ascii="Cambria Math" w:hAnsi="Cambria Math"/>
                            <w:i/>
                            <w:szCs w:val="26"/>
                          </w:rPr>
                        </w:ins>
                      </m:ctrlPr>
                    </m:dPr>
                    <m:e>
                      <m:sSub>
                        <m:sSubPr>
                          <m:ctrlPr>
                            <w:ins w:id="7036" w:author="The Si Tran" w:date="2012-12-06T02:33:00Z">
                              <w:rPr>
                                <w:rFonts w:ascii="Cambria Math" w:hAnsi="Cambria Math"/>
                                <w:i/>
                                <w:szCs w:val="26"/>
                              </w:rPr>
                            </w:ins>
                          </m:ctrlPr>
                        </m:sSubPr>
                        <m:e>
                          <w:ins w:id="7037" w:author="The Si Tran" w:date="2012-12-06T02:33:00Z">
                            <m:r>
                              <w:rPr>
                                <w:rFonts w:ascii="Cambria Math" w:hAnsi="Cambria Math"/>
                                <w:szCs w:val="26"/>
                              </w:rPr>
                              <m:t>t</m:t>
                            </m:r>
                          </w:ins>
                        </m:e>
                        <m:sub>
                          <w:ins w:id="7038" w:author="The Si Tran" w:date="2012-12-06T02:33:00Z">
                            <m:r>
                              <w:rPr>
                                <w:rFonts w:ascii="Cambria Math" w:hAnsi="Cambria Math"/>
                                <w:szCs w:val="26"/>
                              </w:rPr>
                              <m:t>d</m:t>
                            </m:r>
                          </w:ins>
                        </m:sub>
                      </m:sSub>
                      <w:ins w:id="7039" w:author="The Si Tran" w:date="2012-12-06T02:33:00Z">
                        <m:r>
                          <w:rPr>
                            <w:rFonts w:ascii="Cambria Math" w:hAnsi="Cambria Math"/>
                            <w:szCs w:val="26"/>
                          </w:rPr>
                          <m:t>-</m:t>
                        </m:r>
                      </w:ins>
                      <m:sSub>
                        <m:sSubPr>
                          <m:ctrlPr>
                            <w:ins w:id="7040" w:author="The Si Tran" w:date="2012-12-06T02:33:00Z">
                              <w:rPr>
                                <w:rFonts w:ascii="Cambria Math" w:hAnsi="Cambria Math"/>
                                <w:i/>
                                <w:szCs w:val="26"/>
                              </w:rPr>
                            </w:ins>
                          </m:ctrlPr>
                        </m:sSubPr>
                        <m:e>
                          <w:ins w:id="7041" w:author="The Si Tran" w:date="2012-12-06T02:34:00Z">
                            <m:r>
                              <w:rPr>
                                <w:rFonts w:ascii="Cambria Math" w:hAnsi="Cambria Math"/>
                                <w:szCs w:val="26"/>
                              </w:rPr>
                              <m:t>o</m:t>
                            </m:r>
                          </w:ins>
                        </m:e>
                        <m:sub>
                          <w:ins w:id="7042" w:author="The Si Tran" w:date="2012-12-06T02:34:00Z">
                            <m:r>
                              <w:rPr>
                                <w:rFonts w:ascii="Cambria Math" w:hAnsi="Cambria Math"/>
                                <w:szCs w:val="26"/>
                              </w:rPr>
                              <m:t>d</m:t>
                            </m:r>
                          </w:ins>
                        </m:sub>
                      </m:sSub>
                    </m:e>
                  </m:d>
                </m:e>
                <m:sup>
                  <w:ins w:id="7043" w:author="The Si Tran" w:date="2012-12-06T02:33:00Z">
                    <m:r>
                      <w:rPr>
                        <w:rFonts w:ascii="Cambria Math" w:hAnsi="Cambria Math"/>
                        <w:szCs w:val="26"/>
                      </w:rPr>
                      <m:t>2</m:t>
                    </m:r>
                  </w:ins>
                </m:sup>
              </m:sSup>
              <w:ins w:id="7044" w:author="The Si Tran" w:date="2012-12-06T02:34:00Z">
                <m:r>
                  <w:rPr>
                    <w:rFonts w:ascii="Cambria Math" w:hAnsi="Cambria Math"/>
                    <w:szCs w:val="26"/>
                  </w:rPr>
                  <m:t>=</m:t>
                </m:r>
              </w:ins>
              <m:f>
                <m:fPr>
                  <m:ctrlPr>
                    <w:ins w:id="7045" w:author="The Si Tran" w:date="2012-12-06T02:34:00Z">
                      <w:rPr>
                        <w:rFonts w:ascii="Cambria Math" w:hAnsi="Cambria Math"/>
                        <w:i/>
                        <w:szCs w:val="26"/>
                      </w:rPr>
                    </w:ins>
                  </m:ctrlPr>
                </m:fPr>
                <m:num>
                  <w:ins w:id="7046" w:author="The Si Tran" w:date="2012-12-06T02:34:00Z">
                    <m:r>
                      <w:rPr>
                        <w:rFonts w:ascii="Cambria Math" w:hAnsi="Cambria Math"/>
                        <w:szCs w:val="26"/>
                      </w:rPr>
                      <m:t>1</m:t>
                    </m:r>
                  </w:ins>
                </m:num>
                <m:den>
                  <w:ins w:id="7047" w:author="The Si Tran" w:date="2012-12-06T02:34:00Z">
                    <m:r>
                      <w:rPr>
                        <w:rFonts w:ascii="Cambria Math" w:hAnsi="Cambria Math"/>
                        <w:szCs w:val="26"/>
                      </w:rPr>
                      <m:t>2</m:t>
                    </m:r>
                  </w:ins>
                </m:den>
              </m:f>
            </m:e>
          </m:nary>
          <m:nary>
            <m:naryPr>
              <m:chr m:val="∑"/>
              <m:limLoc m:val="subSup"/>
              <m:supHide m:val="1"/>
              <m:ctrlPr>
                <w:ins w:id="7048" w:author="The Si Tran" w:date="2012-12-06T02:34:00Z">
                  <w:rPr>
                    <w:rFonts w:ascii="Cambria Math" w:hAnsi="Cambria Math"/>
                    <w:i/>
                    <w:szCs w:val="26"/>
                  </w:rPr>
                </w:ins>
              </m:ctrlPr>
            </m:naryPr>
            <m:sub>
              <w:ins w:id="7049" w:author="The Si Tran" w:date="2012-12-06T02:34:00Z">
                <m:r>
                  <w:rPr>
                    <w:rFonts w:ascii="Cambria Math" w:hAnsi="Cambria Math"/>
                    <w:szCs w:val="26"/>
                  </w:rPr>
                  <m:t>d∈D</m:t>
                </m:r>
              </w:ins>
            </m:sub>
            <m:sup/>
            <m:e>
              <m:f>
                <m:fPr>
                  <m:ctrlPr>
                    <w:ins w:id="7050" w:author="The Si Tran" w:date="2012-12-06T02:34:00Z">
                      <w:rPr>
                        <w:rFonts w:ascii="Cambria Math" w:hAnsi="Cambria Math"/>
                        <w:i/>
                        <w:szCs w:val="26"/>
                      </w:rPr>
                    </w:ins>
                  </m:ctrlPr>
                </m:fPr>
                <m:num>
                  <w:ins w:id="7051" w:author="The Si Tran" w:date="2012-12-06T02:35:00Z">
                    <m:r>
                      <w:rPr>
                        <w:rFonts w:ascii="Cambria Math" w:hAnsi="Cambria Math"/>
                        <w:szCs w:val="26"/>
                      </w:rPr>
                      <m:t>∂</m:t>
                    </m:r>
                  </w:ins>
                </m:num>
                <m:den>
                  <w:ins w:id="7052" w:author="The Si Tran" w:date="2012-12-06T02:35:00Z">
                    <m:r>
                      <w:rPr>
                        <w:rFonts w:ascii="Cambria Math" w:hAnsi="Cambria Math"/>
                        <w:szCs w:val="26"/>
                      </w:rPr>
                      <m:t>∂</m:t>
                    </m:r>
                  </w:ins>
                  <m:sSub>
                    <m:sSubPr>
                      <m:ctrlPr>
                        <w:ins w:id="7053" w:author="The Si Tran" w:date="2012-12-06T02:35:00Z">
                          <w:rPr>
                            <w:rFonts w:ascii="Cambria Math" w:hAnsi="Cambria Math"/>
                            <w:i/>
                            <w:szCs w:val="26"/>
                          </w:rPr>
                        </w:ins>
                      </m:ctrlPr>
                    </m:sSubPr>
                    <m:e>
                      <w:ins w:id="7054" w:author="The Si Tran" w:date="2012-12-06T02:35:00Z">
                        <m:r>
                          <w:rPr>
                            <w:rFonts w:ascii="Cambria Math" w:hAnsi="Cambria Math"/>
                            <w:szCs w:val="26"/>
                          </w:rPr>
                          <m:t>w</m:t>
                        </m:r>
                      </w:ins>
                    </m:e>
                    <m:sub>
                      <w:ins w:id="7055" w:author="The Si Tran" w:date="2012-12-06T02:35:00Z">
                        <m:r>
                          <w:rPr>
                            <w:rFonts w:ascii="Cambria Math" w:hAnsi="Cambria Math"/>
                            <w:szCs w:val="26"/>
                          </w:rPr>
                          <m:t>i</m:t>
                        </m:r>
                      </w:ins>
                    </m:sub>
                  </m:sSub>
                </m:den>
              </m:f>
            </m:e>
          </m:nary>
          <m:sSup>
            <m:sSupPr>
              <m:ctrlPr>
                <w:ins w:id="7056" w:author="The Si Tran" w:date="2012-12-06T02:35:00Z">
                  <w:rPr>
                    <w:rFonts w:ascii="Cambria Math" w:hAnsi="Cambria Math"/>
                    <w:i/>
                    <w:szCs w:val="26"/>
                  </w:rPr>
                </w:ins>
              </m:ctrlPr>
            </m:sSupPr>
            <m:e>
              <m:d>
                <m:dPr>
                  <m:ctrlPr>
                    <w:ins w:id="7057" w:author="The Si Tran" w:date="2012-12-06T02:35:00Z">
                      <w:rPr>
                        <w:rFonts w:ascii="Cambria Math" w:hAnsi="Cambria Math"/>
                        <w:i/>
                        <w:szCs w:val="26"/>
                      </w:rPr>
                    </w:ins>
                  </m:ctrlPr>
                </m:dPr>
                <m:e>
                  <m:sSub>
                    <m:sSubPr>
                      <m:ctrlPr>
                        <w:ins w:id="7058" w:author="The Si Tran" w:date="2012-12-06T02:35:00Z">
                          <w:rPr>
                            <w:rFonts w:ascii="Cambria Math" w:hAnsi="Cambria Math"/>
                            <w:i/>
                            <w:szCs w:val="26"/>
                          </w:rPr>
                        </w:ins>
                      </m:ctrlPr>
                    </m:sSubPr>
                    <m:e>
                      <w:ins w:id="7059" w:author="The Si Tran" w:date="2012-12-06T02:35:00Z">
                        <m:r>
                          <w:rPr>
                            <w:rFonts w:ascii="Cambria Math" w:hAnsi="Cambria Math"/>
                            <w:szCs w:val="26"/>
                          </w:rPr>
                          <m:t>t</m:t>
                        </m:r>
                      </w:ins>
                    </m:e>
                    <m:sub>
                      <w:ins w:id="7060" w:author="The Si Tran" w:date="2012-12-06T02:35:00Z">
                        <m:r>
                          <w:rPr>
                            <w:rFonts w:ascii="Cambria Math" w:hAnsi="Cambria Math"/>
                            <w:szCs w:val="26"/>
                          </w:rPr>
                          <m:t>d</m:t>
                        </m:r>
                      </w:ins>
                    </m:sub>
                  </m:sSub>
                  <w:ins w:id="7061" w:author="The Si Tran" w:date="2012-12-06T02:35:00Z">
                    <m:r>
                      <w:rPr>
                        <w:rFonts w:ascii="Cambria Math" w:hAnsi="Cambria Math"/>
                        <w:szCs w:val="26"/>
                      </w:rPr>
                      <m:t>-</m:t>
                    </m:r>
                  </w:ins>
                  <m:sSub>
                    <m:sSubPr>
                      <m:ctrlPr>
                        <w:ins w:id="7062" w:author="The Si Tran" w:date="2012-12-06T02:35:00Z">
                          <w:rPr>
                            <w:rFonts w:ascii="Cambria Math" w:hAnsi="Cambria Math"/>
                            <w:i/>
                            <w:szCs w:val="26"/>
                          </w:rPr>
                        </w:ins>
                      </m:ctrlPr>
                    </m:sSubPr>
                    <m:e>
                      <w:ins w:id="7063" w:author="The Si Tran" w:date="2012-12-06T02:35:00Z">
                        <m:r>
                          <w:rPr>
                            <w:rFonts w:ascii="Cambria Math" w:hAnsi="Cambria Math"/>
                            <w:szCs w:val="26"/>
                          </w:rPr>
                          <m:t>o</m:t>
                        </m:r>
                      </w:ins>
                    </m:e>
                    <m:sub>
                      <w:ins w:id="7064" w:author="The Si Tran" w:date="2012-12-06T02:35:00Z">
                        <m:r>
                          <w:rPr>
                            <w:rFonts w:ascii="Cambria Math" w:hAnsi="Cambria Math"/>
                            <w:szCs w:val="26"/>
                          </w:rPr>
                          <m:t>d</m:t>
                        </m:r>
                      </w:ins>
                    </m:sub>
                  </m:sSub>
                </m:e>
              </m:d>
            </m:e>
            <m:sup>
              <w:ins w:id="7065" w:author="The Si Tran" w:date="2012-12-06T02:35:00Z">
                <m:r>
                  <w:rPr>
                    <w:rFonts w:ascii="Cambria Math" w:hAnsi="Cambria Math"/>
                    <w:szCs w:val="26"/>
                  </w:rPr>
                  <m:t>2</m:t>
                </m:r>
              </w:ins>
            </m:sup>
          </m:sSup>
          <w:ins w:id="7066" w:author="The Si Tran" w:date="2012-12-06T02:35:00Z">
            <m:r>
              <w:rPr>
                <w:rFonts w:ascii="Cambria Math" w:hAnsi="Cambria Math"/>
                <w:szCs w:val="26"/>
              </w:rPr>
              <m:t>=</m:t>
            </m:r>
          </w:ins>
          <m:f>
            <m:fPr>
              <m:ctrlPr>
                <w:ins w:id="7067" w:author="The Si Tran" w:date="2012-12-06T02:35:00Z">
                  <w:rPr>
                    <w:rFonts w:ascii="Cambria Math" w:hAnsi="Cambria Math"/>
                    <w:i/>
                    <w:szCs w:val="26"/>
                  </w:rPr>
                </w:ins>
              </m:ctrlPr>
            </m:fPr>
            <m:num>
              <w:ins w:id="7068" w:author="The Si Tran" w:date="2012-12-06T02:35:00Z">
                <m:r>
                  <w:rPr>
                    <w:rFonts w:ascii="Cambria Math" w:hAnsi="Cambria Math"/>
                    <w:szCs w:val="26"/>
                  </w:rPr>
                  <m:t>1</m:t>
                </m:r>
              </w:ins>
            </m:num>
            <m:den>
              <w:ins w:id="7069" w:author="The Si Tran" w:date="2012-12-06T02:35:00Z">
                <m:r>
                  <w:rPr>
                    <w:rFonts w:ascii="Cambria Math" w:hAnsi="Cambria Math"/>
                    <w:szCs w:val="26"/>
                  </w:rPr>
                  <m:t>2</m:t>
                </m:r>
              </w:ins>
            </m:den>
          </m:f>
          <m:nary>
            <m:naryPr>
              <m:chr m:val="∑"/>
              <m:limLoc m:val="subSup"/>
              <m:supHide m:val="1"/>
              <m:ctrlPr>
                <w:ins w:id="7070" w:author="The Si Tran" w:date="2012-12-06T02:35:00Z">
                  <w:rPr>
                    <w:rFonts w:ascii="Cambria Math" w:hAnsi="Cambria Math"/>
                    <w:i/>
                    <w:szCs w:val="26"/>
                  </w:rPr>
                </w:ins>
              </m:ctrlPr>
            </m:naryPr>
            <m:sub>
              <w:ins w:id="7071" w:author="The Si Tran" w:date="2012-12-06T02:35:00Z">
                <m:r>
                  <w:rPr>
                    <w:rFonts w:ascii="Cambria Math" w:hAnsi="Cambria Math"/>
                    <w:szCs w:val="26"/>
                  </w:rPr>
                  <m:t>d∈D</m:t>
                </m:r>
              </w:ins>
            </m:sub>
            <m:sup/>
            <m:e>
              <w:ins w:id="7072" w:author="The Si Tran" w:date="2012-12-06T02:36:00Z">
                <m:r>
                  <w:rPr>
                    <w:rFonts w:ascii="Cambria Math" w:hAnsi="Cambria Math"/>
                    <w:szCs w:val="26"/>
                  </w:rPr>
                  <m:t>2</m:t>
                </m:r>
              </w:ins>
              <m:d>
                <m:dPr>
                  <m:ctrlPr>
                    <w:ins w:id="7073" w:author="The Si Tran" w:date="2012-12-06T02:36:00Z">
                      <w:rPr>
                        <w:rFonts w:ascii="Cambria Math" w:hAnsi="Cambria Math"/>
                        <w:i/>
                        <w:szCs w:val="26"/>
                      </w:rPr>
                    </w:ins>
                  </m:ctrlPr>
                </m:dPr>
                <m:e>
                  <m:sSub>
                    <m:sSubPr>
                      <m:ctrlPr>
                        <w:ins w:id="7074" w:author="The Si Tran" w:date="2012-12-06T02:36:00Z">
                          <w:rPr>
                            <w:rFonts w:ascii="Cambria Math" w:hAnsi="Cambria Math"/>
                            <w:i/>
                            <w:szCs w:val="26"/>
                          </w:rPr>
                        </w:ins>
                      </m:ctrlPr>
                    </m:sSubPr>
                    <m:e>
                      <w:ins w:id="7075" w:author="The Si Tran" w:date="2012-12-06T02:36:00Z">
                        <m:r>
                          <w:rPr>
                            <w:rFonts w:ascii="Cambria Math" w:hAnsi="Cambria Math"/>
                            <w:szCs w:val="26"/>
                          </w:rPr>
                          <m:t>t</m:t>
                        </m:r>
                      </w:ins>
                    </m:e>
                    <m:sub>
                      <w:ins w:id="7076" w:author="The Si Tran" w:date="2012-12-06T02:36:00Z">
                        <m:r>
                          <w:rPr>
                            <w:rFonts w:ascii="Cambria Math" w:hAnsi="Cambria Math"/>
                            <w:szCs w:val="26"/>
                          </w:rPr>
                          <m:t>d</m:t>
                        </m:r>
                      </w:ins>
                    </m:sub>
                  </m:sSub>
                  <w:ins w:id="7077" w:author="The Si Tran" w:date="2012-12-06T02:36:00Z">
                    <m:r>
                      <w:rPr>
                        <w:rFonts w:ascii="Cambria Math" w:hAnsi="Cambria Math"/>
                        <w:szCs w:val="26"/>
                      </w:rPr>
                      <m:t>-</m:t>
                    </m:r>
                  </w:ins>
                  <m:sSub>
                    <m:sSubPr>
                      <m:ctrlPr>
                        <w:ins w:id="7078" w:author="The Si Tran" w:date="2012-12-06T02:36:00Z">
                          <w:rPr>
                            <w:rFonts w:ascii="Cambria Math" w:hAnsi="Cambria Math"/>
                            <w:i/>
                            <w:szCs w:val="26"/>
                          </w:rPr>
                        </w:ins>
                      </m:ctrlPr>
                    </m:sSubPr>
                    <m:e>
                      <w:ins w:id="7079" w:author="The Si Tran" w:date="2012-12-06T02:36:00Z">
                        <m:r>
                          <w:rPr>
                            <w:rFonts w:ascii="Cambria Math" w:hAnsi="Cambria Math"/>
                            <w:szCs w:val="26"/>
                          </w:rPr>
                          <m:t>o</m:t>
                        </m:r>
                      </w:ins>
                    </m:e>
                    <m:sub>
                      <w:ins w:id="7080" w:author="The Si Tran" w:date="2012-12-06T02:36:00Z">
                        <m:r>
                          <w:rPr>
                            <w:rFonts w:ascii="Cambria Math" w:hAnsi="Cambria Math"/>
                            <w:szCs w:val="26"/>
                          </w:rPr>
                          <m:t>d</m:t>
                        </m:r>
                      </w:ins>
                    </m:sub>
                  </m:sSub>
                </m:e>
              </m:d>
            </m:e>
          </m:nary>
          <m:f>
            <m:fPr>
              <m:ctrlPr>
                <w:ins w:id="7081" w:author="The Si Tran" w:date="2012-12-06T02:36:00Z">
                  <w:rPr>
                    <w:rFonts w:ascii="Cambria Math" w:hAnsi="Cambria Math"/>
                    <w:i/>
                    <w:szCs w:val="26"/>
                  </w:rPr>
                </w:ins>
              </m:ctrlPr>
            </m:fPr>
            <m:num>
              <w:ins w:id="7082" w:author="The Si Tran" w:date="2012-12-06T02:36:00Z">
                <m:r>
                  <w:rPr>
                    <w:rFonts w:ascii="Cambria Math" w:hAnsi="Cambria Math"/>
                    <w:szCs w:val="26"/>
                  </w:rPr>
                  <m:t>∂</m:t>
                </m:r>
              </w:ins>
            </m:num>
            <m:den>
              <w:ins w:id="7083" w:author="The Si Tran" w:date="2012-12-06T02:36:00Z">
                <m:r>
                  <w:rPr>
                    <w:rFonts w:ascii="Cambria Math" w:hAnsi="Cambria Math"/>
                    <w:szCs w:val="26"/>
                  </w:rPr>
                  <m:t>∂</m:t>
                </m:r>
              </w:ins>
              <m:sSub>
                <m:sSubPr>
                  <m:ctrlPr>
                    <w:ins w:id="7084" w:author="The Si Tran" w:date="2012-12-06T02:36:00Z">
                      <w:rPr>
                        <w:rFonts w:ascii="Cambria Math" w:hAnsi="Cambria Math"/>
                        <w:i/>
                        <w:szCs w:val="26"/>
                      </w:rPr>
                    </w:ins>
                  </m:ctrlPr>
                </m:sSubPr>
                <m:e>
                  <w:ins w:id="7085" w:author="The Si Tran" w:date="2012-12-06T02:36:00Z">
                    <m:r>
                      <w:rPr>
                        <w:rFonts w:ascii="Cambria Math" w:hAnsi="Cambria Math"/>
                        <w:szCs w:val="26"/>
                      </w:rPr>
                      <m:t>w</m:t>
                    </m:r>
                  </w:ins>
                </m:e>
                <m:sub>
                  <w:ins w:id="7086" w:author="The Si Tran" w:date="2012-12-06T02:36:00Z">
                    <m:r>
                      <w:rPr>
                        <w:rFonts w:ascii="Cambria Math" w:hAnsi="Cambria Math"/>
                        <w:szCs w:val="26"/>
                      </w:rPr>
                      <m:t>i</m:t>
                    </m:r>
                  </w:ins>
                </m:sub>
              </m:sSub>
            </m:den>
          </m:f>
          <m:d>
            <m:dPr>
              <m:ctrlPr>
                <w:ins w:id="7087" w:author="The Si Tran" w:date="2012-12-06T02:36:00Z">
                  <w:rPr>
                    <w:rFonts w:ascii="Cambria Math" w:hAnsi="Cambria Math"/>
                    <w:i/>
                    <w:szCs w:val="26"/>
                  </w:rPr>
                </w:ins>
              </m:ctrlPr>
            </m:dPr>
            <m:e>
              <m:sSub>
                <m:sSubPr>
                  <m:ctrlPr>
                    <w:ins w:id="7088" w:author="The Si Tran" w:date="2012-12-06T02:36:00Z">
                      <w:rPr>
                        <w:rFonts w:ascii="Cambria Math" w:hAnsi="Cambria Math"/>
                        <w:i/>
                        <w:szCs w:val="26"/>
                      </w:rPr>
                    </w:ins>
                  </m:ctrlPr>
                </m:sSubPr>
                <m:e>
                  <w:ins w:id="7089" w:author="The Si Tran" w:date="2012-12-06T02:36:00Z">
                    <m:r>
                      <w:rPr>
                        <w:rFonts w:ascii="Cambria Math" w:hAnsi="Cambria Math"/>
                        <w:szCs w:val="26"/>
                      </w:rPr>
                      <m:t>t</m:t>
                    </m:r>
                  </w:ins>
                </m:e>
                <m:sub>
                  <w:ins w:id="7090" w:author="The Si Tran" w:date="2012-12-06T02:36:00Z">
                    <m:r>
                      <w:rPr>
                        <w:rFonts w:ascii="Cambria Math" w:hAnsi="Cambria Math"/>
                        <w:szCs w:val="26"/>
                      </w:rPr>
                      <m:t>d</m:t>
                    </m:r>
                  </w:ins>
                </m:sub>
              </m:sSub>
              <w:ins w:id="7091" w:author="The Si Tran" w:date="2012-12-06T02:36:00Z">
                <m:r>
                  <w:rPr>
                    <w:rFonts w:ascii="Cambria Math" w:hAnsi="Cambria Math"/>
                    <w:szCs w:val="26"/>
                  </w:rPr>
                  <m:t>-</m:t>
                </m:r>
              </w:ins>
              <m:sSub>
                <m:sSubPr>
                  <m:ctrlPr>
                    <w:ins w:id="7092" w:author="The Si Tran" w:date="2012-12-06T02:36:00Z">
                      <w:rPr>
                        <w:rFonts w:ascii="Cambria Math" w:hAnsi="Cambria Math"/>
                        <w:i/>
                        <w:szCs w:val="26"/>
                      </w:rPr>
                    </w:ins>
                  </m:ctrlPr>
                </m:sSubPr>
                <m:e>
                  <w:ins w:id="7093" w:author="The Si Tran" w:date="2012-12-06T02:36:00Z">
                    <m:r>
                      <w:rPr>
                        <w:rFonts w:ascii="Cambria Math" w:hAnsi="Cambria Math"/>
                        <w:szCs w:val="26"/>
                      </w:rPr>
                      <m:t>o</m:t>
                    </m:r>
                  </w:ins>
                </m:e>
                <m:sub>
                  <w:ins w:id="7094"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7095" w:author="The Si Tran" w:date="2012-12-06T02:42:00Z">
        <w:r>
          <w:rPr>
            <w:szCs w:val="26"/>
          </w:rPr>
          <w:t xml:space="preserve">   </w:t>
        </w:r>
        <w:r>
          <w:rPr>
            <w:szCs w:val="26"/>
          </w:rPr>
          <w:tab/>
        </w:r>
        <w:r>
          <w:rPr>
            <w:szCs w:val="26"/>
          </w:rPr>
          <w:tab/>
        </w:r>
        <w:r>
          <w:rPr>
            <w:szCs w:val="26"/>
          </w:rPr>
          <w:tab/>
        </w:r>
        <w:r>
          <w:rPr>
            <w:szCs w:val="26"/>
          </w:rPr>
          <w:tab/>
          <w:t xml:space="preserve">   </w:t>
        </w:r>
      </w:ins>
      <w:ins w:id="7096"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7097" w:author="The Si Tran" w:date="2012-12-06T02:44:00Z">
          <w:pPr>
            <w:spacing w:before="0"/>
          </w:pPr>
        </w:pPrChange>
      </w:pPr>
      <w:ins w:id="7098" w:author="The Si Tran" w:date="2012-12-06T02:41:00Z">
        <w:r w:rsidRPr="00941798">
          <w:rPr>
            <w:noProof/>
            <w:szCs w:val="26"/>
            <w:rPrChange w:id="7099" w:author="Unknown">
              <w:rPr>
                <w:noProof/>
              </w:rPr>
            </w:rPrChange>
          </w:rPr>
          <mc:AlternateContent>
            <mc:Choice Requires="wps">
              <w:drawing>
                <wp:anchor distT="0" distB="0" distL="114300" distR="114300" simplePos="0" relativeHeight="251572224" behindDoc="1" locked="0" layoutInCell="1" allowOverlap="1" wp14:anchorId="798E5BC6" wp14:editId="67B99126">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3D6C9F" w:rsidRDefault="003D6C9F">
                              <w:pPr>
                                <w:pStyle w:val="EquationIndex"/>
                                <w:pPrChange w:id="7100" w:author="The Si Tran" w:date="2012-12-16T08:23:00Z">
                                  <w:pPr/>
                                </w:pPrChange>
                              </w:pPr>
                              <w:ins w:id="7101"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3D6C9F" w:rsidRDefault="003D6C9F">
                        <w:pPr>
                          <w:pStyle w:val="EquationIndex"/>
                          <w:pPrChange w:id="7102" w:author="The Si Tran" w:date="2012-12-16T08:23:00Z">
                            <w:pPr/>
                          </w:pPrChange>
                        </w:pPr>
                        <w:ins w:id="7103" w:author="The Si Tran" w:date="2012-12-06T02:41:00Z">
                          <w:r>
                            <w:t>(4.2)</w:t>
                          </w:r>
                        </w:ins>
                      </w:p>
                    </w:txbxContent>
                  </v:textbox>
                  <w10:wrap type="tight"/>
                </v:shape>
              </w:pict>
            </mc:Fallback>
          </mc:AlternateContent>
        </w:r>
      </w:ins>
      <w:r w:rsidR="0088753F" w:rsidRPr="0049233F">
        <w:rPr>
          <w:szCs w:val="26"/>
        </w:rPr>
        <w:t xml:space="preserve">            </w:t>
      </w:r>
      <w:del w:id="7104" w:author="The Si Tran" w:date="2012-12-06T02:44:00Z">
        <w:r w:rsidR="0088753F" w:rsidRPr="0049233F" w:rsidDel="0020765F">
          <w:rPr>
            <w:szCs w:val="26"/>
          </w:rPr>
          <w:delText xml:space="preserve">     </w:delText>
        </w:r>
      </w:del>
      <m:oMath>
        <m:f>
          <m:fPr>
            <m:ctrlPr>
              <w:ins w:id="7105" w:author="The Si Tran" w:date="2012-12-06T02:39:00Z">
                <w:rPr>
                  <w:rFonts w:ascii="Cambria Math" w:hAnsi="Cambria Math"/>
                  <w:i/>
                  <w:szCs w:val="26"/>
                </w:rPr>
              </w:ins>
            </m:ctrlPr>
          </m:fPr>
          <m:num>
            <w:ins w:id="7106" w:author="The Si Tran" w:date="2012-12-06T02:39:00Z">
              <m:r>
                <w:rPr>
                  <w:rFonts w:ascii="Cambria Math" w:hAnsi="Cambria Math"/>
                  <w:szCs w:val="26"/>
                </w:rPr>
                <m:t>∂E</m:t>
              </m:r>
            </w:ins>
          </m:num>
          <m:den>
            <w:ins w:id="7107" w:author="The Si Tran" w:date="2012-12-06T02:39:00Z">
              <m:r>
                <w:rPr>
                  <w:rFonts w:ascii="Cambria Math" w:hAnsi="Cambria Math"/>
                  <w:szCs w:val="26"/>
                </w:rPr>
                <m:t>∂</m:t>
              </m:r>
            </w:ins>
            <m:sSub>
              <m:sSubPr>
                <m:ctrlPr>
                  <w:ins w:id="7108" w:author="The Si Tran" w:date="2012-12-06T02:39:00Z">
                    <w:rPr>
                      <w:rFonts w:ascii="Cambria Math" w:hAnsi="Cambria Math"/>
                      <w:i/>
                      <w:szCs w:val="26"/>
                    </w:rPr>
                  </w:ins>
                </m:ctrlPr>
              </m:sSubPr>
              <m:e>
                <w:ins w:id="7109" w:author="The Si Tran" w:date="2012-12-06T02:39:00Z">
                  <m:r>
                    <w:rPr>
                      <w:rFonts w:ascii="Cambria Math" w:hAnsi="Cambria Math"/>
                      <w:szCs w:val="26"/>
                    </w:rPr>
                    <m:t>w</m:t>
                  </m:r>
                </w:ins>
              </m:e>
              <m:sub>
                <w:ins w:id="7110" w:author="The Si Tran" w:date="2012-12-06T02:39:00Z">
                  <m:r>
                    <w:rPr>
                      <w:rFonts w:ascii="Cambria Math" w:hAnsi="Cambria Math"/>
                      <w:szCs w:val="26"/>
                    </w:rPr>
                    <m:t>i</m:t>
                  </m:r>
                </w:ins>
              </m:sub>
            </m:sSub>
          </m:den>
        </m:f>
        <w:ins w:id="7111" w:author="The Si Tran" w:date="2012-12-06T02:39:00Z">
          <m:r>
            <w:rPr>
              <w:rFonts w:ascii="Cambria Math" w:hAnsi="Cambria Math"/>
              <w:szCs w:val="26"/>
            </w:rPr>
            <m:t>=</m:t>
          </m:r>
        </w:ins>
        <m:nary>
          <m:naryPr>
            <m:chr m:val="∑"/>
            <m:limLoc m:val="subSup"/>
            <m:supHide m:val="1"/>
            <m:ctrlPr>
              <w:ins w:id="7112" w:author="The Si Tran" w:date="2012-12-06T02:40:00Z">
                <w:rPr>
                  <w:rFonts w:ascii="Cambria Math" w:hAnsi="Cambria Math"/>
                  <w:i/>
                  <w:szCs w:val="26"/>
                </w:rPr>
              </w:ins>
            </m:ctrlPr>
          </m:naryPr>
          <m:sub>
            <w:ins w:id="7113" w:author="The Si Tran" w:date="2012-12-06T02:40:00Z">
              <m:r>
                <w:rPr>
                  <w:rFonts w:ascii="Cambria Math" w:hAnsi="Cambria Math"/>
                  <w:szCs w:val="26"/>
                </w:rPr>
                <m:t>d∈D</m:t>
              </m:r>
            </w:ins>
          </m:sub>
          <m:sup/>
          <m:e>
            <w:ins w:id="7114" w:author="The Si Tran" w:date="2012-12-06T02:40:00Z">
              <m:r>
                <w:rPr>
                  <w:rFonts w:ascii="Cambria Math" w:hAnsi="Cambria Math"/>
                  <w:szCs w:val="26"/>
                </w:rPr>
                <m:t>(</m:t>
              </m:r>
            </w:ins>
            <m:sSub>
              <m:sSubPr>
                <m:ctrlPr>
                  <w:ins w:id="7115" w:author="The Si Tran" w:date="2012-12-06T02:40:00Z">
                    <w:rPr>
                      <w:rFonts w:ascii="Cambria Math" w:hAnsi="Cambria Math"/>
                      <w:i/>
                      <w:szCs w:val="26"/>
                    </w:rPr>
                  </w:ins>
                </m:ctrlPr>
              </m:sSubPr>
              <m:e>
                <w:ins w:id="7116" w:author="The Si Tran" w:date="2012-12-06T02:40:00Z">
                  <m:r>
                    <w:rPr>
                      <w:rFonts w:ascii="Cambria Math" w:hAnsi="Cambria Math"/>
                      <w:szCs w:val="26"/>
                    </w:rPr>
                    <m:t>t</m:t>
                  </m:r>
                </w:ins>
              </m:e>
              <m:sub>
                <w:ins w:id="7117" w:author="The Si Tran" w:date="2012-12-06T02:40:00Z">
                  <m:r>
                    <w:rPr>
                      <w:rFonts w:ascii="Cambria Math" w:hAnsi="Cambria Math"/>
                      <w:szCs w:val="26"/>
                    </w:rPr>
                    <m:t>d</m:t>
                  </m:r>
                </w:ins>
              </m:sub>
            </m:sSub>
            <w:ins w:id="7118" w:author="The Si Tran" w:date="2012-12-06T02:40:00Z">
              <m:r>
                <w:rPr>
                  <w:rFonts w:ascii="Cambria Math" w:hAnsi="Cambria Math"/>
                  <w:szCs w:val="26"/>
                </w:rPr>
                <m:t>-</m:t>
              </m:r>
            </w:ins>
            <m:sSub>
              <m:sSubPr>
                <m:ctrlPr>
                  <w:ins w:id="7119" w:author="The Si Tran" w:date="2012-12-06T02:40:00Z">
                    <w:rPr>
                      <w:rFonts w:ascii="Cambria Math" w:hAnsi="Cambria Math"/>
                      <w:i/>
                      <w:szCs w:val="26"/>
                    </w:rPr>
                  </w:ins>
                </m:ctrlPr>
              </m:sSubPr>
              <m:e>
                <w:ins w:id="7120" w:author="The Si Tran" w:date="2012-12-06T02:40:00Z">
                  <m:r>
                    <w:rPr>
                      <w:rFonts w:ascii="Cambria Math" w:hAnsi="Cambria Math"/>
                      <w:szCs w:val="26"/>
                    </w:rPr>
                    <m:t>o</m:t>
                  </m:r>
                </w:ins>
              </m:e>
              <m:sub>
                <w:ins w:id="7121" w:author="The Si Tran" w:date="2012-12-06T02:40:00Z">
                  <m:r>
                    <w:rPr>
                      <w:rFonts w:ascii="Cambria Math" w:hAnsi="Cambria Math"/>
                      <w:szCs w:val="26"/>
                    </w:rPr>
                    <m:t>d</m:t>
                  </m:r>
                </w:ins>
              </m:sub>
            </m:sSub>
            <w:ins w:id="7122" w:author="The Si Tran" w:date="2012-12-06T02:40:00Z">
              <m:r>
                <w:rPr>
                  <w:rFonts w:ascii="Cambria Math" w:hAnsi="Cambria Math"/>
                  <w:szCs w:val="26"/>
                </w:rPr>
                <m:t>)(-</m:t>
              </m:r>
            </w:ins>
            <m:sSub>
              <m:sSubPr>
                <m:ctrlPr>
                  <w:ins w:id="7123" w:author="The Si Tran" w:date="2012-12-06T02:40:00Z">
                    <w:rPr>
                      <w:rFonts w:ascii="Cambria Math" w:hAnsi="Cambria Math"/>
                      <w:i/>
                      <w:szCs w:val="26"/>
                    </w:rPr>
                  </w:ins>
                </m:ctrlPr>
              </m:sSubPr>
              <m:e>
                <w:ins w:id="7124" w:author="The Si Tran" w:date="2012-12-06T02:40:00Z">
                  <m:r>
                    <w:rPr>
                      <w:rFonts w:ascii="Cambria Math" w:hAnsi="Cambria Math"/>
                      <w:szCs w:val="26"/>
                    </w:rPr>
                    <m:t>x</m:t>
                  </m:r>
                </w:ins>
              </m:e>
              <m:sub>
                <w:ins w:id="7125" w:author="The Si Tran" w:date="2012-12-06T02:40:00Z">
                  <m:r>
                    <w:rPr>
                      <w:rFonts w:ascii="Cambria Math" w:hAnsi="Cambria Math"/>
                      <w:szCs w:val="26"/>
                    </w:rPr>
                    <m:t>id</m:t>
                  </m:r>
                </w:ins>
              </m:sub>
            </m:sSub>
            <w:ins w:id="7126" w:author="The Si Tran" w:date="2012-12-06T02:40:00Z">
              <m:r>
                <w:rPr>
                  <w:rFonts w:ascii="Cambria Math" w:hAnsi="Cambria Math"/>
                  <w:szCs w:val="26"/>
                </w:rPr>
                <m:t>)</m:t>
              </m:r>
            </w:ins>
          </m:e>
        </m:nary>
      </m:oMath>
      <w:ins w:id="7127" w:author="The Si Tran" w:date="2012-12-06T02:41:00Z">
        <w:r>
          <w:rPr>
            <w:szCs w:val="26"/>
          </w:rPr>
          <w:t xml:space="preserve">  </w:t>
        </w:r>
      </w:ins>
      <w:del w:id="7128" w:author="The Si Tran" w:date="2012-12-06T02:38:00Z">
        <w:r w:rsidR="0088753F" w:rsidRPr="00941798" w:rsidDel="00CA1FAD">
          <w:rPr>
            <w:noProof/>
            <w:szCs w:val="26"/>
            <w:rPrChange w:id="7129" w:author="Unknown">
              <w:rPr>
                <w:noProof/>
              </w:rPr>
            </w:rPrChange>
          </w:rPr>
          <w:drawing>
            <wp:inline distT="0" distB="0" distL="0" distR="0" wp14:anchorId="3EF07EE9" wp14:editId="55023CC4">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7130" w:author="The Si Tran" w:date="2012-12-06T02:41:00Z">
        <w:r w:rsidRPr="00941798" w:rsidDel="002972CB">
          <w:rPr>
            <w:noProof/>
            <w:szCs w:val="26"/>
            <w:rPrChange w:id="7131" w:author="Unknown">
              <w:rPr>
                <w:noProof/>
              </w:rPr>
            </w:rPrChange>
          </w:rPr>
          <w:drawing>
            <wp:inline distT="0" distB="0" distL="0" distR="0" wp14:anchorId="0A624021" wp14:editId="51E1FC80">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7132" w:author="The Si Tran" w:date="2012-12-06T02:43:00Z"/>
          <w:szCs w:val="26"/>
        </w:rPr>
      </w:pPr>
      <w:ins w:id="7133" w:author="The Si Tran" w:date="2012-12-06T02:44:00Z">
        <w:r w:rsidRPr="00941798">
          <w:rPr>
            <w:noProof/>
            <w:szCs w:val="26"/>
            <w:rPrChange w:id="7134" w:author="Unknown">
              <w:rPr>
                <w:noProof/>
              </w:rPr>
            </w:rPrChange>
          </w:rPr>
          <mc:AlternateContent>
            <mc:Choice Requires="wps">
              <w:drawing>
                <wp:anchor distT="0" distB="0" distL="114300" distR="114300" simplePos="0" relativeHeight="251578368" behindDoc="1" locked="0" layoutInCell="1" allowOverlap="1" wp14:anchorId="01E51B53" wp14:editId="65A09769">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3D6C9F" w:rsidRDefault="003D6C9F">
                              <w:pPr>
                                <w:pStyle w:val="EquationIndex"/>
                                <w:pPrChange w:id="7135" w:author="The Si Tran" w:date="2012-12-16T08:23:00Z">
                                  <w:pPr/>
                                </w:pPrChange>
                              </w:pPr>
                              <w:ins w:id="7136" w:author="The Si Tran" w:date="2012-12-06T02:41:00Z">
                                <w:r>
                                  <w:t>(4.</w:t>
                                </w:r>
                              </w:ins>
                              <w:ins w:id="7137" w:author="The Si Tran" w:date="2012-12-06T02:44:00Z">
                                <w:r>
                                  <w:t>3</w:t>
                                </w:r>
                              </w:ins>
                              <w:ins w:id="713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3D6C9F" w:rsidRDefault="003D6C9F">
                        <w:pPr>
                          <w:pStyle w:val="EquationIndex"/>
                          <w:pPrChange w:id="7139" w:author="The Si Tran" w:date="2012-12-16T08:23:00Z">
                            <w:pPr/>
                          </w:pPrChange>
                        </w:pPr>
                        <w:ins w:id="7140" w:author="The Si Tran" w:date="2012-12-06T02:41:00Z">
                          <w:r>
                            <w:t>(4.</w:t>
                          </w:r>
                        </w:ins>
                        <w:ins w:id="7141" w:author="The Si Tran" w:date="2012-12-06T02:44:00Z">
                          <w:r>
                            <w:t>3</w:t>
                          </w:r>
                        </w:ins>
                        <w:ins w:id="7142" w:author="The Si Tran" w:date="2012-12-06T02:41:00Z">
                          <w:r>
                            <w:t>)</w:t>
                          </w:r>
                        </w:ins>
                      </w:p>
                    </w:txbxContent>
                  </v:textbox>
                  <w10:wrap type="tight"/>
                </v:shape>
              </w:pict>
            </mc:Fallback>
          </mc:AlternateContent>
        </w:r>
      </w:ins>
      <w:r w:rsidR="0088753F" w:rsidRPr="0049233F">
        <w:rPr>
          <w:szCs w:val="26"/>
        </w:rPr>
        <w:t>Thay (</w:t>
      </w:r>
      <w:ins w:id="7143" w:author="The Si Tran" w:date="2012-12-14T06:11:00Z">
        <w:r>
          <w:rPr>
            <w:szCs w:val="26"/>
          </w:rPr>
          <w:t>4</w:t>
        </w:r>
      </w:ins>
      <w:del w:id="7144" w:author="The Si Tran" w:date="2012-12-14T06:11:00Z">
        <w:r w:rsidR="0088753F" w:rsidRPr="0049233F" w:rsidDel="0008713C">
          <w:rPr>
            <w:szCs w:val="26"/>
          </w:rPr>
          <w:delText>2</w:delText>
        </w:r>
      </w:del>
      <w:r w:rsidR="0088753F" w:rsidRPr="0049233F">
        <w:rPr>
          <w:szCs w:val="26"/>
        </w:rPr>
        <w:t>.2) vào (</w:t>
      </w:r>
      <w:ins w:id="7145" w:author="The Si Tran" w:date="2012-12-14T06:11:00Z">
        <w:r>
          <w:rPr>
            <w:szCs w:val="26"/>
          </w:rPr>
          <w:t>4</w:t>
        </w:r>
      </w:ins>
      <w:del w:id="7146"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3D6C9F">
      <w:pPr>
        <w:pStyle w:val="Canhgiua"/>
        <w:pPrChange w:id="7147" w:author="The Si Tran" w:date="2012-12-16T17:29:00Z">
          <w:pPr>
            <w:spacing w:before="0"/>
          </w:pPr>
        </w:pPrChange>
      </w:pPr>
      <m:oMathPara>
        <m:oMathParaPr>
          <m:jc m:val="center"/>
        </m:oMathParaPr>
        <m:oMath>
          <m:sSub>
            <m:sSubPr>
              <m:ctrlPr>
                <w:ins w:id="7148" w:author="The Si Tran" w:date="2012-12-06T02:43:00Z">
                  <w:rPr>
                    <w:rFonts w:ascii="Cambria Math" w:hAnsi="Cambria Math"/>
                  </w:rPr>
                </w:ins>
              </m:ctrlPr>
            </m:sSubPr>
            <m:e>
              <w:ins w:id="7149" w:author="The Si Tran" w:date="2012-12-06T02:43:00Z">
                <m:r>
                  <m:rPr>
                    <m:sty m:val="p"/>
                  </m:rPr>
                  <w:rPr>
                    <w:rFonts w:ascii="Cambria Math" w:hAnsi="Cambria Math"/>
                  </w:rPr>
                  <m:t>∆</m:t>
                </m:r>
                <m:r>
                  <w:rPr>
                    <w:rFonts w:ascii="Cambria Math" w:hAnsi="Cambria Math"/>
                  </w:rPr>
                  <m:t>w</m:t>
                </m:r>
              </w:ins>
            </m:e>
            <m:sub>
              <w:ins w:id="7150" w:author="The Si Tran" w:date="2012-12-06T02:43:00Z">
                <m:r>
                  <w:rPr>
                    <w:rFonts w:ascii="Cambria Math" w:hAnsi="Cambria Math"/>
                  </w:rPr>
                  <m:t>i</m:t>
                </m:r>
              </w:ins>
            </m:sub>
          </m:sSub>
          <w:ins w:id="7151" w:author="The Si Tran" w:date="2012-12-06T02:43:00Z">
            <m:r>
              <m:rPr>
                <m:sty m:val="p"/>
              </m:rPr>
              <w:rPr>
                <w:rFonts w:ascii="Cambria Math" w:hAnsi="Cambria Math"/>
              </w:rPr>
              <m:t>=</m:t>
            </m:r>
          </w:ins>
          <w:ins w:id="7152" w:author="The Si Tran" w:date="2012-12-06T02:44:00Z">
            <m:r>
              <w:rPr>
                <w:rFonts w:ascii="Cambria Math" w:hAnsi="Cambria Math"/>
              </w:rPr>
              <m:t>η</m:t>
            </m:r>
          </w:ins>
          <m:nary>
            <m:naryPr>
              <m:chr m:val="∑"/>
              <m:limLoc m:val="subSup"/>
              <m:supHide m:val="1"/>
              <m:ctrlPr>
                <w:ins w:id="7153" w:author="The Si Tran" w:date="2012-12-06T02:43:00Z">
                  <w:rPr>
                    <w:rFonts w:ascii="Cambria Math" w:hAnsi="Cambria Math"/>
                  </w:rPr>
                </w:ins>
              </m:ctrlPr>
            </m:naryPr>
            <m:sub>
              <w:ins w:id="7154"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7155" w:author="The Si Tran" w:date="2012-12-06T02:43:00Z">
                <m:r>
                  <m:rPr>
                    <m:sty m:val="p"/>
                  </m:rPr>
                  <w:rPr>
                    <w:rFonts w:ascii="Cambria Math" w:hAnsi="Cambria Math"/>
                  </w:rPr>
                  <m:t>(</m:t>
                </m:r>
              </w:ins>
              <m:sSub>
                <m:sSubPr>
                  <m:ctrlPr>
                    <w:ins w:id="7156" w:author="The Si Tran" w:date="2012-12-06T02:43:00Z">
                      <w:rPr>
                        <w:rFonts w:ascii="Cambria Math" w:hAnsi="Cambria Math"/>
                      </w:rPr>
                    </w:ins>
                  </m:ctrlPr>
                </m:sSubPr>
                <m:e>
                  <w:ins w:id="7157" w:author="The Si Tran" w:date="2012-12-06T02:43:00Z">
                    <m:r>
                      <w:rPr>
                        <w:rFonts w:ascii="Cambria Math" w:hAnsi="Cambria Math"/>
                      </w:rPr>
                      <m:t>t</m:t>
                    </m:r>
                  </w:ins>
                </m:e>
                <m:sub>
                  <w:ins w:id="7158" w:author="The Si Tran" w:date="2012-12-06T02:43:00Z">
                    <m:r>
                      <w:rPr>
                        <w:rFonts w:ascii="Cambria Math" w:hAnsi="Cambria Math"/>
                      </w:rPr>
                      <m:t>d</m:t>
                    </m:r>
                  </w:ins>
                </m:sub>
              </m:sSub>
              <w:ins w:id="7159" w:author="The Si Tran" w:date="2012-12-06T02:43:00Z">
                <m:r>
                  <m:rPr>
                    <m:sty m:val="p"/>
                  </m:rPr>
                  <w:rPr>
                    <w:rFonts w:ascii="Cambria Math" w:hAnsi="Cambria Math"/>
                  </w:rPr>
                  <m:t>-</m:t>
                </m:r>
              </w:ins>
              <m:sSub>
                <m:sSubPr>
                  <m:ctrlPr>
                    <w:ins w:id="7160" w:author="The Si Tran" w:date="2012-12-06T02:43:00Z">
                      <w:rPr>
                        <w:rFonts w:ascii="Cambria Math" w:hAnsi="Cambria Math"/>
                      </w:rPr>
                    </w:ins>
                  </m:ctrlPr>
                </m:sSubPr>
                <m:e>
                  <w:ins w:id="7161" w:author="The Si Tran" w:date="2012-12-06T02:43:00Z">
                    <m:r>
                      <w:rPr>
                        <w:rFonts w:ascii="Cambria Math" w:hAnsi="Cambria Math"/>
                      </w:rPr>
                      <m:t>o</m:t>
                    </m:r>
                  </w:ins>
                </m:e>
                <m:sub>
                  <w:ins w:id="7162" w:author="The Si Tran" w:date="2012-12-06T02:43:00Z">
                    <m:r>
                      <w:rPr>
                        <w:rFonts w:ascii="Cambria Math" w:hAnsi="Cambria Math"/>
                      </w:rPr>
                      <m:t>d</m:t>
                    </m:r>
                  </w:ins>
                </m:sub>
              </m:sSub>
              <w:ins w:id="7163" w:author="The Si Tran" w:date="2012-12-06T02:43:00Z">
                <m:r>
                  <m:rPr>
                    <m:sty m:val="p"/>
                  </m:rPr>
                  <w:rPr>
                    <w:rFonts w:ascii="Cambria Math" w:hAnsi="Cambria Math"/>
                  </w:rPr>
                  <m:t>)(</m:t>
                </m:r>
              </w:ins>
              <m:sSub>
                <m:sSubPr>
                  <m:ctrlPr>
                    <w:ins w:id="7164" w:author="The Si Tran" w:date="2012-12-06T02:43:00Z">
                      <w:rPr>
                        <w:rFonts w:ascii="Cambria Math" w:hAnsi="Cambria Math"/>
                      </w:rPr>
                    </w:ins>
                  </m:ctrlPr>
                </m:sSubPr>
                <m:e>
                  <w:ins w:id="7165" w:author="The Si Tran" w:date="2012-12-06T02:43:00Z">
                    <m:r>
                      <w:rPr>
                        <w:rFonts w:ascii="Cambria Math" w:hAnsi="Cambria Math"/>
                      </w:rPr>
                      <m:t>x</m:t>
                    </m:r>
                  </w:ins>
                </m:e>
                <m:sub>
                  <w:ins w:id="7166" w:author="The Si Tran" w:date="2012-12-06T02:43:00Z">
                    <m:r>
                      <w:rPr>
                        <w:rFonts w:ascii="Cambria Math" w:hAnsi="Cambria Math"/>
                      </w:rPr>
                      <m:t>id</m:t>
                    </m:r>
                  </w:ins>
                </m:sub>
              </m:sSub>
              <w:ins w:id="7167"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7168" w:author="The Si Tran" w:date="2012-12-06T02:44:00Z">
        <w:r w:rsidRPr="00941798" w:rsidDel="00DF1A0E">
          <w:rPr>
            <w:noProof/>
            <w:szCs w:val="26"/>
            <w:rPrChange w:id="7169" w:author="Unknown">
              <w:rPr>
                <w:noProof/>
              </w:rPr>
            </w:rPrChange>
          </w:rPr>
          <w:drawing>
            <wp:inline distT="0" distB="0" distL="0" distR="0" wp14:anchorId="76B9CB9B" wp14:editId="5CDD79F9">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7170" w:author="The Si Tran" w:date="2012-12-06T02:45:00Z">
                <w:rPr>
                  <w:rFonts w:ascii="Cambria Math" w:hAnsi="Cambria Math"/>
                  <w:i/>
                  <w:szCs w:val="26"/>
                </w:rPr>
              </w:ins>
            </m:ctrlPr>
          </m:sSubPr>
          <m:e>
            <w:ins w:id="7171" w:author="The Si Tran" w:date="2012-12-06T02:45:00Z">
              <m:r>
                <w:rPr>
                  <w:rFonts w:ascii="Cambria Math" w:hAnsi="Cambria Math"/>
                  <w:szCs w:val="26"/>
                </w:rPr>
                <m:t>x</m:t>
              </m:r>
            </w:ins>
          </m:e>
          <m:sub>
            <w:ins w:id="7172" w:author="The Si Tran" w:date="2012-12-06T02:45:00Z">
              <m:r>
                <w:rPr>
                  <w:rFonts w:ascii="Cambria Math" w:hAnsi="Cambria Math"/>
                  <w:szCs w:val="26"/>
                </w:rPr>
                <m:t>id</m:t>
              </m:r>
            </w:ins>
          </m:sub>
        </m:sSub>
      </m:oMath>
      <w:ins w:id="7173" w:author="The Si Tran" w:date="2012-12-06T02:45:00Z">
        <w:r w:rsidR="00F84346">
          <w:rPr>
            <w:szCs w:val="26"/>
          </w:rPr>
          <w:t xml:space="preserve"> </w:t>
        </w:r>
      </w:ins>
      <w:del w:id="7174"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7175" w:author="The Si Tran" w:date="2012-12-06T02:46:00Z"/>
        </w:rPr>
        <w:pPrChange w:id="7176" w:author="The Si Tran" w:date="2012-12-16T08:23:00Z">
          <w:pPr>
            <w:spacing w:before="0"/>
          </w:pPr>
        </w:pPrChange>
      </w:pPr>
      <w:ins w:id="7177" w:author="The Si Tran" w:date="2012-12-06T02:47:00Z">
        <w:r w:rsidRPr="00032D83">
          <w:rPr>
            <w:noProof/>
          </w:rPr>
          <mc:AlternateContent>
            <mc:Choice Requires="wps">
              <w:drawing>
                <wp:anchor distT="0" distB="0" distL="114300" distR="114300" simplePos="0" relativeHeight="251584512" behindDoc="1" locked="0" layoutInCell="1" allowOverlap="1" wp14:anchorId="2EB652FF" wp14:editId="379D35B3">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3D6C9F" w:rsidRDefault="003D6C9F">
                              <w:pPr>
                                <w:pStyle w:val="EquationIndex"/>
                                <w:pPrChange w:id="7178" w:author="The Si Tran" w:date="2012-12-16T08:23:00Z">
                                  <w:pPr/>
                                </w:pPrChange>
                              </w:pPr>
                              <w:ins w:id="7179" w:author="The Si Tran" w:date="2012-12-06T02:41:00Z">
                                <w:r>
                                  <w:t>(4.</w:t>
                                </w:r>
                              </w:ins>
                              <w:ins w:id="7180" w:author="The Si Tran" w:date="2012-12-06T02:44:00Z">
                                <w:r>
                                  <w:t>4</w:t>
                                </w:r>
                              </w:ins>
                              <w:ins w:id="718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3D6C9F" w:rsidRDefault="003D6C9F">
                        <w:pPr>
                          <w:pStyle w:val="EquationIndex"/>
                          <w:pPrChange w:id="7182" w:author="The Si Tran" w:date="2012-12-16T08:23:00Z">
                            <w:pPr/>
                          </w:pPrChange>
                        </w:pPr>
                        <w:ins w:id="7183" w:author="The Si Tran" w:date="2012-12-06T02:41:00Z">
                          <w:r>
                            <w:t>(4.</w:t>
                          </w:r>
                        </w:ins>
                        <w:ins w:id="7184" w:author="The Si Tran" w:date="2012-12-06T02:44:00Z">
                          <w:r>
                            <w:t>4</w:t>
                          </w:r>
                        </w:ins>
                        <w:ins w:id="7185"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7186" w:author="The Si Tran" w:date="2012-12-06T02:47:00Z"/>
        </w:rPr>
        <w:pPrChange w:id="7187" w:author="The Si Tran" w:date="2012-12-16T17:29:00Z">
          <w:pPr>
            <w:spacing w:before="0"/>
          </w:pPr>
        </w:pPrChange>
      </w:pPr>
      <w:ins w:id="7188"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7189"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7190" w:author="The Si Tran" w:date="2012-12-16T17:29:00Z">
          <w:pPr>
            <w:spacing w:before="0"/>
          </w:pPr>
        </w:pPrChange>
      </w:pPr>
      <w:del w:id="7191" w:author="The Si Tran" w:date="2012-12-06T02:47:00Z">
        <w:r w:rsidRPr="0049233F" w:rsidDel="00A55FB2">
          <w:delText xml:space="preserve">       </w:delText>
        </w:r>
      </w:del>
      <w:r w:rsidRPr="0049233F">
        <w:t xml:space="preserve">                </w:t>
      </w:r>
      <w:del w:id="7192" w:author="The Si Tran" w:date="2012-12-06T02:47:00Z">
        <w:r w:rsidRPr="00941798" w:rsidDel="00A55FB2">
          <w:rPr>
            <w:noProof/>
            <w:rPrChange w:id="7193" w:author="Unknown">
              <w:rPr>
                <w:noProof/>
              </w:rPr>
            </w:rPrChange>
          </w:rPr>
          <w:drawing>
            <wp:inline distT="0" distB="0" distL="0" distR="0" wp14:anchorId="062F7255" wp14:editId="2521F19D">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7194" w:author="The Si Tran" w:date="2012-12-06T02:48:00Z"/>
        </w:rPr>
        <w:pPrChange w:id="7195"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3D6C9F">
      <w:pPr>
        <w:spacing w:before="0"/>
        <w:jc w:val="center"/>
        <w:rPr>
          <w:del w:id="7196" w:author="The Si Tran" w:date="2012-12-06T02:49:00Z"/>
          <w:szCs w:val="26"/>
        </w:rPr>
        <w:pPrChange w:id="7197" w:author="The Si Tran" w:date="2012-12-16T17:29:00Z">
          <w:pPr>
            <w:spacing w:before="0"/>
          </w:pPr>
        </w:pPrChange>
      </w:pPr>
      <m:oMathPara>
        <m:oMath>
          <m:sSub>
            <m:sSubPr>
              <m:ctrlPr>
                <w:ins w:id="7198" w:author="The Si Tran" w:date="2012-12-06T02:49:00Z">
                  <w:rPr>
                    <w:rFonts w:ascii="Cambria Math" w:hAnsi="Cambria Math"/>
                    <w:i/>
                    <w:szCs w:val="26"/>
                  </w:rPr>
                </w:ins>
              </m:ctrlPr>
            </m:sSubPr>
            <m:e>
              <w:ins w:id="7199" w:author="The Si Tran" w:date="2012-12-06T02:49:00Z">
                <m:r>
                  <w:rPr>
                    <w:rFonts w:ascii="Cambria Math" w:hAnsi="Cambria Math"/>
                    <w:szCs w:val="26"/>
                  </w:rPr>
                  <m:t>E</m:t>
                </m:r>
              </w:ins>
            </m:e>
            <m:sub>
              <w:ins w:id="7200" w:author="The Si Tran" w:date="2012-12-06T02:49:00Z">
                <m:r>
                  <w:rPr>
                    <w:rFonts w:ascii="Cambria Math" w:hAnsi="Cambria Math"/>
                    <w:szCs w:val="26"/>
                  </w:rPr>
                  <m:t>d</m:t>
                </m:r>
              </w:ins>
            </m:sub>
          </m:sSub>
          <m:d>
            <m:dPr>
              <m:ctrlPr>
                <w:ins w:id="7201" w:author="The Si Tran" w:date="2012-12-06T02:49:00Z">
                  <w:rPr>
                    <w:rFonts w:ascii="Cambria Math" w:hAnsi="Cambria Math"/>
                    <w:i/>
                    <w:szCs w:val="26"/>
                  </w:rPr>
                </w:ins>
              </m:ctrlPr>
            </m:dPr>
            <m:e>
              <m:acc>
                <m:accPr>
                  <m:chr m:val="⃗"/>
                  <m:ctrlPr>
                    <w:ins w:id="7202" w:author="The Si Tran" w:date="2012-12-06T02:49:00Z">
                      <w:rPr>
                        <w:rFonts w:ascii="Cambria Math" w:hAnsi="Cambria Math"/>
                        <w:i/>
                        <w:szCs w:val="26"/>
                      </w:rPr>
                    </w:ins>
                  </m:ctrlPr>
                </m:accPr>
                <m:e>
                  <w:ins w:id="7203" w:author="The Si Tran" w:date="2012-12-06T02:49:00Z">
                    <m:r>
                      <w:rPr>
                        <w:rFonts w:ascii="Cambria Math" w:hAnsi="Cambria Math"/>
                        <w:szCs w:val="26"/>
                      </w:rPr>
                      <m:t>w</m:t>
                    </m:r>
                  </w:ins>
                </m:e>
              </m:acc>
            </m:e>
          </m:d>
          <w:ins w:id="7204" w:author="The Si Tran" w:date="2012-12-06T02:49:00Z">
            <m:r>
              <w:rPr>
                <w:rFonts w:ascii="Cambria Math" w:hAnsi="Cambria Math"/>
                <w:szCs w:val="26"/>
              </w:rPr>
              <m:t>=</m:t>
            </m:r>
          </w:ins>
          <m:f>
            <m:fPr>
              <m:ctrlPr>
                <w:ins w:id="7205" w:author="The Si Tran" w:date="2012-12-06T02:49:00Z">
                  <w:rPr>
                    <w:rFonts w:ascii="Cambria Math" w:hAnsi="Cambria Math"/>
                    <w:i/>
                    <w:szCs w:val="26"/>
                  </w:rPr>
                </w:ins>
              </m:ctrlPr>
            </m:fPr>
            <m:num>
              <w:ins w:id="7206" w:author="The Si Tran" w:date="2012-12-06T02:49:00Z">
                <m:r>
                  <w:rPr>
                    <w:rFonts w:ascii="Cambria Math" w:hAnsi="Cambria Math"/>
                    <w:szCs w:val="26"/>
                  </w:rPr>
                  <m:t>1</m:t>
                </m:r>
              </w:ins>
            </m:num>
            <m:den>
              <w:ins w:id="7207" w:author="The Si Tran" w:date="2012-12-06T02:49:00Z">
                <m:r>
                  <w:rPr>
                    <w:rFonts w:ascii="Cambria Math" w:hAnsi="Cambria Math"/>
                    <w:szCs w:val="26"/>
                  </w:rPr>
                  <m:t>2</m:t>
                </m:r>
              </w:ins>
            </m:den>
          </m:f>
          <m:sSup>
            <m:sSupPr>
              <m:ctrlPr>
                <w:ins w:id="7208" w:author="The Si Tran" w:date="2012-12-06T02:49:00Z">
                  <w:rPr>
                    <w:rFonts w:ascii="Cambria Math" w:hAnsi="Cambria Math"/>
                    <w:i/>
                    <w:szCs w:val="26"/>
                  </w:rPr>
                </w:ins>
              </m:ctrlPr>
            </m:sSupPr>
            <m:e>
              <w:ins w:id="7209" w:author="The Si Tran" w:date="2012-12-06T02:49:00Z">
                <m:r>
                  <w:rPr>
                    <w:rFonts w:ascii="Cambria Math" w:hAnsi="Cambria Math"/>
                    <w:szCs w:val="26"/>
                  </w:rPr>
                  <m:t>(</m:t>
                </m:r>
              </w:ins>
              <m:sSub>
                <m:sSubPr>
                  <m:ctrlPr>
                    <w:ins w:id="7210" w:author="The Si Tran" w:date="2012-12-06T02:49:00Z">
                      <w:rPr>
                        <w:rFonts w:ascii="Cambria Math" w:hAnsi="Cambria Math"/>
                        <w:i/>
                        <w:szCs w:val="26"/>
                      </w:rPr>
                    </w:ins>
                  </m:ctrlPr>
                </m:sSubPr>
                <m:e>
                  <w:ins w:id="7211" w:author="The Si Tran" w:date="2012-12-06T02:49:00Z">
                    <m:r>
                      <w:rPr>
                        <w:rFonts w:ascii="Cambria Math" w:hAnsi="Cambria Math"/>
                        <w:szCs w:val="26"/>
                      </w:rPr>
                      <m:t>t</m:t>
                    </m:r>
                  </w:ins>
                </m:e>
                <m:sub>
                  <w:ins w:id="7212" w:author="The Si Tran" w:date="2012-12-06T02:49:00Z">
                    <m:r>
                      <w:rPr>
                        <w:rFonts w:ascii="Cambria Math" w:hAnsi="Cambria Math"/>
                        <w:szCs w:val="26"/>
                      </w:rPr>
                      <m:t>d</m:t>
                    </m:r>
                  </w:ins>
                </m:sub>
              </m:sSub>
              <w:ins w:id="7213" w:author="The Si Tran" w:date="2012-12-06T02:49:00Z">
                <m:r>
                  <w:rPr>
                    <w:rFonts w:ascii="Cambria Math" w:hAnsi="Cambria Math"/>
                    <w:szCs w:val="26"/>
                  </w:rPr>
                  <m:t>-</m:t>
                </m:r>
              </w:ins>
              <m:sSub>
                <m:sSubPr>
                  <m:ctrlPr>
                    <w:ins w:id="7214" w:author="The Si Tran" w:date="2012-12-06T02:49:00Z">
                      <w:rPr>
                        <w:rFonts w:ascii="Cambria Math" w:hAnsi="Cambria Math"/>
                        <w:i/>
                        <w:szCs w:val="26"/>
                      </w:rPr>
                    </w:ins>
                  </m:ctrlPr>
                </m:sSubPr>
                <m:e>
                  <w:ins w:id="7215" w:author="The Si Tran" w:date="2012-12-06T02:49:00Z">
                    <m:r>
                      <w:rPr>
                        <w:rFonts w:ascii="Cambria Math" w:hAnsi="Cambria Math"/>
                        <w:szCs w:val="26"/>
                      </w:rPr>
                      <m:t>o</m:t>
                    </m:r>
                  </w:ins>
                </m:e>
                <m:sub>
                  <w:ins w:id="7216" w:author="The Si Tran" w:date="2012-12-06T02:49:00Z">
                    <m:r>
                      <w:rPr>
                        <w:rFonts w:ascii="Cambria Math" w:hAnsi="Cambria Math"/>
                        <w:szCs w:val="26"/>
                      </w:rPr>
                      <m:t>d</m:t>
                    </m:r>
                  </w:ins>
                </m:sub>
              </m:sSub>
              <w:ins w:id="7217" w:author="The Si Tran" w:date="2012-12-06T02:49:00Z">
                <m:r>
                  <w:rPr>
                    <w:rFonts w:ascii="Cambria Math" w:hAnsi="Cambria Math"/>
                    <w:szCs w:val="26"/>
                  </w:rPr>
                  <m:t>)</m:t>
                </m:r>
              </w:ins>
            </m:e>
            <m:sup>
              <w:ins w:id="7218"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7219" w:author="The Si Tran" w:date="2012-12-16T17:29:00Z">
          <w:pPr>
            <w:spacing w:before="0"/>
          </w:pPr>
        </w:pPrChange>
      </w:pPr>
      <w:del w:id="7220" w:author="The Si Tran" w:date="2012-12-06T02:49:00Z">
        <w:r w:rsidRPr="0049233F" w:rsidDel="00AF56B2">
          <w:rPr>
            <w:szCs w:val="26"/>
          </w:rPr>
          <w:delText xml:space="preserve">                      </w:delText>
        </w:r>
        <w:r w:rsidRPr="00941798" w:rsidDel="00AF56B2">
          <w:rPr>
            <w:noProof/>
            <w:szCs w:val="26"/>
            <w:rPrChange w:id="7221" w:author="Unknown">
              <w:rPr>
                <w:noProof/>
              </w:rPr>
            </w:rPrChange>
          </w:rPr>
          <w:drawing>
            <wp:inline distT="0" distB="0" distL="0" distR="0" wp14:anchorId="2BD5760D" wp14:editId="223EE8DB">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7222" w:author="The Si Tran" w:date="2012-12-16T08:23:00Z">
          <w:pPr>
            <w:spacing w:before="0"/>
          </w:pPr>
        </w:pPrChange>
      </w:pPr>
      <w:r w:rsidRPr="0049233F">
        <w:lastRenderedPageBreak/>
        <w:t xml:space="preserve">Ở đây giá </w:t>
      </w:r>
      <w:proofErr w:type="gramStart"/>
      <w:r w:rsidRPr="0049233F">
        <w:t xml:space="preserve">trị </w:t>
      </w:r>
      <w:proofErr w:type="gramEnd"/>
      <m:oMath>
        <m:sSub>
          <m:sSubPr>
            <m:ctrlPr>
              <w:ins w:id="7223" w:author="The Si Tran" w:date="2012-12-06T02:49:00Z">
                <w:rPr>
                  <w:rFonts w:ascii="Cambria Math" w:hAnsi="Cambria Math"/>
                  <w:i/>
                </w:rPr>
              </w:ins>
            </m:ctrlPr>
          </m:sSubPr>
          <m:e>
            <w:ins w:id="7224" w:author="The Si Tran" w:date="2012-12-06T02:49:00Z">
              <m:r>
                <w:rPr>
                  <w:rFonts w:ascii="Cambria Math" w:hAnsi="Cambria Math"/>
                </w:rPr>
                <m:t>t</m:t>
              </m:r>
            </w:ins>
          </m:e>
          <m:sub>
            <w:ins w:id="7225" w:author="The Si Tran" w:date="2012-12-06T02:49:00Z">
              <m:r>
                <w:rPr>
                  <w:rFonts w:ascii="Cambria Math" w:hAnsi="Cambria Math"/>
                </w:rPr>
                <m:t>d</m:t>
              </m:r>
            </w:ins>
          </m:sub>
        </m:sSub>
      </m:oMath>
      <w:del w:id="7226"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7227" w:author="The Si Tran" w:date="2012-12-06T02:49:00Z">
                <w:rPr>
                  <w:rFonts w:ascii="Cambria Math" w:hAnsi="Cambria Math"/>
                  <w:i/>
                </w:rPr>
              </w:ins>
            </m:ctrlPr>
          </m:sSubPr>
          <m:e>
            <w:ins w:id="7228" w:author="The Si Tran" w:date="2012-12-06T02:49:00Z">
              <m:r>
                <w:rPr>
                  <w:rFonts w:ascii="Cambria Math" w:hAnsi="Cambria Math"/>
                </w:rPr>
                <m:t>o</m:t>
              </m:r>
            </w:ins>
          </m:e>
          <m:sub>
            <w:ins w:id="7229" w:author="The Si Tran" w:date="2012-12-06T02:49:00Z">
              <m:r>
                <w:rPr>
                  <w:rFonts w:ascii="Cambria Math" w:hAnsi="Cambria Math"/>
                </w:rPr>
                <m:t>d</m:t>
              </m:r>
            </w:ins>
          </m:sub>
        </m:sSub>
      </m:oMath>
      <w:del w:id="7230"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7231"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232" w:author="The Si Tran" w:date="2012-12-06T02:50:00Z">
        <w:r w:rsidRPr="00AF1345" w:rsidDel="00FB4B5C">
          <w:rPr>
            <w:position w:val="-12"/>
          </w:rPr>
          <w:object w:dxaOrig="820" w:dyaOrig="360" w14:anchorId="29830189">
            <v:shape id="_x0000_i1115" type="#_x0000_t75" style="width:43.5pt;height:14.25pt" o:ole="">
              <v:imagedata r:id="rId228" o:title=""/>
            </v:shape>
            <o:OLEObject Type="Embed" ProgID="Equation.DSMT4" ShapeID="_x0000_i1115" DrawAspect="Content" ObjectID="_1417544947" r:id="rId229"/>
          </w:object>
        </w:r>
        <w:r w:rsidRPr="0049233F" w:rsidDel="00FB4B5C">
          <w:delText xml:space="preserve"> </w:delText>
        </w:r>
      </w:del>
      <w:r w:rsidRPr="0049233F">
        <w:t>thay cho</w:t>
      </w:r>
      <w:ins w:id="7233"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234" w:author="The Si Tran" w:date="2012-12-06T02:51:00Z">
        <w:r w:rsidRPr="00AF1345" w:rsidDel="00FB4B5C">
          <w:rPr>
            <w:position w:val="-10"/>
          </w:rPr>
          <w:object w:dxaOrig="740" w:dyaOrig="320" w14:anchorId="21DEB698">
            <v:shape id="_x0000_i1116" type="#_x0000_t75" style="width:36pt;height:14.25pt" o:ole="">
              <v:imagedata r:id="rId230" o:title=""/>
            </v:shape>
            <o:OLEObject Type="Embed" ProgID="Equation.DSMT4" ShapeID="_x0000_i1116" DrawAspect="Content" ObjectID="_1417544948" r:id="rId231"/>
          </w:object>
        </w:r>
        <w:r w:rsidRPr="0049233F" w:rsidDel="003264F7">
          <w:delText xml:space="preserve"> </w:delText>
        </w:r>
      </w:del>
      <w:r w:rsidRPr="0049233F">
        <w:t>để tìm kiếm.</w:t>
      </w:r>
    </w:p>
    <w:p w14:paraId="2A35791F" w14:textId="77777777" w:rsidR="0088753F" w:rsidRPr="0049233F" w:rsidRDefault="0088753F">
      <w:pPr>
        <w:pPrChange w:id="7235"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7236" w:name="_Toc327348174"/>
      <w:bookmarkStart w:id="7237" w:name="_Toc343711212"/>
      <w:r w:rsidRPr="0049233F">
        <w:t xml:space="preserve">Mạng nhiều lớp và giải thuật </w:t>
      </w:r>
      <w:proofErr w:type="gramStart"/>
      <w:r w:rsidRPr="0049233F">
        <w:t>lan</w:t>
      </w:r>
      <w:proofErr w:type="gramEnd"/>
      <w:r w:rsidRPr="0049233F">
        <w:t xml:space="preserve"> truyền ngược</w:t>
      </w:r>
      <w:bookmarkEnd w:id="7236"/>
      <w:bookmarkEnd w:id="7237"/>
    </w:p>
    <w:p w14:paraId="6C665455" w14:textId="10DDEF11" w:rsidR="0088753F" w:rsidRPr="0049233F" w:rsidRDefault="0088753F">
      <w:pPr>
        <w:pPrChange w:id="7238"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1C4FFBBF" w:rsidR="0088753F" w:rsidRPr="0049233F" w:rsidRDefault="0088753F">
      <w:pPr>
        <w:pPrChange w:id="7239"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7240" w:author="The Si Tran" w:date="2012-12-16T17:30:00Z">
          <w:pPr>
            <w:keepNext/>
            <w:spacing w:before="0"/>
            <w:ind w:firstLine="720"/>
          </w:pPr>
        </w:pPrChange>
      </w:pPr>
      <w:r w:rsidRPr="002B1464">
        <w:rPr>
          <w:noProof/>
        </w:rPr>
        <w:lastRenderedPageBreak/>
        <w:drawing>
          <wp:inline distT="0" distB="0" distL="0" distR="0" wp14:anchorId="780FA62E" wp14:editId="6277E4B6">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10E6DD86" w:rsidR="0088753F" w:rsidRPr="0049233F" w:rsidDel="00334CAD" w:rsidRDefault="0088753F">
      <w:pPr>
        <w:pStyle w:val="Hinh"/>
        <w:rPr>
          <w:del w:id="7241" w:author="The Si Tran" w:date="2012-12-16T08:23:00Z"/>
        </w:rPr>
        <w:pPrChange w:id="7242" w:author="The Si Tran" w:date="2012-12-16T17:30:00Z">
          <w:pPr>
            <w:pStyle w:val="Caption"/>
          </w:pPr>
        </w:pPrChange>
      </w:pPr>
      <w:del w:id="7243" w:author="The Si Tran" w:date="2012-12-16T17:30:00Z">
        <w:r w:rsidRPr="0049233F" w:rsidDel="00DD6ED6">
          <w:delText xml:space="preserve">                                        </w:delText>
        </w:r>
      </w:del>
      <w:bookmarkStart w:id="7244" w:name="_Toc327348216"/>
      <w:bookmarkStart w:id="7245" w:name="_Toc343029966"/>
      <w:bookmarkStart w:id="7246" w:name="_Toc343711401"/>
      <w:r w:rsidRPr="00032D83">
        <w:rPr>
          <w:bCs w:val="0"/>
        </w:rPr>
        <w:t>Hình</w:t>
      </w:r>
      <w:ins w:id="7247" w:author="The Si Tran" w:date="2012-12-11T23:36:00Z">
        <w:r w:rsidR="002400FD">
          <w:t xml:space="preserve"> 4.</w:t>
        </w:r>
      </w:ins>
      <w:r w:rsidR="001E2676">
        <w:t>8</w:t>
      </w:r>
      <w:del w:id="7248" w:author="The Si Tran" w:date="2012-12-11T23:36:00Z">
        <w:r w:rsidRPr="0049233F" w:rsidDel="002400FD">
          <w:delText xml:space="preserve"> </w:delText>
        </w:r>
        <w:r w:rsidRPr="00082976" w:rsidDel="002400FD">
          <w:rPr>
            <w:bCs w:val="0"/>
          </w:rPr>
          <w:fldChar w:fldCharType="begin"/>
        </w:r>
        <w:r w:rsidRPr="0049233F" w:rsidDel="002400FD">
          <w:delInstrText xml:space="preserve"> STYLEREF 1 \s </w:delInstrText>
        </w:r>
        <w:r w:rsidRPr="00082976" w:rsidDel="002400FD">
          <w:rPr>
            <w:bCs w:val="0"/>
            <w:rPrChange w:id="7249" w:author="The Si Tran" w:date="2012-12-05T23:02:00Z">
              <w:rPr>
                <w:bCs w:val="0"/>
                <w:szCs w:val="26"/>
              </w:rPr>
            </w:rPrChange>
          </w:rPr>
          <w:fldChar w:fldCharType="separate"/>
        </w:r>
        <w:r w:rsidRPr="0049233F" w:rsidDel="002400FD">
          <w:rPr>
            <w:noProof/>
          </w:rPr>
          <w:delText>2</w:delText>
        </w:r>
        <w:r w:rsidRPr="00082976" w:rsidDel="002400FD">
          <w:rPr>
            <w:bCs w:val="0"/>
          </w:rPr>
          <w:fldChar w:fldCharType="end"/>
        </w:r>
        <w:r w:rsidRPr="0049233F" w:rsidDel="002400FD">
          <w:delText>.</w:delText>
        </w:r>
        <w:r w:rsidRPr="00082976" w:rsidDel="002400FD">
          <w:rPr>
            <w:bCs w:val="0"/>
          </w:rPr>
          <w:fldChar w:fldCharType="begin"/>
        </w:r>
        <w:r w:rsidRPr="0049233F" w:rsidDel="002400FD">
          <w:delInstrText xml:space="preserve"> SEQ Hình \* ARABIC \s 1 </w:delInstrText>
        </w:r>
        <w:r w:rsidRPr="00082976" w:rsidDel="002400FD">
          <w:rPr>
            <w:bCs w:val="0"/>
            <w:rPrChange w:id="7250" w:author="The Si Tran" w:date="2012-12-05T23:02:00Z">
              <w:rPr>
                <w:bCs w:val="0"/>
                <w:szCs w:val="26"/>
              </w:rPr>
            </w:rPrChange>
          </w:rPr>
          <w:fldChar w:fldCharType="separate"/>
        </w:r>
        <w:r w:rsidRPr="0049233F" w:rsidDel="002400FD">
          <w:rPr>
            <w:noProof/>
          </w:rPr>
          <w:delText>8</w:delText>
        </w:r>
        <w:r w:rsidRPr="00082976" w:rsidDel="002400FD">
          <w:rPr>
            <w:bCs w:val="0"/>
          </w:rPr>
          <w:fldChar w:fldCharType="end"/>
        </w:r>
      </w:del>
      <w:r w:rsidRPr="0049233F">
        <w:t xml:space="preserve">: </w:t>
      </w:r>
      <w:r w:rsidRPr="00032D83">
        <w:rPr>
          <w:bCs w:val="0"/>
        </w:rPr>
        <w:t>Đơn v</w:t>
      </w:r>
      <w:r w:rsidRPr="000C3A28">
        <w:t>ị</w:t>
      </w:r>
      <w:r w:rsidRPr="0015771C">
        <w:rPr>
          <w:bCs w:val="0"/>
        </w:rPr>
        <w:t xml:space="preserve"> sigmoid</w:t>
      </w:r>
      <w:bookmarkEnd w:id="7244"/>
      <w:bookmarkEnd w:id="7245"/>
      <w:bookmarkEnd w:id="7246"/>
    </w:p>
    <w:p w14:paraId="68C26619" w14:textId="77777777" w:rsidR="0088753F" w:rsidRPr="0049233F" w:rsidRDefault="0088753F">
      <w:pPr>
        <w:pStyle w:val="Hinh"/>
        <w:pPrChange w:id="7251" w:author="The Si Tran" w:date="2012-12-16T17:30:00Z">
          <w:pPr>
            <w:spacing w:before="0"/>
            <w:ind w:firstLine="720"/>
          </w:pPr>
        </w:pPrChange>
      </w:pPr>
    </w:p>
    <w:p w14:paraId="04D3C113" w14:textId="77777777" w:rsidR="0088753F" w:rsidRDefault="0088753F">
      <w:pPr>
        <w:rPr>
          <w:ins w:id="7252" w:author="The Si Tran" w:date="2012-12-06T02:51:00Z"/>
        </w:rPr>
        <w:pPrChange w:id="7253"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7254" w:author="The Si Tran" w:date="2012-12-06T02:52:00Z"/>
        </w:rPr>
        <w:pPrChange w:id="7255" w:author="The Si Tran" w:date="2012-12-15T08:05:00Z">
          <w:pPr>
            <w:spacing w:before="0"/>
            <w:ind w:firstLine="720"/>
          </w:pPr>
        </w:pPrChange>
      </w:pPr>
      <w:ins w:id="7256"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7257" w:author="The Si Tran" w:date="2012-12-06T02:52:00Z">
                  <w:rPr>
                    <w:rFonts w:ascii="Cambria Math" w:hAnsi="Cambria Math"/>
                  </w:rPr>
                </w:ins>
              </m:ctrlPr>
            </m:accPr>
            <m:e>
              <w:ins w:id="7258" w:author="The Si Tran" w:date="2012-12-06T02:52:00Z">
                <m:r>
                  <w:rPr>
                    <w:rFonts w:ascii="Cambria Math" w:hAnsi="Cambria Math"/>
                  </w:rPr>
                  <m:t>w</m:t>
                </m:r>
              </w:ins>
            </m:e>
          </m:acc>
          <w:ins w:id="7259" w:author="The Si Tran" w:date="2012-12-06T02:52:00Z">
            <m:r>
              <m:rPr>
                <m:sty m:val="p"/>
              </m:rPr>
              <w:rPr>
                <w:rFonts w:ascii="Cambria Math" w:hAnsi="Cambria Math"/>
              </w:rPr>
              <m:t>∙</m:t>
            </m:r>
          </w:ins>
          <m:acc>
            <m:accPr>
              <m:chr m:val="⃗"/>
              <m:ctrlPr>
                <w:ins w:id="7260" w:author="The Si Tran" w:date="2012-12-06T02:52:00Z">
                  <w:rPr>
                    <w:rFonts w:ascii="Cambria Math" w:hAnsi="Cambria Math"/>
                  </w:rPr>
                </w:ins>
              </m:ctrlPr>
            </m:accPr>
            <m:e>
              <w:ins w:id="7261" w:author="The Si Tran" w:date="2012-12-06T02:52:00Z">
                <m:r>
                  <w:rPr>
                    <w:rFonts w:ascii="Cambria Math" w:hAnsi="Cambria Math"/>
                  </w:rPr>
                  <m:t>x</m:t>
                </m:r>
              </w:ins>
            </m:e>
          </m:acc>
          <w:ins w:id="7262"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7263" w:author="The Si Tran" w:date="2012-12-15T08:05:00Z">
          <w:pPr>
            <w:spacing w:before="0"/>
            <w:ind w:firstLine="720"/>
          </w:pPr>
        </w:pPrChange>
      </w:pPr>
      <w:del w:id="7264" w:author="The Si Tran" w:date="2012-12-06T02:52:00Z">
        <w:r w:rsidRPr="0049233F" w:rsidDel="00E46E0A">
          <w:delText xml:space="preserve">          </w:delText>
        </w:r>
        <w:r w:rsidRPr="00941798" w:rsidDel="00E46E0A">
          <w:rPr>
            <w:noProof/>
            <w:rPrChange w:id="7265" w:author="Unknown">
              <w:rPr>
                <w:noProof/>
              </w:rPr>
            </w:rPrChange>
          </w:rPr>
          <w:drawing>
            <wp:inline distT="0" distB="0" distL="0" distR="0" wp14:anchorId="0E1F4F1B" wp14:editId="2C8DFB13">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7266" w:author="The Si Tran" w:date="2012-12-06T02:52:00Z"/>
        </w:rPr>
        <w:pPrChange w:id="7267"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7268" w:author="The Si Tran" w:date="2012-12-06T02:53:00Z"/>
        </w:rPr>
        <w:pPrChange w:id="7269" w:author="The Si Tran" w:date="2012-12-15T08:05:00Z">
          <w:pPr>
            <w:spacing w:before="0"/>
            <w:ind w:firstLine="720"/>
          </w:pPr>
        </w:pPrChange>
      </w:pPr>
      <w:ins w:id="7270" w:author="The Si Tran" w:date="2012-12-06T02:52:00Z">
        <m:oMathPara>
          <m:oMathParaPr>
            <m:jc m:val="center"/>
          </m:oMathParaPr>
          <m:oMath>
            <m:r>
              <w:rPr>
                <w:rFonts w:ascii="Cambria Math" w:hAnsi="Cambria Math"/>
                <w:rPrChange w:id="7271" w:author="The Si Tran" w:date="2012-12-14T06:15:00Z">
                  <w:rPr/>
                </w:rPrChange>
              </w:rPr>
              <m:t>σ</m:t>
            </m:r>
          </m:oMath>
        </m:oMathPara>
      </w:ins>
      <m:oMathPara>
        <m:oMathParaPr>
          <m:jc m:val="center"/>
        </m:oMathParaPr>
        <m:oMath>
          <m:d>
            <m:dPr>
              <m:ctrlPr>
                <w:ins w:id="7272" w:author="The Si Tran" w:date="2012-12-06T02:53:00Z">
                  <w:rPr>
                    <w:rFonts w:ascii="Cambria Math" w:hAnsi="Cambria Math"/>
                  </w:rPr>
                </w:ins>
              </m:ctrlPr>
            </m:dPr>
            <m:e>
              <w:ins w:id="7273" w:author="The Si Tran" w:date="2012-12-06T02:53:00Z">
                <m:r>
                  <m:rPr>
                    <m:sty m:val="p"/>
                  </m:rPr>
                  <w:rPr>
                    <w:rFonts w:ascii="Cambria Math" w:hAnsi="Cambria Math"/>
                  </w:rPr>
                  <m:t>y</m:t>
                </m:r>
              </w:ins>
            </m:e>
          </m:d>
          <w:ins w:id="7274" w:author="The Si Tran" w:date="2012-12-06T02:53:00Z">
            <m:r>
              <m:rPr>
                <m:sty m:val="p"/>
              </m:rPr>
              <w:rPr>
                <w:rFonts w:ascii="Cambria Math" w:hAnsi="Cambria Math"/>
              </w:rPr>
              <m:t>=</m:t>
            </m:r>
          </w:ins>
          <m:f>
            <m:fPr>
              <m:ctrlPr>
                <w:ins w:id="7275" w:author="The Si Tran" w:date="2012-12-06T02:53:00Z">
                  <w:rPr>
                    <w:rFonts w:ascii="Cambria Math" w:hAnsi="Cambria Math"/>
                  </w:rPr>
                </w:ins>
              </m:ctrlPr>
            </m:fPr>
            <m:num>
              <w:ins w:id="7276" w:author="The Si Tran" w:date="2012-12-06T02:53:00Z">
                <m:r>
                  <m:rPr>
                    <m:sty m:val="p"/>
                  </m:rPr>
                  <w:rPr>
                    <w:rFonts w:ascii="Cambria Math" w:hAnsi="Cambria Math"/>
                  </w:rPr>
                  <m:t>1</m:t>
                </m:r>
              </w:ins>
            </m:num>
            <m:den>
              <w:ins w:id="7277" w:author="The Si Tran" w:date="2012-12-06T02:53:00Z">
                <m:r>
                  <m:rPr>
                    <m:sty m:val="p"/>
                  </m:rPr>
                  <w:rPr>
                    <w:rFonts w:ascii="Cambria Math" w:hAnsi="Cambria Math"/>
                  </w:rPr>
                  <m:t>1+</m:t>
                </m:r>
              </w:ins>
              <m:sSup>
                <m:sSupPr>
                  <m:ctrlPr>
                    <w:ins w:id="7278" w:author="The Si Tran" w:date="2012-12-06T02:53:00Z">
                      <w:rPr>
                        <w:rFonts w:ascii="Cambria Math" w:hAnsi="Cambria Math"/>
                      </w:rPr>
                    </w:ins>
                  </m:ctrlPr>
                </m:sSupPr>
                <m:e>
                  <w:ins w:id="7279" w:author="The Si Tran" w:date="2012-12-06T02:53:00Z">
                    <m:r>
                      <m:rPr>
                        <m:sty m:val="p"/>
                      </m:rPr>
                      <w:rPr>
                        <w:rFonts w:ascii="Cambria Math" w:hAnsi="Cambria Math"/>
                      </w:rPr>
                      <m:t>e</m:t>
                    </m:r>
                  </w:ins>
                </m:e>
                <m:sup>
                  <w:ins w:id="7280" w:author="The Si Tran" w:date="2012-12-06T02:53:00Z">
                    <m:r>
                      <m:rPr>
                        <m:sty m:val="p"/>
                      </m:rPr>
                      <w:rPr>
                        <w:rFonts w:ascii="Cambria Math" w:hAnsi="Cambria Math"/>
                      </w:rPr>
                      <m:t>-</m:t>
                    </m:r>
                    <m:r>
                      <m:rPr>
                        <m:sty m:val="p"/>
                      </m:rPr>
                      <w:rPr>
                        <w:rFonts w:ascii="Cambria Math" w:hAnsi="Cambria Math"/>
                        <w:rPrChange w:id="7281" w:author="The Si Tran" w:date="2012-12-14T06:15:00Z">
                          <w:rPr/>
                        </w:rPrChange>
                      </w:rPr>
                      <m:t>y</m:t>
                    </m:r>
                  </w:ins>
                </m:sup>
              </m:sSup>
            </m:den>
          </m:f>
        </m:oMath>
      </m:oMathPara>
    </w:p>
    <w:p w14:paraId="57B403D6" w14:textId="77777777" w:rsidR="0088753F" w:rsidRPr="0049233F" w:rsidRDefault="0088753F">
      <w:pPr>
        <w:pStyle w:val="EquationIndex"/>
        <w:pPrChange w:id="7282" w:author="The Si Tran" w:date="2012-12-15T08:05:00Z">
          <w:pPr>
            <w:spacing w:before="0"/>
            <w:ind w:firstLine="720"/>
          </w:pPr>
        </w:pPrChange>
      </w:pPr>
      <w:del w:id="7283" w:author="The Si Tran" w:date="2012-12-06T02:53:00Z">
        <w:r w:rsidRPr="0049233F" w:rsidDel="00E46E0A">
          <w:delText xml:space="preserve">           </w:delText>
        </w:r>
        <w:r w:rsidRPr="00941798" w:rsidDel="00E46E0A">
          <w:rPr>
            <w:noProof/>
            <w:rPrChange w:id="7284" w:author="Unknown">
              <w:rPr>
                <w:noProof/>
              </w:rPr>
            </w:rPrChange>
          </w:rPr>
          <w:drawing>
            <wp:inline distT="0" distB="0" distL="0" distR="0" wp14:anchorId="1063D839" wp14:editId="5DE5E363">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7285" w:author="The Si Tran" w:date="2012-12-16T08:24:00Z">
          <w:pPr>
            <w:spacing w:before="0"/>
            <w:ind w:firstLine="720"/>
          </w:pPr>
        </w:pPrChange>
      </w:pPr>
      <w:r w:rsidRPr="0049233F">
        <w:t>Một thuận lợi khi sử dụng các đơn vị sigmoid là nhờ đạo hàm của hàm sigmoid rất dễ tính</w:t>
      </w:r>
      <w:ins w:id="7286" w:author="The Si Tran" w:date="2012-12-06T02:54:00Z">
        <w:r w:rsidR="00E46E0A">
          <w:t xml:space="preserve"> </w:t>
        </w:r>
      </w:ins>
      <w:ins w:id="7287" w:author="The Si Tran" w:date="2012-12-06T02:55:00Z">
        <w:r w:rsidR="00E46E0A">
          <w:t>(</w:t>
        </w:r>
      </w:ins>
      <m:oMath>
        <m:sSup>
          <m:sSupPr>
            <m:ctrlPr>
              <w:ins w:id="7288" w:author="The Si Tran" w:date="2012-12-06T02:54:00Z">
                <w:rPr>
                  <w:rFonts w:ascii="Cambria Math" w:hAnsi="Cambria Math"/>
                  <w:i/>
                </w:rPr>
              </w:ins>
            </m:ctrlPr>
          </m:sSupPr>
          <m:e>
            <w:ins w:id="7289" w:author="The Si Tran" w:date="2012-12-06T02:54:00Z">
              <m:r>
                <w:rPr>
                  <w:rFonts w:ascii="Cambria Math" w:hAnsi="Cambria Math"/>
                </w:rPr>
                <m:t>σ</m:t>
              </m:r>
            </w:ins>
          </m:e>
          <m:sup>
            <w:ins w:id="7290" w:author="The Si Tran" w:date="2012-12-06T02:54:00Z">
              <m:r>
                <w:rPr>
                  <w:rFonts w:ascii="Cambria Math" w:hAnsi="Cambria Math"/>
                </w:rPr>
                <m:t>'</m:t>
              </m:r>
            </w:ins>
          </m:sup>
        </m:sSup>
        <m:d>
          <m:dPr>
            <m:ctrlPr>
              <w:ins w:id="7291" w:author="The Si Tran" w:date="2012-12-06T02:54:00Z">
                <w:rPr>
                  <w:rFonts w:ascii="Cambria Math" w:hAnsi="Cambria Math"/>
                  <w:i/>
                </w:rPr>
              </w:ins>
            </m:ctrlPr>
          </m:dPr>
          <m:e>
            <w:ins w:id="7292" w:author="The Si Tran" w:date="2012-12-06T02:54:00Z">
              <m:r>
                <w:rPr>
                  <w:rFonts w:ascii="Cambria Math" w:hAnsi="Cambria Math"/>
                </w:rPr>
                <m:t>y</m:t>
              </m:r>
            </w:ins>
          </m:e>
        </m:d>
        <w:ins w:id="7293" w:author="The Si Tran" w:date="2012-12-06T02:54:00Z">
          <m:r>
            <w:rPr>
              <w:rFonts w:ascii="Cambria Math" w:hAnsi="Cambria Math"/>
            </w:rPr>
            <m:t>=σ</m:t>
          </m:r>
        </w:ins>
        <m:d>
          <m:dPr>
            <m:ctrlPr>
              <w:ins w:id="7294" w:author="The Si Tran" w:date="2012-12-06T02:54:00Z">
                <w:rPr>
                  <w:rFonts w:ascii="Cambria Math" w:hAnsi="Cambria Math"/>
                  <w:i/>
                </w:rPr>
              </w:ins>
            </m:ctrlPr>
          </m:dPr>
          <m:e>
            <w:ins w:id="7295" w:author="The Si Tran" w:date="2012-12-06T02:54:00Z">
              <m:r>
                <w:rPr>
                  <w:rFonts w:ascii="Cambria Math" w:hAnsi="Cambria Math"/>
                </w:rPr>
                <m:t>y</m:t>
              </m:r>
            </w:ins>
          </m:e>
        </m:d>
        <w:ins w:id="7296" w:author="The Si Tran" w:date="2012-12-06T02:54:00Z">
          <m:r>
            <w:rPr>
              <w:rFonts w:ascii="Cambria Math" w:hAnsi="Cambria Math"/>
            </w:rPr>
            <m:t>*(1-σ</m:t>
          </m:r>
        </w:ins>
        <m:d>
          <m:dPr>
            <m:ctrlPr>
              <w:ins w:id="7297" w:author="The Si Tran" w:date="2012-12-06T02:54:00Z">
                <w:rPr>
                  <w:rFonts w:ascii="Cambria Math" w:hAnsi="Cambria Math"/>
                  <w:i/>
                </w:rPr>
              </w:ins>
            </m:ctrlPr>
          </m:dPr>
          <m:e>
            <w:ins w:id="7298" w:author="The Si Tran" w:date="2012-12-06T02:54:00Z">
              <m:r>
                <w:rPr>
                  <w:rFonts w:ascii="Cambria Math" w:hAnsi="Cambria Math"/>
                </w:rPr>
                <m:t>y</m:t>
              </m:r>
            </w:ins>
          </m:e>
        </m:d>
        <w:ins w:id="7299" w:author="The Si Tran" w:date="2012-12-06T02:55:00Z">
          <m:r>
            <w:rPr>
              <w:rFonts w:ascii="Cambria Math" w:hAnsi="Cambria Math"/>
            </w:rPr>
            <m:t>)</m:t>
          </m:r>
        </w:ins>
      </m:oMath>
      <w:ins w:id="7300" w:author="The Si Tran" w:date="2012-12-06T02:55:00Z">
        <w:r w:rsidR="00E46E0A">
          <w:t>).</w:t>
        </w:r>
      </w:ins>
      <w:r w:rsidRPr="0049233F">
        <w:t xml:space="preserve"> </w:t>
      </w:r>
      <w:del w:id="7301" w:author="The Si Tran" w:date="2012-12-06T02:55:00Z">
        <w:r w:rsidRPr="0049233F" w:rsidDel="00E46E0A">
          <w:delText>(</w:delText>
        </w:r>
        <w:r w:rsidRPr="00AF1345" w:rsidDel="00E46E0A">
          <w:rPr>
            <w:position w:val="-10"/>
          </w:rPr>
          <w:object w:dxaOrig="2400" w:dyaOrig="320" w14:anchorId="55BC5C2B">
            <v:shape id="_x0000_i1117" type="#_x0000_t75" style="width:122.25pt;height:14.25pt" o:ole="">
              <v:imagedata r:id="rId235" o:title=""/>
            </v:shape>
            <o:OLEObject Type="Embed" ProgID="Equation.DSMT4" ShapeID="_x0000_i1117" DrawAspect="Content" ObjectID="_1417544949" r:id="rId236"/>
          </w:object>
        </w:r>
        <w:r w:rsidRPr="0049233F" w:rsidDel="00E46E0A">
          <w:delText xml:space="preserve">). </w:delText>
        </w:r>
      </w:del>
      <w:r w:rsidRPr="0049233F">
        <w:t>Điều này làm cho việc áp dụng phương pháp giảm độ dốc được dễ dàng.</w:t>
      </w:r>
    </w:p>
    <w:p w14:paraId="262E70EE" w14:textId="34B79E72" w:rsidR="0088753F" w:rsidRPr="0049233F" w:rsidRDefault="0088753F">
      <w:pPr>
        <w:rPr>
          <w:position w:val="-6"/>
        </w:rPr>
        <w:pPrChange w:id="7302"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w:t>
      </w:r>
      <w:proofErr w:type="gramStart"/>
      <w:r w:rsidRPr="0049233F">
        <w:t xml:space="preserve">tính </w:t>
      </w:r>
      <w:proofErr w:type="gramEnd"/>
      <m:oMath>
        <m:r>
          <m:rPr>
            <m:sty m:val="p"/>
          </m:rPr>
          <w:rPr>
            <w:rFonts w:ascii="Cambria Math" w:hAnsi="Cambria Math"/>
          </w:rPr>
          <m:t>∇</m:t>
        </m:r>
        <w:ins w:id="7303"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7304" w:author="The Si Tran" w:date="2012-12-06T02:57:00Z">
                  <m:r>
                    <w:rPr>
                      <w:rFonts w:ascii="Cambria Math" w:hAnsi="Cambria Math"/>
                    </w:rPr>
                    <m:t>w</m:t>
                  </m:r>
                </w:ins>
              </m:e>
            </m:acc>
          </m:e>
        </m:d>
      </m:oMath>
      <w:r w:rsidR="00A61A4D">
        <w:t>.</w:t>
      </w:r>
    </w:p>
    <w:p w14:paraId="5EAF2649" w14:textId="77777777" w:rsidR="00783376" w:rsidRDefault="0088753F">
      <w:pPr>
        <w:rPr>
          <w:ins w:id="7305" w:author="The Si Tran" w:date="2012-12-06T02:56:00Z"/>
        </w:rPr>
        <w:pPrChange w:id="7306" w:author="The Si Tran" w:date="2012-12-16T08:24:00Z">
          <w:pPr>
            <w:spacing w:before="0"/>
            <w:ind w:firstLine="720"/>
          </w:pPr>
        </w:pPrChange>
      </w:pPr>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5CB7D5" w14:textId="77777777" w:rsidR="00783376" w:rsidRPr="00097101" w:rsidDel="00783376" w:rsidRDefault="00783376">
      <w:pPr>
        <w:pStyle w:val="EquationIndex"/>
        <w:rPr>
          <w:del w:id="7307" w:author="The Si Tran" w:date="2012-12-06T02:58:00Z"/>
          <w:position w:val="-6"/>
        </w:rPr>
        <w:pPrChange w:id="7308" w:author="The Si Tran" w:date="2012-12-15T08:05:00Z">
          <w:pPr>
            <w:spacing w:before="0"/>
            <w:ind w:firstLine="720"/>
          </w:pPr>
        </w:pPrChange>
      </w:pPr>
      <w:ins w:id="7309"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7310" w:author="The Si Tran" w:date="2012-12-06T02:57:00Z">
                    <m:r>
                      <w:rPr>
                        <w:rFonts w:ascii="Cambria Math" w:hAnsi="Cambria Math"/>
                      </w:rPr>
                      <m:t>w</m:t>
                    </m:r>
                  </w:ins>
                </m:e>
              </m:acc>
            </m:e>
          </m:d>
          <w:ins w:id="7311" w:author="The Si Tran" w:date="2012-12-06T02:57:00Z">
            <m:r>
              <m:rPr>
                <m:sty m:val="p"/>
              </m:rPr>
              <w:rPr>
                <w:rFonts w:ascii="Cambria Math" w:hAnsi="Cambria Math"/>
              </w:rPr>
              <m:t>=</m:t>
            </m:r>
          </w:ins>
          <m:f>
            <m:fPr>
              <m:ctrlPr>
                <w:rPr>
                  <w:rFonts w:ascii="Cambria Math" w:hAnsi="Cambria Math"/>
                </w:rPr>
              </m:ctrlPr>
            </m:fPr>
            <m:num>
              <w:ins w:id="7312" w:author="The Si Tran" w:date="2012-12-06T02:57:00Z">
                <m:r>
                  <m:rPr>
                    <m:sty m:val="p"/>
                  </m:rPr>
                  <w:rPr>
                    <w:rFonts w:ascii="Cambria Math" w:hAnsi="Cambria Math"/>
                  </w:rPr>
                  <m:t>1</m:t>
                </m:r>
              </w:ins>
            </m:num>
            <m:den>
              <w:ins w:id="7313" w:author="The Si Tran" w:date="2012-12-06T02:57:00Z">
                <m:r>
                  <m:rPr>
                    <m:sty m:val="p"/>
                  </m:rPr>
                  <w:rPr>
                    <w:rFonts w:ascii="Cambria Math" w:hAnsi="Cambria Math"/>
                  </w:rPr>
                  <m:t>2</m:t>
                </m:r>
              </w:ins>
            </m:den>
          </m:f>
          <m:nary>
            <m:naryPr>
              <m:chr m:val="∑"/>
              <m:limLoc m:val="subSup"/>
              <m:supHide m:val="1"/>
              <m:ctrlPr>
                <w:ins w:id="7314" w:author="The Si Tran" w:date="2012-12-06T02:58:00Z">
                  <w:rPr>
                    <w:rFonts w:ascii="Cambria Math" w:hAnsi="Cambria Math"/>
                  </w:rPr>
                </w:ins>
              </m:ctrlPr>
            </m:naryPr>
            <m:sub>
              <w:ins w:id="7315"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7316" w:author="The Si Tran" w:date="2012-12-06T02:58:00Z">
                      <w:rPr>
                        <w:rFonts w:ascii="Cambria Math" w:hAnsi="Cambria Math"/>
                      </w:rPr>
                    </w:ins>
                  </m:ctrlPr>
                </m:naryPr>
                <m:sub>
                  <w:ins w:id="7317"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318" w:author="The Si Tran" w:date="2012-12-06T02:58:00Z">
                          <w:rPr>
                            <w:rFonts w:ascii="Cambria Math" w:hAnsi="Cambria Math"/>
                          </w:rPr>
                        </w:ins>
                      </m:ctrlPr>
                    </m:sSupPr>
                    <m:e>
                      <w:ins w:id="7319" w:author="The Si Tran" w:date="2012-12-06T02:58:00Z">
                        <m:r>
                          <m:rPr>
                            <m:sty m:val="p"/>
                          </m:rPr>
                          <w:rPr>
                            <w:rFonts w:ascii="Cambria Math" w:hAnsi="Cambria Math"/>
                          </w:rPr>
                          <m:t>(</m:t>
                        </m:r>
                      </w:ins>
                      <m:sSub>
                        <m:sSubPr>
                          <m:ctrlPr>
                            <w:ins w:id="7320" w:author="The Si Tran" w:date="2012-12-06T02:58:00Z">
                              <w:rPr>
                                <w:rFonts w:ascii="Cambria Math" w:hAnsi="Cambria Math"/>
                              </w:rPr>
                            </w:ins>
                          </m:ctrlPr>
                        </m:sSubPr>
                        <m:e>
                          <w:ins w:id="7321" w:author="The Si Tran" w:date="2012-12-06T02:58:00Z">
                            <m:r>
                              <w:rPr>
                                <w:rFonts w:ascii="Cambria Math" w:hAnsi="Cambria Math"/>
                              </w:rPr>
                              <m:t>t</m:t>
                            </m:r>
                          </w:ins>
                        </m:e>
                        <m:sub>
                          <w:ins w:id="7322" w:author="The Si Tran" w:date="2012-12-06T02:58:00Z">
                            <m:r>
                              <w:rPr>
                                <w:rFonts w:ascii="Cambria Math" w:hAnsi="Cambria Math"/>
                              </w:rPr>
                              <m:t>kd</m:t>
                            </m:r>
                          </w:ins>
                        </m:sub>
                      </m:sSub>
                      <w:ins w:id="7323" w:author="The Si Tran" w:date="2012-12-06T02:58:00Z">
                        <m:r>
                          <m:rPr>
                            <m:sty m:val="p"/>
                          </m:rPr>
                          <w:rPr>
                            <w:rFonts w:ascii="Cambria Math" w:hAnsi="Cambria Math"/>
                          </w:rPr>
                          <m:t>-</m:t>
                        </m:r>
                      </w:ins>
                      <m:sSub>
                        <m:sSubPr>
                          <m:ctrlPr>
                            <w:ins w:id="7324" w:author="The Si Tran" w:date="2012-12-06T02:58:00Z">
                              <w:rPr>
                                <w:rFonts w:ascii="Cambria Math" w:hAnsi="Cambria Math"/>
                              </w:rPr>
                            </w:ins>
                          </m:ctrlPr>
                        </m:sSubPr>
                        <m:e>
                          <w:ins w:id="7325" w:author="The Si Tran" w:date="2012-12-06T02:58:00Z">
                            <m:r>
                              <w:rPr>
                                <w:rFonts w:ascii="Cambria Math" w:hAnsi="Cambria Math"/>
                              </w:rPr>
                              <m:t>o</m:t>
                            </m:r>
                          </w:ins>
                        </m:e>
                        <m:sub>
                          <w:ins w:id="7326" w:author="The Si Tran" w:date="2012-12-06T02:58:00Z">
                            <m:r>
                              <w:rPr>
                                <w:rFonts w:ascii="Cambria Math" w:hAnsi="Cambria Math"/>
                              </w:rPr>
                              <m:t>kd</m:t>
                            </m:r>
                          </w:ins>
                        </m:sub>
                      </m:sSub>
                      <w:ins w:id="7327" w:author="The Si Tran" w:date="2012-12-06T02:58:00Z">
                        <m:r>
                          <m:rPr>
                            <m:sty m:val="p"/>
                          </m:rPr>
                          <w:rPr>
                            <w:rFonts w:ascii="Cambria Math" w:hAnsi="Cambria Math"/>
                          </w:rPr>
                          <m:t>)</m:t>
                        </m:r>
                      </w:ins>
                    </m:e>
                    <m:sup>
                      <w:ins w:id="7328"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7329" w:author="The Si Tran" w:date="2012-12-15T08:05:00Z">
          <w:pPr>
            <w:spacing w:before="0"/>
            <w:ind w:firstLine="720"/>
          </w:pPr>
        </w:pPrChange>
      </w:pPr>
      <w:del w:id="7330" w:author="The Si Tran" w:date="2012-12-06T02:58:00Z">
        <w:r w:rsidRPr="0049233F" w:rsidDel="00783376">
          <w:delText xml:space="preserve">   </w:delText>
        </w:r>
      </w:del>
      <w:r w:rsidRPr="0049233F">
        <w:t xml:space="preserve">           </w:t>
      </w:r>
      <w:del w:id="7331" w:author="The Si Tran" w:date="2012-12-06T02:58:00Z">
        <w:r w:rsidRPr="00941798" w:rsidDel="00783376">
          <w:rPr>
            <w:noProof/>
            <w:rPrChange w:id="7332" w:author="Unknown">
              <w:rPr>
                <w:noProof/>
              </w:rPr>
            </w:rPrChange>
          </w:rPr>
          <w:drawing>
            <wp:inline distT="0" distB="0" distL="0" distR="0" wp14:anchorId="540D1049" wp14:editId="575144D9">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7333"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7334" w:author="The Si Tran" w:date="2012-12-06T02:58:00Z">
                <w:rPr>
                  <w:rFonts w:ascii="Cambria Math" w:hAnsi="Cambria Math"/>
                </w:rPr>
              </w:ins>
            </m:ctrlPr>
          </m:sSubPr>
          <m:e>
            <w:ins w:id="7335" w:author="The Si Tran" w:date="2012-12-06T02:58:00Z">
              <m:r>
                <w:rPr>
                  <w:rFonts w:ascii="Cambria Math" w:hAnsi="Cambria Math"/>
                </w:rPr>
                <m:t>t</m:t>
              </m:r>
            </w:ins>
          </m:e>
          <m:sub>
            <w:ins w:id="7336" w:author="The Si Tran" w:date="2012-12-06T02:58:00Z">
              <m:r>
                <w:rPr>
                  <w:rFonts w:ascii="Cambria Math" w:hAnsi="Cambria Math"/>
                </w:rPr>
                <m:t>kd</m:t>
              </m:r>
            </w:ins>
          </m:sub>
        </m:sSub>
      </m:oMath>
      <w:r w:rsidRPr="0049233F">
        <w:t xml:space="preserve"> và </w:t>
      </w:r>
      <m:oMath>
        <m:sSub>
          <m:sSubPr>
            <m:ctrlPr>
              <w:ins w:id="7337" w:author="The Si Tran" w:date="2012-12-06T02:58:00Z">
                <w:rPr>
                  <w:rFonts w:ascii="Cambria Math" w:hAnsi="Cambria Math"/>
                </w:rPr>
              </w:ins>
            </m:ctrlPr>
          </m:sSubPr>
          <m:e>
            <w:ins w:id="7338" w:author="The Si Tran" w:date="2012-12-06T02:58:00Z">
              <m:r>
                <w:rPr>
                  <w:rFonts w:ascii="Cambria Math" w:hAnsi="Cambria Math"/>
                </w:rPr>
                <m:t>o</m:t>
              </m:r>
            </w:ins>
          </m:e>
          <m:sub>
            <w:ins w:id="7339"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7340"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7341"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7342" w:author="The Si Tran" w:date="2012-12-06T02:59:00Z"/>
        </w:rPr>
        <w:pPrChange w:id="7343" w:author="The Si Tran" w:date="2012-12-16T08:24:00Z">
          <w:pPr>
            <w:spacing w:before="0"/>
            <w:ind w:firstLine="720"/>
          </w:pPr>
        </w:pPrChange>
      </w:pPr>
      <w:ins w:id="7344" w:author="The Si Tran" w:date="2012-12-14T05:37:00Z">
        <w:r w:rsidRPr="00032D83">
          <w:rPr>
            <w:noProof/>
          </w:rPr>
          <w:lastRenderedPageBreak/>
          <mc:AlternateContent>
            <mc:Choice Requires="wps">
              <w:drawing>
                <wp:anchor distT="0" distB="0" distL="114300" distR="114300" simplePos="0" relativeHeight="251590656" behindDoc="1" locked="0" layoutInCell="1" allowOverlap="1" wp14:anchorId="0F7263C0" wp14:editId="63CB2AA5">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3D6C9F" w:rsidRDefault="003D6C9F">
                              <w:pPr>
                                <w:pStyle w:val="EquationIndex"/>
                                <w:pPrChange w:id="7345" w:author="The Si Tran" w:date="2012-12-16T08:24:00Z">
                                  <w:pPr/>
                                </w:pPrChange>
                              </w:pPr>
                              <w:ins w:id="7346" w:author="The Si Tran" w:date="2012-12-06T02:41:00Z">
                                <w:r>
                                  <w:t>(4.</w:t>
                                </w:r>
                              </w:ins>
                              <w:ins w:id="7347" w:author="The Si Tran" w:date="2012-12-06T02:44:00Z">
                                <w:r>
                                  <w:t>5</w:t>
                                </w:r>
                              </w:ins>
                              <w:ins w:id="734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3D6C9F" w:rsidRDefault="003D6C9F">
                        <w:pPr>
                          <w:pStyle w:val="EquationIndex"/>
                          <w:pPrChange w:id="7349" w:author="The Si Tran" w:date="2012-12-16T08:24:00Z">
                            <w:pPr/>
                          </w:pPrChange>
                        </w:pPr>
                        <w:ins w:id="7350" w:author="The Si Tran" w:date="2012-12-06T02:41:00Z">
                          <w:r>
                            <w:t>(4.</w:t>
                          </w:r>
                        </w:ins>
                        <w:ins w:id="7351" w:author="The Si Tran" w:date="2012-12-06T02:44:00Z">
                          <w:r>
                            <w:t>5</w:t>
                          </w:r>
                        </w:ins>
                        <w:ins w:id="7352" w:author="The Si Tran" w:date="2012-12-06T02:41:00Z">
                          <w:r>
                            <w:t>)</w:t>
                          </w:r>
                        </w:ins>
                      </w:p>
                    </w:txbxContent>
                  </v:textbox>
                  <w10:wrap type="tight"/>
                </v:shape>
              </w:pict>
            </mc:Fallback>
          </mc:AlternateContent>
        </w:r>
      </w:ins>
      <w:r w:rsidR="0088753F" w:rsidRPr="0049233F">
        <w:t>Ta tính đạo hàm riêng phần này như sau:</w:t>
      </w:r>
      <w:ins w:id="7353" w:author="The Si Tran" w:date="2012-12-14T05:37:00Z">
        <w:r w:rsidRPr="00686079">
          <w:rPr>
            <w:noProof/>
          </w:rPr>
          <w:t xml:space="preserve"> </w:t>
        </w:r>
      </w:ins>
    </w:p>
    <w:p w14:paraId="56B5ADCF" w14:textId="0830EBB0" w:rsidR="00783376" w:rsidRPr="0008713C" w:rsidDel="00783376" w:rsidRDefault="003D6C9F">
      <w:pPr>
        <w:pStyle w:val="EquationIndex"/>
        <w:rPr>
          <w:del w:id="7354" w:author="The Si Tran" w:date="2012-12-06T03:01:00Z"/>
        </w:rPr>
        <w:pPrChange w:id="7355" w:author="The Si Tran" w:date="2012-12-15T08:05:00Z">
          <w:pPr>
            <w:spacing w:before="0"/>
            <w:ind w:firstLine="720"/>
          </w:pPr>
        </w:pPrChange>
      </w:pPr>
      <m:oMathPara>
        <m:oMathParaPr>
          <m:jc m:val="center"/>
        </m:oMathParaPr>
        <m:oMath>
          <m:f>
            <m:fPr>
              <m:ctrlPr>
                <w:ins w:id="7356" w:author="The Si Tran" w:date="2012-12-06T02:59:00Z">
                  <w:rPr>
                    <w:rFonts w:ascii="Cambria Math" w:hAnsi="Cambria Math"/>
                  </w:rPr>
                </w:ins>
              </m:ctrlPr>
            </m:fPr>
            <m:num>
              <w:ins w:id="7357" w:author="The Si Tran" w:date="2012-12-06T02:59:00Z">
                <m:r>
                  <w:rPr>
                    <w:rFonts w:ascii="Cambria Math" w:hAnsi="Cambria Math"/>
                  </w:rPr>
                  <m:t>∂E</m:t>
                </m:r>
              </w:ins>
            </m:num>
            <m:den>
              <w:ins w:id="7358" w:author="The Si Tran" w:date="2012-12-06T02:59:00Z">
                <m:r>
                  <w:rPr>
                    <w:rFonts w:ascii="Cambria Math" w:hAnsi="Cambria Math"/>
                  </w:rPr>
                  <m:t>∂</m:t>
                </m:r>
              </w:ins>
              <m:sSub>
                <m:sSubPr>
                  <m:ctrlPr>
                    <w:ins w:id="7359" w:author="The Si Tran" w:date="2012-12-06T02:59:00Z">
                      <w:rPr>
                        <w:rFonts w:ascii="Cambria Math" w:hAnsi="Cambria Math"/>
                      </w:rPr>
                    </w:ins>
                  </m:ctrlPr>
                </m:sSubPr>
                <m:e>
                  <w:ins w:id="7360" w:author="The Si Tran" w:date="2012-12-06T02:59:00Z">
                    <m:r>
                      <w:rPr>
                        <w:rFonts w:ascii="Cambria Math" w:hAnsi="Cambria Math"/>
                      </w:rPr>
                      <m:t>w</m:t>
                    </m:r>
                  </w:ins>
                </m:e>
                <m:sub>
                  <w:ins w:id="7361" w:author="The Si Tran" w:date="2012-12-06T02:59:00Z">
                    <m:r>
                      <w:rPr>
                        <w:rFonts w:ascii="Cambria Math" w:hAnsi="Cambria Math"/>
                      </w:rPr>
                      <m:t>ij</m:t>
                    </m:r>
                  </w:ins>
                </m:sub>
              </m:sSub>
            </m:den>
          </m:f>
          <w:ins w:id="7362" w:author="The Si Tran" w:date="2012-12-06T02:59:00Z">
            <m:r>
              <m:rPr>
                <m:sty m:val="p"/>
              </m:rPr>
              <w:rPr>
                <w:rFonts w:ascii="Cambria Math" w:hAnsi="Cambria Math"/>
              </w:rPr>
              <m:t>=</m:t>
            </m:r>
          </w:ins>
          <m:f>
            <m:fPr>
              <m:ctrlPr>
                <w:ins w:id="7363" w:author="The Si Tran" w:date="2012-12-06T03:00:00Z">
                  <w:rPr>
                    <w:rFonts w:ascii="Cambria Math" w:hAnsi="Cambria Math"/>
                  </w:rPr>
                </w:ins>
              </m:ctrlPr>
            </m:fPr>
            <m:num>
              <w:ins w:id="7364" w:author="The Si Tran" w:date="2012-12-06T03:00:00Z">
                <m:r>
                  <m:rPr>
                    <m:sty m:val="p"/>
                  </m:rPr>
                  <w:rPr>
                    <w:rFonts w:ascii="Cambria Math" w:hAnsi="Cambria Math"/>
                  </w:rPr>
                  <m:t>∂E</m:t>
                </m:r>
              </w:ins>
            </m:num>
            <m:den>
              <w:ins w:id="7365" w:author="The Si Tran" w:date="2012-12-06T03:00:00Z">
                <m:r>
                  <w:rPr>
                    <w:rFonts w:ascii="Cambria Math" w:hAnsi="Cambria Math"/>
                  </w:rPr>
                  <m:t>∂</m:t>
                </m:r>
              </w:ins>
              <m:sSub>
                <m:sSubPr>
                  <m:ctrlPr>
                    <w:ins w:id="7366" w:author="The Si Tran" w:date="2012-12-06T03:00:00Z">
                      <w:rPr>
                        <w:rFonts w:ascii="Cambria Math" w:hAnsi="Cambria Math"/>
                      </w:rPr>
                    </w:ins>
                  </m:ctrlPr>
                </m:sSubPr>
                <m:e>
                  <w:ins w:id="7367" w:author="The Si Tran" w:date="2012-12-06T03:00:00Z">
                    <m:r>
                      <w:rPr>
                        <w:rFonts w:ascii="Cambria Math" w:hAnsi="Cambria Math"/>
                      </w:rPr>
                      <m:t>o</m:t>
                    </m:r>
                  </w:ins>
                </m:e>
                <m:sub>
                  <w:ins w:id="7368" w:author="The Si Tran" w:date="2012-12-06T03:00:00Z">
                    <m:r>
                      <w:rPr>
                        <w:rFonts w:ascii="Cambria Math" w:hAnsi="Cambria Math"/>
                      </w:rPr>
                      <m:t>i</m:t>
                    </m:r>
                  </w:ins>
                </m:sub>
              </m:sSub>
            </m:den>
          </m:f>
          <m:f>
            <m:fPr>
              <m:ctrlPr>
                <w:ins w:id="7369" w:author="The Si Tran" w:date="2012-12-06T03:00:00Z">
                  <w:rPr>
                    <w:rFonts w:ascii="Cambria Math" w:hAnsi="Cambria Math"/>
                  </w:rPr>
                </w:ins>
              </m:ctrlPr>
            </m:fPr>
            <m:num>
              <w:ins w:id="7370" w:author="The Si Tran" w:date="2012-12-06T03:00:00Z">
                <m:r>
                  <w:rPr>
                    <w:rFonts w:ascii="Cambria Math" w:hAnsi="Cambria Math"/>
                  </w:rPr>
                  <m:t>∂</m:t>
                </m:r>
              </w:ins>
              <m:sSub>
                <m:sSubPr>
                  <m:ctrlPr>
                    <w:ins w:id="7371" w:author="The Si Tran" w:date="2012-12-06T03:00:00Z">
                      <w:rPr>
                        <w:rFonts w:ascii="Cambria Math" w:hAnsi="Cambria Math"/>
                      </w:rPr>
                    </w:ins>
                  </m:ctrlPr>
                </m:sSubPr>
                <m:e>
                  <w:ins w:id="7372" w:author="The Si Tran" w:date="2012-12-06T03:00:00Z">
                    <m:r>
                      <w:rPr>
                        <w:rFonts w:ascii="Cambria Math" w:hAnsi="Cambria Math"/>
                      </w:rPr>
                      <m:t>o</m:t>
                    </m:r>
                  </w:ins>
                </m:e>
                <m:sub>
                  <w:ins w:id="7373" w:author="The Si Tran" w:date="2012-12-06T03:00:00Z">
                    <m:r>
                      <w:rPr>
                        <w:rFonts w:ascii="Cambria Math" w:hAnsi="Cambria Math"/>
                      </w:rPr>
                      <m:t>i</m:t>
                    </m:r>
                  </w:ins>
                </m:sub>
              </m:sSub>
            </m:num>
            <m:den>
              <w:ins w:id="7374" w:author="The Si Tran" w:date="2012-12-06T03:00:00Z">
                <m:r>
                  <w:rPr>
                    <w:rFonts w:ascii="Cambria Math" w:hAnsi="Cambria Math"/>
                  </w:rPr>
                  <m:t>∂</m:t>
                </m:r>
              </w:ins>
              <m:sSub>
                <m:sSubPr>
                  <m:ctrlPr>
                    <w:ins w:id="7375" w:author="The Si Tran" w:date="2012-12-06T03:00:00Z">
                      <w:rPr>
                        <w:rFonts w:ascii="Cambria Math" w:hAnsi="Cambria Math"/>
                      </w:rPr>
                    </w:ins>
                  </m:ctrlPr>
                </m:sSubPr>
                <m:e>
                  <w:ins w:id="7376" w:author="The Si Tran" w:date="2012-12-06T03:00:00Z">
                    <m:r>
                      <w:rPr>
                        <w:rFonts w:ascii="Cambria Math" w:hAnsi="Cambria Math"/>
                      </w:rPr>
                      <m:t>w</m:t>
                    </m:r>
                  </w:ins>
                </m:e>
                <m:sub>
                  <w:ins w:id="7377" w:author="The Si Tran" w:date="2012-12-06T03:00:00Z">
                    <m:r>
                      <w:rPr>
                        <w:rFonts w:ascii="Cambria Math" w:hAnsi="Cambria Math"/>
                      </w:rPr>
                      <m:t>ij</m:t>
                    </m:r>
                  </w:ins>
                </m:sub>
              </m:sSub>
            </m:den>
          </m:f>
          <w:ins w:id="7378"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7379" w:author="The Si Tran" w:date="2012-12-06T03:01:00Z"/>
        </w:rPr>
        <w:pPrChange w:id="7380" w:author="The Si Tran" w:date="2012-12-15T08:05:00Z">
          <w:pPr>
            <w:spacing w:before="0"/>
            <w:ind w:firstLine="720"/>
          </w:pPr>
        </w:pPrChange>
      </w:pPr>
    </w:p>
    <w:p w14:paraId="48A68493" w14:textId="23A10CEF" w:rsidR="00FA0144" w:rsidRDefault="007A1632">
      <w:pPr>
        <w:rPr>
          <w:ins w:id="7381" w:author="The Si Tran" w:date="2012-12-06T03:07:00Z"/>
        </w:rPr>
        <w:pPrChange w:id="7382" w:author="The Si Tran" w:date="2012-12-16T08:24:00Z">
          <w:pPr>
            <w:spacing w:before="0"/>
            <w:ind w:firstLine="720"/>
          </w:pPr>
        </w:pPrChange>
      </w:pPr>
      <w:ins w:id="7383" w:author="The Si Tran" w:date="2012-12-14T05:37:00Z">
        <w:r w:rsidRPr="00032D83">
          <w:rPr>
            <w:noProof/>
          </w:rPr>
          <mc:AlternateContent>
            <mc:Choice Requires="wps">
              <w:drawing>
                <wp:anchor distT="0" distB="0" distL="114300" distR="114300" simplePos="0" relativeHeight="251639808" behindDoc="1" locked="0" layoutInCell="1" allowOverlap="1" wp14:anchorId="22345B2F" wp14:editId="042FF8C7">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3D6C9F" w:rsidRDefault="003D6C9F">
                              <w:pPr>
                                <w:pStyle w:val="EquationIndex"/>
                                <w:pPrChange w:id="7384" w:author="The Si Tran" w:date="2012-12-16T08:24:00Z">
                                  <w:pPr/>
                                </w:pPrChange>
                              </w:pPr>
                              <w:ins w:id="7385" w:author="The Si Tran" w:date="2012-12-06T02:41:00Z">
                                <w:r>
                                  <w:t>(4.</w:t>
                                </w:r>
                              </w:ins>
                              <w:ins w:id="7386" w:author="The Si Tran" w:date="2012-12-06T02:44:00Z">
                                <w:r>
                                  <w:t>6</w:t>
                                </w:r>
                              </w:ins>
                              <w:ins w:id="738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3D6C9F" w:rsidRDefault="003D6C9F">
                        <w:pPr>
                          <w:pStyle w:val="EquationIndex"/>
                          <w:pPrChange w:id="7388" w:author="The Si Tran" w:date="2012-12-16T08:24:00Z">
                            <w:pPr/>
                          </w:pPrChange>
                        </w:pPr>
                        <w:ins w:id="7389" w:author="The Si Tran" w:date="2012-12-06T02:41:00Z">
                          <w:r>
                            <w:t>(4.</w:t>
                          </w:r>
                        </w:ins>
                        <w:ins w:id="7390" w:author="The Si Tran" w:date="2012-12-06T02:44:00Z">
                          <w:r>
                            <w:t>6</w:t>
                          </w:r>
                        </w:ins>
                        <w:ins w:id="7391" w:author="The Si Tran" w:date="2012-12-06T02:41:00Z">
                          <w:r>
                            <w:t>)</w:t>
                          </w:r>
                        </w:ins>
                      </w:p>
                    </w:txbxContent>
                  </v:textbox>
                  <w10:wrap type="tight"/>
                </v:shape>
              </w:pict>
            </mc:Fallback>
          </mc:AlternateContent>
        </w:r>
      </w:ins>
      <w:ins w:id="7392" w:author="The Si Tran" w:date="2012-12-14T05:38:00Z">
        <w:r w:rsidRPr="007C782C">
          <w:rPr>
            <w:noProof/>
            <w:rPrChange w:id="7393" w:author="Unknown">
              <w:rPr>
                <w:noProof/>
              </w:rPr>
            </w:rPrChange>
          </w:rPr>
          <mc:AlternateContent>
            <mc:Choice Requires="wps">
              <w:drawing>
                <wp:anchor distT="0" distB="0" distL="114300" distR="114300" simplePos="0" relativeHeight="251645952" behindDoc="1" locked="0" layoutInCell="1" allowOverlap="1" wp14:anchorId="318CF997" wp14:editId="3F678EEF">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3D6C9F" w:rsidRDefault="003D6C9F">
                              <w:pPr>
                                <w:pStyle w:val="EquationIndex"/>
                                <w:pPrChange w:id="7394" w:author="The Si Tran" w:date="2012-12-16T08:25:00Z">
                                  <w:pPr/>
                                </w:pPrChange>
                              </w:pPr>
                              <w:ins w:id="7395" w:author="The Si Tran" w:date="2012-12-06T02:41:00Z">
                                <w:r>
                                  <w:t>(4.</w:t>
                                </w:r>
                              </w:ins>
                              <w:ins w:id="7396" w:author="The Si Tran" w:date="2012-12-06T02:44:00Z">
                                <w:r>
                                  <w:t>7</w:t>
                                </w:r>
                              </w:ins>
                              <w:ins w:id="739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3D6C9F" w:rsidRDefault="003D6C9F">
                        <w:pPr>
                          <w:pStyle w:val="EquationIndex"/>
                          <w:pPrChange w:id="7398" w:author="The Si Tran" w:date="2012-12-16T08:25:00Z">
                            <w:pPr/>
                          </w:pPrChange>
                        </w:pPr>
                        <w:ins w:id="7399" w:author="The Si Tran" w:date="2012-12-06T02:41:00Z">
                          <w:r>
                            <w:t>(4.</w:t>
                          </w:r>
                        </w:ins>
                        <w:ins w:id="7400" w:author="The Si Tran" w:date="2012-12-06T02:44:00Z">
                          <w:r>
                            <w:t>7</w:t>
                          </w:r>
                        </w:ins>
                        <w:ins w:id="7401" w:author="The Si Tran" w:date="2012-12-06T02:41:00Z">
                          <w:r>
                            <w:t>)</w:t>
                          </w:r>
                        </w:ins>
                      </w:p>
                    </w:txbxContent>
                  </v:textbox>
                  <w10:wrap type="tight"/>
                </v:shape>
              </w:pict>
            </mc:Fallback>
          </mc:AlternateContent>
        </w:r>
      </w:ins>
      <w:ins w:id="7402" w:author="The Si Tran" w:date="2012-12-06T03:07:00Z">
        <w:r w:rsidR="00FA0144">
          <w:t>Với</w:t>
        </w:r>
      </w:ins>
    </w:p>
    <w:p w14:paraId="3738E7AD" w14:textId="229B1307" w:rsidR="00FA0144" w:rsidRPr="00032D83" w:rsidRDefault="003D6C9F">
      <w:pPr>
        <w:pStyle w:val="Canhgiua"/>
        <w:rPr>
          <w:ins w:id="7403" w:author="The Si Tran" w:date="2012-12-06T03:04:00Z"/>
        </w:rPr>
        <w:pPrChange w:id="7404" w:author="The Si Tran" w:date="2012-12-15T08:05:00Z">
          <w:pPr>
            <w:spacing w:before="0"/>
            <w:ind w:firstLine="720"/>
          </w:pPr>
        </w:pPrChange>
      </w:pPr>
      <m:oMathPara>
        <m:oMathParaPr>
          <m:jc m:val="center"/>
        </m:oMathParaPr>
        <m:oMath>
          <m:f>
            <m:fPr>
              <m:ctrlPr>
                <w:ins w:id="7405" w:author="The Si Tran" w:date="2012-12-06T03:07:00Z">
                  <w:rPr>
                    <w:rFonts w:ascii="Cambria Math" w:hAnsi="Cambria Math"/>
                  </w:rPr>
                </w:ins>
              </m:ctrlPr>
            </m:fPr>
            <m:num>
              <w:ins w:id="7406" w:author="The Si Tran" w:date="2012-12-06T03:07:00Z">
                <m:r>
                  <w:rPr>
                    <w:rFonts w:ascii="Cambria Math" w:hAnsi="Cambria Math"/>
                  </w:rPr>
                  <m:t>∂</m:t>
                </m:r>
              </w:ins>
              <m:sSub>
                <m:sSubPr>
                  <m:ctrlPr>
                    <w:ins w:id="7407" w:author="The Si Tran" w:date="2012-12-06T03:07:00Z">
                      <w:rPr>
                        <w:rFonts w:ascii="Cambria Math" w:hAnsi="Cambria Math"/>
                      </w:rPr>
                    </w:ins>
                  </m:ctrlPr>
                </m:sSubPr>
                <m:e>
                  <w:ins w:id="7408" w:author="The Si Tran" w:date="2012-12-06T03:07:00Z">
                    <m:r>
                      <w:rPr>
                        <w:rFonts w:ascii="Cambria Math" w:hAnsi="Cambria Math"/>
                      </w:rPr>
                      <m:t>o</m:t>
                    </m:r>
                  </w:ins>
                </m:e>
                <m:sub>
                  <w:ins w:id="7409" w:author="The Si Tran" w:date="2012-12-06T03:07:00Z">
                    <m:r>
                      <w:rPr>
                        <w:rFonts w:ascii="Cambria Math" w:hAnsi="Cambria Math"/>
                      </w:rPr>
                      <m:t>i</m:t>
                    </m:r>
                  </w:ins>
                </m:sub>
              </m:sSub>
            </m:num>
            <m:den>
              <w:ins w:id="7410" w:author="The Si Tran" w:date="2012-12-06T03:07:00Z">
                <m:r>
                  <w:rPr>
                    <w:rFonts w:ascii="Cambria Math" w:hAnsi="Cambria Math"/>
                  </w:rPr>
                  <m:t>∂</m:t>
                </m:r>
              </w:ins>
              <m:sSub>
                <m:sSubPr>
                  <m:ctrlPr>
                    <w:ins w:id="7411" w:author="The Si Tran" w:date="2012-12-06T03:07:00Z">
                      <w:rPr>
                        <w:rFonts w:ascii="Cambria Math" w:hAnsi="Cambria Math"/>
                      </w:rPr>
                    </w:ins>
                  </m:ctrlPr>
                </m:sSubPr>
                <m:e>
                  <w:ins w:id="7412" w:author="The Si Tran" w:date="2012-12-06T03:07:00Z">
                    <m:r>
                      <w:rPr>
                        <w:rFonts w:ascii="Cambria Math" w:hAnsi="Cambria Math"/>
                      </w:rPr>
                      <m:t>w</m:t>
                    </m:r>
                  </w:ins>
                </m:e>
                <m:sub>
                  <w:ins w:id="7413" w:author="The Si Tran" w:date="2012-12-06T03:07:00Z">
                    <m:r>
                      <w:rPr>
                        <w:rFonts w:ascii="Cambria Math" w:hAnsi="Cambria Math"/>
                      </w:rPr>
                      <m:t>ij</m:t>
                    </m:r>
                  </w:ins>
                </m:sub>
              </m:sSub>
            </m:den>
          </m:f>
          <w:ins w:id="7414" w:author="The Si Tran" w:date="2012-12-06T03:07:00Z">
            <m:r>
              <m:rPr>
                <m:sty m:val="p"/>
              </m:rPr>
              <w:rPr>
                <w:rFonts w:ascii="Cambria Math" w:hAnsi="Cambria Math"/>
              </w:rPr>
              <m:t>=</m:t>
            </m:r>
          </w:ins>
          <m:f>
            <m:fPr>
              <m:ctrlPr>
                <w:ins w:id="7415" w:author="The Si Tran" w:date="2012-12-06T03:07:00Z">
                  <w:rPr>
                    <w:rFonts w:ascii="Cambria Math" w:hAnsi="Cambria Math"/>
                  </w:rPr>
                </w:ins>
              </m:ctrlPr>
            </m:fPr>
            <m:num>
              <w:ins w:id="7416" w:author="The Si Tran" w:date="2012-12-06T03:07:00Z">
                <m:r>
                  <w:rPr>
                    <w:rFonts w:ascii="Cambria Math" w:hAnsi="Cambria Math"/>
                  </w:rPr>
                  <m:t>∂</m:t>
                </m:r>
              </w:ins>
              <m:sSub>
                <m:sSubPr>
                  <m:ctrlPr>
                    <w:ins w:id="7417" w:author="The Si Tran" w:date="2012-12-06T03:07:00Z">
                      <w:rPr>
                        <w:rFonts w:ascii="Cambria Math" w:hAnsi="Cambria Math"/>
                      </w:rPr>
                    </w:ins>
                  </m:ctrlPr>
                </m:sSubPr>
                <m:e>
                  <w:ins w:id="7418" w:author="The Si Tran" w:date="2012-12-06T03:07:00Z">
                    <m:r>
                      <w:rPr>
                        <w:rFonts w:ascii="Cambria Math" w:hAnsi="Cambria Math"/>
                      </w:rPr>
                      <m:t>o</m:t>
                    </m:r>
                  </w:ins>
                </m:e>
                <m:sub>
                  <w:ins w:id="7419" w:author="The Si Tran" w:date="2012-12-06T03:07:00Z">
                    <m:r>
                      <w:rPr>
                        <w:rFonts w:ascii="Cambria Math" w:hAnsi="Cambria Math"/>
                      </w:rPr>
                      <m:t>i</m:t>
                    </m:r>
                  </w:ins>
                </m:sub>
              </m:sSub>
            </m:num>
            <m:den>
              <w:ins w:id="7420" w:author="The Si Tran" w:date="2012-12-06T03:07:00Z">
                <m:r>
                  <w:rPr>
                    <w:rFonts w:ascii="Cambria Math" w:hAnsi="Cambria Math"/>
                  </w:rPr>
                  <m:t>∂</m:t>
                </m:r>
              </w:ins>
              <m:sSub>
                <m:sSubPr>
                  <m:ctrlPr>
                    <w:ins w:id="7421" w:author="The Si Tran" w:date="2012-12-06T03:07:00Z">
                      <w:rPr>
                        <w:rFonts w:ascii="Cambria Math" w:hAnsi="Cambria Math"/>
                      </w:rPr>
                    </w:ins>
                  </m:ctrlPr>
                </m:sSubPr>
                <m:e>
                  <w:ins w:id="7422" w:author="The Si Tran" w:date="2012-12-06T03:07:00Z">
                    <m:r>
                      <w:rPr>
                        <w:rFonts w:ascii="Cambria Math" w:hAnsi="Cambria Math"/>
                      </w:rPr>
                      <m:t>net</m:t>
                    </m:r>
                  </w:ins>
                </m:e>
                <m:sub>
                  <w:ins w:id="7423" w:author="The Si Tran" w:date="2012-12-06T03:07:00Z">
                    <m:r>
                      <w:rPr>
                        <w:rFonts w:ascii="Cambria Math" w:hAnsi="Cambria Math"/>
                      </w:rPr>
                      <m:t>i</m:t>
                    </m:r>
                  </w:ins>
                </m:sub>
              </m:sSub>
            </m:den>
          </m:f>
          <m:f>
            <m:fPr>
              <m:ctrlPr>
                <w:ins w:id="7424" w:author="The Si Tran" w:date="2012-12-06T03:07:00Z">
                  <w:rPr>
                    <w:rFonts w:ascii="Cambria Math" w:hAnsi="Cambria Math"/>
                  </w:rPr>
                </w:ins>
              </m:ctrlPr>
            </m:fPr>
            <m:num>
              <w:ins w:id="7425" w:author="The Si Tran" w:date="2012-12-06T03:07:00Z">
                <m:r>
                  <w:rPr>
                    <w:rFonts w:ascii="Cambria Math" w:hAnsi="Cambria Math"/>
                  </w:rPr>
                  <m:t>∂</m:t>
                </m:r>
              </w:ins>
              <m:sSub>
                <m:sSubPr>
                  <m:ctrlPr>
                    <w:ins w:id="7426" w:author="The Si Tran" w:date="2012-12-06T03:07:00Z">
                      <w:rPr>
                        <w:rFonts w:ascii="Cambria Math" w:hAnsi="Cambria Math"/>
                      </w:rPr>
                    </w:ins>
                  </m:ctrlPr>
                </m:sSubPr>
                <m:e>
                  <w:ins w:id="7427" w:author="The Si Tran" w:date="2012-12-06T03:07:00Z">
                    <m:r>
                      <w:rPr>
                        <w:rFonts w:ascii="Cambria Math" w:hAnsi="Cambria Math"/>
                      </w:rPr>
                      <m:t>net</m:t>
                    </m:r>
                  </w:ins>
                </m:e>
                <m:sub>
                  <w:ins w:id="7428" w:author="The Si Tran" w:date="2012-12-06T03:07:00Z">
                    <m:r>
                      <w:rPr>
                        <w:rFonts w:ascii="Cambria Math" w:hAnsi="Cambria Math"/>
                      </w:rPr>
                      <m:t>i</m:t>
                    </m:r>
                  </w:ins>
                </m:sub>
              </m:sSub>
            </m:num>
            <m:den>
              <w:ins w:id="7429" w:author="The Si Tran" w:date="2012-12-06T03:07:00Z">
                <m:r>
                  <w:rPr>
                    <w:rFonts w:ascii="Cambria Math" w:hAnsi="Cambria Math"/>
                  </w:rPr>
                  <m:t>∂</m:t>
                </m:r>
              </w:ins>
              <m:sSub>
                <m:sSubPr>
                  <m:ctrlPr>
                    <w:ins w:id="7430" w:author="The Si Tran" w:date="2012-12-06T03:07:00Z">
                      <w:rPr>
                        <w:rFonts w:ascii="Cambria Math" w:hAnsi="Cambria Math"/>
                      </w:rPr>
                    </w:ins>
                  </m:ctrlPr>
                </m:sSubPr>
                <m:e>
                  <w:ins w:id="7431" w:author="The Si Tran" w:date="2012-12-06T03:07:00Z">
                    <m:r>
                      <w:rPr>
                        <w:rFonts w:ascii="Cambria Math" w:hAnsi="Cambria Math"/>
                      </w:rPr>
                      <m:t>w</m:t>
                    </m:r>
                  </w:ins>
                </m:e>
                <m:sub>
                  <w:ins w:id="7432" w:author="The Si Tran" w:date="2012-12-06T03:07:00Z">
                    <m:r>
                      <w:rPr>
                        <w:rFonts w:ascii="Cambria Math" w:hAnsi="Cambria Math"/>
                      </w:rPr>
                      <m:t>ij</m:t>
                    </m:r>
                  </w:ins>
                </m:sub>
              </m:sSub>
            </m:den>
          </m:f>
          <w:ins w:id="7433" w:author="The Si Tran" w:date="2012-12-06T03:07:00Z">
            <m:r>
              <m:rPr>
                <m:sty m:val="p"/>
              </m:rPr>
              <w:rPr>
                <w:rFonts w:ascii="Cambria Math" w:hAnsi="Cambria Math"/>
              </w:rPr>
              <m:t>=</m:t>
            </m:r>
          </w:ins>
          <m:sSup>
            <m:sSupPr>
              <m:ctrlPr>
                <w:ins w:id="7434" w:author="The Si Tran" w:date="2012-12-06T03:07:00Z">
                  <w:rPr>
                    <w:rFonts w:ascii="Cambria Math" w:hAnsi="Cambria Math"/>
                  </w:rPr>
                </w:ins>
              </m:ctrlPr>
            </m:sSupPr>
            <m:e>
              <w:ins w:id="7435" w:author="The Si Tran" w:date="2012-12-06T03:07:00Z">
                <m:r>
                  <w:rPr>
                    <w:rFonts w:ascii="Cambria Math" w:hAnsi="Cambria Math"/>
                  </w:rPr>
                  <m:t>f</m:t>
                </m:r>
              </w:ins>
            </m:e>
            <m:sup>
              <w:ins w:id="7436" w:author="The Si Tran" w:date="2012-12-06T03:07:00Z">
                <m:r>
                  <m:rPr>
                    <m:sty m:val="p"/>
                  </m:rPr>
                  <w:rPr>
                    <w:rFonts w:ascii="Cambria Math" w:hAnsi="Cambria Math"/>
                  </w:rPr>
                  <m:t>'</m:t>
                </m:r>
              </w:ins>
            </m:sup>
          </m:sSup>
          <m:d>
            <m:dPr>
              <m:ctrlPr>
                <w:ins w:id="7437" w:author="The Si Tran" w:date="2012-12-06T03:07:00Z">
                  <w:rPr>
                    <w:rFonts w:ascii="Cambria Math" w:hAnsi="Cambria Math"/>
                  </w:rPr>
                </w:ins>
              </m:ctrlPr>
            </m:dPr>
            <m:e>
              <m:sSub>
                <m:sSubPr>
                  <m:ctrlPr>
                    <w:ins w:id="7438" w:author="The Si Tran" w:date="2012-12-06T03:07:00Z">
                      <w:rPr>
                        <w:rFonts w:ascii="Cambria Math" w:hAnsi="Cambria Math"/>
                      </w:rPr>
                    </w:ins>
                  </m:ctrlPr>
                </m:sSubPr>
                <m:e>
                  <w:ins w:id="7439" w:author="The Si Tran" w:date="2012-12-06T03:07:00Z">
                    <m:r>
                      <w:rPr>
                        <w:rFonts w:ascii="Cambria Math" w:hAnsi="Cambria Math"/>
                      </w:rPr>
                      <m:t>net</m:t>
                    </m:r>
                  </w:ins>
                </m:e>
                <m:sub>
                  <w:ins w:id="7440" w:author="The Si Tran" w:date="2012-12-06T03:07:00Z">
                    <m:r>
                      <w:rPr>
                        <w:rFonts w:ascii="Cambria Math" w:hAnsi="Cambria Math"/>
                      </w:rPr>
                      <m:t>i</m:t>
                    </m:r>
                  </w:ins>
                </m:sub>
              </m:sSub>
            </m:e>
          </m:d>
          <m:sSub>
            <m:sSubPr>
              <m:ctrlPr>
                <w:ins w:id="7441" w:author="The Si Tran" w:date="2012-12-06T03:07:00Z">
                  <w:rPr>
                    <w:rFonts w:ascii="Cambria Math" w:hAnsi="Cambria Math"/>
                  </w:rPr>
                </w:ins>
              </m:ctrlPr>
            </m:sSubPr>
            <m:e>
              <w:ins w:id="7442" w:author="The Si Tran" w:date="2012-12-06T03:07:00Z">
                <m:r>
                  <w:rPr>
                    <w:rFonts w:ascii="Cambria Math" w:hAnsi="Cambria Math"/>
                  </w:rPr>
                  <m:t>o</m:t>
                </m:r>
              </w:ins>
            </m:e>
            <m:sub>
              <w:ins w:id="7443" w:author="The Si Tran" w:date="2012-12-06T03:07:00Z">
                <m:r>
                  <w:rPr>
                    <w:rFonts w:ascii="Cambria Math" w:hAnsi="Cambria Math"/>
                  </w:rPr>
                  <m:t>j</m:t>
                </m:r>
              </w:ins>
            </m:sub>
          </m:sSub>
          <w:ins w:id="7444" w:author="The Si Tran" w:date="2012-12-06T03:07:00Z">
            <m:r>
              <m:rPr>
                <m:sty m:val="p"/>
              </m:rPr>
              <w:rPr>
                <w:rFonts w:ascii="Cambria Math" w:hAnsi="Cambria Math"/>
              </w:rPr>
              <m:t xml:space="preserve"> </m:t>
            </m:r>
          </w:ins>
        </m:oMath>
      </m:oMathPara>
    </w:p>
    <w:p w14:paraId="6DCE81A7" w14:textId="56C52D35" w:rsidR="00FA0144" w:rsidRDefault="003D6C9F">
      <w:pPr>
        <w:pStyle w:val="Canhgiua"/>
        <w:rPr>
          <w:ins w:id="7445" w:author="The Si Tran" w:date="2012-12-06T03:03:00Z"/>
        </w:rPr>
        <w:pPrChange w:id="7446" w:author="The Si Tran" w:date="2012-12-16T08:25:00Z">
          <w:pPr>
            <w:spacing w:before="0"/>
            <w:ind w:firstLine="720"/>
          </w:pPr>
        </w:pPrChange>
      </w:pPr>
      <m:oMathPara>
        <m:oMath>
          <m:sSub>
            <m:sSubPr>
              <m:ctrlPr>
                <w:ins w:id="7447" w:author="The Si Tran" w:date="2012-12-06T03:04:00Z">
                  <w:rPr>
                    <w:rFonts w:ascii="Cambria Math" w:hAnsi="Cambria Math"/>
                  </w:rPr>
                </w:ins>
              </m:ctrlPr>
            </m:sSubPr>
            <m:e>
              <w:ins w:id="7448" w:author="The Si Tran" w:date="2012-12-06T03:04:00Z">
                <m:r>
                  <w:rPr>
                    <w:rFonts w:ascii="Cambria Math" w:hAnsi="Cambria Math"/>
                  </w:rPr>
                  <m:t>net</m:t>
                </m:r>
              </w:ins>
            </m:e>
            <m:sub>
              <w:ins w:id="7449" w:author="The Si Tran" w:date="2012-12-06T03:04:00Z">
                <m:r>
                  <w:rPr>
                    <w:rFonts w:ascii="Cambria Math" w:hAnsi="Cambria Math"/>
                  </w:rPr>
                  <m:t>i</m:t>
                </m:r>
              </w:ins>
            </m:sub>
          </m:sSub>
          <w:ins w:id="7450" w:author="The Si Tran" w:date="2012-12-06T03:04:00Z">
            <m:r>
              <m:rPr>
                <m:sty m:val="p"/>
              </m:rPr>
              <w:rPr>
                <w:rFonts w:ascii="Cambria Math" w:hAnsi="Cambria Math"/>
              </w:rPr>
              <m:t>=</m:t>
            </m:r>
          </w:ins>
          <m:nary>
            <m:naryPr>
              <m:chr m:val="∑"/>
              <m:limLoc m:val="subSup"/>
              <m:supHide m:val="1"/>
              <m:ctrlPr>
                <w:ins w:id="7451" w:author="The Si Tran" w:date="2012-12-06T03:04:00Z">
                  <w:rPr>
                    <w:rFonts w:ascii="Cambria Math" w:hAnsi="Cambria Math"/>
                  </w:rPr>
                </w:ins>
              </m:ctrlPr>
            </m:naryPr>
            <m:sub>
              <w:ins w:id="7452"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7453" w:author="The Si Tran" w:date="2012-12-06T03:05:00Z">
                      <w:rPr>
                        <w:rFonts w:ascii="Cambria Math" w:hAnsi="Cambria Math"/>
                      </w:rPr>
                    </w:ins>
                  </m:ctrlPr>
                </m:sSubPr>
                <m:e>
                  <w:ins w:id="7454" w:author="The Si Tran" w:date="2012-12-06T03:05:00Z">
                    <m:r>
                      <w:rPr>
                        <w:rFonts w:ascii="Cambria Math" w:hAnsi="Cambria Math"/>
                      </w:rPr>
                      <m:t>s</m:t>
                    </m:r>
                  </w:ins>
                </m:e>
                <m:sub>
                  <w:ins w:id="7455" w:author="The Si Tran" w:date="2012-12-06T03:05:00Z">
                    <m:r>
                      <w:rPr>
                        <w:rFonts w:ascii="Cambria Math" w:hAnsi="Cambria Math"/>
                      </w:rPr>
                      <m:t>j</m:t>
                    </m:r>
                  </w:ins>
                </m:sub>
              </m:sSub>
              <m:sSub>
                <m:sSubPr>
                  <m:ctrlPr>
                    <w:ins w:id="7456" w:author="The Si Tran" w:date="2012-12-06T03:05:00Z">
                      <w:rPr>
                        <w:rFonts w:ascii="Cambria Math" w:hAnsi="Cambria Math"/>
                      </w:rPr>
                    </w:ins>
                  </m:ctrlPr>
                </m:sSubPr>
                <m:e>
                  <w:ins w:id="7457" w:author="The Si Tran" w:date="2012-12-06T03:05:00Z">
                    <m:r>
                      <w:rPr>
                        <w:rFonts w:ascii="Cambria Math" w:hAnsi="Cambria Math"/>
                      </w:rPr>
                      <m:t>w</m:t>
                    </m:r>
                  </w:ins>
                </m:e>
                <m:sub>
                  <w:ins w:id="7458" w:author="The Si Tran" w:date="2012-12-06T03:05:00Z">
                    <m:r>
                      <w:rPr>
                        <w:rFonts w:ascii="Cambria Math" w:hAnsi="Cambria Math"/>
                      </w:rPr>
                      <m:t>ij</m:t>
                    </m:r>
                  </w:ins>
                </m:sub>
              </m:sSub>
              <w:ins w:id="7459" w:author="The Si Tran" w:date="2012-12-06T03:05:00Z">
                <m:r>
                  <m:rPr>
                    <m:sty m:val="p"/>
                  </m:rPr>
                  <w:rPr>
                    <w:rFonts w:ascii="Cambria Math" w:hAnsi="Cambria Math"/>
                  </w:rPr>
                  <m:t>-</m:t>
                </m:r>
              </w:ins>
              <m:sSub>
                <m:sSubPr>
                  <m:ctrlPr>
                    <w:ins w:id="7460" w:author="The Si Tran" w:date="2012-12-06T03:05:00Z">
                      <w:rPr>
                        <w:rFonts w:ascii="Cambria Math" w:hAnsi="Cambria Math"/>
                      </w:rPr>
                    </w:ins>
                  </m:ctrlPr>
                </m:sSubPr>
                <m:e>
                  <w:ins w:id="7461" w:author="The Si Tran" w:date="2012-12-06T03:05:00Z">
                    <m:r>
                      <w:rPr>
                        <w:rFonts w:ascii="Cambria Math" w:hAnsi="Cambria Math"/>
                      </w:rPr>
                      <m:t>θ</m:t>
                    </m:r>
                  </w:ins>
                </m:e>
                <m:sub>
                  <w:ins w:id="7462" w:author="The Si Tran" w:date="2012-12-06T03:05:00Z">
                    <m:r>
                      <w:rPr>
                        <w:rFonts w:ascii="Cambria Math" w:hAnsi="Cambria Math"/>
                      </w:rPr>
                      <m:t>i</m:t>
                    </m:r>
                  </w:ins>
                </m:sub>
              </m:sSub>
              <w:ins w:id="7463"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7464" w:author="The Si Tran" w:date="2012-12-06T03:04:00Z"/>
        </w:rPr>
        <w:pPrChange w:id="7465" w:author="The Si Tran" w:date="2012-12-16T08:25:00Z">
          <w:pPr>
            <w:spacing w:before="0"/>
            <w:ind w:firstLine="720"/>
          </w:pPr>
        </w:pPrChange>
      </w:pPr>
      <w:del w:id="7466" w:author="The Si Tran" w:date="2012-12-06T03:01:00Z">
        <w:r w:rsidRPr="00AF1345" w:rsidDel="00783376">
          <w:object w:dxaOrig="2160" w:dyaOrig="700" w14:anchorId="117E428C">
            <v:shape id="_x0000_i1118" type="#_x0000_t75" style="width:2in;height:50.25pt" o:ole="">
              <v:imagedata r:id="rId238" o:title=""/>
            </v:shape>
            <o:OLEObject Type="Embed" ProgID="Equation.DSMT4" ShapeID="_x0000_i1118" DrawAspect="Content" ObjectID="_1417544950" r:id="rId239"/>
          </w:object>
        </w:r>
      </w:del>
    </w:p>
    <w:p w14:paraId="08D54D3E" w14:textId="77777777" w:rsidR="0088753F" w:rsidRPr="0049233F" w:rsidDel="00FA0144" w:rsidRDefault="0088753F">
      <w:pPr>
        <w:rPr>
          <w:del w:id="7467" w:author="The Si Tran" w:date="2012-12-06T03:08:00Z"/>
        </w:rPr>
        <w:pPrChange w:id="7468" w:author="The Si Tran" w:date="2012-12-16T08:25:00Z">
          <w:pPr>
            <w:spacing w:before="0"/>
            <w:ind w:firstLine="720"/>
          </w:pPr>
        </w:pPrChange>
      </w:pPr>
      <w:del w:id="7469" w:author="The Si Tran" w:date="2012-12-06T03:08:00Z">
        <w:r w:rsidRPr="0049233F" w:rsidDel="00FA0144">
          <w:delText xml:space="preserve">với  </w:delText>
        </w:r>
      </w:del>
      <w:del w:id="7470" w:author="The Si Tran" w:date="2012-12-06T03:06:00Z">
        <w:r w:rsidRPr="00AF1345" w:rsidDel="00FA0144">
          <w:object w:dxaOrig="3700" w:dyaOrig="700" w14:anchorId="33CBC123">
            <v:shape id="_x0000_i1119" type="#_x0000_t75" style="width:237.75pt;height:50.25pt" o:ole="">
              <v:imagedata r:id="rId240" o:title=""/>
            </v:shape>
            <o:OLEObject Type="Embed" ProgID="Equation.DSMT4" ShapeID="_x0000_i1119" DrawAspect="Content" ObjectID="_1417544951" r:id="rId241"/>
          </w:object>
        </w:r>
      </w:del>
    </w:p>
    <w:p w14:paraId="7A00F220" w14:textId="77777777" w:rsidR="0088753F" w:rsidRPr="0049233F" w:rsidDel="00FA0144" w:rsidRDefault="0088753F">
      <w:pPr>
        <w:rPr>
          <w:del w:id="7471" w:author="The Si Tran" w:date="2012-12-06T03:08:00Z"/>
        </w:rPr>
        <w:pPrChange w:id="7472" w:author="The Si Tran" w:date="2012-12-16T08:25:00Z">
          <w:pPr>
            <w:spacing w:before="0"/>
            <w:ind w:firstLine="720"/>
          </w:pPr>
        </w:pPrChange>
      </w:pPr>
      <w:del w:id="7473" w:author="The Si Tran" w:date="2012-12-06T03:08:00Z">
        <w:r w:rsidRPr="0049233F" w:rsidDel="00FA0144">
          <w:delText xml:space="preserve">       </w:delText>
        </w:r>
        <w:r w:rsidRPr="00AF1345" w:rsidDel="00FA0144">
          <w:rPr>
            <w:position w:val="-30"/>
          </w:rPr>
          <w:object w:dxaOrig="2860" w:dyaOrig="560" w14:anchorId="2ABD321C">
            <v:shape id="_x0000_i1120" type="#_x0000_t75" style="width:172.5pt;height:36pt" o:ole="">
              <v:imagedata r:id="rId242" o:title=""/>
            </v:shape>
            <o:OLEObject Type="Embed" ProgID="Equation.DSMT4" ShapeID="_x0000_i1120" DrawAspect="Content" ObjectID="_1417544952" r:id="rId243"/>
          </w:object>
        </w:r>
      </w:del>
    </w:p>
    <w:p w14:paraId="1155B515" w14:textId="77777777" w:rsidR="0088753F" w:rsidRPr="0049233F" w:rsidRDefault="0088753F">
      <w:pPr>
        <w:pPrChange w:id="7474" w:author="The Si Tran" w:date="2012-12-16T08:25:00Z">
          <w:pPr>
            <w:spacing w:before="0"/>
          </w:pPr>
        </w:pPrChange>
      </w:pPr>
      <w:r w:rsidRPr="0049233F">
        <w:t>Ở đây:</w:t>
      </w:r>
    </w:p>
    <w:p w14:paraId="2010990F" w14:textId="77777777" w:rsidR="0088753F" w:rsidRPr="0049233F" w:rsidRDefault="003D6C9F">
      <w:pPr>
        <w:pStyle w:val="BuletL2"/>
        <w:pPrChange w:id="7475" w:author="The Si Tran" w:date="2012-12-14T05:39:00Z">
          <w:pPr>
            <w:numPr>
              <w:numId w:val="9"/>
            </w:numPr>
            <w:spacing w:before="0"/>
            <w:ind w:left="2160" w:hanging="360"/>
          </w:pPr>
        </w:pPrChange>
      </w:pPr>
      <m:oMath>
        <m:sSub>
          <m:sSubPr>
            <m:ctrlPr>
              <w:ins w:id="7476" w:author="The Si Tran" w:date="2012-12-06T03:08:00Z">
                <w:rPr>
                  <w:rFonts w:ascii="Cambria Math" w:hAnsi="Cambria Math"/>
                  <w:i/>
                </w:rPr>
              </w:ins>
            </m:ctrlPr>
          </m:sSubPr>
          <m:e>
            <w:ins w:id="7477" w:author="The Si Tran" w:date="2012-12-06T03:08:00Z">
              <m:r>
                <w:rPr>
                  <w:rFonts w:ascii="Cambria Math" w:hAnsi="Cambria Math"/>
                </w:rPr>
                <m:t>w</m:t>
              </m:r>
            </w:ins>
          </m:e>
          <m:sub>
            <w:ins w:id="7478" w:author="The Si Tran" w:date="2012-12-06T03:08:00Z">
              <m:r>
                <w:rPr>
                  <w:rFonts w:ascii="Cambria Math" w:hAnsi="Cambria Math"/>
                </w:rPr>
                <m:t>ij</m:t>
              </m:r>
            </w:ins>
          </m:sub>
        </m:sSub>
      </m:oMath>
      <w:del w:id="7479"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3D6C9F">
      <w:pPr>
        <w:pStyle w:val="BuletL2"/>
        <w:pPrChange w:id="7480" w:author="The Si Tran" w:date="2012-12-14T05:39:00Z">
          <w:pPr>
            <w:numPr>
              <w:numId w:val="9"/>
            </w:numPr>
            <w:spacing w:before="0"/>
            <w:ind w:left="2160" w:hanging="360"/>
          </w:pPr>
        </w:pPrChange>
      </w:pPr>
      <m:oMath>
        <m:sSub>
          <m:sSubPr>
            <m:ctrlPr>
              <w:ins w:id="7481" w:author="The Si Tran" w:date="2012-12-06T03:09:00Z">
                <w:rPr>
                  <w:rFonts w:ascii="Cambria Math" w:hAnsi="Cambria Math"/>
                  <w:i/>
                </w:rPr>
              </w:ins>
            </m:ctrlPr>
          </m:sSubPr>
          <m:e>
            <w:ins w:id="7482" w:author="The Si Tran" w:date="2012-12-06T03:09:00Z">
              <m:r>
                <w:rPr>
                  <w:rFonts w:ascii="Cambria Math" w:hAnsi="Cambria Math"/>
                </w:rPr>
                <m:t>o</m:t>
              </m:r>
            </w:ins>
          </m:e>
          <m:sub>
            <w:ins w:id="7483" w:author="The Si Tran" w:date="2012-12-06T03:09:00Z">
              <m:r>
                <w:rPr>
                  <w:rFonts w:ascii="Cambria Math" w:hAnsi="Cambria Math"/>
                </w:rPr>
                <m:t>j</m:t>
              </m:r>
            </w:ins>
          </m:sub>
        </m:sSub>
      </m:oMath>
      <w:ins w:id="7484" w:author="The Si Tran" w:date="2012-12-06T03:09:00Z">
        <w:r w:rsidR="00FA0144">
          <w:rPr>
            <w:i/>
          </w:rPr>
          <w:t xml:space="preserve"> </w:t>
        </w:r>
      </w:ins>
      <w:del w:id="7485"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pPr>
        <w:pStyle w:val="BuletL2"/>
        <w:pPrChange w:id="7486" w:author="The Si Tran" w:date="2012-12-14T05:39:00Z">
          <w:pPr>
            <w:numPr>
              <w:numId w:val="9"/>
            </w:numPr>
            <w:spacing w:before="0"/>
            <w:ind w:left="2160" w:hanging="360"/>
          </w:pPr>
        </w:pPrChange>
      </w:pPr>
      <w:ins w:id="7487" w:author="The Si Tran" w:date="2012-12-06T03:09:00Z">
        <m:oMath>
          <m:r>
            <w:rPr>
              <w:rFonts w:ascii="Cambria Math" w:hAnsi="Cambria Math"/>
            </w:rPr>
            <m:t>f()</m:t>
          </m:r>
        </m:oMath>
        <w:r w:rsidR="001164BE">
          <w:rPr>
            <w:i/>
          </w:rPr>
          <w:t xml:space="preserve"> </w:t>
        </w:r>
      </w:ins>
      <w:del w:id="7488"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pPr>
        <w:pStyle w:val="BuletL2"/>
        <w:pPrChange w:id="7489" w:author="The Si Tran" w:date="2012-12-14T05:39:00Z">
          <w:pPr>
            <w:numPr>
              <w:numId w:val="9"/>
            </w:numPr>
            <w:spacing w:before="0"/>
            <w:ind w:left="2160" w:hanging="360"/>
          </w:pPr>
        </w:pPrChange>
      </w:pPr>
      <w:ins w:id="7490" w:author="The Si Tran" w:date="2012-12-06T03:09:00Z">
        <m:oMath>
          <m:r>
            <w:rPr>
              <w:rFonts w:ascii="Cambria Math" w:hAnsi="Cambria Math"/>
            </w:rPr>
            <m:t>pred</m:t>
          </m:r>
        </m:oMath>
      </w:ins>
      <w:ins w:id="7491" w:author="The Si Tran" w:date="2012-12-06T03:10:00Z">
        <m:oMath>
          <m:r>
            <w:rPr>
              <w:rFonts w:ascii="Cambria Math" w:hAnsi="Cambria Math"/>
            </w:rPr>
            <m:t>(i)</m:t>
          </m:r>
        </m:oMath>
      </w:ins>
      <w:del w:id="7492"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7493" w:author="The Si Tran" w:date="2012-12-16T08:25:00Z">
          <w:pPr>
            <w:spacing w:before="0"/>
            <w:ind w:firstLine="720"/>
          </w:pPr>
        </w:pPrChange>
      </w:pPr>
      <w:r w:rsidRPr="0049233F">
        <w:t xml:space="preserve">Giá trị </w:t>
      </w:r>
      <w:del w:id="7494" w:author="The Si Tran" w:date="2012-12-06T03:10:00Z">
        <w:r w:rsidRPr="0049233F" w:rsidDel="00EF4DD4">
          <w:rPr>
            <w:position w:val="-30"/>
            <w:rPrChange w:id="7495" w:author="The Si Tran" w:date="2012-12-05T23:02:00Z">
              <w:rPr>
                <w:position w:val="-30"/>
              </w:rPr>
            </w:rPrChange>
          </w:rPr>
          <w:object w:dxaOrig="400" w:dyaOrig="680" w14:anchorId="37382035">
            <v:shape id="_x0000_i1121" type="#_x0000_t75" style="width:21.75pt;height:43.5pt" o:ole="">
              <v:imagedata r:id="rId244" o:title=""/>
            </v:shape>
            <o:OLEObject Type="Embed" ProgID="Equation.DSMT4" ShapeID="_x0000_i1121" DrawAspect="Content" ObjectID="_1417544953" r:id="rId245"/>
          </w:object>
        </w:r>
      </w:del>
      <m:oMath>
        <m:f>
          <m:fPr>
            <m:ctrlPr>
              <w:ins w:id="7496" w:author="The Si Tran" w:date="2012-12-06T03:10:00Z">
                <w:rPr>
                  <w:rFonts w:ascii="Cambria Math" w:hAnsi="Cambria Math"/>
                  <w:i/>
                  <w:sz w:val="30"/>
                  <w:szCs w:val="30"/>
                </w:rPr>
              </w:ins>
            </m:ctrlPr>
          </m:fPr>
          <m:num>
            <w:ins w:id="7497" w:author="The Si Tran" w:date="2012-12-06T03:10:00Z">
              <m:r>
                <w:rPr>
                  <w:rFonts w:ascii="Cambria Math" w:hAnsi="Cambria Math"/>
                  <w:sz w:val="30"/>
                  <w:szCs w:val="30"/>
                  <w:rPrChange w:id="7498" w:author="The Si Tran" w:date="2012-12-06T03:10:00Z">
                    <w:rPr>
                      <w:rFonts w:ascii="Cambria Math" w:hAnsi="Cambria Math"/>
                      <w:szCs w:val="26"/>
                    </w:rPr>
                  </w:rPrChange>
                </w:rPr>
                <m:t>∂E</m:t>
              </m:r>
            </w:ins>
          </m:num>
          <m:den>
            <w:ins w:id="7499" w:author="The Si Tran" w:date="2012-12-06T03:10:00Z">
              <m:r>
                <w:rPr>
                  <w:rFonts w:ascii="Cambria Math" w:hAnsi="Cambria Math"/>
                  <w:sz w:val="30"/>
                  <w:szCs w:val="30"/>
                  <w:rPrChange w:id="7500" w:author="The Si Tran" w:date="2012-12-06T03:10:00Z">
                    <w:rPr>
                      <w:rFonts w:ascii="Cambria Math" w:hAnsi="Cambria Math"/>
                      <w:szCs w:val="26"/>
                    </w:rPr>
                  </w:rPrChange>
                </w:rPr>
                <m:t>∂</m:t>
              </m:r>
            </w:ins>
            <m:sSub>
              <m:sSubPr>
                <m:ctrlPr>
                  <w:ins w:id="7501" w:author="The Si Tran" w:date="2012-12-06T03:10:00Z">
                    <w:rPr>
                      <w:rFonts w:ascii="Cambria Math" w:hAnsi="Cambria Math"/>
                      <w:i/>
                      <w:sz w:val="30"/>
                      <w:szCs w:val="30"/>
                    </w:rPr>
                  </w:ins>
                </m:ctrlPr>
              </m:sSubPr>
              <m:e>
                <w:ins w:id="7502" w:author="The Si Tran" w:date="2012-12-06T03:10:00Z">
                  <m:r>
                    <w:rPr>
                      <w:rFonts w:ascii="Cambria Math" w:hAnsi="Cambria Math"/>
                      <w:sz w:val="30"/>
                      <w:szCs w:val="30"/>
                      <w:rPrChange w:id="7503" w:author="The Si Tran" w:date="2012-12-06T03:10:00Z">
                        <w:rPr>
                          <w:rFonts w:ascii="Cambria Math" w:hAnsi="Cambria Math"/>
                          <w:szCs w:val="26"/>
                        </w:rPr>
                      </w:rPrChange>
                    </w:rPr>
                    <m:t>o</m:t>
                  </m:r>
                </w:ins>
              </m:e>
              <m:sub>
                <w:ins w:id="7504" w:author="The Si Tran" w:date="2012-12-06T03:10:00Z">
                  <m:r>
                    <w:rPr>
                      <w:rFonts w:ascii="Cambria Math" w:hAnsi="Cambria Math"/>
                      <w:sz w:val="30"/>
                      <w:szCs w:val="30"/>
                      <w:rPrChange w:id="7505" w:author="The Si Tran" w:date="2012-12-06T03:10:00Z">
                        <w:rPr>
                          <w:rFonts w:ascii="Cambria Math" w:hAnsi="Cambria Math"/>
                          <w:szCs w:val="26"/>
                        </w:rPr>
                      </w:rPrChange>
                    </w:rPr>
                    <m:t>i</m:t>
                  </m:r>
                </w:ins>
              </m:sub>
            </m:sSub>
          </m:den>
        </m:f>
      </m:oMath>
      <w:ins w:id="7506" w:author="The Si Tran" w:date="2012-12-06T03:10:00Z">
        <w:r w:rsidR="00EF4DD4">
          <w:t xml:space="preserve"> </w:t>
        </w:r>
      </w:ins>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7507" w:author="The Si Tran" w:date="2012-12-06T03:10:00Z"/>
        </w:rPr>
        <w:pPrChange w:id="7508"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3D6C9F">
      <w:pPr>
        <w:pStyle w:val="EquationIndex"/>
        <w:pPrChange w:id="7509" w:author="The Si Tran" w:date="2012-12-15T08:05:00Z">
          <w:pPr>
            <w:pStyle w:val="ListParagraph"/>
            <w:numPr>
              <w:numId w:val="4"/>
            </w:numPr>
            <w:spacing w:after="0" w:line="360" w:lineRule="auto"/>
            <w:ind w:left="0" w:hanging="360"/>
          </w:pPr>
        </w:pPrChange>
      </w:pPr>
      <m:oMathPara>
        <m:oMath>
          <m:f>
            <m:fPr>
              <m:ctrlPr>
                <w:ins w:id="7510" w:author="The Si Tran" w:date="2012-12-06T03:11:00Z">
                  <w:rPr>
                    <w:rFonts w:ascii="Cambria Math" w:hAnsi="Cambria Math"/>
                  </w:rPr>
                </w:ins>
              </m:ctrlPr>
            </m:fPr>
            <m:num>
              <w:ins w:id="7511" w:author="The Si Tran" w:date="2012-12-06T03:11:00Z">
                <m:r>
                  <w:rPr>
                    <w:rFonts w:ascii="Cambria Math" w:hAnsi="Cambria Math"/>
                  </w:rPr>
                  <m:t>∂E</m:t>
                </m:r>
              </w:ins>
            </m:num>
            <m:den>
              <w:ins w:id="7512" w:author="The Si Tran" w:date="2012-12-06T03:11:00Z">
                <m:r>
                  <w:rPr>
                    <w:rFonts w:ascii="Cambria Math" w:hAnsi="Cambria Math"/>
                  </w:rPr>
                  <m:t>∂</m:t>
                </m:r>
              </w:ins>
              <m:sSub>
                <m:sSubPr>
                  <m:ctrlPr>
                    <w:ins w:id="7513" w:author="The Si Tran" w:date="2012-12-06T03:11:00Z">
                      <w:rPr>
                        <w:rFonts w:ascii="Cambria Math" w:hAnsi="Cambria Math"/>
                      </w:rPr>
                    </w:ins>
                  </m:ctrlPr>
                </m:sSubPr>
                <m:e>
                  <w:ins w:id="7514" w:author="The Si Tran" w:date="2012-12-06T03:11:00Z">
                    <m:r>
                      <w:rPr>
                        <w:rFonts w:ascii="Cambria Math" w:hAnsi="Cambria Math"/>
                      </w:rPr>
                      <m:t>o</m:t>
                    </m:r>
                  </w:ins>
                </m:e>
                <m:sub>
                  <w:ins w:id="7515" w:author="The Si Tran" w:date="2012-12-06T03:11:00Z">
                    <m:r>
                      <w:rPr>
                        <w:rFonts w:ascii="Cambria Math" w:hAnsi="Cambria Math"/>
                      </w:rPr>
                      <m:t>i</m:t>
                    </m:r>
                  </w:ins>
                </m:sub>
              </m:sSub>
            </m:den>
          </m:f>
          <w:ins w:id="7516" w:author="The Si Tran" w:date="2012-12-06T03:11:00Z">
            <m:r>
              <m:rPr>
                <m:sty m:val="p"/>
              </m:rPr>
              <w:rPr>
                <w:rFonts w:ascii="Cambria Math" w:hAnsi="Cambria Math"/>
              </w:rPr>
              <m:t>=</m:t>
            </m:r>
          </w:ins>
          <m:f>
            <m:fPr>
              <m:ctrlPr>
                <w:ins w:id="7517" w:author="The Si Tran" w:date="2012-12-06T03:11:00Z">
                  <w:rPr>
                    <w:rFonts w:ascii="Cambria Math" w:hAnsi="Cambria Math"/>
                  </w:rPr>
                </w:ins>
              </m:ctrlPr>
            </m:fPr>
            <m:num>
              <w:ins w:id="7518" w:author="The Si Tran" w:date="2012-12-06T03:11:00Z">
                <m:r>
                  <w:rPr>
                    <w:rFonts w:ascii="Cambria Math" w:hAnsi="Cambria Math"/>
                  </w:rPr>
                  <m:t>∂</m:t>
                </m:r>
              </w:ins>
            </m:num>
            <m:den>
              <w:ins w:id="7519" w:author="The Si Tran" w:date="2012-12-06T03:11:00Z">
                <m:r>
                  <w:rPr>
                    <w:rFonts w:ascii="Cambria Math" w:hAnsi="Cambria Math"/>
                  </w:rPr>
                  <m:t>∂</m:t>
                </m:r>
              </w:ins>
              <m:sSub>
                <m:sSubPr>
                  <m:ctrlPr>
                    <w:ins w:id="7520" w:author="The Si Tran" w:date="2012-12-06T03:11:00Z">
                      <w:rPr>
                        <w:rFonts w:ascii="Cambria Math" w:hAnsi="Cambria Math"/>
                      </w:rPr>
                    </w:ins>
                  </m:ctrlPr>
                </m:sSubPr>
                <m:e>
                  <w:ins w:id="7521" w:author="The Si Tran" w:date="2012-12-06T03:11:00Z">
                    <m:r>
                      <w:rPr>
                        <w:rFonts w:ascii="Cambria Math" w:hAnsi="Cambria Math"/>
                      </w:rPr>
                      <m:t>o</m:t>
                    </m:r>
                  </w:ins>
                </m:e>
                <m:sub>
                  <w:ins w:id="7522" w:author="The Si Tran" w:date="2012-12-06T03:11:00Z">
                    <m:r>
                      <w:rPr>
                        <w:rFonts w:ascii="Cambria Math" w:hAnsi="Cambria Math"/>
                      </w:rPr>
                      <m:t>i</m:t>
                    </m:r>
                  </w:ins>
                </m:sub>
              </m:sSub>
            </m:den>
          </m:f>
          <m:f>
            <m:fPr>
              <m:ctrlPr>
                <w:ins w:id="7523" w:author="The Si Tran" w:date="2012-12-06T03:11:00Z">
                  <w:rPr>
                    <w:rFonts w:ascii="Cambria Math" w:hAnsi="Cambria Math"/>
                  </w:rPr>
                </w:ins>
              </m:ctrlPr>
            </m:fPr>
            <m:num>
              <w:ins w:id="7524" w:author="The Si Tran" w:date="2012-12-06T03:11:00Z">
                <m:r>
                  <m:rPr>
                    <m:sty m:val="p"/>
                  </m:rPr>
                  <w:rPr>
                    <w:rFonts w:ascii="Cambria Math" w:hAnsi="Cambria Math"/>
                  </w:rPr>
                  <m:t>1</m:t>
                </m:r>
              </w:ins>
            </m:num>
            <m:den>
              <w:ins w:id="7525" w:author="The Si Tran" w:date="2012-12-06T03:11:00Z">
                <m:r>
                  <m:rPr>
                    <m:sty m:val="p"/>
                  </m:rPr>
                  <w:rPr>
                    <w:rFonts w:ascii="Cambria Math" w:hAnsi="Cambria Math"/>
                  </w:rPr>
                  <m:t>2</m:t>
                </m:r>
              </w:ins>
            </m:den>
          </m:f>
          <m:nary>
            <m:naryPr>
              <m:chr m:val="∑"/>
              <m:limLoc m:val="subSup"/>
              <m:supHide m:val="1"/>
              <m:ctrlPr>
                <w:ins w:id="7526" w:author="The Si Tran" w:date="2012-12-06T03:11:00Z">
                  <w:rPr>
                    <w:rFonts w:ascii="Cambria Math" w:hAnsi="Cambria Math"/>
                  </w:rPr>
                </w:ins>
              </m:ctrlPr>
            </m:naryPr>
            <m:sub>
              <w:ins w:id="7527"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528" w:author="The Si Tran" w:date="2012-12-06T03:11:00Z">
                      <w:rPr>
                        <w:rFonts w:ascii="Cambria Math" w:hAnsi="Cambria Math"/>
                      </w:rPr>
                    </w:ins>
                  </m:ctrlPr>
                </m:sSupPr>
                <m:e>
                  <w:ins w:id="7529" w:author="The Si Tran" w:date="2012-12-06T03:11:00Z">
                    <m:r>
                      <m:rPr>
                        <m:sty m:val="p"/>
                      </m:rPr>
                      <w:rPr>
                        <w:rFonts w:ascii="Cambria Math" w:hAnsi="Cambria Math"/>
                      </w:rPr>
                      <m:t>(</m:t>
                    </m:r>
                  </w:ins>
                  <m:sSub>
                    <m:sSubPr>
                      <m:ctrlPr>
                        <w:ins w:id="7530" w:author="The Si Tran" w:date="2012-12-06T03:11:00Z">
                          <w:rPr>
                            <w:rFonts w:ascii="Cambria Math" w:hAnsi="Cambria Math"/>
                          </w:rPr>
                        </w:ins>
                      </m:ctrlPr>
                    </m:sSubPr>
                    <m:e>
                      <w:ins w:id="7531" w:author="The Si Tran" w:date="2012-12-06T03:12:00Z">
                        <m:r>
                          <w:rPr>
                            <w:rFonts w:ascii="Cambria Math" w:hAnsi="Cambria Math"/>
                          </w:rPr>
                          <m:t>t</m:t>
                        </m:r>
                      </w:ins>
                    </m:e>
                    <m:sub>
                      <w:ins w:id="7532" w:author="The Si Tran" w:date="2012-12-06T03:12:00Z">
                        <m:r>
                          <w:rPr>
                            <w:rFonts w:ascii="Cambria Math" w:hAnsi="Cambria Math"/>
                          </w:rPr>
                          <m:t>k</m:t>
                        </m:r>
                      </w:ins>
                    </m:sub>
                  </m:sSub>
                  <w:ins w:id="7533" w:author="The Si Tran" w:date="2012-12-06T03:12:00Z">
                    <m:r>
                      <m:rPr>
                        <m:sty m:val="p"/>
                      </m:rPr>
                      <w:rPr>
                        <w:rFonts w:ascii="Cambria Math" w:hAnsi="Cambria Math"/>
                      </w:rPr>
                      <m:t>-</m:t>
                    </m:r>
                  </w:ins>
                  <m:sSub>
                    <m:sSubPr>
                      <m:ctrlPr>
                        <w:ins w:id="7534" w:author="The Si Tran" w:date="2012-12-06T03:12:00Z">
                          <w:rPr>
                            <w:rFonts w:ascii="Cambria Math" w:hAnsi="Cambria Math"/>
                          </w:rPr>
                        </w:ins>
                      </m:ctrlPr>
                    </m:sSubPr>
                    <m:e>
                      <w:ins w:id="7535" w:author="The Si Tran" w:date="2012-12-06T03:12:00Z">
                        <m:r>
                          <w:rPr>
                            <w:rFonts w:ascii="Cambria Math" w:hAnsi="Cambria Math"/>
                          </w:rPr>
                          <m:t>o</m:t>
                        </m:r>
                      </w:ins>
                    </m:e>
                    <m:sub>
                      <w:ins w:id="7536" w:author="The Si Tran" w:date="2012-12-06T03:12:00Z">
                        <m:r>
                          <w:rPr>
                            <w:rFonts w:ascii="Cambria Math" w:hAnsi="Cambria Math"/>
                          </w:rPr>
                          <m:t>k</m:t>
                        </m:r>
                      </w:ins>
                    </m:sub>
                  </m:sSub>
                  <w:ins w:id="7537" w:author="The Si Tran" w:date="2012-12-06T03:11:00Z">
                    <m:r>
                      <m:rPr>
                        <m:sty m:val="p"/>
                      </m:rPr>
                      <w:rPr>
                        <w:rFonts w:ascii="Cambria Math" w:hAnsi="Cambria Math"/>
                      </w:rPr>
                      <m:t>)</m:t>
                    </m:r>
                  </w:ins>
                </m:e>
                <m:sup>
                  <w:ins w:id="7538"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7539" w:author="The Si Tran" w:date="2012-12-06T03:13:00Z"/>
          <w:rFonts w:ascii="Times New Roman" w:hAnsi="Times New Roman"/>
          <w:sz w:val="26"/>
          <w:szCs w:val="26"/>
        </w:rPr>
      </w:pPr>
      <w:ins w:id="7540" w:author="The Si Tran" w:date="2012-12-14T05:40:00Z">
        <w:r w:rsidRPr="00941798">
          <w:rPr>
            <w:noProof/>
            <w:szCs w:val="26"/>
            <w:rPrChange w:id="7541" w:author="Unknown">
              <w:rPr>
                <w:noProof/>
              </w:rPr>
            </w:rPrChange>
          </w:rPr>
          <mc:AlternateContent>
            <mc:Choice Requires="wps">
              <w:drawing>
                <wp:anchor distT="0" distB="0" distL="114300" distR="114300" simplePos="0" relativeHeight="251609088" behindDoc="1" locked="0" layoutInCell="1" allowOverlap="1" wp14:anchorId="0B6A6565" wp14:editId="02E339D9">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3D6C9F" w:rsidRDefault="003D6C9F">
                              <w:pPr>
                                <w:pStyle w:val="EquationIndex"/>
                                <w:pPrChange w:id="7542" w:author="The Si Tran" w:date="2012-12-16T17:31:00Z">
                                  <w:pPr/>
                                </w:pPrChange>
                              </w:pPr>
                              <w:ins w:id="7543" w:author="The Si Tran" w:date="2012-12-06T02:41:00Z">
                                <w:r>
                                  <w:t>(4.</w:t>
                                </w:r>
                              </w:ins>
                              <w:ins w:id="7544" w:author="The Si Tran" w:date="2012-12-06T02:44:00Z">
                                <w:r>
                                  <w:t>8</w:t>
                                </w:r>
                              </w:ins>
                              <w:ins w:id="754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3D6C9F" w:rsidRDefault="003D6C9F">
                        <w:pPr>
                          <w:pStyle w:val="EquationIndex"/>
                          <w:pPrChange w:id="7546" w:author="The Si Tran" w:date="2012-12-16T17:31:00Z">
                            <w:pPr/>
                          </w:pPrChange>
                        </w:pPr>
                        <w:ins w:id="7547" w:author="The Si Tran" w:date="2012-12-06T02:41:00Z">
                          <w:r>
                            <w:t>(4.</w:t>
                          </w:r>
                        </w:ins>
                        <w:ins w:id="7548" w:author="The Si Tran" w:date="2012-12-06T02:44:00Z">
                          <w:r>
                            <w:t>8</w:t>
                          </w:r>
                        </w:ins>
                        <w:ins w:id="7549"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7550"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2" type="#_x0000_t75" style="width:187.5pt;height:50.25pt" o:ole="">
              <v:imagedata r:id="rId246" o:title=""/>
            </v:shape>
            <o:OLEObject Type="Embed" ProgID="Equation.DSMT4" ShapeID="_x0000_i1122" DrawAspect="Content" ObjectID="_1417544954" r:id="rId247"/>
          </w:object>
        </w:r>
      </w:del>
    </w:p>
    <w:p w14:paraId="1DD0E63D" w14:textId="5A6E6883" w:rsidR="0088753F" w:rsidRDefault="0088753F" w:rsidP="0088753F">
      <w:pPr>
        <w:pStyle w:val="ListParagraph"/>
        <w:spacing w:after="0" w:line="360" w:lineRule="auto"/>
        <w:ind w:left="0"/>
        <w:rPr>
          <w:ins w:id="7551"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7552" w:author="The Si Tran" w:date="2012-12-06T03:13:00Z">
                <w:rPr>
                  <w:rFonts w:ascii="Cambria Math" w:eastAsia="Times New Roman" w:hAnsi="Cambria Math"/>
                  <w:i/>
                  <w:sz w:val="26"/>
                  <w:szCs w:val="26"/>
                </w:rPr>
              </w:ins>
            </m:ctrlPr>
          </m:fPr>
          <m:num>
            <w:ins w:id="7553" w:author="The Si Tran" w:date="2012-12-06T03:13:00Z">
              <m:r>
                <w:rPr>
                  <w:rFonts w:ascii="Cambria Math" w:eastAsia="Times New Roman" w:hAnsi="Cambria Math"/>
                  <w:sz w:val="26"/>
                  <w:szCs w:val="26"/>
                </w:rPr>
                <m:t>∂</m:t>
              </m:r>
            </w:ins>
          </m:num>
          <m:den>
            <w:ins w:id="7554" w:author="The Si Tran" w:date="2012-12-06T03:13:00Z">
              <m:r>
                <w:rPr>
                  <w:rFonts w:ascii="Cambria Math" w:eastAsia="Times New Roman" w:hAnsi="Cambria Math"/>
                  <w:sz w:val="26"/>
                  <w:szCs w:val="26"/>
                </w:rPr>
                <m:t>∂</m:t>
              </m:r>
            </w:ins>
            <m:sSub>
              <m:sSubPr>
                <m:ctrlPr>
                  <w:ins w:id="7555" w:author="The Si Tran" w:date="2012-12-06T03:13:00Z">
                    <w:rPr>
                      <w:rFonts w:ascii="Cambria Math" w:eastAsia="Times New Roman" w:hAnsi="Cambria Math"/>
                      <w:i/>
                      <w:sz w:val="26"/>
                      <w:szCs w:val="26"/>
                    </w:rPr>
                  </w:ins>
                </m:ctrlPr>
              </m:sSubPr>
              <m:e>
                <w:ins w:id="7556" w:author="The Si Tran" w:date="2012-12-06T03:13:00Z">
                  <m:r>
                    <w:rPr>
                      <w:rFonts w:ascii="Cambria Math" w:eastAsia="Times New Roman" w:hAnsi="Cambria Math"/>
                      <w:sz w:val="26"/>
                      <w:szCs w:val="26"/>
                    </w:rPr>
                    <m:t>o</m:t>
                  </m:r>
                </w:ins>
              </m:e>
              <m:sub>
                <w:ins w:id="7557" w:author="The Si Tran" w:date="2012-12-06T03:13:00Z">
                  <m:r>
                    <w:rPr>
                      <w:rFonts w:ascii="Cambria Math" w:eastAsia="Times New Roman" w:hAnsi="Cambria Math"/>
                      <w:sz w:val="26"/>
                      <w:szCs w:val="26"/>
                    </w:rPr>
                    <m:t>i</m:t>
                  </m:r>
                </w:ins>
              </m:sub>
            </m:sSub>
          </m:den>
        </m:f>
        <m:sSup>
          <m:sSupPr>
            <m:ctrlPr>
              <w:ins w:id="7558" w:author="The Si Tran" w:date="2012-12-06T03:13:00Z">
                <w:rPr>
                  <w:rFonts w:ascii="Cambria Math" w:eastAsia="Times New Roman" w:hAnsi="Cambria Math"/>
                  <w:i/>
                  <w:sz w:val="26"/>
                  <w:szCs w:val="26"/>
                </w:rPr>
              </w:ins>
            </m:ctrlPr>
          </m:sSupPr>
          <m:e>
            <w:ins w:id="7559" w:author="The Si Tran" w:date="2012-12-06T03:13:00Z">
              <m:r>
                <w:rPr>
                  <w:rFonts w:ascii="Cambria Math" w:eastAsia="Times New Roman" w:hAnsi="Cambria Math"/>
                  <w:sz w:val="26"/>
                  <w:szCs w:val="26"/>
                </w:rPr>
                <m:t>(</m:t>
              </m:r>
            </w:ins>
            <m:sSub>
              <m:sSubPr>
                <m:ctrlPr>
                  <w:ins w:id="7560" w:author="The Si Tran" w:date="2012-12-06T03:13:00Z">
                    <w:rPr>
                      <w:rFonts w:ascii="Cambria Math" w:eastAsia="Times New Roman" w:hAnsi="Cambria Math"/>
                      <w:i/>
                      <w:sz w:val="26"/>
                      <w:szCs w:val="26"/>
                    </w:rPr>
                  </w:ins>
                </m:ctrlPr>
              </m:sSubPr>
              <m:e>
                <w:ins w:id="7561" w:author="The Si Tran" w:date="2012-12-06T03:13:00Z">
                  <m:r>
                    <w:rPr>
                      <w:rFonts w:ascii="Cambria Math" w:eastAsia="Times New Roman" w:hAnsi="Cambria Math"/>
                      <w:sz w:val="26"/>
                      <w:szCs w:val="26"/>
                    </w:rPr>
                    <m:t>t</m:t>
                  </m:r>
                </w:ins>
              </m:e>
              <m:sub>
                <w:ins w:id="7562" w:author="The Si Tran" w:date="2012-12-06T03:13:00Z">
                  <m:r>
                    <w:rPr>
                      <w:rFonts w:ascii="Cambria Math" w:eastAsia="Times New Roman" w:hAnsi="Cambria Math"/>
                      <w:sz w:val="26"/>
                      <w:szCs w:val="26"/>
                    </w:rPr>
                    <m:t>k</m:t>
                  </m:r>
                </w:ins>
              </m:sub>
            </m:sSub>
            <w:ins w:id="7563" w:author="The Si Tran" w:date="2012-12-06T03:13:00Z">
              <m:r>
                <w:rPr>
                  <w:rFonts w:ascii="Cambria Math" w:eastAsia="Times New Roman" w:hAnsi="Cambria Math"/>
                  <w:sz w:val="26"/>
                  <w:szCs w:val="26"/>
                </w:rPr>
                <m:t>-</m:t>
              </m:r>
            </w:ins>
            <m:sSub>
              <m:sSubPr>
                <m:ctrlPr>
                  <w:ins w:id="7564" w:author="The Si Tran" w:date="2012-12-06T03:13:00Z">
                    <w:rPr>
                      <w:rFonts w:ascii="Cambria Math" w:eastAsia="Times New Roman" w:hAnsi="Cambria Math"/>
                      <w:i/>
                      <w:sz w:val="26"/>
                      <w:szCs w:val="26"/>
                    </w:rPr>
                  </w:ins>
                </m:ctrlPr>
              </m:sSubPr>
              <m:e>
                <w:ins w:id="7565" w:author="The Si Tran" w:date="2012-12-06T03:13:00Z">
                  <m:r>
                    <w:rPr>
                      <w:rFonts w:ascii="Cambria Math" w:eastAsia="Times New Roman" w:hAnsi="Cambria Math"/>
                      <w:sz w:val="26"/>
                      <w:szCs w:val="26"/>
                    </w:rPr>
                    <m:t>o</m:t>
                  </m:r>
                </w:ins>
              </m:e>
              <m:sub>
                <w:ins w:id="7566" w:author="The Si Tran" w:date="2012-12-06T03:13:00Z">
                  <m:r>
                    <w:rPr>
                      <w:rFonts w:ascii="Cambria Math" w:eastAsia="Times New Roman" w:hAnsi="Cambria Math"/>
                      <w:sz w:val="26"/>
                      <w:szCs w:val="26"/>
                    </w:rPr>
                    <m:t>k</m:t>
                  </m:r>
                </w:ins>
              </m:sub>
            </m:sSub>
            <w:ins w:id="7567" w:author="The Si Tran" w:date="2012-12-06T03:13:00Z">
              <m:r>
                <w:rPr>
                  <w:rFonts w:ascii="Cambria Math" w:eastAsia="Times New Roman" w:hAnsi="Cambria Math"/>
                  <w:sz w:val="26"/>
                  <w:szCs w:val="26"/>
                </w:rPr>
                <m:t>)</m:t>
              </m:r>
            </w:ins>
          </m:e>
          <m:sup>
            <w:ins w:id="7568" w:author="The Si Tran" w:date="2012-12-06T03:13:00Z">
              <m:r>
                <w:rPr>
                  <w:rFonts w:ascii="Cambria Math" w:eastAsia="Times New Roman" w:hAnsi="Cambria Math"/>
                  <w:sz w:val="26"/>
                  <w:szCs w:val="26"/>
                </w:rPr>
                <m:t>2</m:t>
              </m:r>
            </w:ins>
          </m:sup>
        </m:sSup>
      </m:oMath>
      <w:del w:id="7569" w:author="The Si Tran" w:date="2012-12-06T03:13:00Z">
        <w:r w:rsidRPr="00AF1345" w:rsidDel="00EF4DD4">
          <w:rPr>
            <w:rFonts w:ascii="Times New Roman" w:hAnsi="Times New Roman"/>
            <w:position w:val="-32"/>
            <w:sz w:val="26"/>
            <w:szCs w:val="26"/>
          </w:rPr>
          <w:object w:dxaOrig="1300" w:dyaOrig="700" w14:anchorId="3209CE0C">
            <v:shape id="_x0000_i1123" type="#_x0000_t75" style="width:64.5pt;height:36pt" o:ole="">
              <v:imagedata r:id="rId248" o:title=""/>
            </v:shape>
            <o:OLEObject Type="Embed" ProgID="Equation.DSMT4" ShapeID="_x0000_i1123" DrawAspect="Content" ObjectID="_1417544955" r:id="rId24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570" w:author="The Si Tran" w:date="2012-12-14T05:40:00Z">
        <w:r w:rsidR="00BC0EFC">
          <w:rPr>
            <w:rFonts w:ascii="Times New Roman" w:hAnsi="Times New Roman"/>
            <w:sz w:val="26"/>
            <w:szCs w:val="26"/>
          </w:rPr>
          <w:t xml:space="preserve"> </w:t>
        </w:r>
      </w:ins>
    </w:p>
    <w:p w14:paraId="721D6D33" w14:textId="706DA5D1" w:rsidR="00EF4DD4" w:rsidRPr="00097101" w:rsidRDefault="003D6C9F">
      <w:pPr>
        <w:pStyle w:val="EquationIndex"/>
        <w:pPrChange w:id="7571" w:author="The Si Tran" w:date="2012-12-15T08:05:00Z">
          <w:pPr>
            <w:pStyle w:val="ListParagraph"/>
            <w:spacing w:after="0" w:line="360" w:lineRule="auto"/>
            <w:ind w:left="0"/>
          </w:pPr>
        </w:pPrChange>
      </w:pPr>
      <m:oMathPara>
        <m:oMathParaPr>
          <m:jc m:val="center"/>
        </m:oMathParaPr>
        <m:oMath>
          <m:f>
            <m:fPr>
              <m:ctrlPr>
                <w:ins w:id="7572" w:author="The Si Tran" w:date="2012-12-06T03:13:00Z">
                  <w:rPr>
                    <w:rFonts w:ascii="Cambria Math" w:hAnsi="Cambria Math"/>
                  </w:rPr>
                </w:ins>
              </m:ctrlPr>
            </m:fPr>
            <m:num>
              <w:ins w:id="7573" w:author="The Si Tran" w:date="2012-12-06T03:13:00Z">
                <m:r>
                  <w:rPr>
                    <w:rFonts w:ascii="Cambria Math" w:hAnsi="Cambria Math"/>
                  </w:rPr>
                  <m:t>∂E</m:t>
                </m:r>
              </w:ins>
            </m:num>
            <m:den>
              <w:ins w:id="7574" w:author="The Si Tran" w:date="2012-12-06T03:13:00Z">
                <m:r>
                  <w:rPr>
                    <w:rFonts w:ascii="Cambria Math" w:hAnsi="Cambria Math"/>
                  </w:rPr>
                  <m:t>∂</m:t>
                </m:r>
              </w:ins>
              <m:sSub>
                <m:sSubPr>
                  <m:ctrlPr>
                    <w:ins w:id="7575" w:author="The Si Tran" w:date="2012-12-06T03:13:00Z">
                      <w:rPr>
                        <w:rFonts w:ascii="Cambria Math" w:hAnsi="Cambria Math"/>
                      </w:rPr>
                    </w:ins>
                  </m:ctrlPr>
                </m:sSubPr>
                <m:e>
                  <w:ins w:id="7576" w:author="The Si Tran" w:date="2012-12-06T03:13:00Z">
                    <m:r>
                      <w:rPr>
                        <w:rFonts w:ascii="Cambria Math" w:hAnsi="Cambria Math"/>
                      </w:rPr>
                      <m:t>o</m:t>
                    </m:r>
                  </w:ins>
                </m:e>
                <m:sub>
                  <w:ins w:id="7577" w:author="The Si Tran" w:date="2012-12-06T03:13:00Z">
                    <m:r>
                      <w:rPr>
                        <w:rFonts w:ascii="Cambria Math" w:hAnsi="Cambria Math"/>
                      </w:rPr>
                      <m:t>i</m:t>
                    </m:r>
                  </w:ins>
                </m:sub>
              </m:sSub>
            </m:den>
          </m:f>
          <w:ins w:id="7578" w:author="The Si Tran" w:date="2012-12-06T03:13:00Z">
            <m:r>
              <m:rPr>
                <m:sty m:val="p"/>
              </m:rPr>
              <w:rPr>
                <w:rFonts w:ascii="Cambria Math" w:hAnsi="Cambria Math"/>
              </w:rPr>
              <m:t>=</m:t>
            </m:r>
          </w:ins>
          <m:f>
            <m:fPr>
              <m:ctrlPr>
                <w:ins w:id="7579" w:author="The Si Tran" w:date="2012-12-06T03:14:00Z">
                  <w:rPr>
                    <w:rFonts w:ascii="Cambria Math" w:hAnsi="Cambria Math"/>
                  </w:rPr>
                </w:ins>
              </m:ctrlPr>
            </m:fPr>
            <m:num>
              <w:ins w:id="7580" w:author="The Si Tran" w:date="2012-12-06T03:14:00Z">
                <m:r>
                  <w:rPr>
                    <w:rFonts w:ascii="Cambria Math" w:hAnsi="Cambria Math"/>
                  </w:rPr>
                  <m:t>∂</m:t>
                </m:r>
              </w:ins>
            </m:num>
            <m:den>
              <w:ins w:id="7581" w:author="The Si Tran" w:date="2012-12-06T03:14:00Z">
                <m:r>
                  <w:rPr>
                    <w:rFonts w:ascii="Cambria Math" w:hAnsi="Cambria Math"/>
                  </w:rPr>
                  <m:t>∂</m:t>
                </m:r>
              </w:ins>
              <m:sSub>
                <m:sSubPr>
                  <m:ctrlPr>
                    <w:ins w:id="7582" w:author="The Si Tran" w:date="2012-12-06T03:14:00Z">
                      <w:rPr>
                        <w:rFonts w:ascii="Cambria Math" w:hAnsi="Cambria Math"/>
                      </w:rPr>
                    </w:ins>
                  </m:ctrlPr>
                </m:sSubPr>
                <m:e>
                  <w:ins w:id="7583" w:author="The Si Tran" w:date="2012-12-06T03:14:00Z">
                    <m:r>
                      <w:rPr>
                        <w:rFonts w:ascii="Cambria Math" w:hAnsi="Cambria Math"/>
                      </w:rPr>
                      <m:t>o</m:t>
                    </m:r>
                  </w:ins>
                </m:e>
                <m:sub>
                  <w:ins w:id="7584" w:author="The Si Tran" w:date="2012-12-06T03:14:00Z">
                    <m:r>
                      <w:rPr>
                        <w:rFonts w:ascii="Cambria Math" w:hAnsi="Cambria Math"/>
                      </w:rPr>
                      <m:t>i</m:t>
                    </m:r>
                  </w:ins>
                </m:sub>
              </m:sSub>
            </m:den>
          </m:f>
          <m:sSup>
            <m:sSupPr>
              <m:ctrlPr>
                <w:ins w:id="7585" w:author="The Si Tran" w:date="2012-12-06T03:14:00Z">
                  <w:rPr>
                    <w:rFonts w:ascii="Cambria Math" w:hAnsi="Cambria Math"/>
                  </w:rPr>
                </w:ins>
              </m:ctrlPr>
            </m:sSupPr>
            <m:e>
              <w:ins w:id="7586" w:author="The Si Tran" w:date="2012-12-06T03:14:00Z">
                <m:r>
                  <m:rPr>
                    <m:sty m:val="p"/>
                  </m:rPr>
                  <w:rPr>
                    <w:rFonts w:ascii="Cambria Math" w:hAnsi="Cambria Math"/>
                  </w:rPr>
                  <m:t>(</m:t>
                </m:r>
              </w:ins>
              <m:sSub>
                <m:sSubPr>
                  <m:ctrlPr>
                    <w:ins w:id="7587" w:author="The Si Tran" w:date="2012-12-06T03:14:00Z">
                      <w:rPr>
                        <w:rFonts w:ascii="Cambria Math" w:hAnsi="Cambria Math"/>
                      </w:rPr>
                    </w:ins>
                  </m:ctrlPr>
                </m:sSubPr>
                <m:e>
                  <w:ins w:id="7588" w:author="The Si Tran" w:date="2012-12-06T03:14:00Z">
                    <m:r>
                      <w:rPr>
                        <w:rFonts w:ascii="Cambria Math" w:hAnsi="Cambria Math"/>
                      </w:rPr>
                      <m:t>t</m:t>
                    </m:r>
                  </w:ins>
                </m:e>
                <m:sub>
                  <w:ins w:id="7589" w:author="The Si Tran" w:date="2012-12-06T03:14:00Z">
                    <m:r>
                      <w:rPr>
                        <w:rFonts w:ascii="Cambria Math" w:hAnsi="Cambria Math"/>
                      </w:rPr>
                      <m:t>i</m:t>
                    </m:r>
                  </w:ins>
                </m:sub>
              </m:sSub>
              <w:ins w:id="7590" w:author="The Si Tran" w:date="2012-12-06T03:14:00Z">
                <m:r>
                  <m:rPr>
                    <m:sty m:val="p"/>
                  </m:rPr>
                  <w:rPr>
                    <w:rFonts w:ascii="Cambria Math" w:hAnsi="Cambria Math"/>
                  </w:rPr>
                  <m:t>-</m:t>
                </m:r>
              </w:ins>
              <m:sSub>
                <m:sSubPr>
                  <m:ctrlPr>
                    <w:ins w:id="7591" w:author="The Si Tran" w:date="2012-12-06T03:14:00Z">
                      <w:rPr>
                        <w:rFonts w:ascii="Cambria Math" w:hAnsi="Cambria Math"/>
                      </w:rPr>
                    </w:ins>
                  </m:ctrlPr>
                </m:sSubPr>
                <m:e>
                  <w:ins w:id="7592" w:author="The Si Tran" w:date="2012-12-06T03:14:00Z">
                    <m:r>
                      <w:rPr>
                        <w:rFonts w:ascii="Cambria Math" w:hAnsi="Cambria Math"/>
                      </w:rPr>
                      <m:t>o</m:t>
                    </m:r>
                  </w:ins>
                </m:e>
                <m:sub>
                  <w:ins w:id="7593" w:author="The Si Tran" w:date="2012-12-06T03:14:00Z">
                    <m:r>
                      <w:rPr>
                        <w:rFonts w:ascii="Cambria Math" w:hAnsi="Cambria Math"/>
                      </w:rPr>
                      <m:t>i</m:t>
                    </m:r>
                  </w:ins>
                </m:sub>
              </m:sSub>
              <w:ins w:id="7594" w:author="The Si Tran" w:date="2012-12-06T03:14:00Z">
                <m:r>
                  <m:rPr>
                    <m:sty m:val="p"/>
                  </m:rPr>
                  <w:rPr>
                    <w:rFonts w:ascii="Cambria Math" w:hAnsi="Cambria Math"/>
                  </w:rPr>
                  <m:t>)</m:t>
                </m:r>
              </w:ins>
            </m:e>
            <m:sup>
              <w:ins w:id="7595" w:author="The Si Tran" w:date="2012-12-06T03:14:00Z">
                <m:r>
                  <m:rPr>
                    <m:sty m:val="p"/>
                  </m:rPr>
                  <w:rPr>
                    <w:rFonts w:ascii="Cambria Math" w:hAnsi="Cambria Math"/>
                  </w:rPr>
                  <m:t>2</m:t>
                </m:r>
              </w:ins>
            </m:sup>
          </m:sSup>
          <w:ins w:id="7596" w:author="The Si Tran" w:date="2012-12-06T03:14:00Z">
            <m:r>
              <m:rPr>
                <m:sty m:val="p"/>
              </m:rPr>
              <w:rPr>
                <w:rFonts w:ascii="Cambria Math" w:hAnsi="Cambria Math"/>
              </w:rPr>
              <m:t>=</m:t>
            </m:r>
          </w:ins>
          <m:f>
            <m:fPr>
              <m:ctrlPr>
                <w:ins w:id="7597" w:author="The Si Tran" w:date="2012-12-06T03:14:00Z">
                  <w:rPr>
                    <w:rFonts w:ascii="Cambria Math" w:hAnsi="Cambria Math"/>
                  </w:rPr>
                </w:ins>
              </m:ctrlPr>
            </m:fPr>
            <m:num>
              <w:ins w:id="7598" w:author="The Si Tran" w:date="2012-12-06T03:14:00Z">
                <m:r>
                  <m:rPr>
                    <m:sty m:val="p"/>
                  </m:rPr>
                  <w:rPr>
                    <w:rFonts w:ascii="Cambria Math" w:hAnsi="Cambria Math"/>
                  </w:rPr>
                  <m:t>1</m:t>
                </m:r>
              </w:ins>
            </m:num>
            <m:den>
              <w:ins w:id="7599" w:author="The Si Tran" w:date="2012-12-06T03:14:00Z">
                <m:r>
                  <m:rPr>
                    <m:sty m:val="p"/>
                  </m:rPr>
                  <w:rPr>
                    <w:rFonts w:ascii="Cambria Math" w:hAnsi="Cambria Math"/>
                  </w:rPr>
                  <m:t>2</m:t>
                </m:r>
              </w:ins>
            </m:den>
          </m:f>
          <w:ins w:id="7600" w:author="The Si Tran" w:date="2012-12-06T03:14:00Z">
            <m:r>
              <m:rPr>
                <m:sty m:val="p"/>
              </m:rPr>
              <w:rPr>
                <w:rFonts w:ascii="Cambria Math" w:hAnsi="Cambria Math"/>
              </w:rPr>
              <m:t>2</m:t>
            </m:r>
          </w:ins>
          <m:d>
            <m:dPr>
              <m:ctrlPr>
                <w:ins w:id="7601" w:author="The Si Tran" w:date="2012-12-06T03:14:00Z">
                  <w:rPr>
                    <w:rFonts w:ascii="Cambria Math" w:hAnsi="Cambria Math"/>
                  </w:rPr>
                </w:ins>
              </m:ctrlPr>
            </m:dPr>
            <m:e>
              <m:sSub>
                <m:sSubPr>
                  <m:ctrlPr>
                    <w:ins w:id="7602" w:author="The Si Tran" w:date="2012-12-06T03:14:00Z">
                      <w:rPr>
                        <w:rFonts w:ascii="Cambria Math" w:hAnsi="Cambria Math"/>
                      </w:rPr>
                    </w:ins>
                  </m:ctrlPr>
                </m:sSubPr>
                <m:e>
                  <w:ins w:id="7603" w:author="The Si Tran" w:date="2012-12-06T03:14:00Z">
                    <m:r>
                      <w:rPr>
                        <w:rFonts w:ascii="Cambria Math" w:hAnsi="Cambria Math"/>
                      </w:rPr>
                      <m:t>t</m:t>
                    </m:r>
                  </w:ins>
                </m:e>
                <m:sub>
                  <w:ins w:id="7604" w:author="The Si Tran" w:date="2012-12-06T03:14:00Z">
                    <m:r>
                      <w:rPr>
                        <w:rFonts w:ascii="Cambria Math" w:hAnsi="Cambria Math"/>
                      </w:rPr>
                      <m:t>i</m:t>
                    </m:r>
                  </w:ins>
                </m:sub>
              </m:sSub>
              <w:ins w:id="7605" w:author="The Si Tran" w:date="2012-12-06T03:14:00Z">
                <m:r>
                  <m:rPr>
                    <m:sty m:val="p"/>
                  </m:rPr>
                  <w:rPr>
                    <w:rFonts w:ascii="Cambria Math" w:hAnsi="Cambria Math"/>
                  </w:rPr>
                  <m:t>-</m:t>
                </m:r>
              </w:ins>
              <m:sSub>
                <m:sSubPr>
                  <m:ctrlPr>
                    <w:ins w:id="7606" w:author="The Si Tran" w:date="2012-12-06T03:14:00Z">
                      <w:rPr>
                        <w:rFonts w:ascii="Cambria Math" w:hAnsi="Cambria Math"/>
                      </w:rPr>
                    </w:ins>
                  </m:ctrlPr>
                </m:sSubPr>
                <m:e>
                  <w:ins w:id="7607" w:author="The Si Tran" w:date="2012-12-06T03:14:00Z">
                    <m:r>
                      <w:rPr>
                        <w:rFonts w:ascii="Cambria Math" w:hAnsi="Cambria Math"/>
                      </w:rPr>
                      <m:t>o</m:t>
                    </m:r>
                  </w:ins>
                </m:e>
                <m:sub>
                  <w:ins w:id="7608" w:author="The Si Tran" w:date="2012-12-06T03:14:00Z">
                    <m:r>
                      <w:rPr>
                        <w:rFonts w:ascii="Cambria Math" w:hAnsi="Cambria Math"/>
                      </w:rPr>
                      <m:t>i</m:t>
                    </m:r>
                  </w:ins>
                </m:sub>
              </m:sSub>
            </m:e>
          </m:d>
          <m:f>
            <m:fPr>
              <m:ctrlPr>
                <w:ins w:id="7609" w:author="The Si Tran" w:date="2012-12-06T03:14:00Z">
                  <w:rPr>
                    <w:rFonts w:ascii="Cambria Math" w:hAnsi="Cambria Math"/>
                  </w:rPr>
                </w:ins>
              </m:ctrlPr>
            </m:fPr>
            <m:num>
              <w:ins w:id="7610" w:author="The Si Tran" w:date="2012-12-06T03:14:00Z">
                <m:r>
                  <w:rPr>
                    <w:rFonts w:ascii="Cambria Math" w:hAnsi="Cambria Math"/>
                  </w:rPr>
                  <m:t>∂</m:t>
                </m:r>
              </w:ins>
              <m:d>
                <m:dPr>
                  <m:ctrlPr>
                    <w:ins w:id="7611" w:author="The Si Tran" w:date="2012-12-06T03:14:00Z">
                      <w:rPr>
                        <w:rFonts w:ascii="Cambria Math" w:hAnsi="Cambria Math"/>
                      </w:rPr>
                    </w:ins>
                  </m:ctrlPr>
                </m:dPr>
                <m:e>
                  <m:sSub>
                    <m:sSubPr>
                      <m:ctrlPr>
                        <w:ins w:id="7612" w:author="The Si Tran" w:date="2012-12-06T03:14:00Z">
                          <w:rPr>
                            <w:rFonts w:ascii="Cambria Math" w:hAnsi="Cambria Math"/>
                          </w:rPr>
                        </w:ins>
                      </m:ctrlPr>
                    </m:sSubPr>
                    <m:e>
                      <w:ins w:id="7613" w:author="The Si Tran" w:date="2012-12-06T03:14:00Z">
                        <m:r>
                          <w:rPr>
                            <w:rFonts w:ascii="Cambria Math" w:hAnsi="Cambria Math"/>
                          </w:rPr>
                          <m:t>t</m:t>
                        </m:r>
                      </w:ins>
                    </m:e>
                    <m:sub>
                      <w:ins w:id="7614" w:author="The Si Tran" w:date="2012-12-06T03:14:00Z">
                        <m:r>
                          <w:rPr>
                            <w:rFonts w:ascii="Cambria Math" w:hAnsi="Cambria Math"/>
                          </w:rPr>
                          <m:t>i</m:t>
                        </m:r>
                      </w:ins>
                    </m:sub>
                  </m:sSub>
                  <w:ins w:id="7615" w:author="The Si Tran" w:date="2012-12-06T03:14:00Z">
                    <m:r>
                      <m:rPr>
                        <m:sty m:val="p"/>
                      </m:rPr>
                      <w:rPr>
                        <w:rFonts w:ascii="Cambria Math" w:hAnsi="Cambria Math"/>
                      </w:rPr>
                      <m:t>-</m:t>
                    </m:r>
                  </w:ins>
                  <m:sSub>
                    <m:sSubPr>
                      <m:ctrlPr>
                        <w:ins w:id="7616" w:author="The Si Tran" w:date="2012-12-06T03:14:00Z">
                          <w:rPr>
                            <w:rFonts w:ascii="Cambria Math" w:hAnsi="Cambria Math"/>
                          </w:rPr>
                        </w:ins>
                      </m:ctrlPr>
                    </m:sSubPr>
                    <m:e>
                      <w:ins w:id="7617" w:author="The Si Tran" w:date="2012-12-06T03:14:00Z">
                        <m:r>
                          <w:rPr>
                            <w:rFonts w:ascii="Cambria Math" w:hAnsi="Cambria Math"/>
                          </w:rPr>
                          <m:t>o</m:t>
                        </m:r>
                      </w:ins>
                    </m:e>
                    <m:sub>
                      <w:ins w:id="7618" w:author="The Si Tran" w:date="2012-12-06T03:14:00Z">
                        <m:r>
                          <w:rPr>
                            <w:rFonts w:ascii="Cambria Math" w:hAnsi="Cambria Math"/>
                          </w:rPr>
                          <m:t>i</m:t>
                        </m:r>
                      </w:ins>
                    </m:sub>
                  </m:sSub>
                </m:e>
              </m:d>
            </m:num>
            <m:den>
              <w:ins w:id="7619" w:author="The Si Tran" w:date="2012-12-06T03:14:00Z">
                <m:r>
                  <w:rPr>
                    <w:rFonts w:ascii="Cambria Math" w:hAnsi="Cambria Math"/>
                  </w:rPr>
                  <m:t>∂</m:t>
                </m:r>
              </w:ins>
              <m:sSub>
                <m:sSubPr>
                  <m:ctrlPr>
                    <w:ins w:id="7620" w:author="The Si Tran" w:date="2012-12-06T03:15:00Z">
                      <w:rPr>
                        <w:rFonts w:ascii="Cambria Math" w:hAnsi="Cambria Math"/>
                      </w:rPr>
                    </w:ins>
                  </m:ctrlPr>
                </m:sSubPr>
                <m:e>
                  <w:ins w:id="7621" w:author="The Si Tran" w:date="2012-12-06T03:15:00Z">
                    <m:r>
                      <w:rPr>
                        <w:rFonts w:ascii="Cambria Math" w:hAnsi="Cambria Math"/>
                      </w:rPr>
                      <m:t>o</m:t>
                    </m:r>
                  </w:ins>
                </m:e>
                <m:sub>
                  <w:ins w:id="7622" w:author="The Si Tran" w:date="2012-12-06T03:15:00Z">
                    <m:r>
                      <w:rPr>
                        <w:rFonts w:ascii="Cambria Math" w:hAnsi="Cambria Math"/>
                      </w:rPr>
                      <m:t>i</m:t>
                    </m:r>
                  </w:ins>
                </m:sub>
              </m:sSub>
            </m:den>
          </m:f>
          <w:ins w:id="7623" w:author="The Si Tran" w:date="2012-12-06T03:17:00Z">
            <m:r>
              <m:rPr>
                <m:sty m:val="p"/>
              </m:rPr>
              <w:rPr>
                <w:rFonts w:ascii="Cambria Math" w:hAnsi="Cambria Math"/>
              </w:rPr>
              <m:t>=-</m:t>
            </m:r>
          </w:ins>
          <m:d>
            <m:dPr>
              <m:ctrlPr>
                <w:ins w:id="7624" w:author="The Si Tran" w:date="2012-12-06T03:17:00Z">
                  <w:rPr>
                    <w:rFonts w:ascii="Cambria Math" w:hAnsi="Cambria Math"/>
                  </w:rPr>
                </w:ins>
              </m:ctrlPr>
            </m:dPr>
            <m:e>
              <m:sSub>
                <m:sSubPr>
                  <m:ctrlPr>
                    <w:ins w:id="7625" w:author="The Si Tran" w:date="2012-12-06T03:17:00Z">
                      <w:rPr>
                        <w:rFonts w:ascii="Cambria Math" w:hAnsi="Cambria Math"/>
                      </w:rPr>
                    </w:ins>
                  </m:ctrlPr>
                </m:sSubPr>
                <m:e>
                  <w:ins w:id="7626" w:author="The Si Tran" w:date="2012-12-06T03:17:00Z">
                    <m:r>
                      <w:rPr>
                        <w:rFonts w:ascii="Cambria Math" w:hAnsi="Cambria Math"/>
                      </w:rPr>
                      <m:t>t</m:t>
                    </m:r>
                  </w:ins>
                </m:e>
                <m:sub>
                  <w:ins w:id="7627" w:author="The Si Tran" w:date="2012-12-06T03:17:00Z">
                    <m:r>
                      <w:rPr>
                        <w:rFonts w:ascii="Cambria Math" w:hAnsi="Cambria Math"/>
                      </w:rPr>
                      <m:t>i</m:t>
                    </m:r>
                  </w:ins>
                </m:sub>
              </m:sSub>
              <w:ins w:id="7628" w:author="The Si Tran" w:date="2012-12-06T03:17:00Z">
                <m:r>
                  <m:rPr>
                    <m:sty m:val="p"/>
                  </m:rPr>
                  <w:rPr>
                    <w:rFonts w:ascii="Cambria Math" w:hAnsi="Cambria Math"/>
                  </w:rPr>
                  <m:t>-</m:t>
                </m:r>
              </w:ins>
              <m:sSub>
                <m:sSubPr>
                  <m:ctrlPr>
                    <w:ins w:id="7629" w:author="The Si Tran" w:date="2012-12-06T03:17:00Z">
                      <w:rPr>
                        <w:rFonts w:ascii="Cambria Math" w:hAnsi="Cambria Math"/>
                      </w:rPr>
                    </w:ins>
                  </m:ctrlPr>
                </m:sSubPr>
                <m:e>
                  <w:ins w:id="7630" w:author="The Si Tran" w:date="2012-12-06T03:17:00Z">
                    <m:r>
                      <w:rPr>
                        <w:rFonts w:ascii="Cambria Math" w:hAnsi="Cambria Math"/>
                      </w:rPr>
                      <m:t>o</m:t>
                    </m:r>
                  </w:ins>
                </m:e>
                <m:sub>
                  <w:ins w:id="7631"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7632" w:author="The Si Tran" w:date="2012-12-06T03:16:00Z"/>
          <w:rFonts w:ascii="Times New Roman" w:hAnsi="Times New Roman"/>
          <w:position w:val="-30"/>
          <w:sz w:val="26"/>
          <w:szCs w:val="26"/>
        </w:rPr>
      </w:pPr>
      <w:ins w:id="7633" w:author="The Si Tran" w:date="2012-12-14T05:42:00Z">
        <w:r w:rsidRPr="00941798">
          <w:rPr>
            <w:noProof/>
            <w:szCs w:val="26"/>
            <w:rPrChange w:id="7634" w:author="Unknown">
              <w:rPr>
                <w:noProof/>
              </w:rPr>
            </w:rPrChange>
          </w:rPr>
          <mc:AlternateContent>
            <mc:Choice Requires="wps">
              <w:drawing>
                <wp:anchor distT="0" distB="0" distL="114300" distR="114300" simplePos="0" relativeHeight="251652096" behindDoc="1" locked="0" layoutInCell="1" allowOverlap="1" wp14:anchorId="559E3426" wp14:editId="622EF732">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3D6C9F" w:rsidRDefault="003D6C9F">
                              <w:pPr>
                                <w:pStyle w:val="EquationIndex"/>
                                <w:pPrChange w:id="7635" w:author="The Si Tran" w:date="2012-12-16T17:31:00Z">
                                  <w:pPr/>
                                </w:pPrChange>
                              </w:pPr>
                              <w:ins w:id="7636" w:author="The Si Tran" w:date="2012-12-06T02:41:00Z">
                                <w:r>
                                  <w:t>(4.</w:t>
                                </w:r>
                              </w:ins>
                              <w:ins w:id="7637" w:author="The Si Tran" w:date="2012-12-06T02:44:00Z">
                                <w:r>
                                  <w:t>9</w:t>
                                </w:r>
                              </w:ins>
                              <w:ins w:id="763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3D6C9F" w:rsidRDefault="003D6C9F">
                        <w:pPr>
                          <w:pStyle w:val="EquationIndex"/>
                          <w:pPrChange w:id="7639" w:author="The Si Tran" w:date="2012-12-16T17:31:00Z">
                            <w:pPr/>
                          </w:pPrChange>
                        </w:pPr>
                        <w:ins w:id="7640" w:author="The Si Tran" w:date="2012-12-06T02:41:00Z">
                          <w:r>
                            <w:t>(4.</w:t>
                          </w:r>
                        </w:ins>
                        <w:ins w:id="7641" w:author="The Si Tran" w:date="2012-12-06T02:44:00Z">
                          <w:r>
                            <w:t>9</w:t>
                          </w:r>
                        </w:ins>
                        <w:ins w:id="7642" w:author="The Si Tran" w:date="2012-12-06T02:41:00Z">
                          <w:r>
                            <w:t>)</w:t>
                          </w:r>
                        </w:ins>
                      </w:p>
                    </w:txbxContent>
                  </v:textbox>
                  <w10:wrap type="tight"/>
                </v:shape>
              </w:pict>
            </mc:Fallback>
          </mc:AlternateContent>
        </w:r>
      </w:ins>
      <w:r w:rsidR="0088753F" w:rsidRPr="0049233F">
        <w:rPr>
          <w:rFonts w:ascii="Times New Roman" w:hAnsi="Times New Roman"/>
          <w:position w:val="-30"/>
          <w:sz w:val="26"/>
          <w:szCs w:val="26"/>
        </w:rPr>
        <w:t>Thay (</w:t>
      </w:r>
      <w:ins w:id="7643" w:author="The Si Tran" w:date="2012-12-14T05:41:00Z">
        <w:r w:rsidR="00BC0EFC">
          <w:rPr>
            <w:rFonts w:ascii="Times New Roman" w:hAnsi="Times New Roman"/>
            <w:position w:val="-30"/>
            <w:sz w:val="26"/>
            <w:szCs w:val="26"/>
          </w:rPr>
          <w:t>4.</w:t>
        </w:r>
      </w:ins>
      <w:del w:id="7644"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8)  </w:t>
      </w:r>
      <w:proofErr w:type="gramStart"/>
      <w:r w:rsidR="0088753F" w:rsidRPr="0049233F">
        <w:rPr>
          <w:rFonts w:ascii="Times New Roman" w:hAnsi="Times New Roman"/>
          <w:position w:val="-30"/>
          <w:sz w:val="26"/>
          <w:szCs w:val="26"/>
        </w:rPr>
        <w:t>và</w:t>
      </w:r>
      <w:proofErr w:type="gramEnd"/>
      <w:r w:rsidR="0088753F" w:rsidRPr="0049233F">
        <w:rPr>
          <w:rFonts w:ascii="Times New Roman" w:hAnsi="Times New Roman"/>
          <w:position w:val="-30"/>
          <w:sz w:val="26"/>
          <w:szCs w:val="26"/>
        </w:rPr>
        <w:t xml:space="preserve"> (</w:t>
      </w:r>
      <w:ins w:id="7645" w:author="The Si Tran" w:date="2012-12-14T05:41:00Z">
        <w:r w:rsidR="00BC0EFC">
          <w:rPr>
            <w:rFonts w:ascii="Times New Roman" w:hAnsi="Times New Roman"/>
            <w:position w:val="-30"/>
            <w:sz w:val="26"/>
            <w:szCs w:val="26"/>
          </w:rPr>
          <w:t>4</w:t>
        </w:r>
      </w:ins>
      <w:del w:id="7646"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647" w:author="The Si Tran" w:date="2012-12-14T05:41:00Z">
        <w:r w:rsidR="00BC0EFC">
          <w:rPr>
            <w:rFonts w:ascii="Times New Roman" w:hAnsi="Times New Roman"/>
            <w:position w:val="-30"/>
            <w:sz w:val="26"/>
            <w:szCs w:val="26"/>
          </w:rPr>
          <w:t>4</w:t>
        </w:r>
      </w:ins>
      <w:del w:id="7648"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3D6C9F">
      <w:pPr>
        <w:pStyle w:val="EquationIndex"/>
        <w:rPr>
          <w:del w:id="7649" w:author="The Si Tran" w:date="2012-12-06T03:18:00Z"/>
          <w:i/>
          <w:position w:val="-30"/>
        </w:rPr>
        <w:pPrChange w:id="7650" w:author="The Si Tran" w:date="2012-12-15T08:05:00Z">
          <w:pPr>
            <w:pStyle w:val="ListParagraph"/>
            <w:spacing w:after="0" w:line="360" w:lineRule="auto"/>
            <w:ind w:left="0"/>
          </w:pPr>
        </w:pPrChange>
      </w:pPr>
      <m:oMathPara>
        <m:oMath>
          <m:f>
            <m:fPr>
              <m:ctrlPr>
                <w:ins w:id="7651" w:author="The Si Tran" w:date="2012-12-06T03:16:00Z">
                  <w:rPr>
                    <w:rFonts w:ascii="Cambria Math" w:eastAsia="Times New Roman" w:hAnsi="Cambria Math"/>
                    <w:i/>
                  </w:rPr>
                </w:ins>
              </m:ctrlPr>
            </m:fPr>
            <m:num>
              <w:ins w:id="7652" w:author="The Si Tran" w:date="2012-12-06T03:16:00Z">
                <m:r>
                  <w:rPr>
                    <w:rFonts w:ascii="Cambria Math" w:hAnsi="Cambria Math"/>
                  </w:rPr>
                  <m:t>∂E</m:t>
                </m:r>
              </w:ins>
            </m:num>
            <m:den>
              <w:ins w:id="7653" w:author="The Si Tran" w:date="2012-12-06T03:16:00Z">
                <m:r>
                  <w:rPr>
                    <w:rFonts w:ascii="Cambria Math" w:hAnsi="Cambria Math"/>
                  </w:rPr>
                  <m:t>∂</m:t>
                </m:r>
              </w:ins>
              <m:sSub>
                <m:sSubPr>
                  <m:ctrlPr>
                    <w:ins w:id="7654" w:author="The Si Tran" w:date="2012-12-06T03:16:00Z">
                      <w:rPr>
                        <w:rFonts w:ascii="Cambria Math" w:eastAsia="Times New Roman" w:hAnsi="Cambria Math"/>
                        <w:i/>
                      </w:rPr>
                    </w:ins>
                  </m:ctrlPr>
                </m:sSubPr>
                <m:e>
                  <w:ins w:id="7655" w:author="The Si Tran" w:date="2012-12-06T03:16:00Z">
                    <m:r>
                      <w:rPr>
                        <w:rFonts w:ascii="Cambria Math" w:hAnsi="Cambria Math"/>
                      </w:rPr>
                      <m:t>w</m:t>
                    </m:r>
                  </w:ins>
                </m:e>
                <m:sub>
                  <w:ins w:id="7656" w:author="The Si Tran" w:date="2012-12-06T03:16:00Z">
                    <m:r>
                      <w:rPr>
                        <w:rFonts w:ascii="Cambria Math" w:hAnsi="Cambria Math"/>
                      </w:rPr>
                      <m:t>ij</m:t>
                    </m:r>
                  </w:ins>
                </m:sub>
              </m:sSub>
            </m:den>
          </m:f>
          <w:ins w:id="7657" w:author="The Si Tran" w:date="2012-12-06T03:16:00Z">
            <m:r>
              <w:rPr>
                <w:rFonts w:ascii="Cambria Math" w:hAnsi="Cambria Math"/>
              </w:rPr>
              <m:t>=</m:t>
            </m:r>
          </w:ins>
          <w:ins w:id="7658" w:author="The Si Tran" w:date="2012-12-06T03:18:00Z">
            <m:r>
              <w:rPr>
                <w:rFonts w:ascii="Cambria Math" w:hAnsi="Cambria Math"/>
              </w:rPr>
              <m:t>-</m:t>
            </m:r>
          </w:ins>
          <m:d>
            <m:dPr>
              <m:ctrlPr>
                <w:ins w:id="7659" w:author="The Si Tran" w:date="2012-12-06T03:17:00Z">
                  <w:rPr>
                    <w:rFonts w:ascii="Cambria Math" w:eastAsia="Times New Roman" w:hAnsi="Cambria Math"/>
                    <w:i/>
                  </w:rPr>
                </w:ins>
              </m:ctrlPr>
            </m:dPr>
            <m:e>
              <m:sSub>
                <m:sSubPr>
                  <m:ctrlPr>
                    <w:ins w:id="7660" w:author="The Si Tran" w:date="2012-12-06T03:17:00Z">
                      <w:rPr>
                        <w:rFonts w:ascii="Cambria Math" w:eastAsia="Times New Roman" w:hAnsi="Cambria Math"/>
                        <w:i/>
                      </w:rPr>
                    </w:ins>
                  </m:ctrlPr>
                </m:sSubPr>
                <m:e>
                  <w:ins w:id="7661" w:author="The Si Tran" w:date="2012-12-06T03:17:00Z">
                    <m:r>
                      <w:rPr>
                        <w:rFonts w:ascii="Cambria Math" w:hAnsi="Cambria Math"/>
                      </w:rPr>
                      <m:t>t</m:t>
                    </m:r>
                  </w:ins>
                </m:e>
                <m:sub>
                  <w:ins w:id="7662" w:author="The Si Tran" w:date="2012-12-06T03:17:00Z">
                    <m:r>
                      <w:rPr>
                        <w:rFonts w:ascii="Cambria Math" w:hAnsi="Cambria Math"/>
                      </w:rPr>
                      <m:t>i</m:t>
                    </m:r>
                  </w:ins>
                </m:sub>
              </m:sSub>
              <w:ins w:id="7663" w:author="The Si Tran" w:date="2012-12-06T03:17:00Z">
                <m:r>
                  <w:rPr>
                    <w:rFonts w:ascii="Cambria Math" w:hAnsi="Cambria Math"/>
                  </w:rPr>
                  <m:t>-</m:t>
                </m:r>
              </w:ins>
              <m:sSub>
                <m:sSubPr>
                  <m:ctrlPr>
                    <w:ins w:id="7664" w:author="The Si Tran" w:date="2012-12-06T03:17:00Z">
                      <w:rPr>
                        <w:rFonts w:ascii="Cambria Math" w:eastAsia="Times New Roman" w:hAnsi="Cambria Math"/>
                        <w:i/>
                      </w:rPr>
                    </w:ins>
                  </m:ctrlPr>
                </m:sSubPr>
                <m:e>
                  <w:ins w:id="7665" w:author="The Si Tran" w:date="2012-12-06T03:17:00Z">
                    <m:r>
                      <w:rPr>
                        <w:rFonts w:ascii="Cambria Math" w:hAnsi="Cambria Math"/>
                      </w:rPr>
                      <m:t>o</m:t>
                    </m:r>
                  </w:ins>
                </m:e>
                <m:sub>
                  <w:ins w:id="7666" w:author="The Si Tran" w:date="2012-12-06T03:17:00Z">
                    <m:r>
                      <w:rPr>
                        <w:rFonts w:ascii="Cambria Math" w:hAnsi="Cambria Math"/>
                      </w:rPr>
                      <m:t>i</m:t>
                    </m:r>
                  </w:ins>
                </m:sub>
              </m:sSub>
            </m:e>
          </m:d>
          <w:ins w:id="7667" w:author="The Si Tran" w:date="2012-12-06T03:18:00Z">
            <m:r>
              <w:rPr>
                <w:rFonts w:ascii="Cambria Math" w:hAnsi="Cambria Math"/>
              </w:rPr>
              <m:t>*</m:t>
            </m:r>
          </w:ins>
          <m:sSup>
            <m:sSupPr>
              <m:ctrlPr>
                <w:ins w:id="7668" w:author="The Si Tran" w:date="2012-12-06T03:18:00Z">
                  <w:rPr>
                    <w:rFonts w:ascii="Cambria Math" w:eastAsia="Times New Roman" w:hAnsi="Cambria Math"/>
                    <w:i/>
                  </w:rPr>
                </w:ins>
              </m:ctrlPr>
            </m:sSupPr>
            <m:e>
              <w:ins w:id="7669" w:author="The Si Tran" w:date="2012-12-06T03:18:00Z">
                <m:r>
                  <w:rPr>
                    <w:rFonts w:ascii="Cambria Math" w:hAnsi="Cambria Math"/>
                  </w:rPr>
                  <m:t>f</m:t>
                </m:r>
              </w:ins>
            </m:e>
            <m:sup>
              <w:ins w:id="7670" w:author="The Si Tran" w:date="2012-12-06T03:18:00Z">
                <m:r>
                  <w:rPr>
                    <w:rFonts w:ascii="Cambria Math" w:hAnsi="Cambria Math"/>
                  </w:rPr>
                  <m:t>'</m:t>
                </m:r>
              </w:ins>
            </m:sup>
          </m:sSup>
          <m:d>
            <m:dPr>
              <m:ctrlPr>
                <w:ins w:id="7671" w:author="The Si Tran" w:date="2012-12-06T03:18:00Z">
                  <w:rPr>
                    <w:rFonts w:ascii="Cambria Math" w:hAnsi="Cambria Math"/>
                    <w:i/>
                  </w:rPr>
                </w:ins>
              </m:ctrlPr>
            </m:dPr>
            <m:e>
              <m:sSub>
                <m:sSubPr>
                  <m:ctrlPr>
                    <w:ins w:id="7672" w:author="The Si Tran" w:date="2012-12-06T03:18:00Z">
                      <w:rPr>
                        <w:rFonts w:ascii="Cambria Math" w:eastAsia="Times New Roman" w:hAnsi="Cambria Math"/>
                        <w:i/>
                      </w:rPr>
                    </w:ins>
                  </m:ctrlPr>
                </m:sSubPr>
                <m:e>
                  <w:ins w:id="7673" w:author="The Si Tran" w:date="2012-12-06T03:18:00Z">
                    <m:r>
                      <w:rPr>
                        <w:rFonts w:ascii="Cambria Math" w:hAnsi="Cambria Math"/>
                      </w:rPr>
                      <m:t>net</m:t>
                    </m:r>
                  </w:ins>
                </m:e>
                <m:sub>
                  <w:ins w:id="7674" w:author="The Si Tran" w:date="2012-12-06T03:18:00Z">
                    <m:r>
                      <w:rPr>
                        <w:rFonts w:ascii="Cambria Math" w:hAnsi="Cambria Math"/>
                      </w:rPr>
                      <m:t>i</m:t>
                    </m:r>
                  </w:ins>
                </m:sub>
              </m:sSub>
            </m:e>
          </m:d>
          <m:sSub>
            <m:sSubPr>
              <m:ctrlPr>
                <w:ins w:id="7675" w:author="The Si Tran" w:date="2012-12-06T03:18:00Z">
                  <w:rPr>
                    <w:rFonts w:ascii="Cambria Math" w:eastAsia="Times New Roman" w:hAnsi="Cambria Math"/>
                    <w:i/>
                  </w:rPr>
                </w:ins>
              </m:ctrlPr>
            </m:sSubPr>
            <m:e>
              <w:ins w:id="7676" w:author="The Si Tran" w:date="2012-12-06T03:18:00Z">
                <m:r>
                  <w:rPr>
                    <w:rFonts w:ascii="Cambria Math" w:hAnsi="Cambria Math"/>
                  </w:rPr>
                  <m:t>o</m:t>
                </m:r>
              </w:ins>
            </m:e>
            <m:sub>
              <w:ins w:id="7677" w:author="The Si Tran" w:date="2012-12-06T03:18:00Z">
                <m:r>
                  <w:rPr>
                    <w:rFonts w:ascii="Cambria Math" w:hAnsi="Cambria Math"/>
                  </w:rPr>
                  <m:t>j</m:t>
                </m:r>
              </w:ins>
              <w:ins w:id="7678"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679" w:author="The Si Tran" w:date="2012-12-15T08:05:00Z">
          <w:pPr>
            <w:pStyle w:val="ListParagraph"/>
            <w:spacing w:after="0" w:line="360" w:lineRule="auto"/>
            <w:ind w:left="0"/>
          </w:pPr>
        </w:pPrChange>
      </w:pPr>
      <w:del w:id="7680" w:author="The Si Tran" w:date="2012-12-06T03:18:00Z">
        <w:r w:rsidRPr="0049233F" w:rsidDel="002D525D">
          <w:rPr>
            <w:position w:val="-30"/>
          </w:rPr>
          <w:delText xml:space="preserve">            </w:delText>
        </w:r>
        <w:r w:rsidRPr="00AF1345" w:rsidDel="002D525D">
          <w:object w:dxaOrig="3400" w:dyaOrig="700" w14:anchorId="54048B82">
            <v:shape id="_x0000_i1124" type="#_x0000_t75" style="width:230.25pt;height:50.25pt" o:ole="">
              <v:imagedata r:id="rId250" o:title=""/>
            </v:shape>
            <o:OLEObject Type="Embed" ProgID="Equation.DSMT4" ShapeID="_x0000_i1124" DrawAspect="Content" ObjectID="_1417544956" r:id="rId251"/>
          </w:object>
        </w:r>
      </w:del>
    </w:p>
    <w:p w14:paraId="12EBE08E" w14:textId="36B64F10" w:rsidR="0088753F" w:rsidRDefault="0088753F">
      <w:pPr>
        <w:pStyle w:val="BuletL1"/>
        <w:rPr>
          <w:ins w:id="7681" w:author="The Si Tran" w:date="2012-12-06T03:19:00Z"/>
        </w:rPr>
        <w:pPrChange w:id="7682"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3D6C9F">
      <w:pPr>
        <w:pStyle w:val="ListParagraph"/>
        <w:spacing w:after="0" w:line="360" w:lineRule="auto"/>
        <w:ind w:left="0" w:firstLine="0"/>
        <w:rPr>
          <w:rFonts w:ascii="Times New Roman" w:hAnsi="Times New Roman"/>
          <w:sz w:val="26"/>
          <w:szCs w:val="26"/>
        </w:rPr>
        <w:pPrChange w:id="7683" w:author="The Si Tran" w:date="2012-12-06T03:19:00Z">
          <w:pPr>
            <w:pStyle w:val="ListParagraph"/>
            <w:numPr>
              <w:numId w:val="4"/>
            </w:numPr>
            <w:spacing w:after="0" w:line="360" w:lineRule="auto"/>
            <w:ind w:left="0" w:hanging="360"/>
          </w:pPr>
        </w:pPrChange>
      </w:pPr>
      <m:oMathPara>
        <m:oMath>
          <m:f>
            <m:fPr>
              <m:ctrlPr>
                <w:ins w:id="7684" w:author="The Si Tran" w:date="2012-12-06T03:19:00Z">
                  <w:rPr>
                    <w:rFonts w:ascii="Cambria Math" w:eastAsia="Times New Roman" w:hAnsi="Cambria Math"/>
                    <w:i/>
                    <w:sz w:val="26"/>
                    <w:szCs w:val="26"/>
                  </w:rPr>
                </w:ins>
              </m:ctrlPr>
            </m:fPr>
            <m:num>
              <w:ins w:id="7685" w:author="The Si Tran" w:date="2012-12-06T03:19:00Z">
                <m:r>
                  <w:rPr>
                    <w:rFonts w:ascii="Cambria Math" w:hAnsi="Cambria Math"/>
                    <w:sz w:val="26"/>
                    <w:szCs w:val="26"/>
                    <w:rPrChange w:id="7686" w:author="The Si Tran" w:date="2012-12-06T03:20:00Z">
                      <w:rPr>
                        <w:rFonts w:ascii="Cambria Math" w:hAnsi="Cambria Math"/>
                        <w:szCs w:val="26"/>
                      </w:rPr>
                    </w:rPrChange>
                  </w:rPr>
                  <m:t>∂E</m:t>
                </m:r>
              </w:ins>
            </m:num>
            <m:den>
              <w:ins w:id="7687" w:author="The Si Tran" w:date="2012-12-06T03:19:00Z">
                <m:r>
                  <w:rPr>
                    <w:rFonts w:ascii="Cambria Math" w:hAnsi="Cambria Math"/>
                    <w:sz w:val="26"/>
                    <w:szCs w:val="26"/>
                    <w:rPrChange w:id="7688" w:author="The Si Tran" w:date="2012-12-06T03:20:00Z">
                      <w:rPr>
                        <w:rFonts w:ascii="Cambria Math" w:hAnsi="Cambria Math"/>
                        <w:szCs w:val="26"/>
                      </w:rPr>
                    </w:rPrChange>
                  </w:rPr>
                  <m:t>∂</m:t>
                </m:r>
              </w:ins>
              <m:sSub>
                <m:sSubPr>
                  <m:ctrlPr>
                    <w:ins w:id="7689" w:author="The Si Tran" w:date="2012-12-06T03:19:00Z">
                      <w:rPr>
                        <w:rFonts w:ascii="Cambria Math" w:eastAsia="Times New Roman" w:hAnsi="Cambria Math"/>
                        <w:i/>
                        <w:sz w:val="26"/>
                        <w:szCs w:val="26"/>
                      </w:rPr>
                    </w:ins>
                  </m:ctrlPr>
                </m:sSubPr>
                <m:e>
                  <w:ins w:id="7690" w:author="The Si Tran" w:date="2012-12-06T03:19:00Z">
                    <m:r>
                      <w:rPr>
                        <w:rFonts w:ascii="Cambria Math" w:hAnsi="Cambria Math"/>
                        <w:sz w:val="26"/>
                        <w:szCs w:val="26"/>
                        <w:rPrChange w:id="7691" w:author="The Si Tran" w:date="2012-12-06T03:20:00Z">
                          <w:rPr>
                            <w:rFonts w:ascii="Cambria Math" w:hAnsi="Cambria Math"/>
                            <w:szCs w:val="26"/>
                          </w:rPr>
                        </w:rPrChange>
                      </w:rPr>
                      <m:t>o</m:t>
                    </m:r>
                  </w:ins>
                </m:e>
                <m:sub>
                  <w:ins w:id="7692" w:author="The Si Tran" w:date="2012-12-06T03:19:00Z">
                    <m:r>
                      <w:rPr>
                        <w:rFonts w:ascii="Cambria Math" w:hAnsi="Cambria Math"/>
                        <w:sz w:val="26"/>
                        <w:szCs w:val="26"/>
                        <w:rPrChange w:id="7693" w:author="The Si Tran" w:date="2012-12-06T03:20:00Z">
                          <w:rPr>
                            <w:rFonts w:ascii="Cambria Math" w:hAnsi="Cambria Math"/>
                            <w:szCs w:val="26"/>
                          </w:rPr>
                        </w:rPrChange>
                      </w:rPr>
                      <m:t>i</m:t>
                    </m:r>
                  </w:ins>
                </m:sub>
              </m:sSub>
            </m:den>
          </m:f>
          <w:ins w:id="7694" w:author="The Si Tran" w:date="2012-12-06T03:19:00Z">
            <m:r>
              <w:rPr>
                <w:rFonts w:ascii="Cambria Math" w:eastAsia="Times New Roman" w:hAnsi="Cambria Math"/>
                <w:sz w:val="26"/>
                <w:szCs w:val="26"/>
              </w:rPr>
              <m:t>=</m:t>
            </m:r>
          </w:ins>
          <m:nary>
            <m:naryPr>
              <m:chr m:val="∑"/>
              <m:limLoc m:val="subSup"/>
              <m:supHide m:val="1"/>
              <m:ctrlPr>
                <w:ins w:id="7695" w:author="The Si Tran" w:date="2012-12-06T03:19:00Z">
                  <w:rPr>
                    <w:rFonts w:ascii="Cambria Math" w:eastAsia="Times New Roman" w:hAnsi="Cambria Math"/>
                    <w:i/>
                    <w:sz w:val="26"/>
                    <w:szCs w:val="26"/>
                  </w:rPr>
                </w:ins>
              </m:ctrlPr>
            </m:naryPr>
            <m:sub>
              <w:ins w:id="7696" w:author="The Si Tran" w:date="2012-12-06T03:19:00Z">
                <m:r>
                  <w:rPr>
                    <w:rFonts w:ascii="Cambria Math" w:eastAsia="Times New Roman" w:hAnsi="Cambria Math"/>
                    <w:sz w:val="26"/>
                    <w:szCs w:val="26"/>
                  </w:rPr>
                  <m:t>k∈succ(i)</m:t>
                </m:r>
              </w:ins>
            </m:sub>
            <m:sup/>
            <m:e>
              <m:f>
                <m:fPr>
                  <m:ctrlPr>
                    <w:ins w:id="7697" w:author="The Si Tran" w:date="2012-12-06T03:20:00Z">
                      <w:rPr>
                        <w:rFonts w:ascii="Cambria Math" w:eastAsia="Times New Roman" w:hAnsi="Cambria Math"/>
                        <w:i/>
                        <w:sz w:val="26"/>
                        <w:szCs w:val="26"/>
                      </w:rPr>
                    </w:ins>
                  </m:ctrlPr>
                </m:fPr>
                <m:num>
                  <w:ins w:id="7698" w:author="The Si Tran" w:date="2012-12-06T03:20:00Z">
                    <m:r>
                      <w:rPr>
                        <w:rFonts w:ascii="Cambria Math" w:hAnsi="Cambria Math"/>
                        <w:sz w:val="26"/>
                        <w:szCs w:val="26"/>
                        <w:rPrChange w:id="7699" w:author="The Si Tran" w:date="2012-12-06T03:20:00Z">
                          <w:rPr>
                            <w:rFonts w:ascii="Cambria Math" w:hAnsi="Cambria Math"/>
                            <w:szCs w:val="26"/>
                          </w:rPr>
                        </w:rPrChange>
                      </w:rPr>
                      <m:t>∂E</m:t>
                    </m:r>
                  </w:ins>
                </m:num>
                <m:den>
                  <w:ins w:id="7700" w:author="The Si Tran" w:date="2012-12-06T03:20:00Z">
                    <m:r>
                      <w:rPr>
                        <w:rFonts w:ascii="Cambria Math" w:hAnsi="Cambria Math"/>
                        <w:sz w:val="26"/>
                        <w:szCs w:val="26"/>
                        <w:rPrChange w:id="7701" w:author="The Si Tran" w:date="2012-12-06T03:20:00Z">
                          <w:rPr>
                            <w:rFonts w:ascii="Cambria Math" w:hAnsi="Cambria Math"/>
                            <w:szCs w:val="26"/>
                          </w:rPr>
                        </w:rPrChange>
                      </w:rPr>
                      <m:t>∂</m:t>
                    </m:r>
                  </w:ins>
                  <m:sSub>
                    <m:sSubPr>
                      <m:ctrlPr>
                        <w:ins w:id="7702" w:author="The Si Tran" w:date="2012-12-06T03:20:00Z">
                          <w:rPr>
                            <w:rFonts w:ascii="Cambria Math" w:eastAsia="Times New Roman" w:hAnsi="Cambria Math"/>
                            <w:i/>
                            <w:sz w:val="26"/>
                            <w:szCs w:val="26"/>
                          </w:rPr>
                        </w:ins>
                      </m:ctrlPr>
                    </m:sSubPr>
                    <m:e>
                      <w:ins w:id="7703" w:author="The Si Tran" w:date="2012-12-06T03:20:00Z">
                        <m:r>
                          <w:rPr>
                            <w:rFonts w:ascii="Cambria Math" w:hAnsi="Cambria Math"/>
                            <w:sz w:val="26"/>
                            <w:szCs w:val="26"/>
                            <w:rPrChange w:id="7704" w:author="The Si Tran" w:date="2012-12-06T03:20:00Z">
                              <w:rPr>
                                <w:rFonts w:ascii="Cambria Math" w:hAnsi="Cambria Math"/>
                                <w:szCs w:val="26"/>
                              </w:rPr>
                            </w:rPrChange>
                          </w:rPr>
                          <m:t>o</m:t>
                        </m:r>
                      </w:ins>
                    </m:e>
                    <m:sub>
                      <w:ins w:id="7705" w:author="The Si Tran" w:date="2012-12-06T03:20:00Z">
                        <m:r>
                          <w:rPr>
                            <w:rFonts w:ascii="Cambria Math" w:hAnsi="Cambria Math"/>
                            <w:sz w:val="26"/>
                            <w:szCs w:val="26"/>
                          </w:rPr>
                          <m:t>k</m:t>
                        </m:r>
                      </w:ins>
                    </m:sub>
                  </m:sSub>
                </m:den>
              </m:f>
              <m:f>
                <m:fPr>
                  <m:ctrlPr>
                    <w:ins w:id="7706" w:author="The Si Tran" w:date="2012-12-06T03:20:00Z">
                      <w:rPr>
                        <w:rFonts w:ascii="Cambria Math" w:eastAsia="Times New Roman" w:hAnsi="Cambria Math"/>
                        <w:i/>
                        <w:sz w:val="26"/>
                        <w:szCs w:val="26"/>
                      </w:rPr>
                    </w:ins>
                  </m:ctrlPr>
                </m:fPr>
                <m:num>
                  <w:ins w:id="7707" w:author="The Si Tran" w:date="2012-12-06T03:20:00Z">
                    <m:r>
                      <w:rPr>
                        <w:rFonts w:ascii="Cambria Math" w:hAnsi="Cambria Math"/>
                        <w:sz w:val="26"/>
                        <w:szCs w:val="26"/>
                        <w:rPrChange w:id="7708" w:author="The Si Tran" w:date="2012-12-06T03:20:00Z">
                          <w:rPr>
                            <w:rFonts w:ascii="Cambria Math" w:hAnsi="Cambria Math"/>
                            <w:szCs w:val="26"/>
                          </w:rPr>
                        </w:rPrChange>
                      </w:rPr>
                      <m:t>∂</m:t>
                    </m:r>
                  </w:ins>
                  <m:sSub>
                    <m:sSubPr>
                      <m:ctrlPr>
                        <w:ins w:id="7709" w:author="The Si Tran" w:date="2012-12-06T03:20:00Z">
                          <w:rPr>
                            <w:rFonts w:ascii="Cambria Math" w:eastAsia="Times New Roman" w:hAnsi="Cambria Math"/>
                            <w:i/>
                            <w:sz w:val="26"/>
                            <w:szCs w:val="26"/>
                          </w:rPr>
                        </w:ins>
                      </m:ctrlPr>
                    </m:sSubPr>
                    <m:e>
                      <w:ins w:id="7710" w:author="The Si Tran" w:date="2012-12-06T03:20:00Z">
                        <m:r>
                          <w:rPr>
                            <w:rFonts w:ascii="Cambria Math" w:hAnsi="Cambria Math"/>
                            <w:sz w:val="26"/>
                            <w:szCs w:val="26"/>
                            <w:rPrChange w:id="7711" w:author="The Si Tran" w:date="2012-12-06T03:20:00Z">
                              <w:rPr>
                                <w:rFonts w:ascii="Cambria Math" w:hAnsi="Cambria Math"/>
                                <w:szCs w:val="26"/>
                              </w:rPr>
                            </w:rPrChange>
                          </w:rPr>
                          <m:t>o</m:t>
                        </m:r>
                      </w:ins>
                    </m:e>
                    <m:sub>
                      <w:ins w:id="7712" w:author="The Si Tran" w:date="2012-12-06T03:20:00Z">
                        <m:r>
                          <w:rPr>
                            <w:rFonts w:ascii="Cambria Math" w:hAnsi="Cambria Math"/>
                            <w:sz w:val="26"/>
                            <w:szCs w:val="26"/>
                          </w:rPr>
                          <m:t>k</m:t>
                        </m:r>
                      </w:ins>
                    </m:sub>
                  </m:sSub>
                </m:num>
                <m:den>
                  <w:ins w:id="7713" w:author="The Si Tran" w:date="2012-12-06T03:20:00Z">
                    <m:r>
                      <w:rPr>
                        <w:rFonts w:ascii="Cambria Math" w:hAnsi="Cambria Math"/>
                        <w:sz w:val="26"/>
                        <w:szCs w:val="26"/>
                        <w:rPrChange w:id="7714" w:author="The Si Tran" w:date="2012-12-06T03:20:00Z">
                          <w:rPr>
                            <w:rFonts w:ascii="Cambria Math" w:hAnsi="Cambria Math"/>
                            <w:szCs w:val="26"/>
                          </w:rPr>
                        </w:rPrChange>
                      </w:rPr>
                      <m:t>∂</m:t>
                    </m:r>
                  </w:ins>
                  <m:sSub>
                    <m:sSubPr>
                      <m:ctrlPr>
                        <w:ins w:id="7715" w:author="The Si Tran" w:date="2012-12-06T03:20:00Z">
                          <w:rPr>
                            <w:rFonts w:ascii="Cambria Math" w:eastAsia="Times New Roman" w:hAnsi="Cambria Math"/>
                            <w:i/>
                            <w:sz w:val="26"/>
                            <w:szCs w:val="26"/>
                          </w:rPr>
                        </w:ins>
                      </m:ctrlPr>
                    </m:sSubPr>
                    <m:e>
                      <w:ins w:id="7716" w:author="The Si Tran" w:date="2012-12-06T03:20:00Z">
                        <m:r>
                          <w:rPr>
                            <w:rFonts w:ascii="Cambria Math" w:eastAsia="Times New Roman" w:hAnsi="Cambria Math"/>
                            <w:sz w:val="26"/>
                            <w:szCs w:val="26"/>
                          </w:rPr>
                          <m:t>o</m:t>
                        </m:r>
                      </w:ins>
                    </m:e>
                    <m:sub>
                      <w:ins w:id="7717" w:author="The Si Tran" w:date="2012-12-06T03:20:00Z">
                        <m:r>
                          <w:rPr>
                            <w:rFonts w:ascii="Cambria Math" w:hAnsi="Cambria Math"/>
                            <w:sz w:val="26"/>
                            <w:szCs w:val="26"/>
                          </w:rPr>
                          <m:t>i</m:t>
                        </m:r>
                      </w:ins>
                    </m:sub>
                  </m:sSub>
                </m:den>
              </m:f>
            </m:e>
          </m:nary>
          <w:ins w:id="7718" w:author="The Si Tran" w:date="2012-12-06T03:20:00Z">
            <m:r>
              <w:rPr>
                <w:rFonts w:ascii="Cambria Math" w:eastAsia="Times New Roman" w:hAnsi="Cambria Math"/>
                <w:sz w:val="26"/>
                <w:szCs w:val="26"/>
              </w:rPr>
              <m:t>=</m:t>
            </m:r>
          </w:ins>
          <m:nary>
            <m:naryPr>
              <m:chr m:val="∑"/>
              <m:limLoc m:val="subSup"/>
              <m:supHide m:val="1"/>
              <m:ctrlPr>
                <w:ins w:id="7719" w:author="The Si Tran" w:date="2012-12-06T03:21:00Z">
                  <w:rPr>
                    <w:rFonts w:ascii="Cambria Math" w:eastAsia="Times New Roman" w:hAnsi="Cambria Math"/>
                    <w:i/>
                    <w:sz w:val="26"/>
                    <w:szCs w:val="26"/>
                  </w:rPr>
                </w:ins>
              </m:ctrlPr>
            </m:naryPr>
            <m:sub>
              <w:ins w:id="7720" w:author="The Si Tran" w:date="2012-12-06T03:21:00Z">
                <m:r>
                  <w:rPr>
                    <w:rFonts w:ascii="Cambria Math" w:eastAsia="Times New Roman" w:hAnsi="Cambria Math"/>
                    <w:sz w:val="26"/>
                    <w:szCs w:val="26"/>
                  </w:rPr>
                  <m:t>k∈succ(i)</m:t>
                </m:r>
              </w:ins>
            </m:sub>
            <m:sup/>
            <m:e>
              <m:f>
                <m:fPr>
                  <m:ctrlPr>
                    <w:ins w:id="7721" w:author="The Si Tran" w:date="2012-12-06T03:21:00Z">
                      <w:rPr>
                        <w:rFonts w:ascii="Cambria Math" w:eastAsia="Times New Roman" w:hAnsi="Cambria Math"/>
                        <w:i/>
                        <w:sz w:val="26"/>
                        <w:szCs w:val="26"/>
                      </w:rPr>
                    </w:ins>
                  </m:ctrlPr>
                </m:fPr>
                <m:num>
                  <w:ins w:id="7722" w:author="The Si Tran" w:date="2012-12-06T03:21:00Z">
                    <m:r>
                      <w:rPr>
                        <w:rFonts w:ascii="Cambria Math" w:hAnsi="Cambria Math"/>
                        <w:sz w:val="26"/>
                        <w:szCs w:val="26"/>
                      </w:rPr>
                      <m:t>∂E</m:t>
                    </m:r>
                  </w:ins>
                </m:num>
                <m:den>
                  <w:ins w:id="7723" w:author="The Si Tran" w:date="2012-12-06T03:21:00Z">
                    <m:r>
                      <w:rPr>
                        <w:rFonts w:ascii="Cambria Math" w:hAnsi="Cambria Math"/>
                        <w:sz w:val="26"/>
                        <w:szCs w:val="26"/>
                      </w:rPr>
                      <m:t>∂</m:t>
                    </m:r>
                  </w:ins>
                  <m:sSub>
                    <m:sSubPr>
                      <m:ctrlPr>
                        <w:ins w:id="7724" w:author="The Si Tran" w:date="2012-12-06T03:21:00Z">
                          <w:rPr>
                            <w:rFonts w:ascii="Cambria Math" w:eastAsia="Times New Roman" w:hAnsi="Cambria Math"/>
                            <w:i/>
                            <w:sz w:val="26"/>
                            <w:szCs w:val="26"/>
                          </w:rPr>
                        </w:ins>
                      </m:ctrlPr>
                    </m:sSubPr>
                    <m:e>
                      <w:ins w:id="7725" w:author="The Si Tran" w:date="2012-12-06T03:21:00Z">
                        <m:r>
                          <w:rPr>
                            <w:rFonts w:ascii="Cambria Math" w:hAnsi="Cambria Math"/>
                            <w:sz w:val="26"/>
                            <w:szCs w:val="26"/>
                          </w:rPr>
                          <m:t>o</m:t>
                        </m:r>
                      </w:ins>
                    </m:e>
                    <m:sub>
                      <w:ins w:id="7726" w:author="The Si Tran" w:date="2012-12-06T03:21:00Z">
                        <m:r>
                          <w:rPr>
                            <w:rFonts w:ascii="Cambria Math" w:hAnsi="Cambria Math"/>
                            <w:sz w:val="26"/>
                            <w:szCs w:val="26"/>
                          </w:rPr>
                          <m:t>k</m:t>
                        </m:r>
                      </w:ins>
                    </m:sub>
                  </m:sSub>
                </m:den>
              </m:f>
              <m:f>
                <m:fPr>
                  <m:ctrlPr>
                    <w:ins w:id="7727" w:author="The Si Tran" w:date="2012-12-06T03:21:00Z">
                      <w:rPr>
                        <w:rFonts w:ascii="Cambria Math" w:eastAsia="Times New Roman" w:hAnsi="Cambria Math"/>
                        <w:i/>
                        <w:sz w:val="26"/>
                        <w:szCs w:val="26"/>
                      </w:rPr>
                    </w:ins>
                  </m:ctrlPr>
                </m:fPr>
                <m:num>
                  <w:ins w:id="7728" w:author="The Si Tran" w:date="2012-12-06T03:21:00Z">
                    <m:r>
                      <w:rPr>
                        <w:rFonts w:ascii="Cambria Math" w:hAnsi="Cambria Math"/>
                        <w:sz w:val="26"/>
                        <w:szCs w:val="26"/>
                      </w:rPr>
                      <m:t>∂</m:t>
                    </m:r>
                  </w:ins>
                  <m:sSub>
                    <m:sSubPr>
                      <m:ctrlPr>
                        <w:ins w:id="7729" w:author="The Si Tran" w:date="2012-12-06T03:21:00Z">
                          <w:rPr>
                            <w:rFonts w:ascii="Cambria Math" w:eastAsia="Times New Roman" w:hAnsi="Cambria Math"/>
                            <w:i/>
                            <w:sz w:val="26"/>
                            <w:szCs w:val="26"/>
                          </w:rPr>
                        </w:ins>
                      </m:ctrlPr>
                    </m:sSubPr>
                    <m:e>
                      <w:ins w:id="7730" w:author="The Si Tran" w:date="2012-12-06T03:21:00Z">
                        <m:r>
                          <w:rPr>
                            <w:rFonts w:ascii="Cambria Math" w:hAnsi="Cambria Math"/>
                            <w:sz w:val="26"/>
                            <w:szCs w:val="26"/>
                          </w:rPr>
                          <m:t>o</m:t>
                        </m:r>
                      </w:ins>
                    </m:e>
                    <m:sub>
                      <w:ins w:id="7731" w:author="The Si Tran" w:date="2012-12-06T03:21:00Z">
                        <m:r>
                          <w:rPr>
                            <w:rFonts w:ascii="Cambria Math" w:hAnsi="Cambria Math"/>
                            <w:sz w:val="26"/>
                            <w:szCs w:val="26"/>
                          </w:rPr>
                          <m:t>k</m:t>
                        </m:r>
                      </w:ins>
                    </m:sub>
                  </m:sSub>
                </m:num>
                <m:den>
                  <w:ins w:id="7732" w:author="The Si Tran" w:date="2012-12-06T03:21:00Z">
                    <m:r>
                      <w:rPr>
                        <w:rFonts w:ascii="Cambria Math" w:hAnsi="Cambria Math"/>
                        <w:sz w:val="26"/>
                        <w:szCs w:val="26"/>
                      </w:rPr>
                      <m:t>∂</m:t>
                    </m:r>
                  </w:ins>
                  <m:sSub>
                    <m:sSubPr>
                      <m:ctrlPr>
                        <w:ins w:id="7733" w:author="The Si Tran" w:date="2012-12-06T03:21:00Z">
                          <w:rPr>
                            <w:rFonts w:ascii="Cambria Math" w:eastAsia="Times New Roman" w:hAnsi="Cambria Math"/>
                            <w:i/>
                            <w:sz w:val="26"/>
                            <w:szCs w:val="26"/>
                          </w:rPr>
                        </w:ins>
                      </m:ctrlPr>
                    </m:sSubPr>
                    <m:e>
                      <w:ins w:id="7734" w:author="The Si Tran" w:date="2012-12-06T03:21:00Z">
                        <m:r>
                          <w:rPr>
                            <w:rFonts w:ascii="Cambria Math" w:eastAsia="Times New Roman" w:hAnsi="Cambria Math"/>
                            <w:sz w:val="26"/>
                            <w:szCs w:val="26"/>
                          </w:rPr>
                          <m:t>net</m:t>
                        </m:r>
                      </w:ins>
                    </m:e>
                    <m:sub>
                      <w:ins w:id="7735" w:author="The Si Tran" w:date="2012-12-06T03:21:00Z">
                        <m:r>
                          <w:rPr>
                            <w:rFonts w:ascii="Cambria Math" w:hAnsi="Cambria Math"/>
                            <w:sz w:val="26"/>
                            <w:szCs w:val="26"/>
                          </w:rPr>
                          <m:t>k</m:t>
                        </m:r>
                      </w:ins>
                    </m:sub>
                  </m:sSub>
                </m:den>
              </m:f>
              <m:f>
                <m:fPr>
                  <m:ctrlPr>
                    <w:ins w:id="7736" w:author="The Si Tran" w:date="2012-12-06T03:21:00Z">
                      <w:rPr>
                        <w:rFonts w:ascii="Cambria Math" w:eastAsia="Times New Roman" w:hAnsi="Cambria Math"/>
                        <w:i/>
                        <w:sz w:val="26"/>
                        <w:szCs w:val="26"/>
                      </w:rPr>
                    </w:ins>
                  </m:ctrlPr>
                </m:fPr>
                <m:num>
                  <w:ins w:id="7737" w:author="The Si Tran" w:date="2012-12-06T03:21:00Z">
                    <m:r>
                      <w:rPr>
                        <w:rFonts w:ascii="Cambria Math" w:hAnsi="Cambria Math"/>
                        <w:sz w:val="26"/>
                        <w:szCs w:val="26"/>
                      </w:rPr>
                      <m:t>∂</m:t>
                    </m:r>
                  </w:ins>
                  <m:sSub>
                    <m:sSubPr>
                      <m:ctrlPr>
                        <w:ins w:id="7738" w:author="The Si Tran" w:date="2012-12-06T03:21:00Z">
                          <w:rPr>
                            <w:rFonts w:ascii="Cambria Math" w:eastAsia="Times New Roman" w:hAnsi="Cambria Math"/>
                            <w:i/>
                            <w:sz w:val="26"/>
                            <w:szCs w:val="26"/>
                          </w:rPr>
                        </w:ins>
                      </m:ctrlPr>
                    </m:sSubPr>
                    <m:e>
                      <w:ins w:id="7739" w:author="The Si Tran" w:date="2012-12-06T03:21:00Z">
                        <m:r>
                          <w:rPr>
                            <w:rFonts w:ascii="Cambria Math" w:hAnsi="Cambria Math"/>
                            <w:sz w:val="26"/>
                            <w:szCs w:val="26"/>
                          </w:rPr>
                          <m:t>net</m:t>
                        </m:r>
                      </w:ins>
                    </m:e>
                    <m:sub>
                      <w:ins w:id="7740" w:author="The Si Tran" w:date="2012-12-06T03:21:00Z">
                        <m:r>
                          <w:rPr>
                            <w:rFonts w:ascii="Cambria Math" w:hAnsi="Cambria Math"/>
                            <w:sz w:val="26"/>
                            <w:szCs w:val="26"/>
                          </w:rPr>
                          <m:t>k</m:t>
                        </m:r>
                      </w:ins>
                    </m:sub>
                  </m:sSub>
                </m:num>
                <m:den>
                  <w:ins w:id="7741" w:author="The Si Tran" w:date="2012-12-06T03:21:00Z">
                    <m:r>
                      <w:rPr>
                        <w:rFonts w:ascii="Cambria Math" w:hAnsi="Cambria Math"/>
                        <w:sz w:val="26"/>
                        <w:szCs w:val="26"/>
                      </w:rPr>
                      <m:t>∂</m:t>
                    </m:r>
                  </w:ins>
                  <m:sSub>
                    <m:sSubPr>
                      <m:ctrlPr>
                        <w:ins w:id="7742" w:author="The Si Tran" w:date="2012-12-06T03:21:00Z">
                          <w:rPr>
                            <w:rFonts w:ascii="Cambria Math" w:eastAsia="Times New Roman" w:hAnsi="Cambria Math"/>
                            <w:i/>
                            <w:sz w:val="26"/>
                            <w:szCs w:val="26"/>
                          </w:rPr>
                        </w:ins>
                      </m:ctrlPr>
                    </m:sSubPr>
                    <m:e>
                      <w:ins w:id="7743" w:author="The Si Tran" w:date="2012-12-06T03:21:00Z">
                        <m:r>
                          <w:rPr>
                            <w:rFonts w:ascii="Cambria Math" w:eastAsia="Times New Roman" w:hAnsi="Cambria Math"/>
                            <w:sz w:val="26"/>
                            <w:szCs w:val="26"/>
                          </w:rPr>
                          <m:t>o</m:t>
                        </m:r>
                      </w:ins>
                    </m:e>
                    <m:sub>
                      <w:ins w:id="7744" w:author="The Si Tran" w:date="2012-12-06T03:21:00Z">
                        <m:r>
                          <w:rPr>
                            <w:rFonts w:ascii="Cambria Math" w:hAnsi="Cambria Math"/>
                            <w:sz w:val="26"/>
                            <w:szCs w:val="26"/>
                          </w:rPr>
                          <m:t>i</m:t>
                        </m:r>
                      </w:ins>
                    </m:sub>
                  </m:sSub>
                </m:den>
              </m:f>
              <w:ins w:id="7745" w:author="The Si Tran" w:date="2012-12-06T03:22:00Z">
                <m:r>
                  <w:rPr>
                    <w:rFonts w:ascii="Cambria Math" w:eastAsia="Times New Roman" w:hAnsi="Cambria Math"/>
                    <w:sz w:val="26"/>
                    <w:szCs w:val="26"/>
                  </w:rPr>
                  <m:t>=</m:t>
                </m:r>
              </w:ins>
            </m:e>
          </m:nary>
          <m:nary>
            <m:naryPr>
              <m:chr m:val="∑"/>
              <m:limLoc m:val="subSup"/>
              <m:supHide m:val="1"/>
              <m:ctrlPr>
                <w:ins w:id="7746" w:author="The Si Tran" w:date="2012-12-06T03:22:00Z">
                  <w:rPr>
                    <w:rFonts w:ascii="Cambria Math" w:eastAsia="Times New Roman" w:hAnsi="Cambria Math"/>
                    <w:i/>
                    <w:sz w:val="26"/>
                    <w:szCs w:val="26"/>
                  </w:rPr>
                </w:ins>
              </m:ctrlPr>
            </m:naryPr>
            <m:sub>
              <w:ins w:id="7747" w:author="The Si Tran" w:date="2012-12-06T03:22:00Z">
                <m:r>
                  <w:rPr>
                    <w:rFonts w:ascii="Cambria Math" w:eastAsia="Times New Roman" w:hAnsi="Cambria Math"/>
                    <w:sz w:val="26"/>
                    <w:szCs w:val="26"/>
                  </w:rPr>
                  <m:t>k∈succ(i)</m:t>
                </m:r>
              </w:ins>
            </m:sub>
            <m:sup/>
            <m:e>
              <m:f>
                <m:fPr>
                  <m:ctrlPr>
                    <w:ins w:id="7748" w:author="The Si Tran" w:date="2012-12-06T03:22:00Z">
                      <w:rPr>
                        <w:rFonts w:ascii="Cambria Math" w:eastAsia="Times New Roman" w:hAnsi="Cambria Math"/>
                        <w:i/>
                        <w:sz w:val="26"/>
                        <w:szCs w:val="26"/>
                      </w:rPr>
                    </w:ins>
                  </m:ctrlPr>
                </m:fPr>
                <m:num>
                  <w:ins w:id="7749" w:author="The Si Tran" w:date="2012-12-06T03:22:00Z">
                    <m:r>
                      <w:rPr>
                        <w:rFonts w:ascii="Cambria Math" w:hAnsi="Cambria Math"/>
                        <w:sz w:val="26"/>
                        <w:szCs w:val="26"/>
                      </w:rPr>
                      <m:t>∂E</m:t>
                    </m:r>
                  </w:ins>
                </m:num>
                <m:den>
                  <w:ins w:id="7750" w:author="The Si Tran" w:date="2012-12-06T03:22:00Z">
                    <m:r>
                      <w:rPr>
                        <w:rFonts w:ascii="Cambria Math" w:hAnsi="Cambria Math"/>
                        <w:sz w:val="26"/>
                        <w:szCs w:val="26"/>
                      </w:rPr>
                      <m:t>∂</m:t>
                    </m:r>
                  </w:ins>
                  <m:sSub>
                    <m:sSubPr>
                      <m:ctrlPr>
                        <w:ins w:id="7751" w:author="The Si Tran" w:date="2012-12-06T03:22:00Z">
                          <w:rPr>
                            <w:rFonts w:ascii="Cambria Math" w:eastAsia="Times New Roman" w:hAnsi="Cambria Math"/>
                            <w:i/>
                            <w:sz w:val="26"/>
                            <w:szCs w:val="26"/>
                          </w:rPr>
                        </w:ins>
                      </m:ctrlPr>
                    </m:sSubPr>
                    <m:e>
                      <w:ins w:id="7752" w:author="The Si Tran" w:date="2012-12-06T03:22:00Z">
                        <m:r>
                          <w:rPr>
                            <w:rFonts w:ascii="Cambria Math" w:hAnsi="Cambria Math"/>
                            <w:sz w:val="26"/>
                            <w:szCs w:val="26"/>
                          </w:rPr>
                          <m:t>o</m:t>
                        </m:r>
                      </w:ins>
                    </m:e>
                    <m:sub>
                      <w:ins w:id="7753" w:author="The Si Tran" w:date="2012-12-06T03:22:00Z">
                        <m:r>
                          <w:rPr>
                            <w:rFonts w:ascii="Cambria Math" w:hAnsi="Cambria Math"/>
                            <w:sz w:val="26"/>
                            <w:szCs w:val="26"/>
                          </w:rPr>
                          <m:t>k</m:t>
                        </m:r>
                      </w:ins>
                    </m:sub>
                  </m:sSub>
                </m:den>
              </m:f>
              <m:sSup>
                <m:sSupPr>
                  <m:ctrlPr>
                    <w:ins w:id="7754" w:author="The Si Tran" w:date="2012-12-06T03:22:00Z">
                      <w:rPr>
                        <w:rFonts w:ascii="Cambria Math" w:eastAsia="Times New Roman" w:hAnsi="Cambria Math"/>
                        <w:i/>
                        <w:sz w:val="26"/>
                        <w:szCs w:val="26"/>
                      </w:rPr>
                    </w:ins>
                  </m:ctrlPr>
                </m:sSupPr>
                <m:e>
                  <w:ins w:id="7755" w:author="The Si Tran" w:date="2012-12-06T03:22:00Z">
                    <m:r>
                      <w:rPr>
                        <w:rFonts w:ascii="Cambria Math" w:eastAsia="Times New Roman" w:hAnsi="Cambria Math"/>
                        <w:sz w:val="26"/>
                        <w:szCs w:val="26"/>
                      </w:rPr>
                      <m:t>f</m:t>
                    </m:r>
                  </w:ins>
                </m:e>
                <m:sup>
                  <w:ins w:id="7756" w:author="The Si Tran" w:date="2012-12-06T03:22:00Z">
                    <m:r>
                      <w:rPr>
                        <w:rFonts w:ascii="Cambria Math" w:eastAsia="Times New Roman" w:hAnsi="Cambria Math"/>
                        <w:sz w:val="26"/>
                        <w:szCs w:val="26"/>
                      </w:rPr>
                      <m:t>'</m:t>
                    </m:r>
                  </w:ins>
                </m:sup>
              </m:sSup>
              <m:d>
                <m:dPr>
                  <m:ctrlPr>
                    <w:ins w:id="7757" w:author="The Si Tran" w:date="2012-12-06T03:22:00Z">
                      <w:rPr>
                        <w:rFonts w:ascii="Cambria Math" w:eastAsia="Times New Roman" w:hAnsi="Cambria Math"/>
                        <w:i/>
                        <w:sz w:val="26"/>
                        <w:szCs w:val="26"/>
                      </w:rPr>
                    </w:ins>
                  </m:ctrlPr>
                </m:dPr>
                <m:e>
                  <m:sSub>
                    <m:sSubPr>
                      <m:ctrlPr>
                        <w:ins w:id="7758" w:author="The Si Tran" w:date="2012-12-06T03:22:00Z">
                          <w:rPr>
                            <w:rFonts w:ascii="Cambria Math" w:eastAsia="Times New Roman" w:hAnsi="Cambria Math"/>
                            <w:i/>
                            <w:sz w:val="26"/>
                            <w:szCs w:val="26"/>
                          </w:rPr>
                        </w:ins>
                      </m:ctrlPr>
                    </m:sSubPr>
                    <m:e>
                      <w:ins w:id="7759" w:author="The Si Tran" w:date="2012-12-06T03:23:00Z">
                        <m:r>
                          <w:rPr>
                            <w:rFonts w:ascii="Cambria Math" w:eastAsia="Times New Roman" w:hAnsi="Cambria Math"/>
                            <w:sz w:val="26"/>
                            <w:szCs w:val="26"/>
                          </w:rPr>
                          <m:t>net</m:t>
                        </m:r>
                      </w:ins>
                    </m:e>
                    <m:sub>
                      <w:ins w:id="7760" w:author="The Si Tran" w:date="2012-12-06T03:23:00Z">
                        <m:r>
                          <w:rPr>
                            <w:rFonts w:ascii="Cambria Math" w:eastAsia="Times New Roman" w:hAnsi="Cambria Math"/>
                            <w:sz w:val="26"/>
                            <w:szCs w:val="26"/>
                          </w:rPr>
                          <m:t>k</m:t>
                        </m:r>
                      </w:ins>
                    </m:sub>
                  </m:sSub>
                </m:e>
              </m:d>
              <m:sSub>
                <m:sSubPr>
                  <m:ctrlPr>
                    <w:ins w:id="7761" w:author="The Si Tran" w:date="2012-12-06T03:23:00Z">
                      <w:rPr>
                        <w:rFonts w:ascii="Cambria Math" w:eastAsia="Times New Roman" w:hAnsi="Cambria Math"/>
                        <w:i/>
                        <w:sz w:val="26"/>
                        <w:szCs w:val="26"/>
                      </w:rPr>
                    </w:ins>
                  </m:ctrlPr>
                </m:sSubPr>
                <m:e>
                  <w:ins w:id="7762" w:author="The Si Tran" w:date="2012-12-06T03:23:00Z">
                    <m:r>
                      <w:rPr>
                        <w:rFonts w:ascii="Cambria Math" w:eastAsia="Times New Roman" w:hAnsi="Cambria Math"/>
                        <w:sz w:val="26"/>
                        <w:szCs w:val="26"/>
                      </w:rPr>
                      <m:t>w</m:t>
                    </m:r>
                  </w:ins>
                </m:e>
                <m:sub>
                  <w:ins w:id="7763"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7764" w:author="The Si Tran" w:date="2012-12-14T05:43:00Z">
        <w:r w:rsidRPr="000C3A28">
          <w:rPr>
            <w:noProof/>
          </w:rPr>
          <mc:AlternateContent>
            <mc:Choice Requires="wps">
              <w:drawing>
                <wp:anchor distT="0" distB="0" distL="114300" distR="114300" simplePos="0" relativeHeight="251627520" behindDoc="1" locked="0" layoutInCell="1" allowOverlap="1" wp14:anchorId="0BC2898F" wp14:editId="3ECE304E">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3D6C9F" w:rsidRDefault="003D6C9F">
                              <w:pPr>
                                <w:pStyle w:val="EquationIndex"/>
                                <w:pPrChange w:id="7765" w:author="The Si Tran" w:date="2012-12-16T08:25:00Z">
                                  <w:pPr/>
                                </w:pPrChange>
                              </w:pPr>
                              <w:ins w:id="7766" w:author="The Si Tran" w:date="2012-12-06T02:41:00Z">
                                <w:r>
                                  <w:t>(4.</w:t>
                                </w:r>
                              </w:ins>
                              <w:ins w:id="7767" w:author="The Si Tran" w:date="2012-12-06T02:44:00Z">
                                <w:r>
                                  <w:t>10</w:t>
                                </w:r>
                              </w:ins>
                              <w:ins w:id="776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3D6C9F" w:rsidRDefault="003D6C9F">
                        <w:pPr>
                          <w:pStyle w:val="EquationIndex"/>
                          <w:pPrChange w:id="7769" w:author="The Si Tran" w:date="2012-12-16T08:25:00Z">
                            <w:pPr/>
                          </w:pPrChange>
                        </w:pPr>
                        <w:ins w:id="7770" w:author="The Si Tran" w:date="2012-12-06T02:41:00Z">
                          <w:r>
                            <w:t>(4.</w:t>
                          </w:r>
                        </w:ins>
                        <w:ins w:id="7771" w:author="The Si Tran" w:date="2012-12-06T02:44:00Z">
                          <w:r>
                            <w:t>10</w:t>
                          </w:r>
                        </w:ins>
                        <w:ins w:id="7772"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7773" w:author="The Si Tran" w:date="2012-12-06T03:23:00Z">
        <w:r w:rsidR="0088753F" w:rsidRPr="00AF1345" w:rsidDel="008A5312">
          <w:rPr>
            <w:rFonts w:ascii="Times New Roman" w:hAnsi="Times New Roman"/>
            <w:position w:val="-64"/>
            <w:sz w:val="26"/>
            <w:szCs w:val="26"/>
          </w:rPr>
          <w:object w:dxaOrig="5840" w:dyaOrig="1400" w14:anchorId="4D68EFCA">
            <v:shape id="_x0000_i1125" type="#_x0000_t75" style="width:381.75pt;height:93.75pt" o:ole="">
              <v:imagedata r:id="rId252" o:title=""/>
            </v:shape>
            <o:OLEObject Type="Embed" ProgID="Equation.DSMT4" ShapeID="_x0000_i1125" DrawAspect="Content" ObjectID="_1417544957" r:id="rId253"/>
          </w:object>
        </w:r>
      </w:del>
    </w:p>
    <w:p w14:paraId="615C4E77" w14:textId="796CC167" w:rsidR="0088753F" w:rsidRDefault="00E20E05" w:rsidP="0088753F">
      <w:pPr>
        <w:pStyle w:val="ListParagraph"/>
        <w:spacing w:after="0" w:line="360" w:lineRule="auto"/>
        <w:ind w:left="0"/>
        <w:rPr>
          <w:ins w:id="7774" w:author="The Si Tran" w:date="2012-12-06T03:24:00Z"/>
          <w:rFonts w:ascii="Times New Roman" w:hAnsi="Times New Roman"/>
          <w:sz w:val="26"/>
          <w:szCs w:val="26"/>
        </w:rPr>
      </w:pPr>
      <w:ins w:id="7775" w:author="The Si Tran" w:date="2012-12-14T05:43:00Z">
        <w:r w:rsidRPr="00941798">
          <w:rPr>
            <w:noProof/>
            <w:szCs w:val="26"/>
            <w:rPrChange w:id="7776" w:author="Unknown">
              <w:rPr>
                <w:noProof/>
              </w:rPr>
            </w:rPrChange>
          </w:rPr>
          <mc:AlternateContent>
            <mc:Choice Requires="wps">
              <w:drawing>
                <wp:anchor distT="0" distB="0" distL="114300" distR="114300" simplePos="0" relativeHeight="251621376" behindDoc="0" locked="0" layoutInCell="1" allowOverlap="1" wp14:anchorId="04312190" wp14:editId="071FE37A">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3D6C9F" w:rsidRDefault="003D6C9F">
                              <w:pPr>
                                <w:pStyle w:val="EquationIndex"/>
                                <w:pPrChange w:id="7777" w:author="The Si Tran" w:date="2012-12-16T08:25:00Z">
                                  <w:pPr/>
                                </w:pPrChange>
                              </w:pPr>
                              <w:ins w:id="7778" w:author="The Si Tran" w:date="2012-12-06T02:41:00Z">
                                <w:r>
                                  <w:t>(4.</w:t>
                                </w:r>
                              </w:ins>
                              <w:ins w:id="7779" w:author="The Si Tran" w:date="2012-12-06T02:44:00Z">
                                <w:r>
                                  <w:t>11</w:t>
                                </w:r>
                              </w:ins>
                              <w:ins w:id="778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3D6C9F" w:rsidRDefault="003D6C9F">
                        <w:pPr>
                          <w:pStyle w:val="EquationIndex"/>
                          <w:pPrChange w:id="7781" w:author="The Si Tran" w:date="2012-12-16T08:25:00Z">
                            <w:pPr/>
                          </w:pPrChange>
                        </w:pPr>
                        <w:ins w:id="7782" w:author="The Si Tran" w:date="2012-12-06T02:41:00Z">
                          <w:r>
                            <w:t>(4.</w:t>
                          </w:r>
                        </w:ins>
                        <w:ins w:id="7783" w:author="The Si Tran" w:date="2012-12-06T02:44:00Z">
                          <w:r>
                            <w:t>11</w:t>
                          </w:r>
                        </w:ins>
                        <w:ins w:id="7784" w:author="The Si Tran" w:date="2012-12-06T02:41:00Z">
                          <w:r>
                            <w:t>)</w:t>
                          </w:r>
                        </w:ins>
                      </w:p>
                    </w:txbxContent>
                  </v:textbox>
                </v:shape>
              </w:pict>
            </mc:Fallback>
          </mc:AlternateContent>
        </w:r>
      </w:ins>
      <w:r w:rsidR="0088753F" w:rsidRPr="0049233F">
        <w:rPr>
          <w:rFonts w:ascii="Times New Roman" w:hAnsi="Times New Roman"/>
          <w:sz w:val="26"/>
          <w:szCs w:val="26"/>
        </w:rPr>
        <w:t>Thay (</w:t>
      </w:r>
      <w:ins w:id="7785" w:author="The Si Tran" w:date="2012-12-14T05:45:00Z">
        <w:r>
          <w:rPr>
            <w:rFonts w:ascii="Times New Roman" w:hAnsi="Times New Roman"/>
            <w:sz w:val="26"/>
            <w:szCs w:val="26"/>
          </w:rPr>
          <w:t>4</w:t>
        </w:r>
      </w:ins>
      <w:del w:id="7786"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787" w:author="The Si Tran" w:date="2012-12-14T05:45:00Z">
        <w:r>
          <w:rPr>
            <w:rFonts w:ascii="Times New Roman" w:hAnsi="Times New Roman"/>
            <w:sz w:val="26"/>
            <w:szCs w:val="26"/>
          </w:rPr>
          <w:t>4</w:t>
        </w:r>
      </w:ins>
      <w:del w:id="778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789" w:author="The Si Tran" w:date="2012-12-14T05:45:00Z">
        <w:r>
          <w:rPr>
            <w:rFonts w:ascii="Times New Roman" w:hAnsi="Times New Roman"/>
            <w:sz w:val="26"/>
            <w:szCs w:val="26"/>
          </w:rPr>
          <w:t>4</w:t>
        </w:r>
      </w:ins>
      <w:del w:id="7790"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3D6C9F">
      <w:pPr>
        <w:pStyle w:val="ListParagraph"/>
        <w:spacing w:after="0" w:line="360" w:lineRule="auto"/>
        <w:ind w:firstLine="720"/>
        <w:rPr>
          <w:rFonts w:ascii="Times New Roman" w:hAnsi="Times New Roman"/>
          <w:sz w:val="26"/>
          <w:szCs w:val="26"/>
        </w:rPr>
        <w:pPrChange w:id="7791" w:author="The Si Tran" w:date="2012-12-06T03:25:00Z">
          <w:pPr>
            <w:pStyle w:val="ListParagraph"/>
            <w:spacing w:after="0" w:line="360" w:lineRule="auto"/>
            <w:ind w:left="0"/>
          </w:pPr>
        </w:pPrChange>
      </w:pPr>
      <m:oMathPara>
        <m:oMath>
          <m:f>
            <m:fPr>
              <m:ctrlPr>
                <w:ins w:id="7792" w:author="The Si Tran" w:date="2012-12-06T03:24:00Z">
                  <w:rPr>
                    <w:rFonts w:ascii="Cambria Math" w:eastAsia="Times New Roman" w:hAnsi="Cambria Math"/>
                    <w:i/>
                    <w:sz w:val="26"/>
                    <w:szCs w:val="26"/>
                  </w:rPr>
                </w:ins>
              </m:ctrlPr>
            </m:fPr>
            <m:num>
              <w:ins w:id="7793" w:author="The Si Tran" w:date="2012-12-06T03:24:00Z">
                <m:r>
                  <w:rPr>
                    <w:rFonts w:ascii="Cambria Math" w:hAnsi="Cambria Math"/>
                    <w:sz w:val="26"/>
                    <w:szCs w:val="26"/>
                  </w:rPr>
                  <m:t>∂E</m:t>
                </m:r>
              </w:ins>
            </m:num>
            <m:den>
              <w:ins w:id="7794" w:author="The Si Tran" w:date="2012-12-06T03:24:00Z">
                <m:r>
                  <w:rPr>
                    <w:rFonts w:ascii="Cambria Math" w:hAnsi="Cambria Math"/>
                    <w:sz w:val="26"/>
                    <w:szCs w:val="26"/>
                  </w:rPr>
                  <m:t>∂</m:t>
                </m:r>
              </w:ins>
              <m:sSub>
                <m:sSubPr>
                  <m:ctrlPr>
                    <w:ins w:id="7795" w:author="The Si Tran" w:date="2012-12-06T03:24:00Z">
                      <w:rPr>
                        <w:rFonts w:ascii="Cambria Math" w:eastAsia="Times New Roman" w:hAnsi="Cambria Math"/>
                        <w:i/>
                        <w:sz w:val="26"/>
                        <w:szCs w:val="26"/>
                      </w:rPr>
                    </w:ins>
                  </m:ctrlPr>
                </m:sSubPr>
                <m:e>
                  <w:ins w:id="7796" w:author="The Si Tran" w:date="2012-12-06T03:24:00Z">
                    <m:r>
                      <w:rPr>
                        <w:rFonts w:ascii="Cambria Math" w:hAnsi="Cambria Math"/>
                        <w:sz w:val="26"/>
                        <w:szCs w:val="26"/>
                      </w:rPr>
                      <m:t>w</m:t>
                    </m:r>
                  </w:ins>
                </m:e>
                <m:sub>
                  <w:ins w:id="7797" w:author="The Si Tran" w:date="2012-12-06T03:24:00Z">
                    <m:r>
                      <w:rPr>
                        <w:rFonts w:ascii="Cambria Math" w:hAnsi="Cambria Math"/>
                        <w:sz w:val="26"/>
                        <w:szCs w:val="26"/>
                      </w:rPr>
                      <m:t>ij</m:t>
                    </m:r>
                  </w:ins>
                </m:sub>
              </m:sSub>
            </m:den>
          </m:f>
          <w:ins w:id="7798" w:author="The Si Tran" w:date="2012-12-06T03:24:00Z">
            <m:r>
              <w:rPr>
                <w:rFonts w:ascii="Cambria Math" w:hAnsi="Cambria Math"/>
                <w:sz w:val="26"/>
                <w:szCs w:val="26"/>
              </w:rPr>
              <m:t>=</m:t>
            </m:r>
          </w:ins>
          <m:d>
            <m:dPr>
              <m:ctrlPr>
                <w:ins w:id="7799" w:author="The Si Tran" w:date="2012-12-06T03:24:00Z">
                  <w:rPr>
                    <w:rFonts w:ascii="Cambria Math" w:hAnsi="Cambria Math"/>
                    <w:i/>
                    <w:sz w:val="26"/>
                    <w:szCs w:val="26"/>
                  </w:rPr>
                </w:ins>
              </m:ctrlPr>
            </m:dPr>
            <m:e>
              <m:nary>
                <m:naryPr>
                  <m:chr m:val="∑"/>
                  <m:limLoc m:val="subSup"/>
                  <m:supHide m:val="1"/>
                  <m:ctrlPr>
                    <w:ins w:id="7800" w:author="The Si Tran" w:date="2012-12-06T03:24:00Z">
                      <w:rPr>
                        <w:rFonts w:ascii="Cambria Math" w:eastAsia="Times New Roman" w:hAnsi="Cambria Math"/>
                        <w:i/>
                        <w:sz w:val="26"/>
                        <w:szCs w:val="26"/>
                      </w:rPr>
                    </w:ins>
                  </m:ctrlPr>
                </m:naryPr>
                <m:sub>
                  <w:ins w:id="7801" w:author="The Si Tran" w:date="2012-12-06T03:24:00Z">
                    <m:r>
                      <w:rPr>
                        <w:rFonts w:ascii="Cambria Math" w:eastAsia="Times New Roman" w:hAnsi="Cambria Math"/>
                        <w:sz w:val="26"/>
                        <w:szCs w:val="26"/>
                      </w:rPr>
                      <m:t>k∈succ</m:t>
                    </m:r>
                  </w:ins>
                  <m:d>
                    <m:dPr>
                      <m:ctrlPr>
                        <w:ins w:id="7802" w:author="The Si Tran" w:date="2012-12-06T03:24:00Z">
                          <w:rPr>
                            <w:rFonts w:ascii="Cambria Math" w:eastAsia="Times New Roman" w:hAnsi="Cambria Math"/>
                            <w:i/>
                            <w:sz w:val="26"/>
                            <w:szCs w:val="26"/>
                          </w:rPr>
                        </w:ins>
                      </m:ctrlPr>
                    </m:dPr>
                    <m:e>
                      <w:ins w:id="7803" w:author="The Si Tran" w:date="2012-12-06T03:24:00Z">
                        <m:r>
                          <w:rPr>
                            <w:rFonts w:ascii="Cambria Math" w:eastAsia="Times New Roman" w:hAnsi="Cambria Math"/>
                            <w:sz w:val="26"/>
                            <w:szCs w:val="26"/>
                          </w:rPr>
                          <m:t>i</m:t>
                        </m:r>
                      </w:ins>
                    </m:e>
                  </m:d>
                </m:sub>
                <m:sup/>
                <m:e>
                  <m:f>
                    <m:fPr>
                      <m:ctrlPr>
                        <w:ins w:id="7804" w:author="The Si Tran" w:date="2012-12-06T03:24:00Z">
                          <w:rPr>
                            <w:rFonts w:ascii="Cambria Math" w:eastAsia="Times New Roman" w:hAnsi="Cambria Math"/>
                            <w:i/>
                            <w:sz w:val="26"/>
                            <w:szCs w:val="26"/>
                          </w:rPr>
                        </w:ins>
                      </m:ctrlPr>
                    </m:fPr>
                    <m:num>
                      <w:ins w:id="7805" w:author="The Si Tran" w:date="2012-12-06T03:24:00Z">
                        <m:r>
                          <w:rPr>
                            <w:rFonts w:ascii="Cambria Math" w:hAnsi="Cambria Math"/>
                            <w:sz w:val="26"/>
                            <w:szCs w:val="26"/>
                          </w:rPr>
                          <m:t>∂E</m:t>
                        </m:r>
                      </w:ins>
                    </m:num>
                    <m:den>
                      <w:ins w:id="7806" w:author="The Si Tran" w:date="2012-12-06T03:24:00Z">
                        <m:r>
                          <w:rPr>
                            <w:rFonts w:ascii="Cambria Math" w:hAnsi="Cambria Math"/>
                            <w:sz w:val="26"/>
                            <w:szCs w:val="26"/>
                          </w:rPr>
                          <m:t>∂</m:t>
                        </m:r>
                      </w:ins>
                      <m:sSub>
                        <m:sSubPr>
                          <m:ctrlPr>
                            <w:ins w:id="7807" w:author="The Si Tran" w:date="2012-12-06T03:24:00Z">
                              <w:rPr>
                                <w:rFonts w:ascii="Cambria Math" w:eastAsia="Times New Roman" w:hAnsi="Cambria Math"/>
                                <w:i/>
                                <w:sz w:val="26"/>
                                <w:szCs w:val="26"/>
                              </w:rPr>
                            </w:ins>
                          </m:ctrlPr>
                        </m:sSubPr>
                        <m:e>
                          <w:ins w:id="7808" w:author="The Si Tran" w:date="2012-12-06T03:24:00Z">
                            <m:r>
                              <w:rPr>
                                <w:rFonts w:ascii="Cambria Math" w:hAnsi="Cambria Math"/>
                                <w:sz w:val="26"/>
                                <w:szCs w:val="26"/>
                              </w:rPr>
                              <m:t>o</m:t>
                            </m:r>
                          </w:ins>
                        </m:e>
                        <m:sub>
                          <w:ins w:id="7809" w:author="The Si Tran" w:date="2012-12-06T03:24:00Z">
                            <m:r>
                              <w:rPr>
                                <w:rFonts w:ascii="Cambria Math" w:hAnsi="Cambria Math"/>
                                <w:sz w:val="26"/>
                                <w:szCs w:val="26"/>
                              </w:rPr>
                              <m:t>k</m:t>
                            </m:r>
                          </w:ins>
                        </m:sub>
                      </m:sSub>
                    </m:den>
                  </m:f>
                  <m:sSup>
                    <m:sSupPr>
                      <m:ctrlPr>
                        <w:ins w:id="7810" w:author="The Si Tran" w:date="2012-12-06T03:24:00Z">
                          <w:rPr>
                            <w:rFonts w:ascii="Cambria Math" w:eastAsia="Times New Roman" w:hAnsi="Cambria Math"/>
                            <w:i/>
                            <w:sz w:val="26"/>
                            <w:szCs w:val="26"/>
                          </w:rPr>
                        </w:ins>
                      </m:ctrlPr>
                    </m:sSupPr>
                    <m:e>
                      <w:ins w:id="7811" w:author="The Si Tran" w:date="2012-12-06T03:24:00Z">
                        <m:r>
                          <w:rPr>
                            <w:rFonts w:ascii="Cambria Math" w:eastAsia="Times New Roman" w:hAnsi="Cambria Math"/>
                            <w:sz w:val="26"/>
                            <w:szCs w:val="26"/>
                          </w:rPr>
                          <m:t>f</m:t>
                        </m:r>
                      </w:ins>
                    </m:e>
                    <m:sup>
                      <w:ins w:id="7812" w:author="The Si Tran" w:date="2012-12-06T03:24:00Z">
                        <m:r>
                          <w:rPr>
                            <w:rFonts w:ascii="Cambria Math" w:eastAsia="Times New Roman" w:hAnsi="Cambria Math"/>
                            <w:sz w:val="26"/>
                            <w:szCs w:val="26"/>
                          </w:rPr>
                          <m:t>'</m:t>
                        </m:r>
                      </w:ins>
                    </m:sup>
                  </m:sSup>
                  <m:d>
                    <m:dPr>
                      <m:ctrlPr>
                        <w:ins w:id="7813" w:author="The Si Tran" w:date="2012-12-06T03:24:00Z">
                          <w:rPr>
                            <w:rFonts w:ascii="Cambria Math" w:eastAsia="Times New Roman" w:hAnsi="Cambria Math"/>
                            <w:i/>
                            <w:sz w:val="26"/>
                            <w:szCs w:val="26"/>
                          </w:rPr>
                        </w:ins>
                      </m:ctrlPr>
                    </m:dPr>
                    <m:e>
                      <m:sSub>
                        <m:sSubPr>
                          <m:ctrlPr>
                            <w:ins w:id="7814" w:author="The Si Tran" w:date="2012-12-06T03:24:00Z">
                              <w:rPr>
                                <w:rFonts w:ascii="Cambria Math" w:eastAsia="Times New Roman" w:hAnsi="Cambria Math"/>
                                <w:i/>
                                <w:sz w:val="26"/>
                                <w:szCs w:val="26"/>
                              </w:rPr>
                            </w:ins>
                          </m:ctrlPr>
                        </m:sSubPr>
                        <m:e>
                          <w:ins w:id="7815" w:author="The Si Tran" w:date="2012-12-06T03:24:00Z">
                            <m:r>
                              <w:rPr>
                                <w:rFonts w:ascii="Cambria Math" w:eastAsia="Times New Roman" w:hAnsi="Cambria Math"/>
                                <w:sz w:val="26"/>
                                <w:szCs w:val="26"/>
                              </w:rPr>
                              <m:t>net</m:t>
                            </m:r>
                          </w:ins>
                        </m:e>
                        <m:sub>
                          <w:ins w:id="7816" w:author="The Si Tran" w:date="2012-12-06T03:24:00Z">
                            <m:r>
                              <w:rPr>
                                <w:rFonts w:ascii="Cambria Math" w:eastAsia="Times New Roman" w:hAnsi="Cambria Math"/>
                                <w:sz w:val="26"/>
                                <w:szCs w:val="26"/>
                              </w:rPr>
                              <m:t>k</m:t>
                            </m:r>
                          </w:ins>
                        </m:sub>
                      </m:sSub>
                    </m:e>
                  </m:d>
                  <m:sSub>
                    <m:sSubPr>
                      <m:ctrlPr>
                        <w:ins w:id="7817" w:author="The Si Tran" w:date="2012-12-06T03:24:00Z">
                          <w:rPr>
                            <w:rFonts w:ascii="Cambria Math" w:eastAsia="Times New Roman" w:hAnsi="Cambria Math"/>
                            <w:i/>
                            <w:sz w:val="26"/>
                            <w:szCs w:val="26"/>
                          </w:rPr>
                        </w:ins>
                      </m:ctrlPr>
                    </m:sSubPr>
                    <m:e>
                      <w:ins w:id="7818" w:author="The Si Tran" w:date="2012-12-06T03:24:00Z">
                        <m:r>
                          <w:rPr>
                            <w:rFonts w:ascii="Cambria Math" w:eastAsia="Times New Roman" w:hAnsi="Cambria Math"/>
                            <w:sz w:val="26"/>
                            <w:szCs w:val="26"/>
                          </w:rPr>
                          <m:t>w</m:t>
                        </m:r>
                      </w:ins>
                    </m:e>
                    <m:sub>
                      <w:ins w:id="7819" w:author="The Si Tran" w:date="2012-12-06T03:24:00Z">
                        <m:r>
                          <w:rPr>
                            <w:rFonts w:ascii="Cambria Math" w:eastAsia="Times New Roman" w:hAnsi="Cambria Math"/>
                            <w:sz w:val="26"/>
                            <w:szCs w:val="26"/>
                          </w:rPr>
                          <m:t>ki</m:t>
                        </m:r>
                      </w:ins>
                    </m:sub>
                  </m:sSub>
                </m:e>
              </m:nary>
            </m:e>
          </m:d>
          <w:ins w:id="7820" w:author="The Si Tran" w:date="2012-12-06T03:24:00Z">
            <m:r>
              <w:rPr>
                <w:rFonts w:ascii="Cambria Math" w:hAnsi="Cambria Math"/>
                <w:sz w:val="26"/>
                <w:szCs w:val="26"/>
              </w:rPr>
              <m:t>*</m:t>
            </m:r>
          </w:ins>
          <m:sSup>
            <m:sSupPr>
              <m:ctrlPr>
                <w:ins w:id="7821" w:author="The Si Tran" w:date="2012-12-06T03:25:00Z">
                  <w:rPr>
                    <w:rFonts w:ascii="Cambria Math" w:eastAsia="Times New Roman" w:hAnsi="Cambria Math"/>
                    <w:i/>
                    <w:sz w:val="26"/>
                    <w:szCs w:val="26"/>
                  </w:rPr>
                </w:ins>
              </m:ctrlPr>
            </m:sSupPr>
            <m:e>
              <w:ins w:id="7822" w:author="The Si Tran" w:date="2012-12-06T03:25:00Z">
                <m:r>
                  <w:rPr>
                    <w:rFonts w:ascii="Cambria Math" w:hAnsi="Cambria Math"/>
                    <w:sz w:val="26"/>
                    <w:szCs w:val="26"/>
                  </w:rPr>
                  <m:t>f</m:t>
                </m:r>
              </w:ins>
            </m:e>
            <m:sup>
              <w:ins w:id="7823" w:author="The Si Tran" w:date="2012-12-06T03:25:00Z">
                <m:r>
                  <w:rPr>
                    <w:rFonts w:ascii="Cambria Math" w:hAnsi="Cambria Math"/>
                    <w:sz w:val="26"/>
                    <w:szCs w:val="26"/>
                  </w:rPr>
                  <m:t>'</m:t>
                </m:r>
              </w:ins>
            </m:sup>
          </m:sSup>
          <m:d>
            <m:dPr>
              <m:ctrlPr>
                <w:ins w:id="7824" w:author="The Si Tran" w:date="2012-12-06T03:25:00Z">
                  <w:rPr>
                    <w:rFonts w:ascii="Cambria Math" w:hAnsi="Cambria Math"/>
                    <w:i/>
                    <w:sz w:val="26"/>
                    <w:szCs w:val="26"/>
                  </w:rPr>
                </w:ins>
              </m:ctrlPr>
            </m:dPr>
            <m:e>
              <m:sSub>
                <m:sSubPr>
                  <m:ctrlPr>
                    <w:ins w:id="7825" w:author="The Si Tran" w:date="2012-12-06T03:25:00Z">
                      <w:rPr>
                        <w:rFonts w:ascii="Cambria Math" w:eastAsia="Times New Roman" w:hAnsi="Cambria Math"/>
                        <w:i/>
                        <w:sz w:val="26"/>
                        <w:szCs w:val="26"/>
                      </w:rPr>
                    </w:ins>
                  </m:ctrlPr>
                </m:sSubPr>
                <m:e>
                  <w:ins w:id="7826" w:author="The Si Tran" w:date="2012-12-06T03:25:00Z">
                    <m:r>
                      <w:rPr>
                        <w:rFonts w:ascii="Cambria Math" w:hAnsi="Cambria Math"/>
                        <w:sz w:val="26"/>
                        <w:szCs w:val="26"/>
                      </w:rPr>
                      <m:t>net</m:t>
                    </m:r>
                  </w:ins>
                </m:e>
                <m:sub>
                  <w:ins w:id="7827" w:author="The Si Tran" w:date="2012-12-06T03:25:00Z">
                    <m:r>
                      <w:rPr>
                        <w:rFonts w:ascii="Cambria Math" w:hAnsi="Cambria Math"/>
                        <w:sz w:val="26"/>
                        <w:szCs w:val="26"/>
                      </w:rPr>
                      <m:t>i</m:t>
                    </m:r>
                  </w:ins>
                </m:sub>
              </m:sSub>
            </m:e>
          </m:d>
          <m:sSub>
            <m:sSubPr>
              <m:ctrlPr>
                <w:ins w:id="7828" w:author="The Si Tran" w:date="2012-12-06T03:25:00Z">
                  <w:rPr>
                    <w:rFonts w:ascii="Cambria Math" w:eastAsia="Times New Roman" w:hAnsi="Cambria Math"/>
                    <w:i/>
                    <w:sz w:val="26"/>
                    <w:szCs w:val="26"/>
                  </w:rPr>
                </w:ins>
              </m:ctrlPr>
            </m:sSubPr>
            <m:e>
              <w:ins w:id="7829" w:author="The Si Tran" w:date="2012-12-06T03:25:00Z">
                <m:r>
                  <w:rPr>
                    <w:rFonts w:ascii="Cambria Math" w:hAnsi="Cambria Math"/>
                    <w:sz w:val="26"/>
                    <w:szCs w:val="26"/>
                  </w:rPr>
                  <m:t>o</m:t>
                </m:r>
              </w:ins>
            </m:e>
            <m:sub>
              <w:ins w:id="7830"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831" w:author="The Si Tran" w:date="2012-12-06T03:25:00Z">
        <w:r w:rsidRPr="00AF1345" w:rsidDel="005B51B1">
          <w:rPr>
            <w:rFonts w:ascii="Times New Roman" w:hAnsi="Times New Roman"/>
            <w:position w:val="-32"/>
            <w:sz w:val="26"/>
            <w:szCs w:val="26"/>
          </w:rPr>
          <w:object w:dxaOrig="4940" w:dyaOrig="700" w14:anchorId="4DC3F1FF">
            <v:shape id="_x0000_i1126" type="#_x0000_t75" style="width:331.5pt;height:50.25pt" o:ole="">
              <v:imagedata r:id="rId254" o:title=""/>
            </v:shape>
            <o:OLEObject Type="Embed" ProgID="Equation.DSMT4" ShapeID="_x0000_i1126" DrawAspect="Content" ObjectID="_1417544958" r:id="rId255"/>
          </w:object>
        </w:r>
      </w:del>
    </w:p>
    <w:p w14:paraId="1B4AB723" w14:textId="4F7D63EE" w:rsidR="0088753F" w:rsidRPr="0049233F" w:rsidRDefault="0088753F">
      <w:pPr>
        <w:pPrChange w:id="7832" w:author="The Si Tran" w:date="2012-12-16T08:26:00Z">
          <w:pPr>
            <w:pStyle w:val="ListParagraph"/>
            <w:spacing w:after="0" w:line="360" w:lineRule="auto"/>
            <w:ind w:left="0" w:firstLine="720"/>
          </w:pPr>
        </w:pPrChange>
      </w:pPr>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4C218F88" w:rsidR="0088753F" w:rsidRDefault="005F01A1">
      <w:pPr>
        <w:rPr>
          <w:ins w:id="7833" w:author="The Si Tran" w:date="2012-12-06T03:26:00Z"/>
        </w:rPr>
        <w:pPrChange w:id="7834" w:author="The Si Tran" w:date="2012-12-16T08:26:00Z">
          <w:pPr>
            <w:pStyle w:val="ListParagraph"/>
            <w:tabs>
              <w:tab w:val="left" w:pos="720"/>
            </w:tabs>
            <w:spacing w:after="0" w:line="360" w:lineRule="auto"/>
            <w:ind w:left="0" w:firstLine="720"/>
          </w:pPr>
        </w:pPrChange>
      </w:pPr>
      <w:ins w:id="7835" w:author="The Si Tran" w:date="2012-12-14T05:54:00Z">
        <w:r w:rsidRPr="00941798">
          <w:rPr>
            <w:noProof/>
            <w:rPrChange w:id="7836" w:author="Unknown">
              <w:rPr>
                <w:noProof/>
              </w:rPr>
            </w:rPrChange>
          </w:rPr>
          <mc:AlternateContent>
            <mc:Choice Requires="wps">
              <w:drawing>
                <wp:anchor distT="0" distB="0" distL="114300" distR="114300" simplePos="0" relativeHeight="251665408" behindDoc="0" locked="0" layoutInCell="1" allowOverlap="1" wp14:anchorId="404F4B27" wp14:editId="6D666934">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3D6C9F" w:rsidRDefault="003D6C9F">
                              <w:pPr>
                                <w:pStyle w:val="EquationIndex"/>
                                <w:pPrChange w:id="7837" w:author="The Si Tran" w:date="2012-12-16T08:25:00Z">
                                  <w:pPr/>
                                </w:pPrChange>
                              </w:pPr>
                              <w:ins w:id="7838" w:author="The Si Tran" w:date="2012-12-06T02:41:00Z">
                                <w:r>
                                  <w:t>(4.</w:t>
                                </w:r>
                              </w:ins>
                              <w:ins w:id="7839" w:author="The Si Tran" w:date="2012-12-06T02:44:00Z">
                                <w:r>
                                  <w:t>12</w:t>
                                </w:r>
                              </w:ins>
                              <w:ins w:id="784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7.9pt;margin-top:50.45pt;width:46.85pt;height:2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3D6C9F" w:rsidRDefault="003D6C9F">
                        <w:pPr>
                          <w:pStyle w:val="EquationIndex"/>
                          <w:pPrChange w:id="7841" w:author="The Si Tran" w:date="2012-12-16T08:25:00Z">
                            <w:pPr/>
                          </w:pPrChange>
                        </w:pPr>
                        <w:ins w:id="7842" w:author="The Si Tran" w:date="2012-12-06T02:41:00Z">
                          <w:r>
                            <w:t>(4.</w:t>
                          </w:r>
                        </w:ins>
                        <w:ins w:id="7843" w:author="The Si Tran" w:date="2012-12-06T02:44:00Z">
                          <w:r>
                            <w:t>12</w:t>
                          </w:r>
                        </w:ins>
                        <w:ins w:id="7844" w:author="The Si Tran" w:date="2012-12-06T02:41:00Z">
                          <w:r>
                            <w:t>)</w:t>
                          </w:r>
                        </w:ins>
                      </w:p>
                    </w:txbxContent>
                  </v:textbox>
                </v:shape>
              </w:pict>
            </mc:Fallback>
          </mc:AlternateContent>
        </w:r>
      </w:ins>
      <w:r w:rsidR="0088753F" w:rsidRPr="0049233F">
        <w:t xml:space="preserve">Mỗi khi thông tin về đạo hàm riêng phần đã biết, bước tiếp </w:t>
      </w:r>
      <w:proofErr w:type="gramStart"/>
      <w:r w:rsidR="0088753F" w:rsidRPr="0049233F">
        <w:t>theo</w:t>
      </w:r>
      <w:proofErr w:type="gramEnd"/>
      <w:r w:rsidR="0088753F" w:rsidRPr="0049233F">
        <w:t xml:space="preserve">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pPr>
        <w:pStyle w:val="ListParagraph"/>
        <w:tabs>
          <w:tab w:val="left" w:pos="720"/>
        </w:tabs>
        <w:spacing w:after="0" w:line="360" w:lineRule="auto"/>
        <w:ind w:left="0" w:firstLine="720"/>
        <w:jc w:val="center"/>
        <w:rPr>
          <w:ins w:id="7845" w:author="The Si Tran" w:date="2012-12-06T03:30:00Z"/>
          <w:rFonts w:ascii="Times New Roman" w:hAnsi="Times New Roman"/>
          <w:sz w:val="26"/>
          <w:szCs w:val="26"/>
        </w:rPr>
        <w:pPrChange w:id="7846" w:author="The Si Tran" w:date="2012-12-14T06:17:00Z">
          <w:pPr>
            <w:pStyle w:val="ListParagraph"/>
            <w:tabs>
              <w:tab w:val="left" w:pos="720"/>
            </w:tabs>
            <w:spacing w:after="0" w:line="360" w:lineRule="auto"/>
            <w:ind w:left="0" w:firstLine="720"/>
          </w:pPr>
        </w:pPrChange>
      </w:pPr>
      <w:ins w:id="7847" w:author="The Si Tran" w:date="2012-12-14T05:55:00Z">
        <w:r w:rsidRPr="00941798">
          <w:rPr>
            <w:noProof/>
            <w:szCs w:val="26"/>
            <w:rPrChange w:id="7848" w:author="Unknown">
              <w:rPr>
                <w:noProof/>
              </w:rPr>
            </w:rPrChange>
          </w:rPr>
          <mc:AlternateContent>
            <mc:Choice Requires="wps">
              <w:drawing>
                <wp:anchor distT="0" distB="0" distL="114300" distR="114300" simplePos="0" relativeHeight="251703296" behindDoc="0" locked="0" layoutInCell="1" allowOverlap="1" wp14:anchorId="78175529" wp14:editId="0CDEDE57">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3D6C9F" w:rsidRDefault="003D6C9F">
                              <w:pPr>
                                <w:pStyle w:val="EquationIndex"/>
                                <w:pPrChange w:id="7849" w:author="The Si Tran" w:date="2012-12-16T08:25:00Z">
                                  <w:pPr/>
                                </w:pPrChange>
                              </w:pPr>
                              <w:ins w:id="7850" w:author="The Si Tran" w:date="2012-12-06T02:41:00Z">
                                <w:r>
                                  <w:t>(4.</w:t>
                                </w:r>
                              </w:ins>
                              <w:ins w:id="7851" w:author="The Si Tran" w:date="2012-12-06T02:44:00Z">
                                <w:r>
                                  <w:t>13</w:t>
                                </w:r>
                              </w:ins>
                              <w:ins w:id="785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3D6C9F" w:rsidRDefault="003D6C9F">
                        <w:pPr>
                          <w:pStyle w:val="EquationIndex"/>
                          <w:pPrChange w:id="7853" w:author="The Si Tran" w:date="2012-12-16T08:25:00Z">
                            <w:pPr/>
                          </w:pPrChange>
                        </w:pPr>
                        <w:ins w:id="7854" w:author="The Si Tran" w:date="2012-12-06T02:41:00Z">
                          <w:r>
                            <w:t>(4.</w:t>
                          </w:r>
                        </w:ins>
                        <w:ins w:id="7855" w:author="The Si Tran" w:date="2012-12-06T02:44:00Z">
                          <w:r>
                            <w:t>13</w:t>
                          </w:r>
                        </w:ins>
                        <w:ins w:id="7856" w:author="The Si Tran" w:date="2012-12-06T02:41:00Z">
                          <w:r>
                            <w:t>)</w:t>
                          </w:r>
                        </w:ins>
                      </w:p>
                    </w:txbxContent>
                  </v:textbox>
                </v:shape>
              </w:pict>
            </mc:Fallback>
          </mc:AlternateContent>
        </w:r>
      </w:ins>
      <w:ins w:id="7857"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858" w:author="The Si Tran" w:date="2012-12-06T03:30:00Z"/>
          <w:rFonts w:ascii="Times New Roman" w:hAnsi="Times New Roman"/>
          <w:sz w:val="26"/>
          <w:szCs w:val="26"/>
        </w:rPr>
        <w:pPrChange w:id="7859" w:author="The Si Tran" w:date="2012-12-14T06:17:00Z">
          <w:pPr>
            <w:pStyle w:val="ListParagraph"/>
            <w:tabs>
              <w:tab w:val="left" w:pos="720"/>
            </w:tabs>
            <w:spacing w:after="0" w:line="360" w:lineRule="auto"/>
            <w:ind w:left="0" w:firstLine="720"/>
          </w:pPr>
        </w:pPrChange>
      </w:pPr>
      <w:ins w:id="7860"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861" w:author="The Si Tran" w:date="2012-12-06T03:30:00Z">
            <w:rPr/>
          </w:rPrChange>
        </w:rPr>
        <w:pPrChange w:id="7862" w:author="The Si Tran" w:date="2012-12-14T06:17:00Z">
          <w:pPr>
            <w:pStyle w:val="ListParagraph"/>
            <w:spacing w:after="0" w:line="360" w:lineRule="auto"/>
            <w:ind w:left="0" w:firstLine="720"/>
          </w:pPr>
        </w:pPrChange>
      </w:pPr>
      <w:del w:id="7863" w:author="The Si Tran" w:date="2012-12-06T03:30:00Z">
        <w:r w:rsidRPr="00AF1345" w:rsidDel="00962DC9">
          <w:object w:dxaOrig="4040" w:dyaOrig="1040" w14:anchorId="7127A6C4">
            <v:shape id="_x0000_i1127" type="#_x0000_t75" style="width:266.25pt;height:1in" o:ole="">
              <v:imagedata r:id="rId256" o:title=""/>
            </v:shape>
            <o:OLEObject Type="Embed" ProgID="Equation.DSMT4" ShapeID="_x0000_i1127" DrawAspect="Content" ObjectID="_1417544959" r:id="rId257"/>
          </w:object>
        </w:r>
      </w:del>
    </w:p>
    <w:p w14:paraId="41B71683" w14:textId="60BCD495" w:rsidR="0088753F" w:rsidRPr="0049233F" w:rsidRDefault="0088753F">
      <w:pPr>
        <w:pPrChange w:id="7864"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28" type="#_x0000_t75" style="width:7.5pt;height:14.25pt" o:ole="">
            <v:imagedata r:id="rId258" o:title=""/>
          </v:shape>
          <o:OLEObject Type="Embed" ProgID="Equation.DSMT4" ShapeID="_x0000_i1128" DrawAspect="Content" ObjectID="_1417544960" r:id="rId259"/>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865" w:author="The Si Tran" w:date="2012-12-16T08:26:00Z">
          <w:pPr>
            <w:pStyle w:val="ListParagraph"/>
            <w:spacing w:after="0" w:line="360" w:lineRule="auto"/>
            <w:ind w:left="0" w:firstLine="720"/>
          </w:pPr>
        </w:pPrChange>
      </w:pPr>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866" w:author="The Si Tran" w:date="2012-12-16T08:26:00Z">
          <w:pPr>
            <w:pStyle w:val="ListParagraph"/>
            <w:spacing w:after="0" w:line="360" w:lineRule="auto"/>
            <w:ind w:left="0" w:firstLine="720"/>
          </w:pPr>
        </w:pPrChange>
      </w:pPr>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867"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185AB19F" w:rsidR="0088753F" w:rsidRPr="0049233F" w:rsidRDefault="0088753F">
      <w:pPr>
        <w:pPrChange w:id="7868" w:author="The Si Tran" w:date="2012-12-16T08:26:00Z">
          <w:pPr>
            <w:pStyle w:val="ListParagraph"/>
            <w:spacing w:after="0" w:line="360" w:lineRule="auto"/>
            <w:ind w:left="0" w:firstLine="720"/>
          </w:pPr>
        </w:pPrChange>
      </w:pPr>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869" w:name="OLE_LINK1"/>
      <w:r w:rsidRPr="0049233F">
        <w:t>oscillation</w:t>
      </w:r>
      <w:bookmarkEnd w:id="7869"/>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7870" w:author="The Si Tran" w:date="2012-12-06T03:30:00Z">
        <m:oMath>
          <m:r>
            <w:rPr>
              <w:rFonts w:ascii="Cambria Math" w:hAnsi="Cambria Math"/>
              <w:szCs w:val="26"/>
            </w:rPr>
            <m:t>∆w</m:t>
          </m:r>
        </m:oMath>
      </w:ins>
      <w:r w:rsidRPr="0049233F">
        <w:t xml:space="preserve"> nhỏ, nếu đạo hàm riêng phần lớn thì </w:t>
      </w:r>
      <w:ins w:id="7871"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872" w:author="The Si Tran" w:date="2012-12-06T03:34:00Z"/>
        </w:rPr>
        <w:pPrChange w:id="7873" w:author="The Si Tran" w:date="2012-12-16T08:27:00Z">
          <w:pPr>
            <w:pStyle w:val="ListParagraph"/>
            <w:spacing w:after="0" w:line="360" w:lineRule="auto"/>
            <w:ind w:left="0" w:firstLine="720"/>
          </w:pPr>
        </w:pPrChange>
      </w:pPr>
      <w:ins w:id="7874" w:author="The Si Tran" w:date="2012-12-14T05:55:00Z">
        <w:r w:rsidRPr="00941798">
          <w:rPr>
            <w:noProof/>
            <w:rPrChange w:id="7875" w:author="Unknown">
              <w:rPr>
                <w:noProof/>
              </w:rPr>
            </w:rPrChange>
          </w:rPr>
          <mc:AlternateContent>
            <mc:Choice Requires="wps">
              <w:drawing>
                <wp:anchor distT="0" distB="0" distL="114300" distR="114300" simplePos="0" relativeHeight="251709440" behindDoc="0" locked="0" layoutInCell="1" allowOverlap="1" wp14:anchorId="6A99BEC4" wp14:editId="5D045930">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3D6C9F" w:rsidRDefault="003D6C9F">
                              <w:pPr>
                                <w:pStyle w:val="EquationIndex"/>
                                <w:pPrChange w:id="7876" w:author="The Si Tran" w:date="2012-12-16T08:27:00Z">
                                  <w:pPr/>
                                </w:pPrChange>
                              </w:pPr>
                              <w:ins w:id="7877" w:author="The Si Tran" w:date="2012-12-06T02:41:00Z">
                                <w:r>
                                  <w:t>(4.</w:t>
                                </w:r>
                              </w:ins>
                              <w:ins w:id="7878" w:author="The Si Tran" w:date="2012-12-06T02:44:00Z">
                                <w:r>
                                  <w:t>14</w:t>
                                </w:r>
                              </w:ins>
                              <w:ins w:id="787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3D6C9F" w:rsidRDefault="003D6C9F">
                        <w:pPr>
                          <w:pStyle w:val="EquationIndex"/>
                          <w:pPrChange w:id="7880" w:author="The Si Tran" w:date="2012-12-16T08:27:00Z">
                            <w:pPr/>
                          </w:pPrChange>
                        </w:pPr>
                        <w:ins w:id="7881" w:author="The Si Tran" w:date="2012-12-06T02:41:00Z">
                          <w:r>
                            <w:t>(4.</w:t>
                          </w:r>
                        </w:ins>
                        <w:ins w:id="7882" w:author="The Si Tran" w:date="2012-12-06T02:44:00Z">
                          <w:r>
                            <w:t>14</w:t>
                          </w:r>
                        </w:ins>
                        <w:ins w:id="7883"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884" w:author="The Si Tran" w:date="2012-12-06T03:31:00Z"/>
          <w:rPrChange w:id="7885" w:author="The Si Tran" w:date="2012-12-06T03:34:00Z">
            <w:rPr>
              <w:ins w:id="7886" w:author="The Si Tran" w:date="2012-12-06T03:31:00Z"/>
            </w:rPr>
          </w:rPrChange>
        </w:rPr>
        <w:pPrChange w:id="7887" w:author="The Si Tran" w:date="2012-12-16T08:27:00Z">
          <w:pPr>
            <w:pStyle w:val="ListParagraph"/>
            <w:spacing w:after="0" w:line="360" w:lineRule="auto"/>
            <w:ind w:left="0" w:firstLine="720"/>
          </w:pPr>
        </w:pPrChange>
      </w:pPr>
      <w:del w:id="7888" w:author="The Si Tran" w:date="2012-12-06T03:34:00Z">
        <w:r w:rsidRPr="0049233F" w:rsidDel="003B3962">
          <w:rPr>
            <w:rPrChange w:id="7889" w:author="The Si Tran" w:date="2012-12-05T23:02:00Z">
              <w:rPr/>
            </w:rPrChange>
          </w:rPr>
          <w:object w:dxaOrig="4760" w:dyaOrig="700" w14:anchorId="60BD1AD6">
            <v:shape id="_x0000_i1129" type="#_x0000_t75" style="width:302.25pt;height:43.5pt" o:ole="">
              <v:imagedata r:id="rId260" o:title=""/>
            </v:shape>
            <o:OLEObject Type="Embed" ProgID="Equation.DSMT4" ShapeID="_x0000_i1129" DrawAspect="Content" ObjectID="_1417544961" r:id="rId261"/>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7890" w:author="The Si Tran" w:date="2012-12-06T03:34:00Z">
          <w:pPr>
            <w:pStyle w:val="ListParagraph"/>
            <w:spacing w:after="0" w:line="360" w:lineRule="auto"/>
            <w:ind w:left="0" w:firstLine="720"/>
          </w:pPr>
        </w:pPrChange>
      </w:pPr>
      <w:ins w:id="7891"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7892"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7893" w:author="The Si Tran" w:date="2012-12-06T03:34:00Z">
                  <w:rPr>
                    <w:rFonts w:ascii="Cambria Math" w:hAnsi="Cambria Math"/>
                    <w:i/>
                    <w:sz w:val="26"/>
                    <w:szCs w:val="26"/>
                  </w:rPr>
                </w:ins>
              </m:ctrlPr>
            </m:sSubPr>
            <m:e>
              <w:ins w:id="7894" w:author="The Si Tran" w:date="2012-12-06T03:34:00Z">
                <m:r>
                  <w:rPr>
                    <w:rFonts w:ascii="Cambria Math" w:hAnsi="Cambria Math"/>
                    <w:sz w:val="26"/>
                    <w:szCs w:val="26"/>
                  </w:rPr>
                  <m:t>w</m:t>
                </m:r>
              </w:ins>
            </m:e>
            <m:sub>
              <w:ins w:id="7895" w:author="The Si Tran" w:date="2012-12-06T03:34:00Z">
                <m:r>
                  <w:rPr>
                    <w:rFonts w:ascii="Cambria Math" w:hAnsi="Cambria Math"/>
                    <w:sz w:val="26"/>
                    <w:szCs w:val="26"/>
                  </w:rPr>
                  <m:t>ij</m:t>
                </m:r>
              </w:ins>
            </m:sub>
          </m:sSub>
          <m:d>
            <m:dPr>
              <m:ctrlPr>
                <w:ins w:id="7896" w:author="The Si Tran" w:date="2012-12-06T03:34:00Z">
                  <w:rPr>
                    <w:rFonts w:ascii="Cambria Math" w:hAnsi="Cambria Math"/>
                    <w:i/>
                    <w:sz w:val="26"/>
                    <w:szCs w:val="26"/>
                  </w:rPr>
                </w:ins>
              </m:ctrlPr>
            </m:dPr>
            <m:e>
              <w:ins w:id="7897" w:author="The Si Tran" w:date="2012-12-06T03:34:00Z">
                <m:r>
                  <w:rPr>
                    <w:rFonts w:ascii="Cambria Math" w:hAnsi="Cambria Math"/>
                    <w:sz w:val="26"/>
                    <w:szCs w:val="26"/>
                  </w:rPr>
                  <m:t>t-1</m:t>
                </m:r>
              </w:ins>
            </m:e>
          </m:d>
          <w:ins w:id="7898"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7899"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0" type="#_x0000_t75" style="width:14.25pt;height:14.25pt" o:ole="">
            <v:imagedata r:id="rId262" o:title=""/>
          </v:shape>
          <o:OLEObject Type="Embed" ProgID="Equation.DSMT4" ShapeID="_x0000_i1130" DrawAspect="Content" ObjectID="_1417544962" r:id="rId263"/>
        </w:object>
      </w:r>
      <w:r w:rsidRPr="0049233F">
        <w:t xml:space="preserve">có tác dụng điều chỉnh mức độ ảnh hưởng của giá trị </w:t>
      </w:r>
      <w:ins w:id="7900" w:author="The Si Tran" w:date="2012-12-06T03:33:00Z">
        <m:oMath>
          <m:r>
            <w:rPr>
              <w:rFonts w:ascii="Cambria Math" w:hAnsi="Cambria Math"/>
              <w:szCs w:val="26"/>
            </w:rPr>
            <m:t>∆</m:t>
          </m:r>
        </m:oMath>
      </w:ins>
      <m:oMath>
        <m:sSub>
          <m:sSubPr>
            <m:ctrlPr>
              <w:ins w:id="7901" w:author="The Si Tran" w:date="2012-12-06T03:34:00Z">
                <w:rPr>
                  <w:rFonts w:ascii="Cambria Math" w:hAnsi="Cambria Math"/>
                  <w:i/>
                  <w:szCs w:val="26"/>
                </w:rPr>
              </w:ins>
            </m:ctrlPr>
          </m:sSubPr>
          <m:e>
            <w:ins w:id="7902" w:author="The Si Tran" w:date="2012-12-06T03:34:00Z">
              <m:r>
                <w:rPr>
                  <w:rFonts w:ascii="Cambria Math" w:hAnsi="Cambria Math"/>
                  <w:szCs w:val="26"/>
                </w:rPr>
                <m:t>w</m:t>
              </m:r>
            </w:ins>
          </m:e>
          <m:sub>
            <w:ins w:id="7903" w:author="The Si Tran" w:date="2012-12-06T03:34:00Z">
              <m:r>
                <w:rPr>
                  <w:rFonts w:ascii="Cambria Math" w:hAnsi="Cambria Math"/>
                  <w:szCs w:val="26"/>
                </w:rPr>
                <m:t>ij</m:t>
              </m:r>
            </w:ins>
          </m:sub>
        </m:sSub>
        <m:d>
          <m:dPr>
            <m:ctrlPr>
              <w:ins w:id="7904" w:author="The Si Tran" w:date="2012-12-06T03:34:00Z">
                <w:rPr>
                  <w:rFonts w:ascii="Cambria Math" w:hAnsi="Cambria Math"/>
                  <w:i/>
                  <w:szCs w:val="26"/>
                </w:rPr>
              </w:ins>
            </m:ctrlPr>
          </m:dPr>
          <m:e>
            <w:ins w:id="7905" w:author="The Si Tran" w:date="2012-12-06T03:34:00Z">
              <m:r>
                <w:rPr>
                  <w:rFonts w:ascii="Cambria Math" w:hAnsi="Cambria Math"/>
                  <w:szCs w:val="26"/>
                </w:rPr>
                <m:t>t-1</m:t>
              </m:r>
            </w:ins>
          </m:e>
        </m:d>
        <m:r>
          <w:rPr>
            <w:rFonts w:ascii="Cambria Math" w:hAnsi="Cambria Math"/>
            <w:szCs w:val="26"/>
          </w:rPr>
          <m:t xml:space="preserve"> </m:t>
        </m:r>
      </m:oMath>
      <w:r w:rsidRPr="0049233F">
        <w:t xml:space="preserve">ở bước lặp trước lên giá </w:t>
      </w:r>
      <w:proofErr w:type="gramStart"/>
      <w:r w:rsidRPr="0049233F">
        <w:t>trị</w:t>
      </w:r>
      <w:r w:rsidR="002261D4">
        <w:t xml:space="preserve"> </w:t>
      </w:r>
      <w:proofErr w:type="gramEnd"/>
      <w:ins w:id="7906"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pPr>
        <w:pPrChange w:id="7907" w:author="The Si Tran" w:date="2012-12-16T08:27:00Z">
          <w:pPr>
            <w:pStyle w:val="ListParagraph"/>
            <w:spacing w:after="0" w:line="360" w:lineRule="auto"/>
            <w:ind w:left="0" w:firstLine="720"/>
          </w:pPr>
        </w:pPrChange>
      </w:pPr>
      <w:r>
        <w:t>Hình 4.9</w:t>
      </w:r>
      <w:r w:rsidR="0088753F" w:rsidRPr="0049233F">
        <w:t xml:space="preserve"> là mã giả cho giải thuật </w:t>
      </w:r>
      <w:proofErr w:type="gramStart"/>
      <w:r w:rsidR="0088753F" w:rsidRPr="0049233F">
        <w:t>lan</w:t>
      </w:r>
      <w:proofErr w:type="gramEnd"/>
      <w:r w:rsidR="0088753F" w:rsidRPr="0049233F">
        <w:t xml:space="preserve"> truyền ngược theo phương pháp học trực tuyến có áp dụng hệ số quán tính:</w:t>
      </w:r>
    </w:p>
    <w:p w14:paraId="224AB813" w14:textId="77777777" w:rsidR="00695D90" w:rsidRPr="0049233F" w:rsidDel="005457E8" w:rsidRDefault="00695D90" w:rsidP="00695D90">
      <w:pPr>
        <w:ind w:firstLine="0"/>
        <w:rPr>
          <w:del w:id="7908" w:author="The Si Tran" w:date="2012-12-14T05:56:00Z"/>
        </w:rPr>
      </w:pPr>
    </w:p>
    <w:p w14:paraId="26DCD6A4" w14:textId="10B9DDE1" w:rsidR="0088753F" w:rsidRPr="0049233F" w:rsidDel="005457E8" w:rsidRDefault="0088753F">
      <w:pPr>
        <w:ind w:firstLine="0"/>
        <w:rPr>
          <w:del w:id="7909" w:author="The Si Tran" w:date="2012-12-14T05:56:00Z"/>
        </w:rPr>
        <w:pPrChange w:id="7910"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7911" w:author="The Si Tran" w:date="2012-12-14T05:56:00Z"/>
        </w:rPr>
        <w:pPrChange w:id="7912"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7913" w:author="The Si Tran" w:date="2012-12-14T05:56:00Z"/>
        </w:rPr>
        <w:pPrChange w:id="7914"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7915"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916"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917"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918"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919"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920"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1" type="#_x0000_t75" style="width:21.75pt;height:36pt" o:ole="">
                  <v:imagedata r:id="rId264" o:title=""/>
                </v:shape>
                <o:OLEObject Type="Embed" ProgID="Equation.DSMT4" ShapeID="_x0000_i1131" DrawAspect="Content" ObjectID="_1417544963" r:id="rId265"/>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921" w:author="The Si Tran" w:date="2012-12-05T23:02:00Z">
                  <w:rPr>
                    <w:rFonts w:ascii="Times New Roman" w:hAnsi="Times New Roman"/>
                    <w:i/>
                    <w:position w:val="-32"/>
                    <w:sz w:val="26"/>
                    <w:szCs w:val="26"/>
                  </w:rPr>
                </w:rPrChange>
              </w:rPr>
              <w:object w:dxaOrig="520" w:dyaOrig="700" w14:anchorId="724B0E0A">
                <v:shape id="_x0000_i1132" type="#_x0000_t75" style="width:21.75pt;height:36pt" o:ole="">
                  <v:imagedata r:id="rId266" o:title=""/>
                </v:shape>
                <o:OLEObject Type="Embed" ProgID="Equation.DSMT4" ShapeID="_x0000_i1132" DrawAspect="Content" ObjectID="_1417544964" r:id="rId267"/>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922" w:author="The Si Tran" w:date="2012-12-05T23:02:00Z">
                  <w:rPr>
                    <w:rFonts w:ascii="Times New Roman" w:hAnsi="Times New Roman"/>
                    <w:i/>
                    <w:position w:val="-32"/>
                    <w:sz w:val="26"/>
                    <w:szCs w:val="26"/>
                  </w:rPr>
                </w:rPrChange>
              </w:rPr>
              <w:object w:dxaOrig="3400" w:dyaOrig="700" w14:anchorId="4466983C">
                <v:shape id="_x0000_i1133" type="#_x0000_t75" style="width:165.75pt;height:36pt" o:ole="">
                  <v:imagedata r:id="rId268" o:title=""/>
                </v:shape>
                <o:OLEObject Type="Embed" ProgID="Equation.DSMT4" ShapeID="_x0000_i1133" DrawAspect="Content" ObjectID="_1417544965" r:id="rId269"/>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923" w:author="The Si Tran" w:date="2012-12-05T23:02:00Z">
                  <w:rPr>
                    <w:rFonts w:ascii="Times New Roman" w:hAnsi="Times New Roman"/>
                    <w:i/>
                    <w:position w:val="-14"/>
                    <w:sz w:val="26"/>
                    <w:szCs w:val="26"/>
                  </w:rPr>
                </w:rPrChange>
              </w:rPr>
              <w:object w:dxaOrig="2480" w:dyaOrig="380" w14:anchorId="2EEB005A">
                <v:shape id="_x0000_i1134" type="#_x0000_t75" style="width:122.25pt;height:14.25pt" o:ole="">
                  <v:imagedata r:id="rId270" o:title=""/>
                </v:shape>
                <o:OLEObject Type="Embed" ProgID="Equation.DSMT4" ShapeID="_x0000_i1134" DrawAspect="Content" ObjectID="_1417544966" r:id="rId271"/>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7924" w:name="_Toc327348217"/>
      <w:bookmarkStart w:id="7925" w:name="_Toc343029967"/>
    </w:p>
    <w:p w14:paraId="0030D0D0" w14:textId="700BFB30" w:rsidR="0088753F" w:rsidRDefault="0088753F">
      <w:pPr>
        <w:pStyle w:val="Hinh"/>
        <w:rPr>
          <w:ins w:id="7926" w:author="The Si Tran" w:date="2012-12-11T23:37:00Z"/>
        </w:rPr>
        <w:pPrChange w:id="7927" w:author="The Si Tran" w:date="2012-12-16T10:10:00Z">
          <w:pPr>
            <w:pStyle w:val="Caption"/>
            <w:ind w:left="2160" w:firstLine="720"/>
          </w:pPr>
        </w:pPrChange>
      </w:pPr>
      <w:bookmarkStart w:id="7928" w:name="_Toc343711402"/>
      <w:r w:rsidRPr="0049233F">
        <w:t>Hình</w:t>
      </w:r>
      <w:ins w:id="7929" w:author="The Si Tran" w:date="2012-12-11T23:36:00Z">
        <w:r w:rsidR="002400FD">
          <w:t xml:space="preserve"> 4.</w:t>
        </w:r>
      </w:ins>
      <w:r w:rsidR="001E2676">
        <w:t>9</w:t>
      </w:r>
      <w:del w:id="7930"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931"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932"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15771C">
        <w:t>i thu</w:t>
      </w:r>
      <w:r w:rsidRPr="00941798">
        <w:t>ậ</w:t>
      </w:r>
      <w:r w:rsidRPr="002400FD">
        <w:rPr>
          <w:rPrChange w:id="7933" w:author="The Si Tran" w:date="2012-12-11T23:37:00Z">
            <w:rPr>
              <w:b w:val="0"/>
            </w:rPr>
          </w:rPrChange>
        </w:rPr>
        <w:t xml:space="preserve">t </w:t>
      </w:r>
      <w:proofErr w:type="gramStart"/>
      <w:r w:rsidRPr="002400FD">
        <w:rPr>
          <w:rPrChange w:id="7934" w:author="The Si Tran" w:date="2012-12-11T23:37:00Z">
            <w:rPr>
              <w:b w:val="0"/>
            </w:rPr>
          </w:rPrChange>
        </w:rPr>
        <w:t>lan</w:t>
      </w:r>
      <w:proofErr w:type="gramEnd"/>
      <w:r w:rsidRPr="002400FD">
        <w:rPr>
          <w:rPrChange w:id="7935" w:author="The Si Tran" w:date="2012-12-11T23:37:00Z">
            <w:rPr>
              <w:b w:val="0"/>
            </w:rPr>
          </w:rPrChange>
        </w:rPr>
        <w:t xml:space="preserve"> truyền ngược</w:t>
      </w:r>
      <w:bookmarkEnd w:id="7924"/>
      <w:bookmarkEnd w:id="7925"/>
      <w:bookmarkEnd w:id="7928"/>
    </w:p>
    <w:p w14:paraId="6BC77435" w14:textId="77777777" w:rsidR="002400FD" w:rsidRPr="00032D83" w:rsidRDefault="002400FD">
      <w:pPr>
        <w:pStyle w:val="Hinh"/>
        <w:pPrChange w:id="7936" w:author="The Si Tran" w:date="2012-12-16T10:10:00Z">
          <w:pPr>
            <w:pStyle w:val="Caption"/>
            <w:ind w:left="2160" w:firstLine="720"/>
          </w:pPr>
        </w:pPrChange>
      </w:pPr>
    </w:p>
    <w:p w14:paraId="5DC1FB62" w14:textId="77777777" w:rsidR="0088753F" w:rsidRPr="0049233F" w:rsidDel="00334CAD" w:rsidRDefault="0088753F">
      <w:pPr>
        <w:rPr>
          <w:del w:id="7937" w:author="The Si Tran" w:date="2012-12-16T08:28:00Z"/>
        </w:rPr>
        <w:pPrChange w:id="7938" w:author="The Si Tran" w:date="2012-12-16T08:27:00Z">
          <w:pPr>
            <w:spacing w:before="0"/>
            <w:ind w:firstLine="720"/>
          </w:pPr>
        </w:pPrChange>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939" w:author="The Si Tran" w:date="2012-12-16T08:28:00Z">
          <w:pPr>
            <w:spacing w:before="0"/>
            <w:ind w:firstLine="720"/>
          </w:pPr>
        </w:pPrChange>
      </w:pPr>
    </w:p>
    <w:p w14:paraId="22CC9BD4" w14:textId="699F67BE" w:rsidR="0088753F" w:rsidRPr="0049233F" w:rsidRDefault="0088753F" w:rsidP="0088753F">
      <w:pPr>
        <w:pStyle w:val="Heading3"/>
      </w:pPr>
      <w:bookmarkStart w:id="7940" w:name="_Toc327348175"/>
      <w:bookmarkStart w:id="7941" w:name="_Toc343711213"/>
      <w:r w:rsidRPr="0049233F">
        <w:t>Giải thuật RPROP</w:t>
      </w:r>
      <w:bookmarkEnd w:id="7940"/>
      <w:bookmarkEnd w:id="7941"/>
    </w:p>
    <w:p w14:paraId="1E82DD5F" w14:textId="5AD4C077" w:rsidR="0088753F" w:rsidRPr="0049233F" w:rsidRDefault="0088753F">
      <w:pPr>
        <w:pPrChange w:id="7942" w:author="The Si Tran" w:date="2012-12-16T08:28:00Z">
          <w:pPr>
            <w:spacing w:before="0"/>
            <w:ind w:firstLine="720"/>
          </w:pPr>
        </w:pPrChange>
      </w:pPr>
      <w:r w:rsidRPr="0049233F">
        <w:t xml:space="preserve">Giải thuật </w:t>
      </w:r>
      <w:proofErr w:type="gramStart"/>
      <w:r w:rsidRPr="0049233F">
        <w:t>lan</w:t>
      </w:r>
      <w:proofErr w:type="gramEnd"/>
      <w:r w:rsidRPr="0049233F">
        <w:t xml:space="preserve"> truyền ngược gặp một vấn đề ở chỗ giá trị cập nhập trọng số (</w:t>
      </w:r>
      <m:oMath>
        <m:sSubSup>
          <m:sSubSupPr>
            <m:ctrlPr>
              <w:ins w:id="7943" w:author="The Si Tran" w:date="2012-12-06T03:47:00Z">
                <w:rPr>
                  <w:rFonts w:ascii="Cambria Math" w:hAnsi="Cambria Math"/>
                </w:rPr>
              </w:ins>
            </m:ctrlPr>
          </m:sSubSupPr>
          <m:e>
            <w:ins w:id="7944" w:author="The Si Tran" w:date="2012-12-06T03:47:00Z">
              <m:r>
                <m:rPr>
                  <m:sty m:val="p"/>
                </m:rPr>
                <w:rPr>
                  <w:rFonts w:ascii="Cambria Math" w:hAnsi="Cambria Math"/>
                </w:rPr>
                <m:t>∆</m:t>
              </m:r>
              <m:r>
                <w:rPr>
                  <w:rFonts w:ascii="Cambria Math" w:hAnsi="Cambria Math"/>
                </w:rPr>
                <m:t>w</m:t>
              </m:r>
            </w:ins>
          </m:e>
          <m:sub>
            <w:ins w:id="7945" w:author="The Si Tran" w:date="2012-12-06T03:47:00Z">
              <m:r>
                <w:rPr>
                  <w:rFonts w:ascii="Cambria Math" w:hAnsi="Cambria Math"/>
                </w:rPr>
                <m:t>ij</m:t>
              </m:r>
            </w:ins>
          </m:sub>
          <m:sup>
            <w:ins w:id="7946"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947"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pPr>
        <w:rPr>
          <w:ins w:id="7948" w:author="The Si Tran" w:date="2012-12-06T03:35:00Z"/>
        </w:rPr>
        <w:pPrChange w:id="7949" w:author="The Si Tran" w:date="2012-12-16T08:28:00Z">
          <w:pPr>
            <w:spacing w:before="0"/>
            <w:ind w:firstLine="720"/>
          </w:pPr>
        </w:pPrChange>
      </w:pPr>
      <w:ins w:id="7950" w:author="The Si Tran" w:date="2012-12-14T05:57:00Z">
        <w:r w:rsidRPr="00032D83">
          <w:rPr>
            <w:noProof/>
          </w:rPr>
          <mc:AlternateContent>
            <mc:Choice Requires="wps">
              <w:drawing>
                <wp:anchor distT="0" distB="0" distL="114300" distR="114300" simplePos="0" relativeHeight="251715584" behindDoc="0" locked="0" layoutInCell="1" allowOverlap="1" wp14:anchorId="6AFED96D" wp14:editId="0ADE7F60">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3D6C9F" w:rsidRDefault="003D6C9F">
                              <w:pPr>
                                <w:pStyle w:val="EquationIndex"/>
                                <w:pPrChange w:id="7951" w:author="The Si Tran" w:date="2012-12-16T08:28:00Z">
                                  <w:pPr/>
                                </w:pPrChange>
                              </w:pPr>
                              <w:ins w:id="7952" w:author="The Si Tran" w:date="2012-12-06T02:41:00Z">
                                <w:r>
                                  <w:t>(4.</w:t>
                                </w:r>
                              </w:ins>
                              <w:ins w:id="7953" w:author="The Si Tran" w:date="2012-12-06T02:44:00Z">
                                <w:r>
                                  <w:t>15</w:t>
                                </w:r>
                              </w:ins>
                              <w:ins w:id="795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3D6C9F" w:rsidRDefault="003D6C9F">
                        <w:pPr>
                          <w:pStyle w:val="EquationIndex"/>
                          <w:pPrChange w:id="7955" w:author="The Si Tran" w:date="2012-12-16T08:28:00Z">
                            <w:pPr/>
                          </w:pPrChange>
                        </w:pPr>
                        <w:ins w:id="7956" w:author="The Si Tran" w:date="2012-12-06T02:41:00Z">
                          <w:r>
                            <w:t>(4.</w:t>
                          </w:r>
                        </w:ins>
                        <w:ins w:id="7957" w:author="The Si Tran" w:date="2012-12-06T02:44:00Z">
                          <w:r>
                            <w:t>15</w:t>
                          </w:r>
                        </w:ins>
                        <w:ins w:id="7958" w:author="The Si Tran" w:date="2012-12-06T02:41:00Z">
                          <w:r>
                            <w:t>)</w:t>
                          </w:r>
                        </w:ins>
                      </w:p>
                    </w:txbxContent>
                  </v:textbox>
                </v:shape>
              </w:pict>
            </mc:Fallback>
          </mc:AlternateContent>
        </w:r>
      </w:ins>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RPROP thực hiện cập nhập các trọng số </w:t>
      </w:r>
      <m:oMath>
        <m:sSub>
          <m:sSubPr>
            <m:ctrlPr>
              <w:ins w:id="7959" w:author="The Si Tran" w:date="2012-12-06T03:39:00Z">
                <w:rPr>
                  <w:rFonts w:ascii="Cambria Math" w:hAnsi="Cambria Math"/>
                  <w:i/>
                </w:rPr>
              </w:ins>
            </m:ctrlPr>
          </m:sSubPr>
          <m:e>
            <w:ins w:id="7960" w:author="The Si Tran" w:date="2012-12-06T03:39:00Z">
              <m:r>
                <w:rPr>
                  <w:rFonts w:ascii="Cambria Math" w:hAnsi="Cambria Math"/>
                </w:rPr>
                <m:t>w</m:t>
              </m:r>
            </w:ins>
          </m:e>
          <m:sub>
            <w:ins w:id="7961" w:author="The Si Tran" w:date="2012-12-06T03:39:00Z">
              <m:r>
                <w:rPr>
                  <w:rFonts w:ascii="Cambria Math" w:hAnsi="Cambria Math"/>
                </w:rPr>
                <m:t>ij</m:t>
              </m:r>
            </w:ins>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ins w:id="7962" w:author="The Si Tran" w:date="2012-12-06T03:36:00Z">
                <w:rPr>
                  <w:rFonts w:ascii="Cambria Math" w:hAnsi="Cambria Math"/>
                  <w:i/>
                </w:rPr>
              </w:ins>
            </m:ctrlPr>
          </m:sSubSupPr>
          <m:e>
            <w:ins w:id="7963" w:author="The Si Tran" w:date="2012-12-06T03:36:00Z">
              <m:r>
                <w:rPr>
                  <w:rFonts w:ascii="Cambria Math" w:hAnsi="Cambria Math"/>
                </w:rPr>
                <m:t>∆</m:t>
              </m:r>
            </w:ins>
          </m:e>
          <m:sub>
            <w:ins w:id="7964"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chỉ phụ thuộc vào dấu </w:t>
      </w:r>
      <w:proofErr w:type="gramStart"/>
      <w:r w:rsidR="0088753F" w:rsidRPr="0049233F">
        <w:t>của</w:t>
      </w:r>
      <w:r w:rsidR="002046B0">
        <w:t xml:space="preserve"> </w:t>
      </w:r>
      <w:proofErr w:type="gramEnd"/>
      <m:oMath>
        <m:f>
          <m:fPr>
            <m:ctrlPr>
              <w:ins w:id="7965" w:author="The Si Tran" w:date="2012-12-06T03:39:00Z">
                <w:rPr>
                  <w:rFonts w:ascii="Cambria Math" w:hAnsi="Cambria Math"/>
                  <w:sz w:val="28"/>
                  <w:szCs w:val="28"/>
                </w:rPr>
              </w:ins>
            </m:ctrlPr>
          </m:fPr>
          <m:num>
            <w:ins w:id="7966" w:author="The Si Tran" w:date="2012-12-06T03:39:00Z">
              <m:r>
                <w:rPr>
                  <w:rFonts w:ascii="Cambria Math" w:hAnsi="Cambria Math"/>
                  <w:sz w:val="28"/>
                  <w:szCs w:val="28"/>
                </w:rPr>
                <m:t>∂</m:t>
              </m:r>
            </w:ins>
            <m:sSup>
              <m:sSupPr>
                <m:ctrlPr>
                  <w:ins w:id="7967" w:author="The Si Tran" w:date="2012-12-06T03:39:00Z">
                    <w:rPr>
                      <w:rFonts w:ascii="Cambria Math" w:hAnsi="Cambria Math"/>
                      <w:sz w:val="28"/>
                      <w:szCs w:val="28"/>
                    </w:rPr>
                  </w:ins>
                </m:ctrlPr>
              </m:sSupPr>
              <m:e>
                <w:ins w:id="7968" w:author="The Si Tran" w:date="2012-12-06T03:39:00Z">
                  <m:r>
                    <w:rPr>
                      <w:rFonts w:ascii="Cambria Math" w:hAnsi="Cambria Math"/>
                      <w:sz w:val="28"/>
                      <w:szCs w:val="28"/>
                    </w:rPr>
                    <m:t>E</m:t>
                  </m:r>
                </w:ins>
              </m:e>
              <m:sup>
                <m:r>
                  <m:rPr>
                    <m:sty m:val="p"/>
                  </m:rPr>
                  <w:rPr>
                    <w:rFonts w:ascii="Cambria Math" w:hAnsi="Cambria Math"/>
                    <w:sz w:val="28"/>
                    <w:szCs w:val="28"/>
                  </w:rPr>
                  <m:t xml:space="preserve"> </m:t>
                </m:r>
              </m:sup>
            </m:sSup>
          </m:num>
          <m:den>
            <w:ins w:id="7969" w:author="The Si Tran" w:date="2012-12-06T03:39:00Z">
              <m:r>
                <w:rPr>
                  <w:rFonts w:ascii="Cambria Math" w:hAnsi="Cambria Math"/>
                  <w:sz w:val="28"/>
                  <w:szCs w:val="28"/>
                </w:rPr>
                <m:t>∂</m:t>
              </m:r>
            </w:ins>
            <m:sSub>
              <m:sSubPr>
                <m:ctrlPr>
                  <w:ins w:id="7970" w:author="The Si Tran" w:date="2012-12-06T03:39:00Z">
                    <w:rPr>
                      <w:rFonts w:ascii="Cambria Math" w:hAnsi="Cambria Math"/>
                      <w:sz w:val="28"/>
                      <w:szCs w:val="28"/>
                    </w:rPr>
                  </w:ins>
                </m:ctrlPr>
              </m:sSubPr>
              <m:e>
                <w:ins w:id="7971" w:author="The Si Tran" w:date="2012-12-06T03:39:00Z">
                  <m:r>
                    <w:rPr>
                      <w:rFonts w:ascii="Cambria Math" w:hAnsi="Cambria Math"/>
                      <w:sz w:val="28"/>
                      <w:szCs w:val="28"/>
                    </w:rPr>
                    <m:t>w</m:t>
                  </m:r>
                </w:ins>
              </m:e>
              <m:sub>
                <w:ins w:id="7972" w:author="The Si Tran" w:date="2012-12-06T03:39:00Z">
                  <m:r>
                    <w:rPr>
                      <w:rFonts w:ascii="Cambria Math" w:hAnsi="Cambria Math"/>
                      <w:sz w:val="28"/>
                      <w:szCs w:val="28"/>
                    </w:rPr>
                    <m:t>ij</m:t>
                  </m:r>
                </w:ins>
              </m:sub>
            </m:sSub>
          </m:den>
        </m:f>
      </m:oMath>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27B0C45" w14:textId="0C2BE980" w:rsidR="003B3962" w:rsidRPr="00032D83" w:rsidDel="00E40F7B" w:rsidRDefault="003D6C9F">
      <w:pPr>
        <w:pStyle w:val="Canhgiua"/>
        <w:rPr>
          <w:del w:id="7973" w:author="The Si Tran" w:date="2012-12-06T03:40:00Z"/>
        </w:rPr>
        <w:pPrChange w:id="7974" w:author="The Si Tran" w:date="2012-12-16T17:32:00Z">
          <w:pPr>
            <w:spacing w:before="0"/>
            <w:ind w:firstLine="720"/>
          </w:pPr>
        </w:pPrChange>
      </w:pPr>
      <m:oMathPara>
        <m:oMathParaPr>
          <m:jc m:val="center"/>
        </m:oMathParaPr>
        <m:oMath>
          <m:sSubSup>
            <m:sSubSupPr>
              <m:ctrlPr>
                <w:ins w:id="7975" w:author="The Si Tran" w:date="2012-12-06T03:36:00Z">
                  <w:rPr>
                    <w:rFonts w:ascii="Cambria Math" w:hAnsi="Cambria Math"/>
                  </w:rPr>
                </w:ins>
              </m:ctrlPr>
            </m:sSubSupPr>
            <m:e>
              <w:ins w:id="7976" w:author="The Si Tran" w:date="2012-12-06T03:36:00Z">
                <m:r>
                  <m:rPr>
                    <m:sty m:val="p"/>
                  </m:rPr>
                  <w:rPr>
                    <w:rFonts w:ascii="Cambria Math" w:hAnsi="Cambria Math"/>
                  </w:rPr>
                  <m:t>∆</m:t>
                </m:r>
              </w:ins>
            </m:e>
            <m:sub>
              <w:ins w:id="7977" w:author="The Si Tran" w:date="2012-12-06T03:36:00Z">
                <m:r>
                  <w:rPr>
                    <w:rFonts w:ascii="Cambria Math" w:hAnsi="Cambria Math"/>
                  </w:rPr>
                  <m:t>ij</m:t>
                </m:r>
              </w:ins>
            </m:sub>
            <m:sup>
              <w:ins w:id="7978"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979" w:author="The Si Tran" w:date="2012-12-06T03:36:00Z">
            <m:r>
              <m:rPr>
                <m:sty m:val="p"/>
              </m:rPr>
              <w:rPr>
                <w:rFonts w:ascii="Cambria Math" w:hAnsi="Cambria Math"/>
              </w:rPr>
              <m:t>=</m:t>
            </m:r>
          </w:ins>
          <m:d>
            <m:dPr>
              <m:begChr m:val="{"/>
              <m:endChr m:val=""/>
              <m:ctrlPr>
                <w:ins w:id="7980" w:author="The Si Tran" w:date="2012-12-06T03:38:00Z">
                  <w:rPr>
                    <w:rFonts w:ascii="Cambria Math" w:hAnsi="Cambria Math"/>
                  </w:rPr>
                </w:ins>
              </m:ctrlPr>
            </m:dPr>
            <m:e>
              <m:eqArr>
                <m:eqArrPr>
                  <m:ctrlPr>
                    <w:ins w:id="7981" w:author="The Si Tran" w:date="2012-12-06T03:38:00Z">
                      <w:rPr>
                        <w:rFonts w:ascii="Cambria Math" w:hAnsi="Cambria Math"/>
                      </w:rPr>
                    </w:ins>
                  </m:ctrlPr>
                </m:eqArrPr>
                <m:e>
                  <m:sSup>
                    <m:sSupPr>
                      <m:ctrlPr>
                        <w:ins w:id="7982" w:author="The Si Tran" w:date="2012-12-06T03:38:00Z">
                          <w:rPr>
                            <w:rFonts w:ascii="Cambria Math" w:hAnsi="Cambria Math"/>
                          </w:rPr>
                        </w:ins>
                      </m:ctrlPr>
                    </m:sSupPr>
                    <m:e>
                      <w:ins w:id="7983" w:author="The Si Tran" w:date="2012-12-06T03:38:00Z">
                        <m:r>
                          <w:rPr>
                            <w:rFonts w:ascii="Cambria Math" w:hAnsi="Cambria Math"/>
                          </w:rPr>
                          <m:t>η</m:t>
                        </m:r>
                      </w:ins>
                    </m:e>
                    <m:sup>
                      <w:ins w:id="7984" w:author="The Si Tran" w:date="2012-12-06T03:38:00Z">
                        <m:r>
                          <m:rPr>
                            <m:sty m:val="p"/>
                          </m:rPr>
                          <w:rPr>
                            <w:rFonts w:ascii="Cambria Math" w:hAnsi="Cambria Math"/>
                          </w:rPr>
                          <m:t>+</m:t>
                        </m:r>
                      </w:ins>
                    </m:sup>
                  </m:sSup>
                  <w:ins w:id="7985" w:author="The Si Tran" w:date="2012-12-06T03:38:00Z">
                    <m:r>
                      <m:rPr>
                        <m:sty m:val="p"/>
                      </m:rPr>
                      <w:rPr>
                        <w:rFonts w:ascii="Cambria Math" w:hAnsi="Cambria Math"/>
                      </w:rPr>
                      <m:t>*</m:t>
                    </m:r>
                  </w:ins>
                  <m:sSubSup>
                    <m:sSubSupPr>
                      <m:ctrlPr>
                        <w:ins w:id="7986" w:author="The Si Tran" w:date="2012-12-06T03:38:00Z">
                          <w:rPr>
                            <w:rFonts w:ascii="Cambria Math" w:hAnsi="Cambria Math"/>
                          </w:rPr>
                        </w:ins>
                      </m:ctrlPr>
                    </m:sSubSupPr>
                    <m:e>
                      <w:ins w:id="7987" w:author="The Si Tran" w:date="2012-12-06T03:38:00Z">
                        <m:r>
                          <m:rPr>
                            <m:sty m:val="p"/>
                          </m:rPr>
                          <w:rPr>
                            <w:rFonts w:ascii="Cambria Math" w:hAnsi="Cambria Math"/>
                          </w:rPr>
                          <m:t>∆</m:t>
                        </m:r>
                      </w:ins>
                    </m:e>
                    <m:sub>
                      <w:ins w:id="7988" w:author="The Si Tran" w:date="2012-12-06T03:38:00Z">
                        <m:r>
                          <w:rPr>
                            <w:rFonts w:ascii="Cambria Math" w:hAnsi="Cambria Math"/>
                          </w:rPr>
                          <m:t>ij</m:t>
                        </m:r>
                      </w:ins>
                    </m:sub>
                    <m:sup>
                      <m:d>
                        <m:dPr>
                          <m:ctrlPr>
                            <w:ins w:id="7989" w:author="The Si Tran" w:date="2012-12-06T03:38:00Z">
                              <w:rPr>
                                <w:rFonts w:ascii="Cambria Math" w:hAnsi="Cambria Math"/>
                              </w:rPr>
                            </w:ins>
                          </m:ctrlPr>
                        </m:dPr>
                        <m:e>
                          <w:ins w:id="7990" w:author="The Si Tran" w:date="2012-12-06T03:38:00Z">
                            <m:r>
                              <w:rPr>
                                <w:rFonts w:ascii="Cambria Math" w:hAnsi="Cambria Math"/>
                              </w:rPr>
                              <m:t>t</m:t>
                            </m:r>
                          </w:ins>
                        </m:e>
                      </m:d>
                    </m:sup>
                  </m:sSubSup>
                  <w:ins w:id="7991" w:author="The Si Tran" w:date="2012-12-06T03:38:00Z">
                    <m:r>
                      <m:rPr>
                        <m:sty m:val="p"/>
                      </m:rPr>
                      <w:rPr>
                        <w:rFonts w:ascii="Cambria Math" w:hAnsi="Cambria Math"/>
                      </w:rPr>
                      <m:t xml:space="preserve">, </m:t>
                    </m:r>
                    <m:r>
                      <w:rPr>
                        <w:rFonts w:ascii="Cambria Math" w:hAnsi="Cambria Math"/>
                      </w:rPr>
                      <m:t>if</m:t>
                    </m:r>
                  </w:ins>
                  <w:ins w:id="7992" w:author="The Si Tran" w:date="2012-12-06T03:39:00Z">
                    <m:r>
                      <m:rPr>
                        <m:sty m:val="p"/>
                      </m:rPr>
                      <w:rPr>
                        <w:rFonts w:ascii="Cambria Math" w:hAnsi="Cambria Math"/>
                      </w:rPr>
                      <m:t xml:space="preserve"> </m:t>
                    </m:r>
                  </w:ins>
                  <m:f>
                    <m:fPr>
                      <m:ctrlPr>
                        <w:ins w:id="7993" w:author="The Si Tran" w:date="2012-12-06T03:39:00Z">
                          <w:rPr>
                            <w:rFonts w:ascii="Cambria Math" w:hAnsi="Cambria Math"/>
                          </w:rPr>
                        </w:ins>
                      </m:ctrlPr>
                    </m:fPr>
                    <m:num>
                      <w:ins w:id="7994" w:author="The Si Tran" w:date="2012-12-06T03:39:00Z">
                        <m:r>
                          <w:rPr>
                            <w:rFonts w:ascii="Cambria Math" w:hAnsi="Cambria Math"/>
                          </w:rPr>
                          <m:t>∂</m:t>
                        </m:r>
                      </w:ins>
                      <m:sSup>
                        <m:sSupPr>
                          <m:ctrlPr>
                            <w:ins w:id="7995" w:author="The Si Tran" w:date="2012-12-06T03:39:00Z">
                              <w:rPr>
                                <w:rFonts w:ascii="Cambria Math" w:hAnsi="Cambria Math"/>
                              </w:rPr>
                            </w:ins>
                          </m:ctrlPr>
                        </m:sSupPr>
                        <m:e>
                          <w:ins w:id="7996" w:author="The Si Tran" w:date="2012-12-06T03:39:00Z">
                            <m:r>
                              <w:rPr>
                                <w:rFonts w:ascii="Cambria Math" w:hAnsi="Cambria Math"/>
                              </w:rPr>
                              <m:t>E</m:t>
                            </m:r>
                          </w:ins>
                        </m:e>
                        <m:sup>
                          <m:d>
                            <m:dPr>
                              <m:ctrlPr>
                                <w:ins w:id="7997" w:author="The Si Tran" w:date="2012-12-06T03:39:00Z">
                                  <w:rPr>
                                    <w:rFonts w:ascii="Cambria Math" w:hAnsi="Cambria Math"/>
                                  </w:rPr>
                                </w:ins>
                              </m:ctrlPr>
                            </m:dPr>
                            <m:e>
                              <w:ins w:id="7998" w:author="The Si Tran" w:date="2012-12-06T03:39:00Z">
                                <m:r>
                                  <w:rPr>
                                    <w:rFonts w:ascii="Cambria Math" w:hAnsi="Cambria Math"/>
                                  </w:rPr>
                                  <m:t>t</m:t>
                                </m:r>
                                <m:r>
                                  <m:rPr>
                                    <m:sty m:val="p"/>
                                  </m:rPr>
                                  <w:rPr>
                                    <w:rFonts w:ascii="Cambria Math" w:hAnsi="Cambria Math"/>
                                  </w:rPr>
                                  <m:t>-1</m:t>
                                </m:r>
                              </w:ins>
                            </m:e>
                          </m:d>
                        </m:sup>
                      </m:sSup>
                    </m:num>
                    <m:den>
                      <w:ins w:id="7999" w:author="The Si Tran" w:date="2012-12-06T03:39:00Z">
                        <m:r>
                          <w:rPr>
                            <w:rFonts w:ascii="Cambria Math" w:hAnsi="Cambria Math"/>
                          </w:rPr>
                          <m:t>∂</m:t>
                        </m:r>
                      </w:ins>
                      <m:sSub>
                        <m:sSubPr>
                          <m:ctrlPr>
                            <w:ins w:id="8000" w:author="The Si Tran" w:date="2012-12-06T03:39:00Z">
                              <w:rPr>
                                <w:rFonts w:ascii="Cambria Math" w:hAnsi="Cambria Math"/>
                              </w:rPr>
                            </w:ins>
                          </m:ctrlPr>
                        </m:sSubPr>
                        <m:e>
                          <w:ins w:id="8001" w:author="The Si Tran" w:date="2012-12-06T03:39:00Z">
                            <m:r>
                              <w:rPr>
                                <w:rFonts w:ascii="Cambria Math" w:hAnsi="Cambria Math"/>
                              </w:rPr>
                              <m:t>w</m:t>
                            </m:r>
                          </w:ins>
                        </m:e>
                        <m:sub>
                          <w:ins w:id="8002" w:author="The Si Tran" w:date="2012-12-06T03:39:00Z">
                            <m:r>
                              <w:rPr>
                                <w:rFonts w:ascii="Cambria Math" w:hAnsi="Cambria Math"/>
                              </w:rPr>
                              <m:t>ij</m:t>
                            </m:r>
                          </w:ins>
                        </m:sub>
                      </m:sSub>
                    </m:den>
                  </m:f>
                  <w:ins w:id="8003" w:author="The Si Tran" w:date="2012-12-06T03:39:00Z">
                    <m:r>
                      <m:rPr>
                        <m:sty m:val="p"/>
                      </m:rPr>
                      <w:rPr>
                        <w:rFonts w:ascii="Cambria Math" w:hAnsi="Cambria Math"/>
                      </w:rPr>
                      <m:t>*</m:t>
                    </m:r>
                  </w:ins>
                  <m:f>
                    <m:fPr>
                      <m:ctrlPr>
                        <w:ins w:id="8004" w:author="The Si Tran" w:date="2012-12-06T03:39:00Z">
                          <w:rPr>
                            <w:rFonts w:ascii="Cambria Math" w:hAnsi="Cambria Math"/>
                          </w:rPr>
                        </w:ins>
                      </m:ctrlPr>
                    </m:fPr>
                    <m:num>
                      <w:ins w:id="8005" w:author="The Si Tran" w:date="2012-12-06T03:39:00Z">
                        <m:r>
                          <w:rPr>
                            <w:rFonts w:ascii="Cambria Math" w:hAnsi="Cambria Math"/>
                          </w:rPr>
                          <m:t>∂</m:t>
                        </m:r>
                      </w:ins>
                      <m:sSup>
                        <m:sSupPr>
                          <m:ctrlPr>
                            <w:ins w:id="8006" w:author="The Si Tran" w:date="2012-12-06T03:39:00Z">
                              <w:rPr>
                                <w:rFonts w:ascii="Cambria Math" w:hAnsi="Cambria Math"/>
                              </w:rPr>
                            </w:ins>
                          </m:ctrlPr>
                        </m:sSupPr>
                        <m:e>
                          <w:ins w:id="8007" w:author="The Si Tran" w:date="2012-12-06T03:39:00Z">
                            <m:r>
                              <w:rPr>
                                <w:rFonts w:ascii="Cambria Math" w:hAnsi="Cambria Math"/>
                              </w:rPr>
                              <m:t>E</m:t>
                            </m:r>
                          </w:ins>
                        </m:e>
                        <m:sup>
                          <m:d>
                            <m:dPr>
                              <m:ctrlPr>
                                <w:ins w:id="8008" w:author="The Si Tran" w:date="2012-12-06T03:39:00Z">
                                  <w:rPr>
                                    <w:rFonts w:ascii="Cambria Math" w:hAnsi="Cambria Math"/>
                                  </w:rPr>
                                </w:ins>
                              </m:ctrlPr>
                            </m:dPr>
                            <m:e>
                              <w:ins w:id="8009" w:author="The Si Tran" w:date="2012-12-06T03:39:00Z">
                                <m:r>
                                  <w:rPr>
                                    <w:rFonts w:ascii="Cambria Math" w:hAnsi="Cambria Math"/>
                                  </w:rPr>
                                  <m:t>t</m:t>
                                </m:r>
                              </w:ins>
                            </m:e>
                          </m:d>
                        </m:sup>
                      </m:sSup>
                    </m:num>
                    <m:den>
                      <w:ins w:id="8010" w:author="The Si Tran" w:date="2012-12-06T03:39:00Z">
                        <m:r>
                          <w:rPr>
                            <w:rFonts w:ascii="Cambria Math" w:hAnsi="Cambria Math"/>
                          </w:rPr>
                          <m:t>∂</m:t>
                        </m:r>
                      </w:ins>
                      <m:sSub>
                        <m:sSubPr>
                          <m:ctrlPr>
                            <w:ins w:id="8011" w:author="The Si Tran" w:date="2012-12-06T03:39:00Z">
                              <w:rPr>
                                <w:rFonts w:ascii="Cambria Math" w:hAnsi="Cambria Math"/>
                              </w:rPr>
                            </w:ins>
                          </m:ctrlPr>
                        </m:sSubPr>
                        <m:e>
                          <w:ins w:id="8012" w:author="The Si Tran" w:date="2012-12-06T03:39:00Z">
                            <m:r>
                              <w:rPr>
                                <w:rFonts w:ascii="Cambria Math" w:hAnsi="Cambria Math"/>
                              </w:rPr>
                              <m:t>w</m:t>
                            </m:r>
                          </w:ins>
                        </m:e>
                        <m:sub>
                          <w:ins w:id="8013" w:author="The Si Tran" w:date="2012-12-06T03:39:00Z">
                            <m:r>
                              <w:rPr>
                                <w:rFonts w:ascii="Cambria Math" w:hAnsi="Cambria Math"/>
                              </w:rPr>
                              <m:t>ij</m:t>
                            </m:r>
                          </w:ins>
                        </m:sub>
                      </m:sSub>
                    </m:den>
                  </m:f>
                  <w:ins w:id="8014" w:author="The Si Tran" w:date="2012-12-06T03:39:00Z">
                    <m:r>
                      <m:rPr>
                        <m:sty m:val="p"/>
                      </m:rPr>
                      <w:rPr>
                        <w:rFonts w:ascii="Cambria Math" w:hAnsi="Cambria Math"/>
                      </w:rPr>
                      <m:t>&gt;0</m:t>
                    </m:r>
                  </w:ins>
                </m:e>
                <m:e>
                  <m:sSup>
                    <m:sSupPr>
                      <m:ctrlPr>
                        <w:ins w:id="8015" w:author="The Si Tran" w:date="2012-12-06T03:39:00Z">
                          <w:rPr>
                            <w:rFonts w:ascii="Cambria Math" w:hAnsi="Cambria Math"/>
                          </w:rPr>
                        </w:ins>
                      </m:ctrlPr>
                    </m:sSupPr>
                    <m:e>
                      <w:ins w:id="8016" w:author="The Si Tran" w:date="2012-12-06T03:39:00Z">
                        <m:r>
                          <w:rPr>
                            <w:rFonts w:ascii="Cambria Math" w:hAnsi="Cambria Math"/>
                          </w:rPr>
                          <m:t>η</m:t>
                        </m:r>
                      </w:ins>
                    </m:e>
                    <m:sup>
                      <w:ins w:id="8017" w:author="The Si Tran" w:date="2012-12-06T03:39:00Z">
                        <m:r>
                          <m:rPr>
                            <m:sty m:val="p"/>
                          </m:rPr>
                          <w:rPr>
                            <w:rFonts w:ascii="Cambria Math" w:hAnsi="Cambria Math"/>
                          </w:rPr>
                          <m:t>-</m:t>
                        </m:r>
                      </w:ins>
                    </m:sup>
                  </m:sSup>
                  <w:ins w:id="8018" w:author="The Si Tran" w:date="2012-12-06T03:39:00Z">
                    <m:r>
                      <m:rPr>
                        <m:sty m:val="p"/>
                      </m:rPr>
                      <w:rPr>
                        <w:rFonts w:ascii="Cambria Math" w:hAnsi="Cambria Math"/>
                      </w:rPr>
                      <m:t>*</m:t>
                    </m:r>
                  </w:ins>
                  <m:sSubSup>
                    <m:sSubSupPr>
                      <m:ctrlPr>
                        <w:ins w:id="8019" w:author="The Si Tran" w:date="2012-12-06T03:39:00Z">
                          <w:rPr>
                            <w:rFonts w:ascii="Cambria Math" w:hAnsi="Cambria Math"/>
                          </w:rPr>
                        </w:ins>
                      </m:ctrlPr>
                    </m:sSubSupPr>
                    <m:e>
                      <w:ins w:id="8020" w:author="The Si Tran" w:date="2012-12-06T03:39:00Z">
                        <m:r>
                          <m:rPr>
                            <m:sty m:val="p"/>
                          </m:rPr>
                          <w:rPr>
                            <w:rFonts w:ascii="Cambria Math" w:hAnsi="Cambria Math"/>
                          </w:rPr>
                          <m:t>∆</m:t>
                        </m:r>
                      </w:ins>
                    </m:e>
                    <m:sub>
                      <w:ins w:id="8021" w:author="The Si Tran" w:date="2012-12-06T03:39:00Z">
                        <m:r>
                          <w:rPr>
                            <w:rFonts w:ascii="Cambria Math" w:hAnsi="Cambria Math"/>
                          </w:rPr>
                          <m:t>ij</m:t>
                        </m:r>
                      </w:ins>
                    </m:sub>
                    <m:sup>
                      <m:d>
                        <m:dPr>
                          <m:ctrlPr>
                            <w:ins w:id="8022" w:author="The Si Tran" w:date="2012-12-06T03:39:00Z">
                              <w:rPr>
                                <w:rFonts w:ascii="Cambria Math" w:hAnsi="Cambria Math"/>
                              </w:rPr>
                            </w:ins>
                          </m:ctrlPr>
                        </m:dPr>
                        <m:e>
                          <w:ins w:id="8023" w:author="The Si Tran" w:date="2012-12-06T03:39:00Z">
                            <m:r>
                              <w:rPr>
                                <w:rFonts w:ascii="Cambria Math" w:hAnsi="Cambria Math"/>
                              </w:rPr>
                              <m:t>t</m:t>
                            </m:r>
                          </w:ins>
                        </m:e>
                      </m:d>
                    </m:sup>
                  </m:sSubSup>
                  <w:ins w:id="8024"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025" w:author="The Si Tran" w:date="2012-12-06T03:39:00Z">
                          <w:rPr>
                            <w:rFonts w:ascii="Cambria Math" w:hAnsi="Cambria Math"/>
                          </w:rPr>
                        </w:ins>
                      </m:ctrlPr>
                    </m:fPr>
                    <m:num>
                      <w:ins w:id="8026" w:author="The Si Tran" w:date="2012-12-06T03:39:00Z">
                        <m:r>
                          <w:rPr>
                            <w:rFonts w:ascii="Cambria Math" w:hAnsi="Cambria Math"/>
                          </w:rPr>
                          <m:t>∂</m:t>
                        </m:r>
                      </w:ins>
                      <m:sSup>
                        <m:sSupPr>
                          <m:ctrlPr>
                            <w:ins w:id="8027" w:author="The Si Tran" w:date="2012-12-06T03:39:00Z">
                              <w:rPr>
                                <w:rFonts w:ascii="Cambria Math" w:hAnsi="Cambria Math"/>
                              </w:rPr>
                            </w:ins>
                          </m:ctrlPr>
                        </m:sSupPr>
                        <m:e>
                          <w:ins w:id="8028" w:author="The Si Tran" w:date="2012-12-06T03:39:00Z">
                            <m:r>
                              <w:rPr>
                                <w:rFonts w:ascii="Cambria Math" w:hAnsi="Cambria Math"/>
                              </w:rPr>
                              <m:t>E</m:t>
                            </m:r>
                          </w:ins>
                        </m:e>
                        <m:sup>
                          <m:d>
                            <m:dPr>
                              <m:ctrlPr>
                                <w:ins w:id="8029" w:author="The Si Tran" w:date="2012-12-06T03:39:00Z">
                                  <w:rPr>
                                    <w:rFonts w:ascii="Cambria Math" w:hAnsi="Cambria Math"/>
                                  </w:rPr>
                                </w:ins>
                              </m:ctrlPr>
                            </m:dPr>
                            <m:e>
                              <w:ins w:id="8030" w:author="The Si Tran" w:date="2012-12-06T03:39:00Z">
                                <m:r>
                                  <w:rPr>
                                    <w:rFonts w:ascii="Cambria Math" w:hAnsi="Cambria Math"/>
                                  </w:rPr>
                                  <m:t>t</m:t>
                                </m:r>
                                <m:r>
                                  <m:rPr>
                                    <m:sty m:val="p"/>
                                  </m:rPr>
                                  <w:rPr>
                                    <w:rFonts w:ascii="Cambria Math" w:hAnsi="Cambria Math"/>
                                  </w:rPr>
                                  <m:t>-1</m:t>
                                </m:r>
                              </w:ins>
                            </m:e>
                          </m:d>
                        </m:sup>
                      </m:sSup>
                    </m:num>
                    <m:den>
                      <w:ins w:id="8031" w:author="The Si Tran" w:date="2012-12-06T03:39:00Z">
                        <m:r>
                          <w:rPr>
                            <w:rFonts w:ascii="Cambria Math" w:hAnsi="Cambria Math"/>
                          </w:rPr>
                          <m:t>∂</m:t>
                        </m:r>
                      </w:ins>
                      <m:sSub>
                        <m:sSubPr>
                          <m:ctrlPr>
                            <w:ins w:id="8032" w:author="The Si Tran" w:date="2012-12-06T03:39:00Z">
                              <w:rPr>
                                <w:rFonts w:ascii="Cambria Math" w:hAnsi="Cambria Math"/>
                              </w:rPr>
                            </w:ins>
                          </m:ctrlPr>
                        </m:sSubPr>
                        <m:e>
                          <w:ins w:id="8033" w:author="The Si Tran" w:date="2012-12-06T03:39:00Z">
                            <m:r>
                              <w:rPr>
                                <w:rFonts w:ascii="Cambria Math" w:hAnsi="Cambria Math"/>
                              </w:rPr>
                              <m:t>w</m:t>
                            </m:r>
                          </w:ins>
                        </m:e>
                        <m:sub>
                          <w:ins w:id="8034" w:author="The Si Tran" w:date="2012-12-06T03:39:00Z">
                            <m:r>
                              <w:rPr>
                                <w:rFonts w:ascii="Cambria Math" w:hAnsi="Cambria Math"/>
                              </w:rPr>
                              <m:t>ij</m:t>
                            </m:r>
                          </w:ins>
                        </m:sub>
                      </m:sSub>
                    </m:den>
                  </m:f>
                  <w:ins w:id="8035" w:author="The Si Tran" w:date="2012-12-06T03:39:00Z">
                    <m:r>
                      <m:rPr>
                        <m:sty m:val="p"/>
                      </m:rPr>
                      <w:rPr>
                        <w:rFonts w:ascii="Cambria Math" w:hAnsi="Cambria Math"/>
                      </w:rPr>
                      <m:t>*</m:t>
                    </m:r>
                  </w:ins>
                  <m:f>
                    <m:fPr>
                      <m:ctrlPr>
                        <w:ins w:id="8036" w:author="The Si Tran" w:date="2012-12-06T03:39:00Z">
                          <w:rPr>
                            <w:rFonts w:ascii="Cambria Math" w:hAnsi="Cambria Math"/>
                          </w:rPr>
                        </w:ins>
                      </m:ctrlPr>
                    </m:fPr>
                    <m:num>
                      <w:ins w:id="8037" w:author="The Si Tran" w:date="2012-12-06T03:39:00Z">
                        <m:r>
                          <w:rPr>
                            <w:rFonts w:ascii="Cambria Math" w:hAnsi="Cambria Math"/>
                          </w:rPr>
                          <m:t>∂</m:t>
                        </m:r>
                      </w:ins>
                      <m:sSup>
                        <m:sSupPr>
                          <m:ctrlPr>
                            <w:ins w:id="8038" w:author="The Si Tran" w:date="2012-12-06T03:39:00Z">
                              <w:rPr>
                                <w:rFonts w:ascii="Cambria Math" w:hAnsi="Cambria Math"/>
                              </w:rPr>
                            </w:ins>
                          </m:ctrlPr>
                        </m:sSupPr>
                        <m:e>
                          <w:ins w:id="8039" w:author="The Si Tran" w:date="2012-12-06T03:39:00Z">
                            <m:r>
                              <w:rPr>
                                <w:rFonts w:ascii="Cambria Math" w:hAnsi="Cambria Math"/>
                              </w:rPr>
                              <m:t>E</m:t>
                            </m:r>
                          </w:ins>
                        </m:e>
                        <m:sup>
                          <m:d>
                            <m:dPr>
                              <m:ctrlPr>
                                <w:ins w:id="8040" w:author="The Si Tran" w:date="2012-12-06T03:39:00Z">
                                  <w:rPr>
                                    <w:rFonts w:ascii="Cambria Math" w:hAnsi="Cambria Math"/>
                                  </w:rPr>
                                </w:ins>
                              </m:ctrlPr>
                            </m:dPr>
                            <m:e>
                              <w:ins w:id="8041" w:author="The Si Tran" w:date="2012-12-06T03:39:00Z">
                                <m:r>
                                  <w:rPr>
                                    <w:rFonts w:ascii="Cambria Math" w:hAnsi="Cambria Math"/>
                                  </w:rPr>
                                  <m:t>t</m:t>
                                </m:r>
                              </w:ins>
                            </m:e>
                          </m:d>
                        </m:sup>
                      </m:sSup>
                    </m:num>
                    <m:den>
                      <w:ins w:id="8042" w:author="The Si Tran" w:date="2012-12-06T03:39:00Z">
                        <m:r>
                          <w:rPr>
                            <w:rFonts w:ascii="Cambria Math" w:hAnsi="Cambria Math"/>
                          </w:rPr>
                          <m:t>∂</m:t>
                        </m:r>
                      </w:ins>
                      <m:sSub>
                        <m:sSubPr>
                          <m:ctrlPr>
                            <w:ins w:id="8043" w:author="The Si Tran" w:date="2012-12-06T03:39:00Z">
                              <w:rPr>
                                <w:rFonts w:ascii="Cambria Math" w:hAnsi="Cambria Math"/>
                              </w:rPr>
                            </w:ins>
                          </m:ctrlPr>
                        </m:sSubPr>
                        <m:e>
                          <w:ins w:id="8044" w:author="The Si Tran" w:date="2012-12-06T03:39:00Z">
                            <m:r>
                              <w:rPr>
                                <w:rFonts w:ascii="Cambria Math" w:hAnsi="Cambria Math"/>
                              </w:rPr>
                              <m:t>w</m:t>
                            </m:r>
                          </w:ins>
                        </m:e>
                        <m:sub>
                          <w:ins w:id="8045" w:author="The Si Tran" w:date="2012-12-06T03:39:00Z">
                            <m:r>
                              <w:rPr>
                                <w:rFonts w:ascii="Cambria Math" w:hAnsi="Cambria Math"/>
                              </w:rPr>
                              <m:t>ij</m:t>
                            </m:r>
                          </w:ins>
                        </m:sub>
                      </m:sSub>
                    </m:den>
                  </m:f>
                  <w:ins w:id="8046" w:author="The Si Tran" w:date="2012-12-06T03:39:00Z">
                    <m:r>
                      <m:rPr>
                        <m:sty m:val="p"/>
                      </m:rPr>
                      <w:rPr>
                        <w:rFonts w:ascii="Cambria Math" w:hAnsi="Cambria Math"/>
                      </w:rPr>
                      <m:t>&lt;0</m:t>
                    </m:r>
                  </w:ins>
                </m:e>
                <m:e>
                  <m:sSubSup>
                    <m:sSubSupPr>
                      <m:ctrlPr>
                        <w:ins w:id="8047" w:author="The Si Tran" w:date="2012-12-06T03:40:00Z">
                          <w:rPr>
                            <w:rFonts w:ascii="Cambria Math" w:hAnsi="Cambria Math"/>
                          </w:rPr>
                        </w:ins>
                      </m:ctrlPr>
                    </m:sSubSupPr>
                    <m:e>
                      <w:ins w:id="8048" w:author="The Si Tran" w:date="2012-12-06T03:40:00Z">
                        <m:r>
                          <m:rPr>
                            <m:sty m:val="p"/>
                          </m:rPr>
                          <w:rPr>
                            <w:rFonts w:ascii="Cambria Math" w:hAnsi="Cambria Math"/>
                          </w:rPr>
                          <m:t>∆</m:t>
                        </m:r>
                      </w:ins>
                    </m:e>
                    <m:sub>
                      <w:ins w:id="8049" w:author="The Si Tran" w:date="2012-12-06T03:40:00Z">
                        <m:r>
                          <w:rPr>
                            <w:rFonts w:ascii="Cambria Math" w:hAnsi="Cambria Math"/>
                          </w:rPr>
                          <m:t>ij</m:t>
                        </m:r>
                      </w:ins>
                    </m:sub>
                    <m:sup>
                      <w:ins w:id="8050"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8051"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8052" w:author="The Si Tran" w:date="2012-12-16T17:32:00Z">
          <w:pPr>
            <w:spacing w:before="0"/>
            <w:ind w:firstLine="720"/>
          </w:pPr>
        </w:pPrChange>
      </w:pPr>
      <w:del w:id="8053" w:author="The Si Tran" w:date="2012-12-06T03:40:00Z">
        <w:r w:rsidRPr="00AF1345" w:rsidDel="00BA6E4C">
          <w:rPr>
            <w:position w:val="-108"/>
          </w:rPr>
          <w:object w:dxaOrig="4660" w:dyaOrig="2280" w14:anchorId="473B087F">
            <v:shape id="_x0000_i1135" type="#_x0000_t75" style="width:280.5pt;height:136.5pt" o:ole="">
              <v:imagedata r:id="rId272" o:title=""/>
            </v:shape>
            <o:OLEObject Type="Embed" ProgID="Equation.DSMT4" ShapeID="_x0000_i1135" DrawAspect="Content" ObjectID="_1417544967" r:id="rId273"/>
          </w:object>
        </w:r>
      </w:del>
    </w:p>
    <w:p w14:paraId="51377D55" w14:textId="77777777" w:rsidR="0088753F" w:rsidRPr="0049233F" w:rsidRDefault="0088753F">
      <w:pPr>
        <w:pPrChange w:id="8054" w:author="The Si Tran" w:date="2012-12-16T08:28:00Z">
          <w:pPr>
            <w:spacing w:before="0"/>
            <w:ind w:firstLine="720"/>
          </w:pPr>
        </w:pPrChange>
      </w:pPr>
      <w:r w:rsidRPr="0049233F">
        <w:t xml:space="preserve">Ở đây </w:t>
      </w:r>
      <w:ins w:id="8055"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8056" w:author="The Si Tran" w:date="2012-12-06T03:41:00Z">
                <w:rPr>
                  <w:rFonts w:ascii="Cambria Math" w:hAnsi="Cambria Math"/>
                  <w:i/>
                </w:rPr>
              </w:ins>
            </m:ctrlPr>
          </m:sSupPr>
          <m:e>
            <w:ins w:id="8057" w:author="The Si Tran" w:date="2012-12-06T03:41:00Z">
              <m:r>
                <w:rPr>
                  <w:rFonts w:ascii="Cambria Math" w:hAnsi="Cambria Math"/>
                </w:rPr>
                <m:t>η</m:t>
              </m:r>
            </w:ins>
          </m:e>
          <m:sup>
            <w:ins w:id="8058" w:author="The Si Tran" w:date="2012-12-06T03:41:00Z">
              <m:r>
                <w:rPr>
                  <w:rFonts w:ascii="Cambria Math" w:hAnsi="Cambria Math"/>
                </w:rPr>
                <m:t>+</m:t>
              </m:r>
            </w:ins>
          </m:sup>
        </m:sSup>
      </m:oMath>
      <w:del w:id="8059" w:author="The Si Tran" w:date="2012-12-06T03:41:00Z">
        <w:r w:rsidRPr="00AF1345" w:rsidDel="00E40F7B">
          <w:rPr>
            <w:position w:val="-10"/>
          </w:rPr>
          <w:object w:dxaOrig="1440" w:dyaOrig="360" w14:anchorId="3EC1D1FE">
            <v:shape id="_x0000_i1136" type="#_x0000_t75" style="width:1in;height:14.25pt" o:ole="">
              <v:imagedata r:id="rId274" o:title=""/>
            </v:shape>
            <o:OLEObject Type="Embed" ProgID="Equation.DSMT4" ShapeID="_x0000_i1136" DrawAspect="Content" ObjectID="_1417544968" r:id="rId275"/>
          </w:object>
        </w:r>
      </w:del>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46127D6D" w:rsidR="0088753F" w:rsidRDefault="00334CAD">
      <w:pPr>
        <w:rPr>
          <w:ins w:id="8060" w:author="The Si Tran" w:date="2012-12-06T03:41:00Z"/>
        </w:rPr>
        <w:pPrChange w:id="8061" w:author="The Si Tran" w:date="2012-12-16T08:28:00Z">
          <w:pPr>
            <w:spacing w:before="0"/>
            <w:ind w:firstLine="720"/>
          </w:pPr>
        </w:pPrChange>
      </w:pPr>
      <w:ins w:id="8062" w:author="The Si Tran" w:date="2012-12-14T05:57:00Z">
        <w:r w:rsidRPr="00032D83">
          <w:rPr>
            <w:noProof/>
          </w:rPr>
          <mc:AlternateContent>
            <mc:Choice Requires="wps">
              <w:drawing>
                <wp:anchor distT="0" distB="0" distL="114300" distR="114300" simplePos="0" relativeHeight="251727872" behindDoc="0" locked="0" layoutInCell="1" allowOverlap="1" wp14:anchorId="11D227F1" wp14:editId="14C93FCC">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3D6C9F" w:rsidRDefault="003D6C9F">
                              <w:pPr>
                                <w:pStyle w:val="EquationIndex"/>
                                <w:pPrChange w:id="8063" w:author="The Si Tran" w:date="2012-12-16T08:28:00Z">
                                  <w:pPr/>
                                </w:pPrChange>
                              </w:pPr>
                              <w:ins w:id="8064" w:author="The Si Tran" w:date="2012-12-06T02:41:00Z">
                                <w:r>
                                  <w:t>(4.</w:t>
                                </w:r>
                              </w:ins>
                              <w:ins w:id="8065" w:author="The Si Tran" w:date="2012-12-06T02:44:00Z">
                                <w:r>
                                  <w:t>16</w:t>
                                </w:r>
                              </w:ins>
                              <w:ins w:id="806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3D6C9F" w:rsidRDefault="003D6C9F">
                        <w:pPr>
                          <w:pStyle w:val="EquationIndex"/>
                          <w:pPrChange w:id="8067" w:author="The Si Tran" w:date="2012-12-16T08:28:00Z">
                            <w:pPr/>
                          </w:pPrChange>
                        </w:pPr>
                        <w:ins w:id="8068" w:author="The Si Tran" w:date="2012-12-06T02:41:00Z">
                          <w:r>
                            <w:t>(4.</w:t>
                          </w:r>
                        </w:ins>
                        <w:ins w:id="8069" w:author="The Si Tran" w:date="2012-12-06T02:44:00Z">
                          <w:r>
                            <w:t>16</w:t>
                          </w:r>
                        </w:ins>
                        <w:ins w:id="8070" w:author="The Si Tran" w:date="2012-12-06T02:41:00Z">
                          <w:r>
                            <w:t>)</w:t>
                          </w:r>
                        </w:ins>
                      </w:p>
                    </w:txbxContent>
                  </v:textbox>
                </v:shape>
              </w:pict>
            </mc:Fallback>
          </mc:AlternateContent>
        </w:r>
      </w:ins>
      <w:r w:rsidR="0088753F" w:rsidRPr="0049233F">
        <w:t xml:space="preserve">Mỗi lần đạo hàm riêng phần theo trọng số </w:t>
      </w:r>
      <m:oMath>
        <m:sSub>
          <m:sSubPr>
            <m:ctrlPr>
              <w:ins w:id="8071" w:author="The Si Tran" w:date="2012-12-06T03:39:00Z">
                <w:rPr>
                  <w:rFonts w:ascii="Cambria Math" w:hAnsi="Cambria Math"/>
                  <w:i/>
                </w:rPr>
              </w:ins>
            </m:ctrlPr>
          </m:sSubPr>
          <m:e>
            <w:ins w:id="8072" w:author="The Si Tran" w:date="2012-12-06T03:39:00Z">
              <m:r>
                <w:rPr>
                  <w:rFonts w:ascii="Cambria Math" w:hAnsi="Cambria Math"/>
                </w:rPr>
                <m:t>w</m:t>
              </m:r>
            </w:ins>
          </m:e>
          <m:sub>
            <w:ins w:id="8073" w:author="The Si Tran" w:date="2012-12-06T03:39:00Z">
              <m:r>
                <w:rPr>
                  <w:rFonts w:ascii="Cambria Math" w:hAnsi="Cambria Math"/>
                </w:rPr>
                <m:t>ij</m:t>
              </m:r>
            </w:ins>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ins w:id="8074" w:author="The Si Tran" w:date="2012-12-06T03:36:00Z">
                <w:rPr>
                  <w:rFonts w:ascii="Cambria Math" w:hAnsi="Cambria Math"/>
                  <w:i/>
                </w:rPr>
              </w:ins>
            </m:ctrlPr>
          </m:sSubSupPr>
          <m:e>
            <w:ins w:id="8075" w:author="The Si Tran" w:date="2012-12-06T03:36:00Z">
              <m:r>
                <w:rPr>
                  <w:rFonts w:ascii="Cambria Math" w:hAnsi="Cambria Math"/>
                </w:rPr>
                <m:t>∆</m:t>
              </m:r>
            </w:ins>
          </m:e>
          <m:sub>
            <w:ins w:id="8076"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sẽ giảm đi theo một thừa </w:t>
      </w:r>
      <w:proofErr w:type="gramStart"/>
      <w:r w:rsidR="0088753F" w:rsidRPr="0049233F">
        <w:t>số</w:t>
      </w:r>
      <w:r w:rsidR="002046B0">
        <w:t xml:space="preserve"> </w:t>
      </w:r>
      <w:proofErr w:type="gramEnd"/>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ins w:id="8077" w:author="The Si Tran" w:date="2012-12-06T03:36:00Z">
                <w:rPr>
                  <w:rFonts w:ascii="Cambria Math" w:hAnsi="Cambria Math"/>
                  <w:i/>
                </w:rPr>
              </w:ins>
            </m:ctrlPr>
          </m:sSubSupPr>
          <m:e>
            <w:ins w:id="8078" w:author="The Si Tran" w:date="2012-12-06T03:36:00Z">
              <m:r>
                <w:rPr>
                  <w:rFonts w:ascii="Cambria Math" w:hAnsi="Cambria Math"/>
                </w:rPr>
                <m:t>∆</m:t>
              </m:r>
            </w:ins>
          </m:e>
          <m:sub>
            <w:ins w:id="8079"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m:oMath>
        <m:sSubSup>
          <m:sSubSupPr>
            <m:ctrlPr>
              <w:ins w:id="8080" w:author="The Si Tran" w:date="2012-12-06T03:36:00Z">
                <w:rPr>
                  <w:rFonts w:ascii="Cambria Math" w:hAnsi="Cambria Math"/>
                  <w:i/>
                </w:rPr>
              </w:ins>
            </m:ctrlPr>
          </m:sSubSupPr>
          <m:e>
            <w:ins w:id="8081" w:author="The Si Tran" w:date="2012-12-06T03:36:00Z">
              <m:r>
                <w:rPr>
                  <w:rFonts w:ascii="Cambria Math" w:hAnsi="Cambria Math"/>
                </w:rPr>
                <m:t>∆</m:t>
              </m:r>
            </w:ins>
          </m:e>
          <m:sub>
            <w:ins w:id="8082" w:author="The Si Tran" w:date="2012-12-06T03:36:00Z">
              <m:r>
                <w:rPr>
                  <w:rFonts w:ascii="Cambria Math" w:hAnsi="Cambria Math"/>
                </w:rPr>
                <m:t>ij</m:t>
              </m:r>
            </w:ins>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3D6C9F">
      <w:pPr>
        <w:pStyle w:val="Canhgiua"/>
        <w:rPr>
          <w:ins w:id="8083" w:author="The Si Tran" w:date="2012-12-06T03:44:00Z"/>
        </w:rPr>
        <w:pPrChange w:id="8084" w:author="The Si Tran" w:date="2012-12-16T17:32:00Z">
          <w:pPr>
            <w:spacing w:before="0"/>
            <w:ind w:firstLine="720"/>
          </w:pPr>
        </w:pPrChange>
      </w:pPr>
      <m:oMathPara>
        <m:oMath>
          <m:sSubSup>
            <m:sSubSupPr>
              <m:ctrlPr>
                <w:ins w:id="8085" w:author="The Si Tran" w:date="2012-12-06T03:41:00Z">
                  <w:rPr>
                    <w:rFonts w:ascii="Cambria Math" w:hAnsi="Cambria Math"/>
                  </w:rPr>
                </w:ins>
              </m:ctrlPr>
            </m:sSubSupPr>
            <m:e>
              <w:ins w:id="8086" w:author="The Si Tran" w:date="2012-12-06T03:41:00Z">
                <m:r>
                  <m:rPr>
                    <m:sty m:val="p"/>
                  </m:rPr>
                  <w:rPr>
                    <w:rFonts w:ascii="Cambria Math" w:hAnsi="Cambria Math"/>
                  </w:rPr>
                  <m:t>∆</m:t>
                </m:r>
                <m:r>
                  <w:rPr>
                    <w:rFonts w:ascii="Cambria Math" w:hAnsi="Cambria Math"/>
                  </w:rPr>
                  <m:t>w</m:t>
                </m:r>
              </w:ins>
            </m:e>
            <m:sub>
              <w:ins w:id="8087" w:author="The Si Tran" w:date="2012-12-06T03:41:00Z">
                <m:r>
                  <w:rPr>
                    <w:rFonts w:ascii="Cambria Math" w:hAnsi="Cambria Math"/>
                  </w:rPr>
                  <m:t>ij</m:t>
                </m:r>
              </w:ins>
            </m:sub>
            <m:sup>
              <w:ins w:id="8088"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8089" w:author="The Si Tran" w:date="2012-12-06T03:41:00Z">
            <m:r>
              <m:rPr>
                <m:sty m:val="p"/>
              </m:rPr>
              <w:rPr>
                <w:rFonts w:ascii="Cambria Math" w:hAnsi="Cambria Math"/>
              </w:rPr>
              <m:t>=</m:t>
            </m:r>
          </w:ins>
          <m:d>
            <m:dPr>
              <m:begChr m:val="{"/>
              <m:endChr m:val=""/>
              <m:ctrlPr>
                <w:ins w:id="8090" w:author="The Si Tran" w:date="2012-12-06T03:41:00Z">
                  <w:rPr>
                    <w:rFonts w:ascii="Cambria Math" w:hAnsi="Cambria Math"/>
                  </w:rPr>
                </w:ins>
              </m:ctrlPr>
            </m:dPr>
            <m:e>
              <m:eqArr>
                <m:eqArrPr>
                  <m:ctrlPr>
                    <w:ins w:id="8091" w:author="The Si Tran" w:date="2012-12-06T03:41:00Z">
                      <w:rPr>
                        <w:rFonts w:ascii="Cambria Math" w:hAnsi="Cambria Math"/>
                      </w:rPr>
                    </w:ins>
                  </m:ctrlPr>
                </m:eqArrPr>
                <m:e>
                  <w:ins w:id="8092" w:author="The Si Tran" w:date="2012-12-06T03:42:00Z">
                    <m:r>
                      <m:rPr>
                        <m:sty m:val="p"/>
                      </m:rPr>
                      <w:rPr>
                        <w:rFonts w:ascii="Cambria Math" w:hAnsi="Cambria Math"/>
                      </w:rPr>
                      <m:t>-</m:t>
                    </m:r>
                  </w:ins>
                  <m:sSubSup>
                    <m:sSubSupPr>
                      <m:ctrlPr>
                        <w:ins w:id="8093" w:author="The Si Tran" w:date="2012-12-06T03:41:00Z">
                          <w:rPr>
                            <w:rFonts w:ascii="Cambria Math" w:hAnsi="Cambria Math"/>
                          </w:rPr>
                        </w:ins>
                      </m:ctrlPr>
                    </m:sSubSupPr>
                    <m:e>
                      <w:ins w:id="8094" w:author="The Si Tran" w:date="2012-12-06T03:41:00Z">
                        <m:r>
                          <m:rPr>
                            <m:sty m:val="p"/>
                          </m:rPr>
                          <w:rPr>
                            <w:rFonts w:ascii="Cambria Math" w:hAnsi="Cambria Math"/>
                          </w:rPr>
                          <m:t>∆</m:t>
                        </m:r>
                      </w:ins>
                    </m:e>
                    <m:sub>
                      <w:ins w:id="8095" w:author="The Si Tran" w:date="2012-12-06T03:41:00Z">
                        <m:r>
                          <w:rPr>
                            <w:rFonts w:ascii="Cambria Math" w:hAnsi="Cambria Math"/>
                          </w:rPr>
                          <m:t>ij</m:t>
                        </m:r>
                      </w:ins>
                    </m:sub>
                    <m:sup>
                      <m:d>
                        <m:dPr>
                          <m:ctrlPr>
                            <w:ins w:id="8096" w:author="The Si Tran" w:date="2012-12-06T03:41:00Z">
                              <w:rPr>
                                <w:rFonts w:ascii="Cambria Math" w:hAnsi="Cambria Math"/>
                              </w:rPr>
                            </w:ins>
                          </m:ctrlPr>
                        </m:dPr>
                        <m:e>
                          <w:ins w:id="8097" w:author="The Si Tran" w:date="2012-12-06T03:41:00Z">
                            <m:r>
                              <w:rPr>
                                <w:rFonts w:ascii="Cambria Math" w:hAnsi="Cambria Math"/>
                              </w:rPr>
                              <m:t>t</m:t>
                            </m:r>
                          </w:ins>
                        </m:e>
                      </m:d>
                    </m:sup>
                  </m:sSubSup>
                  <w:ins w:id="8098"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099" w:author="The Si Tran" w:date="2012-12-06T03:41:00Z">
                          <w:rPr>
                            <w:rFonts w:ascii="Cambria Math" w:hAnsi="Cambria Math"/>
                          </w:rPr>
                        </w:ins>
                      </m:ctrlPr>
                    </m:fPr>
                    <m:num>
                      <w:ins w:id="8100" w:author="The Si Tran" w:date="2012-12-06T03:41:00Z">
                        <m:r>
                          <w:rPr>
                            <w:rFonts w:ascii="Cambria Math" w:hAnsi="Cambria Math"/>
                          </w:rPr>
                          <m:t>∂</m:t>
                        </m:r>
                      </w:ins>
                      <m:sSup>
                        <m:sSupPr>
                          <m:ctrlPr>
                            <w:ins w:id="8101" w:author="The Si Tran" w:date="2012-12-06T03:41:00Z">
                              <w:rPr>
                                <w:rFonts w:ascii="Cambria Math" w:hAnsi="Cambria Math"/>
                              </w:rPr>
                            </w:ins>
                          </m:ctrlPr>
                        </m:sSupPr>
                        <m:e>
                          <w:ins w:id="8102" w:author="The Si Tran" w:date="2012-12-06T03:41:00Z">
                            <m:r>
                              <w:rPr>
                                <w:rFonts w:ascii="Cambria Math" w:hAnsi="Cambria Math"/>
                              </w:rPr>
                              <m:t>E</m:t>
                            </m:r>
                          </w:ins>
                        </m:e>
                        <m:sup>
                          <m:d>
                            <m:dPr>
                              <m:ctrlPr>
                                <w:ins w:id="8103" w:author="The Si Tran" w:date="2012-12-06T03:41:00Z">
                                  <w:rPr>
                                    <w:rFonts w:ascii="Cambria Math" w:hAnsi="Cambria Math"/>
                                  </w:rPr>
                                </w:ins>
                              </m:ctrlPr>
                            </m:dPr>
                            <m:e>
                              <w:ins w:id="8104" w:author="The Si Tran" w:date="2012-12-06T03:41:00Z">
                                <m:r>
                                  <w:rPr>
                                    <w:rFonts w:ascii="Cambria Math" w:hAnsi="Cambria Math"/>
                                  </w:rPr>
                                  <m:t>t</m:t>
                                </m:r>
                              </w:ins>
                            </m:e>
                          </m:d>
                        </m:sup>
                      </m:sSup>
                    </m:num>
                    <m:den>
                      <w:ins w:id="8105" w:author="The Si Tran" w:date="2012-12-06T03:41:00Z">
                        <m:r>
                          <w:rPr>
                            <w:rFonts w:ascii="Cambria Math" w:hAnsi="Cambria Math"/>
                          </w:rPr>
                          <m:t>∂</m:t>
                        </m:r>
                      </w:ins>
                      <m:sSub>
                        <m:sSubPr>
                          <m:ctrlPr>
                            <w:ins w:id="8106" w:author="The Si Tran" w:date="2012-12-06T03:41:00Z">
                              <w:rPr>
                                <w:rFonts w:ascii="Cambria Math" w:hAnsi="Cambria Math"/>
                              </w:rPr>
                            </w:ins>
                          </m:ctrlPr>
                        </m:sSubPr>
                        <m:e>
                          <w:ins w:id="8107" w:author="The Si Tran" w:date="2012-12-06T03:41:00Z">
                            <m:r>
                              <w:rPr>
                                <w:rFonts w:ascii="Cambria Math" w:hAnsi="Cambria Math"/>
                              </w:rPr>
                              <m:t>w</m:t>
                            </m:r>
                          </w:ins>
                        </m:e>
                        <m:sub>
                          <w:ins w:id="8108" w:author="The Si Tran" w:date="2012-12-06T03:41:00Z">
                            <m:r>
                              <w:rPr>
                                <w:rFonts w:ascii="Cambria Math" w:hAnsi="Cambria Math"/>
                              </w:rPr>
                              <m:t>ij</m:t>
                            </m:r>
                          </w:ins>
                        </m:sub>
                      </m:sSub>
                    </m:den>
                  </m:f>
                  <w:ins w:id="8109" w:author="The Si Tran" w:date="2012-12-06T03:41:00Z">
                    <m:r>
                      <m:rPr>
                        <m:sty m:val="p"/>
                      </m:rPr>
                      <w:rPr>
                        <w:rFonts w:ascii="Cambria Math" w:hAnsi="Cambria Math"/>
                      </w:rPr>
                      <m:t>&gt;0</m:t>
                    </m:r>
                  </w:ins>
                </m:e>
                <m:e>
                  <w:ins w:id="8110" w:author="The Si Tran" w:date="2012-12-06T03:42:00Z">
                    <m:r>
                      <m:rPr>
                        <m:sty m:val="p"/>
                      </m:rPr>
                      <w:rPr>
                        <w:rFonts w:ascii="Cambria Math" w:hAnsi="Cambria Math"/>
                      </w:rPr>
                      <m:t>+</m:t>
                    </m:r>
                  </w:ins>
                  <m:sSubSup>
                    <m:sSubSupPr>
                      <m:ctrlPr>
                        <w:ins w:id="8111" w:author="The Si Tran" w:date="2012-12-06T03:43:00Z">
                          <w:rPr>
                            <w:rFonts w:ascii="Cambria Math" w:hAnsi="Cambria Math"/>
                          </w:rPr>
                        </w:ins>
                      </m:ctrlPr>
                    </m:sSubSupPr>
                    <m:e>
                      <w:ins w:id="8112" w:author="The Si Tran" w:date="2012-12-06T03:43:00Z">
                        <m:r>
                          <m:rPr>
                            <m:sty m:val="p"/>
                          </m:rPr>
                          <w:rPr>
                            <w:rFonts w:ascii="Cambria Math" w:hAnsi="Cambria Math"/>
                          </w:rPr>
                          <m:t>∆</m:t>
                        </m:r>
                      </w:ins>
                    </m:e>
                    <m:sub>
                      <w:ins w:id="8113" w:author="The Si Tran" w:date="2012-12-06T03:43:00Z">
                        <m:r>
                          <w:rPr>
                            <w:rFonts w:ascii="Cambria Math" w:hAnsi="Cambria Math"/>
                          </w:rPr>
                          <m:t>ij</m:t>
                        </m:r>
                      </w:ins>
                    </m:sub>
                    <m:sup>
                      <m:d>
                        <m:dPr>
                          <m:ctrlPr>
                            <w:ins w:id="8114" w:author="The Si Tran" w:date="2012-12-06T03:43:00Z">
                              <w:rPr>
                                <w:rFonts w:ascii="Cambria Math" w:hAnsi="Cambria Math"/>
                              </w:rPr>
                            </w:ins>
                          </m:ctrlPr>
                        </m:dPr>
                        <m:e>
                          <w:ins w:id="8115" w:author="The Si Tran" w:date="2012-12-06T03:43:00Z">
                            <m:r>
                              <w:rPr>
                                <w:rFonts w:ascii="Cambria Math" w:hAnsi="Cambria Math"/>
                              </w:rPr>
                              <m:t>t</m:t>
                            </m:r>
                          </w:ins>
                        </m:e>
                      </m:d>
                    </m:sup>
                  </m:sSubSup>
                  <w:ins w:id="8116"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117" w:author="The Si Tran" w:date="2012-12-06T03:42:00Z">
                          <w:rPr>
                            <w:rFonts w:ascii="Cambria Math" w:hAnsi="Cambria Math"/>
                          </w:rPr>
                        </w:ins>
                      </m:ctrlPr>
                    </m:fPr>
                    <m:num>
                      <w:ins w:id="8118" w:author="The Si Tran" w:date="2012-12-06T03:42:00Z">
                        <m:r>
                          <w:rPr>
                            <w:rFonts w:ascii="Cambria Math" w:hAnsi="Cambria Math"/>
                          </w:rPr>
                          <m:t>∂</m:t>
                        </m:r>
                      </w:ins>
                      <m:sSup>
                        <m:sSupPr>
                          <m:ctrlPr>
                            <w:ins w:id="8119" w:author="The Si Tran" w:date="2012-12-06T03:42:00Z">
                              <w:rPr>
                                <w:rFonts w:ascii="Cambria Math" w:hAnsi="Cambria Math"/>
                              </w:rPr>
                            </w:ins>
                          </m:ctrlPr>
                        </m:sSupPr>
                        <m:e>
                          <w:ins w:id="8120" w:author="The Si Tran" w:date="2012-12-06T03:42:00Z">
                            <m:r>
                              <w:rPr>
                                <w:rFonts w:ascii="Cambria Math" w:hAnsi="Cambria Math"/>
                              </w:rPr>
                              <m:t>E</m:t>
                            </m:r>
                          </w:ins>
                        </m:e>
                        <m:sup>
                          <m:d>
                            <m:dPr>
                              <m:ctrlPr>
                                <w:ins w:id="8121" w:author="The Si Tran" w:date="2012-12-06T03:42:00Z">
                                  <w:rPr>
                                    <w:rFonts w:ascii="Cambria Math" w:hAnsi="Cambria Math"/>
                                  </w:rPr>
                                </w:ins>
                              </m:ctrlPr>
                            </m:dPr>
                            <m:e>
                              <w:ins w:id="8122" w:author="The Si Tran" w:date="2012-12-06T03:42:00Z">
                                <m:r>
                                  <w:rPr>
                                    <w:rFonts w:ascii="Cambria Math" w:hAnsi="Cambria Math"/>
                                  </w:rPr>
                                  <m:t>t</m:t>
                                </m:r>
                              </w:ins>
                            </m:e>
                          </m:d>
                        </m:sup>
                      </m:sSup>
                    </m:num>
                    <m:den>
                      <w:ins w:id="8123" w:author="The Si Tran" w:date="2012-12-06T03:42:00Z">
                        <m:r>
                          <w:rPr>
                            <w:rFonts w:ascii="Cambria Math" w:hAnsi="Cambria Math"/>
                          </w:rPr>
                          <m:t>∂</m:t>
                        </m:r>
                      </w:ins>
                      <m:sSub>
                        <m:sSubPr>
                          <m:ctrlPr>
                            <w:ins w:id="8124" w:author="The Si Tran" w:date="2012-12-06T03:42:00Z">
                              <w:rPr>
                                <w:rFonts w:ascii="Cambria Math" w:hAnsi="Cambria Math"/>
                              </w:rPr>
                            </w:ins>
                          </m:ctrlPr>
                        </m:sSubPr>
                        <m:e>
                          <w:ins w:id="8125" w:author="The Si Tran" w:date="2012-12-06T03:42:00Z">
                            <m:r>
                              <w:rPr>
                                <w:rFonts w:ascii="Cambria Math" w:hAnsi="Cambria Math"/>
                              </w:rPr>
                              <m:t>w</m:t>
                            </m:r>
                          </w:ins>
                        </m:e>
                        <m:sub>
                          <w:ins w:id="8126" w:author="The Si Tran" w:date="2012-12-06T03:42:00Z">
                            <m:r>
                              <w:rPr>
                                <w:rFonts w:ascii="Cambria Math" w:hAnsi="Cambria Math"/>
                              </w:rPr>
                              <m:t>ij</m:t>
                            </m:r>
                          </w:ins>
                        </m:sub>
                      </m:sSub>
                    </m:den>
                  </m:f>
                  <w:ins w:id="8127" w:author="The Si Tran" w:date="2012-12-06T03:42:00Z">
                    <m:r>
                      <m:rPr>
                        <m:sty m:val="p"/>
                      </m:rPr>
                      <w:rPr>
                        <w:rFonts w:ascii="Cambria Math" w:hAnsi="Cambria Math"/>
                      </w:rPr>
                      <m:t>&lt;0</m:t>
                    </m:r>
                  </w:ins>
                </m:e>
                <m:e>
                  <w:ins w:id="8128" w:author="The Si Tran" w:date="2012-12-06T03:43:00Z">
                    <m:r>
                      <m:rPr>
                        <m:sty m:val="p"/>
                      </m:rPr>
                      <w:rPr>
                        <w:rFonts w:ascii="Cambria Math" w:hAnsi="Cambria Math"/>
                      </w:rPr>
                      <m:t>0</m:t>
                    </m:r>
                  </w:ins>
                  <w:ins w:id="8129" w:author="The Si Tran" w:date="2012-12-06T03:41:00Z">
                    <m:r>
                      <m:rPr>
                        <m:sty m:val="p"/>
                      </m:rPr>
                      <w:rPr>
                        <w:rFonts w:ascii="Cambria Math" w:hAnsi="Cambria Math"/>
                      </w:rPr>
                      <m:t xml:space="preserve">, </m:t>
                    </m:r>
                    <m:r>
                      <w:rPr>
                        <w:rFonts w:ascii="Cambria Math" w:hAnsi="Cambria Math"/>
                      </w:rPr>
                      <m:t>else</m:t>
                    </m:r>
                  </w:ins>
                </m:e>
              </m:eqArr>
            </m:e>
          </m:d>
          <w:ins w:id="8130"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8131" w:author="The Si Tran" w:date="2012-12-14T06:18:00Z"/>
        </w:rPr>
        <w:pPrChange w:id="8132" w:author="The Si Tran" w:date="2012-12-16T08:29:00Z">
          <w:pPr>
            <w:spacing w:before="0"/>
            <w:ind w:firstLine="720"/>
          </w:pPr>
        </w:pPrChange>
      </w:pPr>
      <w:ins w:id="8133" w:author="The Si Tran" w:date="2012-12-14T05:57:00Z">
        <w:r w:rsidRPr="00941798">
          <w:rPr>
            <w:noProof/>
            <w:rPrChange w:id="8134" w:author="Unknown">
              <w:rPr>
                <w:noProof/>
              </w:rPr>
            </w:rPrChange>
          </w:rPr>
          <mc:AlternateContent>
            <mc:Choice Requires="wps">
              <w:drawing>
                <wp:anchor distT="0" distB="0" distL="114300" distR="114300" simplePos="0" relativeHeight="251734016" behindDoc="0" locked="0" layoutInCell="1" allowOverlap="1" wp14:anchorId="599A3C3F" wp14:editId="07A13840">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3D6C9F" w:rsidRDefault="003D6C9F">
                              <w:pPr>
                                <w:pStyle w:val="EquationIndex"/>
                                <w:pPrChange w:id="8135" w:author="The Si Tran" w:date="2012-12-16T08:28:00Z">
                                  <w:pPr/>
                                </w:pPrChange>
                              </w:pPr>
                              <w:ins w:id="8136" w:author="The Si Tran" w:date="2012-12-06T02:41:00Z">
                                <w:r>
                                  <w:t>(4.</w:t>
                                </w:r>
                              </w:ins>
                              <w:ins w:id="8137" w:author="The Si Tran" w:date="2012-12-06T02:44:00Z">
                                <w:r>
                                  <w:t>17</w:t>
                                </w:r>
                              </w:ins>
                              <w:ins w:id="813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3D6C9F" w:rsidRDefault="003D6C9F">
                        <w:pPr>
                          <w:pStyle w:val="EquationIndex"/>
                          <w:pPrChange w:id="8139" w:author="The Si Tran" w:date="2012-12-16T08:28:00Z">
                            <w:pPr/>
                          </w:pPrChange>
                        </w:pPr>
                        <w:ins w:id="8140" w:author="The Si Tran" w:date="2012-12-06T02:41:00Z">
                          <w:r>
                            <w:t>(4.</w:t>
                          </w:r>
                        </w:ins>
                        <w:ins w:id="8141" w:author="The Si Tran" w:date="2012-12-06T02:44:00Z">
                          <w:r>
                            <w:t>17</w:t>
                          </w:r>
                        </w:ins>
                        <w:ins w:id="8142" w:author="The Si Tran" w:date="2012-12-06T02:41:00Z">
                          <w:r>
                            <w:t>)</w:t>
                          </w:r>
                        </w:ins>
                      </w:p>
                    </w:txbxContent>
                  </v:textbox>
                </v:shape>
              </w:pict>
            </mc:Fallback>
          </mc:AlternateContent>
        </w:r>
      </w:ins>
    </w:p>
    <w:p w14:paraId="600BC804" w14:textId="091793C1" w:rsidR="0088753F" w:rsidRPr="0049233F" w:rsidRDefault="003D6C9F">
      <w:pPr>
        <w:pStyle w:val="EquationIndex"/>
        <w:jc w:val="center"/>
        <w:pPrChange w:id="8143" w:author="The Si Tran" w:date="2012-12-16T08:29:00Z">
          <w:pPr>
            <w:spacing w:before="0"/>
            <w:ind w:firstLine="720"/>
          </w:pPr>
        </w:pPrChange>
      </w:pPr>
      <m:oMath>
        <m:sSubSup>
          <m:sSubSupPr>
            <m:ctrlPr>
              <w:ins w:id="8144" w:author="The Si Tran" w:date="2012-12-06T03:45:00Z">
                <w:rPr>
                  <w:rFonts w:ascii="Cambria Math" w:hAnsi="Cambria Math"/>
                </w:rPr>
              </w:ins>
            </m:ctrlPr>
          </m:sSubSupPr>
          <m:e>
            <w:ins w:id="8145" w:author="The Si Tran" w:date="2012-12-06T03:45:00Z">
              <m:r>
                <w:rPr>
                  <w:rFonts w:ascii="Cambria Math" w:hAnsi="Cambria Math"/>
                </w:rPr>
                <m:t>w</m:t>
              </m:r>
            </w:ins>
          </m:e>
          <m:sub>
            <w:ins w:id="8146" w:author="The Si Tran" w:date="2012-12-06T03:45:00Z">
              <m:r>
                <w:rPr>
                  <w:rFonts w:ascii="Cambria Math" w:hAnsi="Cambria Math"/>
                </w:rPr>
                <m:t>ij</m:t>
              </m:r>
            </w:ins>
          </m:sub>
          <m:sup>
            <w:ins w:id="8147"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8148" w:author="The Si Tran" w:date="2012-12-06T03:45:00Z">
          <m:r>
            <m:rPr>
              <m:sty m:val="p"/>
            </m:rPr>
            <w:rPr>
              <w:rFonts w:ascii="Cambria Math" w:hAnsi="Cambria Math"/>
            </w:rPr>
            <m:t>=</m:t>
          </m:r>
        </w:ins>
        <m:sSubSup>
          <m:sSubSupPr>
            <m:ctrlPr>
              <w:ins w:id="8149" w:author="The Si Tran" w:date="2012-12-06T03:45:00Z">
                <w:rPr>
                  <w:rFonts w:ascii="Cambria Math" w:hAnsi="Cambria Math"/>
                </w:rPr>
              </w:ins>
            </m:ctrlPr>
          </m:sSubSupPr>
          <m:e>
            <w:ins w:id="8150" w:author="The Si Tran" w:date="2012-12-06T03:45:00Z">
              <m:r>
                <w:rPr>
                  <w:rFonts w:ascii="Cambria Math" w:hAnsi="Cambria Math"/>
                </w:rPr>
                <m:t>w</m:t>
              </m:r>
            </w:ins>
          </m:e>
          <m:sub>
            <w:ins w:id="8151" w:author="The Si Tran" w:date="2012-12-06T03:45:00Z">
              <m:r>
                <w:rPr>
                  <w:rFonts w:ascii="Cambria Math" w:hAnsi="Cambria Math"/>
                </w:rPr>
                <m:t>ij</m:t>
              </m:r>
            </w:ins>
          </m:sub>
          <m:sup>
            <w:ins w:id="8152"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153" w:author="The Si Tran" w:date="2012-12-06T03:45:00Z">
          <m:r>
            <m:rPr>
              <m:sty m:val="p"/>
            </m:rPr>
            <w:rPr>
              <w:rFonts w:ascii="Cambria Math" w:hAnsi="Cambria Math"/>
            </w:rPr>
            <m:t>+</m:t>
          </m:r>
        </w:ins>
        <m:sSubSup>
          <m:sSubSupPr>
            <m:ctrlPr>
              <w:ins w:id="8154" w:author="The Si Tran" w:date="2012-12-06T03:45:00Z">
                <w:rPr>
                  <w:rFonts w:ascii="Cambria Math" w:hAnsi="Cambria Math"/>
                </w:rPr>
              </w:ins>
            </m:ctrlPr>
          </m:sSubSupPr>
          <m:e>
            <w:ins w:id="8155" w:author="The Si Tran" w:date="2012-12-06T03:45:00Z">
              <m:r>
                <m:rPr>
                  <m:sty m:val="p"/>
                </m:rPr>
                <w:rPr>
                  <w:rFonts w:ascii="Cambria Math" w:hAnsi="Cambria Math"/>
                </w:rPr>
                <m:t>∆</m:t>
              </m:r>
              <m:r>
                <w:rPr>
                  <w:rFonts w:ascii="Cambria Math" w:hAnsi="Cambria Math"/>
                </w:rPr>
                <m:t>w</m:t>
              </m:r>
            </w:ins>
          </m:e>
          <m:sub>
            <w:ins w:id="8156" w:author="The Si Tran" w:date="2012-12-06T03:45:00Z">
              <m:r>
                <w:rPr>
                  <w:rFonts w:ascii="Cambria Math" w:hAnsi="Cambria Math"/>
                </w:rPr>
                <m:t>ij</m:t>
              </m:r>
            </w:ins>
          </m:sub>
          <m:sup>
            <w:ins w:id="8157"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158" w:author="The Si Tran" w:date="2012-12-06T03:45:00Z">
          <m:r>
            <m:rPr>
              <m:sty m:val="p"/>
            </m:rPr>
            <w:rPr>
              <w:rFonts w:ascii="Cambria Math" w:hAnsi="Cambria Math"/>
            </w:rPr>
            <m:t xml:space="preserve"> </m:t>
          </m:r>
        </w:ins>
      </m:oMath>
      <w:ins w:id="8159" w:author="The Si Tran" w:date="2012-12-06T03:45:00Z">
        <w:r w:rsidR="00A51995">
          <w:t xml:space="preserve"> </w:t>
        </w:r>
      </w:ins>
      <w:del w:id="8160" w:author="The Si Tran" w:date="2012-12-06T03:43:00Z">
        <w:r w:rsidR="0088753F" w:rsidRPr="00AF1345" w:rsidDel="001B4DDE">
          <w:rPr>
            <w:position w:val="-108"/>
          </w:rPr>
          <w:object w:dxaOrig="3879" w:dyaOrig="2280" w14:anchorId="4BC18070">
            <v:shape id="_x0000_i1137" type="#_x0000_t75" style="width:230.25pt;height:136.5pt" o:ole="">
              <v:imagedata r:id="rId276" o:title=""/>
            </v:shape>
            <o:OLEObject Type="Embed" ProgID="Equation.DSMT4" ShapeID="_x0000_i1137" DrawAspect="Content" ObjectID="_1417544969" r:id="rId277"/>
          </w:object>
        </w:r>
      </w:del>
    </w:p>
    <w:p w14:paraId="3F053D4F" w14:textId="77777777" w:rsidR="0088753F" w:rsidRPr="0049233F" w:rsidRDefault="0088753F" w:rsidP="0088753F">
      <w:pPr>
        <w:spacing w:before="0"/>
        <w:ind w:firstLine="720"/>
        <w:rPr>
          <w:szCs w:val="26"/>
        </w:rPr>
      </w:pPr>
      <w:del w:id="8161" w:author="The Si Tran" w:date="2012-12-06T03:46:00Z">
        <w:r w:rsidRPr="00AF1345" w:rsidDel="00477F6C">
          <w:rPr>
            <w:position w:val="-14"/>
            <w:szCs w:val="26"/>
          </w:rPr>
          <w:object w:dxaOrig="2840" w:dyaOrig="400" w14:anchorId="5969322F">
            <v:shape id="_x0000_i1138" type="#_x0000_t75" style="width:208.5pt;height:28.5pt" o:ole="">
              <v:imagedata r:id="rId278" o:title=""/>
            </v:shape>
            <o:OLEObject Type="Embed" ProgID="Equation.DSMT4" ShapeID="_x0000_i1138" DrawAspect="Content" ObjectID="_1417544970" r:id="rId279"/>
          </w:object>
        </w:r>
      </w:del>
    </w:p>
    <w:p w14:paraId="470DE334" w14:textId="73782361" w:rsidR="0088753F" w:rsidRDefault="0088753F">
      <w:pPr>
        <w:rPr>
          <w:ins w:id="8162" w:author="The Si Tran" w:date="2012-12-06T03:46:00Z"/>
        </w:rPr>
        <w:pPrChange w:id="8163"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ins w:id="8164" w:author="The Si Tran" w:date="2012-12-06T03:36:00Z">
                <w:rPr>
                  <w:rFonts w:ascii="Cambria Math" w:hAnsi="Cambria Math"/>
                  <w:i/>
                </w:rPr>
              </w:ins>
            </m:ctrlPr>
          </m:sSubSupPr>
          <m:e>
            <w:ins w:id="8165" w:author="The Si Tran" w:date="2012-12-06T03:36:00Z">
              <m:r>
                <w:rPr>
                  <w:rFonts w:ascii="Cambria Math" w:hAnsi="Cambria Math"/>
                </w:rPr>
                <m:t>∆</m:t>
              </m:r>
            </w:ins>
          </m:e>
          <m:sub>
            <w:ins w:id="8166" w:author="The Si Tran" w:date="2012-12-06T03:36:00Z">
              <m:r>
                <w:rPr>
                  <w:rFonts w:ascii="Cambria Math" w:hAnsi="Cambria Math"/>
                </w:rPr>
                <m:t>ij</m:t>
              </m:r>
            </w:ins>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3D6C9F">
      <w:pPr>
        <w:pStyle w:val="EquationIndex"/>
        <w:pPrChange w:id="8167" w:author="The Si Tran" w:date="2012-12-15T08:05:00Z">
          <w:pPr>
            <w:spacing w:before="0"/>
            <w:ind w:firstLine="720"/>
          </w:pPr>
        </w:pPrChange>
      </w:pPr>
      <m:oMathPara>
        <m:oMathParaPr>
          <m:jc m:val="center"/>
        </m:oMathParaPr>
        <m:oMath>
          <m:sSubSup>
            <m:sSubSupPr>
              <m:ctrlPr>
                <w:ins w:id="8168" w:author="The Si Tran" w:date="2012-12-06T03:47:00Z">
                  <w:rPr>
                    <w:rFonts w:ascii="Cambria Math" w:hAnsi="Cambria Math"/>
                  </w:rPr>
                </w:ins>
              </m:ctrlPr>
            </m:sSubSupPr>
            <m:e>
              <w:ins w:id="8169" w:author="The Si Tran" w:date="2012-12-06T03:47:00Z">
                <m:r>
                  <m:rPr>
                    <m:sty m:val="p"/>
                  </m:rPr>
                  <w:rPr>
                    <w:rFonts w:ascii="Cambria Math" w:hAnsi="Cambria Math"/>
                  </w:rPr>
                  <m:t>∆</m:t>
                </m:r>
                <m:r>
                  <w:rPr>
                    <w:rFonts w:ascii="Cambria Math" w:hAnsi="Cambria Math"/>
                  </w:rPr>
                  <m:t>w</m:t>
                </m:r>
              </w:ins>
            </m:e>
            <m:sub>
              <w:ins w:id="8170" w:author="The Si Tran" w:date="2012-12-06T03:47:00Z">
                <m:r>
                  <w:rPr>
                    <w:rFonts w:ascii="Cambria Math" w:hAnsi="Cambria Math"/>
                  </w:rPr>
                  <m:t>ij</m:t>
                </m:r>
              </w:ins>
            </m:sub>
            <m:sup>
              <w:ins w:id="8171"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8172" w:author="The Si Tran" w:date="2012-12-06T03:47:00Z">
            <m:r>
              <m:rPr>
                <m:sty m:val="p"/>
              </m:rPr>
              <w:rPr>
                <w:rFonts w:ascii="Cambria Math" w:hAnsi="Cambria Math"/>
              </w:rPr>
              <m:t>=</m:t>
            </m:r>
          </w:ins>
          <m:sSubSup>
            <m:sSubSupPr>
              <m:ctrlPr>
                <w:ins w:id="8173" w:author="The Si Tran" w:date="2012-12-06T03:47:00Z">
                  <w:rPr>
                    <w:rFonts w:ascii="Cambria Math" w:hAnsi="Cambria Math"/>
                  </w:rPr>
                </w:ins>
              </m:ctrlPr>
            </m:sSubSupPr>
            <m:e>
              <w:ins w:id="8174" w:author="The Si Tran" w:date="2012-12-06T03:47:00Z">
                <m:r>
                  <m:rPr>
                    <m:sty m:val="p"/>
                  </m:rPr>
                  <w:rPr>
                    <w:rFonts w:ascii="Cambria Math" w:hAnsi="Cambria Math"/>
                  </w:rPr>
                  <m:t>-∆</m:t>
                </m:r>
                <m:r>
                  <w:rPr>
                    <w:rFonts w:ascii="Cambria Math" w:hAnsi="Cambria Math"/>
                  </w:rPr>
                  <m:t>w</m:t>
                </m:r>
              </w:ins>
            </m:e>
            <m:sub>
              <w:ins w:id="8175" w:author="The Si Tran" w:date="2012-12-06T03:47:00Z">
                <m:r>
                  <w:rPr>
                    <w:rFonts w:ascii="Cambria Math" w:hAnsi="Cambria Math"/>
                  </w:rPr>
                  <m:t>ij</m:t>
                </m:r>
              </w:ins>
            </m:sub>
            <m:sup>
              <w:ins w:id="8176"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8177" w:author="The Si Tran" w:date="2012-12-06T03:46:00Z">
            <m:r>
              <m:rPr>
                <m:sty m:val="p"/>
              </m:rPr>
              <w:rPr>
                <w:rFonts w:ascii="Cambria Math" w:hAnsi="Cambria Math"/>
              </w:rPr>
              <m:t xml:space="preserve"> </m:t>
            </m:r>
            <m:r>
              <w:rPr>
                <w:rFonts w:ascii="Cambria Math" w:hAnsi="Cambria Math"/>
              </w:rPr>
              <m:t>v</m:t>
            </m:r>
          </w:ins>
          <w:ins w:id="8178" w:author="The Si Tran" w:date="2012-12-06T03:47:00Z">
            <m:r>
              <m:rPr>
                <m:sty m:val="p"/>
              </m:rPr>
              <w:rPr>
                <w:rFonts w:ascii="Cambria Math" w:hAnsi="Cambria Math"/>
              </w:rPr>
              <m:t xml:space="preserve">à </m:t>
            </m:r>
          </w:ins>
          <m:f>
            <m:fPr>
              <m:ctrlPr>
                <w:ins w:id="8179" w:author="The Si Tran" w:date="2012-12-06T03:47:00Z">
                  <w:rPr>
                    <w:rFonts w:ascii="Cambria Math" w:hAnsi="Cambria Math"/>
                  </w:rPr>
                </w:ins>
              </m:ctrlPr>
            </m:fPr>
            <m:num>
              <w:ins w:id="8180" w:author="The Si Tran" w:date="2012-12-06T03:47:00Z">
                <m:r>
                  <w:rPr>
                    <w:rFonts w:ascii="Cambria Math" w:hAnsi="Cambria Math"/>
                  </w:rPr>
                  <m:t>∂</m:t>
                </m:r>
              </w:ins>
              <m:sSup>
                <m:sSupPr>
                  <m:ctrlPr>
                    <w:ins w:id="8181" w:author="The Si Tran" w:date="2012-12-06T03:47:00Z">
                      <w:rPr>
                        <w:rFonts w:ascii="Cambria Math" w:hAnsi="Cambria Math"/>
                      </w:rPr>
                    </w:ins>
                  </m:ctrlPr>
                </m:sSupPr>
                <m:e>
                  <w:ins w:id="8182" w:author="The Si Tran" w:date="2012-12-06T03:47:00Z">
                    <m:r>
                      <w:rPr>
                        <w:rFonts w:ascii="Cambria Math" w:hAnsi="Cambria Math"/>
                      </w:rPr>
                      <m:t>E</m:t>
                    </m:r>
                  </w:ins>
                </m:e>
                <m:sup>
                  <m:d>
                    <m:dPr>
                      <m:ctrlPr>
                        <w:ins w:id="8183" w:author="The Si Tran" w:date="2012-12-06T03:47:00Z">
                          <w:rPr>
                            <w:rFonts w:ascii="Cambria Math" w:hAnsi="Cambria Math"/>
                          </w:rPr>
                        </w:ins>
                      </m:ctrlPr>
                    </m:dPr>
                    <m:e>
                      <w:ins w:id="8184" w:author="The Si Tran" w:date="2012-12-06T03:47:00Z">
                        <m:r>
                          <w:rPr>
                            <w:rFonts w:ascii="Cambria Math" w:hAnsi="Cambria Math"/>
                          </w:rPr>
                          <m:t>t</m:t>
                        </m:r>
                      </w:ins>
                    </m:e>
                  </m:d>
                </m:sup>
              </m:sSup>
            </m:num>
            <m:den>
              <w:ins w:id="8185" w:author="The Si Tran" w:date="2012-12-06T03:47:00Z">
                <m:r>
                  <w:rPr>
                    <w:rFonts w:ascii="Cambria Math" w:hAnsi="Cambria Math"/>
                  </w:rPr>
                  <m:t>∂</m:t>
                </m:r>
              </w:ins>
              <m:sSub>
                <m:sSubPr>
                  <m:ctrlPr>
                    <w:ins w:id="8186" w:author="The Si Tran" w:date="2012-12-06T03:47:00Z">
                      <w:rPr>
                        <w:rFonts w:ascii="Cambria Math" w:hAnsi="Cambria Math"/>
                      </w:rPr>
                    </w:ins>
                  </m:ctrlPr>
                </m:sSubPr>
                <m:e>
                  <w:ins w:id="8187" w:author="The Si Tran" w:date="2012-12-06T03:47:00Z">
                    <m:r>
                      <w:rPr>
                        <w:rFonts w:ascii="Cambria Math" w:hAnsi="Cambria Math"/>
                      </w:rPr>
                      <m:t>w</m:t>
                    </m:r>
                  </w:ins>
                </m:e>
                <m:sub>
                  <w:ins w:id="8188"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8189" w:author="The Si Tran" w:date="2012-12-06T03:47:00Z"/>
          <w:szCs w:val="26"/>
        </w:rPr>
      </w:pPr>
      <w:r w:rsidRPr="0049233F">
        <w:rPr>
          <w:szCs w:val="26"/>
        </w:rPr>
        <w:t xml:space="preserve"> </w:t>
      </w:r>
      <w:del w:id="8190" w:author="The Si Tran" w:date="2012-12-06T03:47:00Z">
        <w:r w:rsidRPr="00AF1345" w:rsidDel="00B63318">
          <w:rPr>
            <w:position w:val="-14"/>
            <w:szCs w:val="26"/>
          </w:rPr>
          <w:object w:dxaOrig="1540" w:dyaOrig="400" w14:anchorId="1513C705">
            <v:shape id="_x0000_i1139" type="#_x0000_t75" style="width:86.25pt;height:21.75pt" o:ole="">
              <v:imagedata r:id="rId280" o:title=""/>
            </v:shape>
            <o:OLEObject Type="Embed" ProgID="Equation.DSMT4" ShapeID="_x0000_i1139" DrawAspect="Content" ObjectID="_1417544971" r:id="rId281"/>
          </w:object>
        </w:r>
        <w:r w:rsidRPr="0049233F" w:rsidDel="00B63318">
          <w:rPr>
            <w:szCs w:val="26"/>
          </w:rPr>
          <w:delText xml:space="preserve"> và </w:delText>
        </w:r>
        <w:r w:rsidRPr="00AF1345" w:rsidDel="00B63318">
          <w:rPr>
            <w:position w:val="-32"/>
            <w:szCs w:val="26"/>
          </w:rPr>
          <w:object w:dxaOrig="920" w:dyaOrig="740" w14:anchorId="32C6DA9E">
            <v:shape id="_x0000_i1140" type="#_x0000_t75" style="width:57.75pt;height:50.25pt" o:ole="">
              <v:imagedata r:id="rId282" o:title=""/>
            </v:shape>
            <o:OLEObject Type="Embed" ProgID="Equation.DSMT4" ShapeID="_x0000_i1140" DrawAspect="Content" ObjectID="_1417544972" r:id="rId283"/>
          </w:object>
        </w:r>
      </w:del>
    </w:p>
    <w:p w14:paraId="7998B599" w14:textId="3F11623D" w:rsidR="0088753F" w:rsidRPr="0049233F" w:rsidRDefault="0088753F">
      <w:pPr>
        <w:pPrChange w:id="8191"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8192" w:author="The Si Tran" w:date="2012-12-16T08:29:00Z">
          <w:pPr>
            <w:spacing w:before="0"/>
            <w:ind w:firstLine="720"/>
          </w:pPr>
        </w:pPrChange>
      </w:pPr>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ED03CA1" w14:textId="0BF1B2CB" w:rsidR="0088753F" w:rsidRPr="0049233F" w:rsidDel="00334CAD" w:rsidRDefault="0088753F">
      <w:pPr>
        <w:rPr>
          <w:del w:id="8193" w:author="The Si Tran" w:date="2012-12-16T08:29:00Z"/>
        </w:rPr>
        <w:pPrChange w:id="8194" w:author="The Si Tran" w:date="2012-12-16T08:29:00Z">
          <w:pPr>
            <w:spacing w:before="0"/>
            <w:ind w:firstLine="720"/>
          </w:pPr>
        </w:pPrChange>
      </w:pPr>
      <w:r w:rsidRPr="0049233F">
        <w:t xml:space="preserve">Mã giả cho phần cập nhập trọng số của giải thuật RPROP </w:t>
      </w:r>
      <w:r w:rsidR="002046B0">
        <w:t>được trình bày ở</w:t>
      </w:r>
      <w:r w:rsidR="008E6D1B">
        <w:t xml:space="preserve"> H</w:t>
      </w:r>
      <w:r w:rsidR="002046B0">
        <w:t>ình</w:t>
      </w:r>
    </w:p>
    <w:p w14:paraId="65B29ADE" w14:textId="77777777" w:rsidR="0088753F" w:rsidRPr="0049233F" w:rsidDel="00922A77" w:rsidRDefault="0088753F" w:rsidP="0088753F">
      <w:pPr>
        <w:spacing w:before="0"/>
        <w:ind w:firstLine="720"/>
        <w:rPr>
          <w:del w:id="8195" w:author="The Si Tran" w:date="2012-12-06T03:49:00Z"/>
          <w:szCs w:val="26"/>
        </w:rPr>
      </w:pPr>
    </w:p>
    <w:p w14:paraId="0FEC2133" w14:textId="0CB9835D" w:rsidR="0088753F" w:rsidRDefault="002046B0">
      <w:pPr>
        <w:rPr>
          <w:szCs w:val="26"/>
        </w:rPr>
        <w:pPrChange w:id="8196" w:author="The Si Tran" w:date="2012-12-16T08:29:00Z">
          <w:pPr>
            <w:spacing w:before="0"/>
            <w:ind w:firstLine="720"/>
          </w:pPr>
        </w:pPrChange>
      </w:pPr>
      <w:r>
        <w:rPr>
          <w:szCs w:val="26"/>
        </w:rPr>
        <w:t xml:space="preserve"> 4.9</w:t>
      </w:r>
    </w:p>
    <w:p w14:paraId="26973261" w14:textId="77777777" w:rsidR="005F01A1" w:rsidRPr="0049233F" w:rsidRDefault="005F01A1">
      <w:pPr>
        <w:spacing w:before="0"/>
        <w:pPrChange w:id="8197"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2946A3FB" w14:textId="77777777" w:rsidR="00DE2BD3" w:rsidRPr="0049233F" w:rsidRDefault="00DE2BD3">
      <w:pPr>
        <w:pPrChange w:id="8198" w:author="The Si Tran" w:date="2012-12-16T08:29:00Z">
          <w:pPr>
            <w:spacing w:before="0"/>
            <w:ind w:firstLine="720"/>
          </w:pPr>
        </w:pPrChange>
      </w:pPr>
      <w:r w:rsidRPr="0049233F">
        <w:t xml:space="preserve">Ban đầu các giá trị cập nhập </w:t>
      </w:r>
      <m:oMath>
        <m:sSubSup>
          <m:sSubSupPr>
            <m:ctrlPr>
              <w:ins w:id="8199" w:author="The Si Tran" w:date="2012-12-06T03:36:00Z">
                <w:rPr>
                  <w:rFonts w:ascii="Cambria Math" w:hAnsi="Cambria Math"/>
                  <w:i/>
                </w:rPr>
              </w:ins>
            </m:ctrlPr>
          </m:sSubSupPr>
          <m:e>
            <w:ins w:id="8200" w:author="The Si Tran" w:date="2012-12-06T03:36:00Z">
              <m:r>
                <w:rPr>
                  <w:rFonts w:ascii="Cambria Math" w:hAnsi="Cambria Math"/>
                </w:rPr>
                <m:t>∆</m:t>
              </m:r>
            </w:ins>
          </m:e>
          <m:sub>
            <w:ins w:id="8201" w:author="The Si Tran" w:date="2012-12-06T03:36:00Z">
              <m:r>
                <w:rPr>
                  <w:rFonts w:ascii="Cambria Math" w:hAnsi="Cambria Math"/>
                </w:rPr>
                <m:t>ij</m:t>
              </m:r>
            </w:ins>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w:t>
      </w:r>
      <w:proofErr w:type="gramStart"/>
      <w:r w:rsidRPr="0049233F">
        <w:t>đầu</w:t>
      </w:r>
      <w:r>
        <w:t xml:space="preserve"> </w:t>
      </w:r>
      <w:proofErr w:type="gramEnd"/>
      <m:oMath>
        <m:sSubSup>
          <m:sSubSupPr>
            <m:ctrlPr>
              <w:ins w:id="8202" w:author="The Si Tran" w:date="2012-12-06T03:36:00Z">
                <w:rPr>
                  <w:rFonts w:ascii="Cambria Math" w:hAnsi="Cambria Math"/>
                  <w:i/>
                </w:rPr>
              </w:ins>
            </m:ctrlPr>
          </m:sSubSupPr>
          <m:e>
            <w:ins w:id="8203"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ins w:id="8204" w:author="The Si Tran" w:date="2012-12-06T03:36:00Z">
                <w:rPr>
                  <w:rFonts w:ascii="Cambria Math" w:hAnsi="Cambria Math"/>
                  <w:i/>
                </w:rPr>
              </w:ins>
            </m:ctrlPr>
          </m:sSubSupPr>
          <m:e>
            <w:ins w:id="8205"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Các thông số về </w:t>
      </w:r>
      <m:oMath>
        <m:sSubSup>
          <m:sSubSupPr>
            <m:ctrlPr>
              <w:ins w:id="8206" w:author="The Si Tran" w:date="2012-12-06T03:36:00Z">
                <w:rPr>
                  <w:rFonts w:ascii="Cambria Math" w:hAnsi="Cambria Math"/>
                  <w:i/>
                </w:rPr>
              </w:ins>
            </m:ctrlPr>
          </m:sSubSupPr>
          <m:e>
            <w:ins w:id="8207"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ins w:id="8208" w:author="The Si Tran" w:date="2012-12-06T03:36:00Z">
                <w:rPr>
                  <w:rFonts w:ascii="Cambria Math" w:hAnsi="Cambria Math"/>
                  <w:i/>
                </w:rPr>
              </w:ins>
            </m:ctrlPr>
          </m:sSubSupPr>
          <m:e>
            <w:ins w:id="8209"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ins w:id="8210" w:author="The Si Tran" w:date="2012-12-06T03:36:00Z">
                <w:rPr>
                  <w:rFonts w:ascii="Cambria Math" w:hAnsi="Cambria Math"/>
                  <w:i/>
                </w:rPr>
              </w:ins>
            </m:ctrlPr>
          </m:sSubSupPr>
          <m:e>
            <w:ins w:id="8211"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ins w:id="8212" w:author="The Si Tran" w:date="2012-12-06T03:36:00Z">
                <w:rPr>
                  <w:rFonts w:ascii="Cambria Math" w:hAnsi="Cambria Math"/>
                  <w:i/>
                </w:rPr>
              </w:ins>
            </m:ctrlPr>
          </m:sSubSupPr>
          <m:e>
            <w:ins w:id="8213"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ins w:id="8214" w:author="The Si Tran" w:date="2012-12-06T03:36:00Z">
                <w:rPr>
                  <w:rFonts w:ascii="Cambria Math" w:hAnsi="Cambria Math"/>
                  <w:i/>
                </w:rPr>
              </w:ins>
            </m:ctrlPr>
          </m:sSubSupPr>
          <m:e>
            <w:ins w:id="8215"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ins w:id="8216" w:author="The Si Tran" w:date="2012-12-06T03:40:00Z">
                <w:rPr>
                  <w:rFonts w:ascii="Cambria Math" w:hAnsi="Cambria Math"/>
                  <w:i/>
                </w:rPr>
              </w:ins>
            </m:ctrlPr>
          </m:sSupPr>
          <m:e>
            <w:ins w:id="8217" w:author="The Si Tran" w:date="2012-12-06T03:40:00Z">
              <m:r>
                <w:rPr>
                  <w:rFonts w:ascii="Cambria Math" w:hAnsi="Cambria Math"/>
                </w:rPr>
                <m:t>η</m:t>
              </m:r>
            </w:ins>
          </m:e>
          <m:sup>
            <m:r>
              <w:rPr>
                <w:rFonts w:ascii="Cambria Math" w:hAnsi="Cambria Math"/>
              </w:rPr>
              <m:t>+</m:t>
            </m:r>
          </m:sup>
        </m:sSup>
      </m:oMath>
      <w:r w:rsidRPr="0049233F">
        <w:t xml:space="preserve"> và </w:t>
      </w:r>
      <m:oMath>
        <m:sSup>
          <m:sSupPr>
            <m:ctrlPr>
              <w:ins w:id="8218" w:author="The Si Tran" w:date="2012-12-06T03:40:00Z">
                <w:rPr>
                  <w:rFonts w:ascii="Cambria Math" w:hAnsi="Cambria Math"/>
                  <w:i/>
                </w:rPr>
              </w:ins>
            </m:ctrlPr>
          </m:sSupPr>
          <m:e>
            <w:ins w:id="8219" w:author="The Si Tran" w:date="2012-12-06T03:40:00Z">
              <m:r>
                <w:rPr>
                  <w:rFonts w:ascii="Cambria Math" w:hAnsi="Cambria Math"/>
                </w:rPr>
                <m:t>η</m:t>
              </m:r>
            </w:ins>
          </m:e>
          <m:sup>
            <w:ins w:id="8220" w:author="The Si Tran" w:date="2012-12-06T03:40:00Z">
              <m:r>
                <w:rPr>
                  <w:rFonts w:ascii="Cambria Math" w:hAnsi="Cambria Math"/>
                </w:rPr>
                <m:t>-</m:t>
              </m:r>
            </w:ins>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ins w:id="8221" w:author="The Si Tran" w:date="2012-12-06T03:36:00Z">
                <w:rPr>
                  <w:rFonts w:ascii="Cambria Math" w:hAnsi="Cambria Math"/>
                  <w:i/>
                </w:rPr>
              </w:ins>
            </m:ctrlPr>
          </m:sSubSupPr>
          <m:e>
            <w:ins w:id="8222"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w:t>
      </w:r>
      <w:proofErr w:type="gramStart"/>
      <w:r w:rsidRPr="0049233F">
        <w:t>và</w:t>
      </w:r>
      <w:r>
        <w:t xml:space="preserve"> </w:t>
      </w:r>
      <m:oMath>
        <m:sSubSup>
          <m:sSubSupPr>
            <m:ctrlPr>
              <w:ins w:id="8223" w:author="The Si Tran" w:date="2012-12-06T03:36:00Z">
                <w:rPr>
                  <w:rFonts w:ascii="Cambria Math" w:hAnsi="Cambria Math"/>
                  <w:i/>
                </w:rPr>
              </w:ins>
            </m:ctrlPr>
          </m:sSubSupPr>
          <m:e>
            <w:proofErr w:type="gramEnd"/>
            <w:ins w:id="8224"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p>
    <w:p w14:paraId="434059EA" w14:textId="77777777" w:rsidR="005F01A1" w:rsidRPr="0049233F" w:rsidRDefault="005F01A1" w:rsidP="005F01A1">
      <w:pPr>
        <w:spacing w:before="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8225"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41" type="#_x0000_t75" style="width:79.5pt;height:36pt" o:ole="">
                  <v:imagedata r:id="rId284" o:title=""/>
                </v:shape>
                <o:OLEObject Type="Embed" ProgID="Equation.DSMT4" ShapeID="_x0000_i1141" DrawAspect="Content" ObjectID="_1417544973" r:id="rId285"/>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8226"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2" type="#_x0000_t75" style="width:21.75pt;height:21.75pt" o:ole="">
                  <v:imagedata r:id="rId286" o:title=""/>
                </v:shape>
                <o:OLEObject Type="Embed" ProgID="Equation.DSMT4" ShapeID="_x0000_i1142" DrawAspect="Content" ObjectID="_1417544974" r:id="rId287"/>
              </w:object>
            </w:r>
            <w:r w:rsidRPr="0049233F">
              <w:rPr>
                <w:i/>
                <w:szCs w:val="26"/>
              </w:rPr>
              <w:t xml:space="preserve"> = minimum (</w:t>
            </w:r>
            <w:r w:rsidRPr="00AF1345">
              <w:rPr>
                <w:i/>
                <w:position w:val="-14"/>
                <w:szCs w:val="26"/>
              </w:rPr>
              <w:object w:dxaOrig="1460" w:dyaOrig="400" w14:anchorId="5338F7B6">
                <v:shape id="_x0000_i1143" type="#_x0000_t75" style="width:1in;height:21.75pt" o:ole="">
                  <v:imagedata r:id="rId288" o:title=""/>
                </v:shape>
                <o:OLEObject Type="Embed" ProgID="Equation.DSMT4" ShapeID="_x0000_i1143" DrawAspect="Content" ObjectID="_1417544975" r:id="rId289"/>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822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44" type="#_x0000_t75" style="width:28.5pt;height:21.75pt" o:ole="">
                  <v:imagedata r:id="rId290" o:title=""/>
                </v:shape>
                <o:OLEObject Type="Embed" ProgID="Equation.DSMT4" ShapeID="_x0000_i1144" DrawAspect="Content" ObjectID="_1417544976" r:id="rId291"/>
              </w:object>
            </w:r>
            <w:r w:rsidRPr="0049233F">
              <w:rPr>
                <w:i/>
                <w:szCs w:val="26"/>
              </w:rPr>
              <w:t xml:space="preserve"> = - sign (</w:t>
            </w:r>
            <w:r w:rsidRPr="00AF1345">
              <w:rPr>
                <w:i/>
                <w:position w:val="-32"/>
                <w:szCs w:val="26"/>
              </w:rPr>
              <w:object w:dxaOrig="580" w:dyaOrig="740" w14:anchorId="1C11FF13">
                <v:shape id="_x0000_i1145" type="#_x0000_t75" style="width:28.5pt;height:36pt" o:ole="">
                  <v:imagedata r:id="rId292" o:title=""/>
                </v:shape>
                <o:OLEObject Type="Embed" ProgID="Equation.DSMT4" ShapeID="_x0000_i1145" DrawAspect="Content" ObjectID="_1417544977" r:id="rId293"/>
              </w:object>
            </w:r>
            <w:r w:rsidRPr="0049233F">
              <w:rPr>
                <w:i/>
                <w:szCs w:val="26"/>
              </w:rPr>
              <w:t>)*</w:t>
            </w:r>
            <w:r w:rsidRPr="00AF1345">
              <w:rPr>
                <w:i/>
                <w:position w:val="-14"/>
                <w:szCs w:val="26"/>
              </w:rPr>
              <w:object w:dxaOrig="400" w:dyaOrig="400" w14:anchorId="797347F4">
                <v:shape id="_x0000_i1146" type="#_x0000_t75" style="width:21.75pt;height:21.75pt" o:ole="">
                  <v:imagedata r:id="rId286" o:title=""/>
                </v:shape>
                <o:OLEObject Type="Embed" ProgID="Equation.DSMT4" ShapeID="_x0000_i1146" DrawAspect="Content" ObjectID="_1417544978" r:id="rId294"/>
              </w:object>
            </w:r>
          </w:p>
          <w:p w14:paraId="7A102CBB" w14:textId="77777777" w:rsidR="0088753F" w:rsidRPr="0049233F" w:rsidRDefault="0088753F">
            <w:pPr>
              <w:spacing w:before="0" w:line="240" w:lineRule="auto"/>
              <w:ind w:firstLine="720"/>
              <w:rPr>
                <w:i/>
                <w:szCs w:val="26"/>
              </w:rPr>
              <w:pPrChange w:id="822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47" type="#_x0000_t75" style="width:28.5pt;height:21.75pt" o:ole="">
                  <v:imagedata r:id="rId295" o:title=""/>
                </v:shape>
                <o:OLEObject Type="Embed" ProgID="Equation.DSMT4" ShapeID="_x0000_i1147" DrawAspect="Content" ObjectID="_1417544979" r:id="rId296"/>
              </w:object>
            </w:r>
            <w:r w:rsidRPr="0049233F">
              <w:rPr>
                <w:i/>
                <w:szCs w:val="26"/>
              </w:rPr>
              <w:t xml:space="preserve">  = </w:t>
            </w:r>
            <w:r w:rsidRPr="00AF1345">
              <w:rPr>
                <w:i/>
                <w:position w:val="-14"/>
                <w:szCs w:val="26"/>
              </w:rPr>
              <w:object w:dxaOrig="400" w:dyaOrig="400" w14:anchorId="43D60952">
                <v:shape id="_x0000_i1148" type="#_x0000_t75" style="width:21.75pt;height:21.75pt" o:ole="">
                  <v:imagedata r:id="rId297" o:title=""/>
                </v:shape>
                <o:OLEObject Type="Embed" ProgID="Equation.DSMT4" ShapeID="_x0000_i1148" DrawAspect="Content" ObjectID="_1417544980" r:id="rId298"/>
              </w:object>
            </w:r>
            <w:r w:rsidRPr="0049233F">
              <w:rPr>
                <w:i/>
                <w:szCs w:val="26"/>
              </w:rPr>
              <w:t xml:space="preserve">+  </w:t>
            </w:r>
            <w:r w:rsidRPr="00AF1345">
              <w:rPr>
                <w:i/>
                <w:position w:val="-14"/>
                <w:szCs w:val="26"/>
              </w:rPr>
              <w:object w:dxaOrig="540" w:dyaOrig="400" w14:anchorId="053072BF">
                <v:shape id="_x0000_i1149" type="#_x0000_t75" style="width:28.5pt;height:21.75pt" o:ole="">
                  <v:imagedata r:id="rId290" o:title=""/>
                </v:shape>
                <o:OLEObject Type="Embed" ProgID="Equation.DSMT4" ShapeID="_x0000_i1149" DrawAspect="Content" ObjectID="_1417544981" r:id="rId299"/>
              </w:object>
            </w:r>
          </w:p>
          <w:p w14:paraId="599100C9" w14:textId="77777777" w:rsidR="0088753F" w:rsidRPr="0049233F" w:rsidRDefault="0088753F">
            <w:pPr>
              <w:spacing w:before="0" w:line="240" w:lineRule="auto"/>
              <w:ind w:firstLine="720"/>
              <w:rPr>
                <w:i/>
                <w:szCs w:val="26"/>
              </w:rPr>
              <w:pPrChange w:id="8229"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50" type="#_x0000_t75" style="width:79.5pt;height:36pt" o:ole="">
                  <v:imagedata r:id="rId300" o:title=""/>
                </v:shape>
                <o:OLEObject Type="Embed" ProgID="Equation.DSMT4" ShapeID="_x0000_i1150" DrawAspect="Content" ObjectID="_1417544982" r:id="rId301"/>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8230"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51" type="#_x0000_t75" style="width:21.75pt;height:21.75pt" o:ole="">
                  <v:imagedata r:id="rId286" o:title=""/>
                </v:shape>
                <o:OLEObject Type="Embed" ProgID="Equation.DSMT4" ShapeID="_x0000_i1151" DrawAspect="Content" ObjectID="_1417544983" r:id="rId302"/>
              </w:object>
            </w:r>
            <w:r w:rsidRPr="0049233F">
              <w:rPr>
                <w:i/>
                <w:szCs w:val="26"/>
              </w:rPr>
              <w:t xml:space="preserve"> = maximum (</w:t>
            </w:r>
            <w:r w:rsidRPr="00AF1345">
              <w:rPr>
                <w:i/>
                <w:position w:val="-14"/>
                <w:szCs w:val="26"/>
              </w:rPr>
              <w:object w:dxaOrig="1440" w:dyaOrig="400" w14:anchorId="47CE5A1E">
                <v:shape id="_x0000_i1152" type="#_x0000_t75" style="width:1in;height:21.75pt" o:ole="">
                  <v:imagedata r:id="rId303" o:title=""/>
                </v:shape>
                <o:OLEObject Type="Embed" ProgID="Equation.DSMT4" ShapeID="_x0000_i1152" DrawAspect="Content" ObjectID="_1417544984" r:id="rId304"/>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823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53" type="#_x0000_t75" style="width:28.5pt;height:21.75pt" o:ole="">
                  <v:imagedata r:id="rId295" o:title=""/>
                </v:shape>
                <o:OLEObject Type="Embed" ProgID="Equation.DSMT4" ShapeID="_x0000_i1153" DrawAspect="Content" ObjectID="_1417544985" r:id="rId305"/>
              </w:object>
            </w:r>
            <w:r w:rsidRPr="0049233F">
              <w:rPr>
                <w:i/>
                <w:szCs w:val="26"/>
              </w:rPr>
              <w:t xml:space="preserve">  = </w:t>
            </w:r>
            <w:r w:rsidRPr="00AF1345">
              <w:rPr>
                <w:i/>
                <w:position w:val="-14"/>
                <w:szCs w:val="26"/>
              </w:rPr>
              <w:object w:dxaOrig="400" w:dyaOrig="400" w14:anchorId="645E6D6D">
                <v:shape id="_x0000_i1154" type="#_x0000_t75" style="width:21.75pt;height:21.75pt" o:ole="">
                  <v:imagedata r:id="rId297" o:title=""/>
                </v:shape>
                <o:OLEObject Type="Embed" ProgID="Equation.DSMT4" ShapeID="_x0000_i1154" DrawAspect="Content" ObjectID="_1417544986" r:id="rId306"/>
              </w:object>
            </w:r>
            <w:r w:rsidRPr="0049233F">
              <w:rPr>
                <w:i/>
                <w:szCs w:val="26"/>
              </w:rPr>
              <w:t xml:space="preserve">- </w:t>
            </w:r>
            <w:r w:rsidRPr="00AF1345">
              <w:rPr>
                <w:i/>
                <w:position w:val="-14"/>
                <w:szCs w:val="26"/>
              </w:rPr>
              <w:object w:dxaOrig="680" w:dyaOrig="400" w14:anchorId="1598DD1F">
                <v:shape id="_x0000_i1155" type="#_x0000_t75" style="width:36pt;height:21.75pt" o:ole="">
                  <v:imagedata r:id="rId307" o:title=""/>
                </v:shape>
                <o:OLEObject Type="Embed" ProgID="Equation.DSMT4" ShapeID="_x0000_i1155" DrawAspect="Content" ObjectID="_1417544987" r:id="rId308"/>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8232"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56" type="#_x0000_t75" style="width:50.25pt;height:36pt" o:ole="">
                  <v:imagedata r:id="rId282" o:title=""/>
                </v:shape>
                <o:OLEObject Type="Embed" ProgID="Equation.DSMT4" ShapeID="_x0000_i1156" DrawAspect="Content" ObjectID="_1417544988" r:id="rId309"/>
              </w:object>
            </w:r>
          </w:p>
          <w:p w14:paraId="41704DD5" w14:textId="77777777" w:rsidR="0088753F" w:rsidRPr="0049233F" w:rsidRDefault="0088753F">
            <w:pPr>
              <w:spacing w:before="0" w:line="240" w:lineRule="auto"/>
              <w:ind w:firstLine="720"/>
              <w:rPr>
                <w:i/>
                <w:szCs w:val="26"/>
              </w:rPr>
              <w:pPrChange w:id="8233"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8234"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57" type="#_x0000_t75" style="width:79.5pt;height:36pt" o:ole="">
                  <v:imagedata r:id="rId310" o:title=""/>
                </v:shape>
                <o:OLEObject Type="Embed" ProgID="Equation.DSMT4" ShapeID="_x0000_i1157" DrawAspect="Content" ObjectID="_1417544989" r:id="rId311"/>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8235"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58" type="#_x0000_t75" style="width:28.5pt;height:21.75pt" o:ole="">
                  <v:imagedata r:id="rId290" o:title=""/>
                </v:shape>
                <o:OLEObject Type="Embed" ProgID="Equation.DSMT4" ShapeID="_x0000_i1158" DrawAspect="Content" ObjectID="_1417544990" r:id="rId312"/>
              </w:object>
            </w:r>
            <w:r w:rsidRPr="0049233F">
              <w:rPr>
                <w:i/>
                <w:szCs w:val="26"/>
              </w:rPr>
              <w:t xml:space="preserve"> = - sign (</w:t>
            </w:r>
            <w:r w:rsidRPr="00AF1345">
              <w:rPr>
                <w:i/>
                <w:position w:val="-32"/>
                <w:szCs w:val="26"/>
              </w:rPr>
              <w:object w:dxaOrig="580" w:dyaOrig="740" w14:anchorId="261D33FB">
                <v:shape id="_x0000_i1159" type="#_x0000_t75" style="width:28.5pt;height:36pt" o:ole="">
                  <v:imagedata r:id="rId292" o:title=""/>
                </v:shape>
                <o:OLEObject Type="Embed" ProgID="Equation.DSMT4" ShapeID="_x0000_i1159" DrawAspect="Content" ObjectID="_1417544991" r:id="rId313"/>
              </w:object>
            </w:r>
            <w:r w:rsidRPr="0049233F">
              <w:rPr>
                <w:i/>
                <w:szCs w:val="26"/>
              </w:rPr>
              <w:t>)*</w:t>
            </w:r>
            <w:r w:rsidRPr="00AF1345">
              <w:rPr>
                <w:i/>
                <w:position w:val="-14"/>
                <w:szCs w:val="26"/>
              </w:rPr>
              <w:object w:dxaOrig="400" w:dyaOrig="400" w14:anchorId="495FE6DF">
                <v:shape id="_x0000_i1160" type="#_x0000_t75" style="width:21.75pt;height:21.75pt" o:ole="">
                  <v:imagedata r:id="rId286" o:title=""/>
                </v:shape>
                <o:OLEObject Type="Embed" ProgID="Equation.DSMT4" ShapeID="_x0000_i1160" DrawAspect="Content" ObjectID="_1417544992" r:id="rId314"/>
              </w:object>
            </w:r>
          </w:p>
          <w:p w14:paraId="2F859299" w14:textId="77777777" w:rsidR="0088753F" w:rsidRPr="0049233F" w:rsidRDefault="0088753F">
            <w:pPr>
              <w:spacing w:before="0" w:line="240" w:lineRule="auto"/>
              <w:ind w:firstLine="720"/>
              <w:rPr>
                <w:i/>
                <w:szCs w:val="26"/>
              </w:rPr>
              <w:pPrChange w:id="823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61" type="#_x0000_t75" style="width:28.5pt;height:21.75pt" o:ole="">
                  <v:imagedata r:id="rId295" o:title=""/>
                </v:shape>
                <o:OLEObject Type="Embed" ProgID="Equation.DSMT4" ShapeID="_x0000_i1161" DrawAspect="Content" ObjectID="_1417544993" r:id="rId315"/>
              </w:object>
            </w:r>
            <w:r w:rsidRPr="0049233F">
              <w:rPr>
                <w:i/>
                <w:szCs w:val="26"/>
              </w:rPr>
              <w:t xml:space="preserve">  = </w:t>
            </w:r>
            <w:r w:rsidRPr="00AF1345">
              <w:rPr>
                <w:i/>
                <w:position w:val="-14"/>
                <w:szCs w:val="26"/>
              </w:rPr>
              <w:object w:dxaOrig="400" w:dyaOrig="400" w14:anchorId="5A399D5E">
                <v:shape id="_x0000_i1162" type="#_x0000_t75" style="width:21.75pt;height:21.75pt" o:ole="">
                  <v:imagedata r:id="rId297" o:title=""/>
                </v:shape>
                <o:OLEObject Type="Embed" ProgID="Equation.DSMT4" ShapeID="_x0000_i1162" DrawAspect="Content" ObjectID="_1417544994" r:id="rId316"/>
              </w:object>
            </w:r>
            <w:r w:rsidRPr="0049233F">
              <w:rPr>
                <w:i/>
                <w:szCs w:val="26"/>
              </w:rPr>
              <w:t xml:space="preserve">+  </w:t>
            </w:r>
            <w:r w:rsidRPr="00AF1345">
              <w:rPr>
                <w:i/>
                <w:position w:val="-14"/>
                <w:szCs w:val="26"/>
              </w:rPr>
              <w:object w:dxaOrig="540" w:dyaOrig="400" w14:anchorId="6F57130F">
                <v:shape id="_x0000_i1163" type="#_x0000_t75" style="width:28.5pt;height:21.75pt" o:ole="">
                  <v:imagedata r:id="rId290" o:title=""/>
                </v:shape>
                <o:OLEObject Type="Embed" ProgID="Equation.DSMT4" ShapeID="_x0000_i1163" DrawAspect="Content" ObjectID="_1417544995" r:id="rId317"/>
              </w:object>
            </w:r>
          </w:p>
          <w:p w14:paraId="3255C968" w14:textId="77777777" w:rsidR="0088753F" w:rsidRPr="0049233F" w:rsidRDefault="0088753F">
            <w:pPr>
              <w:spacing w:before="0" w:line="240" w:lineRule="auto"/>
              <w:ind w:firstLine="720"/>
              <w:rPr>
                <w:i/>
                <w:szCs w:val="26"/>
              </w:rPr>
              <w:pPrChange w:id="8237"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8238"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8239" w:name="_Toc327348218"/>
      <w:bookmarkStart w:id="8240" w:name="_Toc343029968"/>
    </w:p>
    <w:p w14:paraId="7DECB775" w14:textId="3F70D2D7" w:rsidR="0015202E" w:rsidRDefault="0088753F">
      <w:pPr>
        <w:pStyle w:val="Hinh"/>
        <w:pPrChange w:id="8241" w:author="The Si Tran" w:date="2012-12-16T17:32:00Z">
          <w:pPr>
            <w:pStyle w:val="Caption"/>
            <w:ind w:left="2160" w:firstLine="720"/>
          </w:pPr>
        </w:pPrChange>
      </w:pPr>
      <w:bookmarkStart w:id="8242" w:name="_Toc343711403"/>
      <w:r w:rsidRPr="00032D83">
        <w:t>Hình</w:t>
      </w:r>
      <w:ins w:id="8243" w:author="The Si Tran" w:date="2012-12-11T23:37:00Z">
        <w:r w:rsidR="0015202E" w:rsidRPr="000C3A28">
          <w:t xml:space="preserve"> 4.9</w:t>
        </w:r>
      </w:ins>
      <w:del w:id="8244" w:author="The Si Tran" w:date="2012-12-11T23:37:00Z">
        <w:r w:rsidRPr="0015771C" w:rsidDel="0015202E">
          <w:delText xml:space="preserve"> </w:delText>
        </w:r>
        <w:r w:rsidRPr="001A48D1" w:rsidDel="0015202E">
          <w:fldChar w:fldCharType="begin"/>
        </w:r>
        <w:r w:rsidRPr="001A48D1" w:rsidDel="0015202E">
          <w:rPr>
            <w:rPrChange w:id="8245" w:author="The Si Tran" w:date="2012-12-16T17:32:00Z">
              <w:rPr>
                <w:b w:val="0"/>
              </w:rPr>
            </w:rPrChange>
          </w:rPr>
          <w:delInstrText xml:space="preserve"> STYLEREF 1 \s </w:delInstrText>
        </w:r>
        <w:r w:rsidRPr="001A48D1" w:rsidDel="0015202E">
          <w:rPr>
            <w:rPrChange w:id="8246" w:author="The Si Tran" w:date="2012-12-16T17:32:00Z">
              <w:rPr>
                <w:b w:val="0"/>
              </w:rPr>
            </w:rPrChange>
          </w:rPr>
          <w:fldChar w:fldCharType="separate"/>
        </w:r>
        <w:r w:rsidRPr="001A48D1" w:rsidDel="0015202E">
          <w:rPr>
            <w:rPrChange w:id="8247" w:author="The Si Tran" w:date="2012-12-16T17:32:00Z">
              <w:rPr>
                <w:b w:val="0"/>
                <w:noProof/>
              </w:rPr>
            </w:rPrChange>
          </w:rPr>
          <w:delText>2</w:delText>
        </w:r>
        <w:r w:rsidRPr="001A48D1" w:rsidDel="0015202E">
          <w:rPr>
            <w:rPrChange w:id="8248" w:author="The Si Tran" w:date="2012-12-16T17:32:00Z">
              <w:rPr>
                <w:b w:val="0"/>
              </w:rPr>
            </w:rPrChange>
          </w:rPr>
          <w:fldChar w:fldCharType="end"/>
        </w:r>
        <w:r w:rsidRPr="001A48D1" w:rsidDel="0015202E">
          <w:rPr>
            <w:rPrChange w:id="8249" w:author="The Si Tran" w:date="2012-12-16T17:32:00Z">
              <w:rPr>
                <w:b w:val="0"/>
              </w:rPr>
            </w:rPrChange>
          </w:rPr>
          <w:delText>.</w:delText>
        </w:r>
        <w:r w:rsidRPr="001A48D1" w:rsidDel="0015202E">
          <w:rPr>
            <w:rPrChange w:id="8250" w:author="The Si Tran" w:date="2012-12-16T17:32:00Z">
              <w:rPr>
                <w:b w:val="0"/>
              </w:rPr>
            </w:rPrChange>
          </w:rPr>
          <w:fldChar w:fldCharType="begin"/>
        </w:r>
        <w:r w:rsidRPr="001A48D1" w:rsidDel="0015202E">
          <w:rPr>
            <w:rPrChange w:id="8251" w:author="The Si Tran" w:date="2012-12-16T17:32:00Z">
              <w:rPr>
                <w:b w:val="0"/>
              </w:rPr>
            </w:rPrChange>
          </w:rPr>
          <w:delInstrText xml:space="preserve"> SEQ Hình \* ARABIC \s 1 </w:delInstrText>
        </w:r>
        <w:r w:rsidRPr="001A48D1" w:rsidDel="0015202E">
          <w:rPr>
            <w:rPrChange w:id="8252" w:author="The Si Tran" w:date="2012-12-16T17:32:00Z">
              <w:rPr>
                <w:b w:val="0"/>
              </w:rPr>
            </w:rPrChange>
          </w:rPr>
          <w:fldChar w:fldCharType="separate"/>
        </w:r>
        <w:r w:rsidRPr="001A48D1" w:rsidDel="0015202E">
          <w:rPr>
            <w:rPrChange w:id="8253" w:author="The Si Tran" w:date="2012-12-16T17:32:00Z">
              <w:rPr>
                <w:b w:val="0"/>
                <w:noProof/>
              </w:rPr>
            </w:rPrChange>
          </w:rPr>
          <w:delText>10</w:delText>
        </w:r>
        <w:r w:rsidRPr="001A48D1" w:rsidDel="0015202E">
          <w:rPr>
            <w:rPrChange w:id="8254" w:author="The Si Tran" w:date="2012-12-16T17:32:00Z">
              <w:rPr>
                <w:b w:val="0"/>
              </w:rPr>
            </w:rPrChange>
          </w:rPr>
          <w:fldChar w:fldCharType="end"/>
        </w:r>
      </w:del>
      <w:r w:rsidRPr="001A48D1">
        <w:rPr>
          <w:rPrChange w:id="8255" w:author="The Si Tran" w:date="2012-12-16T17:32:00Z">
            <w:rPr>
              <w:b w:val="0"/>
            </w:rPr>
          </w:rPrChange>
        </w:rPr>
        <w:t>: Giải thuật RPROP</w:t>
      </w:r>
      <w:bookmarkEnd w:id="8239"/>
      <w:bookmarkEnd w:id="8240"/>
      <w:bookmarkEnd w:id="8242"/>
    </w:p>
    <w:p w14:paraId="74FAFEBA" w14:textId="77777777" w:rsidR="003549D0" w:rsidRPr="001A48D1" w:rsidRDefault="003549D0" w:rsidP="003549D0">
      <w:pPr>
        <w:pStyle w:val="Hinh"/>
      </w:pPr>
    </w:p>
    <w:p w14:paraId="1C59B8C6" w14:textId="77777777" w:rsidR="0088753F" w:rsidRPr="0049233F" w:rsidRDefault="0088753F">
      <w:pPr>
        <w:pPrChange w:id="8256"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pPr>
        <w:pPrChange w:id="8257" w:author="The Si Tran" w:date="2012-12-16T08:29:00Z">
          <w:pPr>
            <w:spacing w:before="0"/>
            <w:ind w:firstLine="720"/>
          </w:pPr>
        </w:pPrChange>
      </w:pPr>
      <w:r w:rsidRPr="0049233F">
        <w:t xml:space="preserve">Trong giải thuật </w:t>
      </w:r>
      <w:proofErr w:type="gramStart"/>
      <w:r w:rsidRPr="0049233F">
        <w:t>lan</w:t>
      </w:r>
      <w:proofErr w:type="gramEnd"/>
      <w:r w:rsidRPr="0049233F">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w:t>
      </w:r>
      <w:r w:rsidRPr="0049233F">
        <w:lastRenderedPageBreak/>
        <w:t>Tuy nhiên khi dùng RPROP thì giá trị cập nhập trọng số chỉ phụ thuộc vào dấu nên sự 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8258" w:name="_Toc327348176"/>
      <w:bookmarkStart w:id="8259" w:name="_Toc343711214"/>
      <w:r w:rsidRPr="0049233F">
        <w:t>Hiện tượng quá khớp</w:t>
      </w:r>
      <w:bookmarkEnd w:id="8258"/>
      <w:bookmarkEnd w:id="8259"/>
    </w:p>
    <w:p w14:paraId="1FAA90D6" w14:textId="03E46DAC" w:rsidR="0088753F" w:rsidRPr="0049233F" w:rsidRDefault="0088753F">
      <w:pPr>
        <w:pPrChange w:id="8260"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8261"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8262" w:author="The Si Tran" w:date="2012-12-14T05:59:00Z"/>
          <w:szCs w:val="26"/>
        </w:rPr>
      </w:pPr>
      <w:del w:id="8263" w:author="The Si Tran" w:date="2012-12-14T05:59:00Z">
        <w:r w:rsidRPr="0049233F" w:rsidDel="005457E8">
          <w:rPr>
            <w:szCs w:val="26"/>
          </w:rPr>
          <w:br w:type="page"/>
        </w:r>
      </w:del>
    </w:p>
    <w:p w14:paraId="5AEE3EB3" w14:textId="1282A489" w:rsidR="00BE27EE" w:rsidRPr="002B1464" w:rsidDel="005457E8" w:rsidRDefault="00BE27EE" w:rsidP="00BE27EE">
      <w:pPr>
        <w:rPr>
          <w:del w:id="8264" w:author="The Si Tran" w:date="2012-12-14T05:59:00Z"/>
          <w:szCs w:val="26"/>
        </w:rPr>
      </w:pPr>
      <w:bookmarkStart w:id="8265" w:name="_Toc343232326"/>
      <w:bookmarkStart w:id="8266" w:name="_Toc343232739"/>
      <w:bookmarkStart w:id="8267" w:name="_Toc343233024"/>
      <w:bookmarkStart w:id="8268" w:name="_Toc343415529"/>
      <w:bookmarkStart w:id="8269" w:name="_Toc343415825"/>
      <w:bookmarkStart w:id="8270" w:name="_Toc343452484"/>
      <w:bookmarkStart w:id="8271" w:name="_Toc343461274"/>
      <w:bookmarkStart w:id="8272" w:name="_Toc343494161"/>
      <w:bookmarkStart w:id="8273" w:name="_Toc343494373"/>
      <w:bookmarkStart w:id="8274" w:name="_Toc343495146"/>
      <w:bookmarkStart w:id="8275" w:name="_Toc343660373"/>
      <w:bookmarkStart w:id="8276" w:name="_Toc343660587"/>
      <w:bookmarkStart w:id="8277" w:name="_Toc343711215"/>
      <w:bookmarkEnd w:id="8265"/>
      <w:bookmarkEnd w:id="8266"/>
      <w:bookmarkEnd w:id="8267"/>
      <w:bookmarkEnd w:id="8268"/>
      <w:bookmarkEnd w:id="8269"/>
      <w:bookmarkEnd w:id="8270"/>
      <w:bookmarkEnd w:id="8271"/>
      <w:bookmarkEnd w:id="8272"/>
      <w:bookmarkEnd w:id="8273"/>
      <w:bookmarkEnd w:id="8274"/>
      <w:bookmarkEnd w:id="8275"/>
      <w:bookmarkEnd w:id="8276"/>
      <w:bookmarkEnd w:id="8277"/>
    </w:p>
    <w:p w14:paraId="00E85171" w14:textId="341F571A" w:rsidR="00A02652" w:rsidRPr="0049233F" w:rsidRDefault="00A02652" w:rsidP="00A02652">
      <w:pPr>
        <w:pStyle w:val="Heading2"/>
        <w:rPr>
          <w:sz w:val="26"/>
          <w:szCs w:val="26"/>
          <w:rPrChange w:id="8278" w:author="The Si Tran" w:date="2012-12-05T23:02:00Z">
            <w:rPr/>
          </w:rPrChange>
        </w:rPr>
      </w:pPr>
      <w:bookmarkStart w:id="8279" w:name="_Toc326315155"/>
      <w:bookmarkStart w:id="8280" w:name="_Toc327348181"/>
      <w:bookmarkStart w:id="8281" w:name="_Toc343711216"/>
      <w:r w:rsidRPr="0049233F">
        <w:rPr>
          <w:sz w:val="26"/>
          <w:szCs w:val="26"/>
          <w:rPrChange w:id="8282" w:author="The Si Tran" w:date="2012-12-05T23:02:00Z">
            <w:rPr>
              <w:rFonts w:cs="Times New Roman"/>
              <w:b w:val="0"/>
              <w:bCs w:val="0"/>
              <w:iCs w:val="0"/>
              <w:sz w:val="20"/>
              <w:szCs w:val="20"/>
            </w:rPr>
          </w:rPrChange>
        </w:rPr>
        <w:t xml:space="preserve">Áp dụng mạng </w:t>
      </w:r>
      <w:r w:rsidR="00976130">
        <w:rPr>
          <w:sz w:val="26"/>
          <w:szCs w:val="26"/>
        </w:rPr>
        <w:t>Nơron</w:t>
      </w:r>
      <w:r w:rsidRPr="0049233F">
        <w:rPr>
          <w:sz w:val="26"/>
          <w:szCs w:val="26"/>
          <w:rPrChange w:id="8283" w:author="The Si Tran" w:date="2012-12-05T23:02:00Z">
            <w:rPr>
              <w:rFonts w:cs="Times New Roman"/>
              <w:b w:val="0"/>
              <w:bCs w:val="0"/>
              <w:iCs w:val="0"/>
              <w:sz w:val="20"/>
              <w:szCs w:val="20"/>
            </w:rPr>
          </w:rPrChange>
        </w:rPr>
        <w:t xml:space="preserve"> vào dự báo dữ liệu chuỗi thời gian</w:t>
      </w:r>
      <w:bookmarkEnd w:id="8279"/>
      <w:bookmarkEnd w:id="8280"/>
      <w:bookmarkEnd w:id="8281"/>
    </w:p>
    <w:p w14:paraId="7731F271" w14:textId="383600D4" w:rsidR="0015202E" w:rsidRPr="0049233F" w:rsidRDefault="00A02652">
      <w:pPr>
        <w:pPrChange w:id="8284"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w:t>
      </w:r>
      <w:proofErr w:type="gramStart"/>
      <w:r w:rsidRPr="0049233F">
        <w:t>thu</w:t>
      </w:r>
      <w:proofErr w:type="gramEnd"/>
      <w:r w:rsidRPr="0049233F">
        <w:t xml:space="preserve">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pPr>
        <w:pPrChange w:id="8285" w:author="The Si Tran" w:date="2012-12-16T08:30:00Z">
          <w:pPr>
            <w:pStyle w:val="ListParagraph"/>
            <w:spacing w:after="0" w:line="360" w:lineRule="auto"/>
            <w:ind w:left="0" w:firstLine="720"/>
            <w:jc w:val="both"/>
          </w:pPr>
        </w:pPrChange>
      </w:pPr>
      <w:r w:rsidRPr="0049233F">
        <w:t xml:space="preserve">Như đã đề cập ở trên, dữ liệu chuỗi thời gian là dữ liệu được thu nhập, lưu trữ và quan sát theo sự tăng dần của thời </w:t>
      </w:r>
      <w:proofErr w:type="gramStart"/>
      <w:r w:rsidRPr="0049233F">
        <w:t>gian</w:t>
      </w:r>
      <w:r w:rsidR="0001268E">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pPr>
        <w:pPrChange w:id="8286"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w:t>
      </w:r>
      <w:proofErr w:type="gramStart"/>
      <w:r w:rsidRPr="0049233F">
        <w:t xml:space="preserve">vào </w:t>
      </w:r>
      <w:proofErr w:type="gramEnd"/>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8287"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8288" w:author="The Si Tran" w:date="2012-12-14T05:59:00Z">
        <w:r w:rsidR="005457E8">
          <w:tab/>
        </w:r>
      </w:ins>
    </w:p>
    <w:p w14:paraId="308D2AF9" w14:textId="77777777" w:rsidR="00642B1B" w:rsidRPr="0049233F" w:rsidRDefault="00642B1B">
      <w:pPr>
        <w:pStyle w:val="Canhgiua"/>
        <w:rPr>
          <w:noProof/>
        </w:rPr>
        <w:pPrChange w:id="8289" w:author="The Si Tran" w:date="2012-12-16T17:32:00Z">
          <w:pPr>
            <w:pStyle w:val="ListParagraph"/>
            <w:spacing w:after="0" w:line="360" w:lineRule="auto"/>
            <w:ind w:firstLine="720"/>
          </w:pPr>
        </w:pPrChange>
      </w:pPr>
      <w:r w:rsidRPr="002B1464">
        <w:rPr>
          <w:noProof/>
        </w:rPr>
        <w:drawing>
          <wp:inline distT="0" distB="0" distL="0" distR="0" wp14:anchorId="1C1A8923" wp14:editId="4EF79922">
            <wp:extent cx="4573518" cy="3205316"/>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579812" cy="3209727"/>
                    </a:xfrm>
                    <a:prstGeom prst="rect">
                      <a:avLst/>
                    </a:prstGeom>
                    <a:noFill/>
                    <a:ln>
                      <a:noFill/>
                    </a:ln>
                  </pic:spPr>
                </pic:pic>
              </a:graphicData>
            </a:graphic>
          </wp:inline>
        </w:drawing>
      </w:r>
    </w:p>
    <w:p w14:paraId="4EE7E01A" w14:textId="252522F6" w:rsidR="00642B1B" w:rsidRPr="00097101" w:rsidRDefault="00642B1B" w:rsidP="00DE2BD3">
      <w:pPr>
        <w:pStyle w:val="Hinh"/>
      </w:pPr>
      <w:bookmarkStart w:id="8290" w:name="_Toc326299578"/>
      <w:bookmarkStart w:id="8291" w:name="_Toc327348223"/>
      <w:bookmarkStart w:id="8292" w:name="_Toc343029969"/>
      <w:bookmarkStart w:id="8293" w:name="_Toc343711404"/>
      <w:r w:rsidRPr="0049233F">
        <w:t>Hình</w:t>
      </w:r>
      <w:ins w:id="8294" w:author="The Si Tran" w:date="2012-12-11T23:38:00Z">
        <w:r>
          <w:t xml:space="preserve"> 4.10</w:t>
        </w:r>
      </w:ins>
      <w:del w:id="8295"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8296"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8297"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t>c với chuỗi thời gian</w:t>
      </w:r>
      <w:bookmarkEnd w:id="8290"/>
      <w:bookmarkEnd w:id="8291"/>
      <w:bookmarkEnd w:id="8292"/>
      <w:bookmarkEnd w:id="8293"/>
    </w:p>
    <w:p w14:paraId="146B3BF3" w14:textId="4B74421E" w:rsidR="00A02652" w:rsidRPr="0049233F" w:rsidRDefault="00A02652" w:rsidP="00A02652">
      <w:pPr>
        <w:pStyle w:val="Heading2"/>
        <w:rPr>
          <w:sz w:val="26"/>
          <w:szCs w:val="26"/>
          <w:rPrChange w:id="8298" w:author="The Si Tran" w:date="2012-12-05T23:02:00Z">
            <w:rPr/>
          </w:rPrChange>
        </w:rPr>
      </w:pPr>
      <w:bookmarkStart w:id="8299" w:name="_Toc327348182"/>
      <w:bookmarkStart w:id="8300" w:name="_Toc343711217"/>
      <w:r w:rsidRPr="0049233F">
        <w:rPr>
          <w:sz w:val="26"/>
          <w:szCs w:val="26"/>
          <w:rPrChange w:id="8301" w:author="The Si Tran" w:date="2012-12-05T23:02:00Z">
            <w:rPr>
              <w:rFonts w:ascii="Calibri" w:eastAsia="Calibri" w:hAnsi="Calibri" w:cs="Times New Roman"/>
              <w:b w:val="0"/>
              <w:bCs w:val="0"/>
              <w:iCs w:val="0"/>
              <w:sz w:val="20"/>
              <w:szCs w:val="20"/>
            </w:rPr>
          </w:rPrChange>
        </w:rPr>
        <w:t xml:space="preserve">Các bước xây dựng một mô hình mạng </w:t>
      </w:r>
      <w:r w:rsidR="00976130">
        <w:rPr>
          <w:sz w:val="26"/>
          <w:szCs w:val="26"/>
        </w:rPr>
        <w:t>nơron</w:t>
      </w:r>
      <w:r w:rsidRPr="0049233F">
        <w:rPr>
          <w:sz w:val="26"/>
          <w:szCs w:val="26"/>
          <w:rPrChange w:id="8302" w:author="The Si Tran" w:date="2012-12-05T23:02:00Z">
            <w:rPr>
              <w:rFonts w:ascii="Calibri" w:eastAsia="Calibri" w:hAnsi="Calibri" w:cs="Times New Roman"/>
              <w:b w:val="0"/>
              <w:bCs w:val="0"/>
              <w:iCs w:val="0"/>
              <w:sz w:val="20"/>
              <w:szCs w:val="20"/>
            </w:rPr>
          </w:rPrChange>
        </w:rPr>
        <w:t xml:space="preserve"> để dự báo dữ liệu chuỗi thời gian</w:t>
      </w:r>
      <w:bookmarkEnd w:id="8299"/>
      <w:bookmarkEnd w:id="8300"/>
    </w:p>
    <w:p w14:paraId="70E7852F" w14:textId="1BEE294F" w:rsidR="00A02652" w:rsidRPr="0049233F" w:rsidRDefault="00A02652">
      <w:pPr>
        <w:pPrChange w:id="8303"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8304" w:author="The Si Tran" w:date="2012-12-16T08:30:00Z">
          <w:pPr>
            <w:spacing w:before="0"/>
            <w:ind w:firstLine="720"/>
          </w:pPr>
        </w:pPrChange>
      </w:pPr>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8305" w:name="_Toc327348183"/>
      <w:bookmarkStart w:id="8306" w:name="_Toc343711218"/>
      <w:r w:rsidRPr="0049233F">
        <w:t>Lựa chọn các biến</w:t>
      </w:r>
      <w:bookmarkEnd w:id="8305"/>
      <w:bookmarkEnd w:id="8306"/>
    </w:p>
    <w:p w14:paraId="71DA7A36" w14:textId="708085BC" w:rsidR="00A02652" w:rsidRPr="0049233F" w:rsidRDefault="00A02652">
      <w:pPr>
        <w:pStyle w:val="BuletL1"/>
        <w:pPrChange w:id="8307"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8308"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pPr>
        <w:pStyle w:val="BuletL1"/>
        <w:pPrChange w:id="8309"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 xml:space="preserve">cũng là một chuỗi thời </w:t>
      </w:r>
      <w:proofErr w:type="gramStart"/>
      <w:r w:rsidRPr="0049233F">
        <w:t>gian</w:t>
      </w:r>
      <w:r w:rsidR="0001268E">
        <w:t xml:space="preserve">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8310"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8311" w:name="_Toc327348184"/>
      <w:bookmarkStart w:id="8312" w:name="_Toc343711219"/>
      <w:r w:rsidRPr="0049233F">
        <w:rPr>
          <w:lang w:val="fr-FR"/>
        </w:rPr>
        <w:t>Thu thập dữ liệu</w:t>
      </w:r>
      <w:bookmarkEnd w:id="8311"/>
      <w:bookmarkEnd w:id="8312"/>
    </w:p>
    <w:p w14:paraId="16759051" w14:textId="0D2DFFB7" w:rsidR="00A02652" w:rsidRPr="0049233F" w:rsidRDefault="00A02652">
      <w:pPr>
        <w:pStyle w:val="BuletL1"/>
        <w:rPr>
          <w:u w:val="single"/>
        </w:rPr>
        <w:pPrChange w:id="8313"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8314"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8315" w:name="_Toc327348185"/>
      <w:bookmarkStart w:id="8316" w:name="_Toc343711220"/>
      <w:r w:rsidRPr="0049233F">
        <w:t>Tiền xử lý dữ liệu</w:t>
      </w:r>
      <w:bookmarkEnd w:id="8315"/>
      <w:bookmarkEnd w:id="8316"/>
    </w:p>
    <w:p w14:paraId="4A5ADB02" w14:textId="12D48032" w:rsidR="00A02652" w:rsidRPr="0049233F" w:rsidRDefault="00A02652">
      <w:pPr>
        <w:pStyle w:val="BuletL1"/>
        <w:pPrChange w:id="8317"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8318"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8319" w:name="OLE_LINK5"/>
      <w:bookmarkStart w:id="8320" w:name="OLE_LINK6"/>
      <w:r w:rsidRPr="0049233F">
        <w:t xml:space="preserve">Việc lấy logarit tự nhiên </w:t>
      </w:r>
      <w:bookmarkEnd w:id="8319"/>
      <w:bookmarkEnd w:id="8320"/>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8321" w:author="The Si Tran" w:date="2012-12-16T08:34:00Z">
            <w:rPr/>
          </w:rPrChange>
        </w:rPr>
        <w:pPrChange w:id="8322"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15771C">
        <w:t>ng pháp l</w:t>
      </w:r>
      <w:r w:rsidRPr="00941798">
        <w:t>ấ</w:t>
      </w:r>
      <w:r w:rsidRPr="00BB4B46">
        <w:rPr>
          <w:rPrChange w:id="8323" w:author="The Si Tran" w:date="2012-12-16T08:34:00Z">
            <w:rPr/>
          </w:rPrChange>
        </w:rPr>
        <w:t>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8324" w:name="_Toc327348186"/>
      <w:bookmarkStart w:id="8325" w:name="_Toc343711221"/>
      <w:r w:rsidRPr="0049233F">
        <w:t>Phân chia tập dữ liệu</w:t>
      </w:r>
      <w:bookmarkEnd w:id="8324"/>
      <w:bookmarkEnd w:id="8325"/>
    </w:p>
    <w:p w14:paraId="150E077C" w14:textId="29F5C1BC" w:rsidR="00BB4B46" w:rsidRPr="00BB4B46" w:rsidRDefault="00A02652">
      <w:pPr>
        <w:pStyle w:val="BuletL1"/>
        <w:rPr>
          <w:u w:val="single"/>
          <w:rPrChange w:id="8326" w:author="The Si Tran" w:date="2012-12-16T08:35:00Z">
            <w:rPr>
              <w:u w:val="single"/>
            </w:rPr>
          </w:rPrChange>
        </w:rPr>
        <w:pPrChange w:id="8327"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15771C">
        <w:t>c t</w:t>
      </w:r>
      <w:r w:rsidRPr="00941798">
        <w:t>ế</w:t>
      </w:r>
      <w:r w:rsidRPr="007E3E87">
        <w:rPr>
          <w:rPrChange w:id="8328" w:author="The Si Tran" w:date="2012-12-14T06:20:00Z">
            <w:rPr/>
          </w:rPrChange>
        </w:rPr>
        <w:t xml:space="preserve">,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w:t>
      </w:r>
      <w:r w:rsidRPr="007E3E87">
        <w:rPr>
          <w:rPrChange w:id="8329" w:author="The Si Tran" w:date="2012-12-14T06:20:00Z">
            <w:rPr/>
          </w:rPrChange>
        </w:rPr>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8330" w:author="The Si Tran" w:date="2012-12-14T06:20:00Z">
            <w:rPr>
              <w:u w:val="single"/>
            </w:rPr>
          </w:rPrChange>
        </w:rPr>
        <w:pPrChange w:id="8331" w:author="The Si Tran" w:date="2012-12-16T08:35:00Z">
          <w:pPr>
            <w:pStyle w:val="ListParagraph"/>
            <w:numPr>
              <w:numId w:val="11"/>
            </w:numPr>
            <w:spacing w:after="0" w:line="360" w:lineRule="auto"/>
            <w:ind w:left="634" w:hanging="360"/>
            <w:jc w:val="both"/>
          </w:pPr>
        </w:pPrChange>
      </w:pPr>
      <w:r w:rsidRPr="007E3E87">
        <w:rPr>
          <w:rPrChange w:id="8332" w:author="The Si Tran" w:date="2012-12-14T06:20:00Z">
            <w:rPr/>
          </w:rPrChange>
        </w:rPr>
        <w:t>Có hai cách thực h</w:t>
      </w:r>
      <w:r w:rsidRPr="00BB4B46">
        <w:rPr>
          <w:rStyle w:val="BuletL1Char"/>
          <w:rPrChange w:id="8333" w:author="The Si Tran" w:date="2012-12-16T08:35:00Z">
            <w:rPr/>
          </w:rPrChange>
        </w:rPr>
        <w:t>i</w:t>
      </w:r>
      <w:r w:rsidRPr="00032D83">
        <w:t>ệ</w:t>
      </w:r>
      <w:r w:rsidRPr="000C3A28">
        <w:t>n xác đ</w:t>
      </w:r>
      <w:r w:rsidRPr="0015771C">
        <w:t>ị</w:t>
      </w:r>
      <w:r w:rsidRPr="00941798">
        <w:t>nh t</w:t>
      </w:r>
      <w:r w:rsidRPr="007E3E87">
        <w:rPr>
          <w:rPrChange w:id="8334" w:author="The Si Tran" w:date="2012-12-14T06:20:00Z">
            <w:rPr/>
          </w:rPrChange>
        </w:rPr>
        <w: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8335" w:author="The Si Tran" w:date="2012-12-14T06:20:00Z">
            <w:rPr>
              <w:u w:val="single"/>
            </w:rPr>
          </w:rPrChange>
        </w:rPr>
        <w:pPrChange w:id="8336" w:author="The Si Tran" w:date="2012-12-16T08:35:00Z">
          <w:pPr>
            <w:pStyle w:val="ListParagraph"/>
            <w:numPr>
              <w:numId w:val="11"/>
            </w:numPr>
            <w:spacing w:after="0" w:line="360" w:lineRule="auto"/>
            <w:ind w:left="634" w:hanging="360"/>
            <w:jc w:val="both"/>
          </w:pPr>
        </w:pPrChange>
      </w:pPr>
      <w:r w:rsidRPr="007E3E87">
        <w:rPr>
          <w:rPrChange w:id="8337"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7E3E87">
        <w:rPr>
          <w:rPrChange w:id="8338" w:author="The Si Tran" w:date="2012-12-14T06:20:00Z">
            <w:rPr/>
          </w:rPrChange>
        </w:rPr>
        <w:t xml:space="preserve">ệc trong trường hợp kích thước của tập kiểm tra tương đối lớn so với tập huấn luyện </w:t>
      </w:r>
      <w:proofErr w:type="gramStart"/>
      <w:r w:rsidRPr="007E3E87">
        <w:rPr>
          <w:rPrChange w:id="8339" w:author="The Si Tran" w:date="2012-12-14T06:20:00Z">
            <w:rPr/>
          </w:rPrChange>
        </w:rPr>
        <w:t>( khoảng</w:t>
      </w:r>
      <w:proofErr w:type="gramEnd"/>
      <w:r w:rsidRPr="007E3E87">
        <w:rPr>
          <w:rPrChange w:id="8340" w:author="The Si Tran" w:date="2012-12-14T06:20:00Z">
            <w:rPr/>
          </w:rPrChange>
        </w:rPr>
        <w:t xml:space="preserve">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7E3E87">
        <w:rPr>
          <w:rPrChange w:id="8341"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8342"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8343" w:name="_Toc327348187"/>
      <w:bookmarkStart w:id="8344" w:name="_Toc343711222"/>
      <w:r w:rsidRPr="0049233F">
        <w:t>Xây dựng cấu trúc mạng</w:t>
      </w:r>
      <w:bookmarkEnd w:id="8343"/>
      <w:bookmarkEnd w:id="8344"/>
    </w:p>
    <w:p w14:paraId="44FC4DD0" w14:textId="619055D4" w:rsidR="00A02652" w:rsidRPr="0049233F" w:rsidRDefault="00A02652">
      <w:pPr>
        <w:pStyle w:val="BuletL1"/>
        <w:pPrChange w:id="8345"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8346"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8347"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pPr>
        <w:pStyle w:val="BuletL1"/>
        <w:pPrChange w:id="8348" w:author="The Si Tran" w:date="2012-12-16T08:36:00Z">
          <w:pPr>
            <w:pStyle w:val="ListParagraph"/>
            <w:numPr>
              <w:numId w:val="11"/>
            </w:numPr>
            <w:spacing w:after="0" w:line="360" w:lineRule="auto"/>
            <w:ind w:left="634" w:hanging="360"/>
            <w:jc w:val="both"/>
          </w:pPr>
        </w:pPrChange>
      </w:pPr>
      <w:r w:rsidRPr="00032D83">
        <w:t>S</w:t>
      </w:r>
      <w:r w:rsidRPr="000C3A28">
        <w:t>ố</w:t>
      </w:r>
      <w:r w:rsidRPr="00941798">
        <w:t xml:space="preserve"> lư</w:t>
      </w:r>
      <w:r w:rsidRPr="00BB4B46">
        <w:rPr>
          <w:rPrChange w:id="8349" w:author="The Si Tran" w:date="2012-12-16T08:36:00Z">
            <w:rPr/>
          </w:rPrChange>
        </w:rPr>
        <w:t xml:space="preserve">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BB4B46">
        <w:rPr>
          <w:rPrChange w:id="8350" w:author="The Si Tran" w:date="2012-12-16T08:36:00Z">
            <w:rPr/>
          </w:rPrChange>
        </w:rPr>
        <w:t xml:space="preserve"> khác nhau số đơn vị ở lớp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BB4B46">
        <w:rPr>
          <w:rPrChange w:id="8351" w:author="The Si Tran" w:date="2012-12-16T08:36:00Z">
            <w:rPr/>
          </w:rPrChange>
        </w:rPr>
        <w:t xml:space="preserve"> nhỏ nhất là là mạng có cấu hình tốt nhất. Phương pháp này khá tốn thời gian nhưng khá hiệu quả. Cách thứ hai là thay đổi số đơn vị trong lớp ẩn ngay trong quá trình huấn luyện. Cách này không cần phải tạo </w:t>
      </w:r>
      <w:r w:rsidRPr="00BB4B46">
        <w:rPr>
          <w:rPrChange w:id="8352" w:author="The Si Tran" w:date="2012-12-16T08:36:00Z">
            <w:rPr/>
          </w:rPrChange>
        </w:rPr>
        <w:lastRenderedPageBreak/>
        <w:t xml:space="preserve">ra nhiều mạng </w:t>
      </w:r>
      <w:r w:rsidR="00976130">
        <w:t>nơron</w:t>
      </w:r>
      <w:r w:rsidRPr="000C3A28">
        <w:t xml:space="preserve"> riêng bi</w:t>
      </w:r>
      <w:r w:rsidRPr="00941798">
        <w:t>ệ</w:t>
      </w:r>
      <w:r w:rsidRPr="00BB4B46">
        <w:rPr>
          <w:rPrChange w:id="8353" w:author="The Si Tran" w:date="2012-12-16T08:36:00Z">
            <w:rPr/>
          </w:rPrChange>
        </w:rPr>
        <w:t>t nhưng lại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8354"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8355" w:author="The Si Tran" w:date="2012-12-16T17:32:00Z">
          <w:pPr>
            <w:pStyle w:val="ListParagraph"/>
            <w:spacing w:after="0" w:line="360" w:lineRule="auto"/>
            <w:ind w:left="630"/>
          </w:pPr>
        </w:pPrChange>
      </w:pPr>
      <w:r w:rsidRPr="002B1464">
        <w:rPr>
          <w:noProof/>
          <w:lang w:val="en-US"/>
        </w:rPr>
        <w:drawing>
          <wp:inline distT="0" distB="0" distL="0" distR="0" wp14:anchorId="363508A5" wp14:editId="0BBA9BCD">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pPrChange w:id="8356" w:author="The Si Tran" w:date="2012-12-16T17:33:00Z">
          <w:pPr>
            <w:pStyle w:val="Caption"/>
            <w:ind w:left="360" w:firstLine="720"/>
          </w:pPr>
        </w:pPrChange>
      </w:pPr>
      <w:bookmarkStart w:id="8357" w:name="_Toc327348224"/>
      <w:bookmarkStart w:id="8358" w:name="_Toc343029970"/>
      <w:r w:rsidRPr="0049233F">
        <w:t>Hình</w:t>
      </w:r>
      <w:ins w:id="8359" w:author="The Si Tran" w:date="2012-12-11T23:38:00Z">
        <w:r>
          <w:t xml:space="preserve"> 4.11</w:t>
        </w:r>
      </w:ins>
      <w:del w:id="8360"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8361"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8362"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941798">
        <w:t xml:space="preserve"> t</w:t>
      </w:r>
      <w:r w:rsidRPr="00BD0062">
        <w:rPr>
          <w:rPrChange w:id="8363" w:author="The Si Tran" w:date="2012-12-11T23:39:00Z">
            <w:rPr>
              <w:b w:val="0"/>
              <w:bCs w:val="0"/>
            </w:rPr>
          </w:rPrChange>
        </w:rPr>
        <w:t>ục sử dụng phương pháp walk-forward chia tập dữ liệu</w:t>
      </w:r>
      <w:bookmarkEnd w:id="8357"/>
      <w:bookmarkEnd w:id="8358"/>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8364" w:name="_Toc327348188"/>
      <w:bookmarkStart w:id="8365" w:name="_Toc343711223"/>
      <w:r w:rsidRPr="0049233F">
        <w:t>Xác định tiêu chuẩn đánh giá</w:t>
      </w:r>
      <w:bookmarkEnd w:id="8364"/>
      <w:bookmarkEnd w:id="8365"/>
    </w:p>
    <w:p w14:paraId="5921BBBB" w14:textId="55A5C691" w:rsidR="00A02652" w:rsidRPr="0049233F" w:rsidRDefault="00A02652">
      <w:pPr>
        <w:pPrChange w:id="8366"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8367" w:author="The Si Tran" w:date="2012-12-16T08:36:00Z">
          <w:pPr/>
        </w:pPrChange>
      </w:pPr>
      <w:ins w:id="8368" w:author="The Si Tran" w:date="2012-12-14T06:23:00Z">
        <w:r w:rsidRPr="00941798">
          <w:rPr>
            <w:noProof/>
            <w:rPrChange w:id="8369" w:author="Unknown">
              <w:rPr>
                <w:noProof/>
              </w:rPr>
            </w:rPrChange>
          </w:rPr>
          <mc:AlternateContent>
            <mc:Choice Requires="wps">
              <w:drawing>
                <wp:anchor distT="0" distB="0" distL="114300" distR="114300" simplePos="0" relativeHeight="251740160" behindDoc="0" locked="0" layoutInCell="1" allowOverlap="1" wp14:anchorId="4F57F08A" wp14:editId="10F7B0E9">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3D6C9F" w:rsidRDefault="003D6C9F">
                              <w:pPr>
                                <w:pStyle w:val="EquationIndex"/>
                                <w:pPrChange w:id="8370" w:author="The Si Tran" w:date="2012-12-16T08:36:00Z">
                                  <w:pPr/>
                                </w:pPrChange>
                              </w:pPr>
                              <w:ins w:id="8371" w:author="The Si Tran" w:date="2012-12-06T02:41:00Z">
                                <w:r>
                                  <w:t>(4.</w:t>
                                </w:r>
                              </w:ins>
                              <w:ins w:id="8372" w:author="The Si Tran" w:date="2012-12-06T02:44:00Z">
                                <w:r>
                                  <w:t>18</w:t>
                                </w:r>
                              </w:ins>
                              <w:ins w:id="837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3D6C9F" w:rsidRDefault="003D6C9F">
                        <w:pPr>
                          <w:pStyle w:val="EquationIndex"/>
                          <w:pPrChange w:id="8374" w:author="The Si Tran" w:date="2012-12-16T08:36:00Z">
                            <w:pPr/>
                          </w:pPrChange>
                        </w:pPr>
                        <w:ins w:id="8375" w:author="The Si Tran" w:date="2012-12-06T02:41:00Z">
                          <w:r>
                            <w:t>(4.</w:t>
                          </w:r>
                        </w:ins>
                        <w:ins w:id="8376" w:author="The Si Tran" w:date="2012-12-06T02:44:00Z">
                          <w:r>
                            <w:t>18</w:t>
                          </w:r>
                        </w:ins>
                        <w:ins w:id="8377" w:author="The Si Tran" w:date="2012-12-06T02:41:00Z">
                          <w:r>
                            <w:t>)</w:t>
                          </w:r>
                        </w:ins>
                      </w:p>
                    </w:txbxContent>
                  </v:textbox>
                </v:shape>
              </w:pict>
            </mc:Fallback>
          </mc:AlternateContent>
        </w:r>
      </w:ins>
      <w:r w:rsidRPr="00BB4B46">
        <w:rPr>
          <w:rPrChange w:id="8378" w:author="The Si Tran" w:date="2012-12-16T08:36:00Z">
            <w:rPr/>
          </w:rPrChange>
        </w:rPr>
        <w:object w:dxaOrig="1900" w:dyaOrig="680" w14:anchorId="41722C5E">
          <v:shape id="_x0000_i1164" type="#_x0000_t75" style="width:129.75pt;height:50.25pt" o:ole="">
            <v:imagedata r:id="rId320" o:title=""/>
          </v:shape>
          <o:OLEObject Type="Embed" ProgID="Equation.DSMT4" ShapeID="_x0000_i1164" DrawAspect="Content" ObjectID="_1417544996" r:id="rId321"/>
        </w:object>
      </w:r>
    </w:p>
    <w:p w14:paraId="74DB8EBE" w14:textId="5EAFA784" w:rsidR="00A02652" w:rsidRPr="0049233F" w:rsidRDefault="00A02652">
      <w:pPr>
        <w:pPrChange w:id="8379"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8380"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8381" w:name="_Toc327348189"/>
      <w:bookmarkStart w:id="8382" w:name="_Toc343711224"/>
      <w:r w:rsidRPr="0049233F">
        <w:rPr>
          <w:lang w:val="fr-FR"/>
        </w:rPr>
        <w:lastRenderedPageBreak/>
        <w:t>Huấn luyện mạng</w:t>
      </w:r>
      <w:bookmarkEnd w:id="8381"/>
      <w:bookmarkEnd w:id="8382"/>
    </w:p>
    <w:p w14:paraId="5D62D645" w14:textId="77777777" w:rsidR="00A02652" w:rsidRPr="0049233F" w:rsidRDefault="00A02652">
      <w:pPr>
        <w:pStyle w:val="BuletL1"/>
        <w:pPrChange w:id="8383"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8384"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8385" w:name="_Toc327348190"/>
      <w:bookmarkStart w:id="8386" w:name="_Toc343711225"/>
      <w:r w:rsidRPr="0049233F">
        <w:rPr>
          <w:lang w:val="fr-FR"/>
        </w:rPr>
        <w:t xml:space="preserve">Dự </w:t>
      </w:r>
      <w:r w:rsidR="00DE2BD3">
        <w:rPr>
          <w:lang w:val="fr-FR"/>
        </w:rPr>
        <w:t>báo</w:t>
      </w:r>
      <w:r w:rsidRPr="0049233F">
        <w:rPr>
          <w:lang w:val="fr-FR"/>
        </w:rPr>
        <w:t xml:space="preserve"> và cải tiến</w:t>
      </w:r>
      <w:bookmarkEnd w:id="8385"/>
      <w:bookmarkEnd w:id="8386"/>
    </w:p>
    <w:p w14:paraId="30D1DB02" w14:textId="33CF5E3E" w:rsidR="00A02652" w:rsidRPr="0049233F" w:rsidRDefault="00A02652">
      <w:pPr>
        <w:rPr>
          <w:lang w:val="fr-FR"/>
        </w:rPr>
        <w:pPrChange w:id="8387"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8388" w:author="The Si Tran" w:date="2012-12-06T21:13:00Z"/>
          <w:sz w:val="26"/>
          <w:szCs w:val="26"/>
          <w:rPrChange w:id="8389" w:author="The Si Tran" w:date="2012-12-05T23:02:00Z">
            <w:rPr>
              <w:del w:id="8390" w:author="The Si Tran" w:date="2012-12-06T21:13:00Z"/>
            </w:rPr>
          </w:rPrChange>
        </w:rPr>
      </w:pPr>
      <w:del w:id="8391" w:author="The Si Tran" w:date="2012-12-06T21:13:00Z">
        <w:r w:rsidRPr="0049233F" w:rsidDel="00AF1345">
          <w:rPr>
            <w:b w:val="0"/>
            <w:bCs w:val="0"/>
            <w:iCs w:val="0"/>
            <w:sz w:val="26"/>
            <w:szCs w:val="26"/>
            <w:rPrChange w:id="8392" w:author="The Si Tran" w:date="2012-12-05T23:02:00Z">
              <w:rPr>
                <w:rFonts w:ascii="Calibri" w:eastAsia="Calibri" w:hAnsi="Calibri"/>
                <w:b w:val="0"/>
                <w:bCs w:val="0"/>
                <w:iCs w:val="0"/>
                <w:sz w:val="20"/>
                <w:szCs w:val="20"/>
              </w:rPr>
            </w:rPrChange>
          </w:rPr>
          <w:delText>Kết quả thực nghiệm</w:delText>
        </w:r>
        <w:bookmarkStart w:id="8393" w:name="_Toc343083648"/>
        <w:bookmarkStart w:id="8394" w:name="_Toc343083862"/>
        <w:bookmarkStart w:id="8395" w:name="_Toc343084073"/>
        <w:bookmarkStart w:id="8396" w:name="_Toc343220832"/>
        <w:bookmarkStart w:id="8397" w:name="_Toc343232337"/>
        <w:bookmarkStart w:id="8398" w:name="_Toc343232750"/>
        <w:bookmarkStart w:id="8399" w:name="_Toc343233035"/>
        <w:bookmarkStart w:id="8400" w:name="_Toc343415540"/>
        <w:bookmarkStart w:id="8401" w:name="_Toc343415836"/>
        <w:bookmarkStart w:id="8402" w:name="_Toc343452495"/>
        <w:bookmarkStart w:id="8403" w:name="_Toc343461285"/>
        <w:bookmarkStart w:id="8404" w:name="_Toc343494172"/>
        <w:bookmarkStart w:id="8405" w:name="_Toc343494384"/>
        <w:bookmarkStart w:id="8406" w:name="_Toc343495157"/>
        <w:bookmarkStart w:id="8407" w:name="_Toc343660384"/>
        <w:bookmarkStart w:id="8408" w:name="_Toc343660598"/>
        <w:bookmarkStart w:id="8409" w:name="_Toc343711226"/>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del>
    </w:p>
    <w:p w14:paraId="0B20EBEE" w14:textId="77777777" w:rsidR="00393709" w:rsidRPr="0049233F" w:rsidDel="00AF1345" w:rsidRDefault="00393709" w:rsidP="00393709">
      <w:pPr>
        <w:ind w:left="144"/>
        <w:rPr>
          <w:del w:id="8410" w:author="The Si Tran" w:date="2012-12-06T21:13:00Z"/>
          <w:color w:val="FF0000"/>
          <w:szCs w:val="26"/>
          <w:rPrChange w:id="8411" w:author="The Si Tran" w:date="2012-12-05T23:02:00Z">
            <w:rPr>
              <w:del w:id="8412" w:author="The Si Tran" w:date="2012-12-06T21:13:00Z"/>
              <w:color w:val="FF0000"/>
              <w:sz w:val="32"/>
            </w:rPr>
          </w:rPrChange>
        </w:rPr>
      </w:pPr>
      <w:del w:id="8413" w:author="The Si Tran" w:date="2012-12-06T21:13:00Z">
        <w:r w:rsidRPr="0049233F" w:rsidDel="00AF1345">
          <w:rPr>
            <w:color w:val="FF0000"/>
            <w:szCs w:val="26"/>
            <w:rPrChange w:id="8414" w:author="The Si Tran" w:date="2012-12-05T23:02:00Z">
              <w:rPr>
                <w:rFonts w:ascii="Calibri" w:eastAsia="Calibri" w:hAnsi="Calibri"/>
                <w:b/>
                <w:bCs/>
                <w:color w:val="FF0000"/>
                <w:sz w:val="32"/>
                <w:szCs w:val="20"/>
              </w:rPr>
            </w:rPrChange>
          </w:rPr>
          <w:delText>Bổ sung</w:delText>
        </w:r>
        <w:bookmarkStart w:id="8415" w:name="_Toc343083649"/>
        <w:bookmarkStart w:id="8416" w:name="_Toc343083863"/>
        <w:bookmarkStart w:id="8417" w:name="_Toc343084074"/>
        <w:bookmarkStart w:id="8418" w:name="_Toc343220833"/>
        <w:bookmarkStart w:id="8419" w:name="_Toc343232338"/>
        <w:bookmarkStart w:id="8420" w:name="_Toc343232751"/>
        <w:bookmarkStart w:id="8421" w:name="_Toc343233036"/>
        <w:bookmarkStart w:id="8422" w:name="_Toc343415541"/>
        <w:bookmarkStart w:id="8423" w:name="_Toc343415837"/>
        <w:bookmarkStart w:id="8424" w:name="_Toc343452496"/>
        <w:bookmarkStart w:id="8425" w:name="_Toc343461286"/>
        <w:bookmarkStart w:id="8426" w:name="_Toc343494173"/>
        <w:bookmarkStart w:id="8427" w:name="_Toc343494385"/>
        <w:bookmarkStart w:id="8428" w:name="_Toc343495158"/>
        <w:bookmarkStart w:id="8429" w:name="_Toc343660385"/>
        <w:bookmarkStart w:id="8430" w:name="_Toc343660599"/>
        <w:bookmarkStart w:id="8431" w:name="_Toc343711227"/>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del>
    </w:p>
    <w:p w14:paraId="0907B599" w14:textId="77777777" w:rsidR="00393709" w:rsidRPr="0049233F" w:rsidRDefault="00001A0C" w:rsidP="00001A0C">
      <w:pPr>
        <w:pStyle w:val="Heading2"/>
        <w:rPr>
          <w:sz w:val="26"/>
          <w:szCs w:val="26"/>
          <w:rPrChange w:id="8432" w:author="The Si Tran" w:date="2012-12-05T23:02:00Z">
            <w:rPr/>
          </w:rPrChange>
        </w:rPr>
      </w:pPr>
      <w:bookmarkStart w:id="8433" w:name="_Toc343711228"/>
      <w:r w:rsidRPr="0049233F">
        <w:rPr>
          <w:sz w:val="26"/>
          <w:szCs w:val="26"/>
          <w:rPrChange w:id="8434" w:author="The Si Tran" w:date="2012-12-05T23:02:00Z">
            <w:rPr>
              <w:rFonts w:ascii="Calibri" w:eastAsia="Calibri" w:hAnsi="Calibri" w:cs="Times New Roman"/>
              <w:b w:val="0"/>
              <w:bCs w:val="0"/>
              <w:iCs w:val="0"/>
              <w:sz w:val="20"/>
              <w:szCs w:val="20"/>
            </w:rPr>
          </w:rPrChange>
        </w:rPr>
        <w:t>Kết luận</w:t>
      </w:r>
      <w:bookmarkEnd w:id="8433"/>
    </w:p>
    <w:p w14:paraId="07CE6189" w14:textId="14454B73" w:rsidR="006625BC" w:rsidRPr="0049233F" w:rsidRDefault="006625BC">
      <w:pPr>
        <w:pPrChange w:id="8435"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8436"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01156672" w:rsidR="006625BC" w:rsidRPr="0049233F" w:rsidRDefault="006625BC">
      <w:pPr>
        <w:pPrChange w:id="8437" w:author="The Si Tran" w:date="2012-12-16T08:37:00Z">
          <w:pPr>
            <w:spacing w:before="0"/>
            <w:ind w:firstLine="720"/>
          </w:pPr>
        </w:pPrChange>
      </w:pPr>
      <w:r w:rsidRPr="0049233F">
        <w:t xml:space="preserve"> Giải thuật RPROP tốc độ hội tụ và độ chính xác nhìn </w:t>
      </w:r>
      <w:proofErr w:type="gramStart"/>
      <w:r w:rsidRPr="0049233F">
        <w:t>chung</w:t>
      </w:r>
      <w:proofErr w:type="gramEnd"/>
      <w:r w:rsidRPr="0049233F">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pPr>
        <w:pPrChange w:id="8438" w:author="The Si Tran" w:date="2012-12-16T08:37:00Z">
          <w:pPr>
            <w:spacing w:before="0"/>
            <w:ind w:firstLine="720"/>
          </w:pPr>
        </w:pPrChange>
      </w:pPr>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ins w:id="8439" w:author="The Si Tran" w:date="2012-12-12T07:57:00Z"/>
          <w:szCs w:val="26"/>
        </w:rPr>
      </w:pPr>
      <w:ins w:id="8440" w:author="The Si Tran" w:date="2012-12-12T07:57:00Z">
        <w:r>
          <w:rPr>
            <w:szCs w:val="26"/>
          </w:rPr>
          <w:br w:type="page"/>
        </w:r>
      </w:ins>
    </w:p>
    <w:p w14:paraId="21D5EC8C" w14:textId="77777777" w:rsidR="006625BC" w:rsidRPr="002B1464" w:rsidDel="00D139B5" w:rsidRDefault="006625BC" w:rsidP="006625BC">
      <w:pPr>
        <w:rPr>
          <w:del w:id="8441" w:author="The Si Tran" w:date="2012-12-12T07:57:00Z"/>
          <w:szCs w:val="26"/>
        </w:rPr>
      </w:pPr>
      <w:bookmarkStart w:id="8442" w:name="_Toc343083651"/>
      <w:bookmarkStart w:id="8443" w:name="_Toc343083865"/>
      <w:bookmarkStart w:id="8444" w:name="_Toc343084076"/>
      <w:bookmarkStart w:id="8445" w:name="_Toc343220835"/>
      <w:bookmarkStart w:id="8446" w:name="_Toc343232340"/>
      <w:bookmarkStart w:id="8447" w:name="_Toc343232753"/>
      <w:bookmarkStart w:id="8448" w:name="_Toc343233038"/>
      <w:bookmarkStart w:id="8449" w:name="_Toc343415543"/>
      <w:bookmarkStart w:id="8450" w:name="_Toc343415839"/>
      <w:bookmarkStart w:id="8451" w:name="_Toc343452498"/>
      <w:bookmarkStart w:id="8452" w:name="_Toc343461288"/>
      <w:bookmarkStart w:id="8453" w:name="_Toc343494175"/>
      <w:bookmarkStart w:id="8454" w:name="_Toc343494387"/>
      <w:bookmarkStart w:id="8455" w:name="_Toc343495160"/>
      <w:bookmarkStart w:id="8456" w:name="_Toc343660387"/>
      <w:bookmarkStart w:id="8457" w:name="_Toc343660601"/>
      <w:bookmarkStart w:id="8458" w:name="_Toc343711229"/>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p>
    <w:p w14:paraId="26E08AA2" w14:textId="352EFC97" w:rsidR="006A21F7" w:rsidRPr="0049233F" w:rsidRDefault="00266E2E" w:rsidP="00097101">
      <w:pPr>
        <w:pStyle w:val="Heading1"/>
        <w:rPr>
          <w:sz w:val="26"/>
          <w:szCs w:val="26"/>
          <w:rPrChange w:id="8459" w:author="The Si Tran" w:date="2012-12-05T23:02:00Z">
            <w:rPr/>
          </w:rPrChange>
        </w:rPr>
      </w:pPr>
      <w:ins w:id="8460" w:author="superchickend" w:date="2012-12-16T14:59:00Z">
        <w:r>
          <w:rPr>
            <w:sz w:val="26"/>
            <w:szCs w:val="26"/>
          </w:rPr>
          <w:t xml:space="preserve">    </w:t>
        </w:r>
      </w:ins>
      <w:del w:id="8461" w:author="The Si Tran" w:date="2012-12-12T13:57:00Z">
        <w:r w:rsidR="00FD0937" w:rsidRPr="0049233F" w:rsidDel="0050316D">
          <w:rPr>
            <w:sz w:val="26"/>
            <w:szCs w:val="26"/>
            <w:rPrChange w:id="8462" w:author="The Si Tran" w:date="2012-12-05T23:02:00Z">
              <w:rPr>
                <w:rFonts w:cs="Times New Roman"/>
                <w:b w:val="0"/>
                <w:bCs w:val="0"/>
                <w:kern w:val="0"/>
                <w:sz w:val="20"/>
                <w:szCs w:val="20"/>
              </w:rPr>
            </w:rPrChange>
          </w:rPr>
          <w:delText>Mô hình kết hợp giữa</w:delText>
        </w:r>
      </w:del>
      <w:bookmarkStart w:id="8463" w:name="_Toc343711230"/>
      <w:ins w:id="8464" w:author="The Si Tran" w:date="2012-12-12T13:57:00Z">
        <w:r w:rsidR="0050316D">
          <w:rPr>
            <w:sz w:val="26"/>
            <w:szCs w:val="26"/>
          </w:rPr>
          <w:t>MÔ HÌNH KẾT HỢP</w:t>
        </w:r>
      </w:ins>
      <w:r w:rsidR="00FD0937" w:rsidRPr="0049233F">
        <w:rPr>
          <w:sz w:val="26"/>
          <w:szCs w:val="26"/>
          <w:rPrChange w:id="8465" w:author="The Si Tran" w:date="2012-12-05T23:02:00Z">
            <w:rPr>
              <w:rFonts w:cs="Times New Roman"/>
              <w:b w:val="0"/>
              <w:bCs w:val="0"/>
              <w:kern w:val="0"/>
              <w:sz w:val="20"/>
              <w:szCs w:val="20"/>
            </w:rPr>
          </w:rPrChange>
        </w:rPr>
        <w:t xml:space="preserve"> ARIMA </w:t>
      </w:r>
      <w:ins w:id="8466" w:author="The Si Tran" w:date="2012-12-12T13:57:00Z">
        <w:r w:rsidR="00EE73AD">
          <w:rPr>
            <w:sz w:val="26"/>
            <w:szCs w:val="26"/>
          </w:rPr>
          <w:t>VÀ</w:t>
        </w:r>
      </w:ins>
      <w:del w:id="8467" w:author="The Si Tran" w:date="2012-12-12T13:57:00Z">
        <w:r w:rsidR="00FD0937" w:rsidRPr="0049233F" w:rsidDel="00EE73AD">
          <w:rPr>
            <w:sz w:val="26"/>
            <w:szCs w:val="26"/>
            <w:rPrChange w:id="8468" w:author="The Si Tran" w:date="2012-12-05T23:02:00Z">
              <w:rPr>
                <w:rFonts w:cs="Times New Roman"/>
                <w:b w:val="0"/>
                <w:bCs w:val="0"/>
                <w:kern w:val="0"/>
                <w:sz w:val="20"/>
                <w:szCs w:val="20"/>
              </w:rPr>
            </w:rPrChange>
          </w:rPr>
          <w:delText>và</w:delText>
        </w:r>
      </w:del>
      <w:r w:rsidR="00FD0937" w:rsidRPr="0049233F">
        <w:rPr>
          <w:sz w:val="26"/>
          <w:szCs w:val="26"/>
          <w:rPrChange w:id="8469" w:author="The Si Tran" w:date="2012-12-05T23:02:00Z">
            <w:rPr>
              <w:rFonts w:cs="Times New Roman"/>
              <w:b w:val="0"/>
              <w:bCs w:val="0"/>
              <w:kern w:val="0"/>
              <w:sz w:val="20"/>
              <w:szCs w:val="20"/>
            </w:rPr>
          </w:rPrChange>
        </w:rPr>
        <w:t xml:space="preserve"> ANN</w:t>
      </w:r>
      <w:bookmarkEnd w:id="8463"/>
    </w:p>
    <w:p w14:paraId="0F331F2E" w14:textId="77777777" w:rsidR="006A21F7" w:rsidRPr="00805B17" w:rsidRDefault="00CA12FA">
      <w:pPr>
        <w:pPrChange w:id="8470"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8471"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8472" w:author="The Si Tran" w:date="2012-12-05T23:02:00Z">
            <w:rPr>
              <w:b/>
              <w:bCs/>
              <w:sz w:val="20"/>
              <w:szCs w:val="20"/>
            </w:rPr>
          </w:rPrChange>
        </w:rPr>
        <w:t>n đề trên, người ta xấp xỉ chuỗi thời gian về dạng tuyến</w:t>
      </w:r>
      <w:r w:rsidR="00711ADB" w:rsidRPr="0049233F">
        <w:rPr>
          <w:rPrChange w:id="8473" w:author="The Si Tran" w:date="2012-12-05T23:02:00Z">
            <w:rPr>
              <w:b/>
              <w:bCs/>
              <w:sz w:val="20"/>
              <w:szCs w:val="20"/>
            </w:rPr>
          </w:rPrChange>
        </w:rPr>
        <w:t xml:space="preserve"> tính</w:t>
      </w:r>
      <w:r w:rsidRPr="0049233F">
        <w:rPr>
          <w:rPrChange w:id="8474"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8475" w:author="The Si Tran" w:date="2012-12-05T23:02:00Z">
            <w:rPr>
              <w:b/>
              <w:bCs/>
              <w:sz w:val="20"/>
              <w:szCs w:val="20"/>
            </w:rPr>
          </w:rPrChange>
        </w:rPr>
        <w:t xml:space="preserve">an tổng quát về chuỗi thuần </w:t>
      </w:r>
      <w:r w:rsidRPr="0049233F">
        <w:rPr>
          <w:rPrChange w:id="8476" w:author="The Si Tran" w:date="2012-12-05T23:02:00Z">
            <w:rPr>
              <w:b/>
              <w:bCs/>
              <w:sz w:val="20"/>
              <w:szCs w:val="20"/>
            </w:rPr>
          </w:rPrChange>
        </w:rPr>
        <w:t xml:space="preserve">tuyến </w:t>
      </w:r>
      <w:r w:rsidR="00711ADB" w:rsidRPr="0049233F">
        <w:rPr>
          <w:rPrChange w:id="8477" w:author="The Si Tran" w:date="2012-12-05T23:02:00Z">
            <w:rPr>
              <w:b/>
              <w:bCs/>
              <w:sz w:val="20"/>
              <w:szCs w:val="20"/>
            </w:rPr>
          </w:rPrChange>
        </w:rPr>
        <w:t xml:space="preserve">tính </w:t>
      </w:r>
      <w:r w:rsidRPr="0049233F">
        <w:rPr>
          <w:rPrChange w:id="8478" w:author="The Si Tran" w:date="2012-12-05T23:02:00Z">
            <w:rPr>
              <w:b/>
              <w:bCs/>
              <w:sz w:val="20"/>
              <w:szCs w:val="20"/>
            </w:rPr>
          </w:rPrChange>
        </w:rPr>
        <w:t xml:space="preserve">sẽ làm mất đi tính </w:t>
      </w:r>
      <w:r w:rsidR="00711ADB" w:rsidRPr="0049233F">
        <w:rPr>
          <w:rPrChange w:id="8479" w:author="The Si Tran" w:date="2012-12-05T23:02:00Z">
            <w:rPr>
              <w:b/>
              <w:bCs/>
              <w:sz w:val="20"/>
              <w:szCs w:val="20"/>
            </w:rPr>
          </w:rPrChange>
        </w:rPr>
        <w:t xml:space="preserve">phi </w:t>
      </w:r>
      <w:r w:rsidRPr="0049233F">
        <w:rPr>
          <w:rPrChange w:id="8480"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8481" w:author="The Si Tran" w:date="2012-12-16T08:37:00Z">
          <w:pPr>
            <w:ind w:firstLine="720"/>
          </w:pPr>
        </w:pPrChange>
      </w:pPr>
      <w:r w:rsidRPr="0049233F">
        <w:rPr>
          <w:rPrChange w:id="8482"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8483" w:author="The Si Tran" w:date="2012-12-05T23:02:00Z">
            <w:rPr>
              <w:b/>
              <w:bCs/>
              <w:sz w:val="20"/>
              <w:szCs w:val="20"/>
            </w:rPr>
          </w:rPrChange>
        </w:rPr>
        <w:t>áo được hoàn toàn thành phần</w:t>
      </w:r>
      <w:r w:rsidRPr="0049233F">
        <w:rPr>
          <w:rPrChange w:id="8484" w:author="The Si Tran" w:date="2012-12-05T23:02:00Z">
            <w:rPr>
              <w:b/>
              <w:bCs/>
              <w:sz w:val="20"/>
              <w:szCs w:val="20"/>
            </w:rPr>
          </w:rPrChange>
        </w:rPr>
        <w:t xml:space="preserve"> tuyến </w:t>
      </w:r>
      <w:r w:rsidR="00711ADB" w:rsidRPr="0049233F">
        <w:rPr>
          <w:rPrChange w:id="8485" w:author="The Si Tran" w:date="2012-12-05T23:02:00Z">
            <w:rPr>
              <w:b/>
              <w:bCs/>
              <w:sz w:val="20"/>
              <w:szCs w:val="20"/>
            </w:rPr>
          </w:rPrChange>
        </w:rPr>
        <w:t xml:space="preserve">tính </w:t>
      </w:r>
      <w:r w:rsidRPr="0049233F">
        <w:rPr>
          <w:rPrChange w:id="8486" w:author="The Si Tran" w:date="2012-12-05T23:02:00Z">
            <w:rPr>
              <w:b/>
              <w:bCs/>
              <w:sz w:val="20"/>
              <w:szCs w:val="20"/>
            </w:rPr>
          </w:rPrChange>
        </w:rPr>
        <w:t>của chuỗi thời gian.</w:t>
      </w:r>
    </w:p>
    <w:p w14:paraId="56DE50F2" w14:textId="4FD6AF0B" w:rsidR="00D1749C" w:rsidRPr="007C782C" w:rsidDel="006F57E5" w:rsidRDefault="00B02B7B">
      <w:pPr>
        <w:rPr>
          <w:del w:id="8487" w:author="The Si Tran" w:date="2012-12-06T21:17:00Z"/>
        </w:rPr>
        <w:pPrChange w:id="8488" w:author="The Si Tran" w:date="2012-12-16T08:51:00Z">
          <w:pPr>
            <w:ind w:firstLine="720"/>
          </w:pPr>
        </w:pPrChange>
      </w:pPr>
      <w:ins w:id="8489" w:author="The Si Tran" w:date="2012-12-14T06:24:00Z">
        <w:r>
          <w:t>Một</w:t>
        </w:r>
      </w:ins>
      <w:del w:id="8490" w:author="The Si Tran" w:date="2012-12-14T06:24:00Z">
        <w:r w:rsidR="00D1749C" w:rsidRPr="0049233F" w:rsidDel="00B02B7B">
          <w:rPr>
            <w:rPrChange w:id="8491" w:author="The Si Tran" w:date="2012-12-05T23:02:00Z">
              <w:rPr>
                <w:b/>
                <w:bCs/>
                <w:sz w:val="20"/>
                <w:szCs w:val="20"/>
              </w:rPr>
            </w:rPrChange>
          </w:rPr>
          <w:delText>1</w:delText>
        </w:r>
      </w:del>
      <w:r w:rsidR="00D1749C" w:rsidRPr="0049233F">
        <w:rPr>
          <w:rPrChange w:id="8492"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8493" w:author="The Si Tran" w:date="2012-12-06T21:17:00Z"/>
        </w:rPr>
        <w:pPrChange w:id="8494" w:author="The Si Tran" w:date="2012-12-16T08:51:00Z">
          <w:pPr>
            <w:ind w:firstLine="720"/>
          </w:pPr>
        </w:pPrChange>
      </w:pPr>
    </w:p>
    <w:p w14:paraId="4CC0CD37" w14:textId="77777777" w:rsidR="00B144CE" w:rsidRPr="0049233F" w:rsidRDefault="00B144CE">
      <w:pPr>
        <w:rPr>
          <w:rPrChange w:id="8495" w:author="The Si Tran" w:date="2012-12-05T23:02:00Z">
            <w:rPr/>
          </w:rPrChange>
        </w:rPr>
        <w:pPrChange w:id="8496" w:author="The Si Tran" w:date="2012-12-16T08:51:00Z">
          <w:pPr>
            <w:pStyle w:val="Heading2"/>
          </w:pPr>
        </w:pPrChange>
      </w:pPr>
      <w:del w:id="8497" w:author="The Si Tran" w:date="2012-12-06T21:17:00Z">
        <w:r w:rsidRPr="00032D83" w:rsidDel="00AF1345">
          <w:delText>Tông k</w:delText>
        </w:r>
        <w:r w:rsidRPr="000C3A28" w:rsidDel="00AF1345">
          <w:delText>ế</w:delText>
        </w:r>
        <w:r w:rsidRPr="00941798" w:rsidDel="00AF1345">
          <w:delText>t v</w:delText>
        </w:r>
        <w:r w:rsidRPr="0049233F" w:rsidDel="00AF1345">
          <w:rPr>
            <w:rPrChange w:id="8498" w:author="The Si Tran" w:date="2012-12-05T23:02:00Z">
              <w:rPr/>
            </w:rPrChange>
          </w:rPr>
          <w:delText xml:space="preserve">ề mô hình ARIMA </w:delText>
        </w:r>
      </w:del>
    </w:p>
    <w:p w14:paraId="1B8D9252" w14:textId="77777777" w:rsidR="00B144CE" w:rsidRPr="0049233F" w:rsidDel="00AF1345" w:rsidRDefault="00B144CE" w:rsidP="00B144CE">
      <w:pPr>
        <w:pStyle w:val="Heading3"/>
        <w:rPr>
          <w:del w:id="8499" w:author="The Si Tran" w:date="2012-12-06T21:14:00Z"/>
        </w:rPr>
      </w:pPr>
      <w:del w:id="8500" w:author="The Si Tran" w:date="2012-12-06T21:14:00Z">
        <w:r w:rsidRPr="0049233F" w:rsidDel="00AF1345">
          <w:delText>Ưu điểm</w:delText>
        </w:r>
        <w:bookmarkStart w:id="8501" w:name="_Toc343083653"/>
        <w:bookmarkStart w:id="8502" w:name="_Toc343083867"/>
        <w:bookmarkStart w:id="8503" w:name="_Toc343084078"/>
        <w:bookmarkStart w:id="8504" w:name="_Toc343220837"/>
        <w:bookmarkStart w:id="8505" w:name="_Toc343232342"/>
        <w:bookmarkStart w:id="8506" w:name="_Toc343232755"/>
        <w:bookmarkStart w:id="8507" w:name="_Toc343233040"/>
        <w:bookmarkStart w:id="8508" w:name="_Toc343415545"/>
        <w:bookmarkStart w:id="8509" w:name="_Toc343415841"/>
        <w:bookmarkStart w:id="8510" w:name="_Toc343452500"/>
        <w:bookmarkStart w:id="8511" w:name="_Toc343461290"/>
        <w:bookmarkStart w:id="8512" w:name="_Toc343494177"/>
        <w:bookmarkStart w:id="8513" w:name="_Toc343494389"/>
        <w:bookmarkStart w:id="8514" w:name="_Toc343495162"/>
        <w:bookmarkStart w:id="8515" w:name="_Toc343660389"/>
        <w:bookmarkStart w:id="8516" w:name="_Toc343660603"/>
        <w:bookmarkStart w:id="8517" w:name="_Toc343711231"/>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del>
    </w:p>
    <w:p w14:paraId="21331760" w14:textId="77777777" w:rsidR="00B144CE" w:rsidRPr="0049233F" w:rsidDel="00AF1345" w:rsidRDefault="00B144CE" w:rsidP="00B144CE">
      <w:pPr>
        <w:pStyle w:val="Heading3"/>
        <w:rPr>
          <w:del w:id="8518" w:author="The Si Tran" w:date="2012-12-06T21:14:00Z"/>
        </w:rPr>
      </w:pPr>
      <w:del w:id="8519" w:author="The Si Tran" w:date="2012-12-06T21:14:00Z">
        <w:r w:rsidRPr="0049233F" w:rsidDel="00AF1345">
          <w:delText>Nhược điểm</w:delText>
        </w:r>
        <w:bookmarkStart w:id="8520" w:name="_Toc343083654"/>
        <w:bookmarkStart w:id="8521" w:name="_Toc343083868"/>
        <w:bookmarkStart w:id="8522" w:name="_Toc343084079"/>
        <w:bookmarkStart w:id="8523" w:name="_Toc343220838"/>
        <w:bookmarkStart w:id="8524" w:name="_Toc343232343"/>
        <w:bookmarkStart w:id="8525" w:name="_Toc343232756"/>
        <w:bookmarkStart w:id="8526" w:name="_Toc343233041"/>
        <w:bookmarkStart w:id="8527" w:name="_Toc343415546"/>
        <w:bookmarkStart w:id="8528" w:name="_Toc343415842"/>
        <w:bookmarkStart w:id="8529" w:name="_Toc343452501"/>
        <w:bookmarkStart w:id="8530" w:name="_Toc343461291"/>
        <w:bookmarkStart w:id="8531" w:name="_Toc343494178"/>
        <w:bookmarkStart w:id="8532" w:name="_Toc343494390"/>
        <w:bookmarkStart w:id="8533" w:name="_Toc343495163"/>
        <w:bookmarkStart w:id="8534" w:name="_Toc343660390"/>
        <w:bookmarkStart w:id="8535" w:name="_Toc343660604"/>
        <w:bookmarkStart w:id="8536" w:name="_Toc343711232"/>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del>
    </w:p>
    <w:p w14:paraId="40149192" w14:textId="77777777" w:rsidR="00B144CE" w:rsidRPr="0049233F" w:rsidDel="00AF1345" w:rsidRDefault="00B144CE" w:rsidP="00B144CE">
      <w:pPr>
        <w:pStyle w:val="Heading2"/>
        <w:rPr>
          <w:del w:id="8537" w:author="The Si Tran" w:date="2012-12-06T21:14:00Z"/>
          <w:sz w:val="26"/>
          <w:szCs w:val="26"/>
          <w:rPrChange w:id="8538" w:author="The Si Tran" w:date="2012-12-05T23:02:00Z">
            <w:rPr>
              <w:del w:id="8539" w:author="The Si Tran" w:date="2012-12-06T21:14:00Z"/>
            </w:rPr>
          </w:rPrChange>
        </w:rPr>
      </w:pPr>
      <w:del w:id="8540" w:author="The Si Tran" w:date="2012-12-06T21:14:00Z">
        <w:r w:rsidRPr="0049233F" w:rsidDel="00AF1345">
          <w:rPr>
            <w:sz w:val="26"/>
            <w:szCs w:val="26"/>
            <w:rPrChange w:id="8541" w:author="The Si Tran" w:date="2012-12-05T23:02:00Z">
              <w:rPr/>
            </w:rPrChange>
          </w:rPr>
          <w:delText xml:space="preserve">Tồng kết về mô hình mạng Neuron </w:delText>
        </w:r>
        <w:bookmarkStart w:id="8542" w:name="_Toc343083655"/>
        <w:bookmarkStart w:id="8543" w:name="_Toc343083869"/>
        <w:bookmarkStart w:id="8544" w:name="_Toc343084080"/>
        <w:bookmarkStart w:id="8545" w:name="_Toc343220839"/>
        <w:bookmarkStart w:id="8546" w:name="_Toc343232344"/>
        <w:bookmarkStart w:id="8547" w:name="_Toc343232757"/>
        <w:bookmarkStart w:id="8548" w:name="_Toc343233042"/>
        <w:bookmarkStart w:id="8549" w:name="_Toc343415547"/>
        <w:bookmarkStart w:id="8550" w:name="_Toc343415843"/>
        <w:bookmarkStart w:id="8551" w:name="_Toc343452502"/>
        <w:bookmarkStart w:id="8552" w:name="_Toc343461292"/>
        <w:bookmarkStart w:id="8553" w:name="_Toc343494179"/>
        <w:bookmarkStart w:id="8554" w:name="_Toc343494391"/>
        <w:bookmarkStart w:id="8555" w:name="_Toc343495164"/>
        <w:bookmarkStart w:id="8556" w:name="_Toc343660391"/>
        <w:bookmarkStart w:id="8557" w:name="_Toc343660605"/>
        <w:bookmarkStart w:id="8558" w:name="_Toc343711233"/>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del>
    </w:p>
    <w:p w14:paraId="702163C1" w14:textId="77777777" w:rsidR="00B144CE" w:rsidRPr="0049233F" w:rsidDel="00AF1345" w:rsidRDefault="00B144CE" w:rsidP="00B144CE">
      <w:pPr>
        <w:pStyle w:val="Heading3"/>
        <w:rPr>
          <w:del w:id="8559" w:author="The Si Tran" w:date="2012-12-06T21:14:00Z"/>
        </w:rPr>
      </w:pPr>
      <w:del w:id="8560" w:author="The Si Tran" w:date="2012-12-06T21:14:00Z">
        <w:r w:rsidRPr="0049233F" w:rsidDel="00AF1345">
          <w:delText>Ưu điểm</w:delText>
        </w:r>
        <w:bookmarkStart w:id="8561" w:name="_Toc343083656"/>
        <w:bookmarkStart w:id="8562" w:name="_Toc343083870"/>
        <w:bookmarkStart w:id="8563" w:name="_Toc343084081"/>
        <w:bookmarkStart w:id="8564" w:name="_Toc343220840"/>
        <w:bookmarkStart w:id="8565" w:name="_Toc343232345"/>
        <w:bookmarkStart w:id="8566" w:name="_Toc343232758"/>
        <w:bookmarkStart w:id="8567" w:name="_Toc343233043"/>
        <w:bookmarkStart w:id="8568" w:name="_Toc343415548"/>
        <w:bookmarkStart w:id="8569" w:name="_Toc343415844"/>
        <w:bookmarkStart w:id="8570" w:name="_Toc343452503"/>
        <w:bookmarkStart w:id="8571" w:name="_Toc343461293"/>
        <w:bookmarkStart w:id="8572" w:name="_Toc343494180"/>
        <w:bookmarkStart w:id="8573" w:name="_Toc343494392"/>
        <w:bookmarkStart w:id="8574" w:name="_Toc343495165"/>
        <w:bookmarkStart w:id="8575" w:name="_Toc343660392"/>
        <w:bookmarkStart w:id="8576" w:name="_Toc343660606"/>
        <w:bookmarkStart w:id="8577" w:name="_Toc343711234"/>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del>
    </w:p>
    <w:p w14:paraId="4BFCDB86" w14:textId="77777777" w:rsidR="00B144CE" w:rsidRPr="0049233F" w:rsidDel="00AF1345" w:rsidRDefault="00B144CE" w:rsidP="00B144CE">
      <w:pPr>
        <w:pStyle w:val="Heading3"/>
        <w:rPr>
          <w:del w:id="8578" w:author="The Si Tran" w:date="2012-12-06T21:14:00Z"/>
        </w:rPr>
      </w:pPr>
      <w:del w:id="8579" w:author="The Si Tran" w:date="2012-12-06T21:14:00Z">
        <w:r w:rsidRPr="0049233F" w:rsidDel="00AF1345">
          <w:delText>Nhược điểm</w:delText>
        </w:r>
        <w:bookmarkStart w:id="8580" w:name="_Toc343083657"/>
        <w:bookmarkStart w:id="8581" w:name="_Toc343083871"/>
        <w:bookmarkStart w:id="8582" w:name="_Toc343084082"/>
        <w:bookmarkStart w:id="8583" w:name="_Toc343220841"/>
        <w:bookmarkStart w:id="8584" w:name="_Toc343232346"/>
        <w:bookmarkStart w:id="8585" w:name="_Toc343232759"/>
        <w:bookmarkStart w:id="8586" w:name="_Toc343233044"/>
        <w:bookmarkStart w:id="8587" w:name="_Toc343415549"/>
        <w:bookmarkStart w:id="8588" w:name="_Toc343415845"/>
        <w:bookmarkStart w:id="8589" w:name="_Toc343452504"/>
        <w:bookmarkStart w:id="8590" w:name="_Toc343461294"/>
        <w:bookmarkStart w:id="8591" w:name="_Toc343494181"/>
        <w:bookmarkStart w:id="8592" w:name="_Toc343494393"/>
        <w:bookmarkStart w:id="8593" w:name="_Toc343495166"/>
        <w:bookmarkStart w:id="8594" w:name="_Toc343660393"/>
        <w:bookmarkStart w:id="8595" w:name="_Toc343660607"/>
        <w:bookmarkStart w:id="8596" w:name="_Toc343711235"/>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del>
    </w:p>
    <w:p w14:paraId="3E7E799F" w14:textId="77777777" w:rsidR="00231125" w:rsidRDefault="00231125" w:rsidP="00231125">
      <w:pPr>
        <w:pStyle w:val="Heading2"/>
        <w:rPr>
          <w:ins w:id="8597" w:author="The Si Tran" w:date="2012-12-06T21:18:00Z"/>
        </w:rPr>
      </w:pPr>
      <w:del w:id="8598" w:author="The Si Tran" w:date="2012-12-06T21:18:00Z">
        <w:r w:rsidRPr="0049233F" w:rsidDel="006C50E8">
          <w:rPr>
            <w:sz w:val="26"/>
            <w:szCs w:val="26"/>
            <w:rPrChange w:id="8599" w:author="The Si Tran" w:date="2012-12-05T23:02:00Z">
              <w:rPr/>
            </w:rPrChange>
          </w:rPr>
          <w:delText xml:space="preserve">Mô hình kết hợp ARIMA và Neuron </w:delText>
        </w:r>
      </w:del>
      <w:bookmarkStart w:id="8600" w:name="_Toc343711236"/>
      <w:ins w:id="8601" w:author="The Si Tran" w:date="2012-12-06T21:18:00Z">
        <w:r w:rsidR="006C50E8">
          <w:t>Nguyên nhân</w:t>
        </w:r>
        <w:bookmarkEnd w:id="8600"/>
        <w:r w:rsidR="006C50E8">
          <w:t xml:space="preserve"> </w:t>
        </w:r>
      </w:ins>
    </w:p>
    <w:p w14:paraId="150CAFB7" w14:textId="3EDFD46D" w:rsidR="00AC3890" w:rsidRPr="0049233F" w:rsidRDefault="00AC3890">
      <w:pPr>
        <w:rPr>
          <w:ins w:id="8602" w:author="The Si Tran" w:date="2012-12-06T21:18:00Z"/>
        </w:rPr>
      </w:pPr>
      <w:ins w:id="8603"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ins>
      <w:r w:rsidR="001A0F8C" w:rsidRPr="001A0F8C">
        <w:rPr>
          <w:i/>
        </w:rPr>
        <w:t>d</w:t>
      </w:r>
      <w:ins w:id="8604" w:author="The Si Tran" w:date="2012-12-06T21:18:00Z">
        <w:r w:rsidRPr="0049233F">
          <w:t>,</w:t>
        </w:r>
      </w:ins>
      <w:r w:rsidR="001A0F8C" w:rsidRPr="001A0F8C">
        <w:rPr>
          <w:i/>
        </w:rPr>
        <w:t>q</w:t>
      </w:r>
      <w:ins w:id="8605" w:author="The Si Tran" w:date="2012-12-06T21:18:00Z">
        <w:r w:rsidRPr="0049233F">
          <w:t>)</w:t>
        </w:r>
      </w:ins>
      <w:r w:rsidR="001A0F8C">
        <w:t>×</w:t>
      </w:r>
      <w:ins w:id="8606" w:author="The Si Tran" w:date="2012-12-06T21:18:00Z">
        <w:r w:rsidRPr="0049233F">
          <w:t>(</w:t>
        </w:r>
        <w:r w:rsidRPr="001A0F8C">
          <w:rPr>
            <w:i/>
          </w:rPr>
          <w:t>P</w:t>
        </w:r>
        <w:r w:rsidRPr="0049233F">
          <w:t>,</w:t>
        </w:r>
        <w:r w:rsidRPr="001A0F8C">
          <w:rPr>
            <w:i/>
          </w:rPr>
          <w:t>Q</w:t>
        </w:r>
        <w:r w:rsidRPr="0049233F">
          <w:t>,</w:t>
        </w:r>
        <w:r w:rsidRPr="001A0F8C">
          <w:rPr>
            <w:i/>
          </w:rPr>
          <w:t>D</w:t>
        </w:r>
        <w:r w:rsidRPr="0049233F">
          <w:t>)</w:t>
        </w:r>
      </w:ins>
      <w:r w:rsidR="001A0F8C">
        <w:rPr>
          <w:i/>
        </w:rPr>
        <w:t>s</w:t>
      </w:r>
      <w:ins w:id="8607" w:author="The Si Tran" w:date="2012-12-06T21:18:00Z">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08B61435" w:rsidR="00AC3890" w:rsidRPr="0049233F" w:rsidRDefault="00AC3890" w:rsidP="00AC3890">
      <w:pPr>
        <w:rPr>
          <w:ins w:id="8608" w:author="The Si Tran" w:date="2012-12-06T21:18:00Z"/>
          <w:szCs w:val="26"/>
        </w:rPr>
      </w:pPr>
      <w:ins w:id="8609" w:author="The Si Tran" w:date="2012-12-06T21:18:00Z">
        <w:r w:rsidRPr="0049233F">
          <w:rPr>
            <w:szCs w:val="26"/>
          </w:rPr>
          <w:t>Mô hình nơron nhân tạo ANN được xây dựng dựa trên mô phỏng bộ óc con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8610" w:author="The Si Tran" w:date="2012-12-06T21:18:00Z"/>
        </w:rPr>
      </w:pPr>
      <w:ins w:id="8611"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8612" w:author="The Si Tran" w:date="2012-12-06T21:18:00Z"/>
        </w:rPr>
        <w:pPrChange w:id="8613" w:author="The Si Tran" w:date="2012-12-16T08:37:00Z">
          <w:pPr>
            <w:pStyle w:val="ListParagraph"/>
            <w:numPr>
              <w:numId w:val="14"/>
            </w:numPr>
            <w:spacing w:after="0" w:line="259" w:lineRule="auto"/>
            <w:ind w:hanging="360"/>
          </w:pPr>
        </w:pPrChange>
      </w:pPr>
      <w:ins w:id="8614"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4C31E85B" w:rsidR="00AC3890" w:rsidRPr="0049233F" w:rsidRDefault="00AC3890">
      <w:pPr>
        <w:pStyle w:val="BuletL1"/>
        <w:rPr>
          <w:ins w:id="8615" w:author="The Si Tran" w:date="2012-12-06T21:18:00Z"/>
        </w:rPr>
        <w:pPrChange w:id="8616" w:author="The Si Tran" w:date="2012-12-16T08:38:00Z">
          <w:pPr>
            <w:pStyle w:val="ListParagraph"/>
            <w:numPr>
              <w:numId w:val="14"/>
            </w:numPr>
            <w:spacing w:after="0" w:line="259" w:lineRule="auto"/>
            <w:ind w:hanging="360"/>
          </w:pPr>
        </w:pPrChange>
      </w:pPr>
      <w:ins w:id="8617" w:author="The Si Tran" w:date="2012-12-06T21:18:00Z">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8618" w:author="The Si Tran" w:date="2012-12-16T08:38:00Z">
          <w:pPr>
            <w:pStyle w:val="Heading2"/>
          </w:pPr>
        </w:pPrChange>
      </w:pPr>
      <w:ins w:id="8619"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048D270B" w:rsidR="00EB028F" w:rsidRPr="000C119A" w:rsidRDefault="006C50E8">
      <w:pPr>
        <w:pStyle w:val="Heading2"/>
        <w:rPr>
          <w:ins w:id="8620" w:author="The Si Tran" w:date="2012-12-05T22:38:00Z"/>
          <w:szCs w:val="26"/>
        </w:rPr>
        <w:pPrChange w:id="8621" w:author="The Si Tran" w:date="2012-12-06T21:18:00Z">
          <w:pPr/>
        </w:pPrChange>
      </w:pPr>
      <w:bookmarkStart w:id="8622" w:name="_Toc343711237"/>
      <w:ins w:id="8623" w:author="The Si Tran" w:date="2012-12-06T21:18:00Z">
        <w:r w:rsidRPr="00911BBF">
          <w:rPr>
            <w:sz w:val="26"/>
            <w:szCs w:val="26"/>
          </w:rPr>
          <w:t xml:space="preserve">Mô hình kết hợp ARIMA và </w:t>
        </w:r>
      </w:ins>
      <w:r w:rsidR="00004494">
        <w:rPr>
          <w:sz w:val="26"/>
          <w:szCs w:val="26"/>
        </w:rPr>
        <w:t>m</w:t>
      </w:r>
      <w:r w:rsidR="001A0F8C">
        <w:rPr>
          <w:sz w:val="26"/>
          <w:szCs w:val="26"/>
        </w:rPr>
        <w:t>ạng n</w:t>
      </w:r>
      <w:ins w:id="8624" w:author="The Si Tran" w:date="2012-12-09T10:14:00Z">
        <w:r w:rsidR="00385B37">
          <w:rPr>
            <w:sz w:val="26"/>
            <w:szCs w:val="26"/>
          </w:rPr>
          <w:t>ơron</w:t>
        </w:r>
      </w:ins>
      <w:bookmarkEnd w:id="8622"/>
      <w:ins w:id="8625" w:author="The Si Tran" w:date="2012-12-06T21:18:00Z">
        <w:r w:rsidRPr="0049233F" w:rsidDel="006C50E8">
          <w:rPr>
            <w:sz w:val="26"/>
            <w:szCs w:val="26"/>
            <w:rPrChange w:id="8626" w:author="The Si Tran" w:date="2012-12-05T23:02:00Z">
              <w:rPr>
                <w:szCs w:val="26"/>
              </w:rPr>
            </w:rPrChange>
          </w:rPr>
          <w:t xml:space="preserve"> </w:t>
        </w:r>
      </w:ins>
      <w:del w:id="8627" w:author="The Si Tran" w:date="2012-12-06T21:18:00Z">
        <w:r w:rsidR="00BE62E1" w:rsidRPr="0049233F" w:rsidDel="006C50E8">
          <w:rPr>
            <w:sz w:val="26"/>
            <w:szCs w:val="26"/>
            <w:rPrChange w:id="8628" w:author="The Si Tran" w:date="2012-12-05T23:02:00Z">
              <w:rPr/>
            </w:rPrChange>
          </w:rPr>
          <w:delText>Phương thức kết hợp</w:delText>
        </w:r>
      </w:del>
      <w:del w:id="8629" w:author="The Si Tran" w:date="2012-12-11T23:40:00Z">
        <w:r w:rsidR="00BE62E1" w:rsidRPr="0049233F" w:rsidDel="00BD0062">
          <w:rPr>
            <w:sz w:val="26"/>
            <w:szCs w:val="26"/>
            <w:rPrChange w:id="8630" w:author="The Si Tran" w:date="2012-12-05T23:02:00Z">
              <w:rPr/>
            </w:rPrChange>
          </w:rPr>
          <w:delText>:</w:delText>
        </w:r>
      </w:del>
    </w:p>
    <w:p w14:paraId="178077CA" w14:textId="2E3E2741" w:rsidR="00EB028F" w:rsidRPr="0049233F" w:rsidRDefault="006552CD">
      <w:pPr>
        <w:rPr>
          <w:ins w:id="8631" w:author="The Si Tran" w:date="2012-12-05T22:38:00Z"/>
        </w:rPr>
      </w:pPr>
      <w:r>
        <w:t xml:space="preserve">Theo </w:t>
      </w:r>
      <w:ins w:id="8632" w:author="superchickend" w:date="2012-12-12T08:19:00Z">
        <w:r w:rsidRPr="00B7223D">
          <w:t xml:space="preserve">Jan Sterba, Katarina </w:t>
        </w:r>
      </w:ins>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ins w:id="8633" w:author="The Si Tran" w:date="2012-12-05T22:38:00Z">
        <w:r w:rsidR="00EB028F" w:rsidRPr="0049233F">
          <w:t>mỗi chuỗi thời gian gồm cả thành phần tuyến tính và thành phần phi tuyến:</w:t>
        </w:r>
      </w:ins>
    </w:p>
    <w:p w14:paraId="36804146" w14:textId="77777777" w:rsidR="00EB028F" w:rsidRPr="00BB4B46" w:rsidRDefault="003D6C9F" w:rsidP="00EB028F">
      <w:pPr>
        <w:ind w:left="720" w:firstLine="720"/>
        <w:rPr>
          <w:ins w:id="8634" w:author="The Si Tran" w:date="2012-12-05T22:38:00Z"/>
          <w:szCs w:val="26"/>
        </w:rPr>
      </w:pPr>
      <m:oMathPara>
        <m:oMathParaPr>
          <m:jc m:val="center"/>
        </m:oMathParaPr>
        <m:oMath>
          <m:sSub>
            <m:sSubPr>
              <m:ctrlPr>
                <w:ins w:id="8635" w:author="The Si Tran" w:date="2012-12-05T22:38:00Z">
                  <w:rPr>
                    <w:rFonts w:ascii="Cambria Math" w:hAnsi="Cambria Math"/>
                    <w:i/>
                    <w:szCs w:val="26"/>
                  </w:rPr>
                </w:ins>
              </m:ctrlPr>
            </m:sSubPr>
            <m:e>
              <w:ins w:id="8636" w:author="The Si Tran" w:date="2012-12-05T22:38:00Z">
                <m:r>
                  <w:rPr>
                    <w:rFonts w:ascii="Cambria Math" w:hAnsi="Cambria Math"/>
                    <w:szCs w:val="26"/>
                  </w:rPr>
                  <m:t>Y</m:t>
                </m:r>
              </w:ins>
            </m:e>
            <m:sub>
              <w:ins w:id="8637" w:author="The Si Tran" w:date="2012-12-05T22:38:00Z">
                <m:r>
                  <w:rPr>
                    <w:rFonts w:ascii="Cambria Math" w:hAnsi="Cambria Math"/>
                    <w:szCs w:val="26"/>
                  </w:rPr>
                  <m:t>t</m:t>
                </m:r>
              </w:ins>
            </m:sub>
          </m:sSub>
          <w:ins w:id="8638" w:author="The Si Tran" w:date="2012-12-05T22:38:00Z">
            <m:r>
              <w:rPr>
                <w:rFonts w:ascii="Cambria Math" w:hAnsi="Cambria Math"/>
                <w:szCs w:val="26"/>
              </w:rPr>
              <m:t>=</m:t>
            </m:r>
          </w:ins>
          <m:sSub>
            <m:sSubPr>
              <m:ctrlPr>
                <w:ins w:id="8639" w:author="The Si Tran" w:date="2012-12-05T22:38:00Z">
                  <w:rPr>
                    <w:rFonts w:ascii="Cambria Math" w:hAnsi="Cambria Math"/>
                    <w:i/>
                    <w:szCs w:val="26"/>
                  </w:rPr>
                </w:ins>
              </m:ctrlPr>
            </m:sSubPr>
            <m:e>
              <w:ins w:id="8640" w:author="The Si Tran" w:date="2012-12-05T22:38:00Z">
                <m:r>
                  <w:rPr>
                    <w:rFonts w:ascii="Cambria Math" w:hAnsi="Cambria Math"/>
                    <w:szCs w:val="26"/>
                  </w:rPr>
                  <m:t>L</m:t>
                </m:r>
              </w:ins>
            </m:e>
            <m:sub>
              <w:ins w:id="8641" w:author="The Si Tran" w:date="2012-12-05T22:38:00Z">
                <m:r>
                  <w:rPr>
                    <w:rFonts w:ascii="Cambria Math" w:hAnsi="Cambria Math"/>
                    <w:szCs w:val="26"/>
                  </w:rPr>
                  <m:t>t</m:t>
                </m:r>
              </w:ins>
            </m:sub>
          </m:sSub>
          <w:ins w:id="8642" w:author="The Si Tran" w:date="2012-12-05T22:38:00Z">
            <m:r>
              <w:rPr>
                <w:rFonts w:ascii="Cambria Math" w:hAnsi="Cambria Math"/>
                <w:szCs w:val="26"/>
              </w:rPr>
              <m:t>+</m:t>
            </m:r>
          </w:ins>
          <m:sSub>
            <m:sSubPr>
              <m:ctrlPr>
                <w:ins w:id="8643" w:author="The Si Tran" w:date="2012-12-05T22:38:00Z">
                  <w:rPr>
                    <w:rFonts w:ascii="Cambria Math" w:hAnsi="Cambria Math"/>
                    <w:i/>
                    <w:szCs w:val="26"/>
                  </w:rPr>
                </w:ins>
              </m:ctrlPr>
            </m:sSubPr>
            <m:e>
              <w:ins w:id="8644" w:author="The Si Tran" w:date="2012-12-05T22:38:00Z">
                <m:r>
                  <w:rPr>
                    <w:rFonts w:ascii="Cambria Math" w:hAnsi="Cambria Math"/>
                    <w:szCs w:val="26"/>
                  </w:rPr>
                  <m:t>N</m:t>
                </m:r>
              </w:ins>
            </m:e>
            <m:sub>
              <w:ins w:id="8645"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8646" w:author="The Si Tran" w:date="2012-12-05T22:38:00Z"/>
          <w:szCs w:val="26"/>
        </w:rPr>
      </w:pPr>
      <w:ins w:id="8647"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8648" w:author="The Si Tran" w:date="2012-12-05T22:38:00Z"/>
        </w:rPr>
        <w:pPrChange w:id="8649" w:author="The Si Tran" w:date="2012-12-16T17:33:00Z">
          <w:pPr/>
        </w:pPrChange>
      </w:pPr>
      <w:ins w:id="8650" w:author="The Si Tran" w:date="2012-12-05T22:38:00Z">
        <w:r w:rsidRPr="001A0F8C">
          <w:rPr>
            <w:i/>
          </w:rPr>
          <w:t>L</w:t>
        </w:r>
        <w:r w:rsidRPr="0049233F">
          <w:t>: biểu diễn thành phần tuyến tính của chuỗi thời gian</w:t>
        </w:r>
      </w:ins>
    </w:p>
    <w:p w14:paraId="6BE23331" w14:textId="48203B4F" w:rsidR="00EB028F" w:rsidRPr="0049233F" w:rsidRDefault="00EB028F">
      <w:pPr>
        <w:pStyle w:val="BuletL2"/>
        <w:rPr>
          <w:ins w:id="8651" w:author="The Si Tran" w:date="2012-12-05T22:38:00Z"/>
        </w:rPr>
        <w:pPrChange w:id="8652" w:author="The Si Tran" w:date="2012-12-16T17:33:00Z">
          <w:pPr/>
        </w:pPrChange>
      </w:pPr>
      <w:ins w:id="8653" w:author="The Si Tran" w:date="2012-12-05T22:38:00Z">
        <w:r w:rsidRPr="001A0F8C">
          <w:rPr>
            <w:i/>
          </w:rPr>
          <w:t>N</w:t>
        </w:r>
        <w:r w:rsidRPr="0049233F">
          <w:t>: biểu diễn thành phần phi tuyến của chuỗi thời gian</w:t>
        </w:r>
      </w:ins>
    </w:p>
    <w:p w14:paraId="5FD2C05B" w14:textId="77777777" w:rsidR="00EB028F" w:rsidRPr="0049233F" w:rsidRDefault="00EB028F">
      <w:pPr>
        <w:rPr>
          <w:ins w:id="8654" w:author="The Si Tran" w:date="2012-12-05T22:38:00Z"/>
          <w:rFonts w:eastAsiaTheme="minorEastAsia"/>
        </w:rPr>
      </w:pPr>
      <w:ins w:id="8655"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ins>
    </w:p>
    <w:p w14:paraId="332A5015" w14:textId="4E946F98" w:rsidR="00EB028F" w:rsidRPr="0049233F" w:rsidRDefault="00EB028F">
      <w:pPr>
        <w:rPr>
          <w:ins w:id="8656" w:author="The Si Tran" w:date="2012-12-05T22:38:00Z"/>
        </w:rPr>
      </w:pPr>
      <w:ins w:id="8657" w:author="The Si Tran" w:date="2012-12-05T22:38:00Z">
        <w:r w:rsidRPr="0049233F">
          <w:lastRenderedPageBreak/>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ins>
    </w:p>
    <w:p w14:paraId="794EF41E" w14:textId="75721329" w:rsidR="00EB028F" w:rsidRPr="0049233F" w:rsidRDefault="003D6C9F">
      <w:pPr>
        <w:jc w:val="center"/>
        <w:rPr>
          <w:ins w:id="8658" w:author="The Si Tran" w:date="2012-12-05T22:38:00Z"/>
          <w:rFonts w:eastAsiaTheme="minorEastAsia"/>
          <w:szCs w:val="26"/>
        </w:rPr>
        <w:pPrChange w:id="8659" w:author="The Si Tran" w:date="2012-12-14T06:25:00Z">
          <w:pPr/>
        </w:pPrChange>
      </w:pPr>
      <m:oMathPara>
        <m:oMath>
          <m:sSub>
            <m:sSubPr>
              <m:ctrlPr>
                <w:ins w:id="8660" w:author="The Si Tran" w:date="2012-12-05T22:38:00Z">
                  <w:rPr>
                    <w:rFonts w:ascii="Cambria Math" w:eastAsiaTheme="minorEastAsia" w:hAnsi="Cambria Math"/>
                    <w:i/>
                    <w:szCs w:val="26"/>
                  </w:rPr>
                </w:ins>
              </m:ctrlPr>
            </m:sSubPr>
            <m:e>
              <w:ins w:id="8661" w:author="The Si Tran" w:date="2012-12-05T22:38:00Z">
                <m:r>
                  <w:rPr>
                    <w:rFonts w:ascii="Cambria Math" w:eastAsiaTheme="minorEastAsia" w:hAnsi="Cambria Math"/>
                    <w:szCs w:val="26"/>
                  </w:rPr>
                  <m:t>e</m:t>
                </m:r>
              </w:ins>
            </m:e>
            <m:sub>
              <w:ins w:id="8662" w:author="The Si Tran" w:date="2012-12-05T22:38:00Z">
                <m:r>
                  <w:rPr>
                    <w:rFonts w:ascii="Cambria Math" w:eastAsiaTheme="minorEastAsia" w:hAnsi="Cambria Math"/>
                    <w:szCs w:val="26"/>
                  </w:rPr>
                  <m:t>t</m:t>
                </m:r>
              </w:ins>
            </m:sub>
          </m:sSub>
          <w:ins w:id="8663" w:author="The Si Tran" w:date="2012-12-05T22:38:00Z">
            <m:r>
              <w:rPr>
                <w:rFonts w:ascii="Cambria Math" w:eastAsiaTheme="minorEastAsia" w:hAnsi="Cambria Math"/>
                <w:szCs w:val="26"/>
              </w:rPr>
              <m:t>=f</m:t>
            </m:r>
          </w:ins>
          <m:d>
            <m:dPr>
              <m:ctrlPr>
                <w:ins w:id="8664" w:author="The Si Tran" w:date="2012-12-05T22:38:00Z">
                  <w:rPr>
                    <w:rFonts w:ascii="Cambria Math" w:eastAsiaTheme="minorEastAsia" w:hAnsi="Cambria Math"/>
                    <w:i/>
                    <w:szCs w:val="26"/>
                  </w:rPr>
                </w:ins>
              </m:ctrlPr>
            </m:dPr>
            <m:e>
              <m:sSub>
                <m:sSubPr>
                  <m:ctrlPr>
                    <w:ins w:id="8665" w:author="The Si Tran" w:date="2012-12-05T22:38:00Z">
                      <w:rPr>
                        <w:rFonts w:ascii="Cambria Math" w:eastAsiaTheme="minorEastAsia" w:hAnsi="Cambria Math"/>
                        <w:i/>
                        <w:szCs w:val="26"/>
                      </w:rPr>
                    </w:ins>
                  </m:ctrlPr>
                </m:sSubPr>
                <m:e>
                  <w:ins w:id="8666" w:author="The Si Tran" w:date="2012-12-05T22:38:00Z">
                    <m:r>
                      <w:rPr>
                        <w:rFonts w:ascii="Cambria Math" w:eastAsiaTheme="minorEastAsia" w:hAnsi="Cambria Math"/>
                        <w:szCs w:val="26"/>
                      </w:rPr>
                      <m:t>e</m:t>
                    </m:r>
                  </w:ins>
                </m:e>
                <m:sub>
                  <w:ins w:id="8667" w:author="The Si Tran" w:date="2012-12-05T22:38:00Z">
                    <m:r>
                      <w:rPr>
                        <w:rFonts w:ascii="Cambria Math" w:eastAsiaTheme="minorEastAsia" w:hAnsi="Cambria Math"/>
                        <w:szCs w:val="26"/>
                      </w:rPr>
                      <m:t>t-1</m:t>
                    </m:r>
                  </w:ins>
                </m:sub>
              </m:sSub>
              <w:ins w:id="8668" w:author="The Si Tran" w:date="2012-12-05T22:38:00Z">
                <m:r>
                  <w:rPr>
                    <w:rFonts w:ascii="Cambria Math" w:eastAsiaTheme="minorEastAsia" w:hAnsi="Cambria Math"/>
                    <w:szCs w:val="26"/>
                  </w:rPr>
                  <m:t xml:space="preserve">,  </m:t>
                </m:r>
              </w:ins>
              <m:sSub>
                <m:sSubPr>
                  <m:ctrlPr>
                    <w:ins w:id="8669" w:author="The Si Tran" w:date="2012-12-05T22:38:00Z">
                      <w:rPr>
                        <w:rFonts w:ascii="Cambria Math" w:eastAsiaTheme="minorEastAsia" w:hAnsi="Cambria Math"/>
                        <w:i/>
                        <w:szCs w:val="26"/>
                      </w:rPr>
                    </w:ins>
                  </m:ctrlPr>
                </m:sSubPr>
                <m:e>
                  <w:ins w:id="8670" w:author="The Si Tran" w:date="2012-12-05T22:38:00Z">
                    <m:r>
                      <w:rPr>
                        <w:rFonts w:ascii="Cambria Math" w:eastAsiaTheme="minorEastAsia" w:hAnsi="Cambria Math"/>
                        <w:szCs w:val="26"/>
                      </w:rPr>
                      <m:t>e</m:t>
                    </m:r>
                  </w:ins>
                </m:e>
                <m:sub>
                  <w:ins w:id="8671" w:author="The Si Tran" w:date="2012-12-05T22:38:00Z">
                    <m:r>
                      <w:rPr>
                        <w:rFonts w:ascii="Cambria Math" w:eastAsiaTheme="minorEastAsia" w:hAnsi="Cambria Math"/>
                        <w:szCs w:val="26"/>
                      </w:rPr>
                      <m:t>t-2</m:t>
                    </m:r>
                  </w:ins>
                </m:sub>
              </m:sSub>
              <w:ins w:id="8672" w:author="The Si Tran" w:date="2012-12-05T22:38:00Z">
                <m:r>
                  <w:rPr>
                    <w:rFonts w:ascii="Cambria Math" w:eastAsiaTheme="minorEastAsia" w:hAnsi="Cambria Math"/>
                    <w:szCs w:val="26"/>
                  </w:rPr>
                  <m:t xml:space="preserve">,…, </m:t>
                </m:r>
              </w:ins>
              <m:sSub>
                <m:sSubPr>
                  <m:ctrlPr>
                    <w:ins w:id="8673" w:author="The Si Tran" w:date="2012-12-05T22:38:00Z">
                      <w:rPr>
                        <w:rFonts w:ascii="Cambria Math" w:eastAsiaTheme="minorEastAsia" w:hAnsi="Cambria Math"/>
                        <w:i/>
                        <w:szCs w:val="26"/>
                      </w:rPr>
                    </w:ins>
                  </m:ctrlPr>
                </m:sSubPr>
                <m:e>
                  <w:ins w:id="8674" w:author="The Si Tran" w:date="2012-12-05T22:38:00Z">
                    <m:r>
                      <w:rPr>
                        <w:rFonts w:ascii="Cambria Math" w:eastAsiaTheme="minorEastAsia" w:hAnsi="Cambria Math"/>
                        <w:szCs w:val="26"/>
                      </w:rPr>
                      <m:t>e</m:t>
                    </m:r>
                  </w:ins>
                </m:e>
                <m:sub>
                  <w:ins w:id="8675" w:author="The Si Tran" w:date="2012-12-05T22:38:00Z">
                    <m:r>
                      <w:rPr>
                        <w:rFonts w:ascii="Cambria Math" w:eastAsiaTheme="minorEastAsia" w:hAnsi="Cambria Math"/>
                        <w:szCs w:val="26"/>
                      </w:rPr>
                      <m:t>t-n</m:t>
                    </m:r>
                  </w:ins>
                </m:sub>
              </m:sSub>
            </m:e>
          </m:d>
          <w:ins w:id="8676" w:author="The Si Tran" w:date="2012-12-05T22:38:00Z">
            <m:r>
              <w:rPr>
                <w:rFonts w:ascii="Cambria Math" w:eastAsiaTheme="minorEastAsia" w:hAnsi="Cambria Math"/>
                <w:szCs w:val="26"/>
              </w:rPr>
              <m:t xml:space="preserve">+ </m:t>
            </m:r>
          </w:ins>
          <m:sSub>
            <m:sSubPr>
              <m:ctrlPr>
                <w:ins w:id="8677" w:author="The Si Tran" w:date="2012-12-05T22:38:00Z">
                  <w:rPr>
                    <w:rFonts w:ascii="Cambria Math" w:eastAsiaTheme="minorEastAsia" w:hAnsi="Cambria Math"/>
                    <w:i/>
                    <w:szCs w:val="26"/>
                  </w:rPr>
                </w:ins>
              </m:ctrlPr>
            </m:sSubPr>
            <m:e>
              <w:ins w:id="8678" w:author="The Si Tran" w:date="2012-12-05T22:38:00Z">
                <m:r>
                  <w:rPr>
                    <w:rFonts w:ascii="Cambria Math" w:eastAsiaTheme="minorEastAsia" w:hAnsi="Cambria Math"/>
                    <w:szCs w:val="26"/>
                  </w:rPr>
                  <m:t>ε</m:t>
                </m:r>
              </w:ins>
            </m:e>
            <m:sub>
              <w:ins w:id="8679"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680" w:author="The Si Tran" w:date="2012-12-05T22:38:00Z"/>
        </w:rPr>
      </w:pPr>
      <w:ins w:id="8681"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682" w:author="The Si Tran" w:date="2012-12-05T22:38:00Z"/>
        </w:rPr>
      </w:pPr>
      <w:ins w:id="8683" w:author="The Si Tran" w:date="2012-12-05T22:38:00Z">
        <w:r w:rsidRPr="0049233F">
          <w:t>Sau khi mô hình đã được xây dựng, giá trị dự đoán từ hai mô hình thành phần là:</w:t>
        </w:r>
      </w:ins>
    </w:p>
    <w:p w14:paraId="24EACECF" w14:textId="34560B80" w:rsidR="00EB028F" w:rsidRPr="0049233F" w:rsidRDefault="003D6C9F">
      <w:pPr>
        <w:pStyle w:val="EquationIndex"/>
        <w:rPr>
          <w:ins w:id="8684" w:author="The Si Tran" w:date="2012-12-05T22:38:00Z"/>
        </w:rPr>
        <w:pPrChange w:id="8685" w:author="The Si Tran" w:date="2012-12-15T08:05:00Z">
          <w:pPr/>
        </w:pPrChange>
      </w:pPr>
      <m:oMathPara>
        <m:oMath>
          <m:sSub>
            <m:sSubPr>
              <m:ctrlPr>
                <w:ins w:id="8686" w:author="The Si Tran" w:date="2012-12-05T22:38:00Z">
                  <w:rPr>
                    <w:rFonts w:ascii="Cambria Math" w:hAnsi="Cambria Math"/>
                  </w:rPr>
                </w:ins>
              </m:ctrlPr>
            </m:sSubPr>
            <m:e>
              <m:acc>
                <m:accPr>
                  <m:ctrlPr>
                    <w:ins w:id="8687" w:author="The Si Tran" w:date="2012-12-05T22:38:00Z">
                      <w:rPr>
                        <w:rFonts w:ascii="Cambria Math" w:hAnsi="Cambria Math"/>
                      </w:rPr>
                    </w:ins>
                  </m:ctrlPr>
                </m:accPr>
                <m:e>
                  <w:ins w:id="8688" w:author="The Si Tran" w:date="2012-12-05T22:38:00Z">
                    <m:r>
                      <w:rPr>
                        <w:rFonts w:ascii="Cambria Math" w:hAnsi="Cambria Math"/>
                      </w:rPr>
                      <m:t>Y</m:t>
                    </m:r>
                  </w:ins>
                </m:e>
              </m:acc>
            </m:e>
            <m:sub>
              <w:ins w:id="8689" w:author="The Si Tran" w:date="2012-12-05T22:38:00Z">
                <m:r>
                  <w:rPr>
                    <w:rFonts w:ascii="Cambria Math" w:hAnsi="Cambria Math"/>
                  </w:rPr>
                  <m:t>t</m:t>
                </m:r>
              </w:ins>
            </m:sub>
          </m:sSub>
          <w:ins w:id="8690" w:author="The Si Tran" w:date="2012-12-05T22:38:00Z">
            <m:r>
              <m:rPr>
                <m:sty m:val="p"/>
              </m:rPr>
              <w:rPr>
                <w:rFonts w:ascii="Cambria Math" w:hAnsi="Cambria Math"/>
              </w:rPr>
              <m:t>=</m:t>
            </m:r>
          </w:ins>
          <m:sSub>
            <m:sSubPr>
              <m:ctrlPr>
                <w:ins w:id="8691" w:author="The Si Tran" w:date="2012-12-05T22:38:00Z">
                  <w:rPr>
                    <w:rFonts w:ascii="Cambria Math" w:hAnsi="Cambria Math"/>
                  </w:rPr>
                </w:ins>
              </m:ctrlPr>
            </m:sSubPr>
            <m:e>
              <m:acc>
                <m:accPr>
                  <m:ctrlPr>
                    <w:ins w:id="8692" w:author="The Si Tran" w:date="2012-12-05T22:38:00Z">
                      <w:rPr>
                        <w:rFonts w:ascii="Cambria Math" w:hAnsi="Cambria Math"/>
                      </w:rPr>
                    </w:ins>
                  </m:ctrlPr>
                </m:accPr>
                <m:e>
                  <w:ins w:id="8693" w:author="The Si Tran" w:date="2012-12-05T22:38:00Z">
                    <m:r>
                      <w:rPr>
                        <w:rFonts w:ascii="Cambria Math" w:hAnsi="Cambria Math"/>
                      </w:rPr>
                      <m:t>L</m:t>
                    </m:r>
                  </w:ins>
                </m:e>
              </m:acc>
            </m:e>
            <m:sub>
              <w:ins w:id="8694" w:author="The Si Tran" w:date="2012-12-05T22:38:00Z">
                <m:r>
                  <w:rPr>
                    <w:rFonts w:ascii="Cambria Math" w:hAnsi="Cambria Math"/>
                  </w:rPr>
                  <m:t>t</m:t>
                </m:r>
              </w:ins>
            </m:sub>
          </m:sSub>
          <w:ins w:id="8695" w:author="The Si Tran" w:date="2012-12-05T22:38:00Z">
            <m:r>
              <m:rPr>
                <m:sty m:val="p"/>
              </m:rPr>
              <w:rPr>
                <w:rFonts w:ascii="Cambria Math" w:hAnsi="Cambria Math"/>
              </w:rPr>
              <m:t>+</m:t>
            </m:r>
          </w:ins>
          <m:sSub>
            <m:sSubPr>
              <m:ctrlPr>
                <w:ins w:id="8696" w:author="The Si Tran" w:date="2012-12-05T22:38:00Z">
                  <w:rPr>
                    <w:rFonts w:ascii="Cambria Math" w:hAnsi="Cambria Math"/>
                  </w:rPr>
                </w:ins>
              </m:ctrlPr>
            </m:sSubPr>
            <m:e>
              <m:acc>
                <m:accPr>
                  <m:ctrlPr>
                    <w:ins w:id="8697" w:author="The Si Tran" w:date="2012-12-05T22:38:00Z">
                      <w:rPr>
                        <w:rFonts w:ascii="Cambria Math" w:hAnsi="Cambria Math"/>
                      </w:rPr>
                    </w:ins>
                  </m:ctrlPr>
                </m:accPr>
                <m:e>
                  <w:ins w:id="8698" w:author="The Si Tran" w:date="2012-12-05T22:38:00Z">
                    <m:r>
                      <w:rPr>
                        <w:rFonts w:ascii="Cambria Math" w:hAnsi="Cambria Math"/>
                      </w:rPr>
                      <m:t>N</m:t>
                    </m:r>
                  </w:ins>
                </m:e>
              </m:acc>
            </m:e>
            <m:sub>
              <w:ins w:id="8699" w:author="The Si Tran" w:date="2012-12-05T22:38:00Z">
                <m:r>
                  <w:rPr>
                    <w:rFonts w:ascii="Cambria Math" w:hAnsi="Cambria Math"/>
                  </w:rPr>
                  <m:t>t</m:t>
                </m:r>
              </w:ins>
            </m:sub>
          </m:sSub>
        </m:oMath>
      </m:oMathPara>
    </w:p>
    <w:p w14:paraId="5F0C8FDF" w14:textId="77777777" w:rsidR="00EB028F" w:rsidRPr="0049233F" w:rsidRDefault="00EB028F" w:rsidP="00EB028F">
      <w:pPr>
        <w:rPr>
          <w:ins w:id="8700" w:author="The Si Tran" w:date="2012-12-05T22:38:00Z"/>
          <w:rFonts w:eastAsiaTheme="minorEastAsia"/>
          <w:szCs w:val="26"/>
        </w:rPr>
      </w:pPr>
      <w:ins w:id="8701"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702" w:author="The Si Tran" w:date="2012-12-05T22:38:00Z"/>
          <w:rFonts w:eastAsiaTheme="minorEastAsia"/>
          <w:szCs w:val="26"/>
        </w:rPr>
      </w:pPr>
      <w:ins w:id="8703" w:author="The Si Tran" w:date="2012-12-05T22:38:00Z">
        <w:r w:rsidRPr="002B1464">
          <w:rPr>
            <w:rFonts w:eastAsiaTheme="minorEastAsia"/>
            <w:noProof/>
            <w:szCs w:val="26"/>
            <w:rPrChange w:id="8704" w:author="Unknown">
              <w:rPr>
                <w:noProof/>
              </w:rPr>
            </w:rPrChange>
          </w:rPr>
          <mc:AlternateContent>
            <mc:Choice Requires="wpc">
              <w:drawing>
                <wp:inline distT="0" distB="0" distL="0" distR="0" wp14:anchorId="541CD821" wp14:editId="713F0CEA">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3D6C9F" w:rsidRPr="000C3A28" w:rsidRDefault="003D6C9F">
                                <w:pPr>
                                  <w:pStyle w:val="BangBody"/>
                                  <w:pPrChange w:id="8705" w:author="The Si Tran" w:date="2012-12-16T10:20:00Z">
                                    <w:pPr>
                                      <w:spacing w:line="240" w:lineRule="auto"/>
                                      <w:jc w:val="center"/>
                                    </w:pPr>
                                  </w:pPrChange>
                                </w:pPr>
                                <w:r w:rsidRPr="00DF53A6">
                                  <w:rPr>
                                    <w:rFonts w:eastAsia="MS Mincho"/>
                                    <w:sz w:val="26"/>
                                    <w:szCs w:val="26"/>
                                    <w:rPrChange w:id="8706"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3D6C9F" w:rsidRDefault="003D6C9F">
                                <w:pPr>
                                  <w:pStyle w:val="NormalWeb"/>
                                  <w:spacing w:before="0" w:beforeAutospacing="0" w:after="0" w:afterAutospacing="0"/>
                                  <w:ind w:firstLine="0"/>
                                  <w:jc w:val="center"/>
                                  <w:pPrChange w:id="8707"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3D6C9F" w:rsidRDefault="003D6C9F">
                                <w:pPr>
                                  <w:pStyle w:val="NormalWeb"/>
                                  <w:spacing w:before="0" w:beforeAutospacing="0" w:after="0" w:afterAutospacing="0"/>
                                  <w:ind w:firstLine="0"/>
                                  <w:jc w:val="center"/>
                                  <w:pPrChange w:id="8708"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3D6C9F" w:rsidRDefault="003D6C9F"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3D6C9F" w:rsidRPr="00993A8B" w:rsidRDefault="003D6C9F"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062"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">
                  <v:shape id="_x0000_s1063" type="#_x0000_t75" style="position:absolute;width:54864;height:27432;visibility:visible;mso-wrap-style:square">
                    <v:fill o:detectmouseclick="t"/>
                    <v:path o:connecttype="none"/>
                  </v:shape>
                  <v:shape id="Text Box 12" o:spid="_x0000_s1064"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3D6C9F" w:rsidRPr="000C3A28" w:rsidRDefault="003D6C9F">
                          <w:pPr>
                            <w:pStyle w:val="BangBody"/>
                            <w:pPrChange w:id="8709" w:author="The Si Tran" w:date="2012-12-16T10:20:00Z">
                              <w:pPr>
                                <w:spacing w:line="240" w:lineRule="auto"/>
                                <w:jc w:val="center"/>
                              </w:pPr>
                            </w:pPrChange>
                          </w:pPr>
                          <w:r w:rsidRPr="00DF53A6">
                            <w:rPr>
                              <w:rFonts w:eastAsia="MS Mincho"/>
                              <w:sz w:val="26"/>
                              <w:szCs w:val="26"/>
                              <w:rPrChange w:id="8710" w:author="The Si Tran" w:date="2012-12-16T10:20:00Z">
                                <w:rPr/>
                              </w:rPrChange>
                            </w:rPr>
                            <w:t>Time series</w:t>
                          </w:r>
                          <w:r w:rsidRPr="00032D83">
                            <w:t xml:space="preserve"> data</w:t>
                          </w:r>
                        </w:p>
                      </w:txbxContent>
                    </v:textbox>
                  </v:shape>
                  <v:shape id="Text Box 3" o:spid="_x0000_s1065"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3D6C9F" w:rsidRDefault="003D6C9F">
                          <w:pPr>
                            <w:pStyle w:val="NormalWeb"/>
                            <w:spacing w:before="0" w:beforeAutospacing="0" w:after="0" w:afterAutospacing="0"/>
                            <w:ind w:firstLine="0"/>
                            <w:jc w:val="center"/>
                            <w:pPrChange w:id="8711"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066"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3D6C9F" w:rsidRDefault="003D6C9F">
                          <w:pPr>
                            <w:pStyle w:val="NormalWeb"/>
                            <w:spacing w:before="0" w:beforeAutospacing="0" w:after="0" w:afterAutospacing="0"/>
                            <w:ind w:firstLine="0"/>
                            <w:jc w:val="center"/>
                            <w:pPrChange w:id="8712"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067"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3D6C9F" w:rsidRDefault="003D6C9F" w:rsidP="00DF53A6">
                          <w:pPr>
                            <w:pStyle w:val="NormalWeb"/>
                            <w:spacing w:before="0" w:beforeAutospacing="0" w:after="0" w:afterAutospacing="0" w:line="254" w:lineRule="auto"/>
                            <w:ind w:firstLine="0"/>
                            <w:jc w:val="center"/>
                          </w:pPr>
                          <w:r>
                            <w:rPr>
                              <w:rFonts w:eastAsia="Calibri"/>
                              <w:sz w:val="22"/>
                            </w:rPr>
                            <w:t>Forecast</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3D6C9F" w:rsidRPr="00993A8B" w:rsidRDefault="003D6C9F"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EEE2C53" w:rsidR="00EB028F" w:rsidRPr="000A51F8" w:rsidRDefault="001C2225">
      <w:pPr>
        <w:pStyle w:val="Hinh"/>
        <w:rPr>
          <w:ins w:id="8713" w:author="The Si Tran" w:date="2012-12-11T23:40:00Z"/>
          <w:rPrChange w:id="8714" w:author="The Si Tran" w:date="2012-12-16T17:34:00Z">
            <w:rPr>
              <w:ins w:id="8715" w:author="The Si Tran" w:date="2012-12-11T23:40:00Z"/>
            </w:rPr>
          </w:rPrChange>
        </w:rPr>
        <w:pPrChange w:id="8716" w:author="The Si Tran" w:date="2012-12-16T17:34:00Z">
          <w:pPr/>
        </w:pPrChange>
      </w:pPr>
      <w:bookmarkStart w:id="8717" w:name="_Toc343711405"/>
      <w:ins w:id="8718" w:author="The Si Tran" w:date="2012-12-11T23:40:00Z">
        <w:r w:rsidRPr="000A51F8">
          <w:rPr>
            <w:rStyle w:val="HinhChar"/>
            <w:rFonts w:cs="Times New Roman"/>
            <w:bCs/>
            <w:rPrChange w:id="8719" w:author="The Si Tran" w:date="2012-12-16T17:34:00Z">
              <w:rPr>
                <w:rStyle w:val="HinhChar"/>
                <w:b/>
                <w:bCs w:val="0"/>
              </w:rPr>
            </w:rPrChange>
          </w:rPr>
          <w:t>Hình 5.1</w:t>
        </w:r>
        <w:r w:rsidRPr="00032D83">
          <w:t xml:space="preserve"> </w:t>
        </w:r>
      </w:ins>
      <w:ins w:id="8720" w:author="The Si Tran" w:date="2012-12-16T10:21:00Z">
        <w:r w:rsidR="00DF53A6" w:rsidRPr="000C3A28">
          <w:t>Mô hình k</w:t>
        </w:r>
        <w:r w:rsidR="00DF53A6" w:rsidRPr="00941798">
          <w:t>ế</w:t>
        </w:r>
        <w:r w:rsidR="00DF53A6" w:rsidRPr="000A51F8">
          <w:rPr>
            <w:rPrChange w:id="8721" w:author="The Si Tran" w:date="2012-12-16T17:34:00Z">
              <w:rPr>
                <w:bCs/>
              </w:rPr>
            </w:rPrChange>
          </w:rPr>
          <w:t xml:space="preserve">t hợp ARIMA và </w:t>
        </w:r>
      </w:ins>
      <w:r w:rsidR="001A0F8C">
        <w:t>mạng n</w:t>
      </w:r>
      <w:ins w:id="8722" w:author="The Si Tran" w:date="2012-12-16T10:21:00Z">
        <w:r w:rsidR="00DF53A6" w:rsidRPr="00941798">
          <w:t>ơron</w:t>
        </w:r>
      </w:ins>
      <w:bookmarkEnd w:id="8717"/>
    </w:p>
    <w:p w14:paraId="6A3F304C" w14:textId="77777777" w:rsidR="001C2225" w:rsidRPr="001C2225" w:rsidRDefault="001C2225">
      <w:pPr>
        <w:pStyle w:val="Hinh"/>
        <w:rPr>
          <w:ins w:id="8723" w:author="The Si Tran" w:date="2012-12-05T22:38:00Z"/>
          <w:rPrChange w:id="8724" w:author="The Si Tran" w:date="2012-12-11T23:40:00Z">
            <w:rPr>
              <w:ins w:id="8725" w:author="The Si Tran" w:date="2012-12-05T22:38:00Z"/>
              <w:rFonts w:eastAsiaTheme="minorEastAsia"/>
              <w:szCs w:val="26"/>
            </w:rPr>
          </w:rPrChange>
        </w:rPr>
        <w:pPrChange w:id="8726" w:author="The Si Tran" w:date="2012-12-16T10:10:00Z">
          <w:pPr/>
        </w:pPrChange>
      </w:pPr>
    </w:p>
    <w:p w14:paraId="70068F6D" w14:textId="622732E2" w:rsidR="00D139B5" w:rsidRPr="00032D83" w:rsidRDefault="00EB028F">
      <w:pPr>
        <w:rPr>
          <w:ins w:id="8727" w:author="The Si Tran" w:date="2012-12-12T07:57:00Z"/>
        </w:rPr>
        <w:pPrChange w:id="8728" w:author="The Si Tran" w:date="2012-12-16T17:34:00Z">
          <w:pPr>
            <w:spacing w:before="0" w:after="200" w:line="276" w:lineRule="auto"/>
            <w:jc w:val="left"/>
          </w:pPr>
        </w:pPrChange>
      </w:pPr>
      <w:ins w:id="8729"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0C3A28" w:rsidDel="00D139B5" w:rsidRDefault="00EB028F">
      <w:pPr>
        <w:rPr>
          <w:del w:id="8730" w:author="The Si Tran" w:date="2012-12-12T07:57:00Z"/>
        </w:rPr>
        <w:pPrChange w:id="8731" w:author="The Si Tran" w:date="2012-12-05T22:37:00Z">
          <w:pPr>
            <w:pStyle w:val="Heading2"/>
          </w:pPr>
        </w:pPrChange>
      </w:pPr>
      <w:bookmarkStart w:id="8732" w:name="_Toc343083660"/>
      <w:bookmarkStart w:id="8733" w:name="_Toc343083874"/>
      <w:bookmarkStart w:id="8734" w:name="_Toc343084085"/>
      <w:bookmarkStart w:id="8735" w:name="_Toc343220844"/>
      <w:bookmarkStart w:id="8736" w:name="_Toc343232349"/>
      <w:bookmarkStart w:id="8737" w:name="_Toc343232762"/>
      <w:bookmarkStart w:id="8738" w:name="_Toc343233047"/>
      <w:bookmarkStart w:id="8739" w:name="_Toc343415552"/>
      <w:bookmarkStart w:id="8740" w:name="_Toc343415848"/>
      <w:bookmarkStart w:id="8741" w:name="_Toc343452507"/>
      <w:bookmarkStart w:id="8742" w:name="_Toc343461297"/>
      <w:bookmarkStart w:id="8743" w:name="_Toc343494184"/>
      <w:bookmarkStart w:id="8744" w:name="_Toc343494396"/>
      <w:bookmarkStart w:id="8745" w:name="_Toc343495169"/>
      <w:bookmarkStart w:id="8746" w:name="_Toc343660396"/>
      <w:bookmarkStart w:id="8747" w:name="_Toc343660610"/>
      <w:bookmarkStart w:id="8748" w:name="_Toc343711238"/>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p>
    <w:p w14:paraId="4C673B03" w14:textId="77777777" w:rsidR="00BE62E1" w:rsidRPr="00032D83" w:rsidDel="006F07F0" w:rsidRDefault="00BE62E1" w:rsidP="00BE62E1">
      <w:pPr>
        <w:ind w:left="720"/>
        <w:rPr>
          <w:del w:id="8749" w:author="The Si Tran" w:date="2012-12-05T22:36:00Z"/>
        </w:rPr>
      </w:pPr>
      <w:del w:id="8750" w:author="The Si Tran" w:date="2012-12-05T22:36:00Z">
        <w:r w:rsidRPr="003E4DFC" w:rsidDel="006F07F0">
          <w:rPr>
            <w:rPrChange w:id="8751" w:author="The Si Tran" w:date="2012-12-16T09:44:00Z">
              <w:rPr>
                <w:rFonts w:cs="Arial"/>
                <w:b/>
                <w:bCs/>
                <w:iCs/>
                <w:sz w:val="28"/>
                <w:szCs w:val="26"/>
              </w:rPr>
            </w:rPrChange>
          </w:rPr>
          <w:delText>Ta biểu diễn chuỗi thời gian tổng quát theo công thức như bên dưới:</w:delText>
        </w:r>
        <w:bookmarkStart w:id="8752" w:name="_Toc343083661"/>
        <w:bookmarkStart w:id="8753" w:name="_Toc343083875"/>
        <w:bookmarkStart w:id="8754" w:name="_Toc343084086"/>
        <w:bookmarkStart w:id="8755" w:name="_Toc343220845"/>
        <w:bookmarkStart w:id="8756" w:name="_Toc343232350"/>
        <w:bookmarkStart w:id="8757" w:name="_Toc343232763"/>
        <w:bookmarkStart w:id="8758" w:name="_Toc343233048"/>
        <w:bookmarkStart w:id="8759" w:name="_Toc343415553"/>
        <w:bookmarkStart w:id="8760" w:name="_Toc343415849"/>
        <w:bookmarkStart w:id="8761" w:name="_Toc343452508"/>
        <w:bookmarkStart w:id="8762" w:name="_Toc343461298"/>
        <w:bookmarkStart w:id="8763" w:name="_Toc343494185"/>
        <w:bookmarkStart w:id="8764" w:name="_Toc343494397"/>
        <w:bookmarkStart w:id="8765" w:name="_Toc343495170"/>
        <w:bookmarkStart w:id="8766" w:name="_Toc343660397"/>
        <w:bookmarkStart w:id="8767" w:name="_Toc343660611"/>
        <w:bookmarkStart w:id="8768" w:name="_Toc343711239"/>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del>
    </w:p>
    <w:p w14:paraId="2F4FCE23" w14:textId="77777777" w:rsidR="00BE62E1" w:rsidRPr="00032D83" w:rsidDel="006F07F0" w:rsidRDefault="00BE62E1" w:rsidP="00BE62E1">
      <w:pPr>
        <w:ind w:left="720"/>
        <w:rPr>
          <w:del w:id="8769" w:author="The Si Tran" w:date="2012-12-05T22:36:00Z"/>
        </w:rPr>
      </w:pPr>
      <w:del w:id="8770" w:author="The Si Tran" w:date="2012-12-05T22:36:00Z">
        <w:r w:rsidRPr="003E4DFC" w:rsidDel="006F07F0">
          <w:rPr>
            <w:rPrChange w:id="8771" w:author="The Si Tran" w:date="2012-12-16T09:44:00Z">
              <w:rPr>
                <w:rFonts w:cs="Arial"/>
                <w:b/>
                <w:bCs/>
                <w:iCs/>
                <w:sz w:val="28"/>
                <w:szCs w:val="26"/>
              </w:rPr>
            </w:rPrChange>
          </w:rPr>
          <w:tab/>
          <w:delText>yt  = Lt  + Nt</w:delText>
        </w:r>
        <w:bookmarkStart w:id="8772" w:name="_Toc343083662"/>
        <w:bookmarkStart w:id="8773" w:name="_Toc343083876"/>
        <w:bookmarkStart w:id="8774" w:name="_Toc343084087"/>
        <w:bookmarkStart w:id="8775" w:name="_Toc343220846"/>
        <w:bookmarkStart w:id="8776" w:name="_Toc343232351"/>
        <w:bookmarkStart w:id="8777" w:name="_Toc343232764"/>
        <w:bookmarkStart w:id="8778" w:name="_Toc343233049"/>
        <w:bookmarkStart w:id="8779" w:name="_Toc343415554"/>
        <w:bookmarkStart w:id="8780" w:name="_Toc343415850"/>
        <w:bookmarkStart w:id="8781" w:name="_Toc343452509"/>
        <w:bookmarkStart w:id="8782" w:name="_Toc343461299"/>
        <w:bookmarkStart w:id="8783" w:name="_Toc343494186"/>
        <w:bookmarkStart w:id="8784" w:name="_Toc343494398"/>
        <w:bookmarkStart w:id="8785" w:name="_Toc343495171"/>
        <w:bookmarkStart w:id="8786" w:name="_Toc343660398"/>
        <w:bookmarkStart w:id="8787" w:name="_Toc343660612"/>
        <w:bookmarkStart w:id="8788" w:name="_Toc343711240"/>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del>
    </w:p>
    <w:p w14:paraId="23A3EBB5" w14:textId="77777777" w:rsidR="00BE62E1" w:rsidRPr="00032D83" w:rsidDel="006F07F0" w:rsidRDefault="00BE62E1" w:rsidP="00BE62E1">
      <w:pPr>
        <w:ind w:left="720"/>
        <w:rPr>
          <w:del w:id="8789" w:author="The Si Tran" w:date="2012-12-05T22:36:00Z"/>
        </w:rPr>
      </w:pPr>
      <w:del w:id="8790" w:author="The Si Tran" w:date="2012-12-05T22:36:00Z">
        <w:r w:rsidRPr="003E4DFC" w:rsidDel="006F07F0">
          <w:rPr>
            <w:rPrChange w:id="8791" w:author="The Si Tran" w:date="2012-12-16T09:44:00Z">
              <w:rPr>
                <w:rFonts w:cs="Arial"/>
                <w:b/>
                <w:bCs/>
                <w:iCs/>
                <w:sz w:val="28"/>
                <w:szCs w:val="26"/>
              </w:rPr>
            </w:rPrChange>
          </w:rPr>
          <w:delText>trong đó:</w:delText>
        </w:r>
        <w:bookmarkStart w:id="8792" w:name="_Toc343083663"/>
        <w:bookmarkStart w:id="8793" w:name="_Toc343083877"/>
        <w:bookmarkStart w:id="8794" w:name="_Toc343084088"/>
        <w:bookmarkStart w:id="8795" w:name="_Toc343220847"/>
        <w:bookmarkStart w:id="8796" w:name="_Toc343232352"/>
        <w:bookmarkStart w:id="8797" w:name="_Toc343232765"/>
        <w:bookmarkStart w:id="8798" w:name="_Toc343233050"/>
        <w:bookmarkStart w:id="8799" w:name="_Toc343415555"/>
        <w:bookmarkStart w:id="8800" w:name="_Toc343415851"/>
        <w:bookmarkStart w:id="8801" w:name="_Toc343452510"/>
        <w:bookmarkStart w:id="8802" w:name="_Toc343461300"/>
        <w:bookmarkStart w:id="8803" w:name="_Toc343494187"/>
        <w:bookmarkStart w:id="8804" w:name="_Toc343494399"/>
        <w:bookmarkStart w:id="8805" w:name="_Toc343495172"/>
        <w:bookmarkStart w:id="8806" w:name="_Toc343660399"/>
        <w:bookmarkStart w:id="8807" w:name="_Toc343660613"/>
        <w:bookmarkStart w:id="8808" w:name="_Toc34371124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del>
    </w:p>
    <w:p w14:paraId="6296542C" w14:textId="77777777" w:rsidR="00BE62E1" w:rsidRPr="00032D83" w:rsidDel="006F07F0" w:rsidRDefault="00BE62E1" w:rsidP="00BE62E1">
      <w:pPr>
        <w:ind w:left="720"/>
        <w:rPr>
          <w:del w:id="8809" w:author="The Si Tran" w:date="2012-12-05T22:36:00Z"/>
        </w:rPr>
      </w:pPr>
      <w:del w:id="8810" w:author="The Si Tran" w:date="2012-12-05T22:36:00Z">
        <w:r w:rsidRPr="003E4DFC" w:rsidDel="006F07F0">
          <w:rPr>
            <w:rPrChange w:id="8811" w:author="The Si Tran" w:date="2012-12-16T09:44:00Z">
              <w:rPr>
                <w:rFonts w:cs="Arial"/>
                <w:b/>
                <w:bCs/>
                <w:iCs/>
                <w:sz w:val="28"/>
                <w:szCs w:val="26"/>
              </w:rPr>
            </w:rPrChange>
          </w:rPr>
          <w:tab/>
          <w:delText>L : biểu diễn thành phần tuyến tính của chuỗi thời gian</w:delText>
        </w:r>
        <w:bookmarkStart w:id="8812" w:name="_Toc343083664"/>
        <w:bookmarkStart w:id="8813" w:name="_Toc343083878"/>
        <w:bookmarkStart w:id="8814" w:name="_Toc343084089"/>
        <w:bookmarkStart w:id="8815" w:name="_Toc343220848"/>
        <w:bookmarkStart w:id="8816" w:name="_Toc343232353"/>
        <w:bookmarkStart w:id="8817" w:name="_Toc343232766"/>
        <w:bookmarkStart w:id="8818" w:name="_Toc343233051"/>
        <w:bookmarkStart w:id="8819" w:name="_Toc343415556"/>
        <w:bookmarkStart w:id="8820" w:name="_Toc343415852"/>
        <w:bookmarkStart w:id="8821" w:name="_Toc343452511"/>
        <w:bookmarkStart w:id="8822" w:name="_Toc343461301"/>
        <w:bookmarkStart w:id="8823" w:name="_Toc343494188"/>
        <w:bookmarkStart w:id="8824" w:name="_Toc343494400"/>
        <w:bookmarkStart w:id="8825" w:name="_Toc343495173"/>
        <w:bookmarkStart w:id="8826" w:name="_Toc343660400"/>
        <w:bookmarkStart w:id="8827" w:name="_Toc343660614"/>
        <w:bookmarkStart w:id="8828" w:name="_Toc343711242"/>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del>
    </w:p>
    <w:p w14:paraId="3C27F885" w14:textId="77777777" w:rsidR="00BE62E1" w:rsidRPr="00032D83" w:rsidDel="006F07F0" w:rsidRDefault="00BE62E1" w:rsidP="00BE62E1">
      <w:pPr>
        <w:ind w:left="720"/>
        <w:rPr>
          <w:del w:id="8829" w:author="The Si Tran" w:date="2012-12-05T22:36:00Z"/>
        </w:rPr>
      </w:pPr>
      <w:del w:id="8830" w:author="The Si Tran" w:date="2012-12-05T22:36:00Z">
        <w:r w:rsidRPr="003E4DFC" w:rsidDel="006F07F0">
          <w:rPr>
            <w:rPrChange w:id="8831" w:author="The Si Tran" w:date="2012-12-16T09:44:00Z">
              <w:rPr>
                <w:rFonts w:cs="Arial"/>
                <w:b/>
                <w:bCs/>
                <w:iCs/>
                <w:sz w:val="28"/>
                <w:szCs w:val="28"/>
              </w:rPr>
            </w:rPrChange>
          </w:rPr>
          <w:tab/>
          <w:delText>N: biểu diễn thành phần phi tuyến của chuỗi thời gian</w:delText>
        </w:r>
        <w:bookmarkStart w:id="8832" w:name="_Toc343083665"/>
        <w:bookmarkStart w:id="8833" w:name="_Toc343083879"/>
        <w:bookmarkStart w:id="8834" w:name="_Toc343084090"/>
        <w:bookmarkStart w:id="8835" w:name="_Toc343220849"/>
        <w:bookmarkStart w:id="8836" w:name="_Toc343232354"/>
        <w:bookmarkStart w:id="8837" w:name="_Toc343232767"/>
        <w:bookmarkStart w:id="8838" w:name="_Toc343233052"/>
        <w:bookmarkStart w:id="8839" w:name="_Toc343415557"/>
        <w:bookmarkStart w:id="8840" w:name="_Toc343415853"/>
        <w:bookmarkStart w:id="8841" w:name="_Toc343452512"/>
        <w:bookmarkStart w:id="8842" w:name="_Toc343461302"/>
        <w:bookmarkStart w:id="8843" w:name="_Toc343494189"/>
        <w:bookmarkStart w:id="8844" w:name="_Toc343494401"/>
        <w:bookmarkStart w:id="8845" w:name="_Toc343495174"/>
        <w:bookmarkStart w:id="8846" w:name="_Toc343660401"/>
        <w:bookmarkStart w:id="8847" w:name="_Toc343660615"/>
        <w:bookmarkStart w:id="8848" w:name="_Toc343711243"/>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del>
    </w:p>
    <w:p w14:paraId="6475ECAB" w14:textId="77777777" w:rsidR="00711ADB" w:rsidRPr="003E4DFC" w:rsidDel="006F07F0" w:rsidRDefault="00711ADB" w:rsidP="00BE62E1">
      <w:pPr>
        <w:ind w:left="720"/>
        <w:rPr>
          <w:del w:id="8849" w:author="The Si Tran" w:date="2012-12-05T22:36:00Z"/>
        </w:rPr>
      </w:pPr>
      <w:bookmarkStart w:id="8850" w:name="_Toc343083666"/>
      <w:bookmarkStart w:id="8851" w:name="_Toc343083880"/>
      <w:bookmarkStart w:id="8852" w:name="_Toc343084091"/>
      <w:bookmarkStart w:id="8853" w:name="_Toc343220850"/>
      <w:bookmarkStart w:id="8854" w:name="_Toc343232355"/>
      <w:bookmarkStart w:id="8855" w:name="_Toc343232768"/>
      <w:bookmarkStart w:id="8856" w:name="_Toc343233053"/>
      <w:bookmarkStart w:id="8857" w:name="_Toc343415558"/>
      <w:bookmarkStart w:id="8858" w:name="_Toc343415854"/>
      <w:bookmarkStart w:id="8859" w:name="_Toc343452513"/>
      <w:bookmarkStart w:id="8860" w:name="_Toc343461303"/>
      <w:bookmarkStart w:id="8861" w:name="_Toc343494190"/>
      <w:bookmarkStart w:id="8862" w:name="_Toc343494402"/>
      <w:bookmarkStart w:id="8863" w:name="_Toc343495175"/>
      <w:bookmarkStart w:id="8864" w:name="_Toc343660402"/>
      <w:bookmarkStart w:id="8865" w:name="_Toc343660616"/>
      <w:bookmarkStart w:id="8866" w:name="_Toc343711244"/>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p>
    <w:p w14:paraId="1B053A9C" w14:textId="77777777" w:rsidR="00711ADB" w:rsidRPr="00032D83" w:rsidDel="006F07F0" w:rsidRDefault="00711ADB" w:rsidP="00BE62E1">
      <w:pPr>
        <w:ind w:left="720"/>
        <w:rPr>
          <w:del w:id="8867" w:author="The Si Tran" w:date="2012-12-05T22:36:00Z"/>
        </w:rPr>
      </w:pPr>
      <w:del w:id="8868" w:author="The Si Tran" w:date="2012-12-05T22:36:00Z">
        <w:r w:rsidRPr="003E4DFC" w:rsidDel="006F07F0">
          <w:rPr>
            <w:rPrChange w:id="8869"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870" w:name="_Toc343083667"/>
        <w:bookmarkStart w:id="8871" w:name="_Toc343083881"/>
        <w:bookmarkStart w:id="8872" w:name="_Toc343084092"/>
        <w:bookmarkStart w:id="8873" w:name="_Toc343220851"/>
        <w:bookmarkStart w:id="8874" w:name="_Toc343232356"/>
        <w:bookmarkStart w:id="8875" w:name="_Toc343232769"/>
        <w:bookmarkStart w:id="8876" w:name="_Toc343233054"/>
        <w:bookmarkStart w:id="8877" w:name="_Toc343415559"/>
        <w:bookmarkStart w:id="8878" w:name="_Toc343415855"/>
        <w:bookmarkStart w:id="8879" w:name="_Toc343452514"/>
        <w:bookmarkStart w:id="8880" w:name="_Toc343461304"/>
        <w:bookmarkStart w:id="8881" w:name="_Toc343494191"/>
        <w:bookmarkStart w:id="8882" w:name="_Toc343494403"/>
        <w:bookmarkStart w:id="8883" w:name="_Toc343495176"/>
        <w:bookmarkStart w:id="8884" w:name="_Toc343660403"/>
        <w:bookmarkStart w:id="8885" w:name="_Toc343660617"/>
        <w:bookmarkStart w:id="8886" w:name="_Toc343711245"/>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del>
    </w:p>
    <w:p w14:paraId="32A62806" w14:textId="77777777" w:rsidR="00711ADB" w:rsidRPr="00032D83" w:rsidDel="006F07F0" w:rsidRDefault="00711ADB" w:rsidP="00BE62E1">
      <w:pPr>
        <w:ind w:left="720"/>
        <w:rPr>
          <w:del w:id="8887" w:author="The Si Tran" w:date="2012-12-05T22:36:00Z"/>
        </w:rPr>
      </w:pPr>
      <w:del w:id="8888" w:author="The Si Tran" w:date="2012-12-05T22:36:00Z">
        <w:r w:rsidRPr="003E4DFC" w:rsidDel="006F07F0">
          <w:rPr>
            <w:rPrChange w:id="8889" w:author="The Si Tran" w:date="2012-12-16T09:44:00Z">
              <w:rPr>
                <w:rFonts w:cs="Arial"/>
                <w:b/>
                <w:bCs/>
                <w:iCs/>
                <w:sz w:val="28"/>
                <w:szCs w:val="28"/>
              </w:rPr>
            </w:rPrChange>
          </w:rPr>
          <w:tab/>
          <w:delText xml:space="preserve">et   = yt  - ^Lt </w:delText>
        </w:r>
        <w:bookmarkStart w:id="8890" w:name="_Toc343083668"/>
        <w:bookmarkStart w:id="8891" w:name="_Toc343083882"/>
        <w:bookmarkStart w:id="8892" w:name="_Toc343084093"/>
        <w:bookmarkStart w:id="8893" w:name="_Toc343220852"/>
        <w:bookmarkStart w:id="8894" w:name="_Toc343232357"/>
        <w:bookmarkStart w:id="8895" w:name="_Toc343232770"/>
        <w:bookmarkStart w:id="8896" w:name="_Toc343233055"/>
        <w:bookmarkStart w:id="8897" w:name="_Toc343415560"/>
        <w:bookmarkStart w:id="8898" w:name="_Toc343415856"/>
        <w:bookmarkStart w:id="8899" w:name="_Toc343452515"/>
        <w:bookmarkStart w:id="8900" w:name="_Toc343461305"/>
        <w:bookmarkStart w:id="8901" w:name="_Toc343494192"/>
        <w:bookmarkStart w:id="8902" w:name="_Toc343494404"/>
        <w:bookmarkStart w:id="8903" w:name="_Toc343495177"/>
        <w:bookmarkStart w:id="8904" w:name="_Toc343660404"/>
        <w:bookmarkStart w:id="8905" w:name="_Toc343660618"/>
        <w:bookmarkStart w:id="8906" w:name="_Toc343711246"/>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del>
    </w:p>
    <w:p w14:paraId="2B5A2E3F" w14:textId="77777777" w:rsidR="00711ADB" w:rsidRPr="00032D83" w:rsidDel="006F07F0" w:rsidRDefault="00711ADB" w:rsidP="00BE62E1">
      <w:pPr>
        <w:ind w:left="720"/>
        <w:rPr>
          <w:del w:id="8907" w:author="The Si Tran" w:date="2012-12-05T22:36:00Z"/>
        </w:rPr>
      </w:pPr>
      <w:del w:id="8908" w:author="The Si Tran" w:date="2012-12-05T22:36:00Z">
        <w:r w:rsidRPr="003E4DFC" w:rsidDel="006F07F0">
          <w:rPr>
            <w:rPrChange w:id="8909" w:author="The Si Tran" w:date="2012-12-16T09:44:00Z">
              <w:rPr>
                <w:rFonts w:cs="Arial"/>
                <w:b/>
                <w:bCs/>
                <w:iCs/>
                <w:sz w:val="28"/>
                <w:szCs w:val="28"/>
              </w:rPr>
            </w:rPrChange>
          </w:rPr>
          <w:delText>trong đó:</w:delText>
        </w:r>
        <w:bookmarkStart w:id="8910" w:name="_Toc343083669"/>
        <w:bookmarkStart w:id="8911" w:name="_Toc343083883"/>
        <w:bookmarkStart w:id="8912" w:name="_Toc343084094"/>
        <w:bookmarkStart w:id="8913" w:name="_Toc343220853"/>
        <w:bookmarkStart w:id="8914" w:name="_Toc343232358"/>
        <w:bookmarkStart w:id="8915" w:name="_Toc343232771"/>
        <w:bookmarkStart w:id="8916" w:name="_Toc343233056"/>
        <w:bookmarkStart w:id="8917" w:name="_Toc343415561"/>
        <w:bookmarkStart w:id="8918" w:name="_Toc343415857"/>
        <w:bookmarkStart w:id="8919" w:name="_Toc343452516"/>
        <w:bookmarkStart w:id="8920" w:name="_Toc343461306"/>
        <w:bookmarkStart w:id="8921" w:name="_Toc343494193"/>
        <w:bookmarkStart w:id="8922" w:name="_Toc343494405"/>
        <w:bookmarkStart w:id="8923" w:name="_Toc343495178"/>
        <w:bookmarkStart w:id="8924" w:name="_Toc343660405"/>
        <w:bookmarkStart w:id="8925" w:name="_Toc343660619"/>
        <w:bookmarkStart w:id="8926" w:name="_Toc343711247"/>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del>
    </w:p>
    <w:p w14:paraId="3DACE5FA" w14:textId="77777777" w:rsidR="00711ADB" w:rsidRPr="00032D83" w:rsidDel="006F07F0" w:rsidRDefault="00711ADB" w:rsidP="00BE62E1">
      <w:pPr>
        <w:ind w:left="720"/>
        <w:rPr>
          <w:del w:id="8927" w:author="The Si Tran" w:date="2012-12-05T22:36:00Z"/>
        </w:rPr>
      </w:pPr>
      <w:del w:id="8928" w:author="The Si Tran" w:date="2012-12-05T22:36:00Z">
        <w:r w:rsidRPr="003E4DFC" w:rsidDel="006F07F0">
          <w:rPr>
            <w:rPrChange w:id="8929" w:author="The Si Tran" w:date="2012-12-16T09:44:00Z">
              <w:rPr>
                <w:rFonts w:cs="Arial"/>
                <w:b/>
                <w:bCs/>
                <w:iCs/>
                <w:sz w:val="28"/>
                <w:szCs w:val="28"/>
              </w:rPr>
            </w:rPrChange>
          </w:rPr>
          <w:tab/>
          <w:delText xml:space="preserve">et : là thành phần lỗi của mô hình ARIMA </w:delText>
        </w:r>
        <w:bookmarkStart w:id="8930" w:name="_Toc343083670"/>
        <w:bookmarkStart w:id="8931" w:name="_Toc343083884"/>
        <w:bookmarkStart w:id="8932" w:name="_Toc343084095"/>
        <w:bookmarkStart w:id="8933" w:name="_Toc343220854"/>
        <w:bookmarkStart w:id="8934" w:name="_Toc343232359"/>
        <w:bookmarkStart w:id="8935" w:name="_Toc343232772"/>
        <w:bookmarkStart w:id="8936" w:name="_Toc343233057"/>
        <w:bookmarkStart w:id="8937" w:name="_Toc343415562"/>
        <w:bookmarkStart w:id="8938" w:name="_Toc343415858"/>
        <w:bookmarkStart w:id="8939" w:name="_Toc343452517"/>
        <w:bookmarkStart w:id="8940" w:name="_Toc343461307"/>
        <w:bookmarkStart w:id="8941" w:name="_Toc343494194"/>
        <w:bookmarkStart w:id="8942" w:name="_Toc343494406"/>
        <w:bookmarkStart w:id="8943" w:name="_Toc343495179"/>
        <w:bookmarkStart w:id="8944" w:name="_Toc343660406"/>
        <w:bookmarkStart w:id="8945" w:name="_Toc343660620"/>
        <w:bookmarkStart w:id="8946" w:name="_Toc343711248"/>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del>
    </w:p>
    <w:p w14:paraId="2CFF7F6A" w14:textId="77777777" w:rsidR="006A21F7" w:rsidRPr="00032D83" w:rsidDel="006F07F0" w:rsidRDefault="00711ADB" w:rsidP="005A22B0">
      <w:pPr>
        <w:rPr>
          <w:del w:id="8947" w:author="The Si Tran" w:date="2012-12-05T22:36:00Z"/>
        </w:rPr>
      </w:pPr>
      <w:del w:id="8948" w:author="The Si Tran" w:date="2012-12-05T22:36:00Z">
        <w:r w:rsidRPr="003E4DFC" w:rsidDel="006F07F0">
          <w:rPr>
            <w:rPrChange w:id="8949" w:author="The Si Tran" w:date="2012-12-16T09:44:00Z">
              <w:rPr>
                <w:rFonts w:cs="Arial"/>
                <w:b/>
                <w:bCs/>
                <w:iCs/>
                <w:sz w:val="28"/>
                <w:szCs w:val="28"/>
              </w:rPr>
            </w:rPrChange>
          </w:rPr>
          <w:tab/>
          <w:delText>Bước tiếp theo, ta dùng mô hình ANN để phân tích thành phần lỗi bên trên</w:delText>
        </w:r>
        <w:bookmarkStart w:id="8950" w:name="_Toc343083671"/>
        <w:bookmarkStart w:id="8951" w:name="_Toc343083885"/>
        <w:bookmarkStart w:id="8952" w:name="_Toc343084096"/>
        <w:bookmarkStart w:id="8953" w:name="_Toc343220855"/>
        <w:bookmarkStart w:id="8954" w:name="_Toc343232360"/>
        <w:bookmarkStart w:id="8955" w:name="_Toc343232773"/>
        <w:bookmarkStart w:id="8956" w:name="_Toc343233058"/>
        <w:bookmarkStart w:id="8957" w:name="_Toc343415563"/>
        <w:bookmarkStart w:id="8958" w:name="_Toc343415859"/>
        <w:bookmarkStart w:id="8959" w:name="_Toc343452518"/>
        <w:bookmarkStart w:id="8960" w:name="_Toc343461308"/>
        <w:bookmarkStart w:id="8961" w:name="_Toc343494195"/>
        <w:bookmarkStart w:id="8962" w:name="_Toc343494407"/>
        <w:bookmarkStart w:id="8963" w:name="_Toc343495180"/>
        <w:bookmarkStart w:id="8964" w:name="_Toc343660407"/>
        <w:bookmarkStart w:id="8965" w:name="_Toc343660621"/>
        <w:bookmarkStart w:id="8966" w:name="_Toc3437112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del>
    </w:p>
    <w:p w14:paraId="60C7C5F2" w14:textId="77777777" w:rsidR="00711ADB" w:rsidRPr="00032D83" w:rsidDel="006F07F0" w:rsidRDefault="00711ADB" w:rsidP="005A22B0">
      <w:pPr>
        <w:rPr>
          <w:del w:id="8967" w:author="The Si Tran" w:date="2012-12-05T22:36:00Z"/>
        </w:rPr>
      </w:pPr>
      <w:del w:id="8968" w:author="The Si Tran" w:date="2012-12-05T22:36:00Z">
        <w:r w:rsidRPr="003E4DFC" w:rsidDel="006F07F0">
          <w:rPr>
            <w:rPrChange w:id="8969" w:author="The Si Tran" w:date="2012-12-16T09:44:00Z">
              <w:rPr>
                <w:rFonts w:cs="Arial"/>
                <w:b/>
                <w:bCs/>
                <w:iCs/>
                <w:sz w:val="28"/>
                <w:szCs w:val="28"/>
              </w:rPr>
            </w:rPrChange>
          </w:rPr>
          <w:tab/>
        </w:r>
        <w:r w:rsidRPr="003E4DFC" w:rsidDel="006F07F0">
          <w:rPr>
            <w:rPrChange w:id="8970" w:author="The Si Tran" w:date="2012-12-16T09:44:00Z">
              <w:rPr>
                <w:rFonts w:cs="Arial"/>
                <w:b/>
                <w:bCs/>
                <w:iCs/>
                <w:sz w:val="28"/>
                <w:szCs w:val="28"/>
              </w:rPr>
            </w:rPrChange>
          </w:rPr>
          <w:tab/>
          <w:delText>et = f(et−1;et−2;:::;et−n)+ t</w:delText>
        </w:r>
        <w:bookmarkStart w:id="8971" w:name="_Toc343083672"/>
        <w:bookmarkStart w:id="8972" w:name="_Toc343083886"/>
        <w:bookmarkStart w:id="8973" w:name="_Toc343084097"/>
        <w:bookmarkStart w:id="8974" w:name="_Toc343220856"/>
        <w:bookmarkStart w:id="8975" w:name="_Toc343232361"/>
        <w:bookmarkStart w:id="8976" w:name="_Toc343232774"/>
        <w:bookmarkStart w:id="8977" w:name="_Toc343233059"/>
        <w:bookmarkStart w:id="8978" w:name="_Toc343415564"/>
        <w:bookmarkStart w:id="8979" w:name="_Toc343415860"/>
        <w:bookmarkStart w:id="8980" w:name="_Toc343452519"/>
        <w:bookmarkStart w:id="8981" w:name="_Toc343461309"/>
        <w:bookmarkStart w:id="8982" w:name="_Toc343494196"/>
        <w:bookmarkStart w:id="8983" w:name="_Toc343494408"/>
        <w:bookmarkStart w:id="8984" w:name="_Toc343495181"/>
        <w:bookmarkStart w:id="8985" w:name="_Toc343660408"/>
        <w:bookmarkStart w:id="8986" w:name="_Toc343660622"/>
        <w:bookmarkStart w:id="8987" w:name="_Toc34371125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del>
    </w:p>
    <w:p w14:paraId="6B01B6D8" w14:textId="77777777" w:rsidR="00711ADB" w:rsidRPr="00032D83" w:rsidDel="006F07F0" w:rsidRDefault="00711ADB" w:rsidP="005A22B0">
      <w:pPr>
        <w:rPr>
          <w:del w:id="8988" w:author="The Si Tran" w:date="2012-12-05T22:36:00Z"/>
        </w:rPr>
      </w:pPr>
      <w:del w:id="8989" w:author="The Si Tran" w:date="2012-12-05T22:36:00Z">
        <w:r w:rsidRPr="003E4DFC" w:rsidDel="006F07F0">
          <w:rPr>
            <w:rPrChange w:id="8990" w:author="The Si Tran" w:date="2012-12-16T09:44:00Z">
              <w:rPr>
                <w:rFonts w:cs="Arial"/>
                <w:b/>
                <w:bCs/>
                <w:iCs/>
                <w:sz w:val="28"/>
                <w:szCs w:val="28"/>
              </w:rPr>
            </w:rPrChange>
          </w:rPr>
          <w:tab/>
          <w:delText>ta thu được kết quả dự đoán của chuỗi thời gian như sau:</w:delText>
        </w:r>
        <w:bookmarkStart w:id="8991" w:name="_Toc343083673"/>
        <w:bookmarkStart w:id="8992" w:name="_Toc343083887"/>
        <w:bookmarkStart w:id="8993" w:name="_Toc343084098"/>
        <w:bookmarkStart w:id="8994" w:name="_Toc343220857"/>
        <w:bookmarkStart w:id="8995" w:name="_Toc343232362"/>
        <w:bookmarkStart w:id="8996" w:name="_Toc343232775"/>
        <w:bookmarkStart w:id="8997" w:name="_Toc343233060"/>
        <w:bookmarkStart w:id="8998" w:name="_Toc343415565"/>
        <w:bookmarkStart w:id="8999" w:name="_Toc343415861"/>
        <w:bookmarkStart w:id="9000" w:name="_Toc343452520"/>
        <w:bookmarkStart w:id="9001" w:name="_Toc343461310"/>
        <w:bookmarkStart w:id="9002" w:name="_Toc343494197"/>
        <w:bookmarkStart w:id="9003" w:name="_Toc343494409"/>
        <w:bookmarkStart w:id="9004" w:name="_Toc343495182"/>
        <w:bookmarkStart w:id="9005" w:name="_Toc343660409"/>
        <w:bookmarkStart w:id="9006" w:name="_Toc343660623"/>
        <w:bookmarkStart w:id="9007" w:name="_Toc343711251"/>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del>
    </w:p>
    <w:p w14:paraId="3BD065D2" w14:textId="77777777" w:rsidR="00711ADB" w:rsidRPr="00032D83" w:rsidDel="006F07F0" w:rsidRDefault="00165810" w:rsidP="005A22B0">
      <w:pPr>
        <w:rPr>
          <w:del w:id="9008" w:author="The Si Tran" w:date="2012-12-05T22:36:00Z"/>
        </w:rPr>
      </w:pPr>
      <w:del w:id="9009" w:author="The Si Tran" w:date="2012-12-05T22:36:00Z">
        <w:r w:rsidRPr="003E4DFC" w:rsidDel="006F07F0">
          <w:rPr>
            <w:rPrChange w:id="9010" w:author="The Si Tran" w:date="2012-12-16T09:44:00Z">
              <w:rPr>
                <w:rFonts w:cs="Arial"/>
                <w:b/>
                <w:bCs/>
                <w:iCs/>
                <w:sz w:val="28"/>
                <w:szCs w:val="28"/>
              </w:rPr>
            </w:rPrChange>
          </w:rPr>
          <w:tab/>
        </w:r>
        <w:r w:rsidRPr="003E4DFC" w:rsidDel="006F07F0">
          <w:rPr>
            <w:rPrChange w:id="9011" w:author="The Si Tran" w:date="2012-12-16T09:44:00Z">
              <w:rPr>
                <w:rFonts w:cs="Arial"/>
                <w:b/>
                <w:bCs/>
                <w:iCs/>
                <w:sz w:val="28"/>
                <w:szCs w:val="28"/>
              </w:rPr>
            </w:rPrChange>
          </w:rPr>
          <w:tab/>
          <w:delText>^yt = ^Lt + ^Nt</w:delText>
        </w:r>
        <w:r w:rsidR="00E47F01" w:rsidRPr="003E4DFC" w:rsidDel="006F07F0">
          <w:rPr>
            <w:rPrChange w:id="9012" w:author="The Si Tran" w:date="2012-12-16T09:44:00Z">
              <w:rPr>
                <w:rFonts w:cs="Arial"/>
                <w:b/>
                <w:bCs/>
                <w:iCs/>
                <w:sz w:val="28"/>
                <w:szCs w:val="28"/>
                <w:vertAlign w:val="subscript"/>
              </w:rPr>
            </w:rPrChange>
          </w:rPr>
          <w:delText xml:space="preserve"> </w:delText>
        </w:r>
        <w:bookmarkStart w:id="9013" w:name="_Toc343083674"/>
        <w:bookmarkStart w:id="9014" w:name="_Toc343083888"/>
        <w:bookmarkStart w:id="9015" w:name="_Toc343084099"/>
        <w:bookmarkStart w:id="9016" w:name="_Toc343220858"/>
        <w:bookmarkStart w:id="9017" w:name="_Toc343232363"/>
        <w:bookmarkStart w:id="9018" w:name="_Toc343232776"/>
        <w:bookmarkStart w:id="9019" w:name="_Toc343233061"/>
        <w:bookmarkStart w:id="9020" w:name="_Toc343415566"/>
        <w:bookmarkStart w:id="9021" w:name="_Toc343415862"/>
        <w:bookmarkStart w:id="9022" w:name="_Toc343452521"/>
        <w:bookmarkStart w:id="9023" w:name="_Toc343461311"/>
        <w:bookmarkStart w:id="9024" w:name="_Toc343494198"/>
        <w:bookmarkStart w:id="9025" w:name="_Toc343494410"/>
        <w:bookmarkStart w:id="9026" w:name="_Toc343495183"/>
        <w:bookmarkStart w:id="9027" w:name="_Toc343660410"/>
        <w:bookmarkStart w:id="9028" w:name="_Toc343660624"/>
        <w:bookmarkStart w:id="9029" w:name="_Toc34371125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del>
    </w:p>
    <w:p w14:paraId="44DEEBC0" w14:textId="77777777" w:rsidR="00E47F01" w:rsidRPr="00032D83" w:rsidDel="006F07F0" w:rsidRDefault="00E47F01" w:rsidP="005A22B0">
      <w:pPr>
        <w:rPr>
          <w:del w:id="9030" w:author="The Si Tran" w:date="2012-12-05T22:36:00Z"/>
        </w:rPr>
      </w:pPr>
      <w:del w:id="9031" w:author="The Si Tran" w:date="2012-12-05T22:36:00Z">
        <w:r w:rsidRPr="003E4DFC" w:rsidDel="006F07F0">
          <w:rPr>
            <w:rPrChange w:id="9032" w:author="The Si Tran" w:date="2012-12-16T09:44:00Z">
              <w:rPr>
                <w:rFonts w:cs="Arial"/>
                <w:b/>
                <w:bCs/>
                <w:iCs/>
                <w:sz w:val="28"/>
                <w:szCs w:val="28"/>
              </w:rPr>
            </w:rPrChange>
          </w:rPr>
          <w:tab/>
        </w:r>
        <w:bookmarkStart w:id="9033" w:name="_Toc343083675"/>
        <w:bookmarkStart w:id="9034" w:name="_Toc343083889"/>
        <w:bookmarkStart w:id="9035" w:name="_Toc343084100"/>
        <w:bookmarkStart w:id="9036" w:name="_Toc343220859"/>
        <w:bookmarkStart w:id="9037" w:name="_Toc343232364"/>
        <w:bookmarkStart w:id="9038" w:name="_Toc343232777"/>
        <w:bookmarkStart w:id="9039" w:name="_Toc343233062"/>
        <w:bookmarkStart w:id="9040" w:name="_Toc343415567"/>
        <w:bookmarkStart w:id="9041" w:name="_Toc343415863"/>
        <w:bookmarkStart w:id="9042" w:name="_Toc343452522"/>
        <w:bookmarkStart w:id="9043" w:name="_Toc343461312"/>
        <w:bookmarkStart w:id="9044" w:name="_Toc343494199"/>
        <w:bookmarkStart w:id="9045" w:name="_Toc343494411"/>
        <w:bookmarkStart w:id="9046" w:name="_Toc343495184"/>
        <w:bookmarkStart w:id="9047" w:name="_Toc343660411"/>
        <w:bookmarkStart w:id="9048" w:name="_Toc343660625"/>
        <w:bookmarkStart w:id="9049" w:name="_Toc343711253"/>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del>
    </w:p>
    <w:p w14:paraId="37070303" w14:textId="77777777" w:rsidR="006A21F7" w:rsidRPr="003E4DFC" w:rsidDel="006F07F0" w:rsidRDefault="006A21F7" w:rsidP="005A22B0">
      <w:pPr>
        <w:rPr>
          <w:del w:id="9050" w:author="The Si Tran" w:date="2012-12-05T22:36:00Z"/>
        </w:rPr>
      </w:pPr>
      <w:bookmarkStart w:id="9051" w:name="_Toc343083676"/>
      <w:bookmarkStart w:id="9052" w:name="_Toc343083890"/>
      <w:bookmarkStart w:id="9053" w:name="_Toc343084101"/>
      <w:bookmarkStart w:id="9054" w:name="_Toc343220860"/>
      <w:bookmarkStart w:id="9055" w:name="_Toc343232365"/>
      <w:bookmarkStart w:id="9056" w:name="_Toc343232778"/>
      <w:bookmarkStart w:id="9057" w:name="_Toc343233063"/>
      <w:bookmarkStart w:id="9058" w:name="_Toc343415568"/>
      <w:bookmarkStart w:id="9059" w:name="_Toc343415864"/>
      <w:bookmarkStart w:id="9060" w:name="_Toc343452523"/>
      <w:bookmarkStart w:id="9061" w:name="_Toc343461313"/>
      <w:bookmarkStart w:id="9062" w:name="_Toc343494200"/>
      <w:bookmarkStart w:id="9063" w:name="_Toc343494412"/>
      <w:bookmarkStart w:id="9064" w:name="_Toc343495185"/>
      <w:bookmarkStart w:id="9065" w:name="_Toc343660412"/>
      <w:bookmarkStart w:id="9066" w:name="_Toc343660626"/>
      <w:bookmarkStart w:id="9067" w:name="_Toc343711254"/>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p>
    <w:p w14:paraId="230B50E6" w14:textId="77777777" w:rsidR="00783FDB" w:rsidRPr="003E4DFC" w:rsidDel="006F07F0" w:rsidRDefault="00783FDB">
      <w:pPr>
        <w:spacing w:before="0" w:after="200" w:line="276" w:lineRule="auto"/>
        <w:jc w:val="left"/>
        <w:rPr>
          <w:del w:id="9068" w:author="The Si Tran" w:date="2012-12-05T22:36:00Z"/>
          <w:rPrChange w:id="9069" w:author="The Si Tran" w:date="2012-12-16T09:44:00Z">
            <w:rPr>
              <w:del w:id="9070" w:author="The Si Tran" w:date="2012-12-05T22:36:00Z"/>
              <w:b/>
              <w:bCs/>
              <w:kern w:val="32"/>
              <w:sz w:val="32"/>
              <w:szCs w:val="32"/>
            </w:rPr>
          </w:rPrChange>
        </w:rPr>
      </w:pPr>
      <w:del w:id="9071" w:author="The Si Tran" w:date="2012-12-05T22:36:00Z">
        <w:r w:rsidRPr="003E4DFC" w:rsidDel="006F07F0">
          <w:rPr>
            <w:rPrChange w:id="9072" w:author="The Si Tran" w:date="2012-12-16T09:44:00Z">
              <w:rPr>
                <w:rFonts w:cs="Arial"/>
                <w:b/>
                <w:bCs/>
                <w:iCs/>
                <w:sz w:val="28"/>
                <w:szCs w:val="28"/>
              </w:rPr>
            </w:rPrChange>
          </w:rPr>
          <w:br w:type="page"/>
        </w:r>
      </w:del>
    </w:p>
    <w:p w14:paraId="042B53FC" w14:textId="20C549AD" w:rsidR="00EA14F5" w:rsidRPr="000064E1" w:rsidRDefault="007C00DC">
      <w:pPr>
        <w:pStyle w:val="Heading1"/>
        <w:rPr>
          <w:ins w:id="9073" w:author="The Si Tran" w:date="2012-12-09T14:49:00Z"/>
          <w:rPrChange w:id="9074" w:author="The Si Tran" w:date="2012-12-12T13:58:00Z">
            <w:rPr>
              <w:ins w:id="9075" w:author="The Si Tran" w:date="2012-12-09T14:49:00Z"/>
              <w:rFonts w:cs="Times New Roman"/>
              <w:sz w:val="26"/>
              <w:szCs w:val="26"/>
            </w:rPr>
          </w:rPrChange>
        </w:rPr>
        <w:pPrChange w:id="9076" w:author="The Si Tran" w:date="2012-12-16T09:44:00Z">
          <w:pPr>
            <w:pStyle w:val="Heading1"/>
            <w:jc w:val="left"/>
          </w:pPr>
        </w:pPrChange>
      </w:pPr>
      <w:ins w:id="9077" w:author="superchickend" w:date="2012-12-16T14:59:00Z">
        <w:r>
          <w:t xml:space="preserve">    </w:t>
        </w:r>
      </w:ins>
      <w:bookmarkStart w:id="9078" w:name="_Toc343711255"/>
      <w:ins w:id="9079" w:author="The Si Tran" w:date="2012-12-06T21:19:00Z">
        <w:r w:rsidR="00EF77AD" w:rsidRPr="003E4DFC">
          <w:rPr>
            <w:rPrChange w:id="9080" w:author="The Si Tran" w:date="2012-12-16T09:44:00Z">
              <w:rPr>
                <w:rFonts w:cs="Times New Roman"/>
                <w:sz w:val="26"/>
                <w:szCs w:val="26"/>
              </w:rPr>
            </w:rPrChange>
          </w:rPr>
          <w:t>KẾT</w:t>
        </w:r>
        <w:r w:rsidR="00EF77AD" w:rsidRPr="000064E1">
          <w:rPr>
            <w:rPrChange w:id="9081" w:author="The Si Tran" w:date="2012-12-12T13:58:00Z">
              <w:rPr>
                <w:rFonts w:cs="Times New Roman"/>
                <w:sz w:val="26"/>
                <w:szCs w:val="26"/>
              </w:rPr>
            </w:rPrChange>
          </w:rPr>
          <w:t xml:space="preserve"> QUẢ</w:t>
        </w:r>
      </w:ins>
      <w:del w:id="9082" w:author="The Si Tran" w:date="2012-12-06T21:19:00Z">
        <w:r w:rsidR="00EA14F5" w:rsidRPr="000064E1" w:rsidDel="00EF77AD">
          <w:rPr>
            <w:rPrChange w:id="9083" w:author="The Si Tran" w:date="2012-12-12T13:58:00Z">
              <w:rPr>
                <w:rFonts w:cs="Times New Roman"/>
                <w:iCs/>
                <w:kern w:val="0"/>
                <w:sz w:val="28"/>
                <w:szCs w:val="28"/>
              </w:rPr>
            </w:rPrChange>
          </w:rPr>
          <w:delText>HIỆN THỰC VÀ</w:delText>
        </w:r>
      </w:del>
      <w:r w:rsidR="00EA14F5" w:rsidRPr="000064E1">
        <w:rPr>
          <w:rPrChange w:id="9084" w:author="The Si Tran" w:date="2012-12-12T13:58:00Z">
            <w:rPr>
              <w:rFonts w:cs="Times New Roman"/>
              <w:iCs/>
              <w:kern w:val="0"/>
              <w:sz w:val="28"/>
              <w:szCs w:val="28"/>
            </w:rPr>
          </w:rPrChange>
        </w:rPr>
        <w:t xml:space="preserve"> THỰC NGHIỆM</w:t>
      </w:r>
      <w:bookmarkEnd w:id="9078"/>
    </w:p>
    <w:p w14:paraId="0D41A884" w14:textId="77777777" w:rsidR="00C83C77" w:rsidRDefault="00256858">
      <w:pPr>
        <w:pPrChange w:id="9085" w:author="The Si Tran" w:date="2012-12-16T08:38:00Z">
          <w:pPr>
            <w:spacing w:before="0"/>
          </w:pPr>
        </w:pPrChange>
      </w:pPr>
      <w:ins w:id="9086"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9087" w:author="The Si Tran" w:date="2012-12-09T14:51:00Z">
        <w:r w:rsidR="00C83C77">
          <w:t>các</w:t>
        </w:r>
      </w:ins>
      <w:ins w:id="9088"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4D2F870F" w:rsidR="00256858" w:rsidRPr="00945B99" w:rsidRDefault="00560907">
      <w:pPr>
        <w:rPr>
          <w:ins w:id="9089" w:author="The Si Tran" w:date="2012-12-06T21:19:00Z"/>
        </w:rPr>
        <w:pPrChange w:id="9090" w:author="The Si Tran" w:date="2012-12-16T08:39:00Z">
          <w:pPr>
            <w:pStyle w:val="Heading1"/>
            <w:jc w:val="left"/>
          </w:pPr>
        </w:pPrChange>
      </w:pPr>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ins w:id="9091" w:author="The Si Tran" w:date="2012-12-09T14:49:00Z">
        <w:r w:rsidR="00256858">
          <w:t xml:space="preserve">Các kết quả </w:t>
        </w:r>
      </w:ins>
      <w:r>
        <w:t>thực nghiệm</w:t>
      </w:r>
      <w:ins w:id="9092" w:author="The Si Tran" w:date="2012-12-09T14:49:00Z">
        <w:r w:rsidR="00256858">
          <w:t xml:space="preserve"> được các thành viên trong nhóm chạy thực nghiệm với chương trình trên hệ điều hành Window 7/Window 8, cài đặt sẵn .NET framework </w:t>
        </w:r>
      </w:ins>
      <w:r>
        <w:t>4.5</w:t>
      </w:r>
      <w:r w:rsidR="00806B7F">
        <w:t xml:space="preserve"> </w:t>
      </w:r>
      <w:ins w:id="9093" w:author="The Si Tran" w:date="2012-12-09T14:49:00Z">
        <w:r w:rsidR="00256858">
          <w:t xml:space="preserve">với cấu hình máy: Ram 2GB, CPU Core 2 Duo 2.0 GHz. </w:t>
        </w:r>
      </w:ins>
    </w:p>
    <w:p w14:paraId="102623B8" w14:textId="278496E1" w:rsidR="00691EA7" w:rsidRDefault="00691EA7" w:rsidP="00691EA7">
      <w:pPr>
        <w:pStyle w:val="Heading2"/>
        <w:rPr>
          <w:sz w:val="26"/>
          <w:szCs w:val="26"/>
        </w:rPr>
      </w:pPr>
      <w:r w:rsidRPr="00691EA7">
        <w:rPr>
          <w:sz w:val="26"/>
          <w:szCs w:val="26"/>
        </w:rPr>
        <w:t>Cấu trúc chương trình</w:t>
      </w:r>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r>
        <w:t>Giao diện chương trình</w:t>
      </w:r>
    </w:p>
    <w:p w14:paraId="58387247" w14:textId="77777777" w:rsidR="00AA7614" w:rsidRDefault="00AA7614" w:rsidP="00AA7614">
      <w:pPr>
        <w:pStyle w:val="Canhgiua"/>
      </w:pPr>
      <w:ins w:id="9094" w:author="The Si Tran" w:date="2012-12-11T06:20:00Z">
        <w:r w:rsidRPr="00941798">
          <w:rPr>
            <w:noProof/>
          </w:rPr>
          <w:drawing>
            <wp:inline distT="0" distB="0" distL="0" distR="0" wp14:anchorId="6DEAC131" wp14:editId="62027719">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760720" cy="3247791"/>
                      </a:xfrm>
                      <a:prstGeom prst="rect">
                        <a:avLst/>
                      </a:prstGeom>
                    </pic:spPr>
                  </pic:pic>
                </a:graphicData>
              </a:graphic>
            </wp:inline>
          </w:drawing>
        </w:r>
      </w:ins>
    </w:p>
    <w:p w14:paraId="699019BE" w14:textId="139FF57E" w:rsidR="00AA7614" w:rsidRPr="00AA7614" w:rsidRDefault="00AA7614" w:rsidP="00AA7614">
      <w:pPr>
        <w:pStyle w:val="Hinh"/>
        <w:spacing w:after="240"/>
      </w:pPr>
      <w:r>
        <w:t xml:space="preserve">Hình 6.1: Giao diện quá trình xây dựng mô hình SARIMA </w:t>
      </w:r>
    </w:p>
    <w:p w14:paraId="70449CA5" w14:textId="715233EE" w:rsidR="00E429A2" w:rsidRDefault="00E429A2" w:rsidP="00E429A2">
      <w:r>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w:t>
      </w:r>
      <w:r>
        <w:lastRenderedPageBreak/>
        <w:t xml:space="preserve">các đồ thị: đồ thị dữ liệu </w:t>
      </w:r>
      <w:proofErr w:type="gramStart"/>
      <w:r>
        <w:t>theo</w:t>
      </w:r>
      <w:proofErr w:type="gramEnd"/>
      <w:r>
        <w:t xml:space="preserve">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5867F5D5" w:rsidR="00D358EC" w:rsidRDefault="00D358EC" w:rsidP="00E429A2">
      <w:r>
        <w:t>Hình 6.2 thể hiện giao diện chính của quá trình tạo mô hình mạng nơron. Qua giao diện này, ta chọn cấu hình mạng</w:t>
      </w:r>
      <w:r w:rsidR="003D4D11">
        <w:t xml:space="preserve"> (nố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ins w:id="9095" w:author="The Si Tran" w:date="2012-12-11T07:44:00Z">
        <w:r w:rsidRPr="00941798">
          <w:rPr>
            <w:noProof/>
          </w:rPr>
          <w:drawing>
            <wp:inline distT="0" distB="0" distL="0" distR="0" wp14:anchorId="7271F1F8" wp14:editId="75A31197">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760720" cy="3239790"/>
                      </a:xfrm>
                      <a:prstGeom prst="rect">
                        <a:avLst/>
                      </a:prstGeom>
                      <a:ln w="6350">
                        <a:solidFill>
                          <a:schemeClr val="bg1">
                            <a:lumMod val="75000"/>
                          </a:schemeClr>
                        </a:solidFill>
                      </a:ln>
                    </pic:spPr>
                  </pic:pic>
                </a:graphicData>
              </a:graphic>
            </wp:inline>
          </w:drawing>
        </w:r>
      </w:ins>
    </w:p>
    <w:p w14:paraId="24544FAA" w14:textId="10F0D6A0" w:rsidR="00350FC5" w:rsidRDefault="00BF5619" w:rsidP="00350FC5">
      <w:pPr>
        <w:pStyle w:val="Hinh"/>
      </w:pPr>
      <w:r>
        <w:t xml:space="preserve">Hình 6.2: </w:t>
      </w:r>
      <w:r w:rsidR="00350FC5">
        <w:t>Giao diện quá trình xây dựng mô hình mạng nơron</w:t>
      </w:r>
    </w:p>
    <w:p w14:paraId="0766F13C" w14:textId="77777777" w:rsidR="000F1BDB" w:rsidRDefault="000F1BDB" w:rsidP="00350FC5">
      <w:pPr>
        <w:pStyle w:val="Hinh"/>
      </w:pPr>
    </w:p>
    <w:p w14:paraId="637F43AE" w14:textId="3F3A482C" w:rsidR="00350FC5" w:rsidRDefault="00AA7614" w:rsidP="009C34E7">
      <w:r>
        <w:t xml:space="preserve">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w:t>
      </w:r>
      <w:proofErr w:type="gramStart"/>
      <w:r>
        <w:t>theo</w:t>
      </w:r>
      <w:proofErr w:type="gramEnd"/>
      <w:r>
        <w:t xml:space="preserve"> thời gian, giá trị của chuỗi dữ liệu tại các thời đoạn tiếp theo.</w:t>
      </w:r>
    </w:p>
    <w:p w14:paraId="546BC151" w14:textId="3ED4D61A" w:rsidR="009C34E7" w:rsidRDefault="009C34E7" w:rsidP="00E429A2">
      <w:pPr>
        <w:pStyle w:val="Canhgiua"/>
      </w:pPr>
      <w:ins w:id="9096" w:author="The Si Tran" w:date="2012-12-11T06:20:00Z">
        <w:r w:rsidRPr="00941798">
          <w:rPr>
            <w:noProof/>
          </w:rPr>
          <w:lastRenderedPageBreak/>
          <w:drawing>
            <wp:inline distT="0" distB="0" distL="0" distR="0" wp14:anchorId="06267DBD" wp14:editId="36031F07">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760720" cy="3251483"/>
                      </a:xfrm>
                      <a:prstGeom prst="rect">
                        <a:avLst/>
                      </a:prstGeom>
                      <a:ln w="6350">
                        <a:solidFill>
                          <a:schemeClr val="bg1">
                            <a:lumMod val="75000"/>
                          </a:schemeClr>
                        </a:solidFill>
                      </a:ln>
                    </pic:spPr>
                  </pic:pic>
                </a:graphicData>
              </a:graphic>
            </wp:inline>
          </w:drawing>
        </w:r>
      </w:ins>
    </w:p>
    <w:p w14:paraId="4122FC94" w14:textId="02667319" w:rsidR="0066047E" w:rsidRDefault="00BF5619" w:rsidP="0066047E">
      <w:pPr>
        <w:pStyle w:val="Hinh"/>
      </w:pPr>
      <w:r>
        <w:t xml:space="preserve">Hình 6.3: </w:t>
      </w:r>
      <w:r w:rsidR="0066047E">
        <w:t xml:space="preserve">Giao diện quá trình dự đoán sử dụng mô hình kết hợp </w:t>
      </w:r>
    </w:p>
    <w:p w14:paraId="30CA154D" w14:textId="11F4A922" w:rsidR="009C34E7" w:rsidRDefault="009C34E7" w:rsidP="009C34E7">
      <w:pPr>
        <w:pStyle w:val="Heading3"/>
      </w:pPr>
      <w:r>
        <w:t>Các module chính</w:t>
      </w:r>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lastRenderedPageBreak/>
        <w:drawing>
          <wp:inline distT="0" distB="0" distL="0" distR="0" wp14:anchorId="211D74D2" wp14:editId="42671B1C">
            <wp:extent cx="4678680" cy="28597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4696096" cy="2870355"/>
                    </a:xfrm>
                    <a:prstGeom prst="rect">
                      <a:avLst/>
                    </a:prstGeom>
                  </pic:spPr>
                </pic:pic>
              </a:graphicData>
            </a:graphic>
          </wp:inline>
        </w:drawing>
      </w:r>
    </w:p>
    <w:p w14:paraId="0A5B2A18" w14:textId="57EC7317" w:rsidR="00A158E1" w:rsidRDefault="00A158E1" w:rsidP="00A158E1">
      <w:pPr>
        <w:pStyle w:val="Hinh"/>
      </w:pPr>
      <w:r>
        <w:t>Hình 6.4: Đồ thị của chuỗi thời gian</w:t>
      </w:r>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drawing>
          <wp:inline distT="0" distB="0" distL="0" distR="0" wp14:anchorId="3F60F3C8" wp14:editId="52BF7683">
            <wp:extent cx="4682490" cy="2862038"/>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4702428" cy="2874224"/>
                    </a:xfrm>
                    <a:prstGeom prst="rect">
                      <a:avLst/>
                    </a:prstGeom>
                  </pic:spPr>
                </pic:pic>
              </a:graphicData>
            </a:graphic>
          </wp:inline>
        </w:drawing>
      </w:r>
    </w:p>
    <w:p w14:paraId="16325370" w14:textId="0569BA4A" w:rsidR="00A158E1" w:rsidRDefault="00A158E1" w:rsidP="00A158E1">
      <w:pPr>
        <w:pStyle w:val="Hinh"/>
      </w:pPr>
      <w:r>
        <w:t>Hình 6.5: Hàm tự tương quan của chuỗi thời gian</w:t>
      </w:r>
    </w:p>
    <w:p w14:paraId="51630FC3" w14:textId="77777777" w:rsidR="00A158E1" w:rsidRDefault="00A158E1" w:rsidP="00A158E1">
      <w:pPr>
        <w:pStyle w:val="Hinh"/>
      </w:pPr>
    </w:p>
    <w:p w14:paraId="35A51D11" w14:textId="70EFECF5" w:rsidR="00A158E1" w:rsidRDefault="00941798" w:rsidP="00941798">
      <w:pPr>
        <w:pStyle w:val="Canhgiua"/>
      </w:pPr>
      <w:r>
        <w:rPr>
          <w:noProof/>
        </w:rPr>
        <w:lastRenderedPageBreak/>
        <w:drawing>
          <wp:inline distT="0" distB="0" distL="0" distR="0" wp14:anchorId="0BAF7C69" wp14:editId="77D13B23">
            <wp:extent cx="4730842" cy="2886898"/>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4740747" cy="2892942"/>
                    </a:xfrm>
                    <a:prstGeom prst="rect">
                      <a:avLst/>
                    </a:prstGeom>
                  </pic:spPr>
                </pic:pic>
              </a:graphicData>
            </a:graphic>
          </wp:inline>
        </w:drawing>
      </w:r>
    </w:p>
    <w:p w14:paraId="1E2B5564" w14:textId="69317A2A" w:rsidR="00A158E1" w:rsidRPr="00A158E1" w:rsidRDefault="00A158E1" w:rsidP="00A158E1">
      <w:pPr>
        <w:pStyle w:val="Hinh"/>
      </w:pPr>
      <w:r>
        <w:t>Hình 6.6: Hàm tự tương quan riêng phần của chuỗi thời gian</w:t>
      </w:r>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1E592687"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chiều dài mùa la bao nhiêu</w:t>
      </w:r>
      <w:r w:rsidR="00512097">
        <w:t xml:space="preserve">. Kết hợp với các đồ thị hệ số tự tương quan và tự tương quan riêng phần, người dùng sẽ chọn được các thông số phù hợp cho mô hình </w:t>
      </w:r>
      <w:proofErr w:type="gramStart"/>
      <w:r w:rsidR="00512097">
        <w:t>SARIMA(</w:t>
      </w:r>
      <w:proofErr w:type="gramEnd"/>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t>Module tính toán ma trận</w:t>
      </w:r>
    </w:p>
    <w:p w14:paraId="7CB1373D" w14:textId="36442B8F" w:rsidR="006C4B8B" w:rsidRDefault="006C4B8B" w:rsidP="006C4B8B">
      <w:pPr>
        <w:pStyle w:val="BuletL1"/>
        <w:numPr>
          <w:ilvl w:val="0"/>
          <w:numId w:val="0"/>
        </w:numPr>
        <w:ind w:left="360"/>
      </w:pPr>
      <w:r>
        <w:lastRenderedPageBreak/>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691EA7">
      <w:pPr>
        <w:pStyle w:val="Heading2"/>
        <w:rPr>
          <w:ins w:id="9097" w:author="The Si Tran" w:date="2012-12-09T14:53:00Z"/>
          <w:sz w:val="26"/>
          <w:szCs w:val="26"/>
        </w:rPr>
      </w:pPr>
      <w:r w:rsidRPr="00691EA7">
        <w:rPr>
          <w:sz w:val="26"/>
          <w:szCs w:val="26"/>
        </w:rPr>
        <w:t>Dữ liệu thực nghiệm</w:t>
      </w:r>
    </w:p>
    <w:p w14:paraId="4D308342" w14:textId="77777777" w:rsidR="00314F23" w:rsidRDefault="00314F23">
      <w:pPr>
        <w:rPr>
          <w:ins w:id="9098" w:author="The Si Tran" w:date="2012-12-09T14:53:00Z"/>
        </w:rPr>
      </w:pPr>
      <w:ins w:id="9099" w:author="The Si Tran" w:date="2012-12-09T14:53:00Z">
        <w:r>
          <w:t xml:space="preserve">Để đánh giá kết quả, dữ liệu mà chúng tôi sử dụng trong đề tài này được lấy từ Time-Series Data Library (nguồn: </w:t>
        </w:r>
        <w:r w:rsidRPr="000F3773">
          <w:fldChar w:fldCharType="begin"/>
        </w:r>
        <w:r w:rsidRPr="000F3773">
          <w:instrText xml:space="preserve"> HYPERLINK "http://robjhyndman.com/TSDL/" </w:instrText>
        </w:r>
        <w:r w:rsidRPr="000F3773">
          <w:fldChar w:fldCharType="separate"/>
        </w:r>
        <w:r w:rsidRPr="000F3773">
          <w:rPr>
            <w:rStyle w:val="Hyperlink"/>
            <w:color w:val="auto"/>
          </w:rPr>
          <w:t>http://robjhyndman.com/TSDL/</w:t>
        </w:r>
        <w:r w:rsidRPr="000F3773">
          <w:rPr>
            <w:rStyle w:val="Hyperlink"/>
            <w:color w:val="auto"/>
            <w:szCs w:val="26"/>
          </w:rPr>
          <w:fldChar w:fldCharType="end"/>
        </w:r>
        <w:r>
          <w:t xml:space="preserve">). </w:t>
        </w:r>
      </w:ins>
    </w:p>
    <w:p w14:paraId="1B5AEC7D" w14:textId="5BF3E7D0" w:rsidR="002D6925" w:rsidRDefault="002D6925">
      <w:pPr>
        <w:pStyle w:val="Bang"/>
        <w:spacing w:after="0"/>
        <w:pPrChange w:id="9100" w:author="The Si Tran" w:date="2012-12-16T10:03:00Z">
          <w:pPr/>
        </w:pPrChange>
      </w:pPr>
      <w:bookmarkStart w:id="9101" w:name="_Toc343033793"/>
      <w:bookmarkStart w:id="9102" w:name="_Toc343711416"/>
      <w:ins w:id="9103" w:author="The Si Tran" w:date="2012-12-14T06:25:00Z">
        <w:r w:rsidRPr="00B1472C">
          <w:t>Bảng 6.1:</w:t>
        </w:r>
        <w:r w:rsidRPr="006068E1">
          <w:t xml:space="preserve"> </w:t>
        </w:r>
        <w:r>
          <w:t>Phân loại dữ liệu thực nghiệm</w:t>
        </w:r>
      </w:ins>
      <w:bookmarkEnd w:id="9101"/>
      <w:bookmarkEnd w:id="9102"/>
    </w:p>
    <w:p w14:paraId="56C19162" w14:textId="036F6921" w:rsidR="0015771C" w:rsidRPr="00097101" w:rsidRDefault="0015771C" w:rsidP="0015771C">
      <w:pPr>
        <w:pStyle w:val="Bang"/>
        <w:spacing w:before="0"/>
        <w:rPr>
          <w:ins w:id="9104" w:author="The Si Tran" w:date="2012-12-09T14:53:00Z"/>
        </w:rPr>
      </w:pPr>
      <w:r>
        <w:rPr>
          <w:noProof/>
        </w:rPr>
        <w:drawing>
          <wp:inline distT="0" distB="0" distL="0" distR="0" wp14:anchorId="6420D6C0" wp14:editId="5ADB73B1">
            <wp:extent cx="5753100" cy="3171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753100" cy="3171825"/>
                    </a:xfrm>
                    <a:prstGeom prst="rect">
                      <a:avLst/>
                    </a:prstGeom>
                  </pic:spPr>
                </pic:pic>
              </a:graphicData>
            </a:graphic>
          </wp:inline>
        </w:drawing>
      </w:r>
    </w:p>
    <w:p w14:paraId="69935C0C" w14:textId="04DC12DD" w:rsidR="00BB4B46" w:rsidRPr="003E5C02" w:rsidRDefault="00B203D9" w:rsidP="003E5C02">
      <w:pPr>
        <w:rPr>
          <w:ins w:id="9105" w:author="The Si Tran" w:date="2012-12-16T08:40:00Z"/>
        </w:rPr>
      </w:pPr>
      <w:ins w:id="9106" w:author="The Si Tran" w:date="2012-12-09T14:53:00Z">
        <w:r>
          <w:lastRenderedPageBreak/>
          <w:t xml:space="preserve">Các dữ liệu này trải rộng từ dữ liệu thị trường tài chính cho đến các quá trình tự nhiên và được phân thành bốn loại </w:t>
        </w:r>
      </w:ins>
      <w:r w:rsidR="001A0F8C">
        <w:rPr>
          <w:i/>
        </w:rPr>
        <w:t>Tính mùa</w:t>
      </w:r>
      <w:ins w:id="9107" w:author="The Si Tran" w:date="2012-12-09T14:53:00Z">
        <w:r>
          <w:t xml:space="preserve">, </w:t>
        </w:r>
      </w:ins>
      <w:r w:rsidR="001A0F8C">
        <w:rPr>
          <w:i/>
        </w:rPr>
        <w:t>xu hướng</w:t>
      </w:r>
      <w:ins w:id="9108" w:author="The Si Tran" w:date="2012-12-09T14:53:00Z">
        <w:r>
          <w:t xml:space="preserve">, </w:t>
        </w:r>
      </w:ins>
      <w:r w:rsidR="001A0F8C">
        <w:rPr>
          <w:i/>
        </w:rPr>
        <w:t>tính mùa</w:t>
      </w:r>
      <w:ins w:id="9109" w:author="The Si Tran" w:date="2012-12-09T14:53:00Z">
        <w:r>
          <w:rPr>
            <w:i/>
          </w:rPr>
          <w:t xml:space="preserve"> and </w:t>
        </w:r>
      </w:ins>
      <w:r w:rsidR="001A0F8C">
        <w:rPr>
          <w:i/>
        </w:rPr>
        <w:t>xu hướng</w:t>
      </w:r>
      <w:r w:rsidR="001A0F8C">
        <w:t>,</w:t>
      </w:r>
      <w:r w:rsidR="001A0F8C">
        <w:rPr>
          <w:i/>
        </w:rPr>
        <w:t xml:space="preserve"> phi tuyến</w:t>
      </w:r>
      <w:ins w:id="9110" w:author="The Si Tran" w:date="2012-12-09T14:53:00Z">
        <w:r>
          <w:t>.</w:t>
        </w:r>
      </w:ins>
    </w:p>
    <w:p w14:paraId="716F82E0" w14:textId="134EA93F" w:rsidR="002D6925" w:rsidRPr="000620C7" w:rsidRDefault="00945B99" w:rsidP="00B03FC4">
      <w:pPr>
        <w:rPr>
          <w:ins w:id="9111" w:author="The Si Tran" w:date="2012-12-10T07:15:00Z"/>
          <w:szCs w:val="26"/>
        </w:rPr>
      </w:pPr>
      <w:ins w:id="9112" w:author="The Si Tran" w:date="2012-12-10T07:15:00Z">
        <w:r>
          <w:rPr>
            <w:szCs w:val="26"/>
          </w:rPr>
          <w:t>Các hình biểu diễn đồ thị của các chuỗi dữ liệu thời gian:</w:t>
        </w:r>
      </w:ins>
    </w:p>
    <w:p w14:paraId="51F5004B" w14:textId="77777777" w:rsidR="00314F23" w:rsidRDefault="00945B99">
      <w:pPr>
        <w:rPr>
          <w:ins w:id="9113" w:author="The Si Tran" w:date="2012-12-10T07:17:00Z"/>
        </w:rPr>
        <w:pPrChange w:id="9114" w:author="The Si Tran" w:date="2012-12-09T14:53:00Z">
          <w:pPr>
            <w:pStyle w:val="Heading1"/>
            <w:jc w:val="left"/>
          </w:pPr>
        </w:pPrChange>
      </w:pPr>
      <w:ins w:id="9115" w:author="The Si Tran" w:date="2012-12-10T07:16:00Z">
        <w:r w:rsidRPr="00941798">
          <w:rPr>
            <w:noProof/>
            <w:rPrChange w:id="9116" w:author="Unknown">
              <w:rPr>
                <w:noProof/>
              </w:rPr>
            </w:rPrChange>
          </w:rPr>
          <w:drawing>
            <wp:inline distT="0" distB="0" distL="0" distR="0" wp14:anchorId="16A3027F" wp14:editId="1ADF6C9D">
              <wp:extent cx="5743524" cy="3212757"/>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9"/>
                      <a:stretch>
                        <a:fillRect/>
                      </a:stretch>
                    </pic:blipFill>
                    <pic:spPr>
                      <a:xfrm>
                        <a:off x="0" y="0"/>
                        <a:ext cx="5765880" cy="3225262"/>
                      </a:xfrm>
                      <a:prstGeom prst="rect">
                        <a:avLst/>
                      </a:prstGeom>
                    </pic:spPr>
                  </pic:pic>
                </a:graphicData>
              </a:graphic>
            </wp:inline>
          </w:drawing>
        </w:r>
      </w:ins>
    </w:p>
    <w:p w14:paraId="3F1929E4" w14:textId="36C1035C" w:rsidR="00945B99" w:rsidRPr="00446309" w:rsidRDefault="006234D7">
      <w:pPr>
        <w:pStyle w:val="Hinh"/>
        <w:rPr>
          <w:ins w:id="9117" w:author="The Si Tran" w:date="2012-12-11T23:41:00Z"/>
          <w:rPrChange w:id="9118" w:author="The Si Tran" w:date="2012-12-16T17:34:00Z">
            <w:rPr>
              <w:ins w:id="9119" w:author="The Si Tran" w:date="2012-12-11T23:41:00Z"/>
            </w:rPr>
          </w:rPrChange>
        </w:rPr>
        <w:pPrChange w:id="9120" w:author="The Si Tran" w:date="2012-12-16T17:34:00Z">
          <w:pPr>
            <w:pStyle w:val="Heading1"/>
            <w:jc w:val="left"/>
          </w:pPr>
        </w:pPrChange>
      </w:pPr>
      <w:bookmarkStart w:id="9121" w:name="_Toc343711406"/>
      <w:ins w:id="9122" w:author="The Si Tran" w:date="2012-12-11T20:03:00Z">
        <w:r w:rsidRPr="00EA2DE1">
          <w:rPr>
            <w:rStyle w:val="Heading6Char"/>
            <w:rFonts w:eastAsiaTheme="minorHAnsi"/>
            <w:b w:val="0"/>
            <w:bCs/>
            <w:rPrChange w:id="9123" w:author="The Si Tran" w:date="2012-12-16T17:34:00Z">
              <w:rPr/>
            </w:rPrChange>
          </w:rPr>
          <w:t xml:space="preserve">Hình </w:t>
        </w:r>
      </w:ins>
      <w:ins w:id="9124" w:author="The Si Tran" w:date="2012-12-11T22:47:00Z">
        <w:r w:rsidR="00D742D5" w:rsidRPr="00EA2DE1">
          <w:rPr>
            <w:rStyle w:val="Heading6Char"/>
            <w:rFonts w:eastAsiaTheme="minorHAnsi"/>
            <w:b w:val="0"/>
            <w:bCs/>
            <w:rPrChange w:id="9125" w:author="The Si Tran" w:date="2012-12-16T20:18:00Z">
              <w:rPr>
                <w:b w:val="0"/>
              </w:rPr>
            </w:rPrChange>
          </w:rPr>
          <w:t>6.</w:t>
        </w:r>
      </w:ins>
      <w:r w:rsidR="00941798">
        <w:rPr>
          <w:rStyle w:val="Heading6Char"/>
          <w:rFonts w:eastAsiaTheme="minorHAnsi"/>
          <w:b w:val="0"/>
          <w:bCs/>
        </w:rPr>
        <w:t>7</w:t>
      </w:r>
      <w:ins w:id="9126" w:author="The Si Tran" w:date="2012-12-11T20:03:00Z">
        <w:r w:rsidRPr="00446309">
          <w:t>:</w:t>
        </w:r>
      </w:ins>
      <w:ins w:id="9127" w:author="The Si Tran" w:date="2012-12-11T23:41:00Z">
        <w:r w:rsidR="004D6F02" w:rsidRPr="00446309">
          <w:t xml:space="preserve"> </w:t>
        </w:r>
      </w:ins>
      <w:ins w:id="9128" w:author="The Si Tran" w:date="2012-12-10T07:17:00Z">
        <w:r w:rsidR="00945B99" w:rsidRPr="00941798">
          <w:t>Đ</w:t>
        </w:r>
        <w:r w:rsidR="00945B99" w:rsidRPr="00446309">
          <w:rPr>
            <w:rPrChange w:id="9129" w:author="The Si Tran" w:date="2012-12-16T17:34:00Z">
              <w:rPr>
                <w:b w:val="0"/>
              </w:rPr>
            </w:rPrChange>
          </w:rPr>
          <w:t>ồ thị chuỗi dữ liệu Passengers</w:t>
        </w:r>
      </w:ins>
      <w:bookmarkEnd w:id="9121"/>
    </w:p>
    <w:p w14:paraId="4368F834" w14:textId="77777777" w:rsidR="004D6F02" w:rsidRPr="007C782C" w:rsidRDefault="004D6F02">
      <w:pPr>
        <w:pStyle w:val="Hinh"/>
        <w:rPr>
          <w:ins w:id="9130" w:author="The Si Tran" w:date="2012-12-10T07:17:00Z"/>
        </w:rPr>
        <w:pPrChange w:id="9131" w:author="The Si Tran" w:date="2012-12-16T10:10:00Z">
          <w:pPr>
            <w:pStyle w:val="Heading1"/>
            <w:jc w:val="left"/>
          </w:pPr>
        </w:pPrChange>
      </w:pPr>
    </w:p>
    <w:p w14:paraId="2D06BDB5" w14:textId="77777777" w:rsidR="00945B99" w:rsidRDefault="00945B99">
      <w:pPr>
        <w:rPr>
          <w:ins w:id="9132" w:author="The Si Tran" w:date="2012-12-11T20:04:00Z"/>
        </w:rPr>
        <w:pPrChange w:id="9133" w:author="The Si Tran" w:date="2012-12-09T14:53:00Z">
          <w:pPr>
            <w:pStyle w:val="Heading1"/>
            <w:jc w:val="left"/>
          </w:pPr>
        </w:pPrChange>
      </w:pPr>
      <w:ins w:id="9134" w:author="The Si Tran" w:date="2012-12-10T07:17:00Z">
        <w:r w:rsidRPr="00941798">
          <w:rPr>
            <w:noProof/>
            <w:rPrChange w:id="9135" w:author="Unknown">
              <w:rPr>
                <w:noProof/>
              </w:rPr>
            </w:rPrChange>
          </w:rPr>
          <w:drawing>
            <wp:inline distT="0" distB="0" distL="0" distR="0" wp14:anchorId="4884D277" wp14:editId="08568367">
              <wp:extent cx="5813241" cy="3225113"/>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0"/>
                      <a:stretch>
                        <a:fillRect/>
                      </a:stretch>
                    </pic:blipFill>
                    <pic:spPr>
                      <a:xfrm>
                        <a:off x="0" y="0"/>
                        <a:ext cx="5885927" cy="3265438"/>
                      </a:xfrm>
                      <a:prstGeom prst="rect">
                        <a:avLst/>
                      </a:prstGeom>
                    </pic:spPr>
                  </pic:pic>
                </a:graphicData>
              </a:graphic>
            </wp:inline>
          </w:drawing>
        </w:r>
      </w:ins>
    </w:p>
    <w:p w14:paraId="398D2B47" w14:textId="1DCD3B26" w:rsidR="006234D7" w:rsidRPr="000A51F8" w:rsidRDefault="006234D7">
      <w:pPr>
        <w:pStyle w:val="Hinh"/>
        <w:rPr>
          <w:ins w:id="9136" w:author="The Si Tran" w:date="2012-12-16T08:42:00Z"/>
          <w:rPrChange w:id="9137" w:author="The Si Tran" w:date="2012-12-16T17:34:00Z">
            <w:rPr>
              <w:ins w:id="9138" w:author="The Si Tran" w:date="2012-12-16T08:42:00Z"/>
            </w:rPr>
          </w:rPrChange>
        </w:rPr>
        <w:pPrChange w:id="9139" w:author="The Si Tran" w:date="2012-12-16T17:34:00Z">
          <w:pPr>
            <w:pStyle w:val="Heading1"/>
            <w:jc w:val="left"/>
          </w:pPr>
        </w:pPrChange>
      </w:pPr>
      <w:bookmarkStart w:id="9140" w:name="_Toc343711407"/>
      <w:ins w:id="9141" w:author="The Si Tran" w:date="2012-12-11T20:04:00Z">
        <w:r w:rsidRPr="00032D83">
          <w:t xml:space="preserve">Hình </w:t>
        </w:r>
      </w:ins>
      <w:ins w:id="9142" w:author="The Si Tran" w:date="2012-12-11T23:41:00Z">
        <w:r w:rsidR="004D6F02" w:rsidRPr="000C3A28">
          <w:t>6.</w:t>
        </w:r>
      </w:ins>
      <w:r w:rsidR="00941798">
        <w:t>8</w:t>
      </w:r>
      <w:ins w:id="9143" w:author="The Si Tran" w:date="2012-12-11T20:04:00Z">
        <w:r w:rsidRPr="00941798">
          <w:t>:</w:t>
        </w:r>
      </w:ins>
      <w:ins w:id="9144" w:author="The Si Tran" w:date="2012-12-11T23:41:00Z">
        <w:r w:rsidR="004D6F02" w:rsidRPr="000A51F8">
          <w:rPr>
            <w:rPrChange w:id="9145" w:author="The Si Tran" w:date="2012-12-16T17:34:00Z">
              <w:rPr>
                <w:b w:val="0"/>
              </w:rPr>
            </w:rPrChange>
          </w:rPr>
          <w:t xml:space="preserve"> </w:t>
        </w:r>
      </w:ins>
      <w:ins w:id="9146" w:author="The Si Tran" w:date="2012-12-11T20:04:00Z">
        <w:r w:rsidRPr="000A51F8">
          <w:rPr>
            <w:rPrChange w:id="9147" w:author="The Si Tran" w:date="2012-12-16T17:34:00Z">
              <w:rPr>
                <w:b w:val="0"/>
              </w:rPr>
            </w:rPrChange>
          </w:rPr>
          <w:t>Đồ thị chuỗi dữ liệu Paper</w:t>
        </w:r>
      </w:ins>
      <w:bookmarkEnd w:id="9140"/>
    </w:p>
    <w:p w14:paraId="46234884" w14:textId="77777777" w:rsidR="00BB4B46" w:rsidRPr="002D6925" w:rsidRDefault="00BB4B46">
      <w:pPr>
        <w:pStyle w:val="Hinh"/>
        <w:rPr>
          <w:ins w:id="9148" w:author="The Si Tran" w:date="2012-12-10T07:17:00Z"/>
          <w:rPrChange w:id="9149" w:author="The Si Tran" w:date="2012-12-14T06:27:00Z">
            <w:rPr>
              <w:ins w:id="9150" w:author="The Si Tran" w:date="2012-12-10T07:17:00Z"/>
            </w:rPr>
          </w:rPrChange>
        </w:rPr>
        <w:pPrChange w:id="9151" w:author="The Si Tran" w:date="2012-12-16T10:10:00Z">
          <w:pPr>
            <w:pStyle w:val="Heading1"/>
            <w:jc w:val="left"/>
          </w:pPr>
        </w:pPrChange>
      </w:pPr>
    </w:p>
    <w:p w14:paraId="77C21609" w14:textId="77777777" w:rsidR="00945B99" w:rsidRDefault="00945B99">
      <w:pPr>
        <w:rPr>
          <w:ins w:id="9152" w:author="The Si Tran" w:date="2012-12-11T20:04:00Z"/>
        </w:rPr>
        <w:pPrChange w:id="9153" w:author="The Si Tran" w:date="2012-12-09T14:53:00Z">
          <w:pPr>
            <w:pStyle w:val="Heading1"/>
            <w:jc w:val="left"/>
          </w:pPr>
        </w:pPrChange>
      </w:pPr>
      <w:ins w:id="9154" w:author="The Si Tran" w:date="2012-12-10T07:18:00Z">
        <w:r w:rsidRPr="00941798">
          <w:rPr>
            <w:noProof/>
            <w:rPrChange w:id="9155" w:author="Unknown">
              <w:rPr>
                <w:noProof/>
              </w:rPr>
            </w:rPrChange>
          </w:rPr>
          <w:lastRenderedPageBreak/>
          <w:drawing>
            <wp:inline distT="0" distB="0" distL="0" distR="0" wp14:anchorId="3059BB06" wp14:editId="79FBBB04">
              <wp:extent cx="5743525" cy="3583459"/>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1"/>
                      <a:stretch>
                        <a:fillRect/>
                      </a:stretch>
                    </pic:blipFill>
                    <pic:spPr>
                      <a:xfrm>
                        <a:off x="0" y="0"/>
                        <a:ext cx="5764872" cy="3596778"/>
                      </a:xfrm>
                      <a:prstGeom prst="rect">
                        <a:avLst/>
                      </a:prstGeom>
                    </pic:spPr>
                  </pic:pic>
                </a:graphicData>
              </a:graphic>
            </wp:inline>
          </w:drawing>
        </w:r>
      </w:ins>
    </w:p>
    <w:p w14:paraId="6BD44FE7" w14:textId="1E36E025" w:rsidR="006234D7" w:rsidRPr="000A51F8" w:rsidRDefault="006234D7">
      <w:pPr>
        <w:pStyle w:val="Hinh"/>
        <w:rPr>
          <w:ins w:id="9156" w:author="The Si Tran" w:date="2012-12-11T20:04:00Z"/>
          <w:rPrChange w:id="9157" w:author="The Si Tran" w:date="2012-12-16T17:34:00Z">
            <w:rPr>
              <w:ins w:id="9158" w:author="The Si Tran" w:date="2012-12-11T20:04:00Z"/>
            </w:rPr>
          </w:rPrChange>
        </w:rPr>
        <w:pPrChange w:id="9159" w:author="The Si Tran" w:date="2012-12-16T17:34:00Z">
          <w:pPr>
            <w:pStyle w:val="Heading3"/>
            <w:numPr>
              <w:ilvl w:val="0"/>
              <w:numId w:val="0"/>
            </w:numPr>
            <w:tabs>
              <w:tab w:val="clear" w:pos="1080"/>
            </w:tabs>
            <w:ind w:left="0" w:firstLine="0"/>
            <w:jc w:val="center"/>
          </w:pPr>
        </w:pPrChange>
      </w:pPr>
      <w:bookmarkStart w:id="9160" w:name="_Toc343711408"/>
      <w:ins w:id="9161" w:author="The Si Tran" w:date="2012-12-11T20:04:00Z">
        <w:r w:rsidRPr="00032D83">
          <w:t xml:space="preserve">Hình </w:t>
        </w:r>
      </w:ins>
      <w:ins w:id="9162" w:author="The Si Tran" w:date="2012-12-11T23:42:00Z">
        <w:r w:rsidR="004D6F02" w:rsidRPr="000C3A28">
          <w:t>6.</w:t>
        </w:r>
      </w:ins>
      <w:r w:rsidR="00941798">
        <w:t>9</w:t>
      </w:r>
      <w:ins w:id="9163" w:author="The Si Tran" w:date="2012-12-11T20:04:00Z">
        <w:r w:rsidRPr="00941798">
          <w:t>:</w:t>
        </w:r>
      </w:ins>
      <w:ins w:id="9164" w:author="The Si Tran" w:date="2012-12-11T23:42:00Z">
        <w:r w:rsidR="004D6F02" w:rsidRPr="000A51F8">
          <w:rPr>
            <w:rPrChange w:id="9165" w:author="The Si Tran" w:date="2012-12-16T17:34:00Z">
              <w:rPr>
                <w:b w:val="0"/>
              </w:rPr>
            </w:rPrChange>
          </w:rPr>
          <w:t xml:space="preserve"> </w:t>
        </w:r>
      </w:ins>
      <w:ins w:id="9166" w:author="The Si Tran" w:date="2012-12-11T20:04:00Z">
        <w:r w:rsidRPr="000A51F8">
          <w:rPr>
            <w:rPrChange w:id="9167" w:author="The Si Tran" w:date="2012-12-16T17:34:00Z">
              <w:rPr>
                <w:b w:val="0"/>
              </w:rPr>
            </w:rPrChange>
          </w:rPr>
          <w:t xml:space="preserve">Đồ thị chuỗi dữ liệu </w:t>
        </w:r>
      </w:ins>
      <w:ins w:id="9168" w:author="The Si Tran" w:date="2012-12-11T20:05:00Z">
        <w:r w:rsidRPr="000A51F8">
          <w:rPr>
            <w:rPrChange w:id="9169" w:author="The Si Tran" w:date="2012-12-16T17:34:00Z">
              <w:rPr>
                <w:b w:val="0"/>
              </w:rPr>
            </w:rPrChange>
          </w:rPr>
          <w:t>Deaths</w:t>
        </w:r>
      </w:ins>
      <w:bookmarkEnd w:id="9160"/>
    </w:p>
    <w:p w14:paraId="4B0A3BD7" w14:textId="77777777" w:rsidR="006234D7" w:rsidRDefault="006234D7">
      <w:pPr>
        <w:rPr>
          <w:ins w:id="9170" w:author="The Si Tran" w:date="2012-12-10T07:18:00Z"/>
        </w:rPr>
        <w:pPrChange w:id="9171" w:author="The Si Tran" w:date="2012-12-09T14:53:00Z">
          <w:pPr>
            <w:pStyle w:val="Heading1"/>
            <w:jc w:val="left"/>
          </w:pPr>
        </w:pPrChange>
      </w:pPr>
    </w:p>
    <w:p w14:paraId="62A688BC" w14:textId="77777777" w:rsidR="00945B99" w:rsidRDefault="00945B99">
      <w:pPr>
        <w:rPr>
          <w:ins w:id="9172" w:author="The Si Tran" w:date="2012-12-11T20:05:00Z"/>
        </w:rPr>
        <w:pPrChange w:id="9173" w:author="The Si Tran" w:date="2012-12-09T14:53:00Z">
          <w:pPr>
            <w:pStyle w:val="Heading1"/>
            <w:jc w:val="left"/>
          </w:pPr>
        </w:pPrChange>
      </w:pPr>
      <w:ins w:id="9174" w:author="The Si Tran" w:date="2012-12-10T07:19:00Z">
        <w:r w:rsidRPr="00941798">
          <w:rPr>
            <w:noProof/>
            <w:rPrChange w:id="9175" w:author="Unknown">
              <w:rPr>
                <w:noProof/>
              </w:rPr>
            </w:rPrChange>
          </w:rPr>
          <w:drawing>
            <wp:inline distT="0" distB="0" distL="0" distR="0" wp14:anchorId="3123C61D" wp14:editId="494275EC">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2"/>
                      <a:stretch>
                        <a:fillRect/>
                      </a:stretch>
                    </pic:blipFill>
                    <pic:spPr>
                      <a:xfrm>
                        <a:off x="0" y="0"/>
                        <a:ext cx="5849300" cy="3588321"/>
                      </a:xfrm>
                      <a:prstGeom prst="rect">
                        <a:avLst/>
                      </a:prstGeom>
                    </pic:spPr>
                  </pic:pic>
                </a:graphicData>
              </a:graphic>
            </wp:inline>
          </w:drawing>
        </w:r>
      </w:ins>
    </w:p>
    <w:p w14:paraId="29D88823" w14:textId="6E5AB2E1" w:rsidR="006234D7" w:rsidRPr="000A51F8" w:rsidRDefault="006234D7">
      <w:pPr>
        <w:pStyle w:val="Hinh"/>
        <w:rPr>
          <w:ins w:id="9176" w:author="The Si Tran" w:date="2012-12-11T23:42:00Z"/>
          <w:rPrChange w:id="9177" w:author="The Si Tran" w:date="2012-12-16T17:34:00Z">
            <w:rPr>
              <w:ins w:id="9178" w:author="The Si Tran" w:date="2012-12-11T23:42:00Z"/>
            </w:rPr>
          </w:rPrChange>
        </w:rPr>
        <w:pPrChange w:id="9179" w:author="The Si Tran" w:date="2012-12-16T17:34:00Z">
          <w:pPr>
            <w:pStyle w:val="Heading1"/>
            <w:jc w:val="left"/>
          </w:pPr>
        </w:pPrChange>
      </w:pPr>
      <w:bookmarkStart w:id="9180" w:name="_Toc343711409"/>
      <w:ins w:id="9181" w:author="The Si Tran" w:date="2012-12-11T20:05:00Z">
        <w:r w:rsidRPr="00032D83">
          <w:t xml:space="preserve">Hình </w:t>
        </w:r>
      </w:ins>
      <w:ins w:id="9182" w:author="The Si Tran" w:date="2012-12-11T23:42:00Z">
        <w:r w:rsidR="004D6F02" w:rsidRPr="000C3A28">
          <w:t>6.</w:t>
        </w:r>
      </w:ins>
      <w:r w:rsidR="00941798">
        <w:t>10</w:t>
      </w:r>
      <w:ins w:id="9183" w:author="The Si Tran" w:date="2012-12-11T20:05:00Z">
        <w:r w:rsidRPr="00941798">
          <w:t>:</w:t>
        </w:r>
      </w:ins>
      <w:ins w:id="9184" w:author="The Si Tran" w:date="2012-12-11T23:42:00Z">
        <w:r w:rsidR="004D6F02" w:rsidRPr="000A51F8">
          <w:rPr>
            <w:rPrChange w:id="9185" w:author="The Si Tran" w:date="2012-12-16T17:34:00Z">
              <w:rPr>
                <w:b w:val="0"/>
              </w:rPr>
            </w:rPrChange>
          </w:rPr>
          <w:t xml:space="preserve"> </w:t>
        </w:r>
      </w:ins>
      <w:ins w:id="9186" w:author="The Si Tran" w:date="2012-12-11T20:05:00Z">
        <w:r w:rsidRPr="000A51F8">
          <w:rPr>
            <w:rPrChange w:id="9187" w:author="The Si Tran" w:date="2012-12-16T17:34:00Z">
              <w:rPr>
                <w:b w:val="0"/>
              </w:rPr>
            </w:rPrChange>
          </w:rPr>
          <w:t>Đồ thị chuỗi dữ liệu Maxtemp</w:t>
        </w:r>
      </w:ins>
      <w:bookmarkEnd w:id="9180"/>
    </w:p>
    <w:p w14:paraId="72EB7982" w14:textId="77777777" w:rsidR="004D6F02" w:rsidRPr="007C782C" w:rsidRDefault="004D6F02">
      <w:pPr>
        <w:pStyle w:val="Hinh"/>
        <w:rPr>
          <w:ins w:id="9188" w:author="The Si Tran" w:date="2012-12-10T07:19:00Z"/>
        </w:rPr>
        <w:pPrChange w:id="9189" w:author="The Si Tran" w:date="2012-12-16T10:10:00Z">
          <w:pPr>
            <w:pStyle w:val="Heading1"/>
            <w:jc w:val="left"/>
          </w:pPr>
        </w:pPrChange>
      </w:pPr>
    </w:p>
    <w:p w14:paraId="4EA1656A" w14:textId="77777777" w:rsidR="001E7EC0" w:rsidRDefault="001E7EC0">
      <w:pPr>
        <w:rPr>
          <w:ins w:id="9190" w:author="The Si Tran" w:date="2012-12-11T20:06:00Z"/>
        </w:rPr>
        <w:pPrChange w:id="9191" w:author="The Si Tran" w:date="2012-12-09T14:53:00Z">
          <w:pPr>
            <w:pStyle w:val="Heading1"/>
            <w:jc w:val="left"/>
          </w:pPr>
        </w:pPrChange>
      </w:pPr>
      <w:ins w:id="9192" w:author="The Si Tran" w:date="2012-12-10T07:20:00Z">
        <w:r w:rsidRPr="00941798">
          <w:rPr>
            <w:noProof/>
            <w:rPrChange w:id="9193" w:author="Unknown">
              <w:rPr>
                <w:noProof/>
              </w:rPr>
            </w:rPrChange>
          </w:rPr>
          <w:lastRenderedPageBreak/>
          <w:drawing>
            <wp:inline distT="0" distB="0" distL="0" distR="0" wp14:anchorId="3597D9B9" wp14:editId="15B2C71D">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3"/>
                      <a:stretch>
                        <a:fillRect/>
                      </a:stretch>
                    </pic:blipFill>
                    <pic:spPr>
                      <a:xfrm>
                        <a:off x="0" y="0"/>
                        <a:ext cx="5783807" cy="3533932"/>
                      </a:xfrm>
                      <a:prstGeom prst="rect">
                        <a:avLst/>
                      </a:prstGeom>
                    </pic:spPr>
                  </pic:pic>
                </a:graphicData>
              </a:graphic>
            </wp:inline>
          </w:drawing>
        </w:r>
      </w:ins>
    </w:p>
    <w:p w14:paraId="20BC70A5" w14:textId="2C912D58" w:rsidR="006234D7" w:rsidRPr="000A51F8" w:rsidRDefault="006234D7">
      <w:pPr>
        <w:pStyle w:val="Hinh"/>
        <w:rPr>
          <w:ins w:id="9194" w:author="The Si Tran" w:date="2012-12-12T07:58:00Z"/>
          <w:rPrChange w:id="9195" w:author="The Si Tran" w:date="2012-12-16T17:34:00Z">
            <w:rPr>
              <w:ins w:id="9196" w:author="The Si Tran" w:date="2012-12-12T07:58:00Z"/>
            </w:rPr>
          </w:rPrChange>
        </w:rPr>
        <w:pPrChange w:id="9197" w:author="The Si Tran" w:date="2012-12-16T17:34:00Z">
          <w:pPr>
            <w:pStyle w:val="Heading3"/>
            <w:numPr>
              <w:ilvl w:val="0"/>
              <w:numId w:val="0"/>
            </w:numPr>
            <w:tabs>
              <w:tab w:val="clear" w:pos="1080"/>
            </w:tabs>
            <w:ind w:left="0" w:firstLine="0"/>
            <w:jc w:val="center"/>
          </w:pPr>
        </w:pPrChange>
      </w:pPr>
      <w:bookmarkStart w:id="9198" w:name="_Toc343711410"/>
      <w:ins w:id="9199" w:author="The Si Tran" w:date="2012-12-11T20:06:00Z">
        <w:r w:rsidRPr="00032D83">
          <w:t xml:space="preserve">Hình </w:t>
        </w:r>
      </w:ins>
      <w:ins w:id="9200" w:author="The Si Tran" w:date="2012-12-11T23:42:00Z">
        <w:r w:rsidR="004D6F02" w:rsidRPr="000C3A28">
          <w:t>6.</w:t>
        </w:r>
      </w:ins>
      <w:r w:rsidR="00941798">
        <w:t>11</w:t>
      </w:r>
      <w:ins w:id="9201" w:author="The Si Tran" w:date="2012-12-11T20:06:00Z">
        <w:r w:rsidRPr="00941798">
          <w:t>:</w:t>
        </w:r>
      </w:ins>
      <w:ins w:id="9202" w:author="The Si Tran" w:date="2012-12-11T23:43:00Z">
        <w:r w:rsidR="004D6F02" w:rsidRPr="000A51F8">
          <w:rPr>
            <w:rPrChange w:id="9203" w:author="The Si Tran" w:date="2012-12-16T17:34:00Z">
              <w:rPr>
                <w:b w:val="0"/>
              </w:rPr>
            </w:rPrChange>
          </w:rPr>
          <w:t xml:space="preserve"> </w:t>
        </w:r>
      </w:ins>
      <w:ins w:id="9204" w:author="The Si Tran" w:date="2012-12-11T20:06:00Z">
        <w:r w:rsidRPr="000A51F8">
          <w:rPr>
            <w:rPrChange w:id="9205" w:author="The Si Tran" w:date="2012-12-16T17:34:00Z">
              <w:rPr>
                <w:b w:val="0"/>
              </w:rPr>
            </w:rPrChange>
          </w:rPr>
          <w:t>Đồ thị chuỗi dữ liệu Chemical</w:t>
        </w:r>
      </w:ins>
      <w:bookmarkEnd w:id="9198"/>
    </w:p>
    <w:p w14:paraId="783A3B4F" w14:textId="77777777" w:rsidR="001444EB" w:rsidRDefault="001444EB">
      <w:pPr>
        <w:pStyle w:val="Hinh"/>
        <w:rPr>
          <w:ins w:id="9206" w:author="The Si Tran" w:date="2012-12-12T07:58:00Z"/>
        </w:rPr>
        <w:pPrChange w:id="9207"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9208" w:author="The Si Tran" w:date="2012-12-11T20:06:00Z"/>
        </w:rPr>
        <w:pPrChange w:id="9209"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9210" w:author="The Si Tran" w:date="2012-12-11T20:07:00Z"/>
        </w:rPr>
        <w:pPrChange w:id="9211" w:author="The Si Tran" w:date="2012-12-09T14:53:00Z">
          <w:pPr>
            <w:pStyle w:val="Heading1"/>
            <w:jc w:val="left"/>
          </w:pPr>
        </w:pPrChange>
      </w:pPr>
      <w:ins w:id="9212" w:author="The Si Tran" w:date="2012-12-10T07:21:00Z">
        <w:r w:rsidRPr="00941798">
          <w:rPr>
            <w:noProof/>
            <w:rPrChange w:id="9213" w:author="Unknown">
              <w:rPr>
                <w:noProof/>
              </w:rPr>
            </w:rPrChange>
          </w:rPr>
          <w:drawing>
            <wp:inline distT="0" distB="0" distL="0" distR="0" wp14:anchorId="10F0555E" wp14:editId="068D57FD">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4"/>
                      <a:stretch>
                        <a:fillRect/>
                      </a:stretch>
                    </pic:blipFill>
                    <pic:spPr>
                      <a:xfrm>
                        <a:off x="0" y="0"/>
                        <a:ext cx="5883004" cy="3598940"/>
                      </a:xfrm>
                      <a:prstGeom prst="rect">
                        <a:avLst/>
                      </a:prstGeom>
                    </pic:spPr>
                  </pic:pic>
                </a:graphicData>
              </a:graphic>
            </wp:inline>
          </w:drawing>
        </w:r>
      </w:ins>
    </w:p>
    <w:p w14:paraId="7D704789" w14:textId="4F31BA3E" w:rsidR="006234D7" w:rsidRPr="000A51F8" w:rsidRDefault="006234D7">
      <w:pPr>
        <w:pStyle w:val="Hinh"/>
        <w:rPr>
          <w:ins w:id="9214" w:author="The Si Tran" w:date="2012-12-11T20:08:00Z"/>
          <w:rPrChange w:id="9215" w:author="The Si Tran" w:date="2012-12-16T17:34:00Z">
            <w:rPr>
              <w:ins w:id="9216" w:author="The Si Tran" w:date="2012-12-11T20:08:00Z"/>
            </w:rPr>
          </w:rPrChange>
        </w:rPr>
        <w:pPrChange w:id="9217" w:author="The Si Tran" w:date="2012-12-16T17:34:00Z">
          <w:pPr>
            <w:pStyle w:val="Heading3"/>
            <w:numPr>
              <w:ilvl w:val="0"/>
              <w:numId w:val="0"/>
            </w:numPr>
            <w:tabs>
              <w:tab w:val="clear" w:pos="1080"/>
            </w:tabs>
            <w:ind w:left="0" w:firstLine="0"/>
            <w:jc w:val="center"/>
          </w:pPr>
        </w:pPrChange>
      </w:pPr>
      <w:bookmarkStart w:id="9218" w:name="_Toc343711411"/>
      <w:ins w:id="9219" w:author="The Si Tran" w:date="2012-12-11T20:08:00Z">
        <w:r w:rsidRPr="00032D83">
          <w:t xml:space="preserve">Hình </w:t>
        </w:r>
      </w:ins>
      <w:ins w:id="9220" w:author="The Si Tran" w:date="2012-12-11T23:43:00Z">
        <w:r w:rsidR="004D6F02" w:rsidRPr="000C3A28">
          <w:t>6.</w:t>
        </w:r>
      </w:ins>
      <w:r w:rsidR="00941798">
        <w:t>12</w:t>
      </w:r>
      <w:ins w:id="9221" w:author="The Si Tran" w:date="2012-12-11T20:08:00Z">
        <w:r w:rsidRPr="00941798">
          <w:t>:</w:t>
        </w:r>
      </w:ins>
      <w:ins w:id="9222" w:author="The Si Tran" w:date="2012-12-11T23:43:00Z">
        <w:r w:rsidR="004D6F02" w:rsidRPr="000A51F8">
          <w:rPr>
            <w:rPrChange w:id="9223" w:author="The Si Tran" w:date="2012-12-16T17:34:00Z">
              <w:rPr>
                <w:b w:val="0"/>
              </w:rPr>
            </w:rPrChange>
          </w:rPr>
          <w:t xml:space="preserve"> </w:t>
        </w:r>
      </w:ins>
      <w:ins w:id="9224" w:author="The Si Tran" w:date="2012-12-11T20:08:00Z">
        <w:r w:rsidRPr="000A51F8">
          <w:rPr>
            <w:rPrChange w:id="9225" w:author="The Si Tran" w:date="2012-12-16T17:34:00Z">
              <w:rPr>
                <w:b w:val="0"/>
              </w:rPr>
            </w:rPrChange>
          </w:rPr>
          <w:t>Đồ thị chuỗi dữ liệu Prices</w:t>
        </w:r>
        <w:bookmarkEnd w:id="9218"/>
      </w:ins>
    </w:p>
    <w:p w14:paraId="5775560B" w14:textId="77777777" w:rsidR="006234D7" w:rsidRDefault="006234D7">
      <w:pPr>
        <w:rPr>
          <w:ins w:id="9226" w:author="The Si Tran" w:date="2012-12-10T07:20:00Z"/>
        </w:rPr>
        <w:pPrChange w:id="9227" w:author="The Si Tran" w:date="2012-12-09T14:53:00Z">
          <w:pPr>
            <w:pStyle w:val="Heading1"/>
            <w:jc w:val="left"/>
          </w:pPr>
        </w:pPrChange>
      </w:pPr>
    </w:p>
    <w:p w14:paraId="5E573A58" w14:textId="77777777" w:rsidR="00F61ABD" w:rsidRDefault="001E7EC0">
      <w:pPr>
        <w:jc w:val="center"/>
        <w:rPr>
          <w:ins w:id="9228" w:author="The Si Tran" w:date="2012-12-16T20:20:00Z"/>
          <w:rStyle w:val="HinhChar"/>
          <w:kern w:val="32"/>
          <w:sz w:val="32"/>
        </w:rPr>
        <w:pPrChange w:id="9229" w:author="The Si Tran" w:date="2012-12-11T23:44:00Z">
          <w:pPr>
            <w:pStyle w:val="Heading3"/>
            <w:numPr>
              <w:ilvl w:val="0"/>
              <w:numId w:val="0"/>
            </w:numPr>
            <w:tabs>
              <w:tab w:val="clear" w:pos="1080"/>
            </w:tabs>
            <w:ind w:left="0" w:firstLine="0"/>
            <w:jc w:val="center"/>
          </w:pPr>
        </w:pPrChange>
      </w:pPr>
      <w:ins w:id="9230" w:author="The Si Tran" w:date="2012-12-10T07:21:00Z">
        <w:r w:rsidRPr="00941798">
          <w:rPr>
            <w:noProof/>
            <w:rPrChange w:id="9231" w:author="Unknown">
              <w:rPr>
                <w:noProof/>
              </w:rPr>
            </w:rPrChange>
          </w:rPr>
          <w:lastRenderedPageBreak/>
          <w:drawing>
            <wp:inline distT="0" distB="0" distL="0" distR="0" wp14:anchorId="15E9F9A0" wp14:editId="77753E14">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35"/>
                      <a:stretch>
                        <a:fillRect/>
                      </a:stretch>
                    </pic:blipFill>
                    <pic:spPr>
                      <a:xfrm>
                        <a:off x="0" y="0"/>
                        <a:ext cx="5806722" cy="3552274"/>
                      </a:xfrm>
                      <a:prstGeom prst="rect">
                        <a:avLst/>
                      </a:prstGeom>
                    </pic:spPr>
                  </pic:pic>
                </a:graphicData>
              </a:graphic>
            </wp:inline>
          </w:drawing>
        </w:r>
      </w:ins>
    </w:p>
    <w:p w14:paraId="4B72C6D3" w14:textId="0926ED11" w:rsidR="006234D7" w:rsidRDefault="006234D7">
      <w:pPr>
        <w:pStyle w:val="Hinh"/>
        <w:rPr>
          <w:ins w:id="9232" w:author="The Si Tran" w:date="2012-12-14T06:28:00Z"/>
        </w:rPr>
        <w:pPrChange w:id="9233" w:author="The Si Tran" w:date="2012-12-16T20:20:00Z">
          <w:pPr>
            <w:pStyle w:val="Heading3"/>
            <w:numPr>
              <w:ilvl w:val="0"/>
              <w:numId w:val="0"/>
            </w:numPr>
            <w:tabs>
              <w:tab w:val="clear" w:pos="1080"/>
            </w:tabs>
            <w:ind w:left="0" w:firstLine="0"/>
            <w:jc w:val="center"/>
          </w:pPr>
        </w:pPrChange>
      </w:pPr>
      <w:bookmarkStart w:id="9234" w:name="_Toc343711412"/>
      <w:ins w:id="9235" w:author="The Si Tran" w:date="2012-12-11T20:08:00Z">
        <w:r w:rsidRPr="00F61ABD">
          <w:rPr>
            <w:rStyle w:val="HinhChar"/>
            <w:rPrChange w:id="9236" w:author="The Si Tran" w:date="2012-12-16T20:18:00Z">
              <w:rPr>
                <w:bCs w:val="0"/>
              </w:rPr>
            </w:rPrChange>
          </w:rPr>
          <w:t xml:space="preserve">Hình </w:t>
        </w:r>
      </w:ins>
      <w:ins w:id="9237" w:author="The Si Tran" w:date="2012-12-11T23:43:00Z">
        <w:r w:rsidR="00BA41C5" w:rsidRPr="00F61ABD">
          <w:rPr>
            <w:rStyle w:val="HinhChar"/>
            <w:rPrChange w:id="9238" w:author="The Si Tran" w:date="2012-12-16T20:18:00Z">
              <w:rPr>
                <w:bCs w:val="0"/>
              </w:rPr>
            </w:rPrChange>
          </w:rPr>
          <w:t>6.</w:t>
        </w:r>
      </w:ins>
      <w:r w:rsidR="00941798">
        <w:rPr>
          <w:rStyle w:val="HinhChar"/>
        </w:rPr>
        <w:t>13</w:t>
      </w:r>
      <w:ins w:id="9239" w:author="The Si Tran" w:date="2012-12-11T20:08:00Z">
        <w:r w:rsidRPr="00F61ABD">
          <w:rPr>
            <w:rStyle w:val="HinhChar"/>
            <w:rPrChange w:id="9240" w:author="The Si Tran" w:date="2012-12-16T20:18:00Z">
              <w:rPr>
                <w:bCs w:val="0"/>
              </w:rPr>
            </w:rPrChange>
          </w:rPr>
          <w:t>:</w:t>
        </w:r>
      </w:ins>
      <w:ins w:id="9241" w:author="The Si Tran" w:date="2012-12-11T23:43:00Z">
        <w:r w:rsidR="00BA41C5" w:rsidRPr="00F61ABD">
          <w:rPr>
            <w:rStyle w:val="HinhChar"/>
            <w:rPrChange w:id="9242" w:author="The Si Tran" w:date="2012-12-16T20:18:00Z">
              <w:rPr>
                <w:bCs w:val="0"/>
              </w:rPr>
            </w:rPrChange>
          </w:rPr>
          <w:t xml:space="preserve"> </w:t>
        </w:r>
      </w:ins>
      <w:ins w:id="9243" w:author="The Si Tran" w:date="2012-12-11T20:08:00Z">
        <w:r w:rsidRPr="00F61ABD">
          <w:rPr>
            <w:rStyle w:val="HinhChar"/>
            <w:rPrChange w:id="9244" w:author="The Si Tran" w:date="2012-12-16T20:18:00Z">
              <w:rPr>
                <w:b w:val="0"/>
                <w:bCs w:val="0"/>
              </w:rPr>
            </w:rPrChange>
          </w:rPr>
          <w:t xml:space="preserve">Đồ thị chuỗi dữ liệu </w:t>
        </w:r>
      </w:ins>
      <w:ins w:id="9245" w:author="The Si Tran" w:date="2012-12-11T20:09:00Z">
        <w:r w:rsidRPr="00F61ABD">
          <w:rPr>
            <w:rStyle w:val="HinhChar"/>
            <w:rPrChange w:id="9246" w:author="The Si Tran" w:date="2012-12-16T20:18:00Z">
              <w:rPr>
                <w:b w:val="0"/>
                <w:bCs w:val="0"/>
              </w:rPr>
            </w:rPrChange>
          </w:rPr>
          <w:t>Sunspots</w:t>
        </w:r>
      </w:ins>
      <w:bookmarkEnd w:id="9234"/>
    </w:p>
    <w:p w14:paraId="32D5EB39" w14:textId="77777777" w:rsidR="00722731" w:rsidRPr="00BA41C5" w:rsidRDefault="00722731">
      <w:pPr>
        <w:jc w:val="center"/>
        <w:rPr>
          <w:ins w:id="9247" w:author="The Si Tran" w:date="2012-12-11T23:44:00Z"/>
          <w:b/>
          <w:rPrChange w:id="9248" w:author="The Si Tran" w:date="2012-12-11T23:44:00Z">
            <w:rPr>
              <w:ins w:id="9249" w:author="The Si Tran" w:date="2012-12-11T23:44:00Z"/>
              <w:b w:val="0"/>
            </w:rPr>
          </w:rPrChange>
        </w:rPr>
        <w:pPrChange w:id="9250"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9251" w:author="The Si Tran" w:date="2012-12-11T20:08:00Z"/>
        </w:rPr>
        <w:pPrChange w:id="9252"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9253" w:author="The Si Tran" w:date="2012-12-11T20:09:00Z"/>
          <w:szCs w:val="26"/>
        </w:rPr>
        <w:pPrChange w:id="9254" w:author="The Si Tran" w:date="2012-12-09T14:53:00Z">
          <w:pPr>
            <w:pStyle w:val="Heading1"/>
            <w:jc w:val="left"/>
          </w:pPr>
        </w:pPrChange>
      </w:pPr>
      <w:ins w:id="9255" w:author="The Si Tran" w:date="2012-12-10T07:21:00Z">
        <w:r w:rsidRPr="00941798">
          <w:rPr>
            <w:noProof/>
            <w:rPrChange w:id="9256" w:author="Unknown">
              <w:rPr>
                <w:noProof/>
              </w:rPr>
            </w:rPrChange>
          </w:rPr>
          <w:drawing>
            <wp:inline distT="0" distB="0" distL="0" distR="0" wp14:anchorId="2307301A" wp14:editId="67DB75CE">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6"/>
                      <a:stretch>
                        <a:fillRect/>
                      </a:stretch>
                    </pic:blipFill>
                    <pic:spPr>
                      <a:xfrm>
                        <a:off x="0" y="0"/>
                        <a:ext cx="5783760" cy="3533903"/>
                      </a:xfrm>
                      <a:prstGeom prst="rect">
                        <a:avLst/>
                      </a:prstGeom>
                    </pic:spPr>
                  </pic:pic>
                </a:graphicData>
              </a:graphic>
            </wp:inline>
          </w:drawing>
        </w:r>
      </w:ins>
    </w:p>
    <w:p w14:paraId="7EE1B91C" w14:textId="7F9AC6CD" w:rsidR="006234D7" w:rsidRPr="000A51F8" w:rsidRDefault="006234D7">
      <w:pPr>
        <w:pStyle w:val="Hinh"/>
        <w:rPr>
          <w:ins w:id="9257" w:author="The Si Tran" w:date="2012-12-11T20:09:00Z"/>
          <w:rPrChange w:id="9258" w:author="The Si Tran" w:date="2012-12-16T17:35:00Z">
            <w:rPr>
              <w:ins w:id="9259" w:author="The Si Tran" w:date="2012-12-11T20:09:00Z"/>
            </w:rPr>
          </w:rPrChange>
        </w:rPr>
        <w:pPrChange w:id="9260" w:author="The Si Tran" w:date="2012-12-16T17:35:00Z">
          <w:pPr>
            <w:pStyle w:val="Heading3"/>
            <w:numPr>
              <w:ilvl w:val="0"/>
              <w:numId w:val="0"/>
            </w:numPr>
            <w:tabs>
              <w:tab w:val="clear" w:pos="1080"/>
            </w:tabs>
            <w:ind w:left="0" w:firstLine="0"/>
            <w:jc w:val="center"/>
          </w:pPr>
        </w:pPrChange>
      </w:pPr>
      <w:bookmarkStart w:id="9261" w:name="_Toc343711413"/>
      <w:ins w:id="9262" w:author="The Si Tran" w:date="2012-12-11T20:09:00Z">
        <w:r w:rsidRPr="00032D83">
          <w:t xml:space="preserve">Hình </w:t>
        </w:r>
      </w:ins>
      <w:ins w:id="9263" w:author="The Si Tran" w:date="2012-12-11T23:45:00Z">
        <w:r w:rsidR="00BA41C5" w:rsidRPr="000C3A28">
          <w:t>6.</w:t>
        </w:r>
      </w:ins>
      <w:r w:rsidR="00941798">
        <w:t>14</w:t>
      </w:r>
      <w:ins w:id="9264" w:author="The Si Tran" w:date="2012-12-11T20:09:00Z">
        <w:r w:rsidRPr="00941798">
          <w:t>:</w:t>
        </w:r>
      </w:ins>
      <w:ins w:id="9265" w:author="The Si Tran" w:date="2012-12-11T23:45:00Z">
        <w:r w:rsidR="00BA41C5" w:rsidRPr="000A51F8">
          <w:rPr>
            <w:rPrChange w:id="9266" w:author="The Si Tran" w:date="2012-12-16T17:35:00Z">
              <w:rPr>
                <w:b w:val="0"/>
              </w:rPr>
            </w:rPrChange>
          </w:rPr>
          <w:t xml:space="preserve"> </w:t>
        </w:r>
      </w:ins>
      <w:ins w:id="9267" w:author="The Si Tran" w:date="2012-12-11T20:09:00Z">
        <w:r w:rsidRPr="000A51F8">
          <w:rPr>
            <w:rPrChange w:id="9268" w:author="The Si Tran" w:date="2012-12-16T17:35:00Z">
              <w:rPr>
                <w:b w:val="0"/>
              </w:rPr>
            </w:rPrChange>
          </w:rPr>
          <w:t>Đồ thị chuỗi dữ liệu Kobe</w:t>
        </w:r>
        <w:bookmarkEnd w:id="9261"/>
      </w:ins>
    </w:p>
    <w:p w14:paraId="348758B0" w14:textId="762C11F9" w:rsidR="00EF77AD" w:rsidRDefault="00EF77AD">
      <w:pPr>
        <w:pStyle w:val="Heading2"/>
        <w:rPr>
          <w:ins w:id="9269" w:author="superchickend" w:date="2012-12-16T15:24:00Z"/>
        </w:rPr>
        <w:pPrChange w:id="9270" w:author="The Si Tran" w:date="2012-12-06T21:19:00Z">
          <w:pPr>
            <w:pStyle w:val="Heading1"/>
            <w:jc w:val="left"/>
          </w:pPr>
        </w:pPrChange>
      </w:pPr>
      <w:bookmarkStart w:id="9271" w:name="_Toc343711257"/>
      <w:ins w:id="9272" w:author="The Si Tran" w:date="2012-12-06T21:21:00Z">
        <w:r>
          <w:lastRenderedPageBreak/>
          <w:t>Kết quả thực nghiệ</w:t>
        </w:r>
        <w:r w:rsidR="00835F6C">
          <w:t>m</w:t>
        </w:r>
      </w:ins>
      <w:bookmarkEnd w:id="9271"/>
    </w:p>
    <w:p w14:paraId="1FE4844E" w14:textId="1CB4617B" w:rsidR="00271541" w:rsidRPr="00032D83" w:rsidRDefault="00271541">
      <w:pPr>
        <w:ind w:firstLine="648"/>
        <w:rPr>
          <w:ins w:id="9273" w:author="The Si Tran" w:date="2012-12-06T21:21:00Z"/>
        </w:rPr>
        <w:pPrChange w:id="9274" w:author="superchickend" w:date="2012-12-16T15:27:00Z">
          <w:pPr>
            <w:pStyle w:val="Heading1"/>
            <w:jc w:val="left"/>
          </w:pPr>
        </w:pPrChange>
      </w:pPr>
      <w:ins w:id="9275"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9276" w:author="The Si Tran" w:date="2012-12-06T21:22:00Z">
          <w:pPr>
            <w:pStyle w:val="Heading1"/>
            <w:jc w:val="left"/>
          </w:pPr>
        </w:pPrChange>
      </w:pPr>
      <w:bookmarkStart w:id="9277" w:name="_Toc343711258"/>
      <w:ins w:id="9278" w:author="The Si Tran" w:date="2012-12-06T21:22:00Z">
        <w:r>
          <w:t>Bộ dữ liệ</w:t>
        </w:r>
        <w:r w:rsidR="00810267">
          <w:t xml:space="preserve">u </w:t>
        </w:r>
      </w:ins>
      <w:ins w:id="9279" w:author="The Si Tran" w:date="2012-12-10T07:23:00Z">
        <w:r w:rsidR="00810267">
          <w:t>có tính mùa và xu hướng</w:t>
        </w:r>
      </w:ins>
      <w:bookmarkEnd w:id="9277"/>
    </w:p>
    <w:p w14:paraId="5A5B5379" w14:textId="13D50C52" w:rsidR="002E3DC5" w:rsidRPr="002E3DC5" w:rsidRDefault="000F1BDB" w:rsidP="002E3DC5">
      <w:pPr>
        <w:rPr>
          <w:ins w:id="9280" w:author="The Si Tran" w:date="2012-12-14T06:29:00Z"/>
        </w:rPr>
      </w:pPr>
      <w:r>
        <w:t xml:space="preserve">Bảng 6.2 và bảng 6.3 là kết quả thực nghiệm </w:t>
      </w:r>
      <w:r w:rsidR="00971774">
        <w:t>đối với 2 bộ dữ liệu Pasengers và Paper. Q</w:t>
      </w:r>
      <w:r>
        <w:t xml:space="preserve">ua bảng kết quả thực nghiệm </w:t>
      </w:r>
      <w:r w:rsidR="00971774">
        <w:t>đó</w:t>
      </w:r>
      <w:r>
        <w:t xml:space="preserve">, chúng ta nhận thấy rằng mô hình tích hợp cho kết quả tối ưu hơn hai mô hình thành phần. Cụ thể, đối với chuỗi dữ liệu </w:t>
      </w:r>
      <w:ins w:id="9281" w:author="The Si Tran" w:date="2012-12-14T06:29:00Z">
        <w:r w:rsidRPr="00EF4E32">
          <w:t>Passengers</w:t>
        </w:r>
      </w:ins>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tích hợp cho kết quả tốt hơn các mô hình thành phần.</w:t>
      </w:r>
    </w:p>
    <w:p w14:paraId="472957A1" w14:textId="07076E86" w:rsidR="00722731" w:rsidRPr="00EF4E32" w:rsidRDefault="00722731">
      <w:pPr>
        <w:pStyle w:val="Bang"/>
        <w:rPr>
          <w:ins w:id="9282" w:author="The Si Tran" w:date="2012-12-10T07:25:00Z"/>
        </w:rPr>
        <w:pPrChange w:id="9283" w:author="The Si Tran" w:date="2012-12-16T10:03:00Z">
          <w:pPr>
            <w:pStyle w:val="Heading1"/>
            <w:jc w:val="left"/>
          </w:pPr>
        </w:pPrChange>
      </w:pPr>
      <w:bookmarkStart w:id="9284" w:name="_Toc343033794"/>
      <w:bookmarkStart w:id="9285" w:name="_Toc343711417"/>
      <w:ins w:id="9286" w:author="The Si Tran" w:date="2012-12-14T06:29:00Z">
        <w:r w:rsidRPr="00EF4E32">
          <w:t>Bảng 6.2: Kết quả thực nghiệm chuỗi dữ liệu Passengers</w:t>
        </w:r>
      </w:ins>
      <w:bookmarkEnd w:id="9284"/>
      <w:bookmarkEnd w:id="9285"/>
    </w:p>
    <w:tbl>
      <w:tblPr>
        <w:tblW w:w="9321" w:type="dxa"/>
        <w:tblLook w:val="04A0" w:firstRow="1" w:lastRow="0" w:firstColumn="1" w:lastColumn="0" w:noHBand="0" w:noVBand="1"/>
        <w:tblPrChange w:id="9287" w:author="The Si Tran" w:date="2012-12-16T08:43:00Z">
          <w:tblPr>
            <w:tblW w:w="10475" w:type="dxa"/>
            <w:tblLook w:val="04A0" w:firstRow="1" w:lastRow="0" w:firstColumn="1" w:lastColumn="0" w:noHBand="0" w:noVBand="1"/>
          </w:tblPr>
        </w:tblPrChange>
      </w:tblPr>
      <w:tblGrid>
        <w:gridCol w:w="1638"/>
        <w:gridCol w:w="4500"/>
        <w:gridCol w:w="1304"/>
        <w:gridCol w:w="1043"/>
        <w:gridCol w:w="964"/>
        <w:tblGridChange w:id="9288">
          <w:tblGrid>
            <w:gridCol w:w="1072"/>
            <w:gridCol w:w="6843"/>
            <w:gridCol w:w="801"/>
            <w:gridCol w:w="931"/>
            <w:gridCol w:w="828"/>
          </w:tblGrid>
        </w:tblGridChange>
      </w:tblGrid>
      <w:tr w:rsidR="00A837C3" w:rsidRPr="009D2F47" w14:paraId="0506A383" w14:textId="77777777" w:rsidTr="006431AB">
        <w:trPr>
          <w:trHeight w:val="220"/>
          <w:ins w:id="9289" w:author="The Si Tran" w:date="2012-12-10T07:27:00Z"/>
          <w:trPrChange w:id="9290"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291"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4C2D67" w:rsidRDefault="00A837C3">
            <w:pPr>
              <w:pStyle w:val="BangBody"/>
              <w:rPr>
                <w:ins w:id="9292" w:author="The Si Tran" w:date="2012-12-10T07:27:00Z"/>
                <w:sz w:val="26"/>
                <w:szCs w:val="26"/>
                <w:rPrChange w:id="9293" w:author="The Si Tran" w:date="2012-12-14T06:33:00Z">
                  <w:rPr>
                    <w:ins w:id="9294" w:author="The Si Tran" w:date="2012-12-10T07:27:00Z"/>
                    <w:rFonts w:ascii="Calibri" w:eastAsia="Times New Roman" w:hAnsi="Calibri"/>
                    <w:color w:val="000000"/>
                    <w:sz w:val="22"/>
                  </w:rPr>
                </w:rPrChange>
              </w:rPr>
              <w:pPrChange w:id="9295"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9296"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4C2D67" w:rsidRDefault="00A837C3">
            <w:pPr>
              <w:pStyle w:val="BangBody"/>
              <w:jc w:val="center"/>
              <w:rPr>
                <w:ins w:id="9297" w:author="The Si Tran" w:date="2012-12-10T07:27:00Z"/>
                <w:b/>
                <w:sz w:val="26"/>
                <w:szCs w:val="26"/>
                <w:rPrChange w:id="9298" w:author="superchickend" w:date="2012-12-16T15:28:00Z">
                  <w:rPr>
                    <w:ins w:id="9299" w:author="The Si Tran" w:date="2012-12-10T07:27:00Z"/>
                    <w:rFonts w:ascii="Calibri" w:eastAsia="Times New Roman" w:hAnsi="Calibri"/>
                    <w:color w:val="000000"/>
                    <w:sz w:val="22"/>
                  </w:rPr>
                </w:rPrChange>
              </w:rPr>
              <w:pPrChange w:id="9300" w:author="superchickend" w:date="2012-12-16T15:28:00Z">
                <w:pPr>
                  <w:spacing w:line="240" w:lineRule="auto"/>
                  <w:ind w:hanging="18"/>
                </w:pPr>
              </w:pPrChange>
            </w:pPr>
            <w:ins w:id="9301" w:author="The Si Tran" w:date="2012-12-10T07:27:00Z">
              <w:r w:rsidRPr="004C2D67">
                <w:rPr>
                  <w:b/>
                  <w:sz w:val="26"/>
                  <w:szCs w:val="26"/>
                  <w:rPrChange w:id="9302"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9303"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4C2D67" w:rsidRDefault="00A837C3">
            <w:pPr>
              <w:pStyle w:val="BangBody"/>
              <w:jc w:val="center"/>
              <w:rPr>
                <w:ins w:id="9304" w:author="The Si Tran" w:date="2012-12-10T07:27:00Z"/>
                <w:b/>
                <w:sz w:val="26"/>
                <w:szCs w:val="26"/>
                <w:rPrChange w:id="9305" w:author="superchickend" w:date="2012-12-16T15:28:00Z">
                  <w:rPr>
                    <w:ins w:id="9306" w:author="The Si Tran" w:date="2012-12-10T07:27:00Z"/>
                    <w:rFonts w:ascii="Calibri" w:eastAsia="Times New Roman" w:hAnsi="Calibri"/>
                    <w:color w:val="000000"/>
                    <w:sz w:val="22"/>
                  </w:rPr>
                </w:rPrChange>
              </w:rPr>
              <w:pPrChange w:id="9307" w:author="superchickend" w:date="2012-12-16T15:28:00Z">
                <w:pPr>
                  <w:spacing w:line="240" w:lineRule="auto"/>
                </w:pPr>
              </w:pPrChange>
            </w:pPr>
            <w:ins w:id="9308" w:author="The Si Tran" w:date="2012-12-10T07:27:00Z">
              <w:r w:rsidRPr="004C2D67">
                <w:rPr>
                  <w:b/>
                  <w:sz w:val="26"/>
                  <w:szCs w:val="26"/>
                  <w:rPrChange w:id="9309"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9310"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4C2D67" w:rsidRDefault="00A837C3">
            <w:pPr>
              <w:pStyle w:val="BangBody"/>
              <w:jc w:val="center"/>
              <w:rPr>
                <w:ins w:id="9311" w:author="The Si Tran" w:date="2012-12-10T07:27:00Z"/>
                <w:b/>
                <w:sz w:val="26"/>
                <w:szCs w:val="26"/>
                <w:rPrChange w:id="9312" w:author="superchickend" w:date="2012-12-16T15:28:00Z">
                  <w:rPr>
                    <w:ins w:id="9313" w:author="The Si Tran" w:date="2012-12-10T07:27:00Z"/>
                    <w:rFonts w:ascii="Calibri" w:eastAsia="Times New Roman" w:hAnsi="Calibri"/>
                    <w:color w:val="000000"/>
                    <w:sz w:val="22"/>
                  </w:rPr>
                </w:rPrChange>
              </w:rPr>
              <w:pPrChange w:id="9314" w:author="superchickend" w:date="2012-12-16T15:28:00Z">
                <w:pPr>
                  <w:spacing w:line="240" w:lineRule="auto"/>
                </w:pPr>
              </w:pPrChange>
            </w:pPr>
            <w:ins w:id="9315" w:author="The Si Tran" w:date="2012-12-10T07:27:00Z">
              <w:r w:rsidRPr="004C2D67">
                <w:rPr>
                  <w:b/>
                  <w:sz w:val="26"/>
                  <w:szCs w:val="26"/>
                  <w:rPrChange w:id="9316"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9317"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4C2D67" w:rsidRDefault="00A837C3">
            <w:pPr>
              <w:pStyle w:val="BangBody"/>
              <w:jc w:val="center"/>
              <w:rPr>
                <w:ins w:id="9318" w:author="The Si Tran" w:date="2012-12-10T07:27:00Z"/>
                <w:b/>
                <w:sz w:val="26"/>
                <w:szCs w:val="26"/>
                <w:rPrChange w:id="9319" w:author="superchickend" w:date="2012-12-16T15:28:00Z">
                  <w:rPr>
                    <w:ins w:id="9320" w:author="The Si Tran" w:date="2012-12-10T07:27:00Z"/>
                    <w:rFonts w:ascii="Calibri" w:eastAsia="Times New Roman" w:hAnsi="Calibri"/>
                    <w:color w:val="000000"/>
                    <w:sz w:val="22"/>
                  </w:rPr>
                </w:rPrChange>
              </w:rPr>
              <w:pPrChange w:id="9321" w:author="superchickend" w:date="2012-12-16T15:28:00Z">
                <w:pPr>
                  <w:spacing w:line="240" w:lineRule="auto"/>
                </w:pPr>
              </w:pPrChange>
            </w:pPr>
            <w:ins w:id="9322" w:author="The Si Tran" w:date="2012-12-10T07:27:00Z">
              <w:r w:rsidRPr="004C2D67">
                <w:rPr>
                  <w:b/>
                  <w:sz w:val="26"/>
                  <w:szCs w:val="26"/>
                  <w:rPrChange w:id="9323"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9324" w:author="The Si Tran" w:date="2012-12-10T07:27:00Z"/>
          <w:trPrChange w:id="9325"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26"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66445CB" w:rsidR="00A837C3" w:rsidRPr="004C2D67" w:rsidRDefault="00A837C3">
            <w:pPr>
              <w:pStyle w:val="BangBody"/>
              <w:jc w:val="center"/>
              <w:rPr>
                <w:ins w:id="9327" w:author="The Si Tran" w:date="2012-12-10T07:27:00Z"/>
                <w:b/>
                <w:sz w:val="26"/>
                <w:szCs w:val="26"/>
                <w:rPrChange w:id="9328" w:author="superchickend" w:date="2012-12-16T15:28:00Z">
                  <w:rPr>
                    <w:ins w:id="9329" w:author="The Si Tran" w:date="2012-12-10T07:27:00Z"/>
                    <w:rFonts w:ascii="Calibri" w:eastAsia="Times New Roman" w:hAnsi="Calibri"/>
                    <w:color w:val="000000"/>
                    <w:sz w:val="22"/>
                  </w:rPr>
                </w:rPrChange>
              </w:rPr>
              <w:pPrChange w:id="9330" w:author="superchickend" w:date="2012-12-16T15:28:00Z">
                <w:pPr>
                  <w:spacing w:line="240" w:lineRule="auto"/>
                  <w:jc w:val="center"/>
                </w:pPr>
              </w:pPrChange>
            </w:pPr>
            <w:ins w:id="9331" w:author="The Si Tran" w:date="2012-12-10T07:27:00Z">
              <w:r w:rsidRPr="004C2D67">
                <w:rPr>
                  <w:b/>
                  <w:sz w:val="26"/>
                  <w:szCs w:val="26"/>
                  <w:rPrChange w:id="9332" w:author="superchickend" w:date="2012-12-16T15:28:00Z">
                    <w:rPr>
                      <w:rFonts w:ascii="Calibri" w:hAnsi="Calibri"/>
                      <w:sz w:val="22"/>
                    </w:rPr>
                  </w:rPrChange>
                </w:rPr>
                <w:t>ANN</w:t>
              </w:r>
            </w:ins>
          </w:p>
        </w:tc>
        <w:tc>
          <w:tcPr>
            <w:tcW w:w="4500" w:type="dxa"/>
            <w:tcBorders>
              <w:top w:val="nil"/>
              <w:left w:val="nil"/>
              <w:bottom w:val="single" w:sz="4" w:space="0" w:color="auto"/>
              <w:right w:val="single" w:sz="4" w:space="0" w:color="auto"/>
            </w:tcBorders>
            <w:shd w:val="clear" w:color="auto" w:fill="auto"/>
            <w:vAlign w:val="bottom"/>
            <w:hideMark/>
            <w:tcPrChange w:id="9333"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4C2D67" w:rsidRDefault="00976130">
            <w:pPr>
              <w:pStyle w:val="BangBody"/>
              <w:rPr>
                <w:ins w:id="9334" w:author="The Si Tran" w:date="2012-12-10T07:27:00Z"/>
                <w:sz w:val="26"/>
                <w:szCs w:val="26"/>
                <w:rPrChange w:id="9335" w:author="The Si Tran" w:date="2012-12-14T06:33:00Z">
                  <w:rPr>
                    <w:ins w:id="9336" w:author="The Si Tran" w:date="2012-12-10T07:27:00Z"/>
                    <w:rFonts w:ascii="Calibri" w:eastAsia="Times New Roman" w:hAnsi="Calibri"/>
                    <w:color w:val="000000"/>
                    <w:sz w:val="22"/>
                  </w:rPr>
                </w:rPrChange>
              </w:rPr>
              <w:pPrChange w:id="9337" w:author="The Si Tran" w:date="2012-12-16T08:45:00Z">
                <w:pPr>
                  <w:spacing w:line="240" w:lineRule="auto"/>
                  <w:jc w:val="left"/>
                </w:pPr>
              </w:pPrChange>
            </w:pPr>
            <w:r>
              <w:rPr>
                <w:sz w:val="26"/>
                <w:szCs w:val="26"/>
              </w:rPr>
              <w:t>Nơron</w:t>
            </w:r>
            <w:ins w:id="9338" w:author="The Si Tran" w:date="2012-12-10T07:27:00Z">
              <w:r w:rsidR="00A837C3" w:rsidRPr="004C2D67">
                <w:rPr>
                  <w:sz w:val="26"/>
                  <w:szCs w:val="26"/>
                  <w:rPrChange w:id="9339" w:author="The Si Tran" w:date="2012-12-14T06:33:00Z">
                    <w:rPr>
                      <w:rFonts w:ascii="Calibri" w:hAnsi="Calibri"/>
                      <w:sz w:val="22"/>
                    </w:rPr>
                  </w:rPrChange>
                </w:rPr>
                <w:t>(6,6,1),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340"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4C2D67" w:rsidRDefault="00A837C3">
            <w:pPr>
              <w:pStyle w:val="BangBody"/>
              <w:jc w:val="center"/>
              <w:rPr>
                <w:ins w:id="9341" w:author="The Si Tran" w:date="2012-12-10T07:27:00Z"/>
                <w:sz w:val="26"/>
                <w:szCs w:val="26"/>
                <w:rPrChange w:id="9342" w:author="The Si Tran" w:date="2012-12-14T06:33:00Z">
                  <w:rPr>
                    <w:ins w:id="9343" w:author="The Si Tran" w:date="2012-12-10T07:27:00Z"/>
                    <w:rFonts w:ascii="Calibri" w:eastAsia="Times New Roman" w:hAnsi="Calibri"/>
                    <w:color w:val="000000"/>
                    <w:sz w:val="22"/>
                  </w:rPr>
                </w:rPrChange>
              </w:rPr>
              <w:pPrChange w:id="9344" w:author="superchickend" w:date="2012-12-16T15:28:00Z">
                <w:pPr>
                  <w:spacing w:line="240" w:lineRule="auto"/>
                  <w:jc w:val="right"/>
                </w:pPr>
              </w:pPrChange>
            </w:pPr>
            <w:ins w:id="9345" w:author="The Si Tran" w:date="2012-12-10T07:27:00Z">
              <w:r w:rsidRPr="004C2D67">
                <w:rPr>
                  <w:sz w:val="26"/>
                  <w:szCs w:val="26"/>
                  <w:rPrChange w:id="9346"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9347"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4C2D67" w:rsidRDefault="00A837C3">
            <w:pPr>
              <w:pStyle w:val="BangBody"/>
              <w:jc w:val="center"/>
              <w:rPr>
                <w:ins w:id="9348" w:author="The Si Tran" w:date="2012-12-10T07:27:00Z"/>
                <w:sz w:val="26"/>
                <w:szCs w:val="26"/>
                <w:rPrChange w:id="9349" w:author="The Si Tran" w:date="2012-12-14T06:33:00Z">
                  <w:rPr>
                    <w:ins w:id="9350" w:author="The Si Tran" w:date="2012-12-10T07:27:00Z"/>
                    <w:rFonts w:ascii="Calibri" w:eastAsia="Times New Roman" w:hAnsi="Calibri"/>
                    <w:color w:val="000000"/>
                    <w:sz w:val="22"/>
                  </w:rPr>
                </w:rPrChange>
              </w:rPr>
              <w:pPrChange w:id="9351" w:author="superchickend" w:date="2012-12-16T15:28:00Z">
                <w:pPr>
                  <w:spacing w:line="240" w:lineRule="auto"/>
                  <w:jc w:val="right"/>
                </w:pPr>
              </w:pPrChange>
            </w:pPr>
            <w:ins w:id="9352" w:author="The Si Tran" w:date="2012-12-10T07:27:00Z">
              <w:r w:rsidRPr="004C2D67">
                <w:rPr>
                  <w:sz w:val="26"/>
                  <w:szCs w:val="26"/>
                  <w:rPrChange w:id="9353"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9354"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4C2D67" w:rsidRDefault="00A837C3">
            <w:pPr>
              <w:pStyle w:val="BangBody"/>
              <w:jc w:val="center"/>
              <w:rPr>
                <w:ins w:id="9355" w:author="The Si Tran" w:date="2012-12-10T07:27:00Z"/>
                <w:sz w:val="26"/>
                <w:szCs w:val="26"/>
                <w:rPrChange w:id="9356" w:author="The Si Tran" w:date="2012-12-14T06:33:00Z">
                  <w:rPr>
                    <w:ins w:id="9357" w:author="The Si Tran" w:date="2012-12-10T07:27:00Z"/>
                    <w:rFonts w:ascii="Calibri" w:eastAsia="Times New Roman" w:hAnsi="Calibri"/>
                    <w:color w:val="000000"/>
                    <w:sz w:val="22"/>
                  </w:rPr>
                </w:rPrChange>
              </w:rPr>
              <w:pPrChange w:id="9358" w:author="superchickend" w:date="2012-12-16T15:28:00Z">
                <w:pPr>
                  <w:spacing w:line="240" w:lineRule="auto"/>
                  <w:jc w:val="right"/>
                </w:pPr>
              </w:pPrChange>
            </w:pPr>
            <w:ins w:id="9359" w:author="The Si Tran" w:date="2012-12-10T07:27:00Z">
              <w:r w:rsidRPr="004C2D67">
                <w:rPr>
                  <w:sz w:val="26"/>
                  <w:szCs w:val="26"/>
                  <w:rPrChange w:id="9360" w:author="The Si Tran" w:date="2012-12-14T06:33:00Z">
                    <w:rPr>
                      <w:rFonts w:ascii="Calibri" w:hAnsi="Calibri"/>
                      <w:sz w:val="22"/>
                    </w:rPr>
                  </w:rPrChange>
                </w:rPr>
                <w:t>8.92</w:t>
              </w:r>
            </w:ins>
          </w:p>
        </w:tc>
      </w:tr>
      <w:tr w:rsidR="00A837C3" w:rsidRPr="009D2F47" w14:paraId="6BE6CD20" w14:textId="77777777" w:rsidTr="008B0B04">
        <w:trPr>
          <w:trHeight w:val="441"/>
          <w:ins w:id="9361" w:author="The Si Tran" w:date="2012-12-10T07:27:00Z"/>
          <w:trPrChange w:id="9362"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9363"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4C2D67" w:rsidRDefault="00A837C3">
            <w:pPr>
              <w:pStyle w:val="BangBody"/>
              <w:jc w:val="center"/>
              <w:rPr>
                <w:ins w:id="9364" w:author="The Si Tran" w:date="2012-12-10T07:27:00Z"/>
                <w:b/>
                <w:sz w:val="26"/>
                <w:szCs w:val="26"/>
                <w:rPrChange w:id="9365" w:author="superchickend" w:date="2012-12-16T15:28:00Z">
                  <w:rPr>
                    <w:ins w:id="9366" w:author="The Si Tran" w:date="2012-12-10T07:27:00Z"/>
                    <w:rFonts w:ascii="Calibri" w:eastAsia="Times New Roman" w:hAnsi="Calibri"/>
                    <w:color w:val="000000"/>
                    <w:sz w:val="22"/>
                  </w:rPr>
                </w:rPrChange>
              </w:rPr>
              <w:pPrChange w:id="9367"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368"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4C2D67" w:rsidRDefault="00976130">
            <w:pPr>
              <w:pStyle w:val="BangBody"/>
              <w:rPr>
                <w:ins w:id="9369" w:author="The Si Tran" w:date="2012-12-10T07:27:00Z"/>
                <w:sz w:val="26"/>
                <w:szCs w:val="26"/>
                <w:rPrChange w:id="9370" w:author="The Si Tran" w:date="2012-12-14T06:33:00Z">
                  <w:rPr>
                    <w:ins w:id="9371" w:author="The Si Tran" w:date="2012-12-10T07:27:00Z"/>
                    <w:rFonts w:ascii="Calibri" w:eastAsia="Times New Roman" w:hAnsi="Calibri"/>
                    <w:color w:val="000000"/>
                    <w:sz w:val="22"/>
                  </w:rPr>
                </w:rPrChange>
              </w:rPr>
              <w:pPrChange w:id="9372" w:author="The Si Tran" w:date="2012-12-16T08:45:00Z">
                <w:pPr>
                  <w:spacing w:line="240" w:lineRule="auto"/>
                </w:pPr>
              </w:pPrChange>
            </w:pPr>
            <w:r>
              <w:rPr>
                <w:sz w:val="26"/>
                <w:szCs w:val="26"/>
              </w:rPr>
              <w:t>Nơron</w:t>
            </w:r>
            <w:ins w:id="9373" w:author="The Si Tran" w:date="2012-12-10T07:27:00Z">
              <w:r w:rsidR="00A837C3" w:rsidRPr="004C2D67">
                <w:rPr>
                  <w:sz w:val="26"/>
                  <w:szCs w:val="26"/>
                  <w:rPrChange w:id="9374" w:author="The Si Tran" w:date="2012-12-14T06:33:00Z">
                    <w:rPr>
                      <w:rFonts w:ascii="Calibri" w:hAnsi="Calibri"/>
                      <w:sz w:val="22"/>
                    </w:rPr>
                  </w:rPrChange>
                </w:rPr>
                <w:t>(6,6,1),Algorithm=Back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375"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4C2D67" w:rsidRDefault="00A837C3">
            <w:pPr>
              <w:pStyle w:val="BangBody"/>
              <w:jc w:val="center"/>
              <w:rPr>
                <w:ins w:id="9376" w:author="The Si Tran" w:date="2012-12-10T07:27:00Z"/>
                <w:sz w:val="26"/>
                <w:szCs w:val="26"/>
                <w:rPrChange w:id="9377" w:author="The Si Tran" w:date="2012-12-14T06:33:00Z">
                  <w:rPr>
                    <w:ins w:id="9378" w:author="The Si Tran" w:date="2012-12-10T07:27:00Z"/>
                    <w:rFonts w:ascii="Calibri" w:eastAsia="Times New Roman" w:hAnsi="Calibri"/>
                    <w:color w:val="000000"/>
                    <w:sz w:val="22"/>
                  </w:rPr>
                </w:rPrChange>
              </w:rPr>
              <w:pPrChange w:id="9379" w:author="superchickend" w:date="2012-12-16T15:29:00Z">
                <w:pPr>
                  <w:spacing w:line="240" w:lineRule="auto"/>
                  <w:jc w:val="right"/>
                </w:pPr>
              </w:pPrChange>
            </w:pPr>
            <w:ins w:id="9380" w:author="The Si Tran" w:date="2012-12-10T07:27:00Z">
              <w:r w:rsidRPr="004C2D67">
                <w:rPr>
                  <w:sz w:val="26"/>
                  <w:szCs w:val="26"/>
                  <w:rPrChange w:id="9381"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9382"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4C2D67" w:rsidRDefault="00A837C3">
            <w:pPr>
              <w:pStyle w:val="BangBody"/>
              <w:jc w:val="center"/>
              <w:rPr>
                <w:ins w:id="9383" w:author="The Si Tran" w:date="2012-12-10T07:27:00Z"/>
                <w:sz w:val="26"/>
                <w:szCs w:val="26"/>
                <w:rPrChange w:id="9384" w:author="The Si Tran" w:date="2012-12-14T06:33:00Z">
                  <w:rPr>
                    <w:ins w:id="9385" w:author="The Si Tran" w:date="2012-12-10T07:27:00Z"/>
                    <w:rFonts w:ascii="Calibri" w:eastAsia="Times New Roman" w:hAnsi="Calibri"/>
                    <w:color w:val="000000"/>
                    <w:sz w:val="22"/>
                  </w:rPr>
                </w:rPrChange>
              </w:rPr>
              <w:pPrChange w:id="9386" w:author="superchickend" w:date="2012-12-16T15:29:00Z">
                <w:pPr>
                  <w:spacing w:line="240" w:lineRule="auto"/>
                  <w:jc w:val="right"/>
                </w:pPr>
              </w:pPrChange>
            </w:pPr>
            <w:ins w:id="9387" w:author="The Si Tran" w:date="2012-12-10T07:27:00Z">
              <w:r w:rsidRPr="004C2D67">
                <w:rPr>
                  <w:sz w:val="26"/>
                  <w:szCs w:val="26"/>
                  <w:rPrChange w:id="9388"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9389"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4C2D67" w:rsidRDefault="00A837C3">
            <w:pPr>
              <w:pStyle w:val="BangBody"/>
              <w:jc w:val="center"/>
              <w:rPr>
                <w:ins w:id="9390" w:author="The Si Tran" w:date="2012-12-10T07:27:00Z"/>
                <w:sz w:val="26"/>
                <w:szCs w:val="26"/>
                <w:rPrChange w:id="9391" w:author="The Si Tran" w:date="2012-12-14T06:33:00Z">
                  <w:rPr>
                    <w:ins w:id="9392" w:author="The Si Tran" w:date="2012-12-10T07:27:00Z"/>
                    <w:rFonts w:ascii="Calibri" w:eastAsia="Times New Roman" w:hAnsi="Calibri"/>
                    <w:color w:val="000000"/>
                    <w:sz w:val="22"/>
                  </w:rPr>
                </w:rPrChange>
              </w:rPr>
              <w:pPrChange w:id="9393" w:author="superchickend" w:date="2012-12-16T15:29:00Z">
                <w:pPr>
                  <w:spacing w:line="240" w:lineRule="auto"/>
                  <w:jc w:val="right"/>
                </w:pPr>
              </w:pPrChange>
            </w:pPr>
            <w:ins w:id="9394" w:author="The Si Tran" w:date="2012-12-10T07:27:00Z">
              <w:r w:rsidRPr="004C2D67">
                <w:rPr>
                  <w:sz w:val="26"/>
                  <w:szCs w:val="26"/>
                  <w:rPrChange w:id="9395" w:author="The Si Tran" w:date="2012-12-14T06:33:00Z">
                    <w:rPr>
                      <w:rFonts w:ascii="Calibri" w:hAnsi="Calibri"/>
                      <w:sz w:val="22"/>
                    </w:rPr>
                  </w:rPrChange>
                </w:rPr>
                <w:t>9.74</w:t>
              </w:r>
            </w:ins>
          </w:p>
        </w:tc>
      </w:tr>
      <w:tr w:rsidR="00A837C3" w:rsidRPr="009D2F47" w14:paraId="5E1ADA4E" w14:textId="77777777" w:rsidTr="00511C5F">
        <w:trPr>
          <w:trHeight w:val="220"/>
          <w:ins w:id="9396" w:author="The Si Tran" w:date="2012-12-10T07:27:00Z"/>
          <w:trPrChange w:id="9397"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9398"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4C2D67" w:rsidRDefault="00A837C3">
            <w:pPr>
              <w:pStyle w:val="BangBody"/>
              <w:jc w:val="center"/>
              <w:rPr>
                <w:ins w:id="9399" w:author="The Si Tran" w:date="2012-12-10T07:27:00Z"/>
                <w:b/>
                <w:sz w:val="26"/>
                <w:szCs w:val="26"/>
                <w:rPrChange w:id="9400" w:author="superchickend" w:date="2012-12-16T15:28:00Z">
                  <w:rPr>
                    <w:ins w:id="9401" w:author="The Si Tran" w:date="2012-12-10T07:27:00Z"/>
                    <w:rFonts w:ascii="Calibri" w:eastAsia="Times New Roman" w:hAnsi="Calibri"/>
                    <w:color w:val="000000"/>
                    <w:sz w:val="22"/>
                  </w:rPr>
                </w:rPrChange>
              </w:rPr>
              <w:pPrChange w:id="9402" w:author="superchickend" w:date="2012-12-16T15:28:00Z">
                <w:pPr>
                  <w:spacing w:line="240" w:lineRule="auto"/>
                  <w:jc w:val="center"/>
                </w:pPr>
              </w:pPrChange>
            </w:pPr>
            <w:ins w:id="9403" w:author="The Si Tran" w:date="2012-12-10T07:27:00Z">
              <w:r w:rsidRPr="004C2D67">
                <w:rPr>
                  <w:b/>
                  <w:sz w:val="26"/>
                  <w:szCs w:val="26"/>
                  <w:rPrChange w:id="9404"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9405"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4C2D67" w:rsidRDefault="00A837C3">
            <w:pPr>
              <w:pStyle w:val="BangBody"/>
              <w:rPr>
                <w:ins w:id="9406" w:author="The Si Tran" w:date="2012-12-10T07:27:00Z"/>
                <w:sz w:val="26"/>
                <w:szCs w:val="26"/>
                <w:rPrChange w:id="9407" w:author="The Si Tran" w:date="2012-12-14T06:33:00Z">
                  <w:rPr>
                    <w:ins w:id="9408" w:author="The Si Tran" w:date="2012-12-10T07:27:00Z"/>
                    <w:rFonts w:ascii="Calibri" w:eastAsia="Times New Roman" w:hAnsi="Calibri"/>
                    <w:color w:val="000000"/>
                    <w:sz w:val="22"/>
                  </w:rPr>
                </w:rPrChange>
              </w:rPr>
              <w:pPrChange w:id="9409" w:author="The Si Tran" w:date="2012-12-16T08:45:00Z">
                <w:pPr>
                  <w:spacing w:line="240" w:lineRule="auto"/>
                  <w:jc w:val="left"/>
                </w:pPr>
              </w:pPrChange>
            </w:pPr>
            <w:ins w:id="9410" w:author="The Si Tran" w:date="2012-12-10T07:27:00Z">
              <w:r w:rsidRPr="004C2D67">
                <w:rPr>
                  <w:sz w:val="26"/>
                  <w:szCs w:val="26"/>
                  <w:rPrChange w:id="9411"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941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4C2D67" w:rsidRDefault="00A837C3">
            <w:pPr>
              <w:pStyle w:val="BangBody"/>
              <w:jc w:val="center"/>
              <w:rPr>
                <w:ins w:id="9413" w:author="The Si Tran" w:date="2012-12-10T07:27:00Z"/>
                <w:sz w:val="26"/>
                <w:szCs w:val="26"/>
                <w:rPrChange w:id="9414" w:author="The Si Tran" w:date="2012-12-14T06:33:00Z">
                  <w:rPr>
                    <w:ins w:id="9415" w:author="The Si Tran" w:date="2012-12-10T07:27:00Z"/>
                    <w:rFonts w:ascii="Calibri" w:eastAsia="Times New Roman" w:hAnsi="Calibri"/>
                    <w:color w:val="000000"/>
                    <w:sz w:val="22"/>
                  </w:rPr>
                </w:rPrChange>
              </w:rPr>
              <w:pPrChange w:id="9416" w:author="superchickend" w:date="2012-12-16T15:28:00Z">
                <w:pPr>
                  <w:spacing w:line="240" w:lineRule="auto"/>
                  <w:jc w:val="right"/>
                </w:pPr>
              </w:pPrChange>
            </w:pPr>
            <w:ins w:id="9417" w:author="The Si Tran" w:date="2012-12-10T07:27:00Z">
              <w:r w:rsidRPr="004C2D67">
                <w:rPr>
                  <w:sz w:val="26"/>
                  <w:szCs w:val="26"/>
                  <w:rPrChange w:id="9418"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941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4C2D67" w:rsidRDefault="00A837C3">
            <w:pPr>
              <w:pStyle w:val="BangBody"/>
              <w:jc w:val="center"/>
              <w:rPr>
                <w:ins w:id="9420" w:author="The Si Tran" w:date="2012-12-10T07:27:00Z"/>
                <w:sz w:val="26"/>
                <w:szCs w:val="26"/>
                <w:rPrChange w:id="9421" w:author="The Si Tran" w:date="2012-12-14T06:33:00Z">
                  <w:rPr>
                    <w:ins w:id="9422" w:author="The Si Tran" w:date="2012-12-10T07:27:00Z"/>
                    <w:rFonts w:ascii="Calibri" w:eastAsia="Times New Roman" w:hAnsi="Calibri"/>
                    <w:color w:val="000000"/>
                    <w:sz w:val="22"/>
                  </w:rPr>
                </w:rPrChange>
              </w:rPr>
              <w:pPrChange w:id="9423" w:author="superchickend" w:date="2012-12-16T15:28:00Z">
                <w:pPr>
                  <w:spacing w:line="240" w:lineRule="auto"/>
                  <w:jc w:val="right"/>
                </w:pPr>
              </w:pPrChange>
            </w:pPr>
            <w:ins w:id="9424" w:author="The Si Tran" w:date="2012-12-10T07:27:00Z">
              <w:r w:rsidRPr="004C2D67">
                <w:rPr>
                  <w:sz w:val="26"/>
                  <w:szCs w:val="26"/>
                  <w:rPrChange w:id="9425"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942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4C2D67" w:rsidRDefault="00A837C3">
            <w:pPr>
              <w:pStyle w:val="BangBody"/>
              <w:jc w:val="center"/>
              <w:rPr>
                <w:ins w:id="9427" w:author="The Si Tran" w:date="2012-12-10T07:27:00Z"/>
                <w:sz w:val="26"/>
                <w:szCs w:val="26"/>
                <w:rPrChange w:id="9428" w:author="The Si Tran" w:date="2012-12-14T06:33:00Z">
                  <w:rPr>
                    <w:ins w:id="9429" w:author="The Si Tran" w:date="2012-12-10T07:27:00Z"/>
                    <w:rFonts w:ascii="Calibri" w:eastAsia="Times New Roman" w:hAnsi="Calibri"/>
                    <w:color w:val="000000"/>
                    <w:sz w:val="22"/>
                  </w:rPr>
                </w:rPrChange>
              </w:rPr>
              <w:pPrChange w:id="9430" w:author="superchickend" w:date="2012-12-16T15:28:00Z">
                <w:pPr>
                  <w:spacing w:line="240" w:lineRule="auto"/>
                  <w:jc w:val="right"/>
                </w:pPr>
              </w:pPrChange>
            </w:pPr>
            <w:ins w:id="9431" w:author="The Si Tran" w:date="2012-12-10T07:27:00Z">
              <w:r w:rsidRPr="004C2D67">
                <w:rPr>
                  <w:sz w:val="26"/>
                  <w:szCs w:val="26"/>
                  <w:rPrChange w:id="9432" w:author="The Si Tran" w:date="2012-12-14T06:33:00Z">
                    <w:rPr>
                      <w:rFonts w:ascii="Calibri" w:hAnsi="Calibri"/>
                      <w:sz w:val="22"/>
                    </w:rPr>
                  </w:rPrChange>
                </w:rPr>
                <w:t>2.97</w:t>
              </w:r>
            </w:ins>
          </w:p>
        </w:tc>
      </w:tr>
      <w:tr w:rsidR="00A837C3" w:rsidRPr="009D2F47" w14:paraId="0D4CDA74" w14:textId="77777777" w:rsidTr="008B0B04">
        <w:trPr>
          <w:trHeight w:val="674"/>
          <w:ins w:id="9433" w:author="The Si Tran" w:date="2012-12-10T07:27:00Z"/>
          <w:trPrChange w:id="9434"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35"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4C2D67" w:rsidRDefault="00A837C3">
            <w:pPr>
              <w:pStyle w:val="BangBody"/>
              <w:jc w:val="center"/>
              <w:rPr>
                <w:ins w:id="9436" w:author="The Si Tran" w:date="2012-12-10T07:27:00Z"/>
                <w:b/>
                <w:sz w:val="26"/>
                <w:szCs w:val="26"/>
                <w:rPrChange w:id="9437" w:author="superchickend" w:date="2012-12-16T15:28:00Z">
                  <w:rPr>
                    <w:ins w:id="9438" w:author="The Si Tran" w:date="2012-12-10T07:27:00Z"/>
                    <w:rFonts w:ascii="Calibri" w:eastAsia="Times New Roman" w:hAnsi="Calibri"/>
                    <w:color w:val="000000"/>
                    <w:sz w:val="22"/>
                  </w:rPr>
                </w:rPrChange>
              </w:rPr>
              <w:pPrChange w:id="9439" w:author="superchickend" w:date="2012-12-16T15:28:00Z">
                <w:pPr>
                  <w:spacing w:line="240" w:lineRule="auto"/>
                  <w:jc w:val="center"/>
                </w:pPr>
              </w:pPrChange>
            </w:pPr>
            <w:ins w:id="9440" w:author="The Si Tran" w:date="2012-12-10T07:27:00Z">
              <w:r w:rsidRPr="004C2D67">
                <w:rPr>
                  <w:b/>
                  <w:sz w:val="26"/>
                  <w:szCs w:val="26"/>
                  <w:rPrChange w:id="9441"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9442"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4C2D67" w:rsidRDefault="00A837C3">
            <w:pPr>
              <w:pStyle w:val="BangBody"/>
              <w:rPr>
                <w:ins w:id="9443" w:author="The Si Tran" w:date="2012-12-10T07:27:00Z"/>
                <w:sz w:val="26"/>
                <w:szCs w:val="26"/>
                <w:rPrChange w:id="9444" w:author="The Si Tran" w:date="2012-12-14T06:33:00Z">
                  <w:rPr>
                    <w:ins w:id="9445" w:author="The Si Tran" w:date="2012-12-10T07:27:00Z"/>
                    <w:rFonts w:ascii="Calibri" w:eastAsia="Times New Roman" w:hAnsi="Calibri"/>
                    <w:color w:val="000000"/>
                    <w:sz w:val="22"/>
                  </w:rPr>
                </w:rPrChange>
              </w:rPr>
              <w:pPrChange w:id="9446" w:author="The Si Tran" w:date="2012-12-16T08:45:00Z">
                <w:pPr>
                  <w:spacing w:line="240" w:lineRule="auto"/>
                  <w:jc w:val="left"/>
                </w:pPr>
              </w:pPrChange>
            </w:pPr>
            <w:ins w:id="9447" w:author="The Si Tran" w:date="2012-12-10T07:27:00Z">
              <w:r w:rsidRPr="004C2D67">
                <w:rPr>
                  <w:sz w:val="26"/>
                  <w:szCs w:val="26"/>
                  <w:rPrChange w:id="9448" w:author="The Si Tran" w:date="2012-12-14T06:33:00Z">
                    <w:rPr>
                      <w:rFonts w:ascii="Calibri" w:hAnsi="Calibri"/>
                      <w:sz w:val="22"/>
                    </w:rPr>
                  </w:rPrChange>
                </w:rPr>
                <w:t>ARIMA(1, 1, 0)(1, 1, 0)12</w:t>
              </w:r>
              <w:r w:rsidRPr="004C2D67">
                <w:rPr>
                  <w:sz w:val="26"/>
                  <w:szCs w:val="26"/>
                  <w:rPrChange w:id="9449" w:author="The Si Tran" w:date="2012-12-14T06:33:00Z">
                    <w:rPr>
                      <w:rFonts w:ascii="Calibri" w:hAnsi="Calibri"/>
                      <w:sz w:val="22"/>
                    </w:rPr>
                  </w:rPrChange>
                </w:rPr>
                <w:br/>
              </w:r>
            </w:ins>
            <w:r w:rsidR="00976130">
              <w:rPr>
                <w:sz w:val="26"/>
                <w:szCs w:val="26"/>
              </w:rPr>
              <w:t>Nơron</w:t>
            </w:r>
            <w:ins w:id="9450" w:author="The Si Tran" w:date="2012-12-10T07:27:00Z">
              <w:r w:rsidRPr="004C2D67">
                <w:rPr>
                  <w:sz w:val="26"/>
                  <w:szCs w:val="26"/>
                  <w:rPrChange w:id="9451" w:author="The Si Tran" w:date="2012-12-14T06:33:00Z">
                    <w:rPr>
                      <w:rFonts w:ascii="Calibri" w:hAnsi="Calibri"/>
                      <w:sz w:val="22"/>
                    </w:rPr>
                  </w:rPrChange>
                </w:rPr>
                <w:t>(6,6,1),Algorithm=RPROP,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45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4C2D67" w:rsidRDefault="00A837C3">
            <w:pPr>
              <w:pStyle w:val="BangBody"/>
              <w:jc w:val="center"/>
              <w:rPr>
                <w:ins w:id="9453" w:author="The Si Tran" w:date="2012-12-10T07:27:00Z"/>
                <w:b/>
                <w:sz w:val="26"/>
                <w:szCs w:val="26"/>
                <w:rPrChange w:id="9454" w:author="superchickend" w:date="2012-12-16T15:29:00Z">
                  <w:rPr>
                    <w:ins w:id="9455" w:author="The Si Tran" w:date="2012-12-10T07:27:00Z"/>
                    <w:rFonts w:ascii="Calibri" w:eastAsia="Times New Roman" w:hAnsi="Calibri"/>
                    <w:color w:val="000000"/>
                    <w:sz w:val="22"/>
                  </w:rPr>
                </w:rPrChange>
              </w:rPr>
              <w:pPrChange w:id="9456" w:author="superchickend" w:date="2012-12-16T15:28:00Z">
                <w:pPr>
                  <w:spacing w:line="240" w:lineRule="auto"/>
                  <w:jc w:val="right"/>
                </w:pPr>
              </w:pPrChange>
            </w:pPr>
            <w:ins w:id="9457" w:author="The Si Tran" w:date="2012-12-10T07:27:00Z">
              <w:r w:rsidRPr="004C2D67">
                <w:rPr>
                  <w:b/>
                  <w:sz w:val="26"/>
                  <w:szCs w:val="26"/>
                  <w:rPrChange w:id="9458"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945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4C2D67" w:rsidRDefault="00A837C3">
            <w:pPr>
              <w:pStyle w:val="BangBody"/>
              <w:jc w:val="center"/>
              <w:rPr>
                <w:ins w:id="9460" w:author="The Si Tran" w:date="2012-12-10T07:27:00Z"/>
                <w:b/>
                <w:sz w:val="26"/>
                <w:szCs w:val="26"/>
                <w:rPrChange w:id="9461" w:author="superchickend" w:date="2012-12-16T15:29:00Z">
                  <w:rPr>
                    <w:ins w:id="9462" w:author="The Si Tran" w:date="2012-12-10T07:27:00Z"/>
                    <w:rFonts w:ascii="Calibri" w:eastAsia="Times New Roman" w:hAnsi="Calibri"/>
                    <w:color w:val="000000"/>
                    <w:sz w:val="22"/>
                  </w:rPr>
                </w:rPrChange>
              </w:rPr>
              <w:pPrChange w:id="9463" w:author="superchickend" w:date="2012-12-16T15:28:00Z">
                <w:pPr>
                  <w:spacing w:line="240" w:lineRule="auto"/>
                  <w:jc w:val="right"/>
                </w:pPr>
              </w:pPrChange>
            </w:pPr>
            <w:ins w:id="9464" w:author="The Si Tran" w:date="2012-12-10T07:27:00Z">
              <w:r w:rsidRPr="004C2D67">
                <w:rPr>
                  <w:b/>
                  <w:sz w:val="26"/>
                  <w:szCs w:val="26"/>
                  <w:rPrChange w:id="9465"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946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4C2D67" w:rsidRDefault="00A837C3">
            <w:pPr>
              <w:pStyle w:val="BangBody"/>
              <w:jc w:val="center"/>
              <w:rPr>
                <w:ins w:id="9467" w:author="The Si Tran" w:date="2012-12-10T07:27:00Z"/>
                <w:b/>
                <w:sz w:val="26"/>
                <w:szCs w:val="26"/>
                <w:rPrChange w:id="9468" w:author="superchickend" w:date="2012-12-16T15:29:00Z">
                  <w:rPr>
                    <w:ins w:id="9469" w:author="The Si Tran" w:date="2012-12-10T07:27:00Z"/>
                    <w:rFonts w:ascii="Calibri" w:eastAsia="Times New Roman" w:hAnsi="Calibri"/>
                    <w:color w:val="000000"/>
                    <w:sz w:val="22"/>
                  </w:rPr>
                </w:rPrChange>
              </w:rPr>
              <w:pPrChange w:id="9470" w:author="superchickend" w:date="2012-12-16T15:28:00Z">
                <w:pPr>
                  <w:spacing w:line="240" w:lineRule="auto"/>
                  <w:jc w:val="right"/>
                </w:pPr>
              </w:pPrChange>
            </w:pPr>
            <w:ins w:id="9471" w:author="The Si Tran" w:date="2012-12-10T07:27:00Z">
              <w:r w:rsidRPr="004C2D67">
                <w:rPr>
                  <w:b/>
                  <w:sz w:val="26"/>
                  <w:szCs w:val="26"/>
                  <w:rPrChange w:id="9472" w:author="superchickend" w:date="2012-12-16T15:29:00Z">
                    <w:rPr>
                      <w:rFonts w:ascii="Calibri" w:hAnsi="Calibri"/>
                      <w:sz w:val="22"/>
                    </w:rPr>
                  </w:rPrChange>
                </w:rPr>
                <w:t>2.75</w:t>
              </w:r>
            </w:ins>
          </w:p>
        </w:tc>
      </w:tr>
      <w:tr w:rsidR="00A837C3" w:rsidRPr="009D2F47" w14:paraId="176B0DF2" w14:textId="77777777" w:rsidTr="00D4703F">
        <w:trPr>
          <w:trHeight w:val="664"/>
          <w:ins w:id="9473" w:author="The Si Tran" w:date="2012-12-10T07:27:00Z"/>
          <w:trPrChange w:id="9474"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9475"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4C2D67" w:rsidRDefault="00A837C3">
            <w:pPr>
              <w:pStyle w:val="BangBody"/>
              <w:rPr>
                <w:ins w:id="9476" w:author="The Si Tran" w:date="2012-12-10T07:27:00Z"/>
                <w:sz w:val="26"/>
                <w:szCs w:val="26"/>
                <w:rPrChange w:id="9477" w:author="The Si Tran" w:date="2012-12-14T06:33:00Z">
                  <w:rPr>
                    <w:ins w:id="9478" w:author="The Si Tran" w:date="2012-12-10T07:27:00Z"/>
                    <w:rFonts w:ascii="Calibri" w:eastAsia="Times New Roman" w:hAnsi="Calibri"/>
                    <w:color w:val="000000"/>
                    <w:sz w:val="22"/>
                  </w:rPr>
                </w:rPrChange>
              </w:rPr>
              <w:pPrChange w:id="9479"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480"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4C2D67" w:rsidRDefault="00A837C3">
            <w:pPr>
              <w:pStyle w:val="BangBody"/>
              <w:rPr>
                <w:ins w:id="9481" w:author="The Si Tran" w:date="2012-12-10T07:27:00Z"/>
                <w:sz w:val="26"/>
                <w:szCs w:val="26"/>
                <w:rPrChange w:id="9482" w:author="The Si Tran" w:date="2012-12-14T06:33:00Z">
                  <w:rPr>
                    <w:ins w:id="9483" w:author="The Si Tran" w:date="2012-12-10T07:27:00Z"/>
                    <w:rFonts w:ascii="Calibri" w:eastAsia="Times New Roman" w:hAnsi="Calibri"/>
                    <w:color w:val="000000"/>
                    <w:sz w:val="22"/>
                  </w:rPr>
                </w:rPrChange>
              </w:rPr>
              <w:pPrChange w:id="9484" w:author="The Si Tran" w:date="2012-12-16T08:45:00Z">
                <w:pPr>
                  <w:spacing w:line="240" w:lineRule="auto"/>
                </w:pPr>
              </w:pPrChange>
            </w:pPr>
            <w:ins w:id="9485" w:author="The Si Tran" w:date="2012-12-10T07:27:00Z">
              <w:r w:rsidRPr="004C2D67">
                <w:rPr>
                  <w:sz w:val="26"/>
                  <w:szCs w:val="26"/>
                  <w:rPrChange w:id="9486" w:author="The Si Tran" w:date="2012-12-14T06:33:00Z">
                    <w:rPr>
                      <w:rFonts w:ascii="Calibri" w:hAnsi="Calibri"/>
                      <w:sz w:val="22"/>
                    </w:rPr>
                  </w:rPrChange>
                </w:rPr>
                <w:t>ARIMA(1, 1, 0)(1, 1, 0)12</w:t>
              </w:r>
              <w:r w:rsidRPr="004C2D67">
                <w:rPr>
                  <w:sz w:val="26"/>
                  <w:szCs w:val="26"/>
                  <w:rPrChange w:id="9487" w:author="The Si Tran" w:date="2012-12-14T06:33:00Z">
                    <w:rPr>
                      <w:rFonts w:ascii="Calibri" w:hAnsi="Calibri"/>
                      <w:sz w:val="22"/>
                    </w:rPr>
                  </w:rPrChange>
                </w:rPr>
                <w:br/>
              </w:r>
            </w:ins>
            <w:r w:rsidR="00976130">
              <w:rPr>
                <w:sz w:val="26"/>
                <w:szCs w:val="26"/>
              </w:rPr>
              <w:t>Nơron</w:t>
            </w:r>
            <w:ins w:id="9488" w:author="The Si Tran" w:date="2012-12-10T07:27:00Z">
              <w:r w:rsidRPr="004C2D67">
                <w:rPr>
                  <w:sz w:val="26"/>
                  <w:szCs w:val="26"/>
                  <w:rPrChange w:id="9489" w:author="The Si Tran" w:date="2012-12-14T06:33:00Z">
                    <w:rPr>
                      <w:rFonts w:ascii="Calibri" w:hAnsi="Calibri"/>
                      <w:sz w:val="22"/>
                    </w:rPr>
                  </w:rPrChange>
                </w:rPr>
                <w:t>(6,6,1),Algorithm=Back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490"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4C2D67" w:rsidRDefault="00A837C3">
            <w:pPr>
              <w:pStyle w:val="BangBody"/>
              <w:jc w:val="center"/>
              <w:rPr>
                <w:ins w:id="9491" w:author="The Si Tran" w:date="2012-12-10T07:27:00Z"/>
                <w:b/>
                <w:sz w:val="26"/>
                <w:szCs w:val="26"/>
                <w:rPrChange w:id="9492" w:author="superchickend" w:date="2012-12-16T15:29:00Z">
                  <w:rPr>
                    <w:ins w:id="9493" w:author="The Si Tran" w:date="2012-12-10T07:27:00Z"/>
                    <w:rFonts w:ascii="Calibri" w:eastAsia="Times New Roman" w:hAnsi="Calibri"/>
                    <w:color w:val="000000"/>
                    <w:sz w:val="22"/>
                  </w:rPr>
                </w:rPrChange>
              </w:rPr>
              <w:pPrChange w:id="9494" w:author="superchickend" w:date="2012-12-16T15:29:00Z">
                <w:pPr>
                  <w:spacing w:line="240" w:lineRule="auto"/>
                  <w:jc w:val="right"/>
                </w:pPr>
              </w:pPrChange>
            </w:pPr>
            <w:ins w:id="9495" w:author="The Si Tran" w:date="2012-12-10T07:27:00Z">
              <w:r w:rsidRPr="004C2D67">
                <w:rPr>
                  <w:b/>
                  <w:sz w:val="26"/>
                  <w:szCs w:val="26"/>
                  <w:rPrChange w:id="9496"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9497"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4C2D67" w:rsidRDefault="00A837C3">
            <w:pPr>
              <w:pStyle w:val="BangBody"/>
              <w:jc w:val="center"/>
              <w:rPr>
                <w:ins w:id="9498" w:author="The Si Tran" w:date="2012-12-10T07:27:00Z"/>
                <w:b/>
                <w:sz w:val="26"/>
                <w:szCs w:val="26"/>
                <w:rPrChange w:id="9499" w:author="superchickend" w:date="2012-12-16T15:29:00Z">
                  <w:rPr>
                    <w:ins w:id="9500" w:author="The Si Tran" w:date="2012-12-10T07:27:00Z"/>
                    <w:rFonts w:ascii="Calibri" w:eastAsia="Times New Roman" w:hAnsi="Calibri"/>
                    <w:color w:val="000000"/>
                    <w:sz w:val="22"/>
                  </w:rPr>
                </w:rPrChange>
              </w:rPr>
              <w:pPrChange w:id="9501" w:author="superchickend" w:date="2012-12-16T15:29:00Z">
                <w:pPr>
                  <w:spacing w:line="240" w:lineRule="auto"/>
                  <w:jc w:val="right"/>
                </w:pPr>
              </w:pPrChange>
            </w:pPr>
            <w:ins w:id="9502" w:author="The Si Tran" w:date="2012-12-10T07:27:00Z">
              <w:r w:rsidRPr="004C2D67">
                <w:rPr>
                  <w:b/>
                  <w:sz w:val="26"/>
                  <w:szCs w:val="26"/>
                  <w:rPrChange w:id="9503"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9504"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4C2D67" w:rsidRDefault="00A837C3">
            <w:pPr>
              <w:pStyle w:val="BangBody"/>
              <w:jc w:val="center"/>
              <w:rPr>
                <w:ins w:id="9505" w:author="The Si Tran" w:date="2012-12-10T07:27:00Z"/>
                <w:b/>
                <w:sz w:val="26"/>
                <w:szCs w:val="26"/>
                <w:rPrChange w:id="9506" w:author="superchickend" w:date="2012-12-16T15:29:00Z">
                  <w:rPr>
                    <w:ins w:id="9507" w:author="The Si Tran" w:date="2012-12-10T07:27:00Z"/>
                    <w:rFonts w:ascii="Calibri" w:eastAsia="Times New Roman" w:hAnsi="Calibri"/>
                    <w:color w:val="000000"/>
                    <w:sz w:val="22"/>
                  </w:rPr>
                </w:rPrChange>
              </w:rPr>
              <w:pPrChange w:id="9508" w:author="superchickend" w:date="2012-12-16T15:29:00Z">
                <w:pPr>
                  <w:spacing w:line="240" w:lineRule="auto"/>
                  <w:jc w:val="right"/>
                </w:pPr>
              </w:pPrChange>
            </w:pPr>
            <w:ins w:id="9509" w:author="The Si Tran" w:date="2012-12-10T07:27:00Z">
              <w:r w:rsidRPr="004C2D67">
                <w:rPr>
                  <w:b/>
                  <w:sz w:val="26"/>
                  <w:szCs w:val="26"/>
                  <w:rPrChange w:id="9510" w:author="superchickend" w:date="2012-12-16T15:29:00Z">
                    <w:rPr>
                      <w:rFonts w:ascii="Calibri" w:hAnsi="Calibri"/>
                      <w:sz w:val="22"/>
                    </w:rPr>
                  </w:rPrChange>
                </w:rPr>
                <w:t>2.82</w:t>
              </w:r>
            </w:ins>
          </w:p>
        </w:tc>
      </w:tr>
    </w:tbl>
    <w:p w14:paraId="34B0E26D" w14:textId="1C1C8649" w:rsidR="00722731" w:rsidRPr="00EF4E32" w:rsidRDefault="00722731">
      <w:pPr>
        <w:pStyle w:val="Bang"/>
        <w:rPr>
          <w:ins w:id="9511" w:author="The Si Tran" w:date="2012-12-10T07:28:00Z"/>
        </w:rPr>
        <w:pPrChange w:id="9512" w:author="The Si Tran" w:date="2012-12-16T10:03:00Z">
          <w:pPr>
            <w:pStyle w:val="Heading1"/>
            <w:jc w:val="left"/>
          </w:pPr>
        </w:pPrChange>
      </w:pPr>
      <w:bookmarkStart w:id="9513" w:name="_Toc343033795"/>
      <w:bookmarkStart w:id="9514" w:name="_Toc343711418"/>
      <w:ins w:id="9515" w:author="The Si Tran" w:date="2012-12-14T06:30:00Z">
        <w:r w:rsidRPr="00EF4E32">
          <w:lastRenderedPageBreak/>
          <w:t>Bảng 6.3: Kết quả thực nghiệm chuỗi dữ liệu Paper</w:t>
        </w:r>
      </w:ins>
      <w:bookmarkEnd w:id="9513"/>
      <w:bookmarkEnd w:id="9514"/>
    </w:p>
    <w:tbl>
      <w:tblPr>
        <w:tblW w:w="9436" w:type="dxa"/>
        <w:tblLook w:val="04A0" w:firstRow="1" w:lastRow="0" w:firstColumn="1" w:lastColumn="0" w:noHBand="0" w:noVBand="1"/>
      </w:tblPr>
      <w:tblGrid>
        <w:gridCol w:w="1253"/>
        <w:gridCol w:w="5405"/>
        <w:gridCol w:w="805"/>
        <w:gridCol w:w="1043"/>
        <w:gridCol w:w="964"/>
        <w:tblGridChange w:id="9516">
          <w:tblGrid>
            <w:gridCol w:w="1172"/>
            <w:gridCol w:w="81"/>
            <w:gridCol w:w="5405"/>
            <w:gridCol w:w="93"/>
            <w:gridCol w:w="712"/>
            <w:gridCol w:w="46"/>
            <w:gridCol w:w="978"/>
            <w:gridCol w:w="19"/>
            <w:gridCol w:w="886"/>
            <w:gridCol w:w="78"/>
          </w:tblGrid>
        </w:tblGridChange>
      </w:tblGrid>
      <w:tr w:rsidR="00E30631" w:rsidRPr="00AF5054" w14:paraId="648C9053" w14:textId="77777777" w:rsidTr="004C2D67">
        <w:trPr>
          <w:trHeight w:val="274"/>
          <w:ins w:id="9517" w:author="The Si Tran" w:date="2012-12-10T07:28:00Z"/>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4C2D67" w:rsidRDefault="00A837C3">
            <w:pPr>
              <w:pStyle w:val="BangBody"/>
              <w:rPr>
                <w:ins w:id="9518" w:author="The Si Tran" w:date="2012-12-10T07:28:00Z"/>
                <w:sz w:val="26"/>
                <w:szCs w:val="26"/>
                <w:rPrChange w:id="9519" w:author="The Si Tran" w:date="2012-12-14T06:33:00Z">
                  <w:rPr>
                    <w:ins w:id="9520" w:author="The Si Tran" w:date="2012-12-10T07:28:00Z"/>
                    <w:rFonts w:ascii="Calibri" w:eastAsia="Times New Roman" w:hAnsi="Calibri"/>
                    <w:color w:val="000000"/>
                    <w:sz w:val="22"/>
                  </w:rPr>
                </w:rPrChange>
              </w:rPr>
              <w:pPrChange w:id="9521" w:author="The Si Tran" w:date="2012-12-16T08:45:00Z">
                <w:pPr>
                  <w:spacing w:line="240" w:lineRule="auto"/>
                </w:pPr>
              </w:pPrChange>
            </w:pPr>
            <w:ins w:id="9522" w:author="The Si Tran" w:date="2012-12-10T07:28:00Z">
              <w:r w:rsidRPr="004C2D67">
                <w:rPr>
                  <w:sz w:val="26"/>
                  <w:szCs w:val="26"/>
                  <w:rPrChange w:id="9523" w:author="The Si Tran" w:date="2012-12-14T06:33:00Z">
                    <w:rPr>
                      <w:rFonts w:ascii="Calibri" w:hAnsi="Calibri" w:cs="Arial"/>
                      <w:b/>
                      <w:bCs/>
                      <w:kern w:val="32"/>
                      <w:sz w:val="22"/>
                      <w:szCs w:val="32"/>
                    </w:rPr>
                  </w:rPrChange>
                </w:rPr>
                <w:t> </w:t>
              </w:r>
            </w:ins>
          </w:p>
        </w:tc>
        <w:tc>
          <w:tcPr>
            <w:tcW w:w="5405"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4C2D67" w:rsidRDefault="00A837C3">
            <w:pPr>
              <w:pStyle w:val="BangBody"/>
              <w:jc w:val="center"/>
              <w:rPr>
                <w:ins w:id="9524" w:author="The Si Tran" w:date="2012-12-10T07:28:00Z"/>
                <w:b/>
                <w:sz w:val="26"/>
                <w:szCs w:val="26"/>
                <w:rPrChange w:id="9525" w:author="superchickend" w:date="2012-12-16T15:30:00Z">
                  <w:rPr>
                    <w:ins w:id="9526" w:author="The Si Tran" w:date="2012-12-10T07:28:00Z"/>
                    <w:rFonts w:ascii="Calibri" w:eastAsia="Times New Roman" w:hAnsi="Calibri"/>
                    <w:color w:val="000000"/>
                    <w:sz w:val="22"/>
                  </w:rPr>
                </w:rPrChange>
              </w:rPr>
              <w:pPrChange w:id="9527" w:author="superchickend" w:date="2012-12-16T15:30:00Z">
                <w:pPr>
                  <w:spacing w:line="240" w:lineRule="auto"/>
                </w:pPr>
              </w:pPrChange>
            </w:pPr>
            <w:ins w:id="9528" w:author="The Si Tran" w:date="2012-12-10T07:28:00Z">
              <w:r w:rsidRPr="004C2D67">
                <w:rPr>
                  <w:b/>
                  <w:sz w:val="26"/>
                  <w:szCs w:val="26"/>
                  <w:rPrChange w:id="9529" w:author="superchickend" w:date="2012-12-16T15:30:00Z">
                    <w:rPr>
                      <w:rFonts w:ascii="Calibri" w:hAnsi="Calibri" w:cs="Arial"/>
                      <w:b/>
                      <w:bCs/>
                      <w:kern w:val="32"/>
                      <w:sz w:val="22"/>
                      <w:szCs w:val="32"/>
                    </w:rPr>
                  </w:rPrChange>
                </w:rPr>
                <w:t>Model</w:t>
              </w:r>
            </w:ins>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4C2D67" w:rsidRDefault="00A837C3">
            <w:pPr>
              <w:pStyle w:val="BangBody"/>
              <w:jc w:val="center"/>
              <w:rPr>
                <w:ins w:id="9530" w:author="The Si Tran" w:date="2012-12-10T07:28:00Z"/>
                <w:b/>
                <w:sz w:val="26"/>
                <w:szCs w:val="26"/>
                <w:rPrChange w:id="9531" w:author="superchickend" w:date="2012-12-16T15:30:00Z">
                  <w:rPr>
                    <w:ins w:id="9532" w:author="The Si Tran" w:date="2012-12-10T07:28:00Z"/>
                    <w:rFonts w:ascii="Calibri" w:eastAsia="Times New Roman" w:hAnsi="Calibri"/>
                    <w:color w:val="000000"/>
                    <w:sz w:val="22"/>
                  </w:rPr>
                </w:rPrChange>
              </w:rPr>
              <w:pPrChange w:id="9533" w:author="superchickend" w:date="2012-12-16T15:30:00Z">
                <w:pPr>
                  <w:spacing w:line="240" w:lineRule="auto"/>
                </w:pPr>
              </w:pPrChange>
            </w:pPr>
            <w:ins w:id="9534" w:author="The Si Tran" w:date="2012-12-10T07:28:00Z">
              <w:r w:rsidRPr="004C2D67">
                <w:rPr>
                  <w:b/>
                  <w:sz w:val="26"/>
                  <w:szCs w:val="26"/>
                  <w:rPrChange w:id="9535" w:author="superchickend" w:date="2012-12-16T15:30:00Z">
                    <w:rPr>
                      <w:rFonts w:ascii="Calibri" w:hAnsi="Calibri" w:cs="Arial"/>
                      <w:b/>
                      <w:bCs/>
                      <w:kern w:val="32"/>
                      <w:sz w:val="22"/>
                      <w:szCs w:val="32"/>
                    </w:rPr>
                  </w:rPrChange>
                </w:rPr>
                <w:t>MAE</w:t>
              </w:r>
            </w:ins>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4C2D67" w:rsidRDefault="00A837C3">
            <w:pPr>
              <w:pStyle w:val="BangBody"/>
              <w:jc w:val="center"/>
              <w:rPr>
                <w:ins w:id="9536" w:author="The Si Tran" w:date="2012-12-10T07:28:00Z"/>
                <w:b/>
                <w:sz w:val="26"/>
                <w:szCs w:val="26"/>
                <w:rPrChange w:id="9537" w:author="superchickend" w:date="2012-12-16T15:30:00Z">
                  <w:rPr>
                    <w:ins w:id="9538" w:author="The Si Tran" w:date="2012-12-10T07:28:00Z"/>
                    <w:rFonts w:ascii="Calibri" w:eastAsia="Times New Roman" w:hAnsi="Calibri"/>
                    <w:color w:val="000000"/>
                    <w:sz w:val="22"/>
                  </w:rPr>
                </w:rPrChange>
              </w:rPr>
              <w:pPrChange w:id="9539" w:author="superchickend" w:date="2012-12-16T15:30:00Z">
                <w:pPr>
                  <w:spacing w:line="240" w:lineRule="auto"/>
                </w:pPr>
              </w:pPrChange>
            </w:pPr>
            <w:ins w:id="9540" w:author="The Si Tran" w:date="2012-12-10T07:28:00Z">
              <w:r w:rsidRPr="004C2D67">
                <w:rPr>
                  <w:b/>
                  <w:sz w:val="26"/>
                  <w:szCs w:val="26"/>
                  <w:rPrChange w:id="9541" w:author="superchickend" w:date="2012-12-16T15:30:00Z">
                    <w:rPr>
                      <w:rFonts w:ascii="Calibri" w:hAnsi="Calibri" w:cs="Arial"/>
                      <w:b/>
                      <w:bCs/>
                      <w:kern w:val="32"/>
                      <w:sz w:val="22"/>
                      <w:szCs w:val="32"/>
                    </w:rPr>
                  </w:rPrChange>
                </w:rPr>
                <w:t>MSE</w:t>
              </w:r>
            </w:ins>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4C2D67" w:rsidRDefault="00A837C3">
            <w:pPr>
              <w:pStyle w:val="BangBody"/>
              <w:jc w:val="center"/>
              <w:rPr>
                <w:ins w:id="9542" w:author="The Si Tran" w:date="2012-12-10T07:28:00Z"/>
                <w:b/>
                <w:sz w:val="26"/>
                <w:szCs w:val="26"/>
                <w:rPrChange w:id="9543" w:author="superchickend" w:date="2012-12-16T15:30:00Z">
                  <w:rPr>
                    <w:ins w:id="9544" w:author="The Si Tran" w:date="2012-12-10T07:28:00Z"/>
                    <w:rFonts w:ascii="Calibri" w:eastAsia="Times New Roman" w:hAnsi="Calibri"/>
                    <w:color w:val="000000"/>
                    <w:sz w:val="22"/>
                  </w:rPr>
                </w:rPrChange>
              </w:rPr>
              <w:pPrChange w:id="9545" w:author="superchickend" w:date="2012-12-16T15:30:00Z">
                <w:pPr>
                  <w:spacing w:line="240" w:lineRule="auto"/>
                </w:pPr>
              </w:pPrChange>
            </w:pPr>
            <w:ins w:id="9546" w:author="The Si Tran" w:date="2012-12-10T07:28:00Z">
              <w:r w:rsidRPr="004C2D67">
                <w:rPr>
                  <w:b/>
                  <w:sz w:val="26"/>
                  <w:szCs w:val="26"/>
                  <w:rPrChange w:id="9547" w:author="superchickend" w:date="2012-12-16T15:30:00Z">
                    <w:rPr>
                      <w:rFonts w:ascii="Calibri" w:hAnsi="Calibri" w:cs="Arial"/>
                      <w:b/>
                      <w:bCs/>
                      <w:kern w:val="32"/>
                      <w:sz w:val="22"/>
                      <w:szCs w:val="32"/>
                    </w:rPr>
                  </w:rPrChange>
                </w:rPr>
                <w:t>MAPE</w:t>
              </w:r>
            </w:ins>
          </w:p>
        </w:tc>
      </w:tr>
      <w:tr w:rsidR="00E30631" w:rsidRPr="00AF5054" w14:paraId="7BE6839E" w14:textId="77777777" w:rsidTr="004C2D67">
        <w:tblPrEx>
          <w:tblW w:w="9436" w:type="dxa"/>
          <w:tblPrExChange w:id="9548" w:author="superchickend" w:date="2012-12-16T15:30:00Z">
            <w:tblPrEx>
              <w:tblW w:w="9291" w:type="dxa"/>
            </w:tblPrEx>
          </w:tblPrExChange>
        </w:tblPrEx>
        <w:trPr>
          <w:trHeight w:val="550"/>
          <w:ins w:id="9549" w:author="The Si Tran" w:date="2012-12-10T07:28:00Z"/>
          <w:trPrChange w:id="9550" w:author="superchickend" w:date="2012-12-16T15:30:00Z">
            <w:trPr>
              <w:gridAfter w:val="0"/>
              <w:trHeight w:val="524"/>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51"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492A49F6" w:rsidR="00A837C3" w:rsidRPr="004C2D67" w:rsidRDefault="00A837C3">
            <w:pPr>
              <w:pStyle w:val="BangBody"/>
              <w:jc w:val="center"/>
              <w:rPr>
                <w:ins w:id="9552" w:author="The Si Tran" w:date="2012-12-10T07:28:00Z"/>
                <w:b/>
                <w:sz w:val="26"/>
                <w:szCs w:val="26"/>
                <w:rPrChange w:id="9553" w:author="superchickend" w:date="2012-12-16T15:30:00Z">
                  <w:rPr>
                    <w:ins w:id="9554" w:author="The Si Tran" w:date="2012-12-10T07:28:00Z"/>
                    <w:rFonts w:ascii="Calibri" w:eastAsia="Times New Roman" w:hAnsi="Calibri"/>
                    <w:color w:val="000000"/>
                    <w:sz w:val="22"/>
                  </w:rPr>
                </w:rPrChange>
              </w:rPr>
              <w:pPrChange w:id="9555" w:author="superchickend" w:date="2012-12-16T15:30:00Z">
                <w:pPr>
                  <w:spacing w:line="240" w:lineRule="auto"/>
                  <w:jc w:val="center"/>
                </w:pPr>
              </w:pPrChange>
            </w:pPr>
            <w:ins w:id="9556" w:author="The Si Tran" w:date="2012-12-10T07:28:00Z">
              <w:r w:rsidRPr="004C2D67">
                <w:rPr>
                  <w:b/>
                  <w:sz w:val="26"/>
                  <w:szCs w:val="26"/>
                  <w:rPrChange w:id="9557" w:author="superchickend" w:date="2012-12-16T15:30:00Z">
                    <w:rPr>
                      <w:rFonts w:ascii="Calibri" w:hAnsi="Calibri" w:cs="Arial"/>
                      <w:b/>
                      <w:bCs/>
                      <w:kern w:val="32"/>
                      <w:sz w:val="22"/>
                      <w:szCs w:val="32"/>
                    </w:rPr>
                  </w:rPrChange>
                </w:rPr>
                <w:t>ANN</w:t>
              </w:r>
            </w:ins>
          </w:p>
        </w:tc>
        <w:tc>
          <w:tcPr>
            <w:tcW w:w="5405" w:type="dxa"/>
            <w:tcBorders>
              <w:top w:val="nil"/>
              <w:left w:val="nil"/>
              <w:bottom w:val="single" w:sz="4" w:space="0" w:color="auto"/>
              <w:right w:val="single" w:sz="4" w:space="0" w:color="auto"/>
            </w:tcBorders>
            <w:shd w:val="clear" w:color="auto" w:fill="auto"/>
            <w:vAlign w:val="bottom"/>
            <w:hideMark/>
            <w:tcPrChange w:id="9558"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4C2D67" w:rsidRDefault="00976130">
            <w:pPr>
              <w:pStyle w:val="BangBody"/>
              <w:rPr>
                <w:ins w:id="9559" w:author="The Si Tran" w:date="2012-12-10T07:28:00Z"/>
                <w:sz w:val="26"/>
                <w:szCs w:val="26"/>
                <w:rPrChange w:id="9560" w:author="The Si Tran" w:date="2012-12-14T06:33:00Z">
                  <w:rPr>
                    <w:ins w:id="9561" w:author="The Si Tran" w:date="2012-12-10T07:28:00Z"/>
                    <w:rFonts w:ascii="Calibri" w:eastAsia="Times New Roman" w:hAnsi="Calibri"/>
                    <w:color w:val="000000"/>
                    <w:sz w:val="22"/>
                  </w:rPr>
                </w:rPrChange>
              </w:rPr>
              <w:pPrChange w:id="9562" w:author="The Si Tran" w:date="2012-12-16T08:45:00Z">
                <w:pPr>
                  <w:spacing w:line="240" w:lineRule="auto"/>
                </w:pPr>
              </w:pPrChange>
            </w:pPr>
            <w:r>
              <w:rPr>
                <w:sz w:val="26"/>
                <w:szCs w:val="26"/>
              </w:rPr>
              <w:t>Nơron</w:t>
            </w:r>
            <w:ins w:id="9563" w:author="The Si Tran" w:date="2012-12-10T07:28:00Z">
              <w:r w:rsidR="00A837C3" w:rsidRPr="004C2D67">
                <w:rPr>
                  <w:sz w:val="26"/>
                  <w:szCs w:val="26"/>
                  <w:rPrChange w:id="9564" w:author="The Si Tran" w:date="2012-12-14T06:33:00Z">
                    <w:rPr>
                      <w:rFonts w:ascii="Calibri" w:hAnsi="Calibri" w:cs="Arial"/>
                      <w:b/>
                      <w:bCs/>
                      <w:kern w:val="32"/>
                      <w:sz w:val="22"/>
                      <w:szCs w:val="32"/>
                    </w:rPr>
                  </w:rPrChange>
                </w:rPr>
                <w:t>(6,6,1), Algorithm=RPROP, epoches=749,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565"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4C2D67" w:rsidRDefault="00A837C3">
            <w:pPr>
              <w:pStyle w:val="BangBody"/>
              <w:jc w:val="center"/>
              <w:rPr>
                <w:ins w:id="9566" w:author="The Si Tran" w:date="2012-12-10T07:28:00Z"/>
                <w:sz w:val="26"/>
                <w:szCs w:val="26"/>
                <w:rPrChange w:id="9567" w:author="The Si Tran" w:date="2012-12-14T06:33:00Z">
                  <w:rPr>
                    <w:ins w:id="9568" w:author="The Si Tran" w:date="2012-12-10T07:28:00Z"/>
                    <w:rFonts w:ascii="Calibri" w:eastAsia="Times New Roman" w:hAnsi="Calibri"/>
                    <w:color w:val="000000"/>
                    <w:sz w:val="22"/>
                  </w:rPr>
                </w:rPrChange>
              </w:rPr>
              <w:pPrChange w:id="9569" w:author="superchickend" w:date="2012-12-16T15:30:00Z">
                <w:pPr>
                  <w:spacing w:line="240" w:lineRule="auto"/>
                  <w:jc w:val="right"/>
                </w:pPr>
              </w:pPrChange>
            </w:pPr>
            <w:ins w:id="9570" w:author="The Si Tran" w:date="2012-12-10T07:28:00Z">
              <w:r w:rsidRPr="004C2D67">
                <w:rPr>
                  <w:sz w:val="26"/>
                  <w:szCs w:val="26"/>
                  <w:rPrChange w:id="9571" w:author="The Si Tran" w:date="2012-12-14T06:33:00Z">
                    <w:rPr>
                      <w:rFonts w:ascii="Calibri" w:hAnsi="Calibri" w:cs="Arial"/>
                      <w:b/>
                      <w:bCs/>
                      <w:kern w:val="32"/>
                      <w:sz w:val="22"/>
                      <w:szCs w:val="32"/>
                    </w:rPr>
                  </w:rPrChange>
                </w:rPr>
                <w:t>60.15</w:t>
              </w:r>
            </w:ins>
          </w:p>
        </w:tc>
        <w:tc>
          <w:tcPr>
            <w:tcW w:w="1034" w:type="dxa"/>
            <w:tcBorders>
              <w:top w:val="nil"/>
              <w:left w:val="nil"/>
              <w:bottom w:val="single" w:sz="4" w:space="0" w:color="auto"/>
              <w:right w:val="single" w:sz="4" w:space="0" w:color="auto"/>
            </w:tcBorders>
            <w:shd w:val="clear" w:color="auto" w:fill="auto"/>
            <w:noWrap/>
            <w:vAlign w:val="center"/>
            <w:hideMark/>
            <w:tcPrChange w:id="9572"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4C2D67" w:rsidRDefault="00A837C3">
            <w:pPr>
              <w:pStyle w:val="BangBody"/>
              <w:jc w:val="center"/>
              <w:rPr>
                <w:ins w:id="9573" w:author="The Si Tran" w:date="2012-12-10T07:28:00Z"/>
                <w:sz w:val="26"/>
                <w:szCs w:val="26"/>
                <w:rPrChange w:id="9574" w:author="The Si Tran" w:date="2012-12-14T06:33:00Z">
                  <w:rPr>
                    <w:ins w:id="9575" w:author="The Si Tran" w:date="2012-12-10T07:28:00Z"/>
                    <w:rFonts w:ascii="Calibri" w:eastAsia="Times New Roman" w:hAnsi="Calibri"/>
                    <w:color w:val="000000"/>
                    <w:sz w:val="22"/>
                  </w:rPr>
                </w:rPrChange>
              </w:rPr>
              <w:pPrChange w:id="9576" w:author="superchickend" w:date="2012-12-16T15:30:00Z">
                <w:pPr>
                  <w:spacing w:line="240" w:lineRule="auto"/>
                  <w:jc w:val="right"/>
                </w:pPr>
              </w:pPrChange>
            </w:pPr>
            <w:ins w:id="9577" w:author="The Si Tran" w:date="2012-12-10T07:28:00Z">
              <w:r w:rsidRPr="004C2D67">
                <w:rPr>
                  <w:sz w:val="26"/>
                  <w:szCs w:val="26"/>
                  <w:rPrChange w:id="9578" w:author="The Si Tran" w:date="2012-12-14T06:33:00Z">
                    <w:rPr>
                      <w:rFonts w:ascii="Calibri" w:hAnsi="Calibri" w:cs="Arial"/>
                      <w:b/>
                      <w:bCs/>
                      <w:kern w:val="32"/>
                      <w:sz w:val="22"/>
                      <w:szCs w:val="32"/>
                    </w:rPr>
                  </w:rPrChange>
                </w:rPr>
                <w:t>6951.32</w:t>
              </w:r>
            </w:ins>
          </w:p>
        </w:tc>
        <w:tc>
          <w:tcPr>
            <w:tcW w:w="956" w:type="dxa"/>
            <w:tcBorders>
              <w:top w:val="nil"/>
              <w:left w:val="nil"/>
              <w:bottom w:val="single" w:sz="4" w:space="0" w:color="auto"/>
              <w:right w:val="single" w:sz="4" w:space="0" w:color="auto"/>
            </w:tcBorders>
            <w:shd w:val="clear" w:color="auto" w:fill="auto"/>
            <w:noWrap/>
            <w:vAlign w:val="center"/>
            <w:hideMark/>
            <w:tcPrChange w:id="9579"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4C2D67" w:rsidRDefault="00A837C3">
            <w:pPr>
              <w:pStyle w:val="BangBody"/>
              <w:jc w:val="center"/>
              <w:rPr>
                <w:ins w:id="9580" w:author="The Si Tran" w:date="2012-12-10T07:28:00Z"/>
                <w:sz w:val="26"/>
                <w:szCs w:val="26"/>
                <w:rPrChange w:id="9581" w:author="The Si Tran" w:date="2012-12-14T06:33:00Z">
                  <w:rPr>
                    <w:ins w:id="9582" w:author="The Si Tran" w:date="2012-12-10T07:28:00Z"/>
                    <w:rFonts w:ascii="Calibri" w:eastAsia="Times New Roman" w:hAnsi="Calibri"/>
                    <w:color w:val="000000"/>
                    <w:sz w:val="22"/>
                  </w:rPr>
                </w:rPrChange>
              </w:rPr>
              <w:pPrChange w:id="9583" w:author="superchickend" w:date="2012-12-16T15:30:00Z">
                <w:pPr>
                  <w:spacing w:line="240" w:lineRule="auto"/>
                  <w:jc w:val="right"/>
                </w:pPr>
              </w:pPrChange>
            </w:pPr>
            <w:ins w:id="9584" w:author="The Si Tran" w:date="2012-12-10T07:28:00Z">
              <w:r w:rsidRPr="004C2D67">
                <w:rPr>
                  <w:sz w:val="26"/>
                  <w:szCs w:val="26"/>
                  <w:rPrChange w:id="9585" w:author="The Si Tran" w:date="2012-12-14T06:33:00Z">
                    <w:rPr>
                      <w:rFonts w:ascii="Calibri" w:hAnsi="Calibri" w:cs="Arial"/>
                      <w:b/>
                      <w:bCs/>
                      <w:kern w:val="32"/>
                      <w:sz w:val="22"/>
                      <w:szCs w:val="32"/>
                    </w:rPr>
                  </w:rPrChange>
                </w:rPr>
                <w:t>10.46</w:t>
              </w:r>
            </w:ins>
          </w:p>
        </w:tc>
      </w:tr>
      <w:tr w:rsidR="00E30631" w:rsidRPr="00AF5054" w14:paraId="4DD43372" w14:textId="77777777" w:rsidTr="004C2D67">
        <w:tblPrEx>
          <w:tblW w:w="9436" w:type="dxa"/>
          <w:tblPrExChange w:id="9586" w:author="superchickend" w:date="2012-12-16T15:30:00Z">
            <w:tblPrEx>
              <w:tblW w:w="9291" w:type="dxa"/>
            </w:tblPrEx>
          </w:tblPrExChange>
        </w:tblPrEx>
        <w:trPr>
          <w:trHeight w:val="550"/>
          <w:ins w:id="9587" w:author="The Si Tran" w:date="2012-12-10T07:28:00Z"/>
          <w:trPrChange w:id="9588" w:author="superchickend" w:date="2012-12-16T15:30:00Z">
            <w:trPr>
              <w:gridAfter w:val="0"/>
              <w:trHeight w:val="524"/>
            </w:trPr>
          </w:trPrChange>
        </w:trPr>
        <w:tc>
          <w:tcPr>
            <w:tcW w:w="1243" w:type="dxa"/>
            <w:vMerge/>
            <w:tcBorders>
              <w:top w:val="nil"/>
              <w:left w:val="single" w:sz="4" w:space="0" w:color="auto"/>
              <w:bottom w:val="single" w:sz="4" w:space="0" w:color="000000"/>
              <w:right w:val="single" w:sz="4" w:space="0" w:color="auto"/>
            </w:tcBorders>
            <w:vAlign w:val="center"/>
            <w:hideMark/>
            <w:tcPrChange w:id="9589"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4C2D67" w:rsidRDefault="00A837C3">
            <w:pPr>
              <w:pStyle w:val="BangBody"/>
              <w:jc w:val="center"/>
              <w:rPr>
                <w:ins w:id="9590" w:author="The Si Tran" w:date="2012-12-10T07:28:00Z"/>
                <w:b/>
                <w:sz w:val="26"/>
                <w:szCs w:val="26"/>
                <w:rPrChange w:id="9591" w:author="superchickend" w:date="2012-12-16T15:30:00Z">
                  <w:rPr>
                    <w:ins w:id="9592" w:author="The Si Tran" w:date="2012-12-10T07:28:00Z"/>
                    <w:rFonts w:ascii="Calibri" w:eastAsia="Times New Roman" w:hAnsi="Calibri"/>
                    <w:color w:val="000000"/>
                    <w:sz w:val="22"/>
                  </w:rPr>
                </w:rPrChange>
              </w:rPr>
              <w:pPrChange w:id="9593" w:author="superchickend" w:date="2012-12-16T15:30: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594"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4C2D67" w:rsidRDefault="00976130">
            <w:pPr>
              <w:pStyle w:val="BangBody"/>
              <w:rPr>
                <w:ins w:id="9595" w:author="The Si Tran" w:date="2012-12-10T07:28:00Z"/>
                <w:sz w:val="26"/>
                <w:szCs w:val="26"/>
                <w:rPrChange w:id="9596" w:author="The Si Tran" w:date="2012-12-14T06:33:00Z">
                  <w:rPr>
                    <w:ins w:id="9597" w:author="The Si Tran" w:date="2012-12-10T07:28:00Z"/>
                    <w:rFonts w:ascii="Calibri" w:eastAsia="Times New Roman" w:hAnsi="Calibri"/>
                    <w:color w:val="000000"/>
                    <w:sz w:val="22"/>
                  </w:rPr>
                </w:rPrChange>
              </w:rPr>
              <w:pPrChange w:id="9598" w:author="The Si Tran" w:date="2012-12-16T08:45:00Z">
                <w:pPr>
                  <w:spacing w:line="240" w:lineRule="auto"/>
                </w:pPr>
              </w:pPrChange>
            </w:pPr>
            <w:r>
              <w:rPr>
                <w:sz w:val="26"/>
                <w:szCs w:val="26"/>
              </w:rPr>
              <w:t>Nơron</w:t>
            </w:r>
            <w:ins w:id="9599" w:author="The Si Tran" w:date="2012-12-10T07:28:00Z">
              <w:r w:rsidR="00A837C3" w:rsidRPr="004C2D67">
                <w:rPr>
                  <w:sz w:val="26"/>
                  <w:szCs w:val="26"/>
                  <w:rPrChange w:id="9600" w:author="The Si Tran" w:date="2012-12-14T06:33:00Z">
                    <w:rPr>
                      <w:rFonts w:ascii="Calibri" w:hAnsi="Calibri" w:cs="Arial"/>
                      <w:b/>
                      <w:bCs/>
                      <w:kern w:val="32"/>
                      <w:sz w:val="22"/>
                      <w:szCs w:val="32"/>
                    </w:rPr>
                  </w:rPrChange>
                </w:rPr>
                <w:t>(6,6,1),Algorithm=Back Propagation, epoches=627, Residual=1E-7,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601"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4C2D67" w:rsidRDefault="00A837C3">
            <w:pPr>
              <w:pStyle w:val="BangBody"/>
              <w:jc w:val="center"/>
              <w:rPr>
                <w:ins w:id="9602" w:author="The Si Tran" w:date="2012-12-10T07:28:00Z"/>
                <w:sz w:val="26"/>
                <w:szCs w:val="26"/>
                <w:rPrChange w:id="9603" w:author="The Si Tran" w:date="2012-12-14T06:33:00Z">
                  <w:rPr>
                    <w:ins w:id="9604" w:author="The Si Tran" w:date="2012-12-10T07:28:00Z"/>
                    <w:rFonts w:ascii="Calibri" w:eastAsia="Times New Roman" w:hAnsi="Calibri"/>
                    <w:color w:val="000000"/>
                    <w:sz w:val="22"/>
                  </w:rPr>
                </w:rPrChange>
              </w:rPr>
              <w:pPrChange w:id="9605" w:author="superchickend" w:date="2012-12-16T15:30:00Z">
                <w:pPr>
                  <w:spacing w:line="240" w:lineRule="auto"/>
                  <w:jc w:val="right"/>
                </w:pPr>
              </w:pPrChange>
            </w:pPr>
            <w:ins w:id="9606" w:author="The Si Tran" w:date="2012-12-10T07:28:00Z">
              <w:r w:rsidRPr="004C2D67">
                <w:rPr>
                  <w:sz w:val="26"/>
                  <w:szCs w:val="26"/>
                  <w:rPrChange w:id="9607" w:author="The Si Tran" w:date="2012-12-14T06:33:00Z">
                    <w:rPr>
                      <w:rFonts w:ascii="Calibri" w:hAnsi="Calibri" w:cs="Arial"/>
                      <w:b/>
                      <w:bCs/>
                      <w:kern w:val="32"/>
                      <w:sz w:val="22"/>
                      <w:szCs w:val="32"/>
                    </w:rPr>
                  </w:rPrChange>
                </w:rPr>
                <w:t>65.73</w:t>
              </w:r>
            </w:ins>
          </w:p>
        </w:tc>
        <w:tc>
          <w:tcPr>
            <w:tcW w:w="1034" w:type="dxa"/>
            <w:tcBorders>
              <w:top w:val="nil"/>
              <w:left w:val="nil"/>
              <w:bottom w:val="single" w:sz="4" w:space="0" w:color="auto"/>
              <w:right w:val="single" w:sz="4" w:space="0" w:color="auto"/>
            </w:tcBorders>
            <w:shd w:val="clear" w:color="auto" w:fill="auto"/>
            <w:noWrap/>
            <w:vAlign w:val="center"/>
            <w:hideMark/>
            <w:tcPrChange w:id="9608"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4C2D67" w:rsidRDefault="00A837C3">
            <w:pPr>
              <w:pStyle w:val="BangBody"/>
              <w:jc w:val="center"/>
              <w:rPr>
                <w:ins w:id="9609" w:author="The Si Tran" w:date="2012-12-10T07:28:00Z"/>
                <w:sz w:val="26"/>
                <w:szCs w:val="26"/>
                <w:rPrChange w:id="9610" w:author="The Si Tran" w:date="2012-12-14T06:33:00Z">
                  <w:rPr>
                    <w:ins w:id="9611" w:author="The Si Tran" w:date="2012-12-10T07:28:00Z"/>
                    <w:rFonts w:ascii="Calibri" w:eastAsia="Times New Roman" w:hAnsi="Calibri"/>
                    <w:color w:val="000000"/>
                    <w:sz w:val="22"/>
                  </w:rPr>
                </w:rPrChange>
              </w:rPr>
              <w:pPrChange w:id="9612" w:author="superchickend" w:date="2012-12-16T15:30:00Z">
                <w:pPr>
                  <w:spacing w:line="240" w:lineRule="auto"/>
                  <w:jc w:val="right"/>
                </w:pPr>
              </w:pPrChange>
            </w:pPr>
            <w:ins w:id="9613" w:author="The Si Tran" w:date="2012-12-10T07:28:00Z">
              <w:r w:rsidRPr="004C2D67">
                <w:rPr>
                  <w:sz w:val="26"/>
                  <w:szCs w:val="26"/>
                  <w:rPrChange w:id="9614" w:author="The Si Tran" w:date="2012-12-14T06:33:00Z">
                    <w:rPr>
                      <w:rFonts w:ascii="Calibri" w:hAnsi="Calibri" w:cs="Arial"/>
                      <w:b/>
                      <w:bCs/>
                      <w:kern w:val="32"/>
                      <w:sz w:val="22"/>
                      <w:szCs w:val="32"/>
                    </w:rPr>
                  </w:rPrChange>
                </w:rPr>
                <w:t>7404.44</w:t>
              </w:r>
            </w:ins>
          </w:p>
        </w:tc>
        <w:tc>
          <w:tcPr>
            <w:tcW w:w="956" w:type="dxa"/>
            <w:tcBorders>
              <w:top w:val="nil"/>
              <w:left w:val="nil"/>
              <w:bottom w:val="single" w:sz="4" w:space="0" w:color="auto"/>
              <w:right w:val="single" w:sz="4" w:space="0" w:color="auto"/>
            </w:tcBorders>
            <w:shd w:val="clear" w:color="auto" w:fill="auto"/>
            <w:noWrap/>
            <w:vAlign w:val="center"/>
            <w:hideMark/>
            <w:tcPrChange w:id="9615"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4C2D67" w:rsidRDefault="00A837C3">
            <w:pPr>
              <w:pStyle w:val="BangBody"/>
              <w:jc w:val="center"/>
              <w:rPr>
                <w:ins w:id="9616" w:author="The Si Tran" w:date="2012-12-10T07:28:00Z"/>
                <w:sz w:val="26"/>
                <w:szCs w:val="26"/>
                <w:rPrChange w:id="9617" w:author="The Si Tran" w:date="2012-12-14T06:33:00Z">
                  <w:rPr>
                    <w:ins w:id="9618" w:author="The Si Tran" w:date="2012-12-10T07:28:00Z"/>
                    <w:rFonts w:ascii="Calibri" w:eastAsia="Times New Roman" w:hAnsi="Calibri"/>
                    <w:color w:val="000000"/>
                    <w:sz w:val="22"/>
                  </w:rPr>
                </w:rPrChange>
              </w:rPr>
              <w:pPrChange w:id="9619" w:author="superchickend" w:date="2012-12-16T15:30:00Z">
                <w:pPr>
                  <w:spacing w:line="240" w:lineRule="auto"/>
                  <w:jc w:val="right"/>
                </w:pPr>
              </w:pPrChange>
            </w:pPr>
            <w:ins w:id="9620" w:author="The Si Tran" w:date="2012-12-10T07:28:00Z">
              <w:r w:rsidRPr="004C2D67">
                <w:rPr>
                  <w:sz w:val="26"/>
                  <w:szCs w:val="26"/>
                  <w:rPrChange w:id="9621" w:author="The Si Tran" w:date="2012-12-14T06:33:00Z">
                    <w:rPr>
                      <w:rFonts w:ascii="Calibri" w:hAnsi="Calibri" w:cs="Arial"/>
                      <w:b/>
                      <w:bCs/>
                      <w:kern w:val="32"/>
                      <w:sz w:val="22"/>
                      <w:szCs w:val="32"/>
                    </w:rPr>
                  </w:rPrChange>
                </w:rPr>
                <w:t>11.52</w:t>
              </w:r>
            </w:ins>
          </w:p>
        </w:tc>
      </w:tr>
      <w:tr w:rsidR="00E30631" w:rsidRPr="00AF5054" w14:paraId="4599B721" w14:textId="77777777" w:rsidTr="004C2D67">
        <w:tblPrEx>
          <w:tblW w:w="9436" w:type="dxa"/>
          <w:tblPrExChange w:id="9622" w:author="superchickend" w:date="2012-12-16T15:30:00Z">
            <w:tblPrEx>
              <w:tblW w:w="9291" w:type="dxa"/>
            </w:tblPrEx>
          </w:tblPrExChange>
        </w:tblPrEx>
        <w:trPr>
          <w:trHeight w:val="274"/>
          <w:ins w:id="9623" w:author="The Si Tran" w:date="2012-12-10T07:28:00Z"/>
          <w:trPrChange w:id="9624" w:author="superchickend" w:date="2012-12-16T15:30:00Z">
            <w:trPr>
              <w:gridAfter w:val="0"/>
              <w:trHeight w:val="261"/>
            </w:trPr>
          </w:trPrChange>
        </w:trPr>
        <w:tc>
          <w:tcPr>
            <w:tcW w:w="1243" w:type="dxa"/>
            <w:tcBorders>
              <w:top w:val="nil"/>
              <w:left w:val="single" w:sz="4" w:space="0" w:color="auto"/>
              <w:bottom w:val="single" w:sz="4" w:space="0" w:color="auto"/>
              <w:right w:val="single" w:sz="4" w:space="0" w:color="auto"/>
            </w:tcBorders>
            <w:shd w:val="clear" w:color="auto" w:fill="auto"/>
            <w:noWrap/>
            <w:vAlign w:val="center"/>
            <w:hideMark/>
            <w:tcPrChange w:id="9625"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4C2D67" w:rsidRDefault="00A837C3">
            <w:pPr>
              <w:pStyle w:val="BangBody"/>
              <w:jc w:val="center"/>
              <w:rPr>
                <w:ins w:id="9626" w:author="The Si Tran" w:date="2012-12-10T07:28:00Z"/>
                <w:b/>
                <w:sz w:val="26"/>
                <w:szCs w:val="26"/>
                <w:rPrChange w:id="9627" w:author="superchickend" w:date="2012-12-16T15:30:00Z">
                  <w:rPr>
                    <w:ins w:id="9628" w:author="The Si Tran" w:date="2012-12-10T07:28:00Z"/>
                    <w:rFonts w:ascii="Calibri" w:eastAsia="Times New Roman" w:hAnsi="Calibri"/>
                    <w:color w:val="000000"/>
                    <w:sz w:val="22"/>
                  </w:rPr>
                </w:rPrChange>
              </w:rPr>
              <w:pPrChange w:id="9629" w:author="superchickend" w:date="2012-12-16T15:30:00Z">
                <w:pPr>
                  <w:spacing w:line="240" w:lineRule="auto"/>
                  <w:jc w:val="center"/>
                </w:pPr>
              </w:pPrChange>
            </w:pPr>
            <w:ins w:id="9630" w:author="The Si Tran" w:date="2012-12-10T07:28:00Z">
              <w:r w:rsidRPr="004C2D67">
                <w:rPr>
                  <w:b/>
                  <w:sz w:val="26"/>
                  <w:szCs w:val="26"/>
                  <w:rPrChange w:id="9631" w:author="superchickend" w:date="2012-12-16T15:30:00Z">
                    <w:rPr>
                      <w:rFonts w:ascii="Calibri" w:hAnsi="Calibri" w:cs="Arial"/>
                      <w:b/>
                      <w:bCs/>
                      <w:kern w:val="32"/>
                      <w:sz w:val="22"/>
                      <w:szCs w:val="32"/>
                    </w:rPr>
                  </w:rPrChange>
                </w:rPr>
                <w:t>SARIMA</w:t>
              </w:r>
            </w:ins>
          </w:p>
        </w:tc>
        <w:tc>
          <w:tcPr>
            <w:tcW w:w="5405" w:type="dxa"/>
            <w:tcBorders>
              <w:top w:val="nil"/>
              <w:left w:val="nil"/>
              <w:bottom w:val="single" w:sz="4" w:space="0" w:color="auto"/>
              <w:right w:val="single" w:sz="4" w:space="0" w:color="auto"/>
            </w:tcBorders>
            <w:shd w:val="clear" w:color="auto" w:fill="auto"/>
            <w:vAlign w:val="bottom"/>
            <w:hideMark/>
            <w:tcPrChange w:id="9632"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4C2D67" w:rsidRDefault="00A837C3">
            <w:pPr>
              <w:pStyle w:val="BangBody"/>
              <w:rPr>
                <w:ins w:id="9633" w:author="The Si Tran" w:date="2012-12-10T07:28:00Z"/>
                <w:sz w:val="26"/>
                <w:szCs w:val="26"/>
                <w:rPrChange w:id="9634" w:author="The Si Tran" w:date="2012-12-14T06:33:00Z">
                  <w:rPr>
                    <w:ins w:id="9635" w:author="The Si Tran" w:date="2012-12-10T07:28:00Z"/>
                    <w:rFonts w:ascii="Calibri" w:eastAsia="Times New Roman" w:hAnsi="Calibri"/>
                    <w:color w:val="000000"/>
                    <w:sz w:val="22"/>
                  </w:rPr>
                </w:rPrChange>
              </w:rPr>
              <w:pPrChange w:id="9636" w:author="The Si Tran" w:date="2012-12-16T08:45:00Z">
                <w:pPr>
                  <w:spacing w:line="240" w:lineRule="auto"/>
                </w:pPr>
              </w:pPrChange>
            </w:pPr>
            <w:ins w:id="9637" w:author="The Si Tran" w:date="2012-12-10T07:28:00Z">
              <w:r w:rsidRPr="004C2D67">
                <w:rPr>
                  <w:sz w:val="26"/>
                  <w:szCs w:val="26"/>
                  <w:rPrChange w:id="9638" w:author="The Si Tran" w:date="2012-12-14T06:33:00Z">
                    <w:rPr>
                      <w:rFonts w:ascii="Calibri" w:hAnsi="Calibri" w:cs="Arial"/>
                      <w:b/>
                      <w:bCs/>
                      <w:kern w:val="32"/>
                      <w:sz w:val="22"/>
                      <w:szCs w:val="32"/>
                    </w:rPr>
                  </w:rPrChange>
                </w:rPr>
                <w:t>ARIMA(0, 0, 0)(0, 1, 0)12</w:t>
              </w:r>
            </w:ins>
          </w:p>
        </w:tc>
        <w:tc>
          <w:tcPr>
            <w:tcW w:w="798" w:type="dxa"/>
            <w:tcBorders>
              <w:top w:val="nil"/>
              <w:left w:val="nil"/>
              <w:bottom w:val="single" w:sz="4" w:space="0" w:color="auto"/>
              <w:right w:val="single" w:sz="4" w:space="0" w:color="auto"/>
            </w:tcBorders>
            <w:shd w:val="clear" w:color="auto" w:fill="auto"/>
            <w:noWrap/>
            <w:vAlign w:val="center"/>
            <w:hideMark/>
            <w:tcPrChange w:id="963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4C2D67" w:rsidRDefault="00A837C3">
            <w:pPr>
              <w:pStyle w:val="BangBody"/>
              <w:jc w:val="center"/>
              <w:rPr>
                <w:ins w:id="9640" w:author="The Si Tran" w:date="2012-12-10T07:28:00Z"/>
                <w:sz w:val="26"/>
                <w:szCs w:val="26"/>
                <w:rPrChange w:id="9641" w:author="The Si Tran" w:date="2012-12-14T06:33:00Z">
                  <w:rPr>
                    <w:ins w:id="9642" w:author="The Si Tran" w:date="2012-12-10T07:28:00Z"/>
                    <w:rFonts w:ascii="Calibri" w:eastAsia="Times New Roman" w:hAnsi="Calibri"/>
                    <w:color w:val="000000"/>
                    <w:sz w:val="22"/>
                  </w:rPr>
                </w:rPrChange>
              </w:rPr>
              <w:pPrChange w:id="9643" w:author="superchickend" w:date="2012-12-16T15:30:00Z">
                <w:pPr>
                  <w:spacing w:line="240" w:lineRule="auto"/>
                  <w:jc w:val="right"/>
                </w:pPr>
              </w:pPrChange>
            </w:pPr>
            <w:ins w:id="9644" w:author="The Si Tran" w:date="2012-12-10T07:28:00Z">
              <w:r w:rsidRPr="004C2D67">
                <w:rPr>
                  <w:sz w:val="26"/>
                  <w:szCs w:val="26"/>
                  <w:rPrChange w:id="9645" w:author="The Si Tran" w:date="2012-12-14T06:33:00Z">
                    <w:rPr>
                      <w:rFonts w:ascii="Calibri" w:hAnsi="Calibri" w:cs="Arial"/>
                      <w:b/>
                      <w:bCs/>
                      <w:kern w:val="32"/>
                      <w:sz w:val="22"/>
                      <w:szCs w:val="32"/>
                    </w:rPr>
                  </w:rPrChange>
                </w:rPr>
                <w:t>36.04</w:t>
              </w:r>
            </w:ins>
          </w:p>
        </w:tc>
        <w:tc>
          <w:tcPr>
            <w:tcW w:w="1034" w:type="dxa"/>
            <w:tcBorders>
              <w:top w:val="nil"/>
              <w:left w:val="nil"/>
              <w:bottom w:val="single" w:sz="4" w:space="0" w:color="auto"/>
              <w:right w:val="single" w:sz="4" w:space="0" w:color="auto"/>
            </w:tcBorders>
            <w:shd w:val="clear" w:color="auto" w:fill="auto"/>
            <w:noWrap/>
            <w:vAlign w:val="center"/>
            <w:hideMark/>
            <w:tcPrChange w:id="9646"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4C2D67" w:rsidRDefault="00A837C3">
            <w:pPr>
              <w:pStyle w:val="BangBody"/>
              <w:jc w:val="center"/>
              <w:rPr>
                <w:ins w:id="9647" w:author="The Si Tran" w:date="2012-12-10T07:28:00Z"/>
                <w:sz w:val="26"/>
                <w:szCs w:val="26"/>
                <w:rPrChange w:id="9648" w:author="The Si Tran" w:date="2012-12-14T06:33:00Z">
                  <w:rPr>
                    <w:ins w:id="9649" w:author="The Si Tran" w:date="2012-12-10T07:28:00Z"/>
                    <w:rFonts w:ascii="Calibri" w:eastAsia="Times New Roman" w:hAnsi="Calibri"/>
                    <w:color w:val="000000"/>
                    <w:sz w:val="22"/>
                  </w:rPr>
                </w:rPrChange>
              </w:rPr>
              <w:pPrChange w:id="9650" w:author="superchickend" w:date="2012-12-16T15:30:00Z">
                <w:pPr>
                  <w:spacing w:line="240" w:lineRule="auto"/>
                  <w:jc w:val="right"/>
                </w:pPr>
              </w:pPrChange>
            </w:pPr>
            <w:ins w:id="9651" w:author="The Si Tran" w:date="2012-12-10T07:28:00Z">
              <w:r w:rsidRPr="004C2D67">
                <w:rPr>
                  <w:sz w:val="26"/>
                  <w:szCs w:val="26"/>
                  <w:rPrChange w:id="9652" w:author="The Si Tran" w:date="2012-12-14T06:33:00Z">
                    <w:rPr>
                      <w:rFonts w:ascii="Calibri" w:hAnsi="Calibri" w:cs="Arial"/>
                      <w:b/>
                      <w:bCs/>
                      <w:kern w:val="32"/>
                      <w:sz w:val="22"/>
                      <w:szCs w:val="32"/>
                    </w:rPr>
                  </w:rPrChange>
                </w:rPr>
                <w:t>2302.3</w:t>
              </w:r>
            </w:ins>
          </w:p>
        </w:tc>
        <w:tc>
          <w:tcPr>
            <w:tcW w:w="956" w:type="dxa"/>
            <w:tcBorders>
              <w:top w:val="nil"/>
              <w:left w:val="nil"/>
              <w:bottom w:val="single" w:sz="4" w:space="0" w:color="auto"/>
              <w:right w:val="single" w:sz="4" w:space="0" w:color="auto"/>
            </w:tcBorders>
            <w:shd w:val="clear" w:color="auto" w:fill="auto"/>
            <w:noWrap/>
            <w:vAlign w:val="center"/>
            <w:hideMark/>
            <w:tcPrChange w:id="9653"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4C2D67" w:rsidRDefault="00A837C3">
            <w:pPr>
              <w:pStyle w:val="BangBody"/>
              <w:jc w:val="center"/>
              <w:rPr>
                <w:ins w:id="9654" w:author="The Si Tran" w:date="2012-12-10T07:28:00Z"/>
                <w:sz w:val="26"/>
                <w:szCs w:val="26"/>
                <w:rPrChange w:id="9655" w:author="The Si Tran" w:date="2012-12-14T06:33:00Z">
                  <w:rPr>
                    <w:ins w:id="9656" w:author="The Si Tran" w:date="2012-12-10T07:28:00Z"/>
                    <w:rFonts w:ascii="Calibri" w:eastAsia="Times New Roman" w:hAnsi="Calibri"/>
                    <w:color w:val="000000"/>
                    <w:sz w:val="22"/>
                  </w:rPr>
                </w:rPrChange>
              </w:rPr>
              <w:pPrChange w:id="9657" w:author="superchickend" w:date="2012-12-16T15:30:00Z">
                <w:pPr>
                  <w:spacing w:line="240" w:lineRule="auto"/>
                  <w:jc w:val="right"/>
                </w:pPr>
              </w:pPrChange>
            </w:pPr>
            <w:ins w:id="9658" w:author="The Si Tran" w:date="2012-12-10T07:28:00Z">
              <w:r w:rsidRPr="004C2D67">
                <w:rPr>
                  <w:sz w:val="26"/>
                  <w:szCs w:val="26"/>
                  <w:rPrChange w:id="9659" w:author="The Si Tran" w:date="2012-12-14T06:33:00Z">
                    <w:rPr>
                      <w:rFonts w:ascii="Calibri" w:hAnsi="Calibri" w:cs="Arial"/>
                      <w:b/>
                      <w:bCs/>
                      <w:kern w:val="32"/>
                      <w:sz w:val="22"/>
                      <w:szCs w:val="32"/>
                    </w:rPr>
                  </w:rPrChange>
                </w:rPr>
                <w:t>5.27</w:t>
              </w:r>
            </w:ins>
          </w:p>
        </w:tc>
      </w:tr>
      <w:tr w:rsidR="00E30631" w:rsidRPr="00AF5054" w14:paraId="489533B9" w14:textId="77777777" w:rsidTr="004C2D67">
        <w:tblPrEx>
          <w:tblW w:w="9436" w:type="dxa"/>
          <w:tblPrExChange w:id="9660" w:author="superchickend" w:date="2012-12-16T15:30:00Z">
            <w:tblPrEx>
              <w:tblW w:w="9291" w:type="dxa"/>
            </w:tblPrEx>
          </w:tblPrExChange>
        </w:tblPrEx>
        <w:trPr>
          <w:trHeight w:val="828"/>
          <w:ins w:id="9661" w:author="The Si Tran" w:date="2012-12-10T07:28:00Z"/>
          <w:trPrChange w:id="9662" w:author="superchickend" w:date="2012-12-16T15:30:00Z">
            <w:trPr>
              <w:gridAfter w:val="0"/>
              <w:trHeight w:val="786"/>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63"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4C2D67" w:rsidRDefault="00A837C3">
            <w:pPr>
              <w:pStyle w:val="BangBody"/>
              <w:jc w:val="center"/>
              <w:rPr>
                <w:ins w:id="9664" w:author="The Si Tran" w:date="2012-12-10T07:28:00Z"/>
                <w:b/>
                <w:sz w:val="26"/>
                <w:szCs w:val="26"/>
                <w:rPrChange w:id="9665" w:author="superchickend" w:date="2012-12-16T15:30:00Z">
                  <w:rPr>
                    <w:ins w:id="9666" w:author="The Si Tran" w:date="2012-12-10T07:28:00Z"/>
                    <w:rFonts w:ascii="Calibri" w:eastAsia="Times New Roman" w:hAnsi="Calibri"/>
                    <w:color w:val="000000"/>
                    <w:sz w:val="22"/>
                  </w:rPr>
                </w:rPrChange>
              </w:rPr>
              <w:pPrChange w:id="9667" w:author="superchickend" w:date="2012-12-16T15:30:00Z">
                <w:pPr>
                  <w:spacing w:line="240" w:lineRule="auto"/>
                  <w:jc w:val="center"/>
                </w:pPr>
              </w:pPrChange>
            </w:pPr>
            <w:ins w:id="9668" w:author="The Si Tran" w:date="2012-12-10T07:28:00Z">
              <w:r w:rsidRPr="004C2D67">
                <w:rPr>
                  <w:b/>
                  <w:sz w:val="26"/>
                  <w:szCs w:val="26"/>
                  <w:rPrChange w:id="9669" w:author="superchickend" w:date="2012-12-16T15:30:00Z">
                    <w:rPr>
                      <w:rFonts w:ascii="Calibri" w:hAnsi="Calibri" w:cs="Arial"/>
                      <w:b/>
                      <w:bCs/>
                      <w:kern w:val="32"/>
                      <w:sz w:val="22"/>
                      <w:szCs w:val="32"/>
                    </w:rPr>
                  </w:rPrChange>
                </w:rPr>
                <w:t>Hybrid</w:t>
              </w:r>
            </w:ins>
          </w:p>
        </w:tc>
        <w:tc>
          <w:tcPr>
            <w:tcW w:w="5405" w:type="dxa"/>
            <w:tcBorders>
              <w:top w:val="nil"/>
              <w:left w:val="nil"/>
              <w:bottom w:val="single" w:sz="4" w:space="0" w:color="auto"/>
              <w:right w:val="single" w:sz="4" w:space="0" w:color="auto"/>
            </w:tcBorders>
            <w:shd w:val="clear" w:color="auto" w:fill="auto"/>
            <w:vAlign w:val="bottom"/>
            <w:hideMark/>
            <w:tcPrChange w:id="9670"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4C2D67" w:rsidRDefault="00A837C3">
            <w:pPr>
              <w:pStyle w:val="BangBody"/>
              <w:rPr>
                <w:ins w:id="9671" w:author="The Si Tran" w:date="2012-12-10T07:28:00Z"/>
                <w:sz w:val="26"/>
                <w:szCs w:val="26"/>
                <w:rPrChange w:id="9672" w:author="The Si Tran" w:date="2012-12-14T06:33:00Z">
                  <w:rPr>
                    <w:ins w:id="9673" w:author="The Si Tran" w:date="2012-12-10T07:28:00Z"/>
                    <w:rFonts w:ascii="Calibri" w:eastAsia="Times New Roman" w:hAnsi="Calibri"/>
                    <w:color w:val="000000"/>
                    <w:sz w:val="22"/>
                  </w:rPr>
                </w:rPrChange>
              </w:rPr>
              <w:pPrChange w:id="9674" w:author="The Si Tran" w:date="2012-12-16T08:45:00Z">
                <w:pPr>
                  <w:spacing w:line="240" w:lineRule="auto"/>
                  <w:jc w:val="left"/>
                </w:pPr>
              </w:pPrChange>
            </w:pPr>
            <w:ins w:id="9675" w:author="The Si Tran" w:date="2012-12-10T07:28:00Z">
              <w:r w:rsidRPr="004C2D67">
                <w:rPr>
                  <w:sz w:val="26"/>
                  <w:szCs w:val="26"/>
                  <w:rPrChange w:id="9676" w:author="The Si Tran" w:date="2012-12-14T06:33:00Z">
                    <w:rPr>
                      <w:rFonts w:ascii="Calibri" w:hAnsi="Calibri"/>
                      <w:sz w:val="22"/>
                    </w:rPr>
                  </w:rPrChange>
                </w:rPr>
                <w:t>ARIMA(0, 0, 0)(0, 1, 0)12</w:t>
              </w:r>
              <w:r w:rsidRPr="004C2D67">
                <w:rPr>
                  <w:sz w:val="26"/>
                  <w:szCs w:val="26"/>
                  <w:rPrChange w:id="9677" w:author="The Si Tran" w:date="2012-12-14T06:33:00Z">
                    <w:rPr>
                      <w:rFonts w:ascii="Calibri" w:hAnsi="Calibri"/>
                      <w:sz w:val="22"/>
                    </w:rPr>
                  </w:rPrChange>
                </w:rPr>
                <w:br/>
              </w:r>
            </w:ins>
            <w:r w:rsidR="00976130">
              <w:rPr>
                <w:sz w:val="26"/>
                <w:szCs w:val="26"/>
              </w:rPr>
              <w:t>Nơron</w:t>
            </w:r>
            <w:ins w:id="9678" w:author="The Si Tran" w:date="2012-12-10T07:28:00Z">
              <w:r w:rsidRPr="004C2D67">
                <w:rPr>
                  <w:sz w:val="26"/>
                  <w:szCs w:val="26"/>
                  <w:rPrChange w:id="9679" w:author="The Si Tran" w:date="2012-12-14T06:33:00Z">
                    <w:rPr>
                      <w:rFonts w:ascii="Calibri" w:hAnsi="Calibri"/>
                      <w:sz w:val="22"/>
                    </w:rPr>
                  </w:rPrChange>
                </w:rPr>
                <w:t>(6,6,1),Algorithm=RPROP, epoches=276,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680"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4C2D67" w:rsidRDefault="00A837C3">
            <w:pPr>
              <w:pStyle w:val="BangBody"/>
              <w:jc w:val="center"/>
              <w:rPr>
                <w:ins w:id="9681" w:author="The Si Tran" w:date="2012-12-10T07:28:00Z"/>
                <w:b/>
                <w:sz w:val="26"/>
                <w:szCs w:val="26"/>
                <w:rPrChange w:id="9682" w:author="superchickend" w:date="2012-12-16T15:30:00Z">
                  <w:rPr>
                    <w:ins w:id="9683" w:author="The Si Tran" w:date="2012-12-10T07:28:00Z"/>
                    <w:rFonts w:ascii="Calibri" w:eastAsia="Times New Roman" w:hAnsi="Calibri"/>
                    <w:color w:val="000000"/>
                    <w:sz w:val="22"/>
                  </w:rPr>
                </w:rPrChange>
              </w:rPr>
              <w:pPrChange w:id="9684" w:author="superchickend" w:date="2012-12-16T15:30:00Z">
                <w:pPr>
                  <w:spacing w:line="240" w:lineRule="auto"/>
                  <w:jc w:val="right"/>
                </w:pPr>
              </w:pPrChange>
            </w:pPr>
            <w:ins w:id="9685" w:author="The Si Tran" w:date="2012-12-10T07:28:00Z">
              <w:r w:rsidRPr="004C2D67">
                <w:rPr>
                  <w:b/>
                  <w:sz w:val="26"/>
                  <w:szCs w:val="26"/>
                  <w:rPrChange w:id="9686" w:author="superchickend" w:date="2012-12-16T15:30:00Z">
                    <w:rPr>
                      <w:rFonts w:ascii="Calibri" w:hAnsi="Calibri"/>
                      <w:sz w:val="22"/>
                    </w:rPr>
                  </w:rPrChange>
                </w:rPr>
                <w:t>30</w:t>
              </w:r>
            </w:ins>
          </w:p>
        </w:tc>
        <w:tc>
          <w:tcPr>
            <w:tcW w:w="1034" w:type="dxa"/>
            <w:tcBorders>
              <w:top w:val="nil"/>
              <w:left w:val="nil"/>
              <w:bottom w:val="single" w:sz="4" w:space="0" w:color="auto"/>
              <w:right w:val="single" w:sz="4" w:space="0" w:color="auto"/>
            </w:tcBorders>
            <w:shd w:val="clear" w:color="auto" w:fill="auto"/>
            <w:noWrap/>
            <w:vAlign w:val="center"/>
            <w:hideMark/>
            <w:tcPrChange w:id="9687"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4C2D67" w:rsidRDefault="00A837C3">
            <w:pPr>
              <w:pStyle w:val="BangBody"/>
              <w:jc w:val="center"/>
              <w:rPr>
                <w:ins w:id="9688" w:author="The Si Tran" w:date="2012-12-10T07:28:00Z"/>
                <w:b/>
                <w:sz w:val="26"/>
                <w:szCs w:val="26"/>
                <w:rPrChange w:id="9689" w:author="superchickend" w:date="2012-12-16T15:30:00Z">
                  <w:rPr>
                    <w:ins w:id="9690" w:author="The Si Tran" w:date="2012-12-10T07:28:00Z"/>
                    <w:rFonts w:ascii="Calibri" w:eastAsia="Times New Roman" w:hAnsi="Calibri"/>
                    <w:color w:val="000000"/>
                    <w:sz w:val="22"/>
                  </w:rPr>
                </w:rPrChange>
              </w:rPr>
              <w:pPrChange w:id="9691" w:author="superchickend" w:date="2012-12-16T15:30:00Z">
                <w:pPr>
                  <w:spacing w:line="240" w:lineRule="auto"/>
                  <w:jc w:val="right"/>
                </w:pPr>
              </w:pPrChange>
            </w:pPr>
            <w:ins w:id="9692" w:author="The Si Tran" w:date="2012-12-10T07:28:00Z">
              <w:r w:rsidRPr="004C2D67">
                <w:rPr>
                  <w:b/>
                  <w:sz w:val="26"/>
                  <w:szCs w:val="26"/>
                  <w:rPrChange w:id="9693" w:author="superchickend" w:date="2012-12-16T15:30:00Z">
                    <w:rPr>
                      <w:rFonts w:ascii="Calibri" w:hAnsi="Calibri"/>
                      <w:sz w:val="22"/>
                    </w:rPr>
                  </w:rPrChange>
                </w:rPr>
                <w:t>1704.85</w:t>
              </w:r>
            </w:ins>
          </w:p>
        </w:tc>
        <w:tc>
          <w:tcPr>
            <w:tcW w:w="956" w:type="dxa"/>
            <w:tcBorders>
              <w:top w:val="nil"/>
              <w:left w:val="nil"/>
              <w:bottom w:val="single" w:sz="4" w:space="0" w:color="auto"/>
              <w:right w:val="single" w:sz="4" w:space="0" w:color="auto"/>
            </w:tcBorders>
            <w:shd w:val="clear" w:color="auto" w:fill="auto"/>
            <w:noWrap/>
            <w:vAlign w:val="center"/>
            <w:hideMark/>
            <w:tcPrChange w:id="9694"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4C2D67" w:rsidRDefault="00A837C3">
            <w:pPr>
              <w:pStyle w:val="BangBody"/>
              <w:jc w:val="center"/>
              <w:rPr>
                <w:ins w:id="9695" w:author="The Si Tran" w:date="2012-12-10T07:28:00Z"/>
                <w:b/>
                <w:sz w:val="26"/>
                <w:szCs w:val="26"/>
                <w:rPrChange w:id="9696" w:author="superchickend" w:date="2012-12-16T15:30:00Z">
                  <w:rPr>
                    <w:ins w:id="9697" w:author="The Si Tran" w:date="2012-12-10T07:28:00Z"/>
                    <w:rFonts w:ascii="Calibri" w:eastAsia="Times New Roman" w:hAnsi="Calibri"/>
                    <w:color w:val="000000"/>
                    <w:sz w:val="22"/>
                  </w:rPr>
                </w:rPrChange>
              </w:rPr>
              <w:pPrChange w:id="9698" w:author="superchickend" w:date="2012-12-16T15:30:00Z">
                <w:pPr>
                  <w:spacing w:line="240" w:lineRule="auto"/>
                  <w:jc w:val="right"/>
                </w:pPr>
              </w:pPrChange>
            </w:pPr>
            <w:ins w:id="9699" w:author="The Si Tran" w:date="2012-12-10T07:28:00Z">
              <w:r w:rsidRPr="004C2D67">
                <w:rPr>
                  <w:b/>
                  <w:sz w:val="26"/>
                  <w:szCs w:val="26"/>
                  <w:rPrChange w:id="9700" w:author="superchickend" w:date="2012-12-16T15:30:00Z">
                    <w:rPr>
                      <w:rFonts w:ascii="Calibri" w:hAnsi="Calibri"/>
                      <w:sz w:val="22"/>
                    </w:rPr>
                  </w:rPrChange>
                </w:rPr>
                <w:t>4.32</w:t>
              </w:r>
            </w:ins>
          </w:p>
        </w:tc>
      </w:tr>
      <w:tr w:rsidR="00E30631" w:rsidRPr="00AF5054" w14:paraId="09165975" w14:textId="77777777" w:rsidTr="004C2D67">
        <w:tblPrEx>
          <w:tblW w:w="9436" w:type="dxa"/>
          <w:tblPrExChange w:id="9701" w:author="superchickend" w:date="2012-12-16T15:30:00Z">
            <w:tblPrEx>
              <w:tblW w:w="9291" w:type="dxa"/>
            </w:tblPrEx>
          </w:tblPrExChange>
        </w:tblPrEx>
        <w:trPr>
          <w:trHeight w:val="88"/>
          <w:ins w:id="9702" w:author="The Si Tran" w:date="2012-12-10T07:28:00Z"/>
          <w:trPrChange w:id="9703" w:author="superchickend" w:date="2012-12-16T15:30:00Z">
            <w:trPr>
              <w:gridAfter w:val="0"/>
              <w:trHeight w:val="786"/>
            </w:trPr>
          </w:trPrChange>
        </w:trPr>
        <w:tc>
          <w:tcPr>
            <w:tcW w:w="1243" w:type="dxa"/>
            <w:vMerge/>
            <w:tcBorders>
              <w:top w:val="nil"/>
              <w:left w:val="single" w:sz="4" w:space="0" w:color="auto"/>
              <w:bottom w:val="single" w:sz="4" w:space="0" w:color="000000"/>
              <w:right w:val="single" w:sz="4" w:space="0" w:color="auto"/>
            </w:tcBorders>
            <w:vAlign w:val="center"/>
            <w:hideMark/>
            <w:tcPrChange w:id="9704"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4C2D67" w:rsidRDefault="00A837C3">
            <w:pPr>
              <w:pStyle w:val="BangBody"/>
              <w:rPr>
                <w:ins w:id="9705" w:author="The Si Tran" w:date="2012-12-10T07:28:00Z"/>
                <w:sz w:val="26"/>
                <w:szCs w:val="26"/>
                <w:rPrChange w:id="9706" w:author="The Si Tran" w:date="2012-12-14T06:33:00Z">
                  <w:rPr>
                    <w:ins w:id="9707" w:author="The Si Tran" w:date="2012-12-10T07:28:00Z"/>
                    <w:rFonts w:ascii="Calibri" w:eastAsia="Times New Roman" w:hAnsi="Calibri"/>
                    <w:color w:val="000000"/>
                    <w:sz w:val="22"/>
                  </w:rPr>
                </w:rPrChange>
              </w:rPr>
              <w:pPrChange w:id="9708" w:author="The Si Tran" w:date="2012-12-16T08:45: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709"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4C2D67" w:rsidRDefault="00A837C3">
            <w:pPr>
              <w:pStyle w:val="BangBody"/>
              <w:rPr>
                <w:ins w:id="9710" w:author="The Si Tran" w:date="2012-12-10T07:28:00Z"/>
                <w:sz w:val="26"/>
                <w:szCs w:val="26"/>
                <w:rPrChange w:id="9711" w:author="The Si Tran" w:date="2012-12-14T06:33:00Z">
                  <w:rPr>
                    <w:ins w:id="9712" w:author="The Si Tran" w:date="2012-12-10T07:28:00Z"/>
                    <w:rFonts w:ascii="Calibri" w:eastAsia="Times New Roman" w:hAnsi="Calibri"/>
                    <w:color w:val="000000"/>
                    <w:sz w:val="22"/>
                  </w:rPr>
                </w:rPrChange>
              </w:rPr>
              <w:pPrChange w:id="9713" w:author="The Si Tran" w:date="2012-12-16T08:45:00Z">
                <w:pPr>
                  <w:spacing w:line="240" w:lineRule="auto"/>
                  <w:jc w:val="left"/>
                </w:pPr>
              </w:pPrChange>
            </w:pPr>
            <w:ins w:id="9714" w:author="The Si Tran" w:date="2012-12-10T07:28:00Z">
              <w:r w:rsidRPr="004C2D67">
                <w:rPr>
                  <w:sz w:val="26"/>
                  <w:szCs w:val="26"/>
                  <w:rPrChange w:id="9715" w:author="The Si Tran" w:date="2012-12-14T06:33:00Z">
                    <w:rPr>
                      <w:rFonts w:ascii="Calibri" w:hAnsi="Calibri"/>
                      <w:sz w:val="22"/>
                    </w:rPr>
                  </w:rPrChange>
                </w:rPr>
                <w:t>ARIMA(0, 0, 0)(0, 1, 0)12</w:t>
              </w:r>
              <w:r w:rsidRPr="004C2D67">
                <w:rPr>
                  <w:sz w:val="26"/>
                  <w:szCs w:val="26"/>
                  <w:rPrChange w:id="9716" w:author="The Si Tran" w:date="2012-12-14T06:33:00Z">
                    <w:rPr>
                      <w:rFonts w:ascii="Calibri" w:hAnsi="Calibri"/>
                      <w:sz w:val="22"/>
                    </w:rPr>
                  </w:rPrChange>
                </w:rPr>
                <w:br/>
              </w:r>
            </w:ins>
            <w:r w:rsidR="00976130">
              <w:rPr>
                <w:sz w:val="26"/>
                <w:szCs w:val="26"/>
              </w:rPr>
              <w:t>Nơron</w:t>
            </w:r>
            <w:ins w:id="9717" w:author="The Si Tran" w:date="2012-12-10T07:28:00Z">
              <w:r w:rsidRPr="004C2D67">
                <w:rPr>
                  <w:sz w:val="26"/>
                  <w:szCs w:val="26"/>
                  <w:rPrChange w:id="9718" w:author="The Si Tran" w:date="2012-12-14T06:33:00Z">
                    <w:rPr>
                      <w:rFonts w:ascii="Calibri" w:hAnsi="Calibri"/>
                      <w:sz w:val="22"/>
                    </w:rPr>
                  </w:rPrChange>
                </w:rPr>
                <w:t>(6,6,1),Algorithm=Back Propagation, epoches=156, Residual=1E-6,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71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4C2D67" w:rsidRDefault="00A837C3">
            <w:pPr>
              <w:pStyle w:val="BangBody"/>
              <w:jc w:val="center"/>
              <w:rPr>
                <w:ins w:id="9720" w:author="The Si Tran" w:date="2012-12-10T07:28:00Z"/>
                <w:sz w:val="26"/>
                <w:szCs w:val="26"/>
                <w:rPrChange w:id="9721" w:author="The Si Tran" w:date="2012-12-14T06:33:00Z">
                  <w:rPr>
                    <w:ins w:id="9722" w:author="The Si Tran" w:date="2012-12-10T07:28:00Z"/>
                    <w:rFonts w:ascii="Calibri" w:eastAsia="Times New Roman" w:hAnsi="Calibri"/>
                    <w:color w:val="000000"/>
                    <w:sz w:val="22"/>
                  </w:rPr>
                </w:rPrChange>
              </w:rPr>
              <w:pPrChange w:id="9723" w:author="superchickend" w:date="2012-12-16T15:30:00Z">
                <w:pPr>
                  <w:spacing w:line="240" w:lineRule="auto"/>
                  <w:jc w:val="right"/>
                </w:pPr>
              </w:pPrChange>
            </w:pPr>
            <w:ins w:id="9724" w:author="The Si Tran" w:date="2012-12-10T07:28:00Z">
              <w:r w:rsidRPr="004C2D67">
                <w:rPr>
                  <w:sz w:val="26"/>
                  <w:szCs w:val="26"/>
                  <w:rPrChange w:id="9725" w:author="The Si Tran" w:date="2012-12-14T06:33:00Z">
                    <w:rPr>
                      <w:rFonts w:ascii="Calibri" w:hAnsi="Calibri"/>
                      <w:sz w:val="22"/>
                    </w:rPr>
                  </w:rPrChange>
                </w:rPr>
                <w:t>39.17</w:t>
              </w:r>
            </w:ins>
          </w:p>
        </w:tc>
        <w:tc>
          <w:tcPr>
            <w:tcW w:w="1034" w:type="dxa"/>
            <w:tcBorders>
              <w:top w:val="nil"/>
              <w:left w:val="nil"/>
              <w:bottom w:val="single" w:sz="4" w:space="0" w:color="auto"/>
              <w:right w:val="single" w:sz="4" w:space="0" w:color="auto"/>
            </w:tcBorders>
            <w:shd w:val="clear" w:color="auto" w:fill="auto"/>
            <w:noWrap/>
            <w:vAlign w:val="center"/>
            <w:hideMark/>
            <w:tcPrChange w:id="9726"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4C2D67" w:rsidRDefault="00A837C3">
            <w:pPr>
              <w:pStyle w:val="BangBody"/>
              <w:jc w:val="center"/>
              <w:rPr>
                <w:ins w:id="9727" w:author="The Si Tran" w:date="2012-12-10T07:28:00Z"/>
                <w:sz w:val="26"/>
                <w:szCs w:val="26"/>
                <w:rPrChange w:id="9728" w:author="The Si Tran" w:date="2012-12-14T06:33:00Z">
                  <w:rPr>
                    <w:ins w:id="9729" w:author="The Si Tran" w:date="2012-12-10T07:28:00Z"/>
                    <w:rFonts w:ascii="Calibri" w:eastAsia="Times New Roman" w:hAnsi="Calibri"/>
                    <w:color w:val="000000"/>
                    <w:sz w:val="22"/>
                  </w:rPr>
                </w:rPrChange>
              </w:rPr>
              <w:pPrChange w:id="9730" w:author="superchickend" w:date="2012-12-16T15:30:00Z">
                <w:pPr>
                  <w:spacing w:line="240" w:lineRule="auto"/>
                  <w:jc w:val="right"/>
                </w:pPr>
              </w:pPrChange>
            </w:pPr>
            <w:ins w:id="9731" w:author="The Si Tran" w:date="2012-12-10T07:28:00Z">
              <w:r w:rsidRPr="004C2D67">
                <w:rPr>
                  <w:sz w:val="26"/>
                  <w:szCs w:val="26"/>
                  <w:rPrChange w:id="9732" w:author="The Si Tran" w:date="2012-12-14T06:33:00Z">
                    <w:rPr>
                      <w:rFonts w:ascii="Calibri" w:hAnsi="Calibri"/>
                      <w:sz w:val="22"/>
                    </w:rPr>
                  </w:rPrChange>
                </w:rPr>
                <w:t>2718.07</w:t>
              </w:r>
            </w:ins>
          </w:p>
        </w:tc>
        <w:tc>
          <w:tcPr>
            <w:tcW w:w="956" w:type="dxa"/>
            <w:tcBorders>
              <w:top w:val="nil"/>
              <w:left w:val="nil"/>
              <w:bottom w:val="single" w:sz="4" w:space="0" w:color="auto"/>
              <w:right w:val="single" w:sz="4" w:space="0" w:color="auto"/>
            </w:tcBorders>
            <w:shd w:val="clear" w:color="auto" w:fill="auto"/>
            <w:noWrap/>
            <w:vAlign w:val="center"/>
            <w:hideMark/>
            <w:tcPrChange w:id="9733"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4C2D67" w:rsidRDefault="00A837C3">
            <w:pPr>
              <w:pStyle w:val="BangBody"/>
              <w:jc w:val="center"/>
              <w:rPr>
                <w:ins w:id="9734" w:author="The Si Tran" w:date="2012-12-10T07:28:00Z"/>
                <w:sz w:val="26"/>
                <w:szCs w:val="26"/>
                <w:rPrChange w:id="9735" w:author="The Si Tran" w:date="2012-12-14T06:33:00Z">
                  <w:rPr>
                    <w:ins w:id="9736" w:author="The Si Tran" w:date="2012-12-10T07:28:00Z"/>
                    <w:rFonts w:ascii="Calibri" w:eastAsia="Times New Roman" w:hAnsi="Calibri"/>
                    <w:color w:val="000000"/>
                    <w:sz w:val="22"/>
                  </w:rPr>
                </w:rPrChange>
              </w:rPr>
              <w:pPrChange w:id="9737" w:author="superchickend" w:date="2012-12-16T15:30:00Z">
                <w:pPr>
                  <w:spacing w:line="240" w:lineRule="auto"/>
                  <w:jc w:val="right"/>
                </w:pPr>
              </w:pPrChange>
            </w:pPr>
            <w:ins w:id="9738" w:author="The Si Tran" w:date="2012-12-10T07:28:00Z">
              <w:r w:rsidRPr="004C2D67">
                <w:rPr>
                  <w:sz w:val="26"/>
                  <w:szCs w:val="26"/>
                  <w:rPrChange w:id="9739" w:author="The Si Tran" w:date="2012-12-14T06:33:00Z">
                    <w:rPr>
                      <w:rFonts w:ascii="Calibri" w:hAnsi="Calibri"/>
                      <w:sz w:val="22"/>
                    </w:rPr>
                  </w:rPrChange>
                </w:rPr>
                <w:t>5.97</w:t>
              </w:r>
            </w:ins>
          </w:p>
        </w:tc>
      </w:tr>
    </w:tbl>
    <w:p w14:paraId="3A37605C" w14:textId="77777777" w:rsidR="00722731" w:rsidRPr="00097101" w:rsidRDefault="00722731">
      <w:pPr>
        <w:rPr>
          <w:ins w:id="9740" w:author="The Si Tran" w:date="2012-12-14T06:31:00Z"/>
        </w:rPr>
        <w:pPrChange w:id="9741" w:author="The Si Tran" w:date="2012-12-14T06:31:00Z">
          <w:pPr>
            <w:pStyle w:val="Heading1"/>
            <w:jc w:val="left"/>
          </w:pPr>
        </w:pPrChange>
      </w:pPr>
    </w:p>
    <w:p w14:paraId="7AFD012E" w14:textId="21B80111" w:rsidR="00EF77AD" w:rsidRDefault="00EF77AD">
      <w:pPr>
        <w:pStyle w:val="Heading3"/>
        <w:rPr>
          <w:ins w:id="9742" w:author="The Si Tran" w:date="2012-12-14T06:31:00Z"/>
        </w:rPr>
        <w:pPrChange w:id="9743" w:author="The Si Tran" w:date="2012-12-06T21:22:00Z">
          <w:pPr>
            <w:pStyle w:val="Heading1"/>
            <w:jc w:val="left"/>
          </w:pPr>
        </w:pPrChange>
      </w:pPr>
      <w:bookmarkStart w:id="9744" w:name="_Toc343711259"/>
      <w:ins w:id="9745" w:author="The Si Tran" w:date="2012-12-06T21:22:00Z">
        <w:r>
          <w:t>Bộ dữ liệ</w:t>
        </w:r>
        <w:r w:rsidR="00810267">
          <w:t>u có tính mùa</w:t>
        </w:r>
      </w:ins>
      <w:bookmarkEnd w:id="9744"/>
    </w:p>
    <w:p w14:paraId="400D4954" w14:textId="31AD8F0A" w:rsidR="00722731" w:rsidRPr="00EF4E32" w:rsidRDefault="00722731">
      <w:pPr>
        <w:pStyle w:val="Bang"/>
        <w:rPr>
          <w:ins w:id="9746" w:author="The Si Tran" w:date="2012-12-10T07:29:00Z"/>
        </w:rPr>
        <w:pPrChange w:id="9747" w:author="The Si Tran" w:date="2012-12-16T10:03:00Z">
          <w:pPr>
            <w:pStyle w:val="Heading1"/>
            <w:jc w:val="left"/>
          </w:pPr>
        </w:pPrChange>
      </w:pPr>
      <w:bookmarkStart w:id="9748" w:name="_Toc343033796"/>
      <w:bookmarkStart w:id="9749" w:name="_Toc343711419"/>
      <w:ins w:id="9750" w:author="The Si Tran" w:date="2012-12-14T06:31:00Z">
        <w:r w:rsidRPr="00EF4E32">
          <w:t>Bảng 6.4: Kết quả thực nghiệm chuỗi dữ liệu Deaths</w:t>
        </w:r>
      </w:ins>
      <w:bookmarkEnd w:id="9748"/>
      <w:bookmarkEnd w:id="9749"/>
    </w:p>
    <w:tbl>
      <w:tblPr>
        <w:tblW w:w="9334" w:type="dxa"/>
        <w:tblLook w:val="04A0" w:firstRow="1" w:lastRow="0" w:firstColumn="1" w:lastColumn="0" w:noHBand="0" w:noVBand="1"/>
        <w:tblPrChange w:id="9751" w:author="The Si Tran" w:date="2012-12-14T06:35:00Z">
          <w:tblPr>
            <w:tblW w:w="10546" w:type="dxa"/>
            <w:tblLook w:val="04A0" w:firstRow="1" w:lastRow="0" w:firstColumn="1" w:lastColumn="0" w:noHBand="0" w:noVBand="1"/>
          </w:tblPr>
        </w:tblPrChange>
      </w:tblPr>
      <w:tblGrid>
        <w:gridCol w:w="1253"/>
        <w:gridCol w:w="5180"/>
        <w:gridCol w:w="913"/>
        <w:gridCol w:w="1173"/>
        <w:gridCol w:w="964"/>
        <w:tblGridChange w:id="9752">
          <w:tblGrid>
            <w:gridCol w:w="1072"/>
            <w:gridCol w:w="6763"/>
            <w:gridCol w:w="830"/>
            <w:gridCol w:w="1053"/>
            <w:gridCol w:w="828"/>
          </w:tblGrid>
        </w:tblGridChange>
      </w:tblGrid>
      <w:tr w:rsidR="00A75EB6" w:rsidRPr="005046FC" w14:paraId="37A70988" w14:textId="77777777" w:rsidTr="004C2D67">
        <w:trPr>
          <w:trHeight w:val="265"/>
          <w:ins w:id="9753" w:author="The Si Tran" w:date="2012-12-10T07:30:00Z"/>
          <w:trPrChange w:id="9754" w:author="The Si Tran" w:date="2012-12-14T06:35:00Z">
            <w:trPr>
              <w:trHeight w:val="272"/>
            </w:trPr>
          </w:trPrChange>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755"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4C2D67" w:rsidRDefault="00A75EB6">
            <w:pPr>
              <w:pStyle w:val="BangBody"/>
              <w:rPr>
                <w:ins w:id="9756" w:author="The Si Tran" w:date="2012-12-10T07:30:00Z"/>
                <w:sz w:val="26"/>
                <w:szCs w:val="26"/>
                <w:rPrChange w:id="9757" w:author="The Si Tran" w:date="2012-12-14T06:34:00Z">
                  <w:rPr>
                    <w:ins w:id="9758" w:author="The Si Tran" w:date="2012-12-10T07:30:00Z"/>
                    <w:rFonts w:ascii="Calibri" w:eastAsia="Times New Roman" w:hAnsi="Calibri"/>
                    <w:color w:val="000000"/>
                    <w:sz w:val="22"/>
                  </w:rPr>
                </w:rPrChange>
              </w:rPr>
              <w:pPrChange w:id="9759" w:author="The Si Tran" w:date="2012-12-16T08:45:00Z">
                <w:pPr>
                  <w:spacing w:line="240" w:lineRule="auto"/>
                </w:pPr>
              </w:pPrChange>
            </w:pPr>
            <w:ins w:id="9760" w:author="The Si Tran" w:date="2012-12-10T07:30:00Z">
              <w:r w:rsidRPr="004C2D67">
                <w:rPr>
                  <w:sz w:val="26"/>
                  <w:szCs w:val="26"/>
                  <w:rPrChange w:id="9761" w:author="The Si Tran" w:date="2012-12-14T06:34:00Z">
                    <w:rPr>
                      <w:rFonts w:ascii="Calibri" w:hAnsi="Calibri" w:cs="Arial"/>
                      <w:b/>
                      <w:bCs/>
                      <w:kern w:val="32"/>
                      <w:sz w:val="22"/>
                      <w:szCs w:val="32"/>
                    </w:rPr>
                  </w:rPrChange>
                </w:rPr>
                <w:t> </w:t>
              </w:r>
            </w:ins>
          </w:p>
        </w:tc>
        <w:tc>
          <w:tcPr>
            <w:tcW w:w="5180" w:type="dxa"/>
            <w:tcBorders>
              <w:top w:val="single" w:sz="4" w:space="0" w:color="auto"/>
              <w:left w:val="nil"/>
              <w:bottom w:val="single" w:sz="4" w:space="0" w:color="auto"/>
              <w:right w:val="single" w:sz="4" w:space="0" w:color="auto"/>
            </w:tcBorders>
            <w:shd w:val="clear" w:color="auto" w:fill="auto"/>
            <w:noWrap/>
            <w:vAlign w:val="bottom"/>
            <w:hideMark/>
            <w:tcPrChange w:id="9762"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4C2D67" w:rsidRDefault="00A75EB6">
            <w:pPr>
              <w:pStyle w:val="BangBody"/>
              <w:jc w:val="center"/>
              <w:rPr>
                <w:ins w:id="9763" w:author="The Si Tran" w:date="2012-12-10T07:30:00Z"/>
                <w:b/>
                <w:sz w:val="26"/>
                <w:szCs w:val="26"/>
                <w:rPrChange w:id="9764" w:author="superchickend" w:date="2012-12-16T15:30:00Z">
                  <w:rPr>
                    <w:ins w:id="9765" w:author="The Si Tran" w:date="2012-12-10T07:30:00Z"/>
                    <w:rFonts w:ascii="Calibri" w:eastAsia="Times New Roman" w:hAnsi="Calibri"/>
                    <w:color w:val="000000"/>
                    <w:sz w:val="22"/>
                  </w:rPr>
                </w:rPrChange>
              </w:rPr>
              <w:pPrChange w:id="9766" w:author="superchickend" w:date="2012-12-16T15:30:00Z">
                <w:pPr>
                  <w:spacing w:line="240" w:lineRule="auto"/>
                </w:pPr>
              </w:pPrChange>
            </w:pPr>
            <w:ins w:id="9767" w:author="The Si Tran" w:date="2012-12-10T07:30:00Z">
              <w:r w:rsidRPr="004C2D67">
                <w:rPr>
                  <w:b/>
                  <w:sz w:val="26"/>
                  <w:szCs w:val="26"/>
                  <w:rPrChange w:id="9768" w:author="superchickend" w:date="2012-12-16T15:30:00Z">
                    <w:rPr>
                      <w:rFonts w:ascii="Calibri" w:hAnsi="Calibri" w:cs="Arial"/>
                      <w:b/>
                      <w:bCs/>
                      <w:kern w:val="32"/>
                      <w:sz w:val="22"/>
                      <w:szCs w:val="32"/>
                    </w:rPr>
                  </w:rPrChange>
                </w:rPr>
                <w:t>Model</w:t>
              </w:r>
            </w:ins>
          </w:p>
        </w:tc>
        <w:tc>
          <w:tcPr>
            <w:tcW w:w="881" w:type="dxa"/>
            <w:tcBorders>
              <w:top w:val="single" w:sz="4" w:space="0" w:color="auto"/>
              <w:left w:val="nil"/>
              <w:bottom w:val="single" w:sz="4" w:space="0" w:color="auto"/>
              <w:right w:val="single" w:sz="4" w:space="0" w:color="auto"/>
            </w:tcBorders>
            <w:shd w:val="clear" w:color="auto" w:fill="auto"/>
            <w:noWrap/>
            <w:vAlign w:val="bottom"/>
            <w:hideMark/>
            <w:tcPrChange w:id="9769"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4C2D67" w:rsidRDefault="00A75EB6">
            <w:pPr>
              <w:pStyle w:val="BangBody"/>
              <w:jc w:val="center"/>
              <w:rPr>
                <w:ins w:id="9770" w:author="The Si Tran" w:date="2012-12-10T07:30:00Z"/>
                <w:b/>
                <w:sz w:val="26"/>
                <w:szCs w:val="26"/>
                <w:rPrChange w:id="9771" w:author="superchickend" w:date="2012-12-16T15:30:00Z">
                  <w:rPr>
                    <w:ins w:id="9772" w:author="The Si Tran" w:date="2012-12-10T07:30:00Z"/>
                    <w:rFonts w:ascii="Calibri" w:eastAsia="Times New Roman" w:hAnsi="Calibri"/>
                    <w:color w:val="000000"/>
                    <w:sz w:val="22"/>
                  </w:rPr>
                </w:rPrChange>
              </w:rPr>
              <w:pPrChange w:id="9773" w:author="superchickend" w:date="2012-12-16T15:30:00Z">
                <w:pPr>
                  <w:spacing w:line="240" w:lineRule="auto"/>
                </w:pPr>
              </w:pPrChange>
            </w:pPr>
            <w:ins w:id="9774" w:author="The Si Tran" w:date="2012-12-10T07:30:00Z">
              <w:r w:rsidRPr="004C2D67">
                <w:rPr>
                  <w:b/>
                  <w:sz w:val="26"/>
                  <w:szCs w:val="26"/>
                  <w:rPrChange w:id="9775" w:author="superchickend" w:date="2012-12-16T15:30:00Z">
                    <w:rPr>
                      <w:rFonts w:ascii="Calibri" w:hAnsi="Calibri" w:cs="Arial"/>
                      <w:b/>
                      <w:bCs/>
                      <w:kern w:val="32"/>
                      <w:sz w:val="22"/>
                      <w:szCs w:val="32"/>
                    </w:rPr>
                  </w:rPrChange>
                </w:rPr>
                <w:t>MAE</w:t>
              </w:r>
            </w:ins>
          </w:p>
        </w:tc>
        <w:tc>
          <w:tcPr>
            <w:tcW w:w="1132" w:type="dxa"/>
            <w:tcBorders>
              <w:top w:val="single" w:sz="4" w:space="0" w:color="auto"/>
              <w:left w:val="nil"/>
              <w:bottom w:val="single" w:sz="4" w:space="0" w:color="auto"/>
              <w:right w:val="single" w:sz="4" w:space="0" w:color="auto"/>
            </w:tcBorders>
            <w:shd w:val="clear" w:color="auto" w:fill="auto"/>
            <w:noWrap/>
            <w:vAlign w:val="bottom"/>
            <w:hideMark/>
            <w:tcPrChange w:id="9776"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4C2D67" w:rsidRDefault="00A75EB6">
            <w:pPr>
              <w:pStyle w:val="BangBody"/>
              <w:jc w:val="center"/>
              <w:rPr>
                <w:ins w:id="9777" w:author="The Si Tran" w:date="2012-12-10T07:30:00Z"/>
                <w:b/>
                <w:sz w:val="26"/>
                <w:szCs w:val="26"/>
                <w:rPrChange w:id="9778" w:author="superchickend" w:date="2012-12-16T15:30:00Z">
                  <w:rPr>
                    <w:ins w:id="9779" w:author="The Si Tran" w:date="2012-12-10T07:30:00Z"/>
                    <w:rFonts w:ascii="Calibri" w:eastAsia="Times New Roman" w:hAnsi="Calibri"/>
                    <w:color w:val="000000"/>
                    <w:sz w:val="22"/>
                  </w:rPr>
                </w:rPrChange>
              </w:rPr>
              <w:pPrChange w:id="9780" w:author="superchickend" w:date="2012-12-16T15:30:00Z">
                <w:pPr>
                  <w:spacing w:line="240" w:lineRule="auto"/>
                </w:pPr>
              </w:pPrChange>
            </w:pPr>
            <w:ins w:id="9781" w:author="The Si Tran" w:date="2012-12-10T07:30:00Z">
              <w:r w:rsidRPr="004C2D67">
                <w:rPr>
                  <w:b/>
                  <w:sz w:val="26"/>
                  <w:szCs w:val="26"/>
                  <w:rPrChange w:id="9782" w:author="superchickend" w:date="2012-12-16T15:30:00Z">
                    <w:rPr>
                      <w:rFonts w:ascii="Calibri" w:hAnsi="Calibri" w:cs="Arial"/>
                      <w:b/>
                      <w:bCs/>
                      <w:kern w:val="32"/>
                      <w:sz w:val="22"/>
                      <w:szCs w:val="32"/>
                    </w:rPr>
                  </w:rPrChange>
                </w:rPr>
                <w:t>MSE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Change w:id="9783"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4C2D67" w:rsidRDefault="00A75EB6">
            <w:pPr>
              <w:pStyle w:val="BangBody"/>
              <w:jc w:val="center"/>
              <w:rPr>
                <w:ins w:id="9784" w:author="The Si Tran" w:date="2012-12-10T07:30:00Z"/>
                <w:b/>
                <w:sz w:val="26"/>
                <w:szCs w:val="26"/>
                <w:rPrChange w:id="9785" w:author="superchickend" w:date="2012-12-16T15:30:00Z">
                  <w:rPr>
                    <w:ins w:id="9786" w:author="The Si Tran" w:date="2012-12-10T07:30:00Z"/>
                    <w:rFonts w:ascii="Calibri" w:eastAsia="Times New Roman" w:hAnsi="Calibri"/>
                    <w:color w:val="000000"/>
                    <w:sz w:val="22"/>
                  </w:rPr>
                </w:rPrChange>
              </w:rPr>
              <w:pPrChange w:id="9787" w:author="superchickend" w:date="2012-12-16T15:30:00Z">
                <w:pPr>
                  <w:spacing w:line="240" w:lineRule="auto"/>
                </w:pPr>
              </w:pPrChange>
            </w:pPr>
            <w:ins w:id="9788" w:author="The Si Tran" w:date="2012-12-10T07:30:00Z">
              <w:r w:rsidRPr="004C2D67">
                <w:rPr>
                  <w:b/>
                  <w:sz w:val="26"/>
                  <w:szCs w:val="26"/>
                  <w:rPrChange w:id="9789" w:author="superchickend" w:date="2012-12-16T15:30:00Z">
                    <w:rPr>
                      <w:rFonts w:ascii="Calibri" w:hAnsi="Calibri" w:cs="Arial"/>
                      <w:b/>
                      <w:bCs/>
                      <w:kern w:val="32"/>
                      <w:sz w:val="22"/>
                      <w:szCs w:val="32"/>
                    </w:rPr>
                  </w:rPrChange>
                </w:rPr>
                <w:t>MAPE</w:t>
              </w:r>
            </w:ins>
          </w:p>
        </w:tc>
      </w:tr>
      <w:tr w:rsidR="00A75EB6" w:rsidRPr="005046FC" w14:paraId="675B8814" w14:textId="77777777" w:rsidTr="004C2D67">
        <w:trPr>
          <w:trHeight w:val="533"/>
          <w:ins w:id="9790" w:author="The Si Tran" w:date="2012-12-10T07:30:00Z"/>
          <w:trPrChange w:id="9791" w:author="superchickend" w:date="2012-12-16T15:31:00Z">
            <w:trPr>
              <w:trHeight w:val="545"/>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92"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6BB63C0A" w:rsidR="00A75EB6" w:rsidRPr="004C2D67" w:rsidRDefault="00A75EB6">
            <w:pPr>
              <w:pStyle w:val="BangBody"/>
              <w:jc w:val="center"/>
              <w:rPr>
                <w:ins w:id="9793" w:author="The Si Tran" w:date="2012-12-10T07:30:00Z"/>
                <w:b/>
                <w:sz w:val="26"/>
                <w:szCs w:val="26"/>
                <w:rPrChange w:id="9794" w:author="superchickend" w:date="2012-12-16T15:30:00Z">
                  <w:rPr>
                    <w:ins w:id="9795" w:author="The Si Tran" w:date="2012-12-10T07:30:00Z"/>
                    <w:rFonts w:ascii="Calibri" w:eastAsia="Times New Roman" w:hAnsi="Calibri"/>
                    <w:color w:val="000000"/>
                    <w:sz w:val="22"/>
                  </w:rPr>
                </w:rPrChange>
              </w:rPr>
              <w:pPrChange w:id="9796" w:author="superchickend" w:date="2012-12-16T15:30:00Z">
                <w:pPr>
                  <w:spacing w:line="240" w:lineRule="auto"/>
                  <w:jc w:val="center"/>
                </w:pPr>
              </w:pPrChange>
            </w:pPr>
            <w:ins w:id="9797" w:author="The Si Tran" w:date="2012-12-10T07:30:00Z">
              <w:r w:rsidRPr="004C2D67">
                <w:rPr>
                  <w:b/>
                  <w:sz w:val="26"/>
                  <w:szCs w:val="26"/>
                  <w:rPrChange w:id="9798" w:author="superchickend" w:date="2012-12-16T15:30:00Z">
                    <w:rPr>
                      <w:rFonts w:ascii="Calibri" w:hAnsi="Calibri"/>
                      <w:sz w:val="22"/>
                    </w:rPr>
                  </w:rPrChange>
                </w:rPr>
                <w:t>ANN</w:t>
              </w:r>
            </w:ins>
          </w:p>
        </w:tc>
        <w:tc>
          <w:tcPr>
            <w:tcW w:w="5180" w:type="dxa"/>
            <w:tcBorders>
              <w:top w:val="nil"/>
              <w:left w:val="nil"/>
              <w:bottom w:val="single" w:sz="4" w:space="0" w:color="auto"/>
              <w:right w:val="single" w:sz="4" w:space="0" w:color="auto"/>
            </w:tcBorders>
            <w:shd w:val="clear" w:color="auto" w:fill="auto"/>
            <w:vAlign w:val="bottom"/>
            <w:hideMark/>
            <w:tcPrChange w:id="979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4C2D67" w:rsidRDefault="00976130">
            <w:pPr>
              <w:pStyle w:val="BangBody"/>
              <w:rPr>
                <w:ins w:id="9800" w:author="The Si Tran" w:date="2012-12-10T07:30:00Z"/>
                <w:sz w:val="26"/>
                <w:szCs w:val="26"/>
                <w:rPrChange w:id="9801" w:author="The Si Tran" w:date="2012-12-14T06:34:00Z">
                  <w:rPr>
                    <w:ins w:id="9802" w:author="The Si Tran" w:date="2012-12-10T07:30:00Z"/>
                    <w:rFonts w:ascii="Calibri" w:eastAsia="Times New Roman" w:hAnsi="Calibri"/>
                    <w:color w:val="000000"/>
                    <w:sz w:val="22"/>
                  </w:rPr>
                </w:rPrChange>
              </w:rPr>
              <w:pPrChange w:id="9803" w:author="The Si Tran" w:date="2012-12-16T08:45:00Z">
                <w:pPr>
                  <w:spacing w:line="240" w:lineRule="auto"/>
                  <w:jc w:val="left"/>
                </w:pPr>
              </w:pPrChange>
            </w:pPr>
            <w:r>
              <w:rPr>
                <w:sz w:val="26"/>
                <w:szCs w:val="26"/>
              </w:rPr>
              <w:t>Nơron</w:t>
            </w:r>
            <w:ins w:id="9804" w:author="The Si Tran" w:date="2012-12-10T07:30:00Z">
              <w:r w:rsidR="00A75EB6" w:rsidRPr="004C2D67">
                <w:rPr>
                  <w:sz w:val="26"/>
                  <w:szCs w:val="26"/>
                  <w:rPrChange w:id="9805" w:author="The Si Tran" w:date="2012-12-14T06:34:00Z">
                    <w:rPr>
                      <w:rFonts w:ascii="Calibri" w:hAnsi="Calibri"/>
                      <w:sz w:val="22"/>
                    </w:rPr>
                  </w:rPrChange>
                </w:rPr>
                <w:t>(5,5,1), Algorithm=RPROP, epoches=90,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80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4C2D67" w:rsidRDefault="00A75EB6">
            <w:pPr>
              <w:pStyle w:val="BangBody"/>
              <w:jc w:val="center"/>
              <w:rPr>
                <w:ins w:id="9807" w:author="The Si Tran" w:date="2012-12-10T07:30:00Z"/>
                <w:sz w:val="26"/>
                <w:szCs w:val="26"/>
                <w:rPrChange w:id="9808" w:author="The Si Tran" w:date="2012-12-14T06:34:00Z">
                  <w:rPr>
                    <w:ins w:id="9809" w:author="The Si Tran" w:date="2012-12-10T07:30:00Z"/>
                    <w:rFonts w:ascii="Calibri" w:eastAsia="Times New Roman" w:hAnsi="Calibri"/>
                    <w:color w:val="000000"/>
                    <w:sz w:val="22"/>
                  </w:rPr>
                </w:rPrChange>
              </w:rPr>
              <w:pPrChange w:id="9810" w:author="superchickend" w:date="2012-12-16T15:31:00Z">
                <w:pPr>
                  <w:spacing w:line="240" w:lineRule="auto"/>
                  <w:jc w:val="right"/>
                </w:pPr>
              </w:pPrChange>
            </w:pPr>
            <w:ins w:id="9811" w:author="The Si Tran" w:date="2012-12-10T07:30:00Z">
              <w:r w:rsidRPr="004C2D67">
                <w:rPr>
                  <w:sz w:val="26"/>
                  <w:szCs w:val="26"/>
                  <w:rPrChange w:id="9812" w:author="The Si Tran" w:date="2012-12-14T06:34:00Z">
                    <w:rPr>
                      <w:rFonts w:ascii="Calibri" w:hAnsi="Calibri"/>
                      <w:sz w:val="22"/>
                    </w:rPr>
                  </w:rPrChange>
                </w:rPr>
                <w:t>143.69</w:t>
              </w:r>
            </w:ins>
          </w:p>
        </w:tc>
        <w:tc>
          <w:tcPr>
            <w:tcW w:w="1132" w:type="dxa"/>
            <w:tcBorders>
              <w:top w:val="nil"/>
              <w:left w:val="nil"/>
              <w:bottom w:val="single" w:sz="4" w:space="0" w:color="auto"/>
              <w:right w:val="single" w:sz="4" w:space="0" w:color="auto"/>
            </w:tcBorders>
            <w:shd w:val="clear" w:color="auto" w:fill="auto"/>
            <w:noWrap/>
            <w:vAlign w:val="center"/>
            <w:hideMark/>
            <w:tcPrChange w:id="981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4C2D67" w:rsidRDefault="00A75EB6">
            <w:pPr>
              <w:pStyle w:val="BangBody"/>
              <w:jc w:val="center"/>
              <w:rPr>
                <w:ins w:id="9814" w:author="The Si Tran" w:date="2012-12-10T07:30:00Z"/>
                <w:sz w:val="26"/>
                <w:szCs w:val="26"/>
                <w:rPrChange w:id="9815" w:author="The Si Tran" w:date="2012-12-14T06:34:00Z">
                  <w:rPr>
                    <w:ins w:id="9816" w:author="The Si Tran" w:date="2012-12-10T07:30:00Z"/>
                    <w:rFonts w:ascii="Calibri" w:eastAsia="Times New Roman" w:hAnsi="Calibri"/>
                    <w:color w:val="000000"/>
                    <w:sz w:val="22"/>
                  </w:rPr>
                </w:rPrChange>
              </w:rPr>
              <w:pPrChange w:id="9817" w:author="superchickend" w:date="2012-12-16T15:31:00Z">
                <w:pPr>
                  <w:spacing w:line="240" w:lineRule="auto"/>
                  <w:jc w:val="right"/>
                </w:pPr>
              </w:pPrChange>
            </w:pPr>
            <w:ins w:id="9818" w:author="The Si Tran" w:date="2012-12-10T07:30:00Z">
              <w:r w:rsidRPr="004C2D67">
                <w:rPr>
                  <w:sz w:val="26"/>
                  <w:szCs w:val="26"/>
                  <w:rPrChange w:id="9819" w:author="The Si Tran" w:date="2012-12-14T06:34:00Z">
                    <w:rPr>
                      <w:rFonts w:ascii="Calibri" w:hAnsi="Calibri"/>
                      <w:sz w:val="22"/>
                    </w:rPr>
                  </w:rPrChange>
                </w:rPr>
                <w:t>34592.54</w:t>
              </w:r>
            </w:ins>
          </w:p>
        </w:tc>
        <w:tc>
          <w:tcPr>
            <w:tcW w:w="931" w:type="dxa"/>
            <w:tcBorders>
              <w:top w:val="nil"/>
              <w:left w:val="nil"/>
              <w:bottom w:val="single" w:sz="4" w:space="0" w:color="auto"/>
              <w:right w:val="single" w:sz="4" w:space="0" w:color="auto"/>
            </w:tcBorders>
            <w:shd w:val="clear" w:color="auto" w:fill="auto"/>
            <w:noWrap/>
            <w:vAlign w:val="center"/>
            <w:hideMark/>
            <w:tcPrChange w:id="982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4C2D67" w:rsidRDefault="00A75EB6">
            <w:pPr>
              <w:pStyle w:val="BangBody"/>
              <w:jc w:val="center"/>
              <w:rPr>
                <w:ins w:id="9821" w:author="The Si Tran" w:date="2012-12-10T07:30:00Z"/>
                <w:sz w:val="26"/>
                <w:szCs w:val="26"/>
                <w:rPrChange w:id="9822" w:author="The Si Tran" w:date="2012-12-14T06:34:00Z">
                  <w:rPr>
                    <w:ins w:id="9823" w:author="The Si Tran" w:date="2012-12-10T07:30:00Z"/>
                    <w:rFonts w:ascii="Calibri" w:eastAsia="Times New Roman" w:hAnsi="Calibri"/>
                    <w:color w:val="000000"/>
                    <w:sz w:val="22"/>
                  </w:rPr>
                </w:rPrChange>
              </w:rPr>
              <w:pPrChange w:id="9824" w:author="superchickend" w:date="2012-12-16T15:31:00Z">
                <w:pPr>
                  <w:spacing w:line="240" w:lineRule="auto"/>
                  <w:jc w:val="right"/>
                </w:pPr>
              </w:pPrChange>
            </w:pPr>
            <w:ins w:id="9825" w:author="The Si Tran" w:date="2012-12-10T07:30:00Z">
              <w:r w:rsidRPr="004C2D67">
                <w:rPr>
                  <w:sz w:val="26"/>
                  <w:szCs w:val="26"/>
                  <w:rPrChange w:id="9826" w:author="The Si Tran" w:date="2012-12-14T06:34:00Z">
                    <w:rPr>
                      <w:rFonts w:ascii="Calibri" w:hAnsi="Calibri"/>
                      <w:sz w:val="22"/>
                    </w:rPr>
                  </w:rPrChange>
                </w:rPr>
                <w:t>8.57</w:t>
              </w:r>
            </w:ins>
          </w:p>
        </w:tc>
      </w:tr>
      <w:tr w:rsidR="00A75EB6" w:rsidRPr="005046FC" w14:paraId="416D201D" w14:textId="77777777" w:rsidTr="004C2D67">
        <w:trPr>
          <w:trHeight w:val="533"/>
          <w:ins w:id="9827" w:author="The Si Tran" w:date="2012-12-10T07:30:00Z"/>
          <w:trPrChange w:id="9828" w:author="superchickend" w:date="2012-12-16T15:31:00Z">
            <w:trPr>
              <w:trHeight w:val="545"/>
            </w:trPr>
          </w:trPrChange>
        </w:trPr>
        <w:tc>
          <w:tcPr>
            <w:tcW w:w="1210" w:type="dxa"/>
            <w:vMerge/>
            <w:tcBorders>
              <w:top w:val="nil"/>
              <w:left w:val="single" w:sz="4" w:space="0" w:color="auto"/>
              <w:bottom w:val="single" w:sz="4" w:space="0" w:color="000000"/>
              <w:right w:val="single" w:sz="4" w:space="0" w:color="auto"/>
            </w:tcBorders>
            <w:vAlign w:val="center"/>
            <w:hideMark/>
            <w:tcPrChange w:id="9829"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4C2D67" w:rsidRDefault="00A75EB6">
            <w:pPr>
              <w:pStyle w:val="BangBody"/>
              <w:jc w:val="center"/>
              <w:rPr>
                <w:ins w:id="9830" w:author="The Si Tran" w:date="2012-12-10T07:30:00Z"/>
                <w:b/>
                <w:sz w:val="26"/>
                <w:szCs w:val="26"/>
                <w:rPrChange w:id="9831" w:author="superchickend" w:date="2012-12-16T15:30:00Z">
                  <w:rPr>
                    <w:ins w:id="9832" w:author="The Si Tran" w:date="2012-12-10T07:30:00Z"/>
                    <w:rFonts w:ascii="Calibri" w:eastAsia="Times New Roman" w:hAnsi="Calibri"/>
                    <w:color w:val="000000"/>
                    <w:sz w:val="22"/>
                  </w:rPr>
                </w:rPrChange>
              </w:rPr>
              <w:pPrChange w:id="9833" w:author="superchickend" w:date="2012-12-16T15:30: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83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4C2D67" w:rsidRDefault="00976130">
            <w:pPr>
              <w:pStyle w:val="BangBody"/>
              <w:rPr>
                <w:ins w:id="9835" w:author="The Si Tran" w:date="2012-12-10T07:30:00Z"/>
                <w:sz w:val="26"/>
                <w:szCs w:val="26"/>
                <w:rPrChange w:id="9836" w:author="The Si Tran" w:date="2012-12-14T06:34:00Z">
                  <w:rPr>
                    <w:ins w:id="9837" w:author="The Si Tran" w:date="2012-12-10T07:30:00Z"/>
                    <w:rFonts w:ascii="Calibri" w:eastAsia="Times New Roman" w:hAnsi="Calibri"/>
                    <w:color w:val="000000"/>
                    <w:sz w:val="22"/>
                  </w:rPr>
                </w:rPrChange>
              </w:rPr>
              <w:pPrChange w:id="9838" w:author="The Si Tran" w:date="2012-12-16T08:45:00Z">
                <w:pPr>
                  <w:spacing w:line="240" w:lineRule="auto"/>
                </w:pPr>
              </w:pPrChange>
            </w:pPr>
            <w:r>
              <w:rPr>
                <w:sz w:val="26"/>
                <w:szCs w:val="26"/>
              </w:rPr>
              <w:t>Nơron</w:t>
            </w:r>
            <w:ins w:id="9839" w:author="The Si Tran" w:date="2012-12-10T07:30:00Z">
              <w:r w:rsidR="00A75EB6" w:rsidRPr="004C2D67">
                <w:rPr>
                  <w:sz w:val="26"/>
                  <w:szCs w:val="26"/>
                  <w:rPrChange w:id="9840" w:author="The Si Tran" w:date="2012-12-14T06:34:00Z">
                    <w:rPr>
                      <w:rFonts w:ascii="Calibri" w:hAnsi="Calibri"/>
                      <w:sz w:val="22"/>
                    </w:rPr>
                  </w:rPrChange>
                </w:rPr>
                <w:t>(5,5,1),Algorithm=Back Propagation, epoches=1000, Residual=1E-6,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841"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4C2D67" w:rsidRDefault="00A75EB6">
            <w:pPr>
              <w:pStyle w:val="BangBody"/>
              <w:jc w:val="center"/>
              <w:rPr>
                <w:ins w:id="9842" w:author="The Si Tran" w:date="2012-12-10T07:30:00Z"/>
                <w:sz w:val="26"/>
                <w:szCs w:val="26"/>
                <w:rPrChange w:id="9843" w:author="The Si Tran" w:date="2012-12-14T06:34:00Z">
                  <w:rPr>
                    <w:ins w:id="9844" w:author="The Si Tran" w:date="2012-12-10T07:30:00Z"/>
                    <w:rFonts w:ascii="Calibri" w:eastAsia="Times New Roman" w:hAnsi="Calibri"/>
                    <w:color w:val="000000"/>
                    <w:sz w:val="22"/>
                  </w:rPr>
                </w:rPrChange>
              </w:rPr>
              <w:pPrChange w:id="9845" w:author="superchickend" w:date="2012-12-16T15:31:00Z">
                <w:pPr>
                  <w:spacing w:line="240" w:lineRule="auto"/>
                  <w:jc w:val="right"/>
                </w:pPr>
              </w:pPrChange>
            </w:pPr>
            <w:ins w:id="9846" w:author="The Si Tran" w:date="2012-12-10T07:30:00Z">
              <w:r w:rsidRPr="004C2D67">
                <w:rPr>
                  <w:sz w:val="26"/>
                  <w:szCs w:val="26"/>
                  <w:rPrChange w:id="9847" w:author="The Si Tran" w:date="2012-12-14T06:34:00Z">
                    <w:rPr>
                      <w:rFonts w:ascii="Calibri" w:hAnsi="Calibri"/>
                      <w:sz w:val="22"/>
                    </w:rPr>
                  </w:rPrChange>
                </w:rPr>
                <w:t>164.99</w:t>
              </w:r>
            </w:ins>
          </w:p>
        </w:tc>
        <w:tc>
          <w:tcPr>
            <w:tcW w:w="1132" w:type="dxa"/>
            <w:tcBorders>
              <w:top w:val="nil"/>
              <w:left w:val="nil"/>
              <w:bottom w:val="single" w:sz="4" w:space="0" w:color="auto"/>
              <w:right w:val="single" w:sz="4" w:space="0" w:color="auto"/>
            </w:tcBorders>
            <w:shd w:val="clear" w:color="auto" w:fill="auto"/>
            <w:noWrap/>
            <w:vAlign w:val="center"/>
            <w:hideMark/>
            <w:tcPrChange w:id="9848"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4C2D67" w:rsidRDefault="00A75EB6">
            <w:pPr>
              <w:pStyle w:val="BangBody"/>
              <w:jc w:val="center"/>
              <w:rPr>
                <w:ins w:id="9849" w:author="The Si Tran" w:date="2012-12-10T07:30:00Z"/>
                <w:sz w:val="26"/>
                <w:szCs w:val="26"/>
                <w:rPrChange w:id="9850" w:author="The Si Tran" w:date="2012-12-14T06:34:00Z">
                  <w:rPr>
                    <w:ins w:id="9851" w:author="The Si Tran" w:date="2012-12-10T07:30:00Z"/>
                    <w:rFonts w:ascii="Calibri" w:eastAsia="Times New Roman" w:hAnsi="Calibri"/>
                    <w:color w:val="000000"/>
                    <w:sz w:val="22"/>
                  </w:rPr>
                </w:rPrChange>
              </w:rPr>
              <w:pPrChange w:id="9852" w:author="superchickend" w:date="2012-12-16T15:31:00Z">
                <w:pPr>
                  <w:spacing w:line="240" w:lineRule="auto"/>
                  <w:jc w:val="right"/>
                </w:pPr>
              </w:pPrChange>
            </w:pPr>
            <w:ins w:id="9853" w:author="The Si Tran" w:date="2012-12-10T07:30:00Z">
              <w:r w:rsidRPr="004C2D67">
                <w:rPr>
                  <w:sz w:val="26"/>
                  <w:szCs w:val="26"/>
                  <w:rPrChange w:id="9854" w:author="The Si Tran" w:date="2012-12-14T06:34:00Z">
                    <w:rPr>
                      <w:rFonts w:ascii="Calibri" w:hAnsi="Calibri"/>
                      <w:sz w:val="22"/>
                    </w:rPr>
                  </w:rPrChange>
                </w:rPr>
                <w:t>48948.66</w:t>
              </w:r>
            </w:ins>
          </w:p>
        </w:tc>
        <w:tc>
          <w:tcPr>
            <w:tcW w:w="931" w:type="dxa"/>
            <w:tcBorders>
              <w:top w:val="nil"/>
              <w:left w:val="nil"/>
              <w:bottom w:val="single" w:sz="4" w:space="0" w:color="auto"/>
              <w:right w:val="single" w:sz="4" w:space="0" w:color="auto"/>
            </w:tcBorders>
            <w:shd w:val="clear" w:color="auto" w:fill="auto"/>
            <w:noWrap/>
            <w:vAlign w:val="center"/>
            <w:hideMark/>
            <w:tcPrChange w:id="9855"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4C2D67" w:rsidRDefault="00A75EB6">
            <w:pPr>
              <w:pStyle w:val="BangBody"/>
              <w:jc w:val="center"/>
              <w:rPr>
                <w:ins w:id="9856" w:author="The Si Tran" w:date="2012-12-10T07:30:00Z"/>
                <w:sz w:val="26"/>
                <w:szCs w:val="26"/>
                <w:rPrChange w:id="9857" w:author="The Si Tran" w:date="2012-12-14T06:34:00Z">
                  <w:rPr>
                    <w:ins w:id="9858" w:author="The Si Tran" w:date="2012-12-10T07:30:00Z"/>
                    <w:rFonts w:ascii="Calibri" w:eastAsia="Times New Roman" w:hAnsi="Calibri"/>
                    <w:color w:val="000000"/>
                    <w:sz w:val="22"/>
                  </w:rPr>
                </w:rPrChange>
              </w:rPr>
              <w:pPrChange w:id="9859" w:author="superchickend" w:date="2012-12-16T15:31:00Z">
                <w:pPr>
                  <w:spacing w:line="240" w:lineRule="auto"/>
                  <w:jc w:val="right"/>
                </w:pPr>
              </w:pPrChange>
            </w:pPr>
            <w:ins w:id="9860" w:author="The Si Tran" w:date="2012-12-10T07:30:00Z">
              <w:r w:rsidRPr="004C2D67">
                <w:rPr>
                  <w:sz w:val="26"/>
                  <w:szCs w:val="26"/>
                  <w:rPrChange w:id="9861" w:author="The Si Tran" w:date="2012-12-14T06:34:00Z">
                    <w:rPr>
                      <w:rFonts w:ascii="Calibri" w:hAnsi="Calibri"/>
                      <w:sz w:val="22"/>
                    </w:rPr>
                  </w:rPrChange>
                </w:rPr>
                <w:t>9.23</w:t>
              </w:r>
            </w:ins>
          </w:p>
        </w:tc>
      </w:tr>
      <w:tr w:rsidR="00A75EB6" w:rsidRPr="005046FC" w14:paraId="4015431D" w14:textId="77777777" w:rsidTr="004C2D67">
        <w:trPr>
          <w:trHeight w:val="265"/>
          <w:ins w:id="9862" w:author="The Si Tran" w:date="2012-12-10T07:30:00Z"/>
          <w:trPrChange w:id="9863" w:author="superchickend" w:date="2012-12-16T15:31:00Z">
            <w:trPr>
              <w:trHeight w:val="272"/>
            </w:trPr>
          </w:trPrChange>
        </w:trPr>
        <w:tc>
          <w:tcPr>
            <w:tcW w:w="1210" w:type="dxa"/>
            <w:tcBorders>
              <w:top w:val="nil"/>
              <w:left w:val="single" w:sz="4" w:space="0" w:color="auto"/>
              <w:bottom w:val="single" w:sz="4" w:space="0" w:color="auto"/>
              <w:right w:val="single" w:sz="4" w:space="0" w:color="auto"/>
            </w:tcBorders>
            <w:shd w:val="clear" w:color="auto" w:fill="auto"/>
            <w:noWrap/>
            <w:vAlign w:val="center"/>
            <w:hideMark/>
            <w:tcPrChange w:id="9864"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4C2D67" w:rsidRDefault="00A75EB6">
            <w:pPr>
              <w:pStyle w:val="BangBody"/>
              <w:jc w:val="center"/>
              <w:rPr>
                <w:ins w:id="9865" w:author="The Si Tran" w:date="2012-12-10T07:30:00Z"/>
                <w:b/>
                <w:sz w:val="26"/>
                <w:szCs w:val="26"/>
                <w:rPrChange w:id="9866" w:author="superchickend" w:date="2012-12-16T15:30:00Z">
                  <w:rPr>
                    <w:ins w:id="9867" w:author="The Si Tran" w:date="2012-12-10T07:30:00Z"/>
                    <w:rFonts w:ascii="Calibri" w:eastAsia="Times New Roman" w:hAnsi="Calibri"/>
                    <w:color w:val="000000"/>
                    <w:sz w:val="22"/>
                  </w:rPr>
                </w:rPrChange>
              </w:rPr>
              <w:pPrChange w:id="9868" w:author="superchickend" w:date="2012-12-16T15:30:00Z">
                <w:pPr>
                  <w:spacing w:line="240" w:lineRule="auto"/>
                  <w:jc w:val="center"/>
                </w:pPr>
              </w:pPrChange>
            </w:pPr>
            <w:ins w:id="9869" w:author="The Si Tran" w:date="2012-12-10T07:30:00Z">
              <w:r w:rsidRPr="004C2D67">
                <w:rPr>
                  <w:b/>
                  <w:sz w:val="26"/>
                  <w:szCs w:val="26"/>
                  <w:rPrChange w:id="9870" w:author="superchickend" w:date="2012-12-16T15:30:00Z">
                    <w:rPr>
                      <w:rFonts w:ascii="Calibri" w:hAnsi="Calibri"/>
                      <w:sz w:val="22"/>
                    </w:rPr>
                  </w:rPrChange>
                </w:rPr>
                <w:t>SARIMA</w:t>
              </w:r>
            </w:ins>
          </w:p>
        </w:tc>
        <w:tc>
          <w:tcPr>
            <w:tcW w:w="5180" w:type="dxa"/>
            <w:tcBorders>
              <w:top w:val="nil"/>
              <w:left w:val="nil"/>
              <w:bottom w:val="single" w:sz="4" w:space="0" w:color="auto"/>
              <w:right w:val="single" w:sz="4" w:space="0" w:color="auto"/>
            </w:tcBorders>
            <w:shd w:val="clear" w:color="auto" w:fill="auto"/>
            <w:vAlign w:val="bottom"/>
            <w:hideMark/>
            <w:tcPrChange w:id="987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4C2D67" w:rsidRDefault="00A75EB6">
            <w:pPr>
              <w:pStyle w:val="BangBody"/>
              <w:rPr>
                <w:ins w:id="9872" w:author="The Si Tran" w:date="2012-12-10T07:30:00Z"/>
                <w:sz w:val="26"/>
                <w:szCs w:val="26"/>
                <w:rPrChange w:id="9873" w:author="The Si Tran" w:date="2012-12-14T06:34:00Z">
                  <w:rPr>
                    <w:ins w:id="9874" w:author="The Si Tran" w:date="2012-12-10T07:30:00Z"/>
                    <w:rFonts w:ascii="Calibri" w:eastAsia="Times New Roman" w:hAnsi="Calibri"/>
                    <w:color w:val="000000"/>
                    <w:sz w:val="22"/>
                  </w:rPr>
                </w:rPrChange>
              </w:rPr>
              <w:pPrChange w:id="9875" w:author="The Si Tran" w:date="2012-12-16T08:45:00Z">
                <w:pPr>
                  <w:spacing w:line="240" w:lineRule="auto"/>
                  <w:jc w:val="left"/>
                </w:pPr>
              </w:pPrChange>
            </w:pPr>
            <w:ins w:id="9876" w:author="The Si Tran" w:date="2012-12-10T07:30:00Z">
              <w:r w:rsidRPr="004C2D67">
                <w:rPr>
                  <w:sz w:val="26"/>
                  <w:szCs w:val="26"/>
                  <w:rPrChange w:id="9877" w:author="The Si Tran" w:date="2012-12-14T06:34:00Z">
                    <w:rPr>
                      <w:rFonts w:ascii="Calibri" w:hAnsi="Calibri"/>
                      <w:sz w:val="22"/>
                    </w:rPr>
                  </w:rPrChange>
                </w:rPr>
                <w:t>ARIMA(2, 0, 0)(0, 1, 1)12</w:t>
              </w:r>
            </w:ins>
          </w:p>
        </w:tc>
        <w:tc>
          <w:tcPr>
            <w:tcW w:w="881" w:type="dxa"/>
            <w:tcBorders>
              <w:top w:val="nil"/>
              <w:left w:val="nil"/>
              <w:bottom w:val="single" w:sz="4" w:space="0" w:color="auto"/>
              <w:right w:val="single" w:sz="4" w:space="0" w:color="auto"/>
            </w:tcBorders>
            <w:shd w:val="clear" w:color="auto" w:fill="auto"/>
            <w:noWrap/>
            <w:vAlign w:val="center"/>
            <w:hideMark/>
            <w:tcPrChange w:id="987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4C2D67" w:rsidRDefault="00A75EB6">
            <w:pPr>
              <w:pStyle w:val="BangBody"/>
              <w:jc w:val="center"/>
              <w:rPr>
                <w:ins w:id="9879" w:author="The Si Tran" w:date="2012-12-10T07:30:00Z"/>
                <w:sz w:val="26"/>
                <w:szCs w:val="26"/>
                <w:rPrChange w:id="9880" w:author="The Si Tran" w:date="2012-12-14T06:34:00Z">
                  <w:rPr>
                    <w:ins w:id="9881" w:author="The Si Tran" w:date="2012-12-10T07:30:00Z"/>
                    <w:rFonts w:ascii="Calibri" w:eastAsia="Times New Roman" w:hAnsi="Calibri"/>
                    <w:color w:val="000000"/>
                    <w:sz w:val="22"/>
                  </w:rPr>
                </w:rPrChange>
              </w:rPr>
              <w:pPrChange w:id="9882" w:author="superchickend" w:date="2012-12-16T15:31:00Z">
                <w:pPr>
                  <w:spacing w:line="240" w:lineRule="auto"/>
                  <w:jc w:val="right"/>
                </w:pPr>
              </w:pPrChange>
            </w:pPr>
            <w:ins w:id="9883" w:author="The Si Tran" w:date="2012-12-10T07:30:00Z">
              <w:r w:rsidRPr="004C2D67">
                <w:rPr>
                  <w:sz w:val="26"/>
                  <w:szCs w:val="26"/>
                  <w:rPrChange w:id="9884" w:author="The Si Tran" w:date="2012-12-14T06:34:00Z">
                    <w:rPr>
                      <w:rFonts w:ascii="Calibri" w:hAnsi="Calibri"/>
                      <w:sz w:val="22"/>
                    </w:rPr>
                  </w:rPrChange>
                </w:rPr>
                <w:t>132.75</w:t>
              </w:r>
            </w:ins>
          </w:p>
        </w:tc>
        <w:tc>
          <w:tcPr>
            <w:tcW w:w="1132" w:type="dxa"/>
            <w:tcBorders>
              <w:top w:val="nil"/>
              <w:left w:val="nil"/>
              <w:bottom w:val="single" w:sz="4" w:space="0" w:color="auto"/>
              <w:right w:val="single" w:sz="4" w:space="0" w:color="auto"/>
            </w:tcBorders>
            <w:shd w:val="clear" w:color="auto" w:fill="auto"/>
            <w:noWrap/>
            <w:vAlign w:val="center"/>
            <w:hideMark/>
            <w:tcPrChange w:id="988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4C2D67" w:rsidRDefault="00A75EB6">
            <w:pPr>
              <w:pStyle w:val="BangBody"/>
              <w:jc w:val="center"/>
              <w:rPr>
                <w:ins w:id="9886" w:author="The Si Tran" w:date="2012-12-10T07:30:00Z"/>
                <w:sz w:val="26"/>
                <w:szCs w:val="26"/>
                <w:rPrChange w:id="9887" w:author="The Si Tran" w:date="2012-12-14T06:34:00Z">
                  <w:rPr>
                    <w:ins w:id="9888" w:author="The Si Tran" w:date="2012-12-10T07:30:00Z"/>
                    <w:rFonts w:ascii="Calibri" w:eastAsia="Times New Roman" w:hAnsi="Calibri"/>
                    <w:color w:val="000000"/>
                    <w:sz w:val="22"/>
                  </w:rPr>
                </w:rPrChange>
              </w:rPr>
              <w:pPrChange w:id="9889" w:author="superchickend" w:date="2012-12-16T15:31:00Z">
                <w:pPr>
                  <w:spacing w:line="240" w:lineRule="auto"/>
                  <w:jc w:val="right"/>
                </w:pPr>
              </w:pPrChange>
            </w:pPr>
            <w:ins w:id="9890" w:author="The Si Tran" w:date="2012-12-10T07:30:00Z">
              <w:r w:rsidRPr="004C2D67">
                <w:rPr>
                  <w:sz w:val="26"/>
                  <w:szCs w:val="26"/>
                  <w:rPrChange w:id="9891" w:author="The Si Tran" w:date="2012-12-14T06:34:00Z">
                    <w:rPr>
                      <w:rFonts w:ascii="Calibri" w:hAnsi="Calibri"/>
                      <w:sz w:val="22"/>
                    </w:rPr>
                  </w:rPrChange>
                </w:rPr>
                <w:t>31667.15</w:t>
              </w:r>
            </w:ins>
          </w:p>
        </w:tc>
        <w:tc>
          <w:tcPr>
            <w:tcW w:w="931" w:type="dxa"/>
            <w:tcBorders>
              <w:top w:val="nil"/>
              <w:left w:val="nil"/>
              <w:bottom w:val="single" w:sz="4" w:space="0" w:color="auto"/>
              <w:right w:val="single" w:sz="4" w:space="0" w:color="auto"/>
            </w:tcBorders>
            <w:shd w:val="clear" w:color="auto" w:fill="auto"/>
            <w:noWrap/>
            <w:vAlign w:val="center"/>
            <w:hideMark/>
            <w:tcPrChange w:id="989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4C2D67" w:rsidRDefault="00A75EB6">
            <w:pPr>
              <w:pStyle w:val="BangBody"/>
              <w:jc w:val="center"/>
              <w:rPr>
                <w:ins w:id="9893" w:author="The Si Tran" w:date="2012-12-10T07:30:00Z"/>
                <w:sz w:val="26"/>
                <w:szCs w:val="26"/>
                <w:rPrChange w:id="9894" w:author="The Si Tran" w:date="2012-12-14T06:34:00Z">
                  <w:rPr>
                    <w:ins w:id="9895" w:author="The Si Tran" w:date="2012-12-10T07:30:00Z"/>
                    <w:rFonts w:ascii="Calibri" w:eastAsia="Times New Roman" w:hAnsi="Calibri"/>
                    <w:color w:val="000000"/>
                    <w:sz w:val="22"/>
                  </w:rPr>
                </w:rPrChange>
              </w:rPr>
              <w:pPrChange w:id="9896" w:author="superchickend" w:date="2012-12-16T15:31:00Z">
                <w:pPr>
                  <w:spacing w:line="240" w:lineRule="auto"/>
                  <w:jc w:val="right"/>
                </w:pPr>
              </w:pPrChange>
            </w:pPr>
            <w:ins w:id="9897" w:author="The Si Tran" w:date="2012-12-10T07:30:00Z">
              <w:r w:rsidRPr="004C2D67">
                <w:rPr>
                  <w:sz w:val="26"/>
                  <w:szCs w:val="26"/>
                  <w:rPrChange w:id="9898" w:author="The Si Tran" w:date="2012-12-14T06:34:00Z">
                    <w:rPr>
                      <w:rFonts w:ascii="Calibri" w:hAnsi="Calibri"/>
                      <w:sz w:val="22"/>
                    </w:rPr>
                  </w:rPrChange>
                </w:rPr>
                <w:t>8.17</w:t>
              </w:r>
            </w:ins>
          </w:p>
        </w:tc>
      </w:tr>
      <w:tr w:rsidR="00A75EB6" w:rsidRPr="005046FC" w14:paraId="5998487D" w14:textId="77777777" w:rsidTr="004C2D67">
        <w:trPr>
          <w:trHeight w:val="801"/>
          <w:ins w:id="9899" w:author="The Si Tran" w:date="2012-12-10T07:30:00Z"/>
          <w:trPrChange w:id="9900" w:author="superchickend" w:date="2012-12-16T15:31:00Z">
            <w:trPr>
              <w:trHeight w:val="818"/>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01"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4C2D67" w:rsidRDefault="00A75EB6">
            <w:pPr>
              <w:pStyle w:val="BangBody"/>
              <w:jc w:val="center"/>
              <w:rPr>
                <w:ins w:id="9902" w:author="The Si Tran" w:date="2012-12-10T07:30:00Z"/>
                <w:b/>
                <w:sz w:val="26"/>
                <w:szCs w:val="26"/>
                <w:rPrChange w:id="9903" w:author="superchickend" w:date="2012-12-16T15:30:00Z">
                  <w:rPr>
                    <w:ins w:id="9904" w:author="The Si Tran" w:date="2012-12-10T07:30:00Z"/>
                    <w:rFonts w:ascii="Calibri" w:eastAsia="Times New Roman" w:hAnsi="Calibri"/>
                    <w:color w:val="000000"/>
                    <w:sz w:val="22"/>
                  </w:rPr>
                </w:rPrChange>
              </w:rPr>
              <w:pPrChange w:id="9905" w:author="superchickend" w:date="2012-12-16T15:30:00Z">
                <w:pPr>
                  <w:spacing w:line="240" w:lineRule="auto"/>
                  <w:jc w:val="center"/>
                </w:pPr>
              </w:pPrChange>
            </w:pPr>
            <w:ins w:id="9906" w:author="The Si Tran" w:date="2012-12-10T07:30:00Z">
              <w:r w:rsidRPr="004C2D67">
                <w:rPr>
                  <w:b/>
                  <w:sz w:val="26"/>
                  <w:szCs w:val="26"/>
                  <w:rPrChange w:id="9907" w:author="superchickend" w:date="2012-12-16T15:30:00Z">
                    <w:rPr>
                      <w:rFonts w:ascii="Calibri" w:hAnsi="Calibri"/>
                      <w:sz w:val="22"/>
                    </w:rPr>
                  </w:rPrChange>
                </w:rPr>
                <w:t>Hybrid</w:t>
              </w:r>
            </w:ins>
          </w:p>
        </w:tc>
        <w:tc>
          <w:tcPr>
            <w:tcW w:w="5180" w:type="dxa"/>
            <w:tcBorders>
              <w:top w:val="nil"/>
              <w:left w:val="nil"/>
              <w:bottom w:val="single" w:sz="4" w:space="0" w:color="auto"/>
              <w:right w:val="single" w:sz="4" w:space="0" w:color="auto"/>
            </w:tcBorders>
            <w:shd w:val="clear" w:color="auto" w:fill="auto"/>
            <w:vAlign w:val="bottom"/>
            <w:hideMark/>
            <w:tcPrChange w:id="9908"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4C2D67" w:rsidRDefault="00A75EB6">
            <w:pPr>
              <w:pStyle w:val="BangBody"/>
              <w:rPr>
                <w:ins w:id="9909" w:author="The Si Tran" w:date="2012-12-10T07:30:00Z"/>
                <w:sz w:val="26"/>
                <w:szCs w:val="26"/>
                <w:rPrChange w:id="9910" w:author="The Si Tran" w:date="2012-12-14T06:34:00Z">
                  <w:rPr>
                    <w:ins w:id="9911" w:author="The Si Tran" w:date="2012-12-10T07:30:00Z"/>
                    <w:rFonts w:ascii="Calibri" w:eastAsia="Times New Roman" w:hAnsi="Calibri"/>
                    <w:color w:val="000000"/>
                    <w:sz w:val="22"/>
                  </w:rPr>
                </w:rPrChange>
              </w:rPr>
              <w:pPrChange w:id="9912" w:author="The Si Tran" w:date="2012-12-16T08:45:00Z">
                <w:pPr>
                  <w:spacing w:line="240" w:lineRule="auto"/>
                  <w:jc w:val="left"/>
                </w:pPr>
              </w:pPrChange>
            </w:pPr>
            <w:ins w:id="9913" w:author="The Si Tran" w:date="2012-12-10T07:30:00Z">
              <w:r w:rsidRPr="004C2D67">
                <w:rPr>
                  <w:sz w:val="26"/>
                  <w:szCs w:val="26"/>
                  <w:rPrChange w:id="9914" w:author="The Si Tran" w:date="2012-12-14T06:34:00Z">
                    <w:rPr>
                      <w:rFonts w:ascii="Calibri" w:hAnsi="Calibri"/>
                      <w:sz w:val="22"/>
                    </w:rPr>
                  </w:rPrChange>
                </w:rPr>
                <w:t>ARIMA(2, 0, 0)(0, 1, 1)12</w:t>
              </w:r>
              <w:r w:rsidRPr="004C2D67">
                <w:rPr>
                  <w:sz w:val="26"/>
                  <w:szCs w:val="26"/>
                  <w:rPrChange w:id="9915" w:author="The Si Tran" w:date="2012-12-14T06:34:00Z">
                    <w:rPr>
                      <w:rFonts w:ascii="Calibri" w:hAnsi="Calibri"/>
                      <w:sz w:val="22"/>
                    </w:rPr>
                  </w:rPrChange>
                </w:rPr>
                <w:br/>
              </w:r>
            </w:ins>
            <w:r w:rsidR="00976130">
              <w:rPr>
                <w:sz w:val="26"/>
                <w:szCs w:val="26"/>
              </w:rPr>
              <w:t>Nơron</w:t>
            </w:r>
            <w:ins w:id="9916" w:author="The Si Tran" w:date="2012-12-10T07:30:00Z">
              <w:r w:rsidRPr="004C2D67">
                <w:rPr>
                  <w:sz w:val="26"/>
                  <w:szCs w:val="26"/>
                  <w:rPrChange w:id="9917" w:author="The Si Tran" w:date="2012-12-14T06:34:00Z">
                    <w:rPr>
                      <w:rFonts w:ascii="Calibri" w:hAnsi="Calibri"/>
                      <w:sz w:val="22"/>
                    </w:rPr>
                  </w:rPrChange>
                </w:rPr>
                <w:t>(5,5,1),Algorithm=RPROP, epoches=251,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91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4C2D67" w:rsidRDefault="00A75EB6">
            <w:pPr>
              <w:pStyle w:val="BangBody"/>
              <w:jc w:val="center"/>
              <w:rPr>
                <w:ins w:id="9919" w:author="The Si Tran" w:date="2012-12-10T07:30:00Z"/>
                <w:sz w:val="26"/>
                <w:szCs w:val="26"/>
                <w:rPrChange w:id="9920" w:author="The Si Tran" w:date="2012-12-14T06:34:00Z">
                  <w:rPr>
                    <w:ins w:id="9921" w:author="The Si Tran" w:date="2012-12-10T07:30:00Z"/>
                    <w:rFonts w:ascii="Calibri" w:eastAsia="Times New Roman" w:hAnsi="Calibri"/>
                    <w:color w:val="000000"/>
                    <w:sz w:val="22"/>
                  </w:rPr>
                </w:rPrChange>
              </w:rPr>
              <w:pPrChange w:id="9922" w:author="superchickend" w:date="2012-12-16T15:31:00Z">
                <w:pPr>
                  <w:spacing w:line="240" w:lineRule="auto"/>
                  <w:jc w:val="right"/>
                </w:pPr>
              </w:pPrChange>
            </w:pPr>
            <w:ins w:id="9923" w:author="The Si Tran" w:date="2012-12-10T07:30:00Z">
              <w:r w:rsidRPr="004C2D67">
                <w:rPr>
                  <w:sz w:val="26"/>
                  <w:szCs w:val="26"/>
                  <w:rPrChange w:id="9924" w:author="The Si Tran" w:date="2012-12-14T06:34:00Z">
                    <w:rPr>
                      <w:rFonts w:ascii="Calibri" w:hAnsi="Calibri"/>
                      <w:sz w:val="22"/>
                    </w:rPr>
                  </w:rPrChange>
                </w:rPr>
                <w:t>117</w:t>
              </w:r>
            </w:ins>
          </w:p>
        </w:tc>
        <w:tc>
          <w:tcPr>
            <w:tcW w:w="1132" w:type="dxa"/>
            <w:tcBorders>
              <w:top w:val="nil"/>
              <w:left w:val="nil"/>
              <w:bottom w:val="single" w:sz="4" w:space="0" w:color="auto"/>
              <w:right w:val="single" w:sz="4" w:space="0" w:color="auto"/>
            </w:tcBorders>
            <w:shd w:val="clear" w:color="auto" w:fill="auto"/>
            <w:noWrap/>
            <w:vAlign w:val="center"/>
            <w:hideMark/>
            <w:tcPrChange w:id="992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4C2D67" w:rsidRDefault="00A75EB6">
            <w:pPr>
              <w:pStyle w:val="BangBody"/>
              <w:jc w:val="center"/>
              <w:rPr>
                <w:ins w:id="9926" w:author="The Si Tran" w:date="2012-12-10T07:30:00Z"/>
                <w:sz w:val="26"/>
                <w:szCs w:val="26"/>
                <w:rPrChange w:id="9927" w:author="The Si Tran" w:date="2012-12-14T06:34:00Z">
                  <w:rPr>
                    <w:ins w:id="9928" w:author="The Si Tran" w:date="2012-12-10T07:30:00Z"/>
                    <w:rFonts w:ascii="Calibri" w:eastAsia="Times New Roman" w:hAnsi="Calibri"/>
                    <w:color w:val="000000"/>
                    <w:sz w:val="22"/>
                  </w:rPr>
                </w:rPrChange>
              </w:rPr>
              <w:pPrChange w:id="9929" w:author="superchickend" w:date="2012-12-16T15:31:00Z">
                <w:pPr>
                  <w:spacing w:line="240" w:lineRule="auto"/>
                  <w:jc w:val="right"/>
                </w:pPr>
              </w:pPrChange>
            </w:pPr>
            <w:ins w:id="9930" w:author="The Si Tran" w:date="2012-12-10T07:30:00Z">
              <w:r w:rsidRPr="004C2D67">
                <w:rPr>
                  <w:sz w:val="26"/>
                  <w:szCs w:val="26"/>
                  <w:rPrChange w:id="9931" w:author="The Si Tran" w:date="2012-12-14T06:34:00Z">
                    <w:rPr>
                      <w:rFonts w:ascii="Calibri" w:hAnsi="Calibri"/>
                      <w:sz w:val="22"/>
                    </w:rPr>
                  </w:rPrChange>
                </w:rPr>
                <w:t>25154.94</w:t>
              </w:r>
            </w:ins>
          </w:p>
        </w:tc>
        <w:tc>
          <w:tcPr>
            <w:tcW w:w="931" w:type="dxa"/>
            <w:tcBorders>
              <w:top w:val="nil"/>
              <w:left w:val="nil"/>
              <w:bottom w:val="single" w:sz="4" w:space="0" w:color="auto"/>
              <w:right w:val="single" w:sz="4" w:space="0" w:color="auto"/>
            </w:tcBorders>
            <w:shd w:val="clear" w:color="auto" w:fill="auto"/>
            <w:noWrap/>
            <w:vAlign w:val="center"/>
            <w:hideMark/>
            <w:tcPrChange w:id="993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4C2D67" w:rsidRDefault="00A75EB6">
            <w:pPr>
              <w:pStyle w:val="BangBody"/>
              <w:jc w:val="center"/>
              <w:rPr>
                <w:ins w:id="9933" w:author="The Si Tran" w:date="2012-12-10T07:30:00Z"/>
                <w:sz w:val="26"/>
                <w:szCs w:val="26"/>
                <w:rPrChange w:id="9934" w:author="The Si Tran" w:date="2012-12-14T06:34:00Z">
                  <w:rPr>
                    <w:ins w:id="9935" w:author="The Si Tran" w:date="2012-12-10T07:30:00Z"/>
                    <w:rFonts w:ascii="Calibri" w:eastAsia="Times New Roman" w:hAnsi="Calibri"/>
                    <w:color w:val="000000"/>
                    <w:sz w:val="22"/>
                  </w:rPr>
                </w:rPrChange>
              </w:rPr>
              <w:pPrChange w:id="9936" w:author="superchickend" w:date="2012-12-16T15:31:00Z">
                <w:pPr>
                  <w:spacing w:line="240" w:lineRule="auto"/>
                  <w:jc w:val="right"/>
                </w:pPr>
              </w:pPrChange>
            </w:pPr>
            <w:ins w:id="9937" w:author="The Si Tran" w:date="2012-12-10T07:30:00Z">
              <w:r w:rsidRPr="004C2D67">
                <w:rPr>
                  <w:sz w:val="26"/>
                  <w:szCs w:val="26"/>
                  <w:rPrChange w:id="9938" w:author="The Si Tran" w:date="2012-12-14T06:34:00Z">
                    <w:rPr>
                      <w:rFonts w:ascii="Calibri" w:hAnsi="Calibri"/>
                      <w:sz w:val="22"/>
                    </w:rPr>
                  </w:rPrChange>
                </w:rPr>
                <w:t>7.23</w:t>
              </w:r>
            </w:ins>
          </w:p>
        </w:tc>
      </w:tr>
      <w:tr w:rsidR="00A75EB6" w:rsidRPr="005046FC" w14:paraId="2F76A64B" w14:textId="77777777" w:rsidTr="004C2D67">
        <w:trPr>
          <w:trHeight w:val="801"/>
          <w:ins w:id="9939" w:author="The Si Tran" w:date="2012-12-10T07:30:00Z"/>
          <w:trPrChange w:id="9940" w:author="superchickend" w:date="2012-12-16T15:31:00Z">
            <w:trPr>
              <w:trHeight w:val="818"/>
            </w:trPr>
          </w:trPrChange>
        </w:trPr>
        <w:tc>
          <w:tcPr>
            <w:tcW w:w="1210" w:type="dxa"/>
            <w:vMerge/>
            <w:tcBorders>
              <w:top w:val="nil"/>
              <w:left w:val="single" w:sz="4" w:space="0" w:color="auto"/>
              <w:bottom w:val="single" w:sz="4" w:space="0" w:color="000000"/>
              <w:right w:val="single" w:sz="4" w:space="0" w:color="auto"/>
            </w:tcBorders>
            <w:vAlign w:val="center"/>
            <w:hideMark/>
            <w:tcPrChange w:id="9941"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4C2D67" w:rsidRDefault="00A75EB6">
            <w:pPr>
              <w:pStyle w:val="BangBody"/>
              <w:rPr>
                <w:ins w:id="9942" w:author="The Si Tran" w:date="2012-12-10T07:30:00Z"/>
                <w:sz w:val="26"/>
                <w:szCs w:val="26"/>
                <w:rPrChange w:id="9943" w:author="The Si Tran" w:date="2012-12-14T06:34:00Z">
                  <w:rPr>
                    <w:ins w:id="9944" w:author="The Si Tran" w:date="2012-12-10T07:30:00Z"/>
                    <w:rFonts w:ascii="Calibri" w:eastAsia="Times New Roman" w:hAnsi="Calibri"/>
                    <w:color w:val="000000"/>
                    <w:sz w:val="22"/>
                  </w:rPr>
                </w:rPrChange>
              </w:rPr>
              <w:pPrChange w:id="9945" w:author="The Si Tran" w:date="2012-12-16T08:45: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94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4C2D67" w:rsidRDefault="00A75EB6">
            <w:pPr>
              <w:pStyle w:val="BangBody"/>
              <w:rPr>
                <w:ins w:id="9947" w:author="The Si Tran" w:date="2012-12-10T07:30:00Z"/>
                <w:sz w:val="26"/>
                <w:szCs w:val="26"/>
                <w:rPrChange w:id="9948" w:author="The Si Tran" w:date="2012-12-14T06:34:00Z">
                  <w:rPr>
                    <w:ins w:id="9949" w:author="The Si Tran" w:date="2012-12-10T07:30:00Z"/>
                    <w:rFonts w:ascii="Calibri" w:eastAsia="Times New Roman" w:hAnsi="Calibri"/>
                    <w:color w:val="000000"/>
                    <w:sz w:val="22"/>
                  </w:rPr>
                </w:rPrChange>
              </w:rPr>
              <w:pPrChange w:id="9950" w:author="The Si Tran" w:date="2012-12-16T08:45:00Z">
                <w:pPr>
                  <w:spacing w:line="240" w:lineRule="auto"/>
                </w:pPr>
              </w:pPrChange>
            </w:pPr>
            <w:ins w:id="9951" w:author="The Si Tran" w:date="2012-12-10T07:30:00Z">
              <w:r w:rsidRPr="004C2D67">
                <w:rPr>
                  <w:sz w:val="26"/>
                  <w:szCs w:val="26"/>
                  <w:rPrChange w:id="9952" w:author="The Si Tran" w:date="2012-12-14T06:34:00Z">
                    <w:rPr>
                      <w:rFonts w:ascii="Calibri" w:hAnsi="Calibri"/>
                      <w:sz w:val="22"/>
                    </w:rPr>
                  </w:rPrChange>
                </w:rPr>
                <w:t>ARIMA(2, 0, 0)(0, 1, 1)12</w:t>
              </w:r>
              <w:r w:rsidRPr="004C2D67">
                <w:rPr>
                  <w:sz w:val="26"/>
                  <w:szCs w:val="26"/>
                  <w:rPrChange w:id="9953" w:author="The Si Tran" w:date="2012-12-14T06:34:00Z">
                    <w:rPr>
                      <w:rFonts w:ascii="Calibri" w:hAnsi="Calibri"/>
                      <w:sz w:val="22"/>
                    </w:rPr>
                  </w:rPrChange>
                </w:rPr>
                <w:br/>
              </w:r>
            </w:ins>
            <w:r w:rsidR="00976130">
              <w:rPr>
                <w:sz w:val="26"/>
                <w:szCs w:val="26"/>
              </w:rPr>
              <w:t>Nơron</w:t>
            </w:r>
            <w:ins w:id="9954" w:author="The Si Tran" w:date="2012-12-10T07:30:00Z">
              <w:r w:rsidRPr="004C2D67">
                <w:rPr>
                  <w:sz w:val="26"/>
                  <w:szCs w:val="26"/>
                  <w:rPrChange w:id="9955" w:author="The Si Tran" w:date="2012-12-14T06:34:00Z">
                    <w:rPr>
                      <w:rFonts w:ascii="Calibri" w:hAnsi="Calibri"/>
                      <w:sz w:val="22"/>
                    </w:rPr>
                  </w:rPrChange>
                </w:rPr>
                <w:t>(5,5,1),Algorithm=Back Propagation, epoches=857, Residual=1E-8,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95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4C2D67" w:rsidRDefault="00A75EB6">
            <w:pPr>
              <w:pStyle w:val="BangBody"/>
              <w:jc w:val="center"/>
              <w:rPr>
                <w:ins w:id="9957" w:author="The Si Tran" w:date="2012-12-10T07:30:00Z"/>
                <w:b/>
                <w:sz w:val="26"/>
                <w:szCs w:val="26"/>
                <w:rPrChange w:id="9958" w:author="superchickend" w:date="2012-12-16T15:31:00Z">
                  <w:rPr>
                    <w:ins w:id="9959" w:author="The Si Tran" w:date="2012-12-10T07:30:00Z"/>
                    <w:rFonts w:ascii="Calibri" w:eastAsia="Times New Roman" w:hAnsi="Calibri"/>
                    <w:color w:val="000000"/>
                    <w:sz w:val="22"/>
                  </w:rPr>
                </w:rPrChange>
              </w:rPr>
              <w:pPrChange w:id="9960" w:author="superchickend" w:date="2012-12-16T15:31:00Z">
                <w:pPr>
                  <w:spacing w:line="240" w:lineRule="auto"/>
                  <w:jc w:val="right"/>
                </w:pPr>
              </w:pPrChange>
            </w:pPr>
            <w:ins w:id="9961" w:author="The Si Tran" w:date="2012-12-10T07:30:00Z">
              <w:r w:rsidRPr="004C2D67">
                <w:rPr>
                  <w:b/>
                  <w:sz w:val="26"/>
                  <w:szCs w:val="26"/>
                  <w:rPrChange w:id="9962" w:author="superchickend" w:date="2012-12-16T15:31:00Z">
                    <w:rPr>
                      <w:rFonts w:ascii="Calibri" w:hAnsi="Calibri"/>
                      <w:sz w:val="22"/>
                    </w:rPr>
                  </w:rPrChange>
                </w:rPr>
                <w:t>109.96</w:t>
              </w:r>
            </w:ins>
          </w:p>
        </w:tc>
        <w:tc>
          <w:tcPr>
            <w:tcW w:w="1132" w:type="dxa"/>
            <w:tcBorders>
              <w:top w:val="nil"/>
              <w:left w:val="nil"/>
              <w:bottom w:val="single" w:sz="4" w:space="0" w:color="auto"/>
              <w:right w:val="single" w:sz="4" w:space="0" w:color="auto"/>
            </w:tcBorders>
            <w:shd w:val="clear" w:color="auto" w:fill="auto"/>
            <w:noWrap/>
            <w:vAlign w:val="center"/>
            <w:hideMark/>
            <w:tcPrChange w:id="996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4C2D67" w:rsidRDefault="00A75EB6">
            <w:pPr>
              <w:pStyle w:val="BangBody"/>
              <w:jc w:val="center"/>
              <w:rPr>
                <w:ins w:id="9964" w:author="The Si Tran" w:date="2012-12-10T07:30:00Z"/>
                <w:b/>
                <w:sz w:val="26"/>
                <w:szCs w:val="26"/>
                <w:rPrChange w:id="9965" w:author="superchickend" w:date="2012-12-16T15:31:00Z">
                  <w:rPr>
                    <w:ins w:id="9966" w:author="The Si Tran" w:date="2012-12-10T07:30:00Z"/>
                    <w:rFonts w:ascii="Calibri" w:eastAsia="Times New Roman" w:hAnsi="Calibri"/>
                    <w:color w:val="000000"/>
                    <w:sz w:val="22"/>
                  </w:rPr>
                </w:rPrChange>
              </w:rPr>
              <w:pPrChange w:id="9967" w:author="superchickend" w:date="2012-12-16T15:31:00Z">
                <w:pPr>
                  <w:spacing w:line="240" w:lineRule="auto"/>
                  <w:jc w:val="right"/>
                </w:pPr>
              </w:pPrChange>
            </w:pPr>
            <w:ins w:id="9968" w:author="The Si Tran" w:date="2012-12-10T07:30:00Z">
              <w:r w:rsidRPr="004C2D67">
                <w:rPr>
                  <w:b/>
                  <w:sz w:val="26"/>
                  <w:szCs w:val="26"/>
                  <w:rPrChange w:id="9969" w:author="superchickend" w:date="2012-12-16T15:31:00Z">
                    <w:rPr>
                      <w:rFonts w:ascii="Calibri" w:hAnsi="Calibri"/>
                      <w:sz w:val="22"/>
                    </w:rPr>
                  </w:rPrChange>
                </w:rPr>
                <w:t>21805.63</w:t>
              </w:r>
            </w:ins>
          </w:p>
        </w:tc>
        <w:tc>
          <w:tcPr>
            <w:tcW w:w="931" w:type="dxa"/>
            <w:tcBorders>
              <w:top w:val="nil"/>
              <w:left w:val="nil"/>
              <w:bottom w:val="single" w:sz="4" w:space="0" w:color="auto"/>
              <w:right w:val="single" w:sz="4" w:space="0" w:color="auto"/>
            </w:tcBorders>
            <w:shd w:val="clear" w:color="auto" w:fill="auto"/>
            <w:noWrap/>
            <w:vAlign w:val="center"/>
            <w:hideMark/>
            <w:tcPrChange w:id="997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4C2D67" w:rsidRDefault="00A75EB6">
            <w:pPr>
              <w:pStyle w:val="BangBody"/>
              <w:jc w:val="center"/>
              <w:rPr>
                <w:ins w:id="9971" w:author="The Si Tran" w:date="2012-12-10T07:30:00Z"/>
                <w:b/>
                <w:sz w:val="26"/>
                <w:szCs w:val="26"/>
                <w:rPrChange w:id="9972" w:author="superchickend" w:date="2012-12-16T15:31:00Z">
                  <w:rPr>
                    <w:ins w:id="9973" w:author="The Si Tran" w:date="2012-12-10T07:30:00Z"/>
                    <w:rFonts w:ascii="Calibri" w:eastAsia="Times New Roman" w:hAnsi="Calibri"/>
                    <w:color w:val="000000"/>
                    <w:sz w:val="22"/>
                  </w:rPr>
                </w:rPrChange>
              </w:rPr>
              <w:pPrChange w:id="9974" w:author="superchickend" w:date="2012-12-16T15:31:00Z">
                <w:pPr>
                  <w:spacing w:line="240" w:lineRule="auto"/>
                  <w:jc w:val="right"/>
                </w:pPr>
              </w:pPrChange>
            </w:pPr>
            <w:ins w:id="9975" w:author="The Si Tran" w:date="2012-12-10T07:30:00Z">
              <w:r w:rsidRPr="004C2D67">
                <w:rPr>
                  <w:b/>
                  <w:sz w:val="26"/>
                  <w:szCs w:val="26"/>
                  <w:rPrChange w:id="9976" w:author="superchickend" w:date="2012-12-16T15:31:00Z">
                    <w:rPr>
                      <w:rFonts w:ascii="Calibri" w:hAnsi="Calibri"/>
                      <w:sz w:val="22"/>
                    </w:rPr>
                  </w:rPrChange>
                </w:rPr>
                <w:t>6.77</w:t>
              </w:r>
            </w:ins>
          </w:p>
        </w:tc>
      </w:tr>
    </w:tbl>
    <w:p w14:paraId="7988D120" w14:textId="2AC0C7E9" w:rsidR="00E30631" w:rsidRPr="00EF4E32" w:rsidRDefault="00E30631">
      <w:pPr>
        <w:pStyle w:val="Bang"/>
        <w:rPr>
          <w:ins w:id="9977" w:author="The Si Tran" w:date="2012-12-10T07:30:00Z"/>
        </w:rPr>
        <w:pPrChange w:id="9978" w:author="The Si Tran" w:date="2012-12-16T10:03:00Z">
          <w:pPr>
            <w:pStyle w:val="Heading1"/>
            <w:jc w:val="left"/>
          </w:pPr>
        </w:pPrChange>
      </w:pPr>
      <w:bookmarkStart w:id="9979" w:name="_Toc343033797"/>
      <w:bookmarkStart w:id="9980" w:name="_Toc343711420"/>
      <w:ins w:id="9981" w:author="The Si Tran" w:date="2012-12-14T06:35:00Z">
        <w:r w:rsidRPr="00EF4E32">
          <w:lastRenderedPageBreak/>
          <w:t>Bảng 6.5: Kết quả thực nghiệm chuỗi dữ liệu Maxtemp</w:t>
        </w:r>
      </w:ins>
      <w:bookmarkEnd w:id="9979"/>
      <w:bookmarkEnd w:id="9980"/>
    </w:p>
    <w:tbl>
      <w:tblPr>
        <w:tblW w:w="9332" w:type="dxa"/>
        <w:tblLook w:val="04A0" w:firstRow="1" w:lastRow="0" w:firstColumn="1" w:lastColumn="0" w:noHBand="0" w:noVBand="1"/>
        <w:tblPrChange w:id="9982" w:author="superchickend" w:date="2012-12-16T15:31:00Z">
          <w:tblPr>
            <w:tblW w:w="10540" w:type="dxa"/>
            <w:tblLook w:val="04A0" w:firstRow="1" w:lastRow="0" w:firstColumn="1" w:lastColumn="0" w:noHBand="0" w:noVBand="1"/>
          </w:tblPr>
        </w:tblPrChange>
      </w:tblPr>
      <w:tblGrid>
        <w:gridCol w:w="1253"/>
        <w:gridCol w:w="5693"/>
        <w:gridCol w:w="805"/>
        <w:gridCol w:w="762"/>
        <w:gridCol w:w="964"/>
        <w:tblGridChange w:id="9983">
          <w:tblGrid>
            <w:gridCol w:w="1072"/>
            <w:gridCol w:w="7002"/>
            <w:gridCol w:w="819"/>
            <w:gridCol w:w="819"/>
            <w:gridCol w:w="828"/>
          </w:tblGrid>
        </w:tblGridChange>
      </w:tblGrid>
      <w:tr w:rsidR="00A75EB6" w:rsidRPr="005046FC" w14:paraId="4751F343" w14:textId="77777777" w:rsidTr="009523BA">
        <w:trPr>
          <w:trHeight w:val="257"/>
          <w:ins w:id="9984" w:author="The Si Tran" w:date="2012-12-10T07:31:00Z"/>
          <w:trPrChange w:id="9985" w:author="superchickend" w:date="2012-12-16T15:31:00Z">
            <w:trPr>
              <w:trHeight w:val="267"/>
            </w:trPr>
          </w:trPrChange>
        </w:trPr>
        <w:tc>
          <w:tcPr>
            <w:tcW w:w="119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986"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9987" w:author="The Si Tran" w:date="2012-12-10T07:31:00Z"/>
                <w:sz w:val="26"/>
                <w:szCs w:val="26"/>
                <w:rPrChange w:id="9988" w:author="The Si Tran" w:date="2012-12-14T06:35:00Z">
                  <w:rPr>
                    <w:ins w:id="9989" w:author="The Si Tran" w:date="2012-12-10T07:31:00Z"/>
                    <w:rFonts w:ascii="Calibri" w:eastAsia="Times New Roman" w:hAnsi="Calibri"/>
                    <w:color w:val="000000"/>
                    <w:sz w:val="22"/>
                  </w:rPr>
                </w:rPrChange>
              </w:rPr>
              <w:pPrChange w:id="9990" w:author="The Si Tran" w:date="2012-12-16T08:45:00Z">
                <w:pPr>
                  <w:spacing w:line="240" w:lineRule="auto"/>
                </w:pPr>
              </w:pPrChange>
            </w:pPr>
            <w:ins w:id="9991" w:author="The Si Tran" w:date="2012-12-10T07:31:00Z">
              <w:r w:rsidRPr="004C2D67">
                <w:rPr>
                  <w:sz w:val="26"/>
                  <w:szCs w:val="26"/>
                  <w:rPrChange w:id="9992" w:author="The Si Tran" w:date="2012-12-14T06:35:00Z">
                    <w:rPr>
                      <w:rFonts w:ascii="Calibri" w:hAnsi="Calibri" w:cs="Arial"/>
                      <w:b/>
                      <w:bCs/>
                      <w:kern w:val="32"/>
                      <w:sz w:val="22"/>
                      <w:szCs w:val="32"/>
                    </w:rPr>
                  </w:rPrChange>
                </w:rPr>
                <w:t> </w:t>
              </w:r>
            </w:ins>
          </w:p>
        </w:tc>
        <w:tc>
          <w:tcPr>
            <w:tcW w:w="5693" w:type="dxa"/>
            <w:tcBorders>
              <w:top w:val="single" w:sz="4" w:space="0" w:color="auto"/>
              <w:left w:val="nil"/>
              <w:bottom w:val="single" w:sz="4" w:space="0" w:color="auto"/>
              <w:right w:val="single" w:sz="4" w:space="0" w:color="auto"/>
            </w:tcBorders>
            <w:shd w:val="clear" w:color="auto" w:fill="auto"/>
            <w:noWrap/>
            <w:vAlign w:val="center"/>
            <w:hideMark/>
            <w:tcPrChange w:id="9993"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9994" w:author="The Si Tran" w:date="2012-12-10T07:31:00Z"/>
                <w:b/>
                <w:sz w:val="26"/>
                <w:szCs w:val="26"/>
                <w:rPrChange w:id="9995" w:author="superchickend" w:date="2012-12-16T15:31:00Z">
                  <w:rPr>
                    <w:ins w:id="9996" w:author="The Si Tran" w:date="2012-12-10T07:31:00Z"/>
                    <w:rFonts w:ascii="Calibri" w:eastAsia="Times New Roman" w:hAnsi="Calibri"/>
                    <w:color w:val="000000"/>
                    <w:sz w:val="22"/>
                  </w:rPr>
                </w:rPrChange>
              </w:rPr>
              <w:pPrChange w:id="9997" w:author="superchickend" w:date="2012-12-16T15:31:00Z">
                <w:pPr>
                  <w:spacing w:line="240" w:lineRule="auto"/>
                </w:pPr>
              </w:pPrChange>
            </w:pPr>
            <w:ins w:id="9998" w:author="The Si Tran" w:date="2012-12-10T07:31:00Z">
              <w:r w:rsidRPr="004C2D67">
                <w:rPr>
                  <w:b/>
                  <w:sz w:val="26"/>
                  <w:szCs w:val="26"/>
                  <w:rPrChange w:id="9999" w:author="superchickend" w:date="2012-12-16T15:31:00Z">
                    <w:rPr>
                      <w:rFonts w:ascii="Calibri" w:hAnsi="Calibri" w:cs="Arial"/>
                      <w:b/>
                      <w:bCs/>
                      <w:kern w:val="32"/>
                      <w:sz w:val="22"/>
                      <w:szCs w:val="32"/>
                    </w:rPr>
                  </w:rPrChange>
                </w:rPr>
                <w:t>Model</w:t>
              </w:r>
            </w:ins>
          </w:p>
        </w:tc>
        <w:tc>
          <w:tcPr>
            <w:tcW w:w="789" w:type="dxa"/>
            <w:tcBorders>
              <w:top w:val="single" w:sz="4" w:space="0" w:color="auto"/>
              <w:left w:val="nil"/>
              <w:bottom w:val="single" w:sz="4" w:space="0" w:color="auto"/>
              <w:right w:val="single" w:sz="4" w:space="0" w:color="auto"/>
            </w:tcBorders>
            <w:shd w:val="clear" w:color="auto" w:fill="auto"/>
            <w:noWrap/>
            <w:vAlign w:val="center"/>
            <w:hideMark/>
            <w:tcPrChange w:id="10000"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10001" w:author="The Si Tran" w:date="2012-12-10T07:31:00Z"/>
                <w:b/>
                <w:sz w:val="26"/>
                <w:szCs w:val="26"/>
                <w:rPrChange w:id="10002" w:author="superchickend" w:date="2012-12-16T15:31:00Z">
                  <w:rPr>
                    <w:ins w:id="10003" w:author="The Si Tran" w:date="2012-12-10T07:31:00Z"/>
                    <w:rFonts w:ascii="Calibri" w:eastAsia="Times New Roman" w:hAnsi="Calibri"/>
                    <w:color w:val="000000"/>
                    <w:sz w:val="22"/>
                  </w:rPr>
                </w:rPrChange>
              </w:rPr>
              <w:pPrChange w:id="10004" w:author="superchickend" w:date="2012-12-16T15:31:00Z">
                <w:pPr>
                  <w:spacing w:line="240" w:lineRule="auto"/>
                </w:pPr>
              </w:pPrChange>
            </w:pPr>
            <w:ins w:id="10005" w:author="The Si Tran" w:date="2012-12-10T07:31:00Z">
              <w:r w:rsidRPr="004C2D67">
                <w:rPr>
                  <w:b/>
                  <w:sz w:val="26"/>
                  <w:szCs w:val="26"/>
                  <w:rPrChange w:id="10006" w:author="superchickend" w:date="2012-12-16T15:31:00Z">
                    <w:rPr>
                      <w:rFonts w:ascii="Calibri" w:hAnsi="Calibri" w:cs="Arial"/>
                      <w:b/>
                      <w:bCs/>
                      <w:kern w:val="32"/>
                      <w:sz w:val="22"/>
                      <w:szCs w:val="32"/>
                    </w:rPr>
                  </w:rPrChange>
                </w:rPr>
                <w:t>MAE</w:t>
              </w:r>
            </w:ins>
          </w:p>
        </w:tc>
        <w:tc>
          <w:tcPr>
            <w:tcW w:w="729" w:type="dxa"/>
            <w:tcBorders>
              <w:top w:val="single" w:sz="4" w:space="0" w:color="auto"/>
              <w:left w:val="nil"/>
              <w:bottom w:val="single" w:sz="4" w:space="0" w:color="auto"/>
              <w:right w:val="single" w:sz="4" w:space="0" w:color="auto"/>
            </w:tcBorders>
            <w:shd w:val="clear" w:color="auto" w:fill="auto"/>
            <w:noWrap/>
            <w:vAlign w:val="center"/>
            <w:hideMark/>
            <w:tcPrChange w:id="10007"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10008" w:author="The Si Tran" w:date="2012-12-10T07:31:00Z"/>
                <w:b/>
                <w:sz w:val="26"/>
                <w:szCs w:val="26"/>
                <w:rPrChange w:id="10009" w:author="superchickend" w:date="2012-12-16T15:31:00Z">
                  <w:rPr>
                    <w:ins w:id="10010" w:author="The Si Tran" w:date="2012-12-10T07:31:00Z"/>
                    <w:rFonts w:ascii="Calibri" w:eastAsia="Times New Roman" w:hAnsi="Calibri"/>
                    <w:color w:val="000000"/>
                    <w:sz w:val="22"/>
                  </w:rPr>
                </w:rPrChange>
              </w:rPr>
              <w:pPrChange w:id="10011" w:author="superchickend" w:date="2012-12-16T15:31:00Z">
                <w:pPr>
                  <w:spacing w:line="240" w:lineRule="auto"/>
                </w:pPr>
              </w:pPrChange>
            </w:pPr>
            <w:ins w:id="10012" w:author="The Si Tran" w:date="2012-12-10T07:31:00Z">
              <w:r w:rsidRPr="004C2D67">
                <w:rPr>
                  <w:b/>
                  <w:sz w:val="26"/>
                  <w:szCs w:val="26"/>
                  <w:rPrChange w:id="10013" w:author="superchickend" w:date="2012-12-16T15:31:00Z">
                    <w:rPr>
                      <w:rFonts w:ascii="Calibri" w:hAnsi="Calibri" w:cs="Arial"/>
                      <w:b/>
                      <w:bCs/>
                      <w:kern w:val="32"/>
                      <w:sz w:val="22"/>
                      <w:szCs w:val="32"/>
                    </w:rPr>
                  </w:rPrChange>
                </w:rPr>
                <w:t>MSE</w:t>
              </w:r>
            </w:ins>
          </w:p>
        </w:tc>
        <w:tc>
          <w:tcPr>
            <w:tcW w:w="922" w:type="dxa"/>
            <w:tcBorders>
              <w:top w:val="single" w:sz="4" w:space="0" w:color="auto"/>
              <w:left w:val="nil"/>
              <w:bottom w:val="single" w:sz="4" w:space="0" w:color="auto"/>
              <w:right w:val="single" w:sz="4" w:space="0" w:color="auto"/>
            </w:tcBorders>
            <w:shd w:val="clear" w:color="auto" w:fill="auto"/>
            <w:noWrap/>
            <w:vAlign w:val="center"/>
            <w:hideMark/>
            <w:tcPrChange w:id="10014"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10015" w:author="The Si Tran" w:date="2012-12-10T07:31:00Z"/>
                <w:b/>
                <w:sz w:val="26"/>
                <w:szCs w:val="26"/>
                <w:rPrChange w:id="10016" w:author="superchickend" w:date="2012-12-16T15:31:00Z">
                  <w:rPr>
                    <w:ins w:id="10017" w:author="The Si Tran" w:date="2012-12-10T07:31:00Z"/>
                    <w:rFonts w:ascii="Calibri" w:eastAsia="Times New Roman" w:hAnsi="Calibri"/>
                    <w:color w:val="000000"/>
                    <w:sz w:val="22"/>
                  </w:rPr>
                </w:rPrChange>
              </w:rPr>
              <w:pPrChange w:id="10018" w:author="superchickend" w:date="2012-12-16T15:31:00Z">
                <w:pPr>
                  <w:spacing w:line="240" w:lineRule="auto"/>
                </w:pPr>
              </w:pPrChange>
            </w:pPr>
            <w:ins w:id="10019" w:author="The Si Tran" w:date="2012-12-10T07:31:00Z">
              <w:r w:rsidRPr="004C2D67">
                <w:rPr>
                  <w:b/>
                  <w:sz w:val="26"/>
                  <w:szCs w:val="26"/>
                  <w:rPrChange w:id="10020" w:author="superchickend" w:date="2012-12-16T15:31:00Z">
                    <w:rPr>
                      <w:rFonts w:ascii="Calibri" w:hAnsi="Calibri" w:cs="Arial"/>
                      <w:b/>
                      <w:bCs/>
                      <w:kern w:val="32"/>
                      <w:sz w:val="22"/>
                      <w:szCs w:val="32"/>
                    </w:rPr>
                  </w:rPrChange>
                </w:rPr>
                <w:t>MAPE</w:t>
              </w:r>
            </w:ins>
          </w:p>
        </w:tc>
      </w:tr>
      <w:tr w:rsidR="00A75EB6" w:rsidRPr="005046FC" w14:paraId="5D244E6C" w14:textId="77777777" w:rsidTr="009523BA">
        <w:trPr>
          <w:trHeight w:val="516"/>
          <w:ins w:id="10021" w:author="The Si Tran" w:date="2012-12-10T07:31:00Z"/>
          <w:trPrChange w:id="10022" w:author="superchickend" w:date="2012-12-16T15:32:00Z">
            <w:trPr>
              <w:trHeight w:val="534"/>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23"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2158EE2F" w:rsidR="00A75EB6" w:rsidRPr="004C2D67" w:rsidRDefault="00A75EB6">
            <w:pPr>
              <w:pStyle w:val="BangBody"/>
              <w:jc w:val="center"/>
              <w:rPr>
                <w:ins w:id="10024" w:author="The Si Tran" w:date="2012-12-10T07:31:00Z"/>
                <w:b/>
                <w:sz w:val="26"/>
                <w:szCs w:val="26"/>
                <w:rPrChange w:id="10025" w:author="superchickend" w:date="2012-12-16T15:31:00Z">
                  <w:rPr>
                    <w:ins w:id="10026" w:author="The Si Tran" w:date="2012-12-10T07:31:00Z"/>
                    <w:rFonts w:ascii="Calibri" w:eastAsia="Times New Roman" w:hAnsi="Calibri"/>
                    <w:color w:val="000000"/>
                    <w:sz w:val="22"/>
                  </w:rPr>
                </w:rPrChange>
              </w:rPr>
              <w:pPrChange w:id="10027" w:author="superchickend" w:date="2012-12-16T15:31:00Z">
                <w:pPr>
                  <w:spacing w:line="240" w:lineRule="auto"/>
                  <w:jc w:val="center"/>
                </w:pPr>
              </w:pPrChange>
            </w:pPr>
            <w:ins w:id="10028" w:author="The Si Tran" w:date="2012-12-10T07:31:00Z">
              <w:r w:rsidRPr="004C2D67">
                <w:rPr>
                  <w:b/>
                  <w:sz w:val="26"/>
                  <w:szCs w:val="26"/>
                  <w:rPrChange w:id="10029" w:author="superchickend" w:date="2012-12-16T15:31:00Z">
                    <w:rPr>
                      <w:rFonts w:ascii="Calibri" w:hAnsi="Calibri" w:cs="Arial"/>
                      <w:b/>
                      <w:bCs/>
                      <w:kern w:val="32"/>
                      <w:sz w:val="22"/>
                      <w:szCs w:val="32"/>
                    </w:rPr>
                  </w:rPrChange>
                </w:rPr>
                <w:t>ANN</w:t>
              </w:r>
            </w:ins>
          </w:p>
        </w:tc>
        <w:tc>
          <w:tcPr>
            <w:tcW w:w="5693" w:type="dxa"/>
            <w:tcBorders>
              <w:top w:val="nil"/>
              <w:left w:val="nil"/>
              <w:bottom w:val="single" w:sz="4" w:space="0" w:color="auto"/>
              <w:right w:val="single" w:sz="4" w:space="0" w:color="auto"/>
            </w:tcBorders>
            <w:shd w:val="clear" w:color="auto" w:fill="auto"/>
            <w:vAlign w:val="bottom"/>
            <w:hideMark/>
            <w:tcPrChange w:id="1003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10031" w:author="The Si Tran" w:date="2012-12-10T07:31:00Z"/>
                <w:sz w:val="26"/>
                <w:szCs w:val="26"/>
                <w:rPrChange w:id="10032" w:author="The Si Tran" w:date="2012-12-14T06:35:00Z">
                  <w:rPr>
                    <w:ins w:id="10033" w:author="The Si Tran" w:date="2012-12-10T07:31:00Z"/>
                    <w:rFonts w:ascii="Calibri" w:eastAsia="Times New Roman" w:hAnsi="Calibri"/>
                    <w:color w:val="000000"/>
                    <w:sz w:val="22"/>
                  </w:rPr>
                </w:rPrChange>
              </w:rPr>
              <w:pPrChange w:id="10034" w:author="The Si Tran" w:date="2012-12-16T08:45:00Z">
                <w:pPr>
                  <w:spacing w:line="240" w:lineRule="auto"/>
                  <w:jc w:val="left"/>
                </w:pPr>
              </w:pPrChange>
            </w:pPr>
            <w:r>
              <w:rPr>
                <w:sz w:val="26"/>
                <w:szCs w:val="26"/>
              </w:rPr>
              <w:t>Nơron</w:t>
            </w:r>
            <w:ins w:id="10035" w:author="The Si Tran" w:date="2012-12-10T07:31:00Z">
              <w:r w:rsidR="00A75EB6" w:rsidRPr="004C2D67">
                <w:rPr>
                  <w:sz w:val="26"/>
                  <w:szCs w:val="26"/>
                  <w:rPrChange w:id="10036" w:author="The Si Tran" w:date="2012-12-14T06:35:00Z">
                    <w:rPr>
                      <w:rFonts w:ascii="Calibri" w:hAnsi="Calibri"/>
                      <w:sz w:val="22"/>
                    </w:rPr>
                  </w:rPrChange>
                </w:rPr>
                <w:t>(5,5,1), Algorithm=RPROP, epoches=78,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1003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10038" w:author="The Si Tran" w:date="2012-12-10T07:31:00Z"/>
                <w:sz w:val="26"/>
                <w:szCs w:val="26"/>
                <w:rPrChange w:id="10039" w:author="The Si Tran" w:date="2012-12-14T06:35:00Z">
                  <w:rPr>
                    <w:ins w:id="10040" w:author="The Si Tran" w:date="2012-12-10T07:31:00Z"/>
                    <w:rFonts w:ascii="Calibri" w:eastAsia="Times New Roman" w:hAnsi="Calibri"/>
                    <w:color w:val="000000"/>
                    <w:sz w:val="22"/>
                  </w:rPr>
                </w:rPrChange>
              </w:rPr>
              <w:pPrChange w:id="10041" w:author="superchickend" w:date="2012-12-16T15:32:00Z">
                <w:pPr>
                  <w:spacing w:line="240" w:lineRule="auto"/>
                  <w:jc w:val="right"/>
                </w:pPr>
              </w:pPrChange>
            </w:pPr>
            <w:ins w:id="10042" w:author="The Si Tran" w:date="2012-12-10T07:31:00Z">
              <w:r w:rsidRPr="004C2D67">
                <w:rPr>
                  <w:sz w:val="26"/>
                  <w:szCs w:val="26"/>
                  <w:rPrChange w:id="10043"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1004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10045" w:author="The Si Tran" w:date="2012-12-10T07:31:00Z"/>
                <w:sz w:val="26"/>
                <w:szCs w:val="26"/>
                <w:rPrChange w:id="10046" w:author="The Si Tran" w:date="2012-12-14T06:35:00Z">
                  <w:rPr>
                    <w:ins w:id="10047" w:author="The Si Tran" w:date="2012-12-10T07:31:00Z"/>
                    <w:rFonts w:ascii="Calibri" w:eastAsia="Times New Roman" w:hAnsi="Calibri"/>
                    <w:color w:val="000000"/>
                    <w:sz w:val="22"/>
                  </w:rPr>
                </w:rPrChange>
              </w:rPr>
              <w:pPrChange w:id="10048" w:author="superchickend" w:date="2012-12-16T15:32:00Z">
                <w:pPr>
                  <w:spacing w:line="240" w:lineRule="auto"/>
                  <w:jc w:val="right"/>
                </w:pPr>
              </w:pPrChange>
            </w:pPr>
            <w:ins w:id="10049" w:author="The Si Tran" w:date="2012-12-10T07:31:00Z">
              <w:r w:rsidRPr="004C2D67">
                <w:rPr>
                  <w:sz w:val="26"/>
                  <w:szCs w:val="26"/>
                  <w:rPrChange w:id="10050" w:author="The Si Tran" w:date="2012-12-14T06:35:00Z">
                    <w:rPr>
                      <w:rFonts w:ascii="Calibri" w:hAnsi="Calibri"/>
                      <w:sz w:val="22"/>
                    </w:rPr>
                  </w:rPrChange>
                </w:rPr>
                <w:t>2.35</w:t>
              </w:r>
            </w:ins>
          </w:p>
        </w:tc>
        <w:tc>
          <w:tcPr>
            <w:tcW w:w="922" w:type="dxa"/>
            <w:tcBorders>
              <w:top w:val="nil"/>
              <w:left w:val="nil"/>
              <w:bottom w:val="single" w:sz="4" w:space="0" w:color="auto"/>
              <w:right w:val="single" w:sz="4" w:space="0" w:color="auto"/>
            </w:tcBorders>
            <w:shd w:val="clear" w:color="auto" w:fill="auto"/>
            <w:noWrap/>
            <w:vAlign w:val="center"/>
            <w:hideMark/>
            <w:tcPrChange w:id="1005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10052" w:author="The Si Tran" w:date="2012-12-10T07:31:00Z"/>
                <w:sz w:val="26"/>
                <w:szCs w:val="26"/>
                <w:rPrChange w:id="10053" w:author="The Si Tran" w:date="2012-12-14T06:35:00Z">
                  <w:rPr>
                    <w:ins w:id="10054" w:author="The Si Tran" w:date="2012-12-10T07:31:00Z"/>
                    <w:rFonts w:ascii="Calibri" w:eastAsia="Times New Roman" w:hAnsi="Calibri"/>
                    <w:color w:val="000000"/>
                    <w:sz w:val="22"/>
                  </w:rPr>
                </w:rPrChange>
              </w:rPr>
              <w:pPrChange w:id="10055" w:author="superchickend" w:date="2012-12-16T15:32:00Z">
                <w:pPr>
                  <w:spacing w:line="240" w:lineRule="auto"/>
                  <w:jc w:val="right"/>
                </w:pPr>
              </w:pPrChange>
            </w:pPr>
            <w:ins w:id="10056" w:author="The Si Tran" w:date="2012-12-10T07:31:00Z">
              <w:r w:rsidRPr="004C2D67">
                <w:rPr>
                  <w:sz w:val="26"/>
                  <w:szCs w:val="26"/>
                  <w:rPrChange w:id="10057" w:author="The Si Tran" w:date="2012-12-14T06:35:00Z">
                    <w:rPr>
                      <w:rFonts w:ascii="Calibri" w:hAnsi="Calibri"/>
                      <w:sz w:val="22"/>
                    </w:rPr>
                  </w:rPrChange>
                </w:rPr>
                <w:t>6.16</w:t>
              </w:r>
            </w:ins>
          </w:p>
        </w:tc>
      </w:tr>
      <w:tr w:rsidR="00A75EB6" w:rsidRPr="005046FC" w14:paraId="5FE843BD" w14:textId="77777777" w:rsidTr="009523BA">
        <w:trPr>
          <w:trHeight w:val="516"/>
          <w:ins w:id="10058" w:author="The Si Tran" w:date="2012-12-10T07:31:00Z"/>
          <w:trPrChange w:id="10059" w:author="superchickend" w:date="2012-12-16T15:32:00Z">
            <w:trPr>
              <w:trHeight w:val="534"/>
            </w:trPr>
          </w:trPrChange>
        </w:trPr>
        <w:tc>
          <w:tcPr>
            <w:tcW w:w="1199" w:type="dxa"/>
            <w:vMerge/>
            <w:tcBorders>
              <w:top w:val="nil"/>
              <w:left w:val="single" w:sz="4" w:space="0" w:color="auto"/>
              <w:bottom w:val="single" w:sz="4" w:space="0" w:color="000000"/>
              <w:right w:val="single" w:sz="4" w:space="0" w:color="auto"/>
            </w:tcBorders>
            <w:vAlign w:val="center"/>
            <w:hideMark/>
            <w:tcPrChange w:id="10060"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10061" w:author="The Si Tran" w:date="2012-12-10T07:31:00Z"/>
                <w:b/>
                <w:sz w:val="26"/>
                <w:szCs w:val="26"/>
                <w:rPrChange w:id="10062" w:author="superchickend" w:date="2012-12-16T15:31:00Z">
                  <w:rPr>
                    <w:ins w:id="10063" w:author="The Si Tran" w:date="2012-12-10T07:31:00Z"/>
                    <w:rFonts w:ascii="Calibri" w:eastAsia="Times New Roman" w:hAnsi="Calibri"/>
                    <w:color w:val="000000"/>
                    <w:sz w:val="22"/>
                  </w:rPr>
                </w:rPrChange>
              </w:rPr>
              <w:pPrChange w:id="10064" w:author="superchickend" w:date="2012-12-16T15:31: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1006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10066" w:author="The Si Tran" w:date="2012-12-10T07:31:00Z"/>
                <w:sz w:val="26"/>
                <w:szCs w:val="26"/>
                <w:rPrChange w:id="10067" w:author="The Si Tran" w:date="2012-12-14T06:35:00Z">
                  <w:rPr>
                    <w:ins w:id="10068" w:author="The Si Tran" w:date="2012-12-10T07:31:00Z"/>
                    <w:rFonts w:ascii="Calibri" w:eastAsia="Times New Roman" w:hAnsi="Calibri"/>
                    <w:color w:val="000000"/>
                    <w:sz w:val="22"/>
                  </w:rPr>
                </w:rPrChange>
              </w:rPr>
              <w:pPrChange w:id="10069" w:author="The Si Tran" w:date="2012-12-16T08:45:00Z">
                <w:pPr>
                  <w:spacing w:line="240" w:lineRule="auto"/>
                  <w:jc w:val="left"/>
                </w:pPr>
              </w:pPrChange>
            </w:pPr>
            <w:r>
              <w:rPr>
                <w:sz w:val="26"/>
                <w:szCs w:val="26"/>
              </w:rPr>
              <w:t>Nơron</w:t>
            </w:r>
            <w:ins w:id="10070" w:author="The Si Tran" w:date="2012-12-10T07:31:00Z">
              <w:r w:rsidR="00A75EB6" w:rsidRPr="004C2D67">
                <w:rPr>
                  <w:sz w:val="26"/>
                  <w:szCs w:val="26"/>
                  <w:rPrChange w:id="10071" w:author="The Si Tran" w:date="2012-12-14T06:35:00Z">
                    <w:rPr>
                      <w:rFonts w:ascii="Calibri" w:hAnsi="Calibri"/>
                      <w:sz w:val="22"/>
                    </w:rPr>
                  </w:rPrChange>
                </w:rPr>
                <w:t>(5,5,1),Algorithm=Back Propagation, epoches=23,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1007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10073" w:author="The Si Tran" w:date="2012-12-10T07:31:00Z"/>
                <w:sz w:val="26"/>
                <w:szCs w:val="26"/>
                <w:rPrChange w:id="10074" w:author="The Si Tran" w:date="2012-12-14T06:35:00Z">
                  <w:rPr>
                    <w:ins w:id="10075" w:author="The Si Tran" w:date="2012-12-10T07:31:00Z"/>
                    <w:rFonts w:ascii="Calibri" w:eastAsia="Times New Roman" w:hAnsi="Calibri"/>
                    <w:color w:val="000000"/>
                    <w:sz w:val="22"/>
                  </w:rPr>
                </w:rPrChange>
              </w:rPr>
              <w:pPrChange w:id="10076" w:author="superchickend" w:date="2012-12-16T15:32:00Z">
                <w:pPr>
                  <w:spacing w:line="240" w:lineRule="auto"/>
                  <w:jc w:val="right"/>
                </w:pPr>
              </w:pPrChange>
            </w:pPr>
            <w:ins w:id="10077" w:author="The Si Tran" w:date="2012-12-10T07:31:00Z">
              <w:r w:rsidRPr="004C2D67">
                <w:rPr>
                  <w:sz w:val="26"/>
                  <w:szCs w:val="26"/>
                  <w:rPrChange w:id="10078" w:author="The Si Tran" w:date="2012-12-14T06:35:00Z">
                    <w:rPr>
                      <w:rFonts w:ascii="Calibri" w:hAnsi="Calibri"/>
                      <w:sz w:val="22"/>
                    </w:rPr>
                  </w:rPrChange>
                </w:rPr>
                <w:t>1.26</w:t>
              </w:r>
            </w:ins>
          </w:p>
        </w:tc>
        <w:tc>
          <w:tcPr>
            <w:tcW w:w="729" w:type="dxa"/>
            <w:tcBorders>
              <w:top w:val="nil"/>
              <w:left w:val="nil"/>
              <w:bottom w:val="single" w:sz="4" w:space="0" w:color="auto"/>
              <w:right w:val="single" w:sz="4" w:space="0" w:color="auto"/>
            </w:tcBorders>
            <w:shd w:val="clear" w:color="auto" w:fill="auto"/>
            <w:noWrap/>
            <w:vAlign w:val="center"/>
            <w:hideMark/>
            <w:tcPrChange w:id="1007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10080" w:author="The Si Tran" w:date="2012-12-10T07:31:00Z"/>
                <w:sz w:val="26"/>
                <w:szCs w:val="26"/>
                <w:rPrChange w:id="10081" w:author="The Si Tran" w:date="2012-12-14T06:35:00Z">
                  <w:rPr>
                    <w:ins w:id="10082" w:author="The Si Tran" w:date="2012-12-10T07:31:00Z"/>
                    <w:rFonts w:ascii="Calibri" w:eastAsia="Times New Roman" w:hAnsi="Calibri"/>
                    <w:color w:val="000000"/>
                    <w:sz w:val="22"/>
                  </w:rPr>
                </w:rPrChange>
              </w:rPr>
              <w:pPrChange w:id="10083" w:author="superchickend" w:date="2012-12-16T15:32:00Z">
                <w:pPr>
                  <w:spacing w:line="240" w:lineRule="auto"/>
                  <w:jc w:val="right"/>
                </w:pPr>
              </w:pPrChange>
            </w:pPr>
            <w:ins w:id="10084" w:author="The Si Tran" w:date="2012-12-10T07:31:00Z">
              <w:r w:rsidRPr="004C2D67">
                <w:rPr>
                  <w:sz w:val="26"/>
                  <w:szCs w:val="26"/>
                  <w:rPrChange w:id="10085" w:author="The Si Tran" w:date="2012-12-14T06:35:00Z">
                    <w:rPr>
                      <w:rFonts w:ascii="Calibri" w:hAnsi="Calibri"/>
                      <w:sz w:val="22"/>
                    </w:rPr>
                  </w:rPrChange>
                </w:rPr>
                <w:t>2.48</w:t>
              </w:r>
            </w:ins>
          </w:p>
        </w:tc>
        <w:tc>
          <w:tcPr>
            <w:tcW w:w="922" w:type="dxa"/>
            <w:tcBorders>
              <w:top w:val="nil"/>
              <w:left w:val="nil"/>
              <w:bottom w:val="single" w:sz="4" w:space="0" w:color="auto"/>
              <w:right w:val="single" w:sz="4" w:space="0" w:color="auto"/>
            </w:tcBorders>
            <w:shd w:val="clear" w:color="auto" w:fill="auto"/>
            <w:noWrap/>
            <w:vAlign w:val="center"/>
            <w:hideMark/>
            <w:tcPrChange w:id="10086"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10087" w:author="The Si Tran" w:date="2012-12-10T07:31:00Z"/>
                <w:sz w:val="26"/>
                <w:szCs w:val="26"/>
                <w:rPrChange w:id="10088" w:author="The Si Tran" w:date="2012-12-14T06:35:00Z">
                  <w:rPr>
                    <w:ins w:id="10089" w:author="The Si Tran" w:date="2012-12-10T07:31:00Z"/>
                    <w:rFonts w:ascii="Calibri" w:eastAsia="Times New Roman" w:hAnsi="Calibri"/>
                    <w:color w:val="000000"/>
                    <w:sz w:val="22"/>
                  </w:rPr>
                </w:rPrChange>
              </w:rPr>
              <w:pPrChange w:id="10090" w:author="superchickend" w:date="2012-12-16T15:32:00Z">
                <w:pPr>
                  <w:spacing w:line="240" w:lineRule="auto"/>
                  <w:jc w:val="right"/>
                </w:pPr>
              </w:pPrChange>
            </w:pPr>
            <w:ins w:id="10091" w:author="The Si Tran" w:date="2012-12-10T07:31:00Z">
              <w:r w:rsidRPr="004C2D67">
                <w:rPr>
                  <w:sz w:val="26"/>
                  <w:szCs w:val="26"/>
                  <w:rPrChange w:id="10092" w:author="The Si Tran" w:date="2012-12-14T06:35:00Z">
                    <w:rPr>
                      <w:rFonts w:ascii="Calibri" w:hAnsi="Calibri"/>
                      <w:sz w:val="22"/>
                    </w:rPr>
                  </w:rPrChange>
                </w:rPr>
                <w:t>6.5</w:t>
              </w:r>
            </w:ins>
          </w:p>
        </w:tc>
      </w:tr>
      <w:tr w:rsidR="00A75EB6" w:rsidRPr="005046FC" w14:paraId="24AD3BA9" w14:textId="77777777" w:rsidTr="009523BA">
        <w:trPr>
          <w:trHeight w:val="257"/>
          <w:ins w:id="10093" w:author="The Si Tran" w:date="2012-12-10T07:31:00Z"/>
          <w:trPrChange w:id="10094" w:author="superchickend" w:date="2012-12-16T15:32:00Z">
            <w:trPr>
              <w:trHeight w:val="267"/>
            </w:trPr>
          </w:trPrChange>
        </w:trPr>
        <w:tc>
          <w:tcPr>
            <w:tcW w:w="1199" w:type="dxa"/>
            <w:tcBorders>
              <w:top w:val="nil"/>
              <w:left w:val="single" w:sz="4" w:space="0" w:color="auto"/>
              <w:bottom w:val="single" w:sz="4" w:space="0" w:color="auto"/>
              <w:right w:val="single" w:sz="4" w:space="0" w:color="auto"/>
            </w:tcBorders>
            <w:shd w:val="clear" w:color="auto" w:fill="auto"/>
            <w:noWrap/>
            <w:vAlign w:val="center"/>
            <w:hideMark/>
            <w:tcPrChange w:id="10095"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10096" w:author="The Si Tran" w:date="2012-12-10T07:31:00Z"/>
                <w:b/>
                <w:sz w:val="26"/>
                <w:szCs w:val="26"/>
                <w:rPrChange w:id="10097" w:author="superchickend" w:date="2012-12-16T15:31:00Z">
                  <w:rPr>
                    <w:ins w:id="10098" w:author="The Si Tran" w:date="2012-12-10T07:31:00Z"/>
                    <w:rFonts w:ascii="Calibri" w:eastAsia="Times New Roman" w:hAnsi="Calibri"/>
                    <w:color w:val="000000"/>
                    <w:sz w:val="22"/>
                  </w:rPr>
                </w:rPrChange>
              </w:rPr>
              <w:pPrChange w:id="10099" w:author="superchickend" w:date="2012-12-16T15:31:00Z">
                <w:pPr>
                  <w:spacing w:line="240" w:lineRule="auto"/>
                  <w:jc w:val="center"/>
                </w:pPr>
              </w:pPrChange>
            </w:pPr>
            <w:ins w:id="10100" w:author="The Si Tran" w:date="2012-12-10T07:31:00Z">
              <w:r w:rsidRPr="004C2D67">
                <w:rPr>
                  <w:b/>
                  <w:sz w:val="26"/>
                  <w:szCs w:val="26"/>
                  <w:rPrChange w:id="10101" w:author="superchickend" w:date="2012-12-16T15:31:00Z">
                    <w:rPr>
                      <w:rFonts w:ascii="Calibri" w:hAnsi="Calibri"/>
                      <w:sz w:val="22"/>
                    </w:rPr>
                  </w:rPrChange>
                </w:rPr>
                <w:t>SARIMA</w:t>
              </w:r>
            </w:ins>
          </w:p>
        </w:tc>
        <w:tc>
          <w:tcPr>
            <w:tcW w:w="5693" w:type="dxa"/>
            <w:tcBorders>
              <w:top w:val="nil"/>
              <w:left w:val="nil"/>
              <w:bottom w:val="single" w:sz="4" w:space="0" w:color="auto"/>
              <w:right w:val="single" w:sz="4" w:space="0" w:color="auto"/>
            </w:tcBorders>
            <w:shd w:val="clear" w:color="auto" w:fill="auto"/>
            <w:vAlign w:val="bottom"/>
            <w:hideMark/>
            <w:tcPrChange w:id="10102"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10103" w:author="The Si Tran" w:date="2012-12-10T07:31:00Z"/>
                <w:sz w:val="26"/>
                <w:szCs w:val="26"/>
                <w:rPrChange w:id="10104" w:author="The Si Tran" w:date="2012-12-14T06:35:00Z">
                  <w:rPr>
                    <w:ins w:id="10105" w:author="The Si Tran" w:date="2012-12-10T07:31:00Z"/>
                    <w:rFonts w:ascii="Calibri" w:eastAsia="Times New Roman" w:hAnsi="Calibri"/>
                    <w:color w:val="000000"/>
                    <w:sz w:val="22"/>
                  </w:rPr>
                </w:rPrChange>
              </w:rPr>
              <w:pPrChange w:id="10106" w:author="The Si Tran" w:date="2012-12-16T08:45:00Z">
                <w:pPr>
                  <w:spacing w:line="240" w:lineRule="auto"/>
                  <w:jc w:val="left"/>
                </w:pPr>
              </w:pPrChange>
            </w:pPr>
            <w:ins w:id="10107" w:author="The Si Tran" w:date="2012-12-10T07:31:00Z">
              <w:r w:rsidRPr="004C2D67">
                <w:rPr>
                  <w:sz w:val="26"/>
                  <w:szCs w:val="26"/>
                  <w:rPrChange w:id="10108" w:author="The Si Tran" w:date="2012-12-14T06:35:00Z">
                    <w:rPr>
                      <w:rFonts w:ascii="Calibri" w:hAnsi="Calibri"/>
                      <w:sz w:val="22"/>
                    </w:rPr>
                  </w:rPrChange>
                </w:rPr>
                <w:t>ARIMA(0, 0, 0)(0, 1, 0)12</w:t>
              </w:r>
            </w:ins>
          </w:p>
        </w:tc>
        <w:tc>
          <w:tcPr>
            <w:tcW w:w="789" w:type="dxa"/>
            <w:tcBorders>
              <w:top w:val="nil"/>
              <w:left w:val="nil"/>
              <w:bottom w:val="single" w:sz="4" w:space="0" w:color="auto"/>
              <w:right w:val="single" w:sz="4" w:space="0" w:color="auto"/>
            </w:tcBorders>
            <w:shd w:val="clear" w:color="auto" w:fill="auto"/>
            <w:noWrap/>
            <w:vAlign w:val="center"/>
            <w:hideMark/>
            <w:tcPrChange w:id="1010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10110" w:author="The Si Tran" w:date="2012-12-10T07:31:00Z"/>
                <w:sz w:val="26"/>
                <w:szCs w:val="26"/>
                <w:rPrChange w:id="10111" w:author="The Si Tran" w:date="2012-12-14T06:35:00Z">
                  <w:rPr>
                    <w:ins w:id="10112" w:author="The Si Tran" w:date="2012-12-10T07:31:00Z"/>
                    <w:rFonts w:ascii="Calibri" w:eastAsia="Times New Roman" w:hAnsi="Calibri"/>
                    <w:color w:val="000000"/>
                    <w:sz w:val="22"/>
                  </w:rPr>
                </w:rPrChange>
              </w:rPr>
              <w:pPrChange w:id="10113" w:author="superchickend" w:date="2012-12-16T15:32:00Z">
                <w:pPr>
                  <w:spacing w:line="240" w:lineRule="auto"/>
                  <w:jc w:val="right"/>
                </w:pPr>
              </w:pPrChange>
            </w:pPr>
            <w:ins w:id="10114" w:author="The Si Tran" w:date="2012-12-10T07:31:00Z">
              <w:r w:rsidRPr="004C2D67">
                <w:rPr>
                  <w:sz w:val="26"/>
                  <w:szCs w:val="26"/>
                  <w:rPrChange w:id="10115"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1011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10117" w:author="The Si Tran" w:date="2012-12-10T07:31:00Z"/>
                <w:sz w:val="26"/>
                <w:szCs w:val="26"/>
                <w:rPrChange w:id="10118" w:author="The Si Tran" w:date="2012-12-14T06:35:00Z">
                  <w:rPr>
                    <w:ins w:id="10119" w:author="The Si Tran" w:date="2012-12-10T07:31:00Z"/>
                    <w:rFonts w:ascii="Calibri" w:eastAsia="Times New Roman" w:hAnsi="Calibri"/>
                    <w:color w:val="000000"/>
                    <w:sz w:val="22"/>
                  </w:rPr>
                </w:rPrChange>
              </w:rPr>
              <w:pPrChange w:id="10120" w:author="superchickend" w:date="2012-12-16T15:32:00Z">
                <w:pPr>
                  <w:spacing w:line="240" w:lineRule="auto"/>
                  <w:jc w:val="right"/>
                </w:pPr>
              </w:pPrChange>
            </w:pPr>
            <w:ins w:id="10121" w:author="The Si Tran" w:date="2012-12-10T07:31:00Z">
              <w:r w:rsidRPr="004C2D67">
                <w:rPr>
                  <w:sz w:val="26"/>
                  <w:szCs w:val="26"/>
                  <w:rPrChange w:id="10122" w:author="The Si Tran" w:date="2012-12-14T06:35:00Z">
                    <w:rPr>
                      <w:rFonts w:ascii="Calibri" w:hAnsi="Calibri"/>
                      <w:sz w:val="22"/>
                    </w:rPr>
                  </w:rPrChange>
                </w:rPr>
                <w:t>2.54</w:t>
              </w:r>
            </w:ins>
          </w:p>
        </w:tc>
        <w:tc>
          <w:tcPr>
            <w:tcW w:w="922" w:type="dxa"/>
            <w:tcBorders>
              <w:top w:val="nil"/>
              <w:left w:val="nil"/>
              <w:bottom w:val="single" w:sz="4" w:space="0" w:color="auto"/>
              <w:right w:val="single" w:sz="4" w:space="0" w:color="auto"/>
            </w:tcBorders>
            <w:shd w:val="clear" w:color="auto" w:fill="auto"/>
            <w:noWrap/>
            <w:vAlign w:val="center"/>
            <w:hideMark/>
            <w:tcPrChange w:id="10123"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10124" w:author="The Si Tran" w:date="2012-12-10T07:31:00Z"/>
                <w:sz w:val="26"/>
                <w:szCs w:val="26"/>
                <w:rPrChange w:id="10125" w:author="The Si Tran" w:date="2012-12-14T06:35:00Z">
                  <w:rPr>
                    <w:ins w:id="10126" w:author="The Si Tran" w:date="2012-12-10T07:31:00Z"/>
                    <w:rFonts w:ascii="Calibri" w:eastAsia="Times New Roman" w:hAnsi="Calibri"/>
                    <w:color w:val="000000"/>
                    <w:sz w:val="22"/>
                  </w:rPr>
                </w:rPrChange>
              </w:rPr>
              <w:pPrChange w:id="10127" w:author="superchickend" w:date="2012-12-16T15:32:00Z">
                <w:pPr>
                  <w:spacing w:line="240" w:lineRule="auto"/>
                  <w:jc w:val="right"/>
                </w:pPr>
              </w:pPrChange>
            </w:pPr>
            <w:ins w:id="10128" w:author="The Si Tran" w:date="2012-12-10T07:31:00Z">
              <w:r w:rsidRPr="004C2D67">
                <w:rPr>
                  <w:sz w:val="26"/>
                  <w:szCs w:val="26"/>
                  <w:rPrChange w:id="10129" w:author="The Si Tran" w:date="2012-12-14T06:35:00Z">
                    <w:rPr>
                      <w:rFonts w:ascii="Calibri" w:hAnsi="Calibri"/>
                      <w:sz w:val="22"/>
                    </w:rPr>
                  </w:rPrChange>
                </w:rPr>
                <w:t>6.02</w:t>
              </w:r>
            </w:ins>
          </w:p>
        </w:tc>
      </w:tr>
      <w:tr w:rsidR="00A75EB6" w:rsidRPr="005046FC" w14:paraId="6FAA6343" w14:textId="77777777" w:rsidTr="009523BA">
        <w:trPr>
          <w:trHeight w:val="775"/>
          <w:ins w:id="10130" w:author="The Si Tran" w:date="2012-12-10T07:31:00Z"/>
          <w:trPrChange w:id="10131" w:author="superchickend" w:date="2012-12-16T15:32:00Z">
            <w:trPr>
              <w:trHeight w:val="801"/>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32"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10133" w:author="The Si Tran" w:date="2012-12-10T07:31:00Z"/>
                <w:b/>
                <w:sz w:val="26"/>
                <w:szCs w:val="26"/>
                <w:rPrChange w:id="10134" w:author="superchickend" w:date="2012-12-16T15:31:00Z">
                  <w:rPr>
                    <w:ins w:id="10135" w:author="The Si Tran" w:date="2012-12-10T07:31:00Z"/>
                    <w:rFonts w:ascii="Calibri" w:eastAsia="Times New Roman" w:hAnsi="Calibri"/>
                    <w:color w:val="000000"/>
                    <w:sz w:val="22"/>
                  </w:rPr>
                </w:rPrChange>
              </w:rPr>
              <w:pPrChange w:id="10136" w:author="superchickend" w:date="2012-12-16T15:31:00Z">
                <w:pPr>
                  <w:spacing w:line="240" w:lineRule="auto"/>
                  <w:jc w:val="center"/>
                </w:pPr>
              </w:pPrChange>
            </w:pPr>
            <w:ins w:id="10137" w:author="The Si Tran" w:date="2012-12-10T07:31:00Z">
              <w:r w:rsidRPr="004C2D67">
                <w:rPr>
                  <w:b/>
                  <w:sz w:val="26"/>
                  <w:szCs w:val="26"/>
                  <w:rPrChange w:id="10138" w:author="superchickend" w:date="2012-12-16T15:31:00Z">
                    <w:rPr>
                      <w:rFonts w:ascii="Calibri" w:hAnsi="Calibri"/>
                      <w:sz w:val="22"/>
                    </w:rPr>
                  </w:rPrChange>
                </w:rPr>
                <w:t>Hybrid</w:t>
              </w:r>
            </w:ins>
          </w:p>
        </w:tc>
        <w:tc>
          <w:tcPr>
            <w:tcW w:w="5693" w:type="dxa"/>
            <w:tcBorders>
              <w:top w:val="nil"/>
              <w:left w:val="nil"/>
              <w:bottom w:val="single" w:sz="4" w:space="0" w:color="auto"/>
              <w:right w:val="single" w:sz="4" w:space="0" w:color="auto"/>
            </w:tcBorders>
            <w:shd w:val="clear" w:color="auto" w:fill="auto"/>
            <w:vAlign w:val="bottom"/>
            <w:hideMark/>
            <w:tcPrChange w:id="10139"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10140" w:author="The Si Tran" w:date="2012-12-10T07:31:00Z"/>
                <w:sz w:val="26"/>
                <w:szCs w:val="26"/>
                <w:rPrChange w:id="10141" w:author="The Si Tran" w:date="2012-12-14T06:35:00Z">
                  <w:rPr>
                    <w:ins w:id="10142" w:author="The Si Tran" w:date="2012-12-10T07:31:00Z"/>
                    <w:rFonts w:ascii="Calibri" w:eastAsia="Times New Roman" w:hAnsi="Calibri"/>
                    <w:color w:val="000000"/>
                    <w:sz w:val="22"/>
                  </w:rPr>
                </w:rPrChange>
              </w:rPr>
              <w:pPrChange w:id="10143" w:author="The Si Tran" w:date="2012-12-16T08:45:00Z">
                <w:pPr>
                  <w:spacing w:line="240" w:lineRule="auto"/>
                  <w:jc w:val="left"/>
                </w:pPr>
              </w:pPrChange>
            </w:pPr>
            <w:ins w:id="10144" w:author="The Si Tran" w:date="2012-12-10T07:31:00Z">
              <w:r w:rsidRPr="004C2D67">
                <w:rPr>
                  <w:sz w:val="26"/>
                  <w:szCs w:val="26"/>
                  <w:rPrChange w:id="10145" w:author="The Si Tran" w:date="2012-12-14T06:35:00Z">
                    <w:rPr>
                      <w:rFonts w:ascii="Calibri" w:hAnsi="Calibri"/>
                      <w:sz w:val="22"/>
                    </w:rPr>
                  </w:rPrChange>
                </w:rPr>
                <w:t>ARIMA(0, 0, 0)(0, 1, 0)12</w:t>
              </w:r>
              <w:r w:rsidRPr="004C2D67">
                <w:rPr>
                  <w:sz w:val="26"/>
                  <w:szCs w:val="26"/>
                  <w:rPrChange w:id="10146" w:author="The Si Tran" w:date="2012-12-14T06:35:00Z">
                    <w:rPr>
                      <w:rFonts w:ascii="Calibri" w:hAnsi="Calibri"/>
                      <w:sz w:val="22"/>
                    </w:rPr>
                  </w:rPrChange>
                </w:rPr>
                <w:br/>
              </w:r>
            </w:ins>
            <w:r w:rsidR="00976130">
              <w:rPr>
                <w:sz w:val="26"/>
                <w:szCs w:val="26"/>
              </w:rPr>
              <w:t>Nơron</w:t>
            </w:r>
            <w:ins w:id="10147" w:author="The Si Tran" w:date="2012-12-10T07:31:00Z">
              <w:r w:rsidRPr="004C2D67">
                <w:rPr>
                  <w:sz w:val="26"/>
                  <w:szCs w:val="26"/>
                  <w:rPrChange w:id="10148" w:author="The Si Tran" w:date="2012-12-14T06:35:00Z">
                    <w:rPr>
                      <w:rFonts w:ascii="Calibri" w:hAnsi="Calibri"/>
                      <w:sz w:val="22"/>
                    </w:rPr>
                  </w:rPrChange>
                </w:rPr>
                <w:t>(5,5,1),Algorithm=RPROP, epoches=71,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1014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10150" w:author="The Si Tran" w:date="2012-12-10T07:31:00Z"/>
                <w:b/>
                <w:sz w:val="26"/>
                <w:szCs w:val="26"/>
                <w:rPrChange w:id="10151" w:author="superchickend" w:date="2012-12-16T15:32:00Z">
                  <w:rPr>
                    <w:ins w:id="10152" w:author="The Si Tran" w:date="2012-12-10T07:31:00Z"/>
                    <w:rFonts w:ascii="Calibri" w:eastAsia="Times New Roman" w:hAnsi="Calibri"/>
                    <w:color w:val="000000"/>
                    <w:sz w:val="22"/>
                  </w:rPr>
                </w:rPrChange>
              </w:rPr>
              <w:pPrChange w:id="10153" w:author="superchickend" w:date="2012-12-16T15:32:00Z">
                <w:pPr>
                  <w:spacing w:line="240" w:lineRule="auto"/>
                  <w:jc w:val="right"/>
                </w:pPr>
              </w:pPrChange>
            </w:pPr>
            <w:ins w:id="10154" w:author="The Si Tran" w:date="2012-12-10T07:31:00Z">
              <w:r w:rsidRPr="004C2D67">
                <w:rPr>
                  <w:b/>
                  <w:sz w:val="26"/>
                  <w:szCs w:val="26"/>
                  <w:rPrChange w:id="10155"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1015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10157" w:author="The Si Tran" w:date="2012-12-10T07:31:00Z"/>
                <w:b/>
                <w:sz w:val="26"/>
                <w:szCs w:val="26"/>
                <w:rPrChange w:id="10158" w:author="superchickend" w:date="2012-12-16T15:32:00Z">
                  <w:rPr>
                    <w:ins w:id="10159" w:author="The Si Tran" w:date="2012-12-10T07:31:00Z"/>
                    <w:rFonts w:ascii="Calibri" w:eastAsia="Times New Roman" w:hAnsi="Calibri"/>
                    <w:color w:val="000000"/>
                    <w:sz w:val="22"/>
                  </w:rPr>
                </w:rPrChange>
              </w:rPr>
              <w:pPrChange w:id="10160" w:author="superchickend" w:date="2012-12-16T15:32:00Z">
                <w:pPr>
                  <w:spacing w:line="240" w:lineRule="auto"/>
                  <w:jc w:val="right"/>
                </w:pPr>
              </w:pPrChange>
            </w:pPr>
            <w:ins w:id="10161" w:author="The Si Tran" w:date="2012-12-10T07:31:00Z">
              <w:r w:rsidRPr="004C2D67">
                <w:rPr>
                  <w:b/>
                  <w:sz w:val="26"/>
                  <w:szCs w:val="26"/>
                  <w:rPrChange w:id="10162"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10163"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10164" w:author="The Si Tran" w:date="2012-12-10T07:31:00Z"/>
                <w:b/>
                <w:sz w:val="26"/>
                <w:szCs w:val="26"/>
                <w:rPrChange w:id="10165" w:author="superchickend" w:date="2012-12-16T15:32:00Z">
                  <w:rPr>
                    <w:ins w:id="10166" w:author="The Si Tran" w:date="2012-12-10T07:31:00Z"/>
                    <w:rFonts w:ascii="Calibri" w:eastAsia="Times New Roman" w:hAnsi="Calibri"/>
                    <w:color w:val="000000"/>
                    <w:sz w:val="22"/>
                  </w:rPr>
                </w:rPrChange>
              </w:rPr>
              <w:pPrChange w:id="10167" w:author="superchickend" w:date="2012-12-16T15:32:00Z">
                <w:pPr>
                  <w:spacing w:line="240" w:lineRule="auto"/>
                  <w:jc w:val="right"/>
                </w:pPr>
              </w:pPrChange>
            </w:pPr>
            <w:ins w:id="10168" w:author="The Si Tran" w:date="2012-12-10T07:31:00Z">
              <w:r w:rsidRPr="004C2D67">
                <w:rPr>
                  <w:b/>
                  <w:sz w:val="26"/>
                  <w:szCs w:val="26"/>
                  <w:rPrChange w:id="10169" w:author="superchickend" w:date="2012-12-16T15:32:00Z">
                    <w:rPr>
                      <w:rFonts w:ascii="Calibri" w:hAnsi="Calibri"/>
                      <w:sz w:val="22"/>
                    </w:rPr>
                  </w:rPrChange>
                </w:rPr>
                <w:t>5.92</w:t>
              </w:r>
            </w:ins>
          </w:p>
        </w:tc>
      </w:tr>
      <w:tr w:rsidR="00A75EB6" w:rsidRPr="005046FC" w14:paraId="5CDFBC24" w14:textId="77777777" w:rsidTr="009523BA">
        <w:trPr>
          <w:trHeight w:val="775"/>
          <w:ins w:id="10170" w:author="The Si Tran" w:date="2012-12-10T07:31:00Z"/>
          <w:trPrChange w:id="10171" w:author="superchickend" w:date="2012-12-16T15:32:00Z">
            <w:trPr>
              <w:trHeight w:val="801"/>
            </w:trPr>
          </w:trPrChange>
        </w:trPr>
        <w:tc>
          <w:tcPr>
            <w:tcW w:w="1199" w:type="dxa"/>
            <w:vMerge/>
            <w:tcBorders>
              <w:top w:val="nil"/>
              <w:left w:val="single" w:sz="4" w:space="0" w:color="auto"/>
              <w:bottom w:val="single" w:sz="4" w:space="0" w:color="000000"/>
              <w:right w:val="single" w:sz="4" w:space="0" w:color="auto"/>
            </w:tcBorders>
            <w:vAlign w:val="center"/>
            <w:hideMark/>
            <w:tcPrChange w:id="10172"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10173" w:author="The Si Tran" w:date="2012-12-10T07:31:00Z"/>
                <w:sz w:val="26"/>
                <w:szCs w:val="26"/>
                <w:rPrChange w:id="10174" w:author="The Si Tran" w:date="2012-12-14T06:35:00Z">
                  <w:rPr>
                    <w:ins w:id="10175" w:author="The Si Tran" w:date="2012-12-10T07:31:00Z"/>
                    <w:rFonts w:ascii="Calibri" w:eastAsia="Times New Roman" w:hAnsi="Calibri"/>
                    <w:color w:val="000000"/>
                    <w:sz w:val="22"/>
                  </w:rPr>
                </w:rPrChange>
              </w:rPr>
              <w:pPrChange w:id="10176" w:author="The Si Tran" w:date="2012-12-16T08:45: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10177"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10178" w:author="The Si Tran" w:date="2012-12-10T07:31:00Z"/>
                <w:sz w:val="26"/>
                <w:szCs w:val="26"/>
                <w:rPrChange w:id="10179" w:author="The Si Tran" w:date="2012-12-14T06:35:00Z">
                  <w:rPr>
                    <w:ins w:id="10180" w:author="The Si Tran" w:date="2012-12-10T07:31:00Z"/>
                    <w:rFonts w:ascii="Calibri" w:eastAsia="Times New Roman" w:hAnsi="Calibri"/>
                    <w:color w:val="000000"/>
                    <w:sz w:val="22"/>
                  </w:rPr>
                </w:rPrChange>
              </w:rPr>
              <w:pPrChange w:id="10181" w:author="The Si Tran" w:date="2012-12-16T08:45:00Z">
                <w:pPr>
                  <w:spacing w:line="240" w:lineRule="auto"/>
                  <w:jc w:val="left"/>
                </w:pPr>
              </w:pPrChange>
            </w:pPr>
            <w:ins w:id="10182" w:author="The Si Tran" w:date="2012-12-10T07:31:00Z">
              <w:r w:rsidRPr="004C2D67">
                <w:rPr>
                  <w:sz w:val="26"/>
                  <w:szCs w:val="26"/>
                  <w:rPrChange w:id="10183" w:author="The Si Tran" w:date="2012-12-14T06:35:00Z">
                    <w:rPr>
                      <w:rFonts w:ascii="Calibri" w:hAnsi="Calibri"/>
                      <w:sz w:val="22"/>
                    </w:rPr>
                  </w:rPrChange>
                </w:rPr>
                <w:t>ARIMA(0, 0, 0)(0, 1, 0)12</w:t>
              </w:r>
              <w:r w:rsidRPr="004C2D67">
                <w:rPr>
                  <w:sz w:val="26"/>
                  <w:szCs w:val="26"/>
                  <w:rPrChange w:id="10184" w:author="The Si Tran" w:date="2012-12-14T06:35:00Z">
                    <w:rPr>
                      <w:rFonts w:ascii="Calibri" w:hAnsi="Calibri"/>
                      <w:sz w:val="22"/>
                    </w:rPr>
                  </w:rPrChange>
                </w:rPr>
                <w:br/>
              </w:r>
            </w:ins>
            <w:r w:rsidR="00976130">
              <w:rPr>
                <w:sz w:val="26"/>
                <w:szCs w:val="26"/>
              </w:rPr>
              <w:t>Nơron</w:t>
            </w:r>
            <w:ins w:id="10185" w:author="The Si Tran" w:date="2012-12-10T07:31:00Z">
              <w:r w:rsidRPr="004C2D67">
                <w:rPr>
                  <w:sz w:val="26"/>
                  <w:szCs w:val="26"/>
                  <w:rPrChange w:id="10186" w:author="The Si Tran" w:date="2012-12-14T06:35:00Z">
                    <w:rPr>
                      <w:rFonts w:ascii="Calibri" w:hAnsi="Calibri"/>
                      <w:sz w:val="22"/>
                    </w:rPr>
                  </w:rPrChange>
                </w:rPr>
                <w:t>(5,5,1),Algorithm=Back Propagation, epoches=7,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1018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10188" w:author="The Si Tran" w:date="2012-12-10T07:31:00Z"/>
                <w:b/>
                <w:sz w:val="26"/>
                <w:szCs w:val="26"/>
                <w:rPrChange w:id="10189" w:author="superchickend" w:date="2012-12-16T15:32:00Z">
                  <w:rPr>
                    <w:ins w:id="10190" w:author="The Si Tran" w:date="2012-12-10T07:31:00Z"/>
                    <w:rFonts w:ascii="Calibri" w:eastAsia="Times New Roman" w:hAnsi="Calibri"/>
                    <w:color w:val="000000"/>
                    <w:sz w:val="22"/>
                  </w:rPr>
                </w:rPrChange>
              </w:rPr>
              <w:pPrChange w:id="10191" w:author="superchickend" w:date="2012-12-16T15:32:00Z">
                <w:pPr>
                  <w:spacing w:line="240" w:lineRule="auto"/>
                  <w:jc w:val="right"/>
                </w:pPr>
              </w:pPrChange>
            </w:pPr>
            <w:ins w:id="10192" w:author="The Si Tran" w:date="2012-12-10T07:31:00Z">
              <w:r w:rsidRPr="004C2D67">
                <w:rPr>
                  <w:b/>
                  <w:sz w:val="26"/>
                  <w:szCs w:val="26"/>
                  <w:rPrChange w:id="10193"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1019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10195" w:author="The Si Tran" w:date="2012-12-10T07:31:00Z"/>
                <w:b/>
                <w:sz w:val="26"/>
                <w:szCs w:val="26"/>
                <w:rPrChange w:id="10196" w:author="superchickend" w:date="2012-12-16T15:32:00Z">
                  <w:rPr>
                    <w:ins w:id="10197" w:author="The Si Tran" w:date="2012-12-10T07:31:00Z"/>
                    <w:rFonts w:ascii="Calibri" w:eastAsia="Times New Roman" w:hAnsi="Calibri"/>
                    <w:color w:val="000000"/>
                    <w:sz w:val="22"/>
                  </w:rPr>
                </w:rPrChange>
              </w:rPr>
              <w:pPrChange w:id="10198" w:author="superchickend" w:date="2012-12-16T15:32:00Z">
                <w:pPr>
                  <w:spacing w:line="240" w:lineRule="auto"/>
                  <w:jc w:val="right"/>
                </w:pPr>
              </w:pPrChange>
            </w:pPr>
            <w:ins w:id="10199" w:author="The Si Tran" w:date="2012-12-10T07:31:00Z">
              <w:r w:rsidRPr="004C2D67">
                <w:rPr>
                  <w:b/>
                  <w:sz w:val="26"/>
                  <w:szCs w:val="26"/>
                  <w:rPrChange w:id="10200"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1020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10202" w:author="The Si Tran" w:date="2012-12-10T07:31:00Z"/>
                <w:b/>
                <w:sz w:val="26"/>
                <w:szCs w:val="26"/>
                <w:rPrChange w:id="10203" w:author="superchickend" w:date="2012-12-16T15:32:00Z">
                  <w:rPr>
                    <w:ins w:id="10204" w:author="The Si Tran" w:date="2012-12-10T07:31:00Z"/>
                    <w:rFonts w:ascii="Calibri" w:eastAsia="Times New Roman" w:hAnsi="Calibri"/>
                    <w:color w:val="000000"/>
                    <w:sz w:val="22"/>
                  </w:rPr>
                </w:rPrChange>
              </w:rPr>
              <w:pPrChange w:id="10205" w:author="superchickend" w:date="2012-12-16T15:32:00Z">
                <w:pPr>
                  <w:spacing w:line="240" w:lineRule="auto"/>
                  <w:jc w:val="right"/>
                </w:pPr>
              </w:pPrChange>
            </w:pPr>
            <w:ins w:id="10206" w:author="The Si Tran" w:date="2012-12-10T07:31:00Z">
              <w:r w:rsidRPr="004C2D67">
                <w:rPr>
                  <w:b/>
                  <w:sz w:val="26"/>
                  <w:szCs w:val="26"/>
                  <w:rPrChange w:id="10207" w:author="superchickend" w:date="2012-12-16T15:32:00Z">
                    <w:rPr>
                      <w:rFonts w:ascii="Calibri" w:hAnsi="Calibri"/>
                      <w:sz w:val="22"/>
                    </w:rPr>
                  </w:rPrChange>
                </w:rPr>
                <w:t>5.92</w:t>
              </w:r>
            </w:ins>
          </w:p>
        </w:tc>
      </w:tr>
    </w:tbl>
    <w:p w14:paraId="39C2C681" w14:textId="77777777" w:rsidR="004C2D67" w:rsidRDefault="004C2D67">
      <w:pPr>
        <w:ind w:firstLine="0"/>
        <w:rPr>
          <w:ins w:id="10208" w:author="The Si Tran" w:date="2012-12-14T06:36:00Z"/>
        </w:rPr>
        <w:pPrChange w:id="10209" w:author="The Si Tran" w:date="2012-12-14T06:36:00Z">
          <w:pPr>
            <w:pStyle w:val="Heading1"/>
            <w:jc w:val="left"/>
          </w:pPr>
        </w:pPrChange>
      </w:pPr>
    </w:p>
    <w:p w14:paraId="0380EACA" w14:textId="16E0E91F" w:rsidR="00EF77AD" w:rsidRDefault="00EF77AD">
      <w:pPr>
        <w:pStyle w:val="Heading3"/>
        <w:pPrChange w:id="10210" w:author="The Si Tran" w:date="2012-12-06T21:22:00Z">
          <w:pPr>
            <w:pStyle w:val="Heading1"/>
            <w:jc w:val="left"/>
          </w:pPr>
        </w:pPrChange>
      </w:pPr>
      <w:bookmarkStart w:id="10211" w:name="_Toc343711260"/>
      <w:ins w:id="10212" w:author="The Si Tran" w:date="2012-12-06T21:22:00Z">
        <w:r>
          <w:t>Bộ dữ liệ</w:t>
        </w:r>
        <w:r w:rsidR="00810267">
          <w:t>u có tính xu hướng</w:t>
        </w:r>
      </w:ins>
      <w:bookmarkEnd w:id="10211"/>
    </w:p>
    <w:p w14:paraId="4563E86B" w14:textId="77777777" w:rsidR="009523BA" w:rsidRPr="009523BA" w:rsidRDefault="009523BA" w:rsidP="009523BA"/>
    <w:tbl>
      <w:tblPr>
        <w:tblpPr w:leftFromText="180" w:rightFromText="180" w:vertAnchor="text" w:horzAnchor="margin" w:tblpY="480"/>
        <w:tblW w:w="9505" w:type="dxa"/>
        <w:tblLook w:val="04A0" w:firstRow="1" w:lastRow="0" w:firstColumn="1" w:lastColumn="0" w:noHBand="0" w:noVBand="1"/>
        <w:tblPrChange w:id="10213"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700"/>
        <w:gridCol w:w="805"/>
        <w:gridCol w:w="783"/>
        <w:gridCol w:w="964"/>
        <w:tblGridChange w:id="10214">
          <w:tblGrid>
            <w:gridCol w:w="1072"/>
            <w:gridCol w:w="7014"/>
            <w:gridCol w:w="820"/>
            <w:gridCol w:w="820"/>
            <w:gridCol w:w="828"/>
          </w:tblGrid>
        </w:tblGridChange>
      </w:tblGrid>
      <w:tr w:rsidR="009523BA" w:rsidRPr="003A1CA3" w14:paraId="525D656E" w14:textId="77777777" w:rsidTr="009523BA">
        <w:trPr>
          <w:trHeight w:val="272"/>
          <w:ins w:id="10215" w:author="The Si Tran" w:date="2012-12-10T07:33:00Z"/>
          <w:trPrChange w:id="10216" w:author="superchickend" w:date="2012-12-16T15:32:00Z">
            <w:trPr>
              <w:trHeight w:val="280"/>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217"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10218" w:author="The Si Tran" w:date="2012-12-10T07:33:00Z"/>
                <w:sz w:val="26"/>
                <w:szCs w:val="26"/>
                <w:rPrChange w:id="10219" w:author="The Si Tran" w:date="2012-12-14T06:37:00Z">
                  <w:rPr>
                    <w:ins w:id="10220" w:author="The Si Tran" w:date="2012-12-10T07:33:00Z"/>
                    <w:rFonts w:ascii="Calibri" w:eastAsia="Times New Roman" w:hAnsi="Calibri"/>
                    <w:b/>
                    <w:bCs/>
                    <w:color w:val="000000"/>
                    <w:sz w:val="22"/>
                    <w:szCs w:val="28"/>
                  </w:rPr>
                </w:rPrChange>
              </w:rPr>
              <w:pPrChange w:id="10221"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10222" w:name="_Toc343033798"/>
            <w:ins w:id="10223" w:author="The Si Tran" w:date="2012-12-10T07:33:00Z">
              <w:r w:rsidRPr="009523BA">
                <w:rPr>
                  <w:sz w:val="26"/>
                  <w:szCs w:val="26"/>
                  <w:rPrChange w:id="10224" w:author="The Si Tran" w:date="2012-12-14T06:37:00Z">
                    <w:rPr>
                      <w:rFonts w:ascii="Calibri" w:hAnsi="Calibri"/>
                      <w:sz w:val="22"/>
                    </w:rPr>
                  </w:rPrChange>
                </w:rPr>
                <w:t> </w:t>
              </w:r>
            </w:ins>
          </w:p>
        </w:tc>
        <w:tc>
          <w:tcPr>
            <w:tcW w:w="5700" w:type="dxa"/>
            <w:tcBorders>
              <w:top w:val="single" w:sz="4" w:space="0" w:color="auto"/>
              <w:left w:val="nil"/>
              <w:bottom w:val="single" w:sz="4" w:space="0" w:color="auto"/>
              <w:right w:val="single" w:sz="4" w:space="0" w:color="auto"/>
            </w:tcBorders>
            <w:shd w:val="clear" w:color="auto" w:fill="auto"/>
            <w:noWrap/>
            <w:vAlign w:val="center"/>
            <w:hideMark/>
            <w:tcPrChange w:id="10225"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10226" w:author="The Si Tran" w:date="2012-12-10T07:33:00Z"/>
                <w:b/>
                <w:sz w:val="26"/>
                <w:szCs w:val="26"/>
                <w:rPrChange w:id="10227" w:author="superchickend" w:date="2012-12-16T15:32:00Z">
                  <w:rPr>
                    <w:ins w:id="10228" w:author="The Si Tran" w:date="2012-12-10T07:33:00Z"/>
                    <w:rFonts w:ascii="Calibri" w:eastAsia="Times New Roman" w:hAnsi="Calibri"/>
                    <w:b/>
                    <w:bCs/>
                    <w:color w:val="000000"/>
                    <w:sz w:val="22"/>
                    <w:szCs w:val="28"/>
                  </w:rPr>
                </w:rPrChange>
              </w:rPr>
              <w:pPrChange w:id="10229"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30" w:author="The Si Tran" w:date="2012-12-10T07:33:00Z">
              <w:r w:rsidRPr="009523BA">
                <w:rPr>
                  <w:b/>
                  <w:sz w:val="26"/>
                  <w:szCs w:val="26"/>
                  <w:rPrChange w:id="10231" w:author="superchickend" w:date="2012-12-16T15:32:00Z">
                    <w:rPr>
                      <w:rFonts w:ascii="Calibri" w:hAnsi="Calibri"/>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232"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10233" w:author="The Si Tran" w:date="2012-12-10T07:33:00Z"/>
                <w:b/>
                <w:sz w:val="26"/>
                <w:szCs w:val="26"/>
                <w:rPrChange w:id="10234" w:author="superchickend" w:date="2012-12-16T15:32:00Z">
                  <w:rPr>
                    <w:ins w:id="10235" w:author="The Si Tran" w:date="2012-12-10T07:33:00Z"/>
                    <w:rFonts w:ascii="Calibri" w:eastAsia="Times New Roman" w:hAnsi="Calibri"/>
                    <w:b/>
                    <w:bCs/>
                    <w:color w:val="000000"/>
                    <w:sz w:val="22"/>
                    <w:szCs w:val="28"/>
                  </w:rPr>
                </w:rPrChange>
              </w:rPr>
              <w:pPrChange w:id="10236"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37" w:author="The Si Tran" w:date="2012-12-10T07:33:00Z">
              <w:r w:rsidRPr="009523BA">
                <w:rPr>
                  <w:b/>
                  <w:sz w:val="26"/>
                  <w:szCs w:val="26"/>
                  <w:rPrChange w:id="10238" w:author="superchickend" w:date="2012-12-16T15:32:00Z">
                    <w:rPr>
                      <w:rFonts w:ascii="Calibri" w:hAnsi="Calibri"/>
                      <w:sz w:val="22"/>
                    </w:rPr>
                  </w:rPrChange>
                </w:rPr>
                <w:t>MAE</w:t>
              </w:r>
            </w:ins>
          </w:p>
        </w:tc>
        <w:tc>
          <w:tcPr>
            <w:tcW w:w="783" w:type="dxa"/>
            <w:tcBorders>
              <w:top w:val="single" w:sz="4" w:space="0" w:color="auto"/>
              <w:left w:val="nil"/>
              <w:bottom w:val="single" w:sz="4" w:space="0" w:color="auto"/>
              <w:right w:val="single" w:sz="4" w:space="0" w:color="auto"/>
            </w:tcBorders>
            <w:shd w:val="clear" w:color="auto" w:fill="auto"/>
            <w:noWrap/>
            <w:vAlign w:val="center"/>
            <w:hideMark/>
            <w:tcPrChange w:id="10239"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10240" w:author="The Si Tran" w:date="2012-12-10T07:33:00Z"/>
                <w:b/>
                <w:sz w:val="26"/>
                <w:szCs w:val="26"/>
                <w:rPrChange w:id="10241" w:author="superchickend" w:date="2012-12-16T15:32:00Z">
                  <w:rPr>
                    <w:ins w:id="10242" w:author="The Si Tran" w:date="2012-12-10T07:33:00Z"/>
                    <w:rFonts w:ascii="Calibri" w:eastAsia="Times New Roman" w:hAnsi="Calibri"/>
                    <w:b/>
                    <w:bCs/>
                    <w:color w:val="000000"/>
                    <w:sz w:val="22"/>
                    <w:szCs w:val="28"/>
                  </w:rPr>
                </w:rPrChange>
              </w:rPr>
              <w:pPrChange w:id="10243"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44" w:author="The Si Tran" w:date="2012-12-10T07:33:00Z">
              <w:r w:rsidRPr="009523BA">
                <w:rPr>
                  <w:b/>
                  <w:sz w:val="26"/>
                  <w:szCs w:val="26"/>
                  <w:rPrChange w:id="10245" w:author="superchickend" w:date="2012-12-16T15:32:00Z">
                    <w:rPr>
                      <w:rFonts w:ascii="Calibri" w:hAnsi="Calibri"/>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0246"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10247" w:author="The Si Tran" w:date="2012-12-10T07:33:00Z"/>
                <w:b/>
                <w:sz w:val="26"/>
                <w:szCs w:val="26"/>
                <w:rPrChange w:id="10248" w:author="superchickend" w:date="2012-12-16T15:32:00Z">
                  <w:rPr>
                    <w:ins w:id="10249" w:author="The Si Tran" w:date="2012-12-10T07:33:00Z"/>
                    <w:rFonts w:ascii="Calibri" w:eastAsia="Times New Roman" w:hAnsi="Calibri"/>
                    <w:b/>
                    <w:bCs/>
                    <w:color w:val="000000"/>
                    <w:sz w:val="22"/>
                    <w:szCs w:val="28"/>
                  </w:rPr>
                </w:rPrChange>
              </w:rPr>
              <w:pPrChange w:id="10250"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51" w:author="The Si Tran" w:date="2012-12-10T07:33:00Z">
              <w:r w:rsidRPr="009523BA">
                <w:rPr>
                  <w:b/>
                  <w:sz w:val="26"/>
                  <w:szCs w:val="26"/>
                  <w:rPrChange w:id="10252" w:author="superchickend" w:date="2012-12-16T15:32:00Z">
                    <w:rPr>
                      <w:rFonts w:ascii="Calibri" w:hAnsi="Calibri"/>
                      <w:sz w:val="22"/>
                    </w:rPr>
                  </w:rPrChange>
                </w:rPr>
                <w:t>MAPE</w:t>
              </w:r>
            </w:ins>
          </w:p>
        </w:tc>
      </w:tr>
      <w:tr w:rsidR="009523BA" w:rsidRPr="003A1CA3" w14:paraId="1DB511BF" w14:textId="77777777" w:rsidTr="009523BA">
        <w:trPr>
          <w:trHeight w:val="547"/>
          <w:ins w:id="10253" w:author="The Si Tran" w:date="2012-12-10T07:33:00Z"/>
          <w:trPrChange w:id="10254" w:author="superchickend" w:date="2012-12-16T15:32:00Z">
            <w:trPr>
              <w:trHeight w:val="56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55"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F13455D" w:rsidR="009523BA" w:rsidRPr="009523BA" w:rsidRDefault="009523BA">
            <w:pPr>
              <w:pStyle w:val="BangBody"/>
              <w:spacing w:before="0"/>
              <w:jc w:val="center"/>
              <w:rPr>
                <w:ins w:id="10256" w:author="The Si Tran" w:date="2012-12-10T07:33:00Z"/>
                <w:b/>
                <w:sz w:val="26"/>
                <w:szCs w:val="26"/>
                <w:rPrChange w:id="10257" w:author="superchickend" w:date="2012-12-16T15:32:00Z">
                  <w:rPr>
                    <w:ins w:id="10258" w:author="The Si Tran" w:date="2012-12-10T07:33:00Z"/>
                    <w:rFonts w:ascii="Calibri" w:eastAsia="Times New Roman" w:hAnsi="Calibri"/>
                    <w:b/>
                    <w:bCs/>
                    <w:color w:val="000000"/>
                    <w:sz w:val="22"/>
                    <w:szCs w:val="28"/>
                  </w:rPr>
                </w:rPrChange>
              </w:rPr>
              <w:pPrChange w:id="10259"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260" w:author="The Si Tran" w:date="2012-12-10T07:33:00Z">
              <w:r w:rsidRPr="009523BA">
                <w:rPr>
                  <w:b/>
                  <w:sz w:val="26"/>
                  <w:szCs w:val="26"/>
                  <w:rPrChange w:id="10261" w:author="superchickend" w:date="2012-12-16T15:32:00Z">
                    <w:rPr>
                      <w:rFonts w:ascii="Calibri" w:hAnsi="Calibri"/>
                      <w:sz w:val="22"/>
                    </w:rPr>
                  </w:rPrChange>
                </w:rPr>
                <w:t>ANN</w:t>
              </w:r>
            </w:ins>
          </w:p>
        </w:tc>
        <w:tc>
          <w:tcPr>
            <w:tcW w:w="5700" w:type="dxa"/>
            <w:tcBorders>
              <w:top w:val="nil"/>
              <w:left w:val="nil"/>
              <w:bottom w:val="single" w:sz="4" w:space="0" w:color="auto"/>
              <w:right w:val="single" w:sz="4" w:space="0" w:color="auto"/>
            </w:tcBorders>
            <w:shd w:val="clear" w:color="auto" w:fill="auto"/>
            <w:vAlign w:val="bottom"/>
            <w:hideMark/>
            <w:tcPrChange w:id="10262"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10263" w:author="The Si Tran" w:date="2012-12-10T07:33:00Z"/>
                <w:sz w:val="26"/>
                <w:szCs w:val="26"/>
                <w:rPrChange w:id="10264" w:author="The Si Tran" w:date="2012-12-14T06:37:00Z">
                  <w:rPr>
                    <w:ins w:id="10265" w:author="The Si Tran" w:date="2012-12-10T07:33:00Z"/>
                    <w:rFonts w:ascii="Calibri" w:eastAsia="Times New Roman" w:hAnsi="Calibri"/>
                    <w:b/>
                    <w:bCs/>
                    <w:color w:val="000000"/>
                    <w:sz w:val="22"/>
                    <w:szCs w:val="28"/>
                  </w:rPr>
                </w:rPrChange>
              </w:rPr>
              <w:pPrChange w:id="10266"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267" w:author="The Si Tran" w:date="2012-12-10T07:33:00Z">
              <w:r w:rsidR="009523BA" w:rsidRPr="009523BA">
                <w:rPr>
                  <w:sz w:val="26"/>
                  <w:szCs w:val="26"/>
                  <w:rPrChange w:id="10268" w:author="The Si Tran" w:date="2012-12-14T06:37:00Z">
                    <w:rPr>
                      <w:rFonts w:ascii="Calibri" w:hAnsi="Calibri"/>
                      <w:sz w:val="22"/>
                    </w:rPr>
                  </w:rPrChange>
                </w:rPr>
                <w:t>(6,6,1), Algorithm=RPROP, epoches=144,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26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10270" w:author="The Si Tran" w:date="2012-12-10T07:33:00Z"/>
                <w:sz w:val="26"/>
                <w:szCs w:val="26"/>
                <w:rPrChange w:id="10271" w:author="The Si Tran" w:date="2012-12-14T06:37:00Z">
                  <w:rPr>
                    <w:ins w:id="10272" w:author="The Si Tran" w:date="2012-12-10T07:33:00Z"/>
                    <w:rFonts w:ascii="Calibri" w:eastAsia="Times New Roman" w:hAnsi="Calibri"/>
                    <w:b/>
                    <w:bCs/>
                    <w:color w:val="000000"/>
                    <w:sz w:val="22"/>
                    <w:szCs w:val="28"/>
                  </w:rPr>
                </w:rPrChange>
              </w:rPr>
              <w:pPrChange w:id="1027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74" w:author="The Si Tran" w:date="2012-12-10T07:33:00Z">
              <w:r w:rsidRPr="009523BA">
                <w:rPr>
                  <w:sz w:val="26"/>
                  <w:szCs w:val="26"/>
                  <w:rPrChange w:id="10275" w:author="The Si Tran" w:date="2012-12-14T06:37:00Z">
                    <w:rPr>
                      <w:rFonts w:ascii="Calibri" w:hAnsi="Calibri"/>
                      <w:sz w:val="22"/>
                    </w:rPr>
                  </w:rPrChange>
                </w:rPr>
                <w:t>0.23</w:t>
              </w:r>
            </w:ins>
          </w:p>
        </w:tc>
        <w:tc>
          <w:tcPr>
            <w:tcW w:w="783" w:type="dxa"/>
            <w:tcBorders>
              <w:top w:val="nil"/>
              <w:left w:val="nil"/>
              <w:bottom w:val="single" w:sz="4" w:space="0" w:color="auto"/>
              <w:right w:val="single" w:sz="4" w:space="0" w:color="auto"/>
            </w:tcBorders>
            <w:shd w:val="clear" w:color="auto" w:fill="auto"/>
            <w:noWrap/>
            <w:vAlign w:val="center"/>
            <w:hideMark/>
            <w:tcPrChange w:id="1027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10277" w:author="The Si Tran" w:date="2012-12-10T07:33:00Z"/>
                <w:sz w:val="26"/>
                <w:szCs w:val="26"/>
                <w:rPrChange w:id="10278" w:author="The Si Tran" w:date="2012-12-14T06:37:00Z">
                  <w:rPr>
                    <w:ins w:id="10279" w:author="The Si Tran" w:date="2012-12-10T07:33:00Z"/>
                    <w:rFonts w:ascii="Calibri" w:eastAsia="Times New Roman" w:hAnsi="Calibri"/>
                    <w:b/>
                    <w:bCs/>
                    <w:color w:val="000000"/>
                    <w:sz w:val="22"/>
                    <w:szCs w:val="28"/>
                  </w:rPr>
                </w:rPrChange>
              </w:rPr>
              <w:pPrChange w:id="10280"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81" w:author="The Si Tran" w:date="2012-12-10T07:33:00Z">
              <w:r w:rsidRPr="009523BA">
                <w:rPr>
                  <w:sz w:val="26"/>
                  <w:szCs w:val="26"/>
                  <w:rPrChange w:id="10282" w:author="The Si Tran" w:date="2012-12-14T06:37: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28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10284" w:author="The Si Tran" w:date="2012-12-10T07:33:00Z"/>
                <w:sz w:val="26"/>
                <w:szCs w:val="26"/>
                <w:rPrChange w:id="10285" w:author="The Si Tran" w:date="2012-12-14T06:37:00Z">
                  <w:rPr>
                    <w:ins w:id="10286" w:author="The Si Tran" w:date="2012-12-10T07:33:00Z"/>
                    <w:rFonts w:ascii="Calibri" w:eastAsia="Times New Roman" w:hAnsi="Calibri"/>
                    <w:b/>
                    <w:bCs/>
                    <w:color w:val="000000"/>
                    <w:sz w:val="22"/>
                    <w:szCs w:val="28"/>
                  </w:rPr>
                </w:rPrChange>
              </w:rPr>
              <w:pPrChange w:id="1028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88" w:author="The Si Tran" w:date="2012-12-10T07:33:00Z">
              <w:r w:rsidRPr="009523BA">
                <w:rPr>
                  <w:sz w:val="26"/>
                  <w:szCs w:val="26"/>
                  <w:rPrChange w:id="10289" w:author="The Si Tran" w:date="2012-12-14T06:37:00Z">
                    <w:rPr>
                      <w:rFonts w:ascii="Calibri" w:hAnsi="Calibri"/>
                      <w:sz w:val="22"/>
                    </w:rPr>
                  </w:rPrChange>
                </w:rPr>
                <w:t>1.34</w:t>
              </w:r>
            </w:ins>
          </w:p>
        </w:tc>
      </w:tr>
      <w:tr w:rsidR="009523BA" w:rsidRPr="003A1CA3" w14:paraId="3F351FCA" w14:textId="77777777" w:rsidTr="009523BA">
        <w:trPr>
          <w:trHeight w:val="547"/>
          <w:ins w:id="10290" w:author="The Si Tran" w:date="2012-12-10T07:33:00Z"/>
          <w:trPrChange w:id="10291" w:author="superchickend" w:date="2012-12-16T15:32:00Z">
            <w:trPr>
              <w:trHeight w:val="561"/>
            </w:trPr>
          </w:trPrChange>
        </w:trPr>
        <w:tc>
          <w:tcPr>
            <w:tcW w:w="1253" w:type="dxa"/>
            <w:vMerge/>
            <w:tcBorders>
              <w:top w:val="nil"/>
              <w:left w:val="single" w:sz="4" w:space="0" w:color="auto"/>
              <w:bottom w:val="single" w:sz="4" w:space="0" w:color="000000"/>
              <w:right w:val="single" w:sz="4" w:space="0" w:color="auto"/>
            </w:tcBorders>
            <w:vAlign w:val="center"/>
            <w:hideMark/>
            <w:tcPrChange w:id="10292"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10293" w:author="The Si Tran" w:date="2012-12-10T07:33:00Z"/>
                <w:b/>
                <w:sz w:val="26"/>
                <w:szCs w:val="26"/>
                <w:rPrChange w:id="10294" w:author="superchickend" w:date="2012-12-16T15:32:00Z">
                  <w:rPr>
                    <w:ins w:id="10295" w:author="The Si Tran" w:date="2012-12-10T07:33:00Z"/>
                    <w:rFonts w:ascii="Calibri" w:eastAsia="Times New Roman" w:hAnsi="Calibri"/>
                    <w:color w:val="000000"/>
                    <w:sz w:val="22"/>
                  </w:rPr>
                </w:rPrChange>
              </w:rPr>
              <w:pPrChange w:id="10296" w:author="The Si Tran" w:date="2012-12-16T10:54: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297"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10298" w:author="The Si Tran" w:date="2012-12-10T07:33:00Z"/>
                <w:sz w:val="26"/>
                <w:szCs w:val="26"/>
                <w:rPrChange w:id="10299" w:author="The Si Tran" w:date="2012-12-14T06:37:00Z">
                  <w:rPr>
                    <w:ins w:id="10300" w:author="The Si Tran" w:date="2012-12-10T07:33:00Z"/>
                    <w:rFonts w:ascii="Calibri" w:eastAsia="Times New Roman" w:hAnsi="Calibri"/>
                    <w:b/>
                    <w:bCs/>
                    <w:color w:val="000000"/>
                    <w:sz w:val="22"/>
                    <w:szCs w:val="28"/>
                  </w:rPr>
                </w:rPrChange>
              </w:rPr>
              <w:pPrChange w:id="10301"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302" w:author="The Si Tran" w:date="2012-12-10T07:33:00Z">
              <w:r w:rsidR="009523BA" w:rsidRPr="009523BA">
                <w:rPr>
                  <w:sz w:val="26"/>
                  <w:szCs w:val="26"/>
                  <w:rPrChange w:id="10303" w:author="The Si Tran" w:date="2012-12-14T06:37:00Z">
                    <w:rPr>
                      <w:rFonts w:ascii="Calibri" w:hAnsi="Calibri"/>
                      <w:sz w:val="22"/>
                    </w:rPr>
                  </w:rPrChange>
                </w:rPr>
                <w:t>(7,7,1),Algorithm=Back Propagation, epoches=98,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30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10305" w:author="The Si Tran" w:date="2012-12-10T07:33:00Z"/>
                <w:b/>
                <w:sz w:val="26"/>
                <w:szCs w:val="26"/>
                <w:rPrChange w:id="10306" w:author="superchickend" w:date="2012-12-16T15:33:00Z">
                  <w:rPr>
                    <w:ins w:id="10307" w:author="The Si Tran" w:date="2012-12-10T07:33:00Z"/>
                    <w:rFonts w:ascii="Calibri" w:eastAsia="Times New Roman" w:hAnsi="Calibri"/>
                    <w:b/>
                    <w:bCs/>
                    <w:color w:val="000000"/>
                    <w:sz w:val="22"/>
                    <w:szCs w:val="28"/>
                  </w:rPr>
                </w:rPrChange>
              </w:rPr>
              <w:pPrChange w:id="1030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09" w:author="The Si Tran" w:date="2012-12-10T07:33:00Z">
              <w:r w:rsidRPr="009523BA">
                <w:rPr>
                  <w:b/>
                  <w:sz w:val="26"/>
                  <w:szCs w:val="26"/>
                  <w:rPrChange w:id="10310"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31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10312" w:author="The Si Tran" w:date="2012-12-10T07:33:00Z"/>
                <w:b/>
                <w:sz w:val="26"/>
                <w:szCs w:val="26"/>
                <w:rPrChange w:id="10313" w:author="superchickend" w:date="2012-12-16T15:33:00Z">
                  <w:rPr>
                    <w:ins w:id="10314" w:author="The Si Tran" w:date="2012-12-10T07:33:00Z"/>
                    <w:rFonts w:ascii="Calibri" w:eastAsia="Times New Roman" w:hAnsi="Calibri"/>
                    <w:b/>
                    <w:bCs/>
                    <w:color w:val="000000"/>
                    <w:sz w:val="22"/>
                    <w:szCs w:val="28"/>
                  </w:rPr>
                </w:rPrChange>
              </w:rPr>
              <w:pPrChange w:id="1031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16" w:author="The Si Tran" w:date="2012-12-10T07:33:00Z">
              <w:r w:rsidRPr="009523BA">
                <w:rPr>
                  <w:b/>
                  <w:sz w:val="26"/>
                  <w:szCs w:val="26"/>
                  <w:rPrChange w:id="10317" w:author="superchickend" w:date="2012-12-16T15:33: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31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10319" w:author="The Si Tran" w:date="2012-12-10T07:33:00Z"/>
                <w:b/>
                <w:sz w:val="26"/>
                <w:szCs w:val="26"/>
                <w:rPrChange w:id="10320" w:author="superchickend" w:date="2012-12-16T15:33:00Z">
                  <w:rPr>
                    <w:ins w:id="10321" w:author="The Si Tran" w:date="2012-12-10T07:33:00Z"/>
                    <w:rFonts w:ascii="Calibri" w:eastAsia="Times New Roman" w:hAnsi="Calibri"/>
                    <w:b/>
                    <w:bCs/>
                    <w:color w:val="000000"/>
                    <w:sz w:val="22"/>
                    <w:szCs w:val="28"/>
                  </w:rPr>
                </w:rPrChange>
              </w:rPr>
              <w:pPrChange w:id="1032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23" w:author="The Si Tran" w:date="2012-12-10T07:33:00Z">
              <w:r w:rsidRPr="009523BA">
                <w:rPr>
                  <w:b/>
                  <w:sz w:val="26"/>
                  <w:szCs w:val="26"/>
                  <w:rPrChange w:id="10324" w:author="superchickend" w:date="2012-12-16T15:33:00Z">
                    <w:rPr>
                      <w:rFonts w:ascii="Calibri" w:hAnsi="Calibri"/>
                      <w:sz w:val="22"/>
                    </w:rPr>
                  </w:rPrChange>
                </w:rPr>
                <w:t>1.32</w:t>
              </w:r>
            </w:ins>
          </w:p>
        </w:tc>
      </w:tr>
      <w:tr w:rsidR="009523BA" w:rsidRPr="003A1CA3" w14:paraId="56749B02" w14:textId="77777777" w:rsidTr="009523BA">
        <w:trPr>
          <w:trHeight w:val="272"/>
          <w:ins w:id="10325" w:author="The Si Tran" w:date="2012-12-10T07:33:00Z"/>
          <w:trPrChange w:id="10326" w:author="superchickend" w:date="2012-12-16T15:32:00Z">
            <w:trPr>
              <w:trHeight w:val="280"/>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327"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10328" w:author="The Si Tran" w:date="2012-12-10T07:33:00Z"/>
                <w:b/>
                <w:sz w:val="26"/>
                <w:szCs w:val="26"/>
                <w:rPrChange w:id="10329" w:author="superchickend" w:date="2012-12-16T15:32:00Z">
                  <w:rPr>
                    <w:ins w:id="10330" w:author="The Si Tran" w:date="2012-12-10T07:33:00Z"/>
                    <w:rFonts w:ascii="Calibri" w:eastAsia="Times New Roman" w:hAnsi="Calibri"/>
                    <w:b/>
                    <w:bCs/>
                    <w:color w:val="000000"/>
                    <w:sz w:val="22"/>
                    <w:szCs w:val="28"/>
                  </w:rPr>
                </w:rPrChange>
              </w:rPr>
              <w:pPrChange w:id="10331"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332" w:author="The Si Tran" w:date="2012-12-10T07:33:00Z">
              <w:r w:rsidRPr="009523BA">
                <w:rPr>
                  <w:b/>
                  <w:sz w:val="26"/>
                  <w:szCs w:val="26"/>
                  <w:rPrChange w:id="10333" w:author="superchickend" w:date="2012-12-16T15:32:00Z">
                    <w:rPr>
                      <w:rFonts w:ascii="Calibri" w:hAnsi="Calibri"/>
                      <w:sz w:val="22"/>
                    </w:rPr>
                  </w:rPrChange>
                </w:rPr>
                <w:t>SARIMA</w:t>
              </w:r>
            </w:ins>
          </w:p>
        </w:tc>
        <w:tc>
          <w:tcPr>
            <w:tcW w:w="5700" w:type="dxa"/>
            <w:tcBorders>
              <w:top w:val="nil"/>
              <w:left w:val="nil"/>
              <w:bottom w:val="single" w:sz="4" w:space="0" w:color="auto"/>
              <w:right w:val="single" w:sz="4" w:space="0" w:color="auto"/>
            </w:tcBorders>
            <w:shd w:val="clear" w:color="auto" w:fill="auto"/>
            <w:vAlign w:val="bottom"/>
            <w:hideMark/>
            <w:tcPrChange w:id="10334"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10335" w:author="The Si Tran" w:date="2012-12-10T07:33:00Z"/>
                <w:sz w:val="26"/>
                <w:szCs w:val="26"/>
                <w:rPrChange w:id="10336" w:author="The Si Tran" w:date="2012-12-14T06:37:00Z">
                  <w:rPr>
                    <w:ins w:id="10337" w:author="The Si Tran" w:date="2012-12-10T07:33:00Z"/>
                    <w:rFonts w:ascii="Calibri" w:eastAsia="Times New Roman" w:hAnsi="Calibri"/>
                    <w:b/>
                    <w:bCs/>
                    <w:color w:val="000000"/>
                    <w:sz w:val="22"/>
                    <w:szCs w:val="28"/>
                  </w:rPr>
                </w:rPrChange>
              </w:rPr>
              <w:pPrChange w:id="10338"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339" w:author="The Si Tran" w:date="2012-12-10T07:33:00Z">
              <w:r w:rsidRPr="009523BA">
                <w:rPr>
                  <w:sz w:val="26"/>
                  <w:szCs w:val="26"/>
                  <w:rPrChange w:id="10340" w:author="The Si Tran" w:date="2012-12-14T06:37:00Z">
                    <w:rPr>
                      <w:rFonts w:ascii="Calibri" w:hAnsi="Calibri"/>
                      <w:sz w:val="22"/>
                    </w:rPr>
                  </w:rPrChange>
                </w:rPr>
                <w:t>ARIMA(2, 0, 2)(0, 0, 0)0</w:t>
              </w:r>
            </w:ins>
          </w:p>
        </w:tc>
        <w:tc>
          <w:tcPr>
            <w:tcW w:w="805" w:type="dxa"/>
            <w:tcBorders>
              <w:top w:val="nil"/>
              <w:left w:val="nil"/>
              <w:bottom w:val="single" w:sz="4" w:space="0" w:color="auto"/>
              <w:right w:val="single" w:sz="4" w:space="0" w:color="auto"/>
            </w:tcBorders>
            <w:shd w:val="clear" w:color="auto" w:fill="auto"/>
            <w:noWrap/>
            <w:vAlign w:val="center"/>
            <w:hideMark/>
            <w:tcPrChange w:id="1034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10342" w:author="The Si Tran" w:date="2012-12-10T07:33:00Z"/>
                <w:sz w:val="26"/>
                <w:szCs w:val="26"/>
                <w:rPrChange w:id="10343" w:author="The Si Tran" w:date="2012-12-14T06:37:00Z">
                  <w:rPr>
                    <w:ins w:id="10344" w:author="The Si Tran" w:date="2012-12-10T07:33:00Z"/>
                    <w:rFonts w:ascii="Calibri" w:eastAsia="Times New Roman" w:hAnsi="Calibri"/>
                    <w:b/>
                    <w:bCs/>
                    <w:color w:val="000000"/>
                    <w:sz w:val="22"/>
                    <w:szCs w:val="28"/>
                  </w:rPr>
                </w:rPrChange>
              </w:rPr>
              <w:pPrChange w:id="1034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46" w:author="The Si Tran" w:date="2012-12-10T07:33:00Z">
              <w:r w:rsidRPr="009523BA">
                <w:rPr>
                  <w:sz w:val="26"/>
                  <w:szCs w:val="26"/>
                  <w:rPrChange w:id="10347" w:author="The Si Tran" w:date="2012-12-14T06:37:00Z">
                    <w:rPr>
                      <w:rFonts w:ascii="Calibri" w:hAnsi="Calibri"/>
                      <w:sz w:val="22"/>
                    </w:rPr>
                  </w:rPrChange>
                </w:rPr>
                <w:t>0.24</w:t>
              </w:r>
            </w:ins>
          </w:p>
        </w:tc>
        <w:tc>
          <w:tcPr>
            <w:tcW w:w="783" w:type="dxa"/>
            <w:tcBorders>
              <w:top w:val="nil"/>
              <w:left w:val="nil"/>
              <w:bottom w:val="single" w:sz="4" w:space="0" w:color="auto"/>
              <w:right w:val="single" w:sz="4" w:space="0" w:color="auto"/>
            </w:tcBorders>
            <w:shd w:val="clear" w:color="auto" w:fill="auto"/>
            <w:noWrap/>
            <w:vAlign w:val="center"/>
            <w:hideMark/>
            <w:tcPrChange w:id="1034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10349" w:author="The Si Tran" w:date="2012-12-10T07:33:00Z"/>
                <w:sz w:val="26"/>
                <w:szCs w:val="26"/>
                <w:rPrChange w:id="10350" w:author="The Si Tran" w:date="2012-12-14T06:37:00Z">
                  <w:rPr>
                    <w:ins w:id="10351" w:author="The Si Tran" w:date="2012-12-10T07:33:00Z"/>
                    <w:rFonts w:ascii="Calibri" w:eastAsia="Times New Roman" w:hAnsi="Calibri"/>
                    <w:b/>
                    <w:bCs/>
                    <w:color w:val="000000"/>
                    <w:sz w:val="22"/>
                    <w:szCs w:val="28"/>
                  </w:rPr>
                </w:rPrChange>
              </w:rPr>
              <w:pPrChange w:id="1035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53" w:author="The Si Tran" w:date="2012-12-10T07:33:00Z">
              <w:r w:rsidRPr="009523BA">
                <w:rPr>
                  <w:sz w:val="26"/>
                  <w:szCs w:val="26"/>
                  <w:rPrChange w:id="10354" w:author="The Si Tran" w:date="2012-12-14T06:37:00Z">
                    <w:rPr>
                      <w:rFonts w:ascii="Calibri" w:hAnsi="Calibri"/>
                      <w:sz w:val="22"/>
                    </w:rPr>
                  </w:rPrChange>
                </w:rPr>
                <w:t>0.1</w:t>
              </w:r>
            </w:ins>
          </w:p>
        </w:tc>
        <w:tc>
          <w:tcPr>
            <w:tcW w:w="964" w:type="dxa"/>
            <w:tcBorders>
              <w:top w:val="nil"/>
              <w:left w:val="nil"/>
              <w:bottom w:val="single" w:sz="4" w:space="0" w:color="auto"/>
              <w:right w:val="single" w:sz="4" w:space="0" w:color="auto"/>
            </w:tcBorders>
            <w:shd w:val="clear" w:color="auto" w:fill="auto"/>
            <w:noWrap/>
            <w:vAlign w:val="center"/>
            <w:hideMark/>
            <w:tcPrChange w:id="1035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10356" w:author="The Si Tran" w:date="2012-12-10T07:33:00Z"/>
                <w:sz w:val="26"/>
                <w:szCs w:val="26"/>
                <w:rPrChange w:id="10357" w:author="The Si Tran" w:date="2012-12-14T06:37:00Z">
                  <w:rPr>
                    <w:ins w:id="10358" w:author="The Si Tran" w:date="2012-12-10T07:33:00Z"/>
                    <w:rFonts w:ascii="Calibri" w:eastAsia="Times New Roman" w:hAnsi="Calibri"/>
                    <w:b/>
                    <w:bCs/>
                    <w:color w:val="000000"/>
                    <w:sz w:val="22"/>
                    <w:szCs w:val="28"/>
                  </w:rPr>
                </w:rPrChange>
              </w:rPr>
              <w:pPrChange w:id="1035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60" w:author="The Si Tran" w:date="2012-12-10T07:33:00Z">
              <w:r w:rsidRPr="009523BA">
                <w:rPr>
                  <w:sz w:val="26"/>
                  <w:szCs w:val="26"/>
                  <w:rPrChange w:id="10361" w:author="The Si Tran" w:date="2012-12-14T06:37:00Z">
                    <w:rPr>
                      <w:rFonts w:ascii="Calibri" w:hAnsi="Calibri"/>
                      <w:sz w:val="22"/>
                    </w:rPr>
                  </w:rPrChange>
                </w:rPr>
                <w:t>1.42</w:t>
              </w:r>
            </w:ins>
          </w:p>
        </w:tc>
      </w:tr>
      <w:tr w:rsidR="009523BA" w:rsidRPr="003A1CA3" w14:paraId="425AF097" w14:textId="77777777" w:rsidTr="009523BA">
        <w:trPr>
          <w:trHeight w:val="822"/>
          <w:ins w:id="10362" w:author="The Si Tran" w:date="2012-12-10T07:33:00Z"/>
          <w:trPrChange w:id="10363" w:author="superchickend" w:date="2012-12-16T15:32:00Z">
            <w:trPr>
              <w:trHeight w:val="842"/>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64"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0365" w:author="The Si Tran" w:date="2012-12-10T07:33:00Z"/>
                <w:b/>
                <w:sz w:val="26"/>
                <w:szCs w:val="26"/>
                <w:rPrChange w:id="10366" w:author="superchickend" w:date="2012-12-16T15:32:00Z">
                  <w:rPr>
                    <w:ins w:id="10367" w:author="The Si Tran" w:date="2012-12-10T07:33:00Z"/>
                    <w:rFonts w:ascii="Calibri" w:eastAsia="Times New Roman" w:hAnsi="Calibri"/>
                    <w:b/>
                    <w:bCs/>
                    <w:color w:val="000000"/>
                    <w:sz w:val="22"/>
                    <w:szCs w:val="28"/>
                  </w:rPr>
                </w:rPrChange>
              </w:rPr>
              <w:pPrChange w:id="10368"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369" w:author="The Si Tran" w:date="2012-12-10T07:33:00Z">
              <w:r w:rsidRPr="009523BA">
                <w:rPr>
                  <w:b/>
                  <w:sz w:val="26"/>
                  <w:szCs w:val="26"/>
                  <w:rPrChange w:id="10370" w:author="superchickend" w:date="2012-12-16T15:32:00Z">
                    <w:rPr>
                      <w:rFonts w:ascii="Calibri" w:hAnsi="Calibri"/>
                      <w:sz w:val="22"/>
                    </w:rPr>
                  </w:rPrChange>
                </w:rPr>
                <w:t>Hybrid</w:t>
              </w:r>
            </w:ins>
          </w:p>
        </w:tc>
        <w:tc>
          <w:tcPr>
            <w:tcW w:w="5700" w:type="dxa"/>
            <w:tcBorders>
              <w:top w:val="nil"/>
              <w:left w:val="nil"/>
              <w:bottom w:val="single" w:sz="4" w:space="0" w:color="auto"/>
              <w:right w:val="single" w:sz="4" w:space="0" w:color="auto"/>
            </w:tcBorders>
            <w:shd w:val="clear" w:color="auto" w:fill="auto"/>
            <w:vAlign w:val="bottom"/>
            <w:hideMark/>
            <w:tcPrChange w:id="10371"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0372" w:author="The Si Tran" w:date="2012-12-10T07:33:00Z"/>
                <w:sz w:val="26"/>
                <w:szCs w:val="26"/>
                <w:rPrChange w:id="10373" w:author="The Si Tran" w:date="2012-12-14T06:37:00Z">
                  <w:rPr>
                    <w:ins w:id="10374" w:author="The Si Tran" w:date="2012-12-10T07:33:00Z"/>
                    <w:rFonts w:ascii="Calibri" w:eastAsia="Times New Roman" w:hAnsi="Calibri"/>
                    <w:b/>
                    <w:bCs/>
                    <w:color w:val="000000"/>
                    <w:sz w:val="22"/>
                    <w:szCs w:val="28"/>
                  </w:rPr>
                </w:rPrChange>
              </w:rPr>
              <w:pPrChange w:id="1037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376" w:author="The Si Tran" w:date="2012-12-10T07:33:00Z">
              <w:r w:rsidRPr="009523BA">
                <w:rPr>
                  <w:sz w:val="26"/>
                  <w:szCs w:val="26"/>
                  <w:rPrChange w:id="10377" w:author="The Si Tran" w:date="2012-12-14T06:37:00Z">
                    <w:rPr>
                      <w:rFonts w:ascii="Calibri" w:hAnsi="Calibri"/>
                      <w:sz w:val="22"/>
                    </w:rPr>
                  </w:rPrChange>
                </w:rPr>
                <w:t>ARIMA(2, 0, 2)(0, 0, 0)0</w:t>
              </w:r>
              <w:r w:rsidRPr="009523BA">
                <w:rPr>
                  <w:sz w:val="26"/>
                  <w:szCs w:val="26"/>
                  <w:rPrChange w:id="10378" w:author="The Si Tran" w:date="2012-12-14T06:37:00Z">
                    <w:rPr>
                      <w:rFonts w:ascii="Calibri" w:hAnsi="Calibri"/>
                      <w:sz w:val="22"/>
                    </w:rPr>
                  </w:rPrChange>
                </w:rPr>
                <w:br/>
              </w:r>
            </w:ins>
            <w:r w:rsidR="00976130">
              <w:rPr>
                <w:sz w:val="26"/>
                <w:szCs w:val="26"/>
              </w:rPr>
              <w:t>Nơron</w:t>
            </w:r>
            <w:ins w:id="10379" w:author="The Si Tran" w:date="2012-12-10T07:33:00Z">
              <w:r w:rsidRPr="009523BA">
                <w:rPr>
                  <w:sz w:val="26"/>
                  <w:szCs w:val="26"/>
                  <w:rPrChange w:id="10380" w:author="The Si Tran" w:date="2012-12-14T06:37:00Z">
                    <w:rPr>
                      <w:rFonts w:ascii="Calibri" w:hAnsi="Calibri"/>
                      <w:sz w:val="22"/>
                    </w:rPr>
                  </w:rPrChange>
                </w:rPr>
                <w:t>(6,6,1),Algorithm=RPROP, epoches=130,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38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0382" w:author="The Si Tran" w:date="2012-12-10T07:33:00Z"/>
                <w:b/>
                <w:sz w:val="26"/>
                <w:szCs w:val="26"/>
                <w:rPrChange w:id="10383" w:author="superchickend" w:date="2012-12-16T15:33:00Z">
                  <w:rPr>
                    <w:ins w:id="10384" w:author="The Si Tran" w:date="2012-12-10T07:33:00Z"/>
                    <w:rFonts w:ascii="Calibri" w:eastAsia="Times New Roman" w:hAnsi="Calibri"/>
                    <w:b/>
                    <w:bCs/>
                    <w:color w:val="000000"/>
                    <w:sz w:val="22"/>
                    <w:szCs w:val="28"/>
                  </w:rPr>
                </w:rPrChange>
              </w:rPr>
              <w:pPrChange w:id="1038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86" w:author="The Si Tran" w:date="2012-12-10T07:33:00Z">
              <w:r w:rsidRPr="009523BA">
                <w:rPr>
                  <w:b/>
                  <w:sz w:val="26"/>
                  <w:szCs w:val="26"/>
                  <w:rPrChange w:id="10387"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38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0389" w:author="The Si Tran" w:date="2012-12-10T07:33:00Z"/>
                <w:b/>
                <w:sz w:val="26"/>
                <w:szCs w:val="26"/>
                <w:rPrChange w:id="10390" w:author="superchickend" w:date="2012-12-16T15:33:00Z">
                  <w:rPr>
                    <w:ins w:id="10391" w:author="The Si Tran" w:date="2012-12-10T07:33:00Z"/>
                    <w:rFonts w:ascii="Calibri" w:eastAsia="Times New Roman" w:hAnsi="Calibri"/>
                    <w:b/>
                    <w:bCs/>
                    <w:color w:val="000000"/>
                    <w:sz w:val="22"/>
                    <w:szCs w:val="28"/>
                  </w:rPr>
                </w:rPrChange>
              </w:rPr>
              <w:pPrChange w:id="1039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93" w:author="The Si Tran" w:date="2012-12-10T07:33:00Z">
              <w:r w:rsidRPr="009523BA">
                <w:rPr>
                  <w:b/>
                  <w:sz w:val="26"/>
                  <w:szCs w:val="26"/>
                  <w:rPrChange w:id="10394" w:author="superchickend" w:date="2012-12-16T15:33:00Z">
                    <w:rPr>
                      <w:rFonts w:ascii="Calibri" w:hAnsi="Calibri"/>
                      <w:sz w:val="22"/>
                    </w:rPr>
                  </w:rPrChange>
                </w:rPr>
                <w:t>0.087</w:t>
              </w:r>
            </w:ins>
          </w:p>
        </w:tc>
        <w:tc>
          <w:tcPr>
            <w:tcW w:w="964" w:type="dxa"/>
            <w:tcBorders>
              <w:top w:val="nil"/>
              <w:left w:val="nil"/>
              <w:bottom w:val="single" w:sz="4" w:space="0" w:color="auto"/>
              <w:right w:val="single" w:sz="4" w:space="0" w:color="auto"/>
            </w:tcBorders>
            <w:shd w:val="clear" w:color="auto" w:fill="auto"/>
            <w:noWrap/>
            <w:vAlign w:val="center"/>
            <w:hideMark/>
            <w:tcPrChange w:id="1039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0396" w:author="The Si Tran" w:date="2012-12-10T07:33:00Z"/>
                <w:b/>
                <w:sz w:val="26"/>
                <w:szCs w:val="26"/>
                <w:rPrChange w:id="10397" w:author="superchickend" w:date="2012-12-16T15:33:00Z">
                  <w:rPr>
                    <w:ins w:id="10398" w:author="The Si Tran" w:date="2012-12-10T07:33:00Z"/>
                    <w:rFonts w:ascii="Calibri" w:eastAsia="Times New Roman" w:hAnsi="Calibri"/>
                    <w:b/>
                    <w:bCs/>
                    <w:color w:val="000000"/>
                    <w:sz w:val="22"/>
                    <w:szCs w:val="28"/>
                  </w:rPr>
                </w:rPrChange>
              </w:rPr>
              <w:pPrChange w:id="1039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00" w:author="The Si Tran" w:date="2012-12-10T07:33:00Z">
              <w:r w:rsidRPr="009523BA">
                <w:rPr>
                  <w:b/>
                  <w:sz w:val="26"/>
                  <w:szCs w:val="26"/>
                  <w:rPrChange w:id="10401" w:author="superchickend" w:date="2012-12-16T15:33:00Z">
                    <w:rPr>
                      <w:rFonts w:ascii="Calibri" w:hAnsi="Calibri"/>
                      <w:sz w:val="22"/>
                    </w:rPr>
                  </w:rPrChange>
                </w:rPr>
                <w:t>1.32</w:t>
              </w:r>
            </w:ins>
          </w:p>
        </w:tc>
      </w:tr>
      <w:tr w:rsidR="009523BA" w:rsidRPr="003A1CA3" w14:paraId="036F6E47" w14:textId="77777777" w:rsidTr="009523BA">
        <w:trPr>
          <w:trHeight w:val="822"/>
          <w:ins w:id="10402" w:author="The Si Tran" w:date="2012-12-10T07:33:00Z"/>
          <w:trPrChange w:id="10403" w:author="superchickend" w:date="2012-12-16T15:33:00Z">
            <w:trPr>
              <w:trHeight w:val="842"/>
            </w:trPr>
          </w:trPrChange>
        </w:trPr>
        <w:tc>
          <w:tcPr>
            <w:tcW w:w="1253" w:type="dxa"/>
            <w:vMerge/>
            <w:tcBorders>
              <w:top w:val="nil"/>
              <w:left w:val="single" w:sz="4" w:space="0" w:color="auto"/>
              <w:bottom w:val="single" w:sz="4" w:space="0" w:color="000000"/>
              <w:right w:val="single" w:sz="4" w:space="0" w:color="auto"/>
            </w:tcBorders>
            <w:vAlign w:val="center"/>
            <w:hideMark/>
            <w:tcPrChange w:id="10404"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0405" w:author="The Si Tran" w:date="2012-12-10T07:33:00Z"/>
                <w:sz w:val="26"/>
                <w:szCs w:val="26"/>
                <w:rPrChange w:id="10406" w:author="The Si Tran" w:date="2012-12-14T06:37:00Z">
                  <w:rPr>
                    <w:ins w:id="10407" w:author="The Si Tran" w:date="2012-12-10T07:33:00Z"/>
                    <w:rFonts w:ascii="Calibri" w:eastAsia="Times New Roman" w:hAnsi="Calibri"/>
                    <w:color w:val="000000"/>
                    <w:sz w:val="22"/>
                  </w:rPr>
                </w:rPrChange>
              </w:rPr>
              <w:pPrChange w:id="10408" w:author="The Si Tran" w:date="2012-12-16T08:45: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409"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0410" w:author="The Si Tran" w:date="2012-12-10T07:33:00Z"/>
                <w:sz w:val="26"/>
                <w:szCs w:val="26"/>
                <w:rPrChange w:id="10411" w:author="The Si Tran" w:date="2012-12-14T06:37:00Z">
                  <w:rPr>
                    <w:ins w:id="10412" w:author="The Si Tran" w:date="2012-12-10T07:33:00Z"/>
                    <w:rFonts w:ascii="Calibri" w:eastAsia="Times New Roman" w:hAnsi="Calibri"/>
                    <w:b/>
                    <w:bCs/>
                    <w:color w:val="000000"/>
                    <w:sz w:val="22"/>
                    <w:szCs w:val="28"/>
                  </w:rPr>
                </w:rPrChange>
              </w:rPr>
              <w:pPrChange w:id="10413"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414" w:author="The Si Tran" w:date="2012-12-10T07:33:00Z">
              <w:r w:rsidRPr="009523BA">
                <w:rPr>
                  <w:sz w:val="26"/>
                  <w:szCs w:val="26"/>
                  <w:rPrChange w:id="10415" w:author="The Si Tran" w:date="2012-12-14T06:37:00Z">
                    <w:rPr>
                      <w:rFonts w:ascii="Calibri" w:hAnsi="Calibri"/>
                      <w:sz w:val="22"/>
                    </w:rPr>
                  </w:rPrChange>
                </w:rPr>
                <w:t>ARIMA(2, 0, 2)(0, 0, 0)0</w:t>
              </w:r>
              <w:r w:rsidRPr="009523BA">
                <w:rPr>
                  <w:sz w:val="26"/>
                  <w:szCs w:val="26"/>
                  <w:rPrChange w:id="10416" w:author="The Si Tran" w:date="2012-12-14T06:37:00Z">
                    <w:rPr>
                      <w:rFonts w:ascii="Calibri" w:hAnsi="Calibri"/>
                      <w:sz w:val="22"/>
                    </w:rPr>
                  </w:rPrChange>
                </w:rPr>
                <w:br/>
              </w:r>
            </w:ins>
            <w:r w:rsidR="00976130">
              <w:rPr>
                <w:sz w:val="26"/>
                <w:szCs w:val="26"/>
              </w:rPr>
              <w:t>Nơron</w:t>
            </w:r>
            <w:ins w:id="10417" w:author="The Si Tran" w:date="2012-12-10T07:33:00Z">
              <w:r w:rsidRPr="009523BA">
                <w:rPr>
                  <w:sz w:val="26"/>
                  <w:szCs w:val="26"/>
                  <w:rPrChange w:id="10418" w:author="The Si Tran" w:date="2012-12-14T06:37:00Z">
                    <w:rPr>
                      <w:rFonts w:ascii="Calibri" w:hAnsi="Calibri"/>
                      <w:sz w:val="22"/>
                    </w:rPr>
                  </w:rPrChange>
                </w:rPr>
                <w:t>(6,6,1),Algorithm=Back Propagation, epoches=145,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419"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0420" w:author="The Si Tran" w:date="2012-12-10T07:33:00Z"/>
                <w:sz w:val="26"/>
                <w:szCs w:val="26"/>
                <w:rPrChange w:id="10421" w:author="The Si Tran" w:date="2012-12-14T06:37:00Z">
                  <w:rPr>
                    <w:ins w:id="10422" w:author="The Si Tran" w:date="2012-12-10T07:33:00Z"/>
                    <w:rFonts w:ascii="Calibri" w:eastAsia="Times New Roman" w:hAnsi="Calibri"/>
                    <w:b/>
                    <w:bCs/>
                    <w:color w:val="000000"/>
                    <w:sz w:val="22"/>
                    <w:szCs w:val="28"/>
                  </w:rPr>
                </w:rPrChange>
              </w:rPr>
              <w:pPrChange w:id="10423"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24" w:author="The Si Tran" w:date="2012-12-10T07:33:00Z">
              <w:r w:rsidRPr="009523BA">
                <w:rPr>
                  <w:sz w:val="26"/>
                  <w:szCs w:val="26"/>
                  <w:rPrChange w:id="10425" w:author="The Si Tran" w:date="2012-12-14T06:37:00Z">
                    <w:rPr>
                      <w:rFonts w:ascii="Calibri" w:hAnsi="Calibri"/>
                      <w:sz w:val="22"/>
                    </w:rPr>
                  </w:rPrChange>
                </w:rPr>
                <w:t>0.28</w:t>
              </w:r>
            </w:ins>
          </w:p>
        </w:tc>
        <w:tc>
          <w:tcPr>
            <w:tcW w:w="783" w:type="dxa"/>
            <w:tcBorders>
              <w:top w:val="nil"/>
              <w:left w:val="nil"/>
              <w:bottom w:val="single" w:sz="4" w:space="0" w:color="auto"/>
              <w:right w:val="single" w:sz="4" w:space="0" w:color="auto"/>
            </w:tcBorders>
            <w:shd w:val="clear" w:color="auto" w:fill="auto"/>
            <w:noWrap/>
            <w:vAlign w:val="center"/>
            <w:hideMark/>
            <w:tcPrChange w:id="10426"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0427" w:author="The Si Tran" w:date="2012-12-10T07:33:00Z"/>
                <w:sz w:val="26"/>
                <w:szCs w:val="26"/>
                <w:rPrChange w:id="10428" w:author="The Si Tran" w:date="2012-12-14T06:37:00Z">
                  <w:rPr>
                    <w:ins w:id="10429" w:author="The Si Tran" w:date="2012-12-10T07:33:00Z"/>
                    <w:rFonts w:ascii="Calibri" w:eastAsia="Times New Roman" w:hAnsi="Calibri"/>
                    <w:b/>
                    <w:bCs/>
                    <w:color w:val="000000"/>
                    <w:sz w:val="22"/>
                    <w:szCs w:val="28"/>
                  </w:rPr>
                </w:rPrChange>
              </w:rPr>
              <w:pPrChange w:id="10430"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31" w:author="The Si Tran" w:date="2012-12-10T07:33:00Z">
              <w:r w:rsidRPr="009523BA">
                <w:rPr>
                  <w:sz w:val="26"/>
                  <w:szCs w:val="26"/>
                  <w:rPrChange w:id="10432" w:author="The Si Tran" w:date="2012-12-14T06:37:00Z">
                    <w:rPr>
                      <w:rFonts w:ascii="Calibri" w:hAnsi="Calibri"/>
                      <w:sz w:val="22"/>
                    </w:rPr>
                  </w:rPrChange>
                </w:rPr>
                <w:t>0.13</w:t>
              </w:r>
            </w:ins>
          </w:p>
        </w:tc>
        <w:tc>
          <w:tcPr>
            <w:tcW w:w="964" w:type="dxa"/>
            <w:tcBorders>
              <w:top w:val="nil"/>
              <w:left w:val="nil"/>
              <w:bottom w:val="single" w:sz="4" w:space="0" w:color="auto"/>
              <w:right w:val="single" w:sz="4" w:space="0" w:color="auto"/>
            </w:tcBorders>
            <w:shd w:val="clear" w:color="auto" w:fill="auto"/>
            <w:noWrap/>
            <w:vAlign w:val="center"/>
            <w:hideMark/>
            <w:tcPrChange w:id="10433"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0434" w:author="The Si Tran" w:date="2012-12-10T07:33:00Z"/>
                <w:sz w:val="26"/>
                <w:szCs w:val="26"/>
                <w:rPrChange w:id="10435" w:author="The Si Tran" w:date="2012-12-14T06:37:00Z">
                  <w:rPr>
                    <w:ins w:id="10436" w:author="The Si Tran" w:date="2012-12-10T07:33:00Z"/>
                    <w:rFonts w:ascii="Calibri" w:eastAsia="Times New Roman" w:hAnsi="Calibri"/>
                    <w:b/>
                    <w:bCs/>
                    <w:color w:val="000000"/>
                    <w:sz w:val="22"/>
                    <w:szCs w:val="28"/>
                  </w:rPr>
                </w:rPrChange>
              </w:rPr>
              <w:pPrChange w:id="10437"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38" w:author="The Si Tran" w:date="2012-12-10T07:33:00Z">
              <w:r w:rsidRPr="009523BA">
                <w:rPr>
                  <w:sz w:val="26"/>
                  <w:szCs w:val="26"/>
                  <w:rPrChange w:id="10439" w:author="The Si Tran" w:date="2012-12-14T06:37:00Z">
                    <w:rPr>
                      <w:rFonts w:ascii="Calibri" w:hAnsi="Calibri"/>
                      <w:sz w:val="22"/>
                    </w:rPr>
                  </w:rPrChange>
                </w:rPr>
                <w:t>1.7</w:t>
              </w:r>
            </w:ins>
          </w:p>
        </w:tc>
      </w:tr>
    </w:tbl>
    <w:p w14:paraId="046281FA" w14:textId="0E39E960" w:rsidR="009523BA" w:rsidRPr="009523BA" w:rsidRDefault="009523BA" w:rsidP="009523BA">
      <w:pPr>
        <w:pStyle w:val="Bang"/>
        <w:spacing w:before="0" w:after="0"/>
        <w:rPr>
          <w:ins w:id="10440" w:author="The Si Tran" w:date="2012-12-14T06:36:00Z"/>
        </w:rPr>
      </w:pPr>
      <w:bookmarkStart w:id="10441" w:name="_Toc343711421"/>
      <w:bookmarkEnd w:id="10222"/>
      <w:ins w:id="10442" w:author="The Si Tran" w:date="2012-12-14T06:36:00Z">
        <w:r w:rsidRPr="00EF4E32">
          <w:t>Bảng 6.6:</w:t>
        </w:r>
        <w:r w:rsidRPr="004D696B">
          <w:t xml:space="preserve"> Kết quả thực nghiệm chuỗi dữ liệu</w:t>
        </w:r>
        <w:r>
          <w:t xml:space="preserve"> </w:t>
        </w:r>
        <w:r w:rsidRPr="004D696B">
          <w:t>Chemical</w:t>
        </w:r>
        <w:bookmarkEnd w:id="10441"/>
      </w:ins>
    </w:p>
    <w:p w14:paraId="29F51210" w14:textId="77777777" w:rsidR="004C2D67" w:rsidRDefault="004C2D67">
      <w:pPr>
        <w:rPr>
          <w:ins w:id="10443" w:author="The Si Tran" w:date="2012-12-10T07:33:00Z"/>
        </w:rPr>
        <w:pPrChange w:id="10444" w:author="The Si Tran" w:date="2012-12-10T07:32:00Z">
          <w:pPr>
            <w:pStyle w:val="Heading1"/>
            <w:jc w:val="left"/>
          </w:pPr>
        </w:pPrChange>
      </w:pPr>
    </w:p>
    <w:p w14:paraId="7792E666" w14:textId="064C8B36" w:rsidR="00726875" w:rsidRPr="00EF4E32" w:rsidRDefault="00E30631">
      <w:pPr>
        <w:pStyle w:val="Bang"/>
        <w:rPr>
          <w:ins w:id="10445" w:author="The Si Tran" w:date="2012-12-11T20:13:00Z"/>
        </w:rPr>
        <w:pPrChange w:id="10446" w:author="The Si Tran" w:date="2012-12-16T10:03:00Z">
          <w:pPr>
            <w:pStyle w:val="Heading3"/>
            <w:numPr>
              <w:ilvl w:val="0"/>
              <w:numId w:val="0"/>
            </w:numPr>
            <w:tabs>
              <w:tab w:val="clear" w:pos="1080"/>
            </w:tabs>
            <w:ind w:left="0" w:firstLine="0"/>
            <w:jc w:val="center"/>
          </w:pPr>
        </w:pPrChange>
      </w:pPr>
      <w:bookmarkStart w:id="10447" w:name="_Toc343033799"/>
      <w:bookmarkStart w:id="10448" w:name="_Toc343711422"/>
      <w:ins w:id="10449" w:author="The Si Tran" w:date="2012-12-14T06:38:00Z">
        <w:r w:rsidRPr="00EF4E32">
          <w:lastRenderedPageBreak/>
          <w:t>Bảng 6.7: Kết quả thực nghiệm chuỗi dữ liệu Prices</w:t>
        </w:r>
      </w:ins>
      <w:bookmarkEnd w:id="10447"/>
      <w:bookmarkEnd w:id="10448"/>
    </w:p>
    <w:tbl>
      <w:tblPr>
        <w:tblW w:w="9306" w:type="dxa"/>
        <w:tblLook w:val="04A0" w:firstRow="1" w:lastRow="0" w:firstColumn="1" w:lastColumn="0" w:noHBand="0" w:noVBand="1"/>
        <w:tblPrChange w:id="10450"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566"/>
        <w:gridCol w:w="805"/>
        <w:gridCol w:w="913"/>
        <w:gridCol w:w="964"/>
        <w:tblGridChange w:id="10451">
          <w:tblGrid>
            <w:gridCol w:w="1072"/>
            <w:gridCol w:w="6557"/>
            <w:gridCol w:w="767"/>
            <w:gridCol w:w="830"/>
            <w:gridCol w:w="828"/>
          </w:tblGrid>
        </w:tblGridChange>
      </w:tblGrid>
      <w:tr w:rsidR="00A80B78" w:rsidRPr="007F5C98" w14:paraId="1E2C0D10" w14:textId="77777777" w:rsidTr="009523BA">
        <w:trPr>
          <w:trHeight w:val="288"/>
          <w:ins w:id="10452" w:author="The Si Tran" w:date="2012-12-12T07:51:00Z"/>
          <w:trPrChange w:id="10453" w:author="superchickend" w:date="2012-12-16T15:33:00Z">
            <w:trPr>
              <w:trHeight w:val="287"/>
            </w:trPr>
          </w:trPrChange>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454"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0455" w:author="The Si Tran" w:date="2012-12-12T07:51:00Z"/>
                <w:sz w:val="26"/>
                <w:szCs w:val="26"/>
                <w:rPrChange w:id="10456" w:author="The Si Tran" w:date="2012-12-14T06:37:00Z">
                  <w:rPr>
                    <w:ins w:id="10457" w:author="The Si Tran" w:date="2012-12-12T07:51:00Z"/>
                    <w:rFonts w:eastAsia="Times New Roman"/>
                    <w:color w:val="000000"/>
                    <w:sz w:val="22"/>
                  </w:rPr>
                </w:rPrChange>
              </w:rPr>
              <w:pPrChange w:id="10458" w:author="The Si Tran" w:date="2012-12-16T08:46:00Z">
                <w:pPr>
                  <w:spacing w:before="0" w:line="240" w:lineRule="auto"/>
                  <w:ind w:left="-113"/>
                  <w:jc w:val="left"/>
                </w:pPr>
              </w:pPrChange>
            </w:pPr>
          </w:p>
        </w:tc>
        <w:tc>
          <w:tcPr>
            <w:tcW w:w="5566" w:type="dxa"/>
            <w:tcBorders>
              <w:top w:val="single" w:sz="4" w:space="0" w:color="auto"/>
              <w:left w:val="nil"/>
              <w:bottom w:val="single" w:sz="4" w:space="0" w:color="auto"/>
              <w:right w:val="single" w:sz="4" w:space="0" w:color="auto"/>
            </w:tcBorders>
            <w:shd w:val="clear" w:color="auto" w:fill="auto"/>
            <w:noWrap/>
            <w:vAlign w:val="center"/>
            <w:hideMark/>
            <w:tcPrChange w:id="10459"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0460" w:author="The Si Tran" w:date="2012-12-12T07:51:00Z"/>
                <w:b/>
                <w:sz w:val="26"/>
                <w:szCs w:val="26"/>
                <w:rPrChange w:id="10461" w:author="superchickend" w:date="2012-12-16T15:33:00Z">
                  <w:rPr>
                    <w:ins w:id="10462" w:author="The Si Tran" w:date="2012-12-12T07:51:00Z"/>
                    <w:rFonts w:eastAsia="Times New Roman"/>
                    <w:color w:val="000000"/>
                    <w:sz w:val="22"/>
                  </w:rPr>
                </w:rPrChange>
              </w:rPr>
              <w:pPrChange w:id="10463" w:author="superchickend" w:date="2012-12-16T15:33:00Z">
                <w:pPr>
                  <w:spacing w:before="0" w:line="240" w:lineRule="auto"/>
                  <w:jc w:val="left"/>
                </w:pPr>
              </w:pPrChange>
            </w:pPr>
            <w:ins w:id="10464" w:author="The Si Tran" w:date="2012-12-12T07:51:00Z">
              <w:r w:rsidRPr="009523BA">
                <w:rPr>
                  <w:b/>
                  <w:sz w:val="26"/>
                  <w:szCs w:val="26"/>
                  <w:rPrChange w:id="10465" w:author="superchickend" w:date="2012-12-16T15:33:00Z">
                    <w:rPr>
                      <w:sz w:val="22"/>
                    </w:rPr>
                  </w:rPrChange>
                </w:rPr>
                <w:t>Model</w:t>
              </w:r>
            </w:ins>
          </w:p>
        </w:tc>
        <w:tc>
          <w:tcPr>
            <w:tcW w:w="765" w:type="dxa"/>
            <w:tcBorders>
              <w:top w:val="single" w:sz="4" w:space="0" w:color="auto"/>
              <w:left w:val="nil"/>
              <w:bottom w:val="single" w:sz="4" w:space="0" w:color="auto"/>
              <w:right w:val="single" w:sz="4" w:space="0" w:color="auto"/>
            </w:tcBorders>
            <w:shd w:val="clear" w:color="auto" w:fill="auto"/>
            <w:noWrap/>
            <w:vAlign w:val="center"/>
            <w:hideMark/>
            <w:tcPrChange w:id="10466"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0467" w:author="The Si Tran" w:date="2012-12-12T07:51:00Z"/>
                <w:b/>
                <w:sz w:val="26"/>
                <w:szCs w:val="26"/>
                <w:rPrChange w:id="10468" w:author="superchickend" w:date="2012-12-16T15:33:00Z">
                  <w:rPr>
                    <w:ins w:id="10469" w:author="The Si Tran" w:date="2012-12-12T07:51:00Z"/>
                    <w:rFonts w:eastAsia="Times New Roman"/>
                    <w:color w:val="000000"/>
                    <w:sz w:val="22"/>
                  </w:rPr>
                </w:rPrChange>
              </w:rPr>
              <w:pPrChange w:id="10470" w:author="superchickend" w:date="2012-12-16T15:33:00Z">
                <w:pPr>
                  <w:spacing w:before="0" w:line="240" w:lineRule="auto"/>
                  <w:jc w:val="left"/>
                </w:pPr>
              </w:pPrChange>
            </w:pPr>
            <w:ins w:id="10471" w:author="The Si Tran" w:date="2012-12-12T07:51:00Z">
              <w:r w:rsidRPr="009523BA">
                <w:rPr>
                  <w:b/>
                  <w:sz w:val="26"/>
                  <w:szCs w:val="26"/>
                  <w:rPrChange w:id="10472" w:author="superchickend" w:date="2012-12-16T15:33:00Z">
                    <w:rPr>
                      <w:sz w:val="22"/>
                    </w:rPr>
                  </w:rPrChange>
                </w:rPr>
                <w:t>MAE</w:t>
              </w:r>
            </w:ins>
          </w:p>
        </w:tc>
        <w:tc>
          <w:tcPr>
            <w:tcW w:w="868" w:type="dxa"/>
            <w:tcBorders>
              <w:top w:val="single" w:sz="4" w:space="0" w:color="auto"/>
              <w:left w:val="nil"/>
              <w:bottom w:val="single" w:sz="4" w:space="0" w:color="auto"/>
              <w:right w:val="single" w:sz="4" w:space="0" w:color="auto"/>
            </w:tcBorders>
            <w:shd w:val="clear" w:color="auto" w:fill="auto"/>
            <w:noWrap/>
            <w:vAlign w:val="center"/>
            <w:hideMark/>
            <w:tcPrChange w:id="10473"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0474" w:author="The Si Tran" w:date="2012-12-12T07:51:00Z"/>
                <w:b/>
                <w:sz w:val="26"/>
                <w:szCs w:val="26"/>
                <w:rPrChange w:id="10475" w:author="superchickend" w:date="2012-12-16T15:33:00Z">
                  <w:rPr>
                    <w:ins w:id="10476" w:author="The Si Tran" w:date="2012-12-12T07:51:00Z"/>
                    <w:rFonts w:eastAsia="Times New Roman"/>
                    <w:color w:val="000000"/>
                    <w:sz w:val="22"/>
                  </w:rPr>
                </w:rPrChange>
              </w:rPr>
              <w:pPrChange w:id="10477" w:author="superchickend" w:date="2012-12-16T15:33:00Z">
                <w:pPr>
                  <w:spacing w:before="0" w:line="240" w:lineRule="auto"/>
                  <w:jc w:val="left"/>
                </w:pPr>
              </w:pPrChange>
            </w:pPr>
            <w:ins w:id="10478" w:author="The Si Tran" w:date="2012-12-12T07:51:00Z">
              <w:r w:rsidRPr="009523BA">
                <w:rPr>
                  <w:b/>
                  <w:sz w:val="26"/>
                  <w:szCs w:val="26"/>
                  <w:rPrChange w:id="10479" w:author="superchickend" w:date="2012-12-16T15:33:00Z">
                    <w:rPr>
                      <w:sz w:val="22"/>
                    </w:rPr>
                  </w:rPrChange>
                </w:rPr>
                <w:t>MSE</w:t>
              </w:r>
            </w:ins>
          </w:p>
        </w:tc>
        <w:tc>
          <w:tcPr>
            <w:tcW w:w="916" w:type="dxa"/>
            <w:tcBorders>
              <w:top w:val="single" w:sz="4" w:space="0" w:color="auto"/>
              <w:left w:val="nil"/>
              <w:bottom w:val="single" w:sz="4" w:space="0" w:color="auto"/>
              <w:right w:val="single" w:sz="4" w:space="0" w:color="auto"/>
            </w:tcBorders>
            <w:shd w:val="clear" w:color="auto" w:fill="auto"/>
            <w:noWrap/>
            <w:vAlign w:val="center"/>
            <w:hideMark/>
            <w:tcPrChange w:id="10480"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0481" w:author="The Si Tran" w:date="2012-12-12T07:51:00Z"/>
                <w:b/>
                <w:sz w:val="26"/>
                <w:szCs w:val="26"/>
                <w:rPrChange w:id="10482" w:author="superchickend" w:date="2012-12-16T15:33:00Z">
                  <w:rPr>
                    <w:ins w:id="10483" w:author="The Si Tran" w:date="2012-12-12T07:51:00Z"/>
                    <w:rFonts w:eastAsia="Times New Roman"/>
                    <w:color w:val="000000"/>
                    <w:sz w:val="22"/>
                  </w:rPr>
                </w:rPrChange>
              </w:rPr>
              <w:pPrChange w:id="10484" w:author="superchickend" w:date="2012-12-16T15:33:00Z">
                <w:pPr>
                  <w:spacing w:before="0" w:line="240" w:lineRule="auto"/>
                  <w:jc w:val="left"/>
                </w:pPr>
              </w:pPrChange>
            </w:pPr>
            <w:ins w:id="10485" w:author="The Si Tran" w:date="2012-12-12T07:51:00Z">
              <w:r w:rsidRPr="009523BA">
                <w:rPr>
                  <w:b/>
                  <w:sz w:val="26"/>
                  <w:szCs w:val="26"/>
                  <w:rPrChange w:id="10486" w:author="superchickend" w:date="2012-12-16T15:33:00Z">
                    <w:rPr>
                      <w:sz w:val="22"/>
                    </w:rPr>
                  </w:rPrChange>
                </w:rPr>
                <w:t>MAPE</w:t>
              </w:r>
            </w:ins>
          </w:p>
        </w:tc>
      </w:tr>
      <w:tr w:rsidR="00A80B78" w:rsidRPr="007F5C98" w14:paraId="7021695F" w14:textId="77777777" w:rsidTr="009523BA">
        <w:trPr>
          <w:trHeight w:val="580"/>
          <w:ins w:id="10487" w:author="The Si Tran" w:date="2012-12-12T07:51:00Z"/>
          <w:trPrChange w:id="10488" w:author="superchickend" w:date="2012-12-16T15:33:00Z">
            <w:trPr>
              <w:trHeight w:val="575"/>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89"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0A5BCEA5" w:rsidR="00A80B78" w:rsidRPr="009523BA" w:rsidRDefault="00A80B78">
            <w:pPr>
              <w:pStyle w:val="BangBody"/>
              <w:jc w:val="center"/>
              <w:rPr>
                <w:ins w:id="10490" w:author="The Si Tran" w:date="2012-12-12T07:51:00Z"/>
                <w:b/>
                <w:sz w:val="26"/>
                <w:szCs w:val="26"/>
                <w:rPrChange w:id="10491" w:author="superchickend" w:date="2012-12-16T15:33:00Z">
                  <w:rPr>
                    <w:ins w:id="10492" w:author="The Si Tran" w:date="2012-12-12T07:51:00Z"/>
                    <w:rFonts w:eastAsia="Times New Roman"/>
                    <w:color w:val="000000"/>
                    <w:sz w:val="22"/>
                  </w:rPr>
                </w:rPrChange>
              </w:rPr>
              <w:pPrChange w:id="10493" w:author="superchickend" w:date="2012-12-16T15:33:00Z">
                <w:pPr>
                  <w:spacing w:before="0" w:line="240" w:lineRule="auto"/>
                  <w:jc w:val="center"/>
                </w:pPr>
              </w:pPrChange>
            </w:pPr>
            <w:ins w:id="10494" w:author="The Si Tran" w:date="2012-12-12T07:51:00Z">
              <w:r w:rsidRPr="009523BA">
                <w:rPr>
                  <w:b/>
                  <w:sz w:val="26"/>
                  <w:szCs w:val="26"/>
                  <w:rPrChange w:id="10495" w:author="superchickend" w:date="2012-12-16T15:33:00Z">
                    <w:rPr>
                      <w:sz w:val="22"/>
                    </w:rPr>
                  </w:rPrChange>
                </w:rPr>
                <w:t>ANN</w:t>
              </w:r>
            </w:ins>
          </w:p>
        </w:tc>
        <w:tc>
          <w:tcPr>
            <w:tcW w:w="5566" w:type="dxa"/>
            <w:tcBorders>
              <w:top w:val="nil"/>
              <w:left w:val="nil"/>
              <w:bottom w:val="single" w:sz="4" w:space="0" w:color="auto"/>
              <w:right w:val="single" w:sz="4" w:space="0" w:color="auto"/>
            </w:tcBorders>
            <w:shd w:val="clear" w:color="auto" w:fill="auto"/>
            <w:vAlign w:val="bottom"/>
            <w:hideMark/>
            <w:tcPrChange w:id="10496"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0497" w:author="The Si Tran" w:date="2012-12-12T07:51:00Z"/>
                <w:sz w:val="26"/>
                <w:szCs w:val="26"/>
                <w:rPrChange w:id="10498" w:author="The Si Tran" w:date="2012-12-14T06:37:00Z">
                  <w:rPr>
                    <w:ins w:id="10499" w:author="The Si Tran" w:date="2012-12-12T07:51:00Z"/>
                    <w:rFonts w:eastAsia="Times New Roman"/>
                    <w:color w:val="000000"/>
                    <w:sz w:val="22"/>
                  </w:rPr>
                </w:rPrChange>
              </w:rPr>
              <w:pPrChange w:id="10500" w:author="The Si Tran" w:date="2012-12-16T08:46:00Z">
                <w:pPr>
                  <w:spacing w:before="0" w:line="240" w:lineRule="auto"/>
                  <w:jc w:val="left"/>
                </w:pPr>
              </w:pPrChange>
            </w:pPr>
            <w:r>
              <w:rPr>
                <w:sz w:val="26"/>
                <w:szCs w:val="26"/>
              </w:rPr>
              <w:t>Nơron</w:t>
            </w:r>
            <w:ins w:id="10501" w:author="The Si Tran" w:date="2012-12-12T07:51:00Z">
              <w:r w:rsidR="00A80B78" w:rsidRPr="009523BA">
                <w:rPr>
                  <w:sz w:val="26"/>
                  <w:szCs w:val="26"/>
                  <w:rPrChange w:id="10502" w:author="The Si Tran" w:date="2012-12-14T06:37:00Z">
                    <w:rPr>
                      <w:sz w:val="22"/>
                    </w:rPr>
                  </w:rPrChange>
                </w:rPr>
                <w:t>(6,6,1), Algorithm=RPROP, epoches=91,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503"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0504" w:author="The Si Tran" w:date="2012-12-12T07:51:00Z"/>
                <w:sz w:val="26"/>
                <w:szCs w:val="26"/>
                <w:rPrChange w:id="10505" w:author="The Si Tran" w:date="2012-12-14T06:37:00Z">
                  <w:rPr>
                    <w:ins w:id="10506" w:author="The Si Tran" w:date="2012-12-12T07:51:00Z"/>
                    <w:rFonts w:eastAsia="Times New Roman"/>
                    <w:color w:val="000000"/>
                    <w:sz w:val="22"/>
                  </w:rPr>
                </w:rPrChange>
              </w:rPr>
              <w:pPrChange w:id="10507" w:author="superchickend" w:date="2012-12-16T15:33:00Z">
                <w:pPr>
                  <w:spacing w:before="0" w:line="240" w:lineRule="auto"/>
                  <w:jc w:val="right"/>
                </w:pPr>
              </w:pPrChange>
            </w:pPr>
            <w:ins w:id="10508" w:author="The Si Tran" w:date="2012-12-12T07:51:00Z">
              <w:r w:rsidRPr="009523BA">
                <w:rPr>
                  <w:sz w:val="26"/>
                  <w:szCs w:val="26"/>
                  <w:rPrChange w:id="10509" w:author="The Si Tran" w:date="2012-12-14T06:37:00Z">
                    <w:rPr>
                      <w:sz w:val="22"/>
                    </w:rPr>
                  </w:rPrChange>
                </w:rPr>
                <w:t>9.98</w:t>
              </w:r>
            </w:ins>
          </w:p>
        </w:tc>
        <w:tc>
          <w:tcPr>
            <w:tcW w:w="868" w:type="dxa"/>
            <w:tcBorders>
              <w:top w:val="nil"/>
              <w:left w:val="nil"/>
              <w:bottom w:val="single" w:sz="4" w:space="0" w:color="auto"/>
              <w:right w:val="single" w:sz="4" w:space="0" w:color="auto"/>
            </w:tcBorders>
            <w:shd w:val="clear" w:color="auto" w:fill="auto"/>
            <w:noWrap/>
            <w:vAlign w:val="center"/>
            <w:hideMark/>
            <w:tcPrChange w:id="10510"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0511" w:author="The Si Tran" w:date="2012-12-12T07:51:00Z"/>
                <w:sz w:val="26"/>
                <w:szCs w:val="26"/>
                <w:rPrChange w:id="10512" w:author="The Si Tran" w:date="2012-12-14T06:37:00Z">
                  <w:rPr>
                    <w:ins w:id="10513" w:author="The Si Tran" w:date="2012-12-12T07:51:00Z"/>
                    <w:rFonts w:eastAsia="Times New Roman"/>
                    <w:color w:val="000000"/>
                    <w:sz w:val="22"/>
                  </w:rPr>
                </w:rPrChange>
              </w:rPr>
              <w:pPrChange w:id="10514" w:author="superchickend" w:date="2012-12-16T15:33:00Z">
                <w:pPr>
                  <w:spacing w:before="0" w:line="240" w:lineRule="auto"/>
                  <w:jc w:val="right"/>
                </w:pPr>
              </w:pPrChange>
            </w:pPr>
            <w:ins w:id="10515" w:author="The Si Tran" w:date="2012-12-12T07:51:00Z">
              <w:r w:rsidRPr="009523BA">
                <w:rPr>
                  <w:sz w:val="26"/>
                  <w:szCs w:val="26"/>
                  <w:rPrChange w:id="10516" w:author="The Si Tran" w:date="2012-12-14T06:37:00Z">
                    <w:rPr>
                      <w:sz w:val="22"/>
                    </w:rPr>
                  </w:rPrChange>
                </w:rPr>
                <w:t>174.11</w:t>
              </w:r>
            </w:ins>
          </w:p>
        </w:tc>
        <w:tc>
          <w:tcPr>
            <w:tcW w:w="916" w:type="dxa"/>
            <w:tcBorders>
              <w:top w:val="nil"/>
              <w:left w:val="nil"/>
              <w:bottom w:val="single" w:sz="4" w:space="0" w:color="auto"/>
              <w:right w:val="single" w:sz="4" w:space="0" w:color="auto"/>
            </w:tcBorders>
            <w:shd w:val="clear" w:color="auto" w:fill="auto"/>
            <w:noWrap/>
            <w:vAlign w:val="center"/>
            <w:hideMark/>
            <w:tcPrChange w:id="10517"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0518" w:author="The Si Tran" w:date="2012-12-12T07:51:00Z"/>
                <w:sz w:val="26"/>
                <w:szCs w:val="26"/>
                <w:rPrChange w:id="10519" w:author="The Si Tran" w:date="2012-12-14T06:37:00Z">
                  <w:rPr>
                    <w:ins w:id="10520" w:author="The Si Tran" w:date="2012-12-12T07:51:00Z"/>
                    <w:rFonts w:eastAsia="Times New Roman"/>
                    <w:color w:val="000000"/>
                    <w:sz w:val="22"/>
                  </w:rPr>
                </w:rPrChange>
              </w:rPr>
              <w:pPrChange w:id="10521" w:author="superchickend" w:date="2012-12-16T15:33:00Z">
                <w:pPr>
                  <w:spacing w:before="0" w:line="240" w:lineRule="auto"/>
                  <w:jc w:val="right"/>
                </w:pPr>
              </w:pPrChange>
            </w:pPr>
            <w:ins w:id="10522" w:author="The Si Tran" w:date="2012-12-12T07:51:00Z">
              <w:r w:rsidRPr="009523BA">
                <w:rPr>
                  <w:sz w:val="26"/>
                  <w:szCs w:val="26"/>
                  <w:rPrChange w:id="10523" w:author="The Si Tran" w:date="2012-12-14T06:37:00Z">
                    <w:rPr>
                      <w:sz w:val="22"/>
                    </w:rPr>
                  </w:rPrChange>
                </w:rPr>
                <w:t>2.2</w:t>
              </w:r>
            </w:ins>
          </w:p>
        </w:tc>
      </w:tr>
      <w:tr w:rsidR="00A80B78" w:rsidRPr="007F5C98" w14:paraId="31026145" w14:textId="77777777" w:rsidTr="009523BA">
        <w:trPr>
          <w:trHeight w:val="580"/>
          <w:ins w:id="10524" w:author="The Si Tran" w:date="2012-12-12T07:51:00Z"/>
          <w:trPrChange w:id="10525" w:author="superchickend" w:date="2012-12-16T15:33:00Z">
            <w:trPr>
              <w:trHeight w:val="575"/>
            </w:trPr>
          </w:trPrChange>
        </w:trPr>
        <w:tc>
          <w:tcPr>
            <w:tcW w:w="1191" w:type="dxa"/>
            <w:vMerge/>
            <w:tcBorders>
              <w:top w:val="nil"/>
              <w:left w:val="single" w:sz="4" w:space="0" w:color="auto"/>
              <w:bottom w:val="single" w:sz="4" w:space="0" w:color="000000"/>
              <w:right w:val="single" w:sz="4" w:space="0" w:color="auto"/>
            </w:tcBorders>
            <w:vAlign w:val="center"/>
            <w:hideMark/>
            <w:tcPrChange w:id="10526"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0527" w:author="The Si Tran" w:date="2012-12-12T07:51:00Z"/>
                <w:b/>
                <w:sz w:val="26"/>
                <w:szCs w:val="26"/>
                <w:rPrChange w:id="10528" w:author="superchickend" w:date="2012-12-16T15:33:00Z">
                  <w:rPr>
                    <w:ins w:id="10529" w:author="The Si Tran" w:date="2012-12-12T07:51:00Z"/>
                    <w:rFonts w:eastAsia="Times New Roman"/>
                    <w:color w:val="000000"/>
                    <w:sz w:val="22"/>
                  </w:rPr>
                </w:rPrChange>
              </w:rPr>
              <w:pPrChange w:id="10530" w:author="superchickend" w:date="2012-12-16T15:33: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531"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0532" w:author="The Si Tran" w:date="2012-12-12T07:51:00Z"/>
                <w:sz w:val="26"/>
                <w:szCs w:val="26"/>
                <w:rPrChange w:id="10533" w:author="The Si Tran" w:date="2012-12-14T06:37:00Z">
                  <w:rPr>
                    <w:ins w:id="10534" w:author="The Si Tran" w:date="2012-12-12T07:51:00Z"/>
                    <w:rFonts w:eastAsia="Times New Roman"/>
                    <w:color w:val="000000"/>
                    <w:sz w:val="22"/>
                  </w:rPr>
                </w:rPrChange>
              </w:rPr>
              <w:pPrChange w:id="10535" w:author="The Si Tran" w:date="2012-12-16T08:46:00Z">
                <w:pPr>
                  <w:spacing w:before="0" w:line="240" w:lineRule="auto"/>
                  <w:jc w:val="left"/>
                </w:pPr>
              </w:pPrChange>
            </w:pPr>
            <w:r>
              <w:rPr>
                <w:sz w:val="26"/>
                <w:szCs w:val="26"/>
              </w:rPr>
              <w:t>Nơron</w:t>
            </w:r>
            <w:ins w:id="10536" w:author="The Si Tran" w:date="2012-12-12T07:51:00Z">
              <w:r w:rsidR="00A80B78" w:rsidRPr="009523BA">
                <w:rPr>
                  <w:sz w:val="26"/>
                  <w:szCs w:val="26"/>
                  <w:rPrChange w:id="10537" w:author="The Si Tran" w:date="2012-12-14T06:37:00Z">
                    <w:rPr>
                      <w:sz w:val="22"/>
                    </w:rPr>
                  </w:rPrChange>
                </w:rPr>
                <w:t>(6,6,1),Algorithm=Back Propagation, epoches=1000,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538"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0539" w:author="The Si Tran" w:date="2012-12-12T07:51:00Z"/>
                <w:sz w:val="26"/>
                <w:szCs w:val="26"/>
                <w:rPrChange w:id="10540" w:author="The Si Tran" w:date="2012-12-14T06:37:00Z">
                  <w:rPr>
                    <w:ins w:id="10541" w:author="The Si Tran" w:date="2012-12-12T07:51:00Z"/>
                    <w:rFonts w:eastAsia="Times New Roman"/>
                    <w:color w:val="000000"/>
                    <w:sz w:val="22"/>
                  </w:rPr>
                </w:rPrChange>
              </w:rPr>
              <w:pPrChange w:id="10542" w:author="superchickend" w:date="2012-12-16T15:33:00Z">
                <w:pPr>
                  <w:spacing w:before="0" w:line="240" w:lineRule="auto"/>
                  <w:jc w:val="right"/>
                </w:pPr>
              </w:pPrChange>
            </w:pPr>
            <w:ins w:id="10543" w:author="The Si Tran" w:date="2012-12-12T07:51:00Z">
              <w:r w:rsidRPr="009523BA">
                <w:rPr>
                  <w:sz w:val="26"/>
                  <w:szCs w:val="26"/>
                  <w:rPrChange w:id="10544" w:author="The Si Tran" w:date="2012-12-14T06:37:00Z">
                    <w:rPr>
                      <w:sz w:val="22"/>
                    </w:rPr>
                  </w:rPrChange>
                </w:rPr>
                <w:t>15.53</w:t>
              </w:r>
            </w:ins>
          </w:p>
        </w:tc>
        <w:tc>
          <w:tcPr>
            <w:tcW w:w="868" w:type="dxa"/>
            <w:tcBorders>
              <w:top w:val="nil"/>
              <w:left w:val="nil"/>
              <w:bottom w:val="single" w:sz="4" w:space="0" w:color="auto"/>
              <w:right w:val="single" w:sz="4" w:space="0" w:color="auto"/>
            </w:tcBorders>
            <w:shd w:val="clear" w:color="auto" w:fill="auto"/>
            <w:noWrap/>
            <w:vAlign w:val="center"/>
            <w:hideMark/>
            <w:tcPrChange w:id="10545"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0546" w:author="The Si Tran" w:date="2012-12-12T07:51:00Z"/>
                <w:sz w:val="26"/>
                <w:szCs w:val="26"/>
                <w:rPrChange w:id="10547" w:author="The Si Tran" w:date="2012-12-14T06:37:00Z">
                  <w:rPr>
                    <w:ins w:id="10548" w:author="The Si Tran" w:date="2012-12-12T07:51:00Z"/>
                    <w:rFonts w:eastAsia="Times New Roman"/>
                    <w:color w:val="000000"/>
                    <w:sz w:val="22"/>
                  </w:rPr>
                </w:rPrChange>
              </w:rPr>
              <w:pPrChange w:id="10549" w:author="superchickend" w:date="2012-12-16T15:33:00Z">
                <w:pPr>
                  <w:spacing w:before="0" w:line="240" w:lineRule="auto"/>
                  <w:jc w:val="right"/>
                </w:pPr>
              </w:pPrChange>
            </w:pPr>
            <w:ins w:id="10550" w:author="The Si Tran" w:date="2012-12-12T07:51:00Z">
              <w:r w:rsidRPr="009523BA">
                <w:rPr>
                  <w:sz w:val="26"/>
                  <w:szCs w:val="26"/>
                  <w:rPrChange w:id="10551" w:author="The Si Tran" w:date="2012-12-14T06:37:00Z">
                    <w:rPr>
                      <w:sz w:val="22"/>
                    </w:rPr>
                  </w:rPrChange>
                </w:rPr>
                <w:t>356</w:t>
              </w:r>
            </w:ins>
          </w:p>
        </w:tc>
        <w:tc>
          <w:tcPr>
            <w:tcW w:w="916" w:type="dxa"/>
            <w:tcBorders>
              <w:top w:val="nil"/>
              <w:left w:val="nil"/>
              <w:bottom w:val="single" w:sz="4" w:space="0" w:color="auto"/>
              <w:right w:val="single" w:sz="4" w:space="0" w:color="auto"/>
            </w:tcBorders>
            <w:shd w:val="clear" w:color="auto" w:fill="auto"/>
            <w:noWrap/>
            <w:vAlign w:val="center"/>
            <w:hideMark/>
            <w:tcPrChange w:id="10552"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0553" w:author="The Si Tran" w:date="2012-12-12T07:51:00Z"/>
                <w:sz w:val="26"/>
                <w:szCs w:val="26"/>
                <w:rPrChange w:id="10554" w:author="The Si Tran" w:date="2012-12-14T06:37:00Z">
                  <w:rPr>
                    <w:ins w:id="10555" w:author="The Si Tran" w:date="2012-12-12T07:51:00Z"/>
                    <w:rFonts w:eastAsia="Times New Roman"/>
                    <w:color w:val="000000"/>
                    <w:sz w:val="22"/>
                  </w:rPr>
                </w:rPrChange>
              </w:rPr>
              <w:pPrChange w:id="10556" w:author="superchickend" w:date="2012-12-16T15:33:00Z">
                <w:pPr>
                  <w:spacing w:before="0" w:line="240" w:lineRule="auto"/>
                  <w:jc w:val="right"/>
                </w:pPr>
              </w:pPrChange>
            </w:pPr>
            <w:ins w:id="10557" w:author="The Si Tran" w:date="2012-12-12T07:51:00Z">
              <w:r w:rsidRPr="009523BA">
                <w:rPr>
                  <w:sz w:val="26"/>
                  <w:szCs w:val="26"/>
                  <w:rPrChange w:id="10558" w:author="The Si Tran" w:date="2012-12-14T06:37:00Z">
                    <w:rPr>
                      <w:sz w:val="22"/>
                    </w:rPr>
                  </w:rPrChange>
                </w:rPr>
                <w:t>3.08</w:t>
              </w:r>
            </w:ins>
          </w:p>
        </w:tc>
      </w:tr>
      <w:tr w:rsidR="00A80B78" w:rsidRPr="007F5C98" w14:paraId="7AFBC497" w14:textId="77777777" w:rsidTr="009523BA">
        <w:trPr>
          <w:trHeight w:val="288"/>
          <w:ins w:id="10559" w:author="The Si Tran" w:date="2012-12-12T07:51:00Z"/>
          <w:trPrChange w:id="10560" w:author="superchickend" w:date="2012-12-16T15:33:00Z">
            <w:trPr>
              <w:trHeight w:val="287"/>
            </w:trPr>
          </w:trPrChange>
        </w:trPr>
        <w:tc>
          <w:tcPr>
            <w:tcW w:w="1191" w:type="dxa"/>
            <w:tcBorders>
              <w:top w:val="nil"/>
              <w:left w:val="single" w:sz="4" w:space="0" w:color="auto"/>
              <w:bottom w:val="single" w:sz="4" w:space="0" w:color="auto"/>
              <w:right w:val="single" w:sz="4" w:space="0" w:color="auto"/>
            </w:tcBorders>
            <w:shd w:val="clear" w:color="auto" w:fill="auto"/>
            <w:noWrap/>
            <w:vAlign w:val="center"/>
            <w:hideMark/>
            <w:tcPrChange w:id="10561"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0562" w:author="The Si Tran" w:date="2012-12-12T07:51:00Z"/>
                <w:b/>
                <w:sz w:val="26"/>
                <w:szCs w:val="26"/>
                <w:rPrChange w:id="10563" w:author="superchickend" w:date="2012-12-16T15:33:00Z">
                  <w:rPr>
                    <w:ins w:id="10564" w:author="The Si Tran" w:date="2012-12-12T07:51:00Z"/>
                    <w:rFonts w:eastAsia="Times New Roman"/>
                    <w:color w:val="000000"/>
                    <w:sz w:val="22"/>
                  </w:rPr>
                </w:rPrChange>
              </w:rPr>
              <w:pPrChange w:id="10565" w:author="superchickend" w:date="2012-12-16T15:33:00Z">
                <w:pPr>
                  <w:spacing w:before="0" w:line="240" w:lineRule="auto"/>
                  <w:jc w:val="center"/>
                </w:pPr>
              </w:pPrChange>
            </w:pPr>
            <w:ins w:id="10566" w:author="The Si Tran" w:date="2012-12-12T07:51:00Z">
              <w:r w:rsidRPr="009523BA">
                <w:rPr>
                  <w:b/>
                  <w:sz w:val="26"/>
                  <w:szCs w:val="26"/>
                  <w:rPrChange w:id="10567" w:author="superchickend" w:date="2012-12-16T15:33:00Z">
                    <w:rPr>
                      <w:sz w:val="22"/>
                    </w:rPr>
                  </w:rPrChange>
                </w:rPr>
                <w:t>SARIMA</w:t>
              </w:r>
            </w:ins>
          </w:p>
        </w:tc>
        <w:tc>
          <w:tcPr>
            <w:tcW w:w="5566" w:type="dxa"/>
            <w:tcBorders>
              <w:top w:val="nil"/>
              <w:left w:val="nil"/>
              <w:bottom w:val="single" w:sz="4" w:space="0" w:color="auto"/>
              <w:right w:val="single" w:sz="4" w:space="0" w:color="auto"/>
            </w:tcBorders>
            <w:shd w:val="clear" w:color="auto" w:fill="auto"/>
            <w:vAlign w:val="bottom"/>
            <w:hideMark/>
            <w:tcPrChange w:id="10568"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0569" w:author="The Si Tran" w:date="2012-12-12T07:51:00Z"/>
                <w:sz w:val="26"/>
                <w:szCs w:val="26"/>
                <w:rPrChange w:id="10570" w:author="The Si Tran" w:date="2012-12-14T06:37:00Z">
                  <w:rPr>
                    <w:ins w:id="10571" w:author="The Si Tran" w:date="2012-12-12T07:51:00Z"/>
                    <w:rFonts w:eastAsia="Times New Roman"/>
                    <w:color w:val="000000"/>
                    <w:sz w:val="22"/>
                  </w:rPr>
                </w:rPrChange>
              </w:rPr>
              <w:pPrChange w:id="10572" w:author="The Si Tran" w:date="2012-12-16T08:46:00Z">
                <w:pPr>
                  <w:spacing w:before="0" w:line="240" w:lineRule="auto"/>
                  <w:jc w:val="left"/>
                </w:pPr>
              </w:pPrChange>
            </w:pPr>
            <w:ins w:id="10573" w:author="The Si Tran" w:date="2012-12-12T07:51:00Z">
              <w:r w:rsidRPr="009523BA">
                <w:rPr>
                  <w:sz w:val="26"/>
                  <w:szCs w:val="26"/>
                  <w:rPrChange w:id="10574" w:author="The Si Tran" w:date="2012-12-14T06:37:00Z">
                    <w:rPr>
                      <w:sz w:val="22"/>
                    </w:rPr>
                  </w:rPrChange>
                </w:rPr>
                <w:t>ARIMA(2, 1, 2)(0, 0, 0)0</w:t>
              </w:r>
            </w:ins>
          </w:p>
        </w:tc>
        <w:tc>
          <w:tcPr>
            <w:tcW w:w="765" w:type="dxa"/>
            <w:tcBorders>
              <w:top w:val="nil"/>
              <w:left w:val="nil"/>
              <w:bottom w:val="single" w:sz="4" w:space="0" w:color="auto"/>
              <w:right w:val="single" w:sz="4" w:space="0" w:color="auto"/>
            </w:tcBorders>
            <w:shd w:val="clear" w:color="auto" w:fill="auto"/>
            <w:noWrap/>
            <w:vAlign w:val="center"/>
            <w:hideMark/>
            <w:tcPrChange w:id="1057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0576" w:author="The Si Tran" w:date="2012-12-12T07:51:00Z"/>
                <w:b/>
                <w:sz w:val="26"/>
                <w:szCs w:val="26"/>
                <w:rPrChange w:id="10577" w:author="superchickend" w:date="2012-12-16T15:34:00Z">
                  <w:rPr>
                    <w:ins w:id="10578" w:author="The Si Tran" w:date="2012-12-12T07:51:00Z"/>
                    <w:rFonts w:eastAsia="Times New Roman"/>
                    <w:color w:val="000000"/>
                    <w:sz w:val="22"/>
                  </w:rPr>
                </w:rPrChange>
              </w:rPr>
              <w:pPrChange w:id="10579" w:author="superchickend" w:date="2012-12-16T15:33:00Z">
                <w:pPr>
                  <w:spacing w:before="0" w:line="240" w:lineRule="auto"/>
                  <w:jc w:val="right"/>
                </w:pPr>
              </w:pPrChange>
            </w:pPr>
            <w:ins w:id="10580" w:author="The Si Tran" w:date="2012-12-12T07:51:00Z">
              <w:r w:rsidRPr="009523BA">
                <w:rPr>
                  <w:b/>
                  <w:sz w:val="26"/>
                  <w:szCs w:val="26"/>
                  <w:rPrChange w:id="10581" w:author="superchickend" w:date="2012-12-16T15:34: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58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0583" w:author="The Si Tran" w:date="2012-12-12T07:51:00Z"/>
                <w:b/>
                <w:sz w:val="26"/>
                <w:szCs w:val="26"/>
                <w:rPrChange w:id="10584" w:author="superchickend" w:date="2012-12-16T15:34:00Z">
                  <w:rPr>
                    <w:ins w:id="10585" w:author="The Si Tran" w:date="2012-12-12T07:51:00Z"/>
                    <w:rFonts w:eastAsia="Times New Roman"/>
                    <w:color w:val="000000"/>
                    <w:sz w:val="22"/>
                  </w:rPr>
                </w:rPrChange>
              </w:rPr>
              <w:pPrChange w:id="10586" w:author="superchickend" w:date="2012-12-16T15:33:00Z">
                <w:pPr>
                  <w:spacing w:before="0" w:line="240" w:lineRule="auto"/>
                  <w:jc w:val="right"/>
                </w:pPr>
              </w:pPrChange>
            </w:pPr>
            <w:ins w:id="10587" w:author="The Si Tran" w:date="2012-12-12T07:51:00Z">
              <w:r w:rsidRPr="009523BA">
                <w:rPr>
                  <w:b/>
                  <w:sz w:val="26"/>
                  <w:szCs w:val="26"/>
                  <w:rPrChange w:id="10588" w:author="superchickend" w:date="2012-12-16T15:34:00Z">
                    <w:rPr>
                      <w:sz w:val="22"/>
                    </w:rPr>
                  </w:rPrChange>
                </w:rPr>
                <w:t>51.99</w:t>
              </w:r>
            </w:ins>
          </w:p>
        </w:tc>
        <w:tc>
          <w:tcPr>
            <w:tcW w:w="916" w:type="dxa"/>
            <w:tcBorders>
              <w:top w:val="nil"/>
              <w:left w:val="nil"/>
              <w:bottom w:val="single" w:sz="4" w:space="0" w:color="auto"/>
              <w:right w:val="single" w:sz="4" w:space="0" w:color="auto"/>
            </w:tcBorders>
            <w:shd w:val="clear" w:color="auto" w:fill="auto"/>
            <w:noWrap/>
            <w:vAlign w:val="center"/>
            <w:hideMark/>
            <w:tcPrChange w:id="1058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0590" w:author="The Si Tran" w:date="2012-12-12T07:51:00Z"/>
                <w:b/>
                <w:sz w:val="26"/>
                <w:szCs w:val="26"/>
                <w:rPrChange w:id="10591" w:author="superchickend" w:date="2012-12-16T15:34:00Z">
                  <w:rPr>
                    <w:ins w:id="10592" w:author="The Si Tran" w:date="2012-12-12T07:51:00Z"/>
                    <w:rFonts w:eastAsia="Times New Roman"/>
                    <w:color w:val="000000"/>
                    <w:sz w:val="22"/>
                  </w:rPr>
                </w:rPrChange>
              </w:rPr>
              <w:pPrChange w:id="10593" w:author="superchickend" w:date="2012-12-16T15:33:00Z">
                <w:pPr>
                  <w:spacing w:before="0" w:line="240" w:lineRule="auto"/>
                  <w:jc w:val="right"/>
                </w:pPr>
              </w:pPrChange>
            </w:pPr>
            <w:ins w:id="10594" w:author="The Si Tran" w:date="2012-12-12T07:51:00Z">
              <w:r w:rsidRPr="009523BA">
                <w:rPr>
                  <w:b/>
                  <w:sz w:val="26"/>
                  <w:szCs w:val="26"/>
                  <w:rPrChange w:id="10595" w:author="superchickend" w:date="2012-12-16T15:34:00Z">
                    <w:rPr>
                      <w:sz w:val="22"/>
                    </w:rPr>
                  </w:rPrChange>
                </w:rPr>
                <w:t>1.19</w:t>
              </w:r>
            </w:ins>
          </w:p>
        </w:tc>
      </w:tr>
      <w:tr w:rsidR="00A80B78" w:rsidRPr="007F5C98" w14:paraId="7815F608" w14:textId="77777777" w:rsidTr="009523BA">
        <w:trPr>
          <w:trHeight w:val="872"/>
          <w:ins w:id="10596" w:author="The Si Tran" w:date="2012-12-12T07:51:00Z"/>
          <w:trPrChange w:id="10597" w:author="superchickend" w:date="2012-12-16T15:33:00Z">
            <w:trPr>
              <w:trHeight w:val="863"/>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98"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0599" w:author="The Si Tran" w:date="2012-12-12T07:51:00Z"/>
                <w:b/>
                <w:sz w:val="26"/>
                <w:szCs w:val="26"/>
                <w:rPrChange w:id="10600" w:author="superchickend" w:date="2012-12-16T15:33:00Z">
                  <w:rPr>
                    <w:ins w:id="10601" w:author="The Si Tran" w:date="2012-12-12T07:51:00Z"/>
                    <w:rFonts w:eastAsia="Times New Roman"/>
                    <w:color w:val="000000"/>
                    <w:sz w:val="22"/>
                  </w:rPr>
                </w:rPrChange>
              </w:rPr>
              <w:pPrChange w:id="10602" w:author="superchickend" w:date="2012-12-16T15:33:00Z">
                <w:pPr>
                  <w:spacing w:before="0" w:line="240" w:lineRule="auto"/>
                  <w:jc w:val="center"/>
                </w:pPr>
              </w:pPrChange>
            </w:pPr>
            <w:ins w:id="10603" w:author="The Si Tran" w:date="2012-12-12T07:51:00Z">
              <w:r w:rsidRPr="009523BA">
                <w:rPr>
                  <w:b/>
                  <w:sz w:val="26"/>
                  <w:szCs w:val="26"/>
                  <w:rPrChange w:id="10604" w:author="superchickend" w:date="2012-12-16T15:33:00Z">
                    <w:rPr>
                      <w:sz w:val="22"/>
                    </w:rPr>
                  </w:rPrChange>
                </w:rPr>
                <w:t>Hybrid</w:t>
              </w:r>
            </w:ins>
          </w:p>
        </w:tc>
        <w:tc>
          <w:tcPr>
            <w:tcW w:w="5566" w:type="dxa"/>
            <w:tcBorders>
              <w:top w:val="nil"/>
              <w:left w:val="nil"/>
              <w:bottom w:val="single" w:sz="4" w:space="0" w:color="auto"/>
              <w:right w:val="single" w:sz="4" w:space="0" w:color="auto"/>
            </w:tcBorders>
            <w:shd w:val="clear" w:color="auto" w:fill="auto"/>
            <w:vAlign w:val="bottom"/>
            <w:hideMark/>
            <w:tcPrChange w:id="10605"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0606" w:author="The Si Tran" w:date="2012-12-12T07:51:00Z"/>
                <w:sz w:val="26"/>
                <w:szCs w:val="26"/>
                <w:rPrChange w:id="10607" w:author="The Si Tran" w:date="2012-12-14T06:37:00Z">
                  <w:rPr>
                    <w:ins w:id="10608" w:author="The Si Tran" w:date="2012-12-12T07:51:00Z"/>
                    <w:rFonts w:eastAsia="Times New Roman"/>
                    <w:color w:val="000000"/>
                    <w:sz w:val="22"/>
                  </w:rPr>
                </w:rPrChange>
              </w:rPr>
              <w:pPrChange w:id="10609" w:author="The Si Tran" w:date="2012-12-16T08:46:00Z">
                <w:pPr>
                  <w:spacing w:before="0" w:line="240" w:lineRule="auto"/>
                  <w:jc w:val="left"/>
                </w:pPr>
              </w:pPrChange>
            </w:pPr>
            <w:ins w:id="10610" w:author="The Si Tran" w:date="2012-12-12T07:51:00Z">
              <w:r w:rsidRPr="009523BA">
                <w:rPr>
                  <w:sz w:val="26"/>
                  <w:szCs w:val="26"/>
                  <w:rPrChange w:id="10611" w:author="The Si Tran" w:date="2012-12-14T06:37:00Z">
                    <w:rPr>
                      <w:sz w:val="22"/>
                    </w:rPr>
                  </w:rPrChange>
                </w:rPr>
                <w:t>ARIMA(2, 1, 2)(0, 0, 0)0</w:t>
              </w:r>
              <w:r w:rsidRPr="009523BA">
                <w:rPr>
                  <w:sz w:val="26"/>
                  <w:szCs w:val="26"/>
                  <w:rPrChange w:id="10612" w:author="The Si Tran" w:date="2012-12-14T06:37:00Z">
                    <w:rPr>
                      <w:sz w:val="22"/>
                    </w:rPr>
                  </w:rPrChange>
                </w:rPr>
                <w:br/>
              </w:r>
            </w:ins>
            <w:r w:rsidR="00976130">
              <w:rPr>
                <w:sz w:val="26"/>
                <w:szCs w:val="26"/>
              </w:rPr>
              <w:t>Nơron</w:t>
            </w:r>
            <w:ins w:id="10613" w:author="The Si Tran" w:date="2012-12-12T07:51:00Z">
              <w:r w:rsidRPr="009523BA">
                <w:rPr>
                  <w:sz w:val="26"/>
                  <w:szCs w:val="26"/>
                  <w:rPrChange w:id="10614" w:author="The Si Tran" w:date="2012-12-14T06:37:00Z">
                    <w:rPr>
                      <w:sz w:val="22"/>
                    </w:rPr>
                  </w:rPrChange>
                </w:rPr>
                <w:t>(6,6,1),Algorithm=RPROP, epoches=35,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61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0616" w:author="The Si Tran" w:date="2012-12-12T07:51:00Z"/>
                <w:b/>
                <w:sz w:val="26"/>
                <w:szCs w:val="26"/>
                <w:rPrChange w:id="10617" w:author="superchickend" w:date="2012-12-16T15:33:00Z">
                  <w:rPr>
                    <w:ins w:id="10618" w:author="The Si Tran" w:date="2012-12-12T07:51:00Z"/>
                    <w:rFonts w:eastAsia="Times New Roman"/>
                    <w:color w:val="000000"/>
                    <w:sz w:val="22"/>
                  </w:rPr>
                </w:rPrChange>
              </w:rPr>
              <w:pPrChange w:id="10619" w:author="superchickend" w:date="2012-12-16T15:33:00Z">
                <w:pPr>
                  <w:spacing w:before="0" w:line="240" w:lineRule="auto"/>
                  <w:jc w:val="right"/>
                </w:pPr>
              </w:pPrChange>
            </w:pPr>
            <w:ins w:id="10620" w:author="The Si Tran" w:date="2012-12-12T07:51:00Z">
              <w:r w:rsidRPr="009523BA">
                <w:rPr>
                  <w:b/>
                  <w:sz w:val="26"/>
                  <w:szCs w:val="26"/>
                  <w:rPrChange w:id="10621" w:author="superchickend" w:date="2012-12-16T15:33:00Z">
                    <w:rPr>
                      <w:sz w:val="22"/>
                    </w:rPr>
                  </w:rPrChange>
                </w:rPr>
                <w:t>5.14</w:t>
              </w:r>
            </w:ins>
          </w:p>
        </w:tc>
        <w:tc>
          <w:tcPr>
            <w:tcW w:w="868" w:type="dxa"/>
            <w:tcBorders>
              <w:top w:val="nil"/>
              <w:left w:val="nil"/>
              <w:bottom w:val="single" w:sz="4" w:space="0" w:color="auto"/>
              <w:right w:val="single" w:sz="4" w:space="0" w:color="auto"/>
            </w:tcBorders>
            <w:shd w:val="clear" w:color="auto" w:fill="auto"/>
            <w:noWrap/>
            <w:vAlign w:val="center"/>
            <w:hideMark/>
            <w:tcPrChange w:id="1062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0623" w:author="The Si Tran" w:date="2012-12-12T07:51:00Z"/>
                <w:b/>
                <w:sz w:val="26"/>
                <w:szCs w:val="26"/>
                <w:rPrChange w:id="10624" w:author="superchickend" w:date="2012-12-16T15:33:00Z">
                  <w:rPr>
                    <w:ins w:id="10625" w:author="The Si Tran" w:date="2012-12-12T07:51:00Z"/>
                    <w:rFonts w:eastAsia="Times New Roman"/>
                    <w:color w:val="000000"/>
                    <w:sz w:val="22"/>
                  </w:rPr>
                </w:rPrChange>
              </w:rPr>
              <w:pPrChange w:id="10626" w:author="superchickend" w:date="2012-12-16T15:33:00Z">
                <w:pPr>
                  <w:spacing w:before="0" w:line="240" w:lineRule="auto"/>
                  <w:jc w:val="right"/>
                </w:pPr>
              </w:pPrChange>
            </w:pPr>
            <w:ins w:id="10627" w:author="The Si Tran" w:date="2012-12-12T07:51:00Z">
              <w:r w:rsidRPr="009523BA">
                <w:rPr>
                  <w:b/>
                  <w:sz w:val="26"/>
                  <w:szCs w:val="26"/>
                  <w:rPrChange w:id="10628" w:author="superchickend" w:date="2012-12-16T15:33:00Z">
                    <w:rPr>
                      <w:sz w:val="22"/>
                    </w:rPr>
                  </w:rPrChange>
                </w:rPr>
                <w:t>51.74</w:t>
              </w:r>
            </w:ins>
          </w:p>
        </w:tc>
        <w:tc>
          <w:tcPr>
            <w:tcW w:w="916" w:type="dxa"/>
            <w:tcBorders>
              <w:top w:val="nil"/>
              <w:left w:val="nil"/>
              <w:bottom w:val="single" w:sz="4" w:space="0" w:color="auto"/>
              <w:right w:val="single" w:sz="4" w:space="0" w:color="auto"/>
            </w:tcBorders>
            <w:shd w:val="clear" w:color="auto" w:fill="auto"/>
            <w:noWrap/>
            <w:vAlign w:val="center"/>
            <w:hideMark/>
            <w:tcPrChange w:id="1062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0630" w:author="The Si Tran" w:date="2012-12-12T07:51:00Z"/>
                <w:b/>
                <w:sz w:val="26"/>
                <w:szCs w:val="26"/>
                <w:rPrChange w:id="10631" w:author="superchickend" w:date="2012-12-16T15:33:00Z">
                  <w:rPr>
                    <w:ins w:id="10632" w:author="The Si Tran" w:date="2012-12-12T07:51:00Z"/>
                    <w:rFonts w:eastAsia="Times New Roman"/>
                    <w:color w:val="000000"/>
                    <w:sz w:val="22"/>
                  </w:rPr>
                </w:rPrChange>
              </w:rPr>
              <w:pPrChange w:id="10633" w:author="superchickend" w:date="2012-12-16T15:33:00Z">
                <w:pPr>
                  <w:spacing w:before="0" w:line="240" w:lineRule="auto"/>
                  <w:jc w:val="right"/>
                </w:pPr>
              </w:pPrChange>
            </w:pPr>
            <w:ins w:id="10634" w:author="The Si Tran" w:date="2012-12-12T07:51:00Z">
              <w:r w:rsidRPr="009523BA">
                <w:rPr>
                  <w:b/>
                  <w:sz w:val="26"/>
                  <w:szCs w:val="26"/>
                  <w:rPrChange w:id="10635" w:author="superchickend" w:date="2012-12-16T15:33:00Z">
                    <w:rPr>
                      <w:sz w:val="22"/>
                    </w:rPr>
                  </w:rPrChange>
                </w:rPr>
                <w:t>1.18</w:t>
              </w:r>
            </w:ins>
          </w:p>
        </w:tc>
      </w:tr>
      <w:tr w:rsidR="00A80B78" w:rsidRPr="007F5C98" w14:paraId="69CCC02C" w14:textId="77777777" w:rsidTr="009523BA">
        <w:trPr>
          <w:trHeight w:val="872"/>
          <w:ins w:id="10636" w:author="The Si Tran" w:date="2012-12-12T07:51:00Z"/>
          <w:trPrChange w:id="10637" w:author="superchickend" w:date="2012-12-16T15:33:00Z">
            <w:trPr>
              <w:trHeight w:val="863"/>
            </w:trPr>
          </w:trPrChange>
        </w:trPr>
        <w:tc>
          <w:tcPr>
            <w:tcW w:w="1191" w:type="dxa"/>
            <w:vMerge/>
            <w:tcBorders>
              <w:top w:val="nil"/>
              <w:left w:val="single" w:sz="4" w:space="0" w:color="auto"/>
              <w:bottom w:val="single" w:sz="4" w:space="0" w:color="000000"/>
              <w:right w:val="single" w:sz="4" w:space="0" w:color="auto"/>
            </w:tcBorders>
            <w:vAlign w:val="center"/>
            <w:hideMark/>
            <w:tcPrChange w:id="10638"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0639" w:author="The Si Tran" w:date="2012-12-12T07:51:00Z"/>
                <w:sz w:val="26"/>
                <w:szCs w:val="26"/>
                <w:rPrChange w:id="10640" w:author="The Si Tran" w:date="2012-12-14T06:37:00Z">
                  <w:rPr>
                    <w:ins w:id="10641" w:author="The Si Tran" w:date="2012-12-12T07:51:00Z"/>
                    <w:rFonts w:eastAsia="Times New Roman"/>
                    <w:color w:val="000000"/>
                    <w:sz w:val="22"/>
                  </w:rPr>
                </w:rPrChange>
              </w:rPr>
              <w:pPrChange w:id="10642" w:author="The Si Tran" w:date="2012-12-16T08:46: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643"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0644" w:author="The Si Tran" w:date="2012-12-12T07:51:00Z"/>
                <w:sz w:val="26"/>
                <w:szCs w:val="26"/>
                <w:rPrChange w:id="10645" w:author="The Si Tran" w:date="2012-12-14T06:37:00Z">
                  <w:rPr>
                    <w:ins w:id="10646" w:author="The Si Tran" w:date="2012-12-12T07:51:00Z"/>
                    <w:rFonts w:eastAsia="Times New Roman"/>
                    <w:color w:val="000000"/>
                    <w:sz w:val="22"/>
                  </w:rPr>
                </w:rPrChange>
              </w:rPr>
              <w:pPrChange w:id="10647" w:author="The Si Tran" w:date="2012-12-16T08:46:00Z">
                <w:pPr>
                  <w:spacing w:before="0" w:line="240" w:lineRule="auto"/>
                  <w:jc w:val="left"/>
                </w:pPr>
              </w:pPrChange>
            </w:pPr>
            <w:ins w:id="10648" w:author="The Si Tran" w:date="2012-12-12T07:51:00Z">
              <w:r w:rsidRPr="009523BA">
                <w:rPr>
                  <w:sz w:val="26"/>
                  <w:szCs w:val="26"/>
                  <w:rPrChange w:id="10649" w:author="The Si Tran" w:date="2012-12-14T06:37:00Z">
                    <w:rPr>
                      <w:sz w:val="22"/>
                    </w:rPr>
                  </w:rPrChange>
                </w:rPr>
                <w:t>ARIMA(2, 0, 2)(0, 0, 0)0</w:t>
              </w:r>
              <w:r w:rsidRPr="009523BA">
                <w:rPr>
                  <w:sz w:val="26"/>
                  <w:szCs w:val="26"/>
                  <w:rPrChange w:id="10650" w:author="The Si Tran" w:date="2012-12-14T06:37:00Z">
                    <w:rPr>
                      <w:sz w:val="22"/>
                    </w:rPr>
                  </w:rPrChange>
                </w:rPr>
                <w:br/>
              </w:r>
            </w:ins>
            <w:r w:rsidR="00976130">
              <w:rPr>
                <w:sz w:val="26"/>
                <w:szCs w:val="26"/>
              </w:rPr>
              <w:t>Nơron</w:t>
            </w:r>
            <w:ins w:id="10651" w:author="The Si Tran" w:date="2012-12-12T07:51:00Z">
              <w:r w:rsidRPr="009523BA">
                <w:rPr>
                  <w:sz w:val="26"/>
                  <w:szCs w:val="26"/>
                  <w:rPrChange w:id="10652" w:author="The Si Tran" w:date="2012-12-14T06:37:00Z">
                    <w:rPr>
                      <w:sz w:val="22"/>
                    </w:rPr>
                  </w:rPrChange>
                </w:rPr>
                <w:t>(6,6,1),Algorithm=Back Propagation, epoches=136,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653"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0654" w:author="The Si Tran" w:date="2012-12-12T07:51:00Z"/>
                <w:sz w:val="26"/>
                <w:szCs w:val="26"/>
                <w:rPrChange w:id="10655" w:author="The Si Tran" w:date="2012-12-14T06:37:00Z">
                  <w:rPr>
                    <w:ins w:id="10656" w:author="The Si Tran" w:date="2012-12-12T07:51:00Z"/>
                    <w:rFonts w:eastAsia="Times New Roman"/>
                    <w:color w:val="000000"/>
                    <w:sz w:val="22"/>
                  </w:rPr>
                </w:rPrChange>
              </w:rPr>
              <w:pPrChange w:id="10657" w:author="superchickend" w:date="2012-12-16T15:33:00Z">
                <w:pPr>
                  <w:spacing w:before="0" w:line="240" w:lineRule="auto"/>
                  <w:jc w:val="right"/>
                </w:pPr>
              </w:pPrChange>
            </w:pPr>
            <w:ins w:id="10658" w:author="The Si Tran" w:date="2012-12-12T07:51:00Z">
              <w:r w:rsidRPr="009523BA">
                <w:rPr>
                  <w:sz w:val="26"/>
                  <w:szCs w:val="26"/>
                  <w:rPrChange w:id="10659" w:author="The Si Tran" w:date="2012-12-14T06:37: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660"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0661" w:author="The Si Tran" w:date="2012-12-12T07:51:00Z"/>
                <w:sz w:val="26"/>
                <w:szCs w:val="26"/>
                <w:rPrChange w:id="10662" w:author="The Si Tran" w:date="2012-12-14T06:37:00Z">
                  <w:rPr>
                    <w:ins w:id="10663" w:author="The Si Tran" w:date="2012-12-12T07:51:00Z"/>
                    <w:rFonts w:eastAsia="Times New Roman"/>
                    <w:color w:val="000000"/>
                    <w:sz w:val="22"/>
                  </w:rPr>
                </w:rPrChange>
              </w:rPr>
              <w:pPrChange w:id="10664" w:author="superchickend" w:date="2012-12-16T15:33:00Z">
                <w:pPr>
                  <w:spacing w:before="0" w:line="240" w:lineRule="auto"/>
                  <w:jc w:val="right"/>
                </w:pPr>
              </w:pPrChange>
            </w:pPr>
            <w:ins w:id="10665" w:author="The Si Tran" w:date="2012-12-12T07:51:00Z">
              <w:r w:rsidRPr="009523BA">
                <w:rPr>
                  <w:sz w:val="26"/>
                  <w:szCs w:val="26"/>
                  <w:rPrChange w:id="10666" w:author="The Si Tran" w:date="2012-12-14T06:37:00Z">
                    <w:rPr>
                      <w:sz w:val="22"/>
                    </w:rPr>
                  </w:rPrChange>
                </w:rPr>
                <w:t>54.85</w:t>
              </w:r>
            </w:ins>
          </w:p>
        </w:tc>
        <w:tc>
          <w:tcPr>
            <w:tcW w:w="916" w:type="dxa"/>
            <w:tcBorders>
              <w:top w:val="nil"/>
              <w:left w:val="nil"/>
              <w:bottom w:val="single" w:sz="4" w:space="0" w:color="auto"/>
              <w:right w:val="single" w:sz="4" w:space="0" w:color="auto"/>
            </w:tcBorders>
            <w:shd w:val="clear" w:color="auto" w:fill="auto"/>
            <w:noWrap/>
            <w:vAlign w:val="center"/>
            <w:hideMark/>
            <w:tcPrChange w:id="10667"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0668" w:author="The Si Tran" w:date="2012-12-12T07:51:00Z"/>
                <w:sz w:val="26"/>
                <w:szCs w:val="26"/>
                <w:rPrChange w:id="10669" w:author="The Si Tran" w:date="2012-12-14T06:37:00Z">
                  <w:rPr>
                    <w:ins w:id="10670" w:author="The Si Tran" w:date="2012-12-12T07:51:00Z"/>
                    <w:rFonts w:eastAsia="Times New Roman"/>
                    <w:color w:val="000000"/>
                    <w:sz w:val="22"/>
                  </w:rPr>
                </w:rPrChange>
              </w:rPr>
              <w:pPrChange w:id="10671" w:author="superchickend" w:date="2012-12-16T15:33:00Z">
                <w:pPr>
                  <w:spacing w:before="0" w:line="240" w:lineRule="auto"/>
                  <w:jc w:val="right"/>
                </w:pPr>
              </w:pPrChange>
            </w:pPr>
            <w:ins w:id="10672" w:author="The Si Tran" w:date="2012-12-12T07:51:00Z">
              <w:r w:rsidRPr="009523BA">
                <w:rPr>
                  <w:sz w:val="26"/>
                  <w:szCs w:val="26"/>
                  <w:rPrChange w:id="10673" w:author="The Si Tran" w:date="2012-12-14T06:37:00Z">
                    <w:rPr>
                      <w:sz w:val="22"/>
                    </w:rPr>
                  </w:rPrChange>
                </w:rPr>
                <w:t>1.19</w:t>
              </w:r>
            </w:ins>
          </w:p>
        </w:tc>
      </w:tr>
    </w:tbl>
    <w:p w14:paraId="005D8211" w14:textId="77777777" w:rsidR="00E30631" w:rsidRDefault="00E30631">
      <w:pPr>
        <w:rPr>
          <w:ins w:id="10674" w:author="The Si Tran" w:date="2012-12-10T07:34:00Z"/>
        </w:rPr>
        <w:pPrChange w:id="10675" w:author="The Si Tran" w:date="2012-12-10T07:32:00Z">
          <w:pPr>
            <w:pStyle w:val="Heading1"/>
            <w:jc w:val="left"/>
          </w:pPr>
        </w:pPrChange>
      </w:pPr>
    </w:p>
    <w:p w14:paraId="2B02292F" w14:textId="2A816A26" w:rsidR="00810267" w:rsidRDefault="00810267">
      <w:pPr>
        <w:pStyle w:val="Heading3"/>
        <w:rPr>
          <w:ins w:id="10676" w:author="The Si Tran" w:date="2012-12-14T06:39:00Z"/>
        </w:rPr>
        <w:pPrChange w:id="10677" w:author="The Si Tran" w:date="2012-12-10T07:24:00Z">
          <w:pPr>
            <w:pStyle w:val="Heading1"/>
            <w:jc w:val="left"/>
          </w:pPr>
        </w:pPrChange>
      </w:pPr>
      <w:bookmarkStart w:id="10678" w:name="_Toc343711261"/>
      <w:ins w:id="10679" w:author="The Si Tran" w:date="2012-12-10T07:24:00Z">
        <w:r>
          <w:t>Bộ dữ liệu</w:t>
        </w:r>
        <w:r w:rsidR="00DC7B41">
          <w:t xml:space="preserve"> có tính phi tuyến</w:t>
        </w:r>
      </w:ins>
      <w:bookmarkEnd w:id="10678"/>
    </w:p>
    <w:p w14:paraId="016E457A" w14:textId="41C29140" w:rsidR="00B228F5" w:rsidRPr="00EF4E32" w:rsidRDefault="00B228F5">
      <w:pPr>
        <w:pStyle w:val="Bang"/>
        <w:rPr>
          <w:ins w:id="10680" w:author="The Si Tran" w:date="2012-12-12T07:52:00Z"/>
        </w:rPr>
        <w:pPrChange w:id="10681" w:author="The Si Tran" w:date="2012-12-16T10:03:00Z">
          <w:pPr>
            <w:pStyle w:val="Heading1"/>
            <w:jc w:val="left"/>
          </w:pPr>
        </w:pPrChange>
      </w:pPr>
      <w:bookmarkStart w:id="10682" w:name="_Toc343033800"/>
      <w:bookmarkStart w:id="10683" w:name="_Toc343711423"/>
      <w:ins w:id="10684" w:author="The Si Tran" w:date="2012-12-14T06:39:00Z">
        <w:r w:rsidRPr="00EF4E32">
          <w:t>Bảng 6.8: Kết quả thực nghiệm chuỗi dữ liệu Sunspots</w:t>
        </w:r>
      </w:ins>
      <w:bookmarkEnd w:id="10682"/>
      <w:bookmarkEnd w:id="10683"/>
    </w:p>
    <w:tbl>
      <w:tblPr>
        <w:tblW w:w="9293" w:type="dxa"/>
        <w:tblLook w:val="04A0" w:firstRow="1" w:lastRow="0" w:firstColumn="1" w:lastColumn="0" w:noHBand="0" w:noVBand="1"/>
        <w:tblPrChange w:id="10685"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565"/>
        <w:gridCol w:w="805"/>
        <w:gridCol w:w="913"/>
        <w:gridCol w:w="964"/>
        <w:tblGridChange w:id="10686">
          <w:tblGrid>
            <w:gridCol w:w="1072"/>
            <w:gridCol w:w="6551"/>
            <w:gridCol w:w="764"/>
            <w:gridCol w:w="825"/>
            <w:gridCol w:w="828"/>
          </w:tblGrid>
        </w:tblGridChange>
      </w:tblGrid>
      <w:tr w:rsidR="00A80B78" w:rsidRPr="00AF5054" w14:paraId="32B6DDA6" w14:textId="77777777" w:rsidTr="009523BA">
        <w:trPr>
          <w:trHeight w:val="305"/>
          <w:ins w:id="10687" w:author="The Si Tran" w:date="2012-12-12T07:52:00Z"/>
          <w:trPrChange w:id="10688"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689"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0690" w:author="The Si Tran" w:date="2012-12-12T07:52:00Z"/>
                <w:sz w:val="26"/>
                <w:szCs w:val="26"/>
                <w:rPrChange w:id="10691" w:author="The Si Tran" w:date="2012-12-14T06:38:00Z">
                  <w:rPr>
                    <w:ins w:id="10692" w:author="The Si Tran" w:date="2012-12-12T07:52:00Z"/>
                    <w:rFonts w:eastAsia="Times New Roman"/>
                    <w:b/>
                    <w:bCs/>
                    <w:color w:val="000000"/>
                    <w:sz w:val="22"/>
                    <w:szCs w:val="28"/>
                  </w:rPr>
                </w:rPrChange>
              </w:rPr>
              <w:pPrChange w:id="10693"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694" w:author="The Si Tran" w:date="2012-12-12T07:52:00Z">
              <w:r w:rsidRPr="009523BA">
                <w:rPr>
                  <w:sz w:val="26"/>
                  <w:szCs w:val="26"/>
                  <w:rPrChange w:id="10695" w:author="The Si Tran" w:date="2012-12-14T06:38:00Z">
                    <w:rPr>
                      <w:sz w:val="22"/>
                    </w:rPr>
                  </w:rPrChange>
                </w:rPr>
                <w:t> </w:t>
              </w:r>
            </w:ins>
          </w:p>
        </w:tc>
        <w:tc>
          <w:tcPr>
            <w:tcW w:w="5565" w:type="dxa"/>
            <w:tcBorders>
              <w:top w:val="single" w:sz="4" w:space="0" w:color="auto"/>
              <w:left w:val="nil"/>
              <w:bottom w:val="single" w:sz="4" w:space="0" w:color="auto"/>
              <w:right w:val="single" w:sz="4" w:space="0" w:color="auto"/>
            </w:tcBorders>
            <w:shd w:val="clear" w:color="auto" w:fill="auto"/>
            <w:noWrap/>
            <w:vAlign w:val="center"/>
            <w:hideMark/>
            <w:tcPrChange w:id="10696"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0697" w:author="The Si Tran" w:date="2012-12-12T07:52:00Z"/>
                <w:b/>
                <w:sz w:val="26"/>
                <w:szCs w:val="26"/>
                <w:rPrChange w:id="10698" w:author="superchickend" w:date="2012-12-16T15:34:00Z">
                  <w:rPr>
                    <w:ins w:id="10699" w:author="The Si Tran" w:date="2012-12-12T07:52:00Z"/>
                    <w:rFonts w:eastAsia="Times New Roman"/>
                    <w:color w:val="000000"/>
                    <w:sz w:val="22"/>
                  </w:rPr>
                </w:rPrChange>
              </w:rPr>
              <w:pPrChange w:id="10700" w:author="superchickend" w:date="2012-12-16T15:34:00Z">
                <w:pPr>
                  <w:spacing w:before="0" w:line="240" w:lineRule="auto"/>
                  <w:jc w:val="left"/>
                </w:pPr>
              </w:pPrChange>
            </w:pPr>
            <w:ins w:id="10701" w:author="The Si Tran" w:date="2012-12-12T07:52:00Z">
              <w:r w:rsidRPr="009523BA">
                <w:rPr>
                  <w:b/>
                  <w:sz w:val="26"/>
                  <w:szCs w:val="26"/>
                  <w:rPrChange w:id="10702"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0703"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0704" w:author="The Si Tran" w:date="2012-12-12T07:52:00Z"/>
                <w:b/>
                <w:sz w:val="26"/>
                <w:szCs w:val="26"/>
                <w:rPrChange w:id="10705" w:author="superchickend" w:date="2012-12-16T15:34:00Z">
                  <w:rPr>
                    <w:ins w:id="10706" w:author="The Si Tran" w:date="2012-12-12T07:52:00Z"/>
                    <w:rFonts w:eastAsia="Times New Roman"/>
                    <w:color w:val="000000"/>
                    <w:sz w:val="22"/>
                  </w:rPr>
                </w:rPrChange>
              </w:rPr>
              <w:pPrChange w:id="10707" w:author="superchickend" w:date="2012-12-16T15:34:00Z">
                <w:pPr>
                  <w:spacing w:before="0" w:line="240" w:lineRule="auto"/>
                  <w:jc w:val="left"/>
                </w:pPr>
              </w:pPrChange>
            </w:pPr>
            <w:ins w:id="10708" w:author="The Si Tran" w:date="2012-12-12T07:52:00Z">
              <w:r w:rsidRPr="009523BA">
                <w:rPr>
                  <w:b/>
                  <w:sz w:val="26"/>
                  <w:szCs w:val="26"/>
                  <w:rPrChange w:id="10709"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0710"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0711" w:author="The Si Tran" w:date="2012-12-12T07:52:00Z"/>
                <w:b/>
                <w:sz w:val="26"/>
                <w:szCs w:val="26"/>
                <w:rPrChange w:id="10712" w:author="superchickend" w:date="2012-12-16T15:34:00Z">
                  <w:rPr>
                    <w:ins w:id="10713" w:author="The Si Tran" w:date="2012-12-12T07:52:00Z"/>
                    <w:rFonts w:eastAsia="Times New Roman"/>
                    <w:color w:val="000000"/>
                    <w:sz w:val="22"/>
                  </w:rPr>
                </w:rPrChange>
              </w:rPr>
              <w:pPrChange w:id="10714" w:author="superchickend" w:date="2012-12-16T15:34:00Z">
                <w:pPr>
                  <w:spacing w:before="0" w:line="240" w:lineRule="auto"/>
                  <w:jc w:val="left"/>
                </w:pPr>
              </w:pPrChange>
            </w:pPr>
            <w:ins w:id="10715" w:author="The Si Tran" w:date="2012-12-12T07:52:00Z">
              <w:r w:rsidRPr="009523BA">
                <w:rPr>
                  <w:b/>
                  <w:sz w:val="26"/>
                  <w:szCs w:val="26"/>
                  <w:rPrChange w:id="10716"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717"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0718" w:author="The Si Tran" w:date="2012-12-12T07:52:00Z"/>
                <w:b/>
                <w:sz w:val="26"/>
                <w:szCs w:val="26"/>
                <w:rPrChange w:id="10719" w:author="superchickend" w:date="2012-12-16T15:34:00Z">
                  <w:rPr>
                    <w:ins w:id="10720" w:author="The Si Tran" w:date="2012-12-12T07:52:00Z"/>
                    <w:rFonts w:eastAsia="Times New Roman"/>
                    <w:color w:val="000000"/>
                    <w:sz w:val="22"/>
                  </w:rPr>
                </w:rPrChange>
              </w:rPr>
              <w:pPrChange w:id="10721" w:author="superchickend" w:date="2012-12-16T15:34:00Z">
                <w:pPr>
                  <w:spacing w:before="0" w:line="240" w:lineRule="auto"/>
                  <w:jc w:val="left"/>
                </w:pPr>
              </w:pPrChange>
            </w:pPr>
            <w:ins w:id="10722" w:author="The Si Tran" w:date="2012-12-12T07:52:00Z">
              <w:r w:rsidRPr="009523BA">
                <w:rPr>
                  <w:b/>
                  <w:sz w:val="26"/>
                  <w:szCs w:val="26"/>
                  <w:rPrChange w:id="10723" w:author="superchickend" w:date="2012-12-16T15:34:00Z">
                    <w:rPr>
                      <w:sz w:val="22"/>
                    </w:rPr>
                  </w:rPrChange>
                </w:rPr>
                <w:t>MAPE</w:t>
              </w:r>
            </w:ins>
          </w:p>
        </w:tc>
      </w:tr>
      <w:tr w:rsidR="00A80B78" w:rsidRPr="00AF5054" w14:paraId="13670A92" w14:textId="77777777" w:rsidTr="009523BA">
        <w:trPr>
          <w:trHeight w:val="615"/>
          <w:ins w:id="10724" w:author="The Si Tran" w:date="2012-12-12T07:52:00Z"/>
          <w:trPrChange w:id="10725"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726"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5A304F37" w:rsidR="00A80B78" w:rsidRPr="009523BA" w:rsidRDefault="00A80B78">
            <w:pPr>
              <w:pStyle w:val="BangBody"/>
              <w:jc w:val="center"/>
              <w:rPr>
                <w:ins w:id="10727" w:author="The Si Tran" w:date="2012-12-12T07:52:00Z"/>
                <w:b/>
                <w:sz w:val="26"/>
                <w:szCs w:val="26"/>
                <w:rPrChange w:id="10728" w:author="superchickend" w:date="2012-12-16T15:34:00Z">
                  <w:rPr>
                    <w:ins w:id="10729" w:author="The Si Tran" w:date="2012-12-12T07:52:00Z"/>
                    <w:rFonts w:eastAsia="Times New Roman"/>
                    <w:color w:val="000000"/>
                    <w:sz w:val="22"/>
                  </w:rPr>
                </w:rPrChange>
              </w:rPr>
              <w:pPrChange w:id="10730" w:author="superchickend" w:date="2012-12-16T15:34:00Z">
                <w:pPr>
                  <w:spacing w:before="0" w:line="240" w:lineRule="auto"/>
                  <w:ind w:left="-23"/>
                  <w:jc w:val="center"/>
                </w:pPr>
              </w:pPrChange>
            </w:pPr>
            <w:ins w:id="10731" w:author="The Si Tran" w:date="2012-12-12T07:52:00Z">
              <w:r w:rsidRPr="009523BA">
                <w:rPr>
                  <w:b/>
                  <w:sz w:val="26"/>
                  <w:szCs w:val="26"/>
                  <w:rPrChange w:id="10732" w:author="superchickend" w:date="2012-12-16T15:34:00Z">
                    <w:rPr>
                      <w:sz w:val="22"/>
                    </w:rPr>
                  </w:rPrChange>
                </w:rPr>
                <w:t>ANN</w:t>
              </w:r>
            </w:ins>
          </w:p>
        </w:tc>
        <w:tc>
          <w:tcPr>
            <w:tcW w:w="5565" w:type="dxa"/>
            <w:tcBorders>
              <w:top w:val="nil"/>
              <w:left w:val="nil"/>
              <w:bottom w:val="single" w:sz="4" w:space="0" w:color="auto"/>
              <w:right w:val="single" w:sz="4" w:space="0" w:color="auto"/>
            </w:tcBorders>
            <w:shd w:val="clear" w:color="auto" w:fill="auto"/>
            <w:vAlign w:val="bottom"/>
            <w:hideMark/>
            <w:tcPrChange w:id="10733"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0734" w:author="The Si Tran" w:date="2012-12-12T07:52:00Z"/>
                <w:sz w:val="26"/>
                <w:szCs w:val="26"/>
                <w:rPrChange w:id="10735" w:author="The Si Tran" w:date="2012-12-14T06:38:00Z">
                  <w:rPr>
                    <w:ins w:id="10736" w:author="The Si Tran" w:date="2012-12-12T07:52:00Z"/>
                    <w:rFonts w:eastAsia="Times New Roman"/>
                    <w:color w:val="000000"/>
                    <w:sz w:val="22"/>
                  </w:rPr>
                </w:rPrChange>
              </w:rPr>
              <w:pPrChange w:id="10737" w:author="The Si Tran" w:date="2012-12-16T08:46:00Z">
                <w:pPr>
                  <w:spacing w:before="0" w:line="240" w:lineRule="auto"/>
                  <w:jc w:val="left"/>
                </w:pPr>
              </w:pPrChange>
            </w:pPr>
            <w:r>
              <w:rPr>
                <w:sz w:val="26"/>
                <w:szCs w:val="26"/>
              </w:rPr>
              <w:t>Nơron</w:t>
            </w:r>
            <w:ins w:id="10738" w:author="The Si Tran" w:date="2012-12-12T07:52:00Z">
              <w:r w:rsidR="00A80B78" w:rsidRPr="009523BA">
                <w:rPr>
                  <w:sz w:val="26"/>
                  <w:szCs w:val="26"/>
                  <w:rPrChange w:id="10739"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740"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0741" w:author="The Si Tran" w:date="2012-12-12T07:52:00Z"/>
                <w:b/>
                <w:sz w:val="26"/>
                <w:szCs w:val="26"/>
                <w:rPrChange w:id="10742" w:author="superchickend" w:date="2012-12-16T15:35:00Z">
                  <w:rPr>
                    <w:ins w:id="10743" w:author="The Si Tran" w:date="2012-12-12T07:52:00Z"/>
                    <w:rFonts w:eastAsia="Times New Roman"/>
                    <w:color w:val="000000"/>
                    <w:sz w:val="22"/>
                  </w:rPr>
                </w:rPrChange>
              </w:rPr>
              <w:pPrChange w:id="10744" w:author="superchickend" w:date="2012-12-16T15:34:00Z">
                <w:pPr>
                  <w:spacing w:before="0" w:line="240" w:lineRule="auto"/>
                  <w:jc w:val="right"/>
                </w:pPr>
              </w:pPrChange>
            </w:pPr>
            <w:ins w:id="10745" w:author="The Si Tran" w:date="2012-12-12T07:52:00Z">
              <w:r w:rsidRPr="009523BA">
                <w:rPr>
                  <w:b/>
                  <w:sz w:val="26"/>
                  <w:szCs w:val="26"/>
                  <w:rPrChange w:id="10746"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0747"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0748" w:author="The Si Tran" w:date="2012-12-12T07:52:00Z"/>
                <w:b/>
                <w:sz w:val="26"/>
                <w:szCs w:val="26"/>
                <w:rPrChange w:id="10749" w:author="superchickend" w:date="2012-12-16T15:35:00Z">
                  <w:rPr>
                    <w:ins w:id="10750" w:author="The Si Tran" w:date="2012-12-12T07:52:00Z"/>
                    <w:rFonts w:eastAsia="Times New Roman"/>
                    <w:color w:val="000000"/>
                    <w:sz w:val="22"/>
                  </w:rPr>
                </w:rPrChange>
              </w:rPr>
              <w:pPrChange w:id="10751" w:author="superchickend" w:date="2012-12-16T15:34:00Z">
                <w:pPr>
                  <w:spacing w:before="0" w:line="240" w:lineRule="auto"/>
                  <w:jc w:val="right"/>
                </w:pPr>
              </w:pPrChange>
            </w:pPr>
            <w:ins w:id="10752" w:author="The Si Tran" w:date="2012-12-12T07:52:00Z">
              <w:r w:rsidRPr="009523BA">
                <w:rPr>
                  <w:b/>
                  <w:sz w:val="26"/>
                  <w:szCs w:val="26"/>
                  <w:rPrChange w:id="10753"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0754"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0755" w:author="The Si Tran" w:date="2012-12-12T07:52:00Z"/>
                <w:b/>
                <w:sz w:val="26"/>
                <w:szCs w:val="26"/>
                <w:rPrChange w:id="10756" w:author="superchickend" w:date="2012-12-16T15:35:00Z">
                  <w:rPr>
                    <w:ins w:id="10757" w:author="The Si Tran" w:date="2012-12-12T07:52:00Z"/>
                    <w:rFonts w:eastAsia="Times New Roman"/>
                    <w:color w:val="000000"/>
                    <w:sz w:val="22"/>
                  </w:rPr>
                </w:rPrChange>
              </w:rPr>
              <w:pPrChange w:id="10758" w:author="superchickend" w:date="2012-12-16T15:34:00Z">
                <w:pPr>
                  <w:spacing w:before="0" w:line="240" w:lineRule="auto"/>
                  <w:jc w:val="right"/>
                </w:pPr>
              </w:pPrChange>
            </w:pPr>
            <w:ins w:id="10759" w:author="The Si Tran" w:date="2012-12-12T07:52:00Z">
              <w:r w:rsidRPr="009523BA">
                <w:rPr>
                  <w:b/>
                  <w:sz w:val="26"/>
                  <w:szCs w:val="26"/>
                  <w:rPrChange w:id="10760" w:author="superchickend" w:date="2012-12-16T15:35:00Z">
                    <w:rPr>
                      <w:sz w:val="22"/>
                    </w:rPr>
                  </w:rPrChange>
                </w:rPr>
                <w:t>33.25</w:t>
              </w:r>
            </w:ins>
          </w:p>
        </w:tc>
      </w:tr>
      <w:tr w:rsidR="00A80B78" w:rsidRPr="00AF5054" w14:paraId="5B526652" w14:textId="77777777" w:rsidTr="009523BA">
        <w:trPr>
          <w:trHeight w:val="615"/>
          <w:ins w:id="10761" w:author="The Si Tran" w:date="2012-12-12T07:52:00Z"/>
          <w:trPrChange w:id="10762"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0763"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0764" w:author="The Si Tran" w:date="2012-12-12T07:52:00Z"/>
                <w:b/>
                <w:sz w:val="26"/>
                <w:szCs w:val="26"/>
                <w:rPrChange w:id="10765" w:author="superchickend" w:date="2012-12-16T15:34:00Z">
                  <w:rPr>
                    <w:ins w:id="10766" w:author="The Si Tran" w:date="2012-12-12T07:52:00Z"/>
                    <w:rFonts w:eastAsia="Times New Roman"/>
                    <w:color w:val="000000"/>
                    <w:sz w:val="22"/>
                  </w:rPr>
                </w:rPrChange>
              </w:rPr>
              <w:pPrChange w:id="10767" w:author="superchickend" w:date="2012-12-16T15:34: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768"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0769" w:author="The Si Tran" w:date="2012-12-12T07:52:00Z"/>
                <w:sz w:val="26"/>
                <w:szCs w:val="26"/>
                <w:rPrChange w:id="10770" w:author="The Si Tran" w:date="2012-12-14T06:38:00Z">
                  <w:rPr>
                    <w:ins w:id="10771" w:author="The Si Tran" w:date="2012-12-12T07:52:00Z"/>
                    <w:rFonts w:eastAsia="Times New Roman"/>
                    <w:color w:val="000000"/>
                    <w:sz w:val="22"/>
                  </w:rPr>
                </w:rPrChange>
              </w:rPr>
              <w:pPrChange w:id="10772" w:author="The Si Tran" w:date="2012-12-16T08:46:00Z">
                <w:pPr>
                  <w:spacing w:before="0" w:line="240" w:lineRule="auto"/>
                  <w:jc w:val="left"/>
                </w:pPr>
              </w:pPrChange>
            </w:pPr>
            <w:r>
              <w:rPr>
                <w:sz w:val="26"/>
                <w:szCs w:val="26"/>
              </w:rPr>
              <w:t>Nơron</w:t>
            </w:r>
            <w:ins w:id="10773" w:author="The Si Tran" w:date="2012-12-12T07:52:00Z">
              <w:r w:rsidR="00A80B78" w:rsidRPr="009523BA">
                <w:rPr>
                  <w:sz w:val="26"/>
                  <w:szCs w:val="26"/>
                  <w:rPrChange w:id="10774"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775"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0776" w:author="The Si Tran" w:date="2012-12-12T07:52:00Z"/>
                <w:sz w:val="26"/>
                <w:szCs w:val="26"/>
                <w:rPrChange w:id="10777" w:author="The Si Tran" w:date="2012-12-14T06:38:00Z">
                  <w:rPr>
                    <w:ins w:id="10778" w:author="The Si Tran" w:date="2012-12-12T07:52:00Z"/>
                    <w:rFonts w:eastAsia="Times New Roman"/>
                    <w:color w:val="000000"/>
                    <w:sz w:val="22"/>
                  </w:rPr>
                </w:rPrChange>
              </w:rPr>
              <w:pPrChange w:id="10779" w:author="superchickend" w:date="2012-12-16T15:34:00Z">
                <w:pPr>
                  <w:spacing w:before="0" w:line="240" w:lineRule="auto"/>
                  <w:jc w:val="right"/>
                </w:pPr>
              </w:pPrChange>
            </w:pPr>
            <w:ins w:id="10780" w:author="The Si Tran" w:date="2012-12-12T07:52:00Z">
              <w:r w:rsidRPr="009523BA">
                <w:rPr>
                  <w:sz w:val="26"/>
                  <w:szCs w:val="26"/>
                  <w:rPrChange w:id="10781"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0782"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0783" w:author="The Si Tran" w:date="2012-12-12T07:52:00Z"/>
                <w:sz w:val="26"/>
                <w:szCs w:val="26"/>
                <w:rPrChange w:id="10784" w:author="The Si Tran" w:date="2012-12-14T06:38:00Z">
                  <w:rPr>
                    <w:ins w:id="10785" w:author="The Si Tran" w:date="2012-12-12T07:52:00Z"/>
                    <w:rFonts w:eastAsia="Times New Roman"/>
                    <w:color w:val="000000"/>
                    <w:sz w:val="22"/>
                  </w:rPr>
                </w:rPrChange>
              </w:rPr>
              <w:pPrChange w:id="10786" w:author="superchickend" w:date="2012-12-16T15:34:00Z">
                <w:pPr>
                  <w:spacing w:before="0" w:line="240" w:lineRule="auto"/>
                  <w:jc w:val="right"/>
                </w:pPr>
              </w:pPrChange>
            </w:pPr>
            <w:ins w:id="10787" w:author="The Si Tran" w:date="2012-12-12T07:52:00Z">
              <w:r w:rsidRPr="009523BA">
                <w:rPr>
                  <w:sz w:val="26"/>
                  <w:szCs w:val="26"/>
                  <w:rPrChange w:id="10788"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0789"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0790" w:author="The Si Tran" w:date="2012-12-12T07:52:00Z"/>
                <w:sz w:val="26"/>
                <w:szCs w:val="26"/>
                <w:rPrChange w:id="10791" w:author="The Si Tran" w:date="2012-12-14T06:38:00Z">
                  <w:rPr>
                    <w:ins w:id="10792" w:author="The Si Tran" w:date="2012-12-12T07:52:00Z"/>
                    <w:rFonts w:eastAsia="Times New Roman"/>
                    <w:color w:val="000000"/>
                    <w:sz w:val="22"/>
                  </w:rPr>
                </w:rPrChange>
              </w:rPr>
              <w:pPrChange w:id="10793" w:author="superchickend" w:date="2012-12-16T15:34:00Z">
                <w:pPr>
                  <w:spacing w:before="0" w:line="240" w:lineRule="auto"/>
                  <w:jc w:val="right"/>
                </w:pPr>
              </w:pPrChange>
            </w:pPr>
            <w:ins w:id="10794" w:author="The Si Tran" w:date="2012-12-12T07:52:00Z">
              <w:r w:rsidRPr="009523BA">
                <w:rPr>
                  <w:sz w:val="26"/>
                  <w:szCs w:val="26"/>
                  <w:rPrChange w:id="10795" w:author="The Si Tran" w:date="2012-12-14T06:38:00Z">
                    <w:rPr>
                      <w:sz w:val="22"/>
                    </w:rPr>
                  </w:rPrChange>
                </w:rPr>
                <w:t>40.77</w:t>
              </w:r>
            </w:ins>
          </w:p>
        </w:tc>
      </w:tr>
      <w:tr w:rsidR="00A80B78" w:rsidRPr="00AF5054" w14:paraId="58350577" w14:textId="77777777" w:rsidTr="009523BA">
        <w:trPr>
          <w:trHeight w:val="305"/>
          <w:ins w:id="10796" w:author="The Si Tran" w:date="2012-12-12T07:52:00Z"/>
          <w:trPrChange w:id="10797"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0798"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0799" w:author="The Si Tran" w:date="2012-12-12T07:52:00Z"/>
                <w:b/>
                <w:sz w:val="26"/>
                <w:szCs w:val="26"/>
                <w:rPrChange w:id="10800" w:author="superchickend" w:date="2012-12-16T15:34:00Z">
                  <w:rPr>
                    <w:ins w:id="10801" w:author="The Si Tran" w:date="2012-12-12T07:52:00Z"/>
                    <w:rFonts w:eastAsia="Times New Roman"/>
                    <w:color w:val="000000"/>
                    <w:sz w:val="22"/>
                  </w:rPr>
                </w:rPrChange>
              </w:rPr>
              <w:pPrChange w:id="10802" w:author="superchickend" w:date="2012-12-16T15:34:00Z">
                <w:pPr>
                  <w:spacing w:before="0" w:line="240" w:lineRule="auto"/>
                  <w:jc w:val="center"/>
                </w:pPr>
              </w:pPrChange>
            </w:pPr>
            <w:ins w:id="10803" w:author="The Si Tran" w:date="2012-12-12T07:52:00Z">
              <w:r w:rsidRPr="009523BA">
                <w:rPr>
                  <w:b/>
                  <w:sz w:val="26"/>
                  <w:szCs w:val="26"/>
                  <w:rPrChange w:id="10804" w:author="superchickend" w:date="2012-12-16T15:34:00Z">
                    <w:rPr>
                      <w:sz w:val="22"/>
                    </w:rPr>
                  </w:rPrChange>
                </w:rPr>
                <w:t>SARIMA</w:t>
              </w:r>
            </w:ins>
          </w:p>
        </w:tc>
        <w:tc>
          <w:tcPr>
            <w:tcW w:w="5565" w:type="dxa"/>
            <w:tcBorders>
              <w:top w:val="nil"/>
              <w:left w:val="nil"/>
              <w:bottom w:val="single" w:sz="4" w:space="0" w:color="auto"/>
              <w:right w:val="single" w:sz="4" w:space="0" w:color="auto"/>
            </w:tcBorders>
            <w:shd w:val="clear" w:color="auto" w:fill="auto"/>
            <w:vAlign w:val="bottom"/>
            <w:hideMark/>
            <w:tcPrChange w:id="10805"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0806" w:author="The Si Tran" w:date="2012-12-12T07:52:00Z"/>
                <w:sz w:val="26"/>
                <w:szCs w:val="26"/>
                <w:rPrChange w:id="10807" w:author="The Si Tran" w:date="2012-12-14T06:38:00Z">
                  <w:rPr>
                    <w:ins w:id="10808" w:author="The Si Tran" w:date="2012-12-12T07:52:00Z"/>
                    <w:rFonts w:eastAsia="Times New Roman"/>
                    <w:color w:val="000000"/>
                    <w:sz w:val="22"/>
                  </w:rPr>
                </w:rPrChange>
              </w:rPr>
              <w:pPrChange w:id="10809" w:author="The Si Tran" w:date="2012-12-16T08:46:00Z">
                <w:pPr>
                  <w:spacing w:before="0" w:line="240" w:lineRule="auto"/>
                  <w:jc w:val="left"/>
                </w:pPr>
              </w:pPrChange>
            </w:pPr>
            <w:ins w:id="10810" w:author="The Si Tran" w:date="2012-12-12T07:52:00Z">
              <w:r w:rsidRPr="009523BA">
                <w:rPr>
                  <w:sz w:val="26"/>
                  <w:szCs w:val="26"/>
                  <w:rPrChange w:id="10811"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0812"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0813" w:author="The Si Tran" w:date="2012-12-12T07:52:00Z"/>
                <w:sz w:val="26"/>
                <w:szCs w:val="26"/>
                <w:rPrChange w:id="10814" w:author="The Si Tran" w:date="2012-12-14T06:38:00Z">
                  <w:rPr>
                    <w:ins w:id="10815" w:author="The Si Tran" w:date="2012-12-12T07:52:00Z"/>
                    <w:rFonts w:eastAsia="Times New Roman"/>
                    <w:color w:val="000000"/>
                    <w:sz w:val="22"/>
                  </w:rPr>
                </w:rPrChange>
              </w:rPr>
              <w:pPrChange w:id="10816" w:author="superchickend" w:date="2012-12-16T15:35:00Z">
                <w:pPr>
                  <w:spacing w:before="0" w:line="240" w:lineRule="auto"/>
                  <w:jc w:val="right"/>
                </w:pPr>
              </w:pPrChange>
            </w:pPr>
            <w:ins w:id="10817" w:author="The Si Tran" w:date="2012-12-12T07:52:00Z">
              <w:r w:rsidRPr="009523BA">
                <w:rPr>
                  <w:sz w:val="26"/>
                  <w:szCs w:val="26"/>
                  <w:rPrChange w:id="10818"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0819"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0820" w:author="The Si Tran" w:date="2012-12-12T07:52:00Z"/>
                <w:sz w:val="26"/>
                <w:szCs w:val="26"/>
                <w:rPrChange w:id="10821" w:author="The Si Tran" w:date="2012-12-14T06:38:00Z">
                  <w:rPr>
                    <w:ins w:id="10822" w:author="The Si Tran" w:date="2012-12-12T07:52:00Z"/>
                    <w:rFonts w:eastAsia="Times New Roman"/>
                    <w:color w:val="000000"/>
                    <w:sz w:val="22"/>
                  </w:rPr>
                </w:rPrChange>
              </w:rPr>
              <w:pPrChange w:id="10823" w:author="superchickend" w:date="2012-12-16T15:35:00Z">
                <w:pPr>
                  <w:spacing w:before="0" w:line="240" w:lineRule="auto"/>
                  <w:jc w:val="right"/>
                </w:pPr>
              </w:pPrChange>
            </w:pPr>
            <w:ins w:id="10824" w:author="The Si Tran" w:date="2012-12-12T07:52:00Z">
              <w:r w:rsidRPr="009523BA">
                <w:rPr>
                  <w:sz w:val="26"/>
                  <w:szCs w:val="26"/>
                  <w:rPrChange w:id="10825"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082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0827" w:author="The Si Tran" w:date="2012-12-12T07:52:00Z"/>
                <w:sz w:val="26"/>
                <w:szCs w:val="26"/>
                <w:rPrChange w:id="10828" w:author="The Si Tran" w:date="2012-12-14T06:38:00Z">
                  <w:rPr>
                    <w:ins w:id="10829" w:author="The Si Tran" w:date="2012-12-12T07:52:00Z"/>
                    <w:rFonts w:eastAsia="Times New Roman"/>
                    <w:color w:val="000000"/>
                    <w:sz w:val="22"/>
                  </w:rPr>
                </w:rPrChange>
              </w:rPr>
              <w:pPrChange w:id="10830" w:author="superchickend" w:date="2012-12-16T15:35:00Z">
                <w:pPr>
                  <w:spacing w:before="0" w:line="240" w:lineRule="auto"/>
                  <w:jc w:val="right"/>
                </w:pPr>
              </w:pPrChange>
            </w:pPr>
            <w:ins w:id="10831" w:author="The Si Tran" w:date="2012-12-12T07:52:00Z">
              <w:r w:rsidRPr="009523BA">
                <w:rPr>
                  <w:sz w:val="26"/>
                  <w:szCs w:val="26"/>
                  <w:rPrChange w:id="10832" w:author="The Si Tran" w:date="2012-12-14T06:38:00Z">
                    <w:rPr>
                      <w:sz w:val="22"/>
                    </w:rPr>
                  </w:rPrChange>
                </w:rPr>
                <w:t>37.72</w:t>
              </w:r>
            </w:ins>
          </w:p>
        </w:tc>
      </w:tr>
      <w:tr w:rsidR="00A80B78" w:rsidRPr="00AF5054" w14:paraId="150C9E07" w14:textId="77777777" w:rsidTr="009523BA">
        <w:trPr>
          <w:trHeight w:val="923"/>
          <w:ins w:id="10833" w:author="The Si Tran" w:date="2012-12-12T07:52:00Z"/>
          <w:trPrChange w:id="10834"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835"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0836" w:author="The Si Tran" w:date="2012-12-12T07:52:00Z"/>
                <w:b/>
                <w:sz w:val="26"/>
                <w:szCs w:val="26"/>
                <w:rPrChange w:id="10837" w:author="superchickend" w:date="2012-12-16T15:34:00Z">
                  <w:rPr>
                    <w:ins w:id="10838" w:author="The Si Tran" w:date="2012-12-12T07:52:00Z"/>
                    <w:rFonts w:eastAsia="Times New Roman"/>
                    <w:color w:val="000000"/>
                    <w:sz w:val="22"/>
                  </w:rPr>
                </w:rPrChange>
              </w:rPr>
              <w:pPrChange w:id="10839" w:author="superchickend" w:date="2012-12-16T15:34:00Z">
                <w:pPr>
                  <w:spacing w:before="0" w:line="240" w:lineRule="auto"/>
                  <w:jc w:val="center"/>
                </w:pPr>
              </w:pPrChange>
            </w:pPr>
            <w:ins w:id="10840" w:author="The Si Tran" w:date="2012-12-12T07:52:00Z">
              <w:r w:rsidRPr="009523BA">
                <w:rPr>
                  <w:b/>
                  <w:sz w:val="26"/>
                  <w:szCs w:val="26"/>
                  <w:rPrChange w:id="10841" w:author="superchickend" w:date="2012-12-16T15:34:00Z">
                    <w:rPr>
                      <w:sz w:val="22"/>
                    </w:rPr>
                  </w:rPrChange>
                </w:rPr>
                <w:t>Hybrid</w:t>
              </w:r>
            </w:ins>
          </w:p>
        </w:tc>
        <w:tc>
          <w:tcPr>
            <w:tcW w:w="5565" w:type="dxa"/>
            <w:tcBorders>
              <w:top w:val="nil"/>
              <w:left w:val="nil"/>
              <w:bottom w:val="single" w:sz="4" w:space="0" w:color="auto"/>
              <w:right w:val="single" w:sz="4" w:space="0" w:color="auto"/>
            </w:tcBorders>
            <w:shd w:val="clear" w:color="auto" w:fill="auto"/>
            <w:vAlign w:val="bottom"/>
            <w:hideMark/>
            <w:tcPrChange w:id="10842"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0843" w:author="The Si Tran" w:date="2012-12-12T07:52:00Z"/>
                <w:sz w:val="26"/>
                <w:szCs w:val="26"/>
                <w:rPrChange w:id="10844" w:author="The Si Tran" w:date="2012-12-14T06:38:00Z">
                  <w:rPr>
                    <w:ins w:id="10845" w:author="The Si Tran" w:date="2012-12-12T07:52:00Z"/>
                    <w:rFonts w:eastAsia="Times New Roman"/>
                    <w:color w:val="000000"/>
                    <w:sz w:val="22"/>
                  </w:rPr>
                </w:rPrChange>
              </w:rPr>
              <w:pPrChange w:id="10846" w:author="The Si Tran" w:date="2012-12-16T08:46:00Z">
                <w:pPr>
                  <w:spacing w:before="0" w:line="240" w:lineRule="auto"/>
                  <w:jc w:val="left"/>
                </w:pPr>
              </w:pPrChange>
            </w:pPr>
            <w:ins w:id="10847" w:author="The Si Tran" w:date="2012-12-12T07:52:00Z">
              <w:r w:rsidRPr="009523BA">
                <w:rPr>
                  <w:sz w:val="26"/>
                  <w:szCs w:val="26"/>
                  <w:rPrChange w:id="10848" w:author="The Si Tran" w:date="2012-12-14T06:38:00Z">
                    <w:rPr>
                      <w:sz w:val="22"/>
                    </w:rPr>
                  </w:rPrChange>
                </w:rPr>
                <w:t>ARIMA(2, 0, 0)(0, 0, 0)0</w:t>
              </w:r>
              <w:r w:rsidRPr="009523BA">
                <w:rPr>
                  <w:sz w:val="26"/>
                  <w:szCs w:val="26"/>
                  <w:rPrChange w:id="10849" w:author="The Si Tran" w:date="2012-12-14T06:38:00Z">
                    <w:rPr>
                      <w:sz w:val="22"/>
                    </w:rPr>
                  </w:rPrChange>
                </w:rPr>
                <w:br/>
              </w:r>
            </w:ins>
            <w:r w:rsidR="00976130">
              <w:rPr>
                <w:sz w:val="26"/>
                <w:szCs w:val="26"/>
              </w:rPr>
              <w:t>Nơron</w:t>
            </w:r>
            <w:ins w:id="10850" w:author="The Si Tran" w:date="2012-12-12T07:52:00Z">
              <w:r w:rsidRPr="009523BA">
                <w:rPr>
                  <w:sz w:val="26"/>
                  <w:szCs w:val="26"/>
                  <w:rPrChange w:id="10851"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852"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0853" w:author="The Si Tran" w:date="2012-12-12T07:52:00Z"/>
                <w:b/>
                <w:sz w:val="26"/>
                <w:szCs w:val="26"/>
                <w:rPrChange w:id="10854" w:author="superchickend" w:date="2012-12-16T15:35:00Z">
                  <w:rPr>
                    <w:ins w:id="10855" w:author="The Si Tran" w:date="2012-12-12T07:52:00Z"/>
                    <w:rFonts w:eastAsia="Times New Roman"/>
                    <w:color w:val="000000"/>
                    <w:sz w:val="22"/>
                  </w:rPr>
                </w:rPrChange>
              </w:rPr>
              <w:pPrChange w:id="10856" w:author="superchickend" w:date="2012-12-16T15:35:00Z">
                <w:pPr>
                  <w:spacing w:before="0" w:line="240" w:lineRule="auto"/>
                  <w:jc w:val="right"/>
                </w:pPr>
              </w:pPrChange>
            </w:pPr>
            <w:ins w:id="10857" w:author="The Si Tran" w:date="2012-12-12T07:52:00Z">
              <w:r w:rsidRPr="009523BA">
                <w:rPr>
                  <w:b/>
                  <w:sz w:val="26"/>
                  <w:szCs w:val="26"/>
                  <w:rPrChange w:id="10858"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0859"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0860" w:author="The Si Tran" w:date="2012-12-12T07:52:00Z"/>
                <w:b/>
                <w:sz w:val="26"/>
                <w:szCs w:val="26"/>
                <w:rPrChange w:id="10861" w:author="superchickend" w:date="2012-12-16T15:35:00Z">
                  <w:rPr>
                    <w:ins w:id="10862" w:author="The Si Tran" w:date="2012-12-12T07:52:00Z"/>
                    <w:rFonts w:eastAsia="Times New Roman"/>
                    <w:color w:val="000000"/>
                    <w:sz w:val="22"/>
                  </w:rPr>
                </w:rPrChange>
              </w:rPr>
              <w:pPrChange w:id="10863" w:author="superchickend" w:date="2012-12-16T15:35:00Z">
                <w:pPr>
                  <w:spacing w:before="0" w:line="240" w:lineRule="auto"/>
                  <w:jc w:val="right"/>
                </w:pPr>
              </w:pPrChange>
            </w:pPr>
            <w:ins w:id="10864" w:author="The Si Tran" w:date="2012-12-12T07:52:00Z">
              <w:r w:rsidRPr="009523BA">
                <w:rPr>
                  <w:b/>
                  <w:sz w:val="26"/>
                  <w:szCs w:val="26"/>
                  <w:rPrChange w:id="10865"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086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0867" w:author="The Si Tran" w:date="2012-12-12T07:52:00Z"/>
                <w:b/>
                <w:sz w:val="26"/>
                <w:szCs w:val="26"/>
                <w:rPrChange w:id="10868" w:author="superchickend" w:date="2012-12-16T15:35:00Z">
                  <w:rPr>
                    <w:ins w:id="10869" w:author="The Si Tran" w:date="2012-12-12T07:52:00Z"/>
                    <w:rFonts w:eastAsia="Times New Roman"/>
                    <w:color w:val="000000"/>
                    <w:sz w:val="22"/>
                  </w:rPr>
                </w:rPrChange>
              </w:rPr>
              <w:pPrChange w:id="10870" w:author="superchickend" w:date="2012-12-16T15:35:00Z">
                <w:pPr>
                  <w:spacing w:before="0" w:line="240" w:lineRule="auto"/>
                  <w:jc w:val="right"/>
                </w:pPr>
              </w:pPrChange>
            </w:pPr>
            <w:ins w:id="10871" w:author="The Si Tran" w:date="2012-12-12T07:52:00Z">
              <w:r w:rsidRPr="009523BA">
                <w:rPr>
                  <w:b/>
                  <w:sz w:val="26"/>
                  <w:szCs w:val="26"/>
                  <w:rPrChange w:id="10872" w:author="superchickend" w:date="2012-12-16T15:35:00Z">
                    <w:rPr>
                      <w:sz w:val="22"/>
                    </w:rPr>
                  </w:rPrChange>
                </w:rPr>
                <w:t>35.69</w:t>
              </w:r>
            </w:ins>
          </w:p>
        </w:tc>
      </w:tr>
      <w:tr w:rsidR="00A80B78" w:rsidRPr="00AF5054" w14:paraId="5B9156D5" w14:textId="77777777" w:rsidTr="009523BA">
        <w:trPr>
          <w:trHeight w:val="923"/>
          <w:ins w:id="10873" w:author="The Si Tran" w:date="2012-12-12T07:52:00Z"/>
          <w:trPrChange w:id="10874"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0875"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0876" w:author="The Si Tran" w:date="2012-12-12T07:52:00Z"/>
                <w:sz w:val="26"/>
                <w:szCs w:val="26"/>
                <w:rPrChange w:id="10877" w:author="The Si Tran" w:date="2012-12-14T06:38:00Z">
                  <w:rPr>
                    <w:ins w:id="10878" w:author="The Si Tran" w:date="2012-12-12T07:52:00Z"/>
                    <w:rFonts w:eastAsia="Times New Roman"/>
                    <w:color w:val="000000"/>
                    <w:sz w:val="22"/>
                  </w:rPr>
                </w:rPrChange>
              </w:rPr>
              <w:pPrChange w:id="10879" w:author="The Si Tran" w:date="2012-12-16T08:46: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880"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0881" w:author="The Si Tran" w:date="2012-12-12T07:52:00Z"/>
                <w:sz w:val="26"/>
                <w:szCs w:val="26"/>
                <w:rPrChange w:id="10882" w:author="The Si Tran" w:date="2012-12-14T06:38:00Z">
                  <w:rPr>
                    <w:ins w:id="10883" w:author="The Si Tran" w:date="2012-12-12T07:52:00Z"/>
                    <w:rFonts w:eastAsia="Times New Roman"/>
                    <w:color w:val="000000"/>
                    <w:sz w:val="22"/>
                  </w:rPr>
                </w:rPrChange>
              </w:rPr>
              <w:pPrChange w:id="10884" w:author="The Si Tran" w:date="2012-12-16T08:46:00Z">
                <w:pPr>
                  <w:spacing w:before="0" w:line="240" w:lineRule="auto"/>
                  <w:jc w:val="left"/>
                </w:pPr>
              </w:pPrChange>
            </w:pPr>
            <w:ins w:id="10885" w:author="The Si Tran" w:date="2012-12-12T07:52:00Z">
              <w:r w:rsidRPr="009523BA">
                <w:rPr>
                  <w:sz w:val="26"/>
                  <w:szCs w:val="26"/>
                  <w:rPrChange w:id="10886" w:author="The Si Tran" w:date="2012-12-14T06:38:00Z">
                    <w:rPr>
                      <w:sz w:val="22"/>
                    </w:rPr>
                  </w:rPrChange>
                </w:rPr>
                <w:t>ARIMA(2, 0, 0)(0, 0, 0)0</w:t>
              </w:r>
              <w:r w:rsidRPr="009523BA">
                <w:rPr>
                  <w:sz w:val="26"/>
                  <w:szCs w:val="26"/>
                  <w:rPrChange w:id="10887" w:author="The Si Tran" w:date="2012-12-14T06:38:00Z">
                    <w:rPr>
                      <w:sz w:val="22"/>
                    </w:rPr>
                  </w:rPrChange>
                </w:rPr>
                <w:br/>
              </w:r>
            </w:ins>
            <w:r w:rsidR="00976130">
              <w:rPr>
                <w:sz w:val="26"/>
                <w:szCs w:val="26"/>
              </w:rPr>
              <w:t>Nơron</w:t>
            </w:r>
            <w:ins w:id="10888" w:author="The Si Tran" w:date="2012-12-12T07:52:00Z">
              <w:r w:rsidRPr="009523BA">
                <w:rPr>
                  <w:sz w:val="26"/>
                  <w:szCs w:val="26"/>
                  <w:rPrChange w:id="10889"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890"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0891" w:author="The Si Tran" w:date="2012-12-12T07:52:00Z"/>
                <w:sz w:val="26"/>
                <w:szCs w:val="26"/>
                <w:rPrChange w:id="10892" w:author="The Si Tran" w:date="2012-12-14T06:38:00Z">
                  <w:rPr>
                    <w:ins w:id="10893" w:author="The Si Tran" w:date="2012-12-12T07:52:00Z"/>
                    <w:rFonts w:eastAsia="Times New Roman"/>
                    <w:color w:val="000000"/>
                    <w:sz w:val="22"/>
                  </w:rPr>
                </w:rPrChange>
              </w:rPr>
              <w:pPrChange w:id="10894" w:author="superchickend" w:date="2012-12-16T15:35:00Z">
                <w:pPr>
                  <w:spacing w:before="0" w:line="240" w:lineRule="auto"/>
                  <w:jc w:val="right"/>
                </w:pPr>
              </w:pPrChange>
            </w:pPr>
            <w:ins w:id="10895" w:author="The Si Tran" w:date="2012-12-12T07:52:00Z">
              <w:r w:rsidRPr="009523BA">
                <w:rPr>
                  <w:sz w:val="26"/>
                  <w:szCs w:val="26"/>
                  <w:rPrChange w:id="10896"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0897"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0898" w:author="The Si Tran" w:date="2012-12-12T07:52:00Z"/>
                <w:sz w:val="26"/>
                <w:szCs w:val="26"/>
                <w:rPrChange w:id="10899" w:author="The Si Tran" w:date="2012-12-14T06:38:00Z">
                  <w:rPr>
                    <w:ins w:id="10900" w:author="The Si Tran" w:date="2012-12-12T07:52:00Z"/>
                    <w:rFonts w:eastAsia="Times New Roman"/>
                    <w:color w:val="000000"/>
                    <w:sz w:val="22"/>
                  </w:rPr>
                </w:rPrChange>
              </w:rPr>
              <w:pPrChange w:id="10901" w:author="superchickend" w:date="2012-12-16T15:35:00Z">
                <w:pPr>
                  <w:spacing w:before="0" w:line="240" w:lineRule="auto"/>
                  <w:jc w:val="right"/>
                </w:pPr>
              </w:pPrChange>
            </w:pPr>
            <w:ins w:id="10902" w:author="The Si Tran" w:date="2012-12-12T07:52:00Z">
              <w:r w:rsidRPr="009523BA">
                <w:rPr>
                  <w:sz w:val="26"/>
                  <w:szCs w:val="26"/>
                  <w:rPrChange w:id="10903"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0904"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0905" w:author="The Si Tran" w:date="2012-12-12T07:52:00Z"/>
                <w:sz w:val="26"/>
                <w:szCs w:val="26"/>
                <w:rPrChange w:id="10906" w:author="The Si Tran" w:date="2012-12-14T06:38:00Z">
                  <w:rPr>
                    <w:ins w:id="10907" w:author="The Si Tran" w:date="2012-12-12T07:52:00Z"/>
                    <w:rFonts w:eastAsia="Times New Roman"/>
                    <w:color w:val="000000"/>
                    <w:sz w:val="22"/>
                  </w:rPr>
                </w:rPrChange>
              </w:rPr>
              <w:pPrChange w:id="10908" w:author="superchickend" w:date="2012-12-16T15:35:00Z">
                <w:pPr>
                  <w:spacing w:before="0" w:line="240" w:lineRule="auto"/>
                  <w:jc w:val="right"/>
                </w:pPr>
              </w:pPrChange>
            </w:pPr>
            <w:ins w:id="10909" w:author="The Si Tran" w:date="2012-12-12T07:52:00Z">
              <w:r w:rsidRPr="009523BA">
                <w:rPr>
                  <w:sz w:val="26"/>
                  <w:szCs w:val="26"/>
                  <w:rPrChange w:id="10910" w:author="The Si Tran" w:date="2012-12-14T06:38:00Z">
                    <w:rPr>
                      <w:sz w:val="22"/>
                    </w:rPr>
                  </w:rPrChange>
                </w:rPr>
                <w:t>39.9</w:t>
              </w:r>
            </w:ins>
          </w:p>
        </w:tc>
      </w:tr>
    </w:tbl>
    <w:p w14:paraId="46F9B62C" w14:textId="03B53E8B" w:rsidR="00B228F5" w:rsidRPr="00EF4E32" w:rsidRDefault="00B228F5">
      <w:pPr>
        <w:pStyle w:val="Bang"/>
        <w:pPrChange w:id="10911" w:author="The Si Tran" w:date="2012-12-16T10:03:00Z">
          <w:pPr>
            <w:pStyle w:val="Heading1"/>
            <w:jc w:val="left"/>
          </w:pPr>
        </w:pPrChange>
      </w:pPr>
      <w:bookmarkStart w:id="10912" w:name="_Toc343033801"/>
      <w:bookmarkStart w:id="10913" w:name="_Toc343711424"/>
      <w:ins w:id="10914" w:author="The Si Tran" w:date="2012-12-14T06:39:00Z">
        <w:r w:rsidRPr="00EF4E32">
          <w:lastRenderedPageBreak/>
          <w:t xml:space="preserve">Bảng 6.9: </w:t>
        </w:r>
        <w:r w:rsidRPr="00EF4E32">
          <w:rPr>
            <w:rStyle w:val="BangChar"/>
          </w:rPr>
          <w:t>Kết quả thực nghiệm chuỗi dữ liệu Kobe</w:t>
        </w:r>
      </w:ins>
      <w:bookmarkEnd w:id="10912"/>
      <w:bookmarkEnd w:id="10913"/>
    </w:p>
    <w:tbl>
      <w:tblPr>
        <w:tblW w:w="9420" w:type="dxa"/>
        <w:tblLook w:val="04A0" w:firstRow="1" w:lastRow="0" w:firstColumn="1" w:lastColumn="0" w:noHBand="0" w:noVBand="1"/>
        <w:tblPrChange w:id="10915" w:author="superchickend" w:date="2012-12-16T15:35:00Z">
          <w:tblPr>
            <w:tblW w:w="10047" w:type="dxa"/>
            <w:tblLook w:val="04A0" w:firstRow="1" w:lastRow="0" w:firstColumn="1" w:lastColumn="0" w:noHBand="0" w:noVBand="1"/>
          </w:tblPr>
        </w:tblPrChange>
      </w:tblPr>
      <w:tblGrid>
        <w:gridCol w:w="1253"/>
        <w:gridCol w:w="5210"/>
        <w:gridCol w:w="913"/>
        <w:gridCol w:w="1108"/>
        <w:gridCol w:w="964"/>
        <w:tblGridChange w:id="10916">
          <w:tblGrid>
            <w:gridCol w:w="1072"/>
            <w:gridCol w:w="6340"/>
            <w:gridCol w:w="821"/>
            <w:gridCol w:w="986"/>
            <w:gridCol w:w="828"/>
          </w:tblGrid>
        </w:tblGridChange>
      </w:tblGrid>
      <w:tr w:rsidR="00A80B78" w:rsidRPr="00AF5054" w14:paraId="141DDDBD" w14:textId="77777777" w:rsidTr="009523BA">
        <w:trPr>
          <w:trHeight w:val="304"/>
          <w:ins w:id="10917" w:author="The Si Tran" w:date="2012-12-12T07:53:00Z"/>
          <w:trPrChange w:id="10918" w:author="superchickend" w:date="2012-12-16T15:35:00Z">
            <w:trPr>
              <w:trHeight w:val="305"/>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919"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0920" w:author="The Si Tran" w:date="2012-12-12T07:53:00Z"/>
                <w:sz w:val="26"/>
                <w:szCs w:val="26"/>
                <w:rPrChange w:id="10921" w:author="The Si Tran" w:date="2012-12-14T06:39:00Z">
                  <w:rPr>
                    <w:ins w:id="10922" w:author="The Si Tran" w:date="2012-12-12T07:53:00Z"/>
                    <w:rFonts w:eastAsia="Times New Roman"/>
                    <w:color w:val="000000"/>
                    <w:sz w:val="22"/>
                  </w:rPr>
                </w:rPrChange>
              </w:rPr>
              <w:pPrChange w:id="10923" w:author="The Si Tran" w:date="2012-12-16T08:46:00Z">
                <w:pPr>
                  <w:spacing w:before="0" w:line="240" w:lineRule="auto"/>
                  <w:jc w:val="left"/>
                </w:pPr>
              </w:pPrChange>
            </w:pPr>
          </w:p>
        </w:tc>
        <w:tc>
          <w:tcPr>
            <w:tcW w:w="5210" w:type="dxa"/>
            <w:tcBorders>
              <w:top w:val="single" w:sz="4" w:space="0" w:color="auto"/>
              <w:left w:val="nil"/>
              <w:bottom w:val="single" w:sz="4" w:space="0" w:color="auto"/>
              <w:right w:val="single" w:sz="4" w:space="0" w:color="auto"/>
            </w:tcBorders>
            <w:shd w:val="clear" w:color="auto" w:fill="auto"/>
            <w:noWrap/>
            <w:vAlign w:val="center"/>
            <w:hideMark/>
            <w:tcPrChange w:id="10924"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0925" w:author="The Si Tran" w:date="2012-12-12T07:53:00Z"/>
                <w:b/>
                <w:sz w:val="26"/>
                <w:szCs w:val="26"/>
                <w:rPrChange w:id="10926" w:author="superchickend" w:date="2012-12-16T15:35:00Z">
                  <w:rPr>
                    <w:ins w:id="10927" w:author="The Si Tran" w:date="2012-12-12T07:53:00Z"/>
                    <w:rFonts w:eastAsia="Times New Roman"/>
                    <w:color w:val="000000"/>
                    <w:sz w:val="22"/>
                  </w:rPr>
                </w:rPrChange>
              </w:rPr>
              <w:pPrChange w:id="10928" w:author="superchickend" w:date="2012-12-16T15:35:00Z">
                <w:pPr>
                  <w:spacing w:before="0" w:line="240" w:lineRule="auto"/>
                  <w:jc w:val="left"/>
                </w:pPr>
              </w:pPrChange>
            </w:pPr>
            <w:ins w:id="10929" w:author="The Si Tran" w:date="2012-12-12T07:53:00Z">
              <w:r w:rsidRPr="009523BA">
                <w:rPr>
                  <w:b/>
                  <w:sz w:val="26"/>
                  <w:szCs w:val="26"/>
                  <w:rPrChange w:id="10930" w:author="superchickend" w:date="2012-12-16T15:35:00Z">
                    <w:rPr>
                      <w:sz w:val="22"/>
                    </w:rPr>
                  </w:rPrChange>
                </w:rPr>
                <w:t>Model</w:t>
              </w:r>
            </w:ins>
          </w:p>
        </w:tc>
        <w:tc>
          <w:tcPr>
            <w:tcW w:w="908" w:type="dxa"/>
            <w:tcBorders>
              <w:top w:val="single" w:sz="4" w:space="0" w:color="auto"/>
              <w:left w:val="nil"/>
              <w:bottom w:val="single" w:sz="4" w:space="0" w:color="auto"/>
              <w:right w:val="single" w:sz="4" w:space="0" w:color="auto"/>
            </w:tcBorders>
            <w:shd w:val="clear" w:color="auto" w:fill="auto"/>
            <w:noWrap/>
            <w:vAlign w:val="center"/>
            <w:hideMark/>
            <w:tcPrChange w:id="10931"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0932" w:author="The Si Tran" w:date="2012-12-12T07:53:00Z"/>
                <w:b/>
                <w:sz w:val="26"/>
                <w:szCs w:val="26"/>
                <w:rPrChange w:id="10933" w:author="superchickend" w:date="2012-12-16T15:35:00Z">
                  <w:rPr>
                    <w:ins w:id="10934" w:author="The Si Tran" w:date="2012-12-12T07:53:00Z"/>
                    <w:rFonts w:eastAsia="Times New Roman"/>
                    <w:color w:val="000000"/>
                    <w:sz w:val="22"/>
                  </w:rPr>
                </w:rPrChange>
              </w:rPr>
              <w:pPrChange w:id="10935" w:author="superchickend" w:date="2012-12-16T15:35:00Z">
                <w:pPr>
                  <w:spacing w:before="0" w:line="240" w:lineRule="auto"/>
                  <w:jc w:val="left"/>
                </w:pPr>
              </w:pPrChange>
            </w:pPr>
            <w:ins w:id="10936" w:author="The Si Tran" w:date="2012-12-12T07:53:00Z">
              <w:r w:rsidRPr="009523BA">
                <w:rPr>
                  <w:b/>
                  <w:sz w:val="26"/>
                  <w:szCs w:val="26"/>
                  <w:rPrChange w:id="10937" w:author="superchickend" w:date="2012-12-16T15:35:00Z">
                    <w:rPr>
                      <w:sz w:val="22"/>
                    </w:rPr>
                  </w:rPrChange>
                </w:rPr>
                <w:t>MAE</w:t>
              </w:r>
            </w:ins>
          </w:p>
        </w:tc>
        <w:tc>
          <w:tcPr>
            <w:tcW w:w="1100" w:type="dxa"/>
            <w:tcBorders>
              <w:top w:val="single" w:sz="4" w:space="0" w:color="auto"/>
              <w:left w:val="nil"/>
              <w:bottom w:val="single" w:sz="4" w:space="0" w:color="auto"/>
              <w:right w:val="single" w:sz="4" w:space="0" w:color="auto"/>
            </w:tcBorders>
            <w:shd w:val="clear" w:color="auto" w:fill="auto"/>
            <w:noWrap/>
            <w:vAlign w:val="center"/>
            <w:hideMark/>
            <w:tcPrChange w:id="10938"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0939" w:author="The Si Tran" w:date="2012-12-12T07:53:00Z"/>
                <w:b/>
                <w:sz w:val="26"/>
                <w:szCs w:val="26"/>
                <w:rPrChange w:id="10940" w:author="superchickend" w:date="2012-12-16T15:35:00Z">
                  <w:rPr>
                    <w:ins w:id="10941" w:author="The Si Tran" w:date="2012-12-12T07:53:00Z"/>
                    <w:rFonts w:eastAsia="Times New Roman"/>
                    <w:color w:val="000000"/>
                    <w:sz w:val="22"/>
                  </w:rPr>
                </w:rPrChange>
              </w:rPr>
              <w:pPrChange w:id="10942" w:author="superchickend" w:date="2012-12-16T15:35:00Z">
                <w:pPr>
                  <w:spacing w:before="0" w:line="240" w:lineRule="auto"/>
                  <w:jc w:val="left"/>
                </w:pPr>
              </w:pPrChange>
            </w:pPr>
            <w:ins w:id="10943" w:author="The Si Tran" w:date="2012-12-12T07:53:00Z">
              <w:r w:rsidRPr="009523BA">
                <w:rPr>
                  <w:b/>
                  <w:sz w:val="26"/>
                  <w:szCs w:val="26"/>
                  <w:rPrChange w:id="10944" w:author="superchickend" w:date="2012-12-16T15:35:00Z">
                    <w:rPr>
                      <w:sz w:val="22"/>
                    </w:rPr>
                  </w:rPrChange>
                </w:rPr>
                <w:t>MSE</w:t>
              </w:r>
            </w:ins>
          </w:p>
        </w:tc>
        <w:tc>
          <w:tcPr>
            <w:tcW w:w="958" w:type="dxa"/>
            <w:tcBorders>
              <w:top w:val="single" w:sz="4" w:space="0" w:color="auto"/>
              <w:left w:val="nil"/>
              <w:bottom w:val="single" w:sz="4" w:space="0" w:color="auto"/>
              <w:right w:val="single" w:sz="4" w:space="0" w:color="auto"/>
            </w:tcBorders>
            <w:shd w:val="clear" w:color="auto" w:fill="auto"/>
            <w:noWrap/>
            <w:vAlign w:val="center"/>
            <w:hideMark/>
            <w:tcPrChange w:id="10945"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0946" w:author="The Si Tran" w:date="2012-12-12T07:53:00Z"/>
                <w:b/>
                <w:sz w:val="26"/>
                <w:szCs w:val="26"/>
                <w:rPrChange w:id="10947" w:author="superchickend" w:date="2012-12-16T15:35:00Z">
                  <w:rPr>
                    <w:ins w:id="10948" w:author="The Si Tran" w:date="2012-12-12T07:53:00Z"/>
                    <w:rFonts w:eastAsia="Times New Roman"/>
                    <w:color w:val="000000"/>
                    <w:sz w:val="22"/>
                  </w:rPr>
                </w:rPrChange>
              </w:rPr>
              <w:pPrChange w:id="10949" w:author="superchickend" w:date="2012-12-16T15:35:00Z">
                <w:pPr>
                  <w:spacing w:before="0" w:line="240" w:lineRule="auto"/>
                  <w:jc w:val="left"/>
                </w:pPr>
              </w:pPrChange>
            </w:pPr>
            <w:ins w:id="10950" w:author="The Si Tran" w:date="2012-12-12T07:53:00Z">
              <w:r w:rsidRPr="009523BA">
                <w:rPr>
                  <w:b/>
                  <w:sz w:val="26"/>
                  <w:szCs w:val="26"/>
                  <w:rPrChange w:id="10951" w:author="superchickend" w:date="2012-12-16T15:35:00Z">
                    <w:rPr>
                      <w:sz w:val="22"/>
                    </w:rPr>
                  </w:rPrChange>
                </w:rPr>
                <w:t>MAPE</w:t>
              </w:r>
            </w:ins>
          </w:p>
        </w:tc>
      </w:tr>
      <w:tr w:rsidR="00A80B78" w:rsidRPr="00AF5054" w14:paraId="44B11DC2" w14:textId="77777777" w:rsidTr="009523BA">
        <w:trPr>
          <w:trHeight w:val="609"/>
          <w:ins w:id="10952" w:author="The Si Tran" w:date="2012-12-12T07:53:00Z"/>
          <w:trPrChange w:id="10953" w:author="superchickend" w:date="2012-12-16T15:35:00Z">
            <w:trPr>
              <w:trHeight w:val="610"/>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954"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4CD9CA3C" w:rsidR="00A80B78" w:rsidRPr="009523BA" w:rsidRDefault="00A80B78">
            <w:pPr>
              <w:pStyle w:val="BangBody"/>
              <w:jc w:val="center"/>
              <w:rPr>
                <w:ins w:id="10955" w:author="The Si Tran" w:date="2012-12-12T07:53:00Z"/>
                <w:b/>
                <w:sz w:val="26"/>
                <w:szCs w:val="26"/>
                <w:rPrChange w:id="10956" w:author="superchickend" w:date="2012-12-16T15:35:00Z">
                  <w:rPr>
                    <w:ins w:id="10957" w:author="The Si Tran" w:date="2012-12-12T07:53:00Z"/>
                    <w:rFonts w:eastAsia="Times New Roman"/>
                    <w:color w:val="000000"/>
                    <w:sz w:val="22"/>
                  </w:rPr>
                </w:rPrChange>
              </w:rPr>
              <w:pPrChange w:id="10958" w:author="superchickend" w:date="2012-12-16T15:35:00Z">
                <w:pPr>
                  <w:spacing w:before="0" w:line="240" w:lineRule="auto"/>
                  <w:jc w:val="center"/>
                </w:pPr>
              </w:pPrChange>
            </w:pPr>
            <w:ins w:id="10959" w:author="The Si Tran" w:date="2012-12-12T07:53:00Z">
              <w:r w:rsidRPr="009523BA">
                <w:rPr>
                  <w:b/>
                  <w:sz w:val="26"/>
                  <w:szCs w:val="26"/>
                  <w:rPrChange w:id="10960" w:author="superchickend" w:date="2012-12-16T15:35:00Z">
                    <w:rPr>
                      <w:sz w:val="22"/>
                    </w:rPr>
                  </w:rPrChange>
                </w:rPr>
                <w:t>ANN</w:t>
              </w:r>
            </w:ins>
          </w:p>
        </w:tc>
        <w:tc>
          <w:tcPr>
            <w:tcW w:w="5210" w:type="dxa"/>
            <w:tcBorders>
              <w:top w:val="nil"/>
              <w:left w:val="nil"/>
              <w:bottom w:val="single" w:sz="4" w:space="0" w:color="auto"/>
              <w:right w:val="single" w:sz="4" w:space="0" w:color="auto"/>
            </w:tcBorders>
            <w:shd w:val="clear" w:color="auto" w:fill="auto"/>
            <w:vAlign w:val="bottom"/>
            <w:hideMark/>
            <w:tcPrChange w:id="10961"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0962" w:author="The Si Tran" w:date="2012-12-12T07:53:00Z"/>
                <w:sz w:val="26"/>
                <w:szCs w:val="26"/>
                <w:rPrChange w:id="10963" w:author="The Si Tran" w:date="2012-12-14T06:39:00Z">
                  <w:rPr>
                    <w:ins w:id="10964" w:author="The Si Tran" w:date="2012-12-12T07:53:00Z"/>
                    <w:rFonts w:eastAsia="Times New Roman"/>
                    <w:color w:val="000000"/>
                    <w:sz w:val="22"/>
                  </w:rPr>
                </w:rPrChange>
              </w:rPr>
              <w:pPrChange w:id="10965" w:author="The Si Tran" w:date="2012-12-16T08:46:00Z">
                <w:pPr>
                  <w:spacing w:before="0" w:line="240" w:lineRule="auto"/>
                  <w:jc w:val="left"/>
                </w:pPr>
              </w:pPrChange>
            </w:pPr>
            <w:r>
              <w:rPr>
                <w:sz w:val="26"/>
                <w:szCs w:val="26"/>
              </w:rPr>
              <w:t>Nơron</w:t>
            </w:r>
            <w:ins w:id="10966" w:author="The Si Tran" w:date="2012-12-12T07:53:00Z">
              <w:r w:rsidR="00A80B78" w:rsidRPr="009523BA">
                <w:rPr>
                  <w:sz w:val="26"/>
                  <w:szCs w:val="26"/>
                  <w:rPrChange w:id="10967" w:author="The Si Tran" w:date="2012-12-14T06:39:00Z">
                    <w:rPr>
                      <w:sz w:val="22"/>
                    </w:rPr>
                  </w:rPrChange>
                </w:rPr>
                <w:t>(6,6,1), Algorithm=RPROP, epoches=688,  Residual=1E-7,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968"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0969" w:author="The Si Tran" w:date="2012-12-12T07:53:00Z"/>
                <w:sz w:val="26"/>
                <w:szCs w:val="26"/>
                <w:rPrChange w:id="10970" w:author="The Si Tran" w:date="2012-12-14T06:39:00Z">
                  <w:rPr>
                    <w:ins w:id="10971" w:author="The Si Tran" w:date="2012-12-12T07:53:00Z"/>
                    <w:rFonts w:eastAsia="Times New Roman"/>
                    <w:color w:val="000000"/>
                    <w:sz w:val="22"/>
                  </w:rPr>
                </w:rPrChange>
              </w:rPr>
              <w:pPrChange w:id="10972" w:author="superchickend" w:date="2012-12-16T15:35:00Z">
                <w:pPr>
                  <w:spacing w:before="0" w:line="240" w:lineRule="auto"/>
                  <w:jc w:val="right"/>
                </w:pPr>
              </w:pPrChange>
            </w:pPr>
            <w:ins w:id="10973" w:author="The Si Tran" w:date="2012-12-12T07:53:00Z">
              <w:r w:rsidRPr="009523BA">
                <w:rPr>
                  <w:sz w:val="26"/>
                  <w:szCs w:val="26"/>
                  <w:rPrChange w:id="10974" w:author="The Si Tran" w:date="2012-12-14T06:39:00Z">
                    <w:rPr>
                      <w:sz w:val="22"/>
                    </w:rPr>
                  </w:rPrChange>
                </w:rPr>
                <w:t>787.53</w:t>
              </w:r>
            </w:ins>
          </w:p>
        </w:tc>
        <w:tc>
          <w:tcPr>
            <w:tcW w:w="1100" w:type="dxa"/>
            <w:tcBorders>
              <w:top w:val="nil"/>
              <w:left w:val="nil"/>
              <w:bottom w:val="single" w:sz="4" w:space="0" w:color="auto"/>
              <w:right w:val="single" w:sz="4" w:space="0" w:color="auto"/>
            </w:tcBorders>
            <w:shd w:val="clear" w:color="auto" w:fill="auto"/>
            <w:noWrap/>
            <w:vAlign w:val="center"/>
            <w:hideMark/>
            <w:tcPrChange w:id="10975"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0976" w:author="The Si Tran" w:date="2012-12-12T07:53:00Z"/>
                <w:sz w:val="26"/>
                <w:szCs w:val="26"/>
                <w:rPrChange w:id="10977" w:author="The Si Tran" w:date="2012-12-14T06:39:00Z">
                  <w:rPr>
                    <w:ins w:id="10978" w:author="The Si Tran" w:date="2012-12-12T07:53:00Z"/>
                    <w:rFonts w:eastAsia="Times New Roman"/>
                    <w:color w:val="000000"/>
                    <w:sz w:val="22"/>
                  </w:rPr>
                </w:rPrChange>
              </w:rPr>
              <w:pPrChange w:id="10979" w:author="superchickend" w:date="2012-12-16T15:35:00Z">
                <w:pPr>
                  <w:spacing w:before="0" w:line="240" w:lineRule="auto"/>
                  <w:jc w:val="right"/>
                </w:pPr>
              </w:pPrChange>
            </w:pPr>
            <w:ins w:id="10980" w:author="The Si Tran" w:date="2012-12-12T07:53:00Z">
              <w:r w:rsidRPr="009523BA">
                <w:rPr>
                  <w:sz w:val="26"/>
                  <w:szCs w:val="26"/>
                  <w:rPrChange w:id="10981" w:author="The Si Tran" w:date="2012-12-14T06:39:00Z">
                    <w:rPr>
                      <w:sz w:val="22"/>
                    </w:rPr>
                  </w:rPrChange>
                </w:rPr>
                <w:t>1238980</w:t>
              </w:r>
            </w:ins>
          </w:p>
        </w:tc>
        <w:tc>
          <w:tcPr>
            <w:tcW w:w="958" w:type="dxa"/>
            <w:tcBorders>
              <w:top w:val="nil"/>
              <w:left w:val="nil"/>
              <w:bottom w:val="single" w:sz="4" w:space="0" w:color="auto"/>
              <w:right w:val="single" w:sz="4" w:space="0" w:color="auto"/>
            </w:tcBorders>
            <w:shd w:val="clear" w:color="auto" w:fill="auto"/>
            <w:noWrap/>
            <w:vAlign w:val="center"/>
            <w:hideMark/>
            <w:tcPrChange w:id="10982"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0983" w:author="The Si Tran" w:date="2012-12-12T07:53:00Z"/>
                <w:sz w:val="26"/>
                <w:szCs w:val="26"/>
                <w:rPrChange w:id="10984" w:author="The Si Tran" w:date="2012-12-14T06:39:00Z">
                  <w:rPr>
                    <w:ins w:id="10985" w:author="The Si Tran" w:date="2012-12-12T07:53:00Z"/>
                    <w:rFonts w:eastAsia="Times New Roman"/>
                    <w:color w:val="000000"/>
                    <w:sz w:val="22"/>
                  </w:rPr>
                </w:rPrChange>
              </w:rPr>
              <w:pPrChange w:id="10986" w:author="superchickend" w:date="2012-12-16T15:35:00Z">
                <w:pPr>
                  <w:spacing w:before="0" w:line="240" w:lineRule="auto"/>
                  <w:jc w:val="right"/>
                </w:pPr>
              </w:pPrChange>
            </w:pPr>
            <w:ins w:id="10987" w:author="The Si Tran" w:date="2012-12-12T07:53:00Z">
              <w:r w:rsidRPr="009523BA">
                <w:rPr>
                  <w:sz w:val="26"/>
                  <w:szCs w:val="26"/>
                  <w:rPrChange w:id="10988" w:author="The Si Tran" w:date="2012-12-14T06:39:00Z">
                    <w:rPr>
                      <w:sz w:val="22"/>
                    </w:rPr>
                  </w:rPrChange>
                </w:rPr>
                <w:t>30.33</w:t>
              </w:r>
            </w:ins>
          </w:p>
        </w:tc>
      </w:tr>
      <w:tr w:rsidR="00A80B78" w:rsidRPr="00AF5054" w14:paraId="649AE6C9" w14:textId="77777777" w:rsidTr="009523BA">
        <w:trPr>
          <w:trHeight w:val="609"/>
          <w:ins w:id="10989" w:author="The Si Tran" w:date="2012-12-12T07:53:00Z"/>
          <w:trPrChange w:id="10990" w:author="superchickend" w:date="2012-12-16T15:35:00Z">
            <w:trPr>
              <w:trHeight w:val="610"/>
            </w:trPr>
          </w:trPrChange>
        </w:trPr>
        <w:tc>
          <w:tcPr>
            <w:tcW w:w="1244" w:type="dxa"/>
            <w:vMerge/>
            <w:tcBorders>
              <w:top w:val="nil"/>
              <w:left w:val="single" w:sz="4" w:space="0" w:color="auto"/>
              <w:bottom w:val="single" w:sz="4" w:space="0" w:color="000000"/>
              <w:right w:val="single" w:sz="4" w:space="0" w:color="auto"/>
            </w:tcBorders>
            <w:vAlign w:val="center"/>
            <w:hideMark/>
            <w:tcPrChange w:id="10991"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0992" w:author="The Si Tran" w:date="2012-12-12T07:53:00Z"/>
                <w:b/>
                <w:sz w:val="26"/>
                <w:szCs w:val="26"/>
                <w:rPrChange w:id="10993" w:author="superchickend" w:date="2012-12-16T15:35:00Z">
                  <w:rPr>
                    <w:ins w:id="10994" w:author="The Si Tran" w:date="2012-12-12T07:53:00Z"/>
                    <w:rFonts w:eastAsia="Times New Roman"/>
                    <w:color w:val="000000"/>
                    <w:sz w:val="22"/>
                  </w:rPr>
                </w:rPrChange>
              </w:rPr>
              <w:pPrChange w:id="10995" w:author="superchickend" w:date="2012-12-16T15:35: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996"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0997" w:author="The Si Tran" w:date="2012-12-12T07:53:00Z"/>
                <w:sz w:val="26"/>
                <w:szCs w:val="26"/>
                <w:rPrChange w:id="10998" w:author="The Si Tran" w:date="2012-12-14T06:39:00Z">
                  <w:rPr>
                    <w:ins w:id="10999" w:author="The Si Tran" w:date="2012-12-12T07:53:00Z"/>
                    <w:rFonts w:eastAsia="Times New Roman"/>
                    <w:color w:val="000000"/>
                    <w:sz w:val="22"/>
                  </w:rPr>
                </w:rPrChange>
              </w:rPr>
              <w:pPrChange w:id="11000" w:author="The Si Tran" w:date="2012-12-16T08:46:00Z">
                <w:pPr>
                  <w:spacing w:before="0" w:line="240" w:lineRule="auto"/>
                  <w:jc w:val="left"/>
                </w:pPr>
              </w:pPrChange>
            </w:pPr>
            <w:r>
              <w:rPr>
                <w:sz w:val="26"/>
                <w:szCs w:val="26"/>
              </w:rPr>
              <w:t>Nơron</w:t>
            </w:r>
            <w:ins w:id="11001" w:author="The Si Tran" w:date="2012-12-12T07:53:00Z">
              <w:r w:rsidR="00A80B78" w:rsidRPr="009523BA">
                <w:rPr>
                  <w:sz w:val="26"/>
                  <w:szCs w:val="26"/>
                  <w:rPrChange w:id="11002" w:author="The Si Tran" w:date="2012-12-14T06:39:00Z">
                    <w:rPr>
                      <w:sz w:val="22"/>
                    </w:rPr>
                  </w:rPrChange>
                </w:rPr>
                <w:t>(6,6,1),Algorithm=Back Propagation, epoches=1000, Residual=1E-7,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1003"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1004" w:author="The Si Tran" w:date="2012-12-12T07:53:00Z"/>
                <w:sz w:val="26"/>
                <w:szCs w:val="26"/>
                <w:rPrChange w:id="11005" w:author="The Si Tran" w:date="2012-12-14T06:39:00Z">
                  <w:rPr>
                    <w:ins w:id="11006" w:author="The Si Tran" w:date="2012-12-12T07:53:00Z"/>
                    <w:rFonts w:eastAsia="Times New Roman"/>
                    <w:color w:val="000000"/>
                    <w:sz w:val="22"/>
                  </w:rPr>
                </w:rPrChange>
              </w:rPr>
              <w:pPrChange w:id="11007" w:author="superchickend" w:date="2012-12-16T15:35:00Z">
                <w:pPr>
                  <w:spacing w:before="0" w:line="240" w:lineRule="auto"/>
                  <w:jc w:val="right"/>
                </w:pPr>
              </w:pPrChange>
            </w:pPr>
            <w:ins w:id="11008" w:author="The Si Tran" w:date="2012-12-12T07:53:00Z">
              <w:r w:rsidRPr="009523BA">
                <w:rPr>
                  <w:sz w:val="26"/>
                  <w:szCs w:val="26"/>
                  <w:rPrChange w:id="11009" w:author="The Si Tran" w:date="2012-12-14T06:39:00Z">
                    <w:rPr>
                      <w:sz w:val="22"/>
                    </w:rPr>
                  </w:rPrChange>
                </w:rPr>
                <w:t>812.89</w:t>
              </w:r>
            </w:ins>
          </w:p>
        </w:tc>
        <w:tc>
          <w:tcPr>
            <w:tcW w:w="1100" w:type="dxa"/>
            <w:tcBorders>
              <w:top w:val="nil"/>
              <w:left w:val="nil"/>
              <w:bottom w:val="single" w:sz="4" w:space="0" w:color="auto"/>
              <w:right w:val="single" w:sz="4" w:space="0" w:color="auto"/>
            </w:tcBorders>
            <w:shd w:val="clear" w:color="auto" w:fill="auto"/>
            <w:noWrap/>
            <w:vAlign w:val="center"/>
            <w:hideMark/>
            <w:tcPrChange w:id="11010"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1011" w:author="The Si Tran" w:date="2012-12-12T07:53:00Z"/>
                <w:sz w:val="26"/>
                <w:szCs w:val="26"/>
                <w:rPrChange w:id="11012" w:author="The Si Tran" w:date="2012-12-14T06:39:00Z">
                  <w:rPr>
                    <w:ins w:id="11013" w:author="The Si Tran" w:date="2012-12-12T07:53:00Z"/>
                    <w:rFonts w:eastAsia="Times New Roman"/>
                    <w:color w:val="000000"/>
                    <w:sz w:val="22"/>
                  </w:rPr>
                </w:rPrChange>
              </w:rPr>
              <w:pPrChange w:id="11014" w:author="superchickend" w:date="2012-12-16T15:35:00Z">
                <w:pPr>
                  <w:spacing w:before="0" w:line="240" w:lineRule="auto"/>
                  <w:jc w:val="right"/>
                </w:pPr>
              </w:pPrChange>
            </w:pPr>
            <w:ins w:id="11015" w:author="The Si Tran" w:date="2012-12-12T07:53:00Z">
              <w:r w:rsidRPr="009523BA">
                <w:rPr>
                  <w:sz w:val="26"/>
                  <w:szCs w:val="26"/>
                  <w:rPrChange w:id="11016" w:author="The Si Tran" w:date="2012-12-14T06:39:00Z">
                    <w:rPr>
                      <w:sz w:val="22"/>
                    </w:rPr>
                  </w:rPrChange>
                </w:rPr>
                <w:t>1134819</w:t>
              </w:r>
            </w:ins>
          </w:p>
        </w:tc>
        <w:tc>
          <w:tcPr>
            <w:tcW w:w="958" w:type="dxa"/>
            <w:tcBorders>
              <w:top w:val="nil"/>
              <w:left w:val="nil"/>
              <w:bottom w:val="single" w:sz="4" w:space="0" w:color="auto"/>
              <w:right w:val="single" w:sz="4" w:space="0" w:color="auto"/>
            </w:tcBorders>
            <w:shd w:val="clear" w:color="auto" w:fill="auto"/>
            <w:noWrap/>
            <w:vAlign w:val="center"/>
            <w:hideMark/>
            <w:tcPrChange w:id="11017"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1018" w:author="The Si Tran" w:date="2012-12-12T07:53:00Z"/>
                <w:sz w:val="26"/>
                <w:szCs w:val="26"/>
                <w:rPrChange w:id="11019" w:author="The Si Tran" w:date="2012-12-14T06:39:00Z">
                  <w:rPr>
                    <w:ins w:id="11020" w:author="The Si Tran" w:date="2012-12-12T07:53:00Z"/>
                    <w:rFonts w:eastAsia="Times New Roman"/>
                    <w:color w:val="000000"/>
                    <w:sz w:val="22"/>
                  </w:rPr>
                </w:rPrChange>
              </w:rPr>
              <w:pPrChange w:id="11021" w:author="superchickend" w:date="2012-12-16T15:35:00Z">
                <w:pPr>
                  <w:spacing w:before="0" w:line="240" w:lineRule="auto"/>
                  <w:jc w:val="right"/>
                </w:pPr>
              </w:pPrChange>
            </w:pPr>
            <w:ins w:id="11022" w:author="The Si Tran" w:date="2012-12-12T07:53:00Z">
              <w:r w:rsidRPr="009523BA">
                <w:rPr>
                  <w:sz w:val="26"/>
                  <w:szCs w:val="26"/>
                  <w:rPrChange w:id="11023" w:author="The Si Tran" w:date="2012-12-14T06:39:00Z">
                    <w:rPr>
                      <w:sz w:val="22"/>
                    </w:rPr>
                  </w:rPrChange>
                </w:rPr>
                <w:t>32.58</w:t>
              </w:r>
            </w:ins>
          </w:p>
        </w:tc>
      </w:tr>
      <w:tr w:rsidR="00A80B78" w:rsidRPr="00AF5054" w14:paraId="3ECA3B91" w14:textId="77777777" w:rsidTr="009523BA">
        <w:trPr>
          <w:trHeight w:val="304"/>
          <w:ins w:id="11024" w:author="The Si Tran" w:date="2012-12-12T07:53:00Z"/>
          <w:trPrChange w:id="11025" w:author="superchickend" w:date="2012-12-16T15:36:00Z">
            <w:trPr>
              <w:trHeight w:val="305"/>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1026"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1027" w:author="The Si Tran" w:date="2012-12-12T07:53:00Z"/>
                <w:b/>
                <w:sz w:val="26"/>
                <w:szCs w:val="26"/>
                <w:rPrChange w:id="11028" w:author="superchickend" w:date="2012-12-16T15:35:00Z">
                  <w:rPr>
                    <w:ins w:id="11029" w:author="The Si Tran" w:date="2012-12-12T07:53:00Z"/>
                    <w:rFonts w:eastAsia="Times New Roman"/>
                    <w:color w:val="000000"/>
                    <w:sz w:val="22"/>
                  </w:rPr>
                </w:rPrChange>
              </w:rPr>
              <w:pPrChange w:id="11030" w:author="superchickend" w:date="2012-12-16T15:35:00Z">
                <w:pPr>
                  <w:spacing w:before="0" w:line="240" w:lineRule="auto"/>
                  <w:jc w:val="center"/>
                </w:pPr>
              </w:pPrChange>
            </w:pPr>
            <w:ins w:id="11031" w:author="The Si Tran" w:date="2012-12-12T07:53:00Z">
              <w:r w:rsidRPr="009523BA">
                <w:rPr>
                  <w:b/>
                  <w:sz w:val="26"/>
                  <w:szCs w:val="26"/>
                  <w:rPrChange w:id="11032" w:author="superchickend" w:date="2012-12-16T15:35:00Z">
                    <w:rPr>
                      <w:sz w:val="22"/>
                    </w:rPr>
                  </w:rPrChange>
                </w:rPr>
                <w:t>SARIMA</w:t>
              </w:r>
            </w:ins>
          </w:p>
        </w:tc>
        <w:tc>
          <w:tcPr>
            <w:tcW w:w="5210" w:type="dxa"/>
            <w:tcBorders>
              <w:top w:val="nil"/>
              <w:left w:val="nil"/>
              <w:bottom w:val="single" w:sz="4" w:space="0" w:color="auto"/>
              <w:right w:val="single" w:sz="4" w:space="0" w:color="auto"/>
            </w:tcBorders>
            <w:shd w:val="clear" w:color="auto" w:fill="auto"/>
            <w:vAlign w:val="bottom"/>
            <w:hideMark/>
            <w:tcPrChange w:id="11033"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1034" w:author="The Si Tran" w:date="2012-12-12T07:53:00Z"/>
                <w:sz w:val="26"/>
                <w:szCs w:val="26"/>
                <w:rPrChange w:id="11035" w:author="The Si Tran" w:date="2012-12-14T06:39:00Z">
                  <w:rPr>
                    <w:ins w:id="11036" w:author="The Si Tran" w:date="2012-12-12T07:53:00Z"/>
                    <w:rFonts w:eastAsia="Times New Roman"/>
                    <w:color w:val="000000"/>
                    <w:sz w:val="22"/>
                  </w:rPr>
                </w:rPrChange>
              </w:rPr>
              <w:pPrChange w:id="11037" w:author="The Si Tran" w:date="2012-12-16T08:46:00Z">
                <w:pPr>
                  <w:spacing w:before="0" w:line="240" w:lineRule="auto"/>
                  <w:jc w:val="left"/>
                </w:pPr>
              </w:pPrChange>
            </w:pPr>
            <w:ins w:id="11038" w:author="The Si Tran" w:date="2012-12-12T07:53:00Z">
              <w:r w:rsidRPr="009523BA">
                <w:rPr>
                  <w:sz w:val="26"/>
                  <w:szCs w:val="26"/>
                  <w:rPrChange w:id="11039" w:author="The Si Tran" w:date="2012-12-14T06:39:00Z">
                    <w:rPr>
                      <w:sz w:val="22"/>
                    </w:rPr>
                  </w:rPrChange>
                </w:rPr>
                <w:t>ARIMA(2, 0, 2)(1, 1, 1)10</w:t>
              </w:r>
            </w:ins>
          </w:p>
        </w:tc>
        <w:tc>
          <w:tcPr>
            <w:tcW w:w="908" w:type="dxa"/>
            <w:tcBorders>
              <w:top w:val="nil"/>
              <w:left w:val="nil"/>
              <w:bottom w:val="single" w:sz="4" w:space="0" w:color="auto"/>
              <w:right w:val="single" w:sz="4" w:space="0" w:color="auto"/>
            </w:tcBorders>
            <w:shd w:val="clear" w:color="auto" w:fill="auto"/>
            <w:noWrap/>
            <w:vAlign w:val="center"/>
            <w:hideMark/>
            <w:tcPrChange w:id="11040"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1041" w:author="The Si Tran" w:date="2012-12-12T07:53:00Z"/>
                <w:sz w:val="26"/>
                <w:szCs w:val="26"/>
                <w:rPrChange w:id="11042" w:author="The Si Tran" w:date="2012-12-14T06:39:00Z">
                  <w:rPr>
                    <w:ins w:id="11043" w:author="The Si Tran" w:date="2012-12-12T07:53:00Z"/>
                    <w:rFonts w:eastAsia="Times New Roman"/>
                    <w:color w:val="000000"/>
                    <w:sz w:val="22"/>
                  </w:rPr>
                </w:rPrChange>
              </w:rPr>
              <w:pPrChange w:id="11044" w:author="superchickend" w:date="2012-12-16T15:36:00Z">
                <w:pPr>
                  <w:spacing w:before="0" w:line="240" w:lineRule="auto"/>
                  <w:jc w:val="right"/>
                </w:pPr>
              </w:pPrChange>
            </w:pPr>
            <w:ins w:id="11045" w:author="The Si Tran" w:date="2012-12-12T07:53:00Z">
              <w:r w:rsidRPr="009523BA">
                <w:rPr>
                  <w:sz w:val="26"/>
                  <w:szCs w:val="26"/>
                  <w:rPrChange w:id="11046" w:author="The Si Tran" w:date="2012-12-14T06:39:00Z">
                    <w:rPr>
                      <w:sz w:val="22"/>
                    </w:rPr>
                  </w:rPrChange>
                </w:rPr>
                <w:t>1090</w:t>
              </w:r>
            </w:ins>
          </w:p>
        </w:tc>
        <w:tc>
          <w:tcPr>
            <w:tcW w:w="1100" w:type="dxa"/>
            <w:tcBorders>
              <w:top w:val="nil"/>
              <w:left w:val="nil"/>
              <w:bottom w:val="single" w:sz="4" w:space="0" w:color="auto"/>
              <w:right w:val="single" w:sz="4" w:space="0" w:color="auto"/>
            </w:tcBorders>
            <w:shd w:val="clear" w:color="auto" w:fill="auto"/>
            <w:noWrap/>
            <w:vAlign w:val="center"/>
            <w:hideMark/>
            <w:tcPrChange w:id="11047"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1048" w:author="The Si Tran" w:date="2012-12-12T07:53:00Z"/>
                <w:sz w:val="26"/>
                <w:szCs w:val="26"/>
                <w:rPrChange w:id="11049" w:author="The Si Tran" w:date="2012-12-14T06:39:00Z">
                  <w:rPr>
                    <w:ins w:id="11050" w:author="The Si Tran" w:date="2012-12-12T07:53:00Z"/>
                    <w:rFonts w:eastAsia="Times New Roman"/>
                    <w:color w:val="000000"/>
                    <w:sz w:val="22"/>
                  </w:rPr>
                </w:rPrChange>
              </w:rPr>
              <w:pPrChange w:id="11051" w:author="superchickend" w:date="2012-12-16T15:36:00Z">
                <w:pPr>
                  <w:spacing w:before="0" w:line="240" w:lineRule="auto"/>
                  <w:jc w:val="right"/>
                </w:pPr>
              </w:pPrChange>
            </w:pPr>
            <w:ins w:id="11052" w:author="The Si Tran" w:date="2012-12-12T07:53:00Z">
              <w:r w:rsidRPr="009523BA">
                <w:rPr>
                  <w:sz w:val="26"/>
                  <w:szCs w:val="26"/>
                  <w:rPrChange w:id="11053" w:author="The Si Tran" w:date="2012-12-14T06:39:00Z">
                    <w:rPr>
                      <w:sz w:val="22"/>
                    </w:rPr>
                  </w:rPrChange>
                </w:rPr>
                <w:t>2497855</w:t>
              </w:r>
            </w:ins>
          </w:p>
        </w:tc>
        <w:tc>
          <w:tcPr>
            <w:tcW w:w="958" w:type="dxa"/>
            <w:tcBorders>
              <w:top w:val="nil"/>
              <w:left w:val="nil"/>
              <w:bottom w:val="single" w:sz="4" w:space="0" w:color="auto"/>
              <w:right w:val="single" w:sz="4" w:space="0" w:color="auto"/>
            </w:tcBorders>
            <w:shd w:val="clear" w:color="auto" w:fill="auto"/>
            <w:noWrap/>
            <w:vAlign w:val="center"/>
            <w:hideMark/>
            <w:tcPrChange w:id="11054"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1055" w:author="The Si Tran" w:date="2012-12-12T07:53:00Z"/>
                <w:sz w:val="26"/>
                <w:szCs w:val="26"/>
                <w:rPrChange w:id="11056" w:author="The Si Tran" w:date="2012-12-14T06:39:00Z">
                  <w:rPr>
                    <w:ins w:id="11057" w:author="The Si Tran" w:date="2012-12-12T07:53:00Z"/>
                    <w:rFonts w:eastAsia="Times New Roman"/>
                    <w:color w:val="000000"/>
                    <w:sz w:val="22"/>
                  </w:rPr>
                </w:rPrChange>
              </w:rPr>
              <w:pPrChange w:id="11058" w:author="superchickend" w:date="2012-12-16T15:36:00Z">
                <w:pPr>
                  <w:spacing w:before="0" w:line="240" w:lineRule="auto"/>
                  <w:jc w:val="right"/>
                </w:pPr>
              </w:pPrChange>
            </w:pPr>
            <w:ins w:id="11059" w:author="The Si Tran" w:date="2012-12-12T07:53:00Z">
              <w:r w:rsidRPr="009523BA">
                <w:rPr>
                  <w:sz w:val="26"/>
                  <w:szCs w:val="26"/>
                  <w:rPrChange w:id="11060" w:author="The Si Tran" w:date="2012-12-14T06:39:00Z">
                    <w:rPr>
                      <w:sz w:val="22"/>
                    </w:rPr>
                  </w:rPrChange>
                </w:rPr>
                <w:t>37.37</w:t>
              </w:r>
            </w:ins>
          </w:p>
        </w:tc>
      </w:tr>
      <w:tr w:rsidR="00A80B78" w:rsidRPr="00AF5054" w14:paraId="41AB3AF1" w14:textId="77777777" w:rsidTr="009523BA">
        <w:trPr>
          <w:trHeight w:val="916"/>
          <w:ins w:id="11061" w:author="The Si Tran" w:date="2012-12-12T07:53:00Z"/>
          <w:trPrChange w:id="11062" w:author="superchickend" w:date="2012-12-16T15:36:00Z">
            <w:trPr>
              <w:trHeight w:val="915"/>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063"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1064" w:author="The Si Tran" w:date="2012-12-12T07:53:00Z"/>
                <w:b/>
                <w:sz w:val="26"/>
                <w:szCs w:val="26"/>
                <w:rPrChange w:id="11065" w:author="superchickend" w:date="2012-12-16T15:35:00Z">
                  <w:rPr>
                    <w:ins w:id="11066" w:author="The Si Tran" w:date="2012-12-12T07:53:00Z"/>
                    <w:rFonts w:eastAsia="Times New Roman"/>
                    <w:color w:val="000000"/>
                    <w:sz w:val="22"/>
                  </w:rPr>
                </w:rPrChange>
              </w:rPr>
              <w:pPrChange w:id="11067" w:author="superchickend" w:date="2012-12-16T15:35:00Z">
                <w:pPr>
                  <w:spacing w:before="0" w:line="240" w:lineRule="auto"/>
                  <w:jc w:val="center"/>
                </w:pPr>
              </w:pPrChange>
            </w:pPr>
            <w:ins w:id="11068" w:author="The Si Tran" w:date="2012-12-12T07:53:00Z">
              <w:r w:rsidRPr="009523BA">
                <w:rPr>
                  <w:b/>
                  <w:sz w:val="26"/>
                  <w:szCs w:val="26"/>
                  <w:rPrChange w:id="11069" w:author="superchickend" w:date="2012-12-16T15:35:00Z">
                    <w:rPr>
                      <w:sz w:val="22"/>
                    </w:rPr>
                  </w:rPrChange>
                </w:rPr>
                <w:t>Hybrid</w:t>
              </w:r>
            </w:ins>
          </w:p>
        </w:tc>
        <w:tc>
          <w:tcPr>
            <w:tcW w:w="5210" w:type="dxa"/>
            <w:tcBorders>
              <w:top w:val="nil"/>
              <w:left w:val="nil"/>
              <w:bottom w:val="single" w:sz="4" w:space="0" w:color="auto"/>
              <w:right w:val="single" w:sz="4" w:space="0" w:color="auto"/>
            </w:tcBorders>
            <w:shd w:val="clear" w:color="auto" w:fill="auto"/>
            <w:vAlign w:val="bottom"/>
            <w:hideMark/>
            <w:tcPrChange w:id="11070"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1071" w:author="The Si Tran" w:date="2012-12-12T07:53:00Z"/>
                <w:sz w:val="26"/>
                <w:szCs w:val="26"/>
                <w:rPrChange w:id="11072" w:author="The Si Tran" w:date="2012-12-14T06:39:00Z">
                  <w:rPr>
                    <w:ins w:id="11073" w:author="The Si Tran" w:date="2012-12-12T07:53:00Z"/>
                    <w:rFonts w:eastAsia="Times New Roman"/>
                    <w:color w:val="000000"/>
                    <w:sz w:val="22"/>
                  </w:rPr>
                </w:rPrChange>
              </w:rPr>
              <w:pPrChange w:id="11074" w:author="The Si Tran" w:date="2012-12-16T08:46:00Z">
                <w:pPr>
                  <w:spacing w:before="0" w:line="240" w:lineRule="auto"/>
                  <w:jc w:val="left"/>
                </w:pPr>
              </w:pPrChange>
            </w:pPr>
            <w:ins w:id="11075" w:author="The Si Tran" w:date="2012-12-12T07:53:00Z">
              <w:r w:rsidRPr="009523BA">
                <w:rPr>
                  <w:sz w:val="26"/>
                  <w:szCs w:val="26"/>
                  <w:rPrChange w:id="11076" w:author="The Si Tran" w:date="2012-12-14T06:39:00Z">
                    <w:rPr>
                      <w:sz w:val="22"/>
                    </w:rPr>
                  </w:rPrChange>
                </w:rPr>
                <w:t>ARIMA(2, 0, 2)(1, 1, 1)10</w:t>
              </w:r>
              <w:r w:rsidRPr="009523BA">
                <w:rPr>
                  <w:sz w:val="26"/>
                  <w:szCs w:val="26"/>
                  <w:rPrChange w:id="11077" w:author="The Si Tran" w:date="2012-12-14T06:39:00Z">
                    <w:rPr>
                      <w:sz w:val="22"/>
                    </w:rPr>
                  </w:rPrChange>
                </w:rPr>
                <w:br/>
              </w:r>
            </w:ins>
            <w:r w:rsidR="00976130">
              <w:rPr>
                <w:sz w:val="26"/>
                <w:szCs w:val="26"/>
              </w:rPr>
              <w:t>Nơron</w:t>
            </w:r>
            <w:ins w:id="11078" w:author="The Si Tran" w:date="2012-12-12T07:53:00Z">
              <w:r w:rsidRPr="009523BA">
                <w:rPr>
                  <w:sz w:val="26"/>
                  <w:szCs w:val="26"/>
                  <w:rPrChange w:id="11079" w:author="The Si Tran" w:date="2012-12-14T06:39:00Z">
                    <w:rPr>
                      <w:sz w:val="22"/>
                    </w:rPr>
                  </w:rPrChange>
                </w:rPr>
                <w:t>(6,6,1),Algorithm=RPROP, epoches=170,  Residual=1E-6,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1080"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1081" w:author="The Si Tran" w:date="2012-12-12T07:53:00Z"/>
                <w:sz w:val="26"/>
                <w:szCs w:val="26"/>
                <w:rPrChange w:id="11082" w:author="The Si Tran" w:date="2012-12-14T06:39:00Z">
                  <w:rPr>
                    <w:ins w:id="11083" w:author="The Si Tran" w:date="2012-12-12T07:53:00Z"/>
                    <w:rFonts w:eastAsia="Times New Roman"/>
                    <w:color w:val="000000"/>
                    <w:sz w:val="22"/>
                  </w:rPr>
                </w:rPrChange>
              </w:rPr>
              <w:pPrChange w:id="11084" w:author="superchickend" w:date="2012-12-16T15:36:00Z">
                <w:pPr>
                  <w:spacing w:before="0" w:line="240" w:lineRule="auto"/>
                  <w:jc w:val="right"/>
                </w:pPr>
              </w:pPrChange>
            </w:pPr>
            <w:ins w:id="11085" w:author="The Si Tran" w:date="2012-12-12T07:53:00Z">
              <w:r w:rsidRPr="009523BA">
                <w:rPr>
                  <w:sz w:val="26"/>
                  <w:szCs w:val="26"/>
                  <w:rPrChange w:id="11086" w:author="The Si Tran" w:date="2012-12-14T06:39:00Z">
                    <w:rPr>
                      <w:sz w:val="22"/>
                    </w:rPr>
                  </w:rPrChange>
                </w:rPr>
                <w:t>698.36</w:t>
              </w:r>
            </w:ins>
          </w:p>
        </w:tc>
        <w:tc>
          <w:tcPr>
            <w:tcW w:w="1100" w:type="dxa"/>
            <w:tcBorders>
              <w:top w:val="nil"/>
              <w:left w:val="nil"/>
              <w:bottom w:val="single" w:sz="4" w:space="0" w:color="auto"/>
              <w:right w:val="single" w:sz="4" w:space="0" w:color="auto"/>
            </w:tcBorders>
            <w:shd w:val="clear" w:color="auto" w:fill="auto"/>
            <w:noWrap/>
            <w:vAlign w:val="center"/>
            <w:hideMark/>
            <w:tcPrChange w:id="11087"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1088" w:author="The Si Tran" w:date="2012-12-12T07:53:00Z"/>
                <w:sz w:val="26"/>
                <w:szCs w:val="26"/>
                <w:rPrChange w:id="11089" w:author="The Si Tran" w:date="2012-12-14T06:39:00Z">
                  <w:rPr>
                    <w:ins w:id="11090" w:author="The Si Tran" w:date="2012-12-12T07:53:00Z"/>
                    <w:rFonts w:eastAsia="Times New Roman"/>
                    <w:color w:val="000000"/>
                    <w:sz w:val="22"/>
                  </w:rPr>
                </w:rPrChange>
              </w:rPr>
              <w:pPrChange w:id="11091" w:author="superchickend" w:date="2012-12-16T15:36:00Z">
                <w:pPr>
                  <w:spacing w:before="0" w:line="240" w:lineRule="auto"/>
                  <w:jc w:val="right"/>
                </w:pPr>
              </w:pPrChange>
            </w:pPr>
            <w:ins w:id="11092" w:author="The Si Tran" w:date="2012-12-12T07:53:00Z">
              <w:r w:rsidRPr="009523BA">
                <w:rPr>
                  <w:sz w:val="26"/>
                  <w:szCs w:val="26"/>
                  <w:rPrChange w:id="11093" w:author="The Si Tran" w:date="2012-12-14T06:39:00Z">
                    <w:rPr>
                      <w:sz w:val="22"/>
                    </w:rPr>
                  </w:rPrChange>
                </w:rPr>
                <w:t>955424</w:t>
              </w:r>
            </w:ins>
          </w:p>
        </w:tc>
        <w:tc>
          <w:tcPr>
            <w:tcW w:w="958" w:type="dxa"/>
            <w:tcBorders>
              <w:top w:val="nil"/>
              <w:left w:val="nil"/>
              <w:bottom w:val="single" w:sz="4" w:space="0" w:color="auto"/>
              <w:right w:val="single" w:sz="4" w:space="0" w:color="auto"/>
            </w:tcBorders>
            <w:shd w:val="clear" w:color="auto" w:fill="auto"/>
            <w:noWrap/>
            <w:vAlign w:val="center"/>
            <w:hideMark/>
            <w:tcPrChange w:id="11094"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1095" w:author="The Si Tran" w:date="2012-12-12T07:53:00Z"/>
                <w:sz w:val="26"/>
                <w:szCs w:val="26"/>
                <w:rPrChange w:id="11096" w:author="The Si Tran" w:date="2012-12-14T06:39:00Z">
                  <w:rPr>
                    <w:ins w:id="11097" w:author="The Si Tran" w:date="2012-12-12T07:53:00Z"/>
                    <w:rFonts w:eastAsia="Times New Roman"/>
                    <w:color w:val="000000"/>
                    <w:sz w:val="22"/>
                  </w:rPr>
                </w:rPrChange>
              </w:rPr>
              <w:pPrChange w:id="11098" w:author="superchickend" w:date="2012-12-16T15:36:00Z">
                <w:pPr>
                  <w:spacing w:before="0" w:line="240" w:lineRule="auto"/>
                  <w:jc w:val="right"/>
                </w:pPr>
              </w:pPrChange>
            </w:pPr>
            <w:ins w:id="11099" w:author="The Si Tran" w:date="2012-12-12T07:53:00Z">
              <w:r w:rsidRPr="009523BA">
                <w:rPr>
                  <w:sz w:val="26"/>
                  <w:szCs w:val="26"/>
                  <w:rPrChange w:id="11100" w:author="The Si Tran" w:date="2012-12-14T06:39:00Z">
                    <w:rPr>
                      <w:sz w:val="22"/>
                    </w:rPr>
                  </w:rPrChange>
                </w:rPr>
                <w:t>28.71</w:t>
              </w:r>
            </w:ins>
          </w:p>
        </w:tc>
      </w:tr>
      <w:tr w:rsidR="00A80B78" w:rsidRPr="00AF5054" w14:paraId="316E99BA" w14:textId="77777777" w:rsidTr="009523BA">
        <w:trPr>
          <w:trHeight w:val="916"/>
          <w:ins w:id="11101" w:author="The Si Tran" w:date="2012-12-12T07:53:00Z"/>
          <w:trPrChange w:id="11102" w:author="superchickend" w:date="2012-12-16T15:36:00Z">
            <w:trPr>
              <w:trHeight w:val="915"/>
            </w:trPr>
          </w:trPrChange>
        </w:trPr>
        <w:tc>
          <w:tcPr>
            <w:tcW w:w="1244" w:type="dxa"/>
            <w:vMerge/>
            <w:tcBorders>
              <w:top w:val="nil"/>
              <w:left w:val="single" w:sz="4" w:space="0" w:color="auto"/>
              <w:bottom w:val="single" w:sz="4" w:space="0" w:color="000000"/>
              <w:right w:val="single" w:sz="4" w:space="0" w:color="auto"/>
            </w:tcBorders>
            <w:vAlign w:val="center"/>
            <w:hideMark/>
            <w:tcPrChange w:id="11103"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1104" w:author="The Si Tran" w:date="2012-12-12T07:53:00Z"/>
                <w:sz w:val="26"/>
                <w:szCs w:val="26"/>
                <w:rPrChange w:id="11105" w:author="The Si Tran" w:date="2012-12-14T06:39:00Z">
                  <w:rPr>
                    <w:ins w:id="11106" w:author="The Si Tran" w:date="2012-12-12T07:53:00Z"/>
                    <w:rFonts w:eastAsia="Times New Roman"/>
                    <w:color w:val="000000"/>
                    <w:sz w:val="22"/>
                  </w:rPr>
                </w:rPrChange>
              </w:rPr>
              <w:pPrChange w:id="11107" w:author="The Si Tran" w:date="2012-12-16T08:46: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1108"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1109" w:author="The Si Tran" w:date="2012-12-12T07:53:00Z"/>
                <w:sz w:val="26"/>
                <w:szCs w:val="26"/>
                <w:rPrChange w:id="11110" w:author="The Si Tran" w:date="2012-12-14T06:39:00Z">
                  <w:rPr>
                    <w:ins w:id="11111" w:author="The Si Tran" w:date="2012-12-12T07:53:00Z"/>
                    <w:rFonts w:eastAsia="Times New Roman"/>
                    <w:color w:val="000000"/>
                    <w:sz w:val="22"/>
                  </w:rPr>
                </w:rPrChange>
              </w:rPr>
              <w:pPrChange w:id="11112" w:author="The Si Tran" w:date="2012-12-16T08:46:00Z">
                <w:pPr>
                  <w:spacing w:before="0" w:line="240" w:lineRule="auto"/>
                  <w:jc w:val="left"/>
                </w:pPr>
              </w:pPrChange>
            </w:pPr>
            <w:ins w:id="11113" w:author="The Si Tran" w:date="2012-12-12T07:53:00Z">
              <w:r w:rsidRPr="009523BA">
                <w:rPr>
                  <w:sz w:val="26"/>
                  <w:szCs w:val="26"/>
                  <w:rPrChange w:id="11114" w:author="The Si Tran" w:date="2012-12-14T06:39:00Z">
                    <w:rPr>
                      <w:sz w:val="22"/>
                    </w:rPr>
                  </w:rPrChange>
                </w:rPr>
                <w:t>ARIMA(2, 0, 2)(1, 1, 1)10</w:t>
              </w:r>
              <w:r w:rsidRPr="009523BA">
                <w:rPr>
                  <w:sz w:val="26"/>
                  <w:szCs w:val="26"/>
                  <w:rPrChange w:id="11115" w:author="The Si Tran" w:date="2012-12-14T06:39:00Z">
                    <w:rPr>
                      <w:sz w:val="22"/>
                    </w:rPr>
                  </w:rPrChange>
                </w:rPr>
                <w:br/>
              </w:r>
            </w:ins>
            <w:r w:rsidR="00976130">
              <w:rPr>
                <w:sz w:val="26"/>
                <w:szCs w:val="26"/>
              </w:rPr>
              <w:t>Nơron</w:t>
            </w:r>
            <w:ins w:id="11116" w:author="The Si Tran" w:date="2012-12-12T07:53:00Z">
              <w:r w:rsidRPr="009523BA">
                <w:rPr>
                  <w:sz w:val="26"/>
                  <w:szCs w:val="26"/>
                  <w:rPrChange w:id="11117" w:author="The Si Tran" w:date="2012-12-14T06:39:00Z">
                    <w:rPr>
                      <w:sz w:val="22"/>
                    </w:rPr>
                  </w:rPrChange>
                </w:rPr>
                <w:t>(6,6,1),Algorithm=Back Propagation, epoches=1000, Residual=1E-6,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1118"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1119" w:author="The Si Tran" w:date="2012-12-12T07:53:00Z"/>
                <w:b/>
                <w:sz w:val="26"/>
                <w:szCs w:val="26"/>
                <w:rPrChange w:id="11120" w:author="superchickend" w:date="2012-12-16T15:36:00Z">
                  <w:rPr>
                    <w:ins w:id="11121" w:author="The Si Tran" w:date="2012-12-12T07:53:00Z"/>
                    <w:rFonts w:eastAsia="Times New Roman"/>
                    <w:color w:val="000000"/>
                    <w:sz w:val="22"/>
                  </w:rPr>
                </w:rPrChange>
              </w:rPr>
              <w:pPrChange w:id="11122" w:author="superchickend" w:date="2012-12-16T15:36:00Z">
                <w:pPr>
                  <w:spacing w:before="0" w:line="240" w:lineRule="auto"/>
                  <w:jc w:val="right"/>
                </w:pPr>
              </w:pPrChange>
            </w:pPr>
            <w:ins w:id="11123" w:author="The Si Tran" w:date="2012-12-12T07:53:00Z">
              <w:r w:rsidRPr="009523BA">
                <w:rPr>
                  <w:b/>
                  <w:sz w:val="26"/>
                  <w:szCs w:val="26"/>
                  <w:rPrChange w:id="11124" w:author="superchickend" w:date="2012-12-16T15:36:00Z">
                    <w:rPr>
                      <w:sz w:val="22"/>
                    </w:rPr>
                  </w:rPrChange>
                </w:rPr>
                <w:t>467.98</w:t>
              </w:r>
            </w:ins>
          </w:p>
        </w:tc>
        <w:tc>
          <w:tcPr>
            <w:tcW w:w="1100" w:type="dxa"/>
            <w:tcBorders>
              <w:top w:val="nil"/>
              <w:left w:val="nil"/>
              <w:bottom w:val="single" w:sz="4" w:space="0" w:color="auto"/>
              <w:right w:val="single" w:sz="4" w:space="0" w:color="auto"/>
            </w:tcBorders>
            <w:shd w:val="clear" w:color="auto" w:fill="auto"/>
            <w:noWrap/>
            <w:vAlign w:val="center"/>
            <w:hideMark/>
            <w:tcPrChange w:id="11125"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1126" w:author="The Si Tran" w:date="2012-12-12T07:53:00Z"/>
                <w:b/>
                <w:sz w:val="26"/>
                <w:szCs w:val="26"/>
                <w:rPrChange w:id="11127" w:author="superchickend" w:date="2012-12-16T15:36:00Z">
                  <w:rPr>
                    <w:ins w:id="11128" w:author="The Si Tran" w:date="2012-12-12T07:53:00Z"/>
                    <w:rFonts w:eastAsia="Times New Roman"/>
                    <w:color w:val="000000"/>
                    <w:sz w:val="22"/>
                  </w:rPr>
                </w:rPrChange>
              </w:rPr>
              <w:pPrChange w:id="11129" w:author="superchickend" w:date="2012-12-16T15:36:00Z">
                <w:pPr>
                  <w:spacing w:before="0" w:line="240" w:lineRule="auto"/>
                  <w:jc w:val="right"/>
                </w:pPr>
              </w:pPrChange>
            </w:pPr>
            <w:ins w:id="11130" w:author="The Si Tran" w:date="2012-12-12T07:53:00Z">
              <w:r w:rsidRPr="009523BA">
                <w:rPr>
                  <w:b/>
                  <w:sz w:val="26"/>
                  <w:szCs w:val="26"/>
                  <w:rPrChange w:id="11131" w:author="superchickend" w:date="2012-12-16T15:36:00Z">
                    <w:rPr>
                      <w:sz w:val="22"/>
                    </w:rPr>
                  </w:rPrChange>
                </w:rPr>
                <w:t>421860</w:t>
              </w:r>
            </w:ins>
          </w:p>
        </w:tc>
        <w:tc>
          <w:tcPr>
            <w:tcW w:w="958" w:type="dxa"/>
            <w:tcBorders>
              <w:top w:val="nil"/>
              <w:left w:val="nil"/>
              <w:bottom w:val="single" w:sz="4" w:space="0" w:color="auto"/>
              <w:right w:val="single" w:sz="4" w:space="0" w:color="auto"/>
            </w:tcBorders>
            <w:shd w:val="clear" w:color="auto" w:fill="auto"/>
            <w:noWrap/>
            <w:vAlign w:val="center"/>
            <w:hideMark/>
            <w:tcPrChange w:id="11132"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1133" w:author="The Si Tran" w:date="2012-12-12T07:53:00Z"/>
                <w:b/>
                <w:sz w:val="26"/>
                <w:szCs w:val="26"/>
                <w:rPrChange w:id="11134" w:author="superchickend" w:date="2012-12-16T15:36:00Z">
                  <w:rPr>
                    <w:ins w:id="11135" w:author="The Si Tran" w:date="2012-12-12T07:53:00Z"/>
                    <w:rFonts w:eastAsia="Times New Roman"/>
                    <w:color w:val="000000"/>
                    <w:sz w:val="22"/>
                  </w:rPr>
                </w:rPrChange>
              </w:rPr>
              <w:pPrChange w:id="11136" w:author="superchickend" w:date="2012-12-16T15:36:00Z">
                <w:pPr>
                  <w:spacing w:before="0" w:line="240" w:lineRule="auto"/>
                  <w:jc w:val="right"/>
                </w:pPr>
              </w:pPrChange>
            </w:pPr>
            <w:ins w:id="11137" w:author="The Si Tran" w:date="2012-12-12T07:53:00Z">
              <w:r w:rsidRPr="009523BA">
                <w:rPr>
                  <w:b/>
                  <w:sz w:val="26"/>
                  <w:szCs w:val="26"/>
                  <w:rPrChange w:id="11138" w:author="superchickend" w:date="2012-12-16T15:36:00Z">
                    <w:rPr>
                      <w:sz w:val="22"/>
                    </w:rPr>
                  </w:rPrChange>
                </w:rPr>
                <w:t>22.25</w:t>
              </w:r>
            </w:ins>
          </w:p>
        </w:tc>
      </w:tr>
    </w:tbl>
    <w:p w14:paraId="53A82A4F" w14:textId="77777777" w:rsidR="00D7470D" w:rsidRDefault="00D7470D" w:rsidP="00D7470D">
      <w:pPr>
        <w:pStyle w:val="NoFormat"/>
      </w:pPr>
    </w:p>
    <w:p w14:paraId="775FE871" w14:textId="1B67139B" w:rsidR="00971774" w:rsidRDefault="00971774" w:rsidP="00D7470D">
      <w:pPr>
        <w:pStyle w:val="NoFormat"/>
      </w:pPr>
      <w:r>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rPr>
          <w:ins w:id="11139" w:author="The Si Tran" w:date="2012-12-11T20:50:00Z"/>
        </w:rPr>
      </w:pPr>
      <w:bookmarkStart w:id="11140" w:name="_Toc343711262"/>
      <w:ins w:id="11141" w:author="The Si Tran" w:date="2012-12-11T20:50:00Z">
        <w:r>
          <w:t>Đánh giá kết quả thực nghiệm</w:t>
        </w:r>
        <w:bookmarkEnd w:id="11140"/>
      </w:ins>
    </w:p>
    <w:p w14:paraId="6C528FD7" w14:textId="11AC7D2B" w:rsidR="0085381C" w:rsidRDefault="00BD6CE9">
      <w:pPr>
        <w:rPr>
          <w:ins w:id="11142" w:author="The Si Tran" w:date="2012-12-11T20:53:00Z"/>
        </w:rPr>
        <w:pPrChange w:id="11143" w:author="The Si Tran" w:date="2012-12-16T08:46:00Z">
          <w:pPr>
            <w:pStyle w:val="Heading2"/>
            <w:numPr>
              <w:numId w:val="44"/>
            </w:numPr>
            <w:tabs>
              <w:tab w:val="num" w:pos="1098"/>
            </w:tabs>
            <w:ind w:left="1098"/>
          </w:pPr>
        </w:pPrChange>
      </w:pPr>
      <w:ins w:id="11144" w:author="The Si Tran" w:date="2012-12-11T20:51:00Z">
        <w:r>
          <w:t>Qua quá trình chạy thực nghiệm với các bộ dữ liệu mang tính chất khác nhau và so sánh</w:t>
        </w:r>
      </w:ins>
      <w:ins w:id="11145" w:author="The Si Tran" w:date="2012-12-11T20:52:00Z">
        <w:r>
          <w:t xml:space="preserve"> các mô hình với nhau, </w:t>
        </w:r>
      </w:ins>
      <w:ins w:id="11146" w:author="The Si Tran" w:date="2012-12-11T20:53:00Z">
        <w:r w:rsidR="00637C13">
          <w:t xml:space="preserve">nhóm </w:t>
        </w:r>
      </w:ins>
      <w:ins w:id="11147" w:author="The Si Tran" w:date="2012-12-11T20:52:00Z">
        <w:r>
          <w:t>chúng tôi</w:t>
        </w:r>
      </w:ins>
      <w:ins w:id="11148" w:author="The Si Tran" w:date="2012-12-11T20:53:00Z">
        <w:r w:rsidR="00637C13">
          <w:t xml:space="preserve"> rút ra các nhận xét như sau:</w:t>
        </w:r>
      </w:ins>
    </w:p>
    <w:p w14:paraId="36651042" w14:textId="2478E444" w:rsidR="00637C13" w:rsidRPr="00097101" w:rsidRDefault="004E490E">
      <w:pPr>
        <w:pStyle w:val="BuletL1"/>
        <w:rPr>
          <w:ins w:id="11149" w:author="The Si Tran" w:date="2012-12-11T20:56:00Z"/>
        </w:rPr>
        <w:pPrChange w:id="11150" w:author="The Si Tran" w:date="2012-12-16T08:46:00Z">
          <w:pPr>
            <w:pStyle w:val="Heading2"/>
            <w:numPr>
              <w:numId w:val="44"/>
            </w:numPr>
            <w:tabs>
              <w:tab w:val="num" w:pos="1098"/>
            </w:tabs>
            <w:ind w:left="1098"/>
          </w:pPr>
        </w:pPrChange>
      </w:pPr>
      <w:ins w:id="11151" w:author="The Si Tran" w:date="2012-12-11T20:54:00Z">
        <w:r w:rsidRPr="000C3A28">
          <w:t xml:space="preserve">Mô </w:t>
        </w:r>
        <w:r w:rsidRPr="00941798">
          <w:t>hình SARI</w:t>
        </w:r>
      </w:ins>
      <w:r w:rsidR="00D95093">
        <w:t>MA</w:t>
      </w:r>
      <w:ins w:id="11152" w:author="The Si Tran" w:date="2012-12-11T20:54:00Z">
        <w:r w:rsidRPr="00941798">
          <w:t xml:space="preserve"> cho ra k</w:t>
        </w:r>
        <w:r w:rsidRPr="00B7223D">
          <w:rPr>
            <w:rPrChange w:id="11153" w:author="The Si Tran" w:date="2012-12-14T06:40:00Z">
              <w:rPr/>
            </w:rPrChange>
          </w:rPr>
          <w:t>ết quả chính xác hơn mô hình mạng n</w:t>
        </w:r>
      </w:ins>
      <w:ins w:id="11154" w:author="The Si Tran" w:date="2012-12-11T20:55:00Z">
        <w:r w:rsidRPr="00B7223D">
          <w:rPr>
            <w:rPrChange w:id="11155" w:author="The Si Tran" w:date="2012-12-14T06:40:00Z">
              <w:rPr/>
            </w:rPrChange>
          </w:rPr>
          <w:t xml:space="preserve">ơron đối với các chuỗi dữ liệu tuyến tính, có tính mùa hoặc xu hướng rõ ràng như: chuỗi dữ liệu </w:t>
        </w:r>
      </w:ins>
      <w:ins w:id="11156" w:author="The Si Tran" w:date="2012-12-11T20:56:00Z">
        <w:r w:rsidRPr="00B7223D">
          <w:rPr>
            <w:rPrChange w:id="11157" w:author="The Si Tran" w:date="2012-12-14T06:40:00Z">
              <w:rPr/>
            </w:rPrChange>
          </w:rPr>
          <w:t>Passengers, chuỗi dữ liệu Paper.</w:t>
        </w:r>
      </w:ins>
    </w:p>
    <w:p w14:paraId="5E2D9635" w14:textId="77777777" w:rsidR="004E490E" w:rsidRPr="00097101" w:rsidRDefault="004E490E">
      <w:pPr>
        <w:pStyle w:val="BuletL1"/>
        <w:rPr>
          <w:ins w:id="11158" w:author="The Si Tran" w:date="2012-12-11T20:58:00Z"/>
        </w:rPr>
        <w:pPrChange w:id="11159" w:author="The Si Tran" w:date="2012-12-16T08:46:00Z">
          <w:pPr>
            <w:pStyle w:val="Heading2"/>
            <w:numPr>
              <w:numId w:val="44"/>
            </w:numPr>
            <w:tabs>
              <w:tab w:val="num" w:pos="1098"/>
            </w:tabs>
            <w:ind w:left="1098"/>
          </w:pPr>
        </w:pPrChange>
      </w:pPr>
      <w:ins w:id="11160" w:author="The Si Tran" w:date="2012-12-11T20:57:00Z">
        <w:r w:rsidRPr="000C3A28">
          <w:t>Mô hình m</w:t>
        </w:r>
        <w:r w:rsidRPr="00941798">
          <w:t>ạ</w:t>
        </w:r>
        <w:r w:rsidRPr="00B7223D">
          <w:rPr>
            <w:rPrChange w:id="11161" w:author="The Si Tran" w:date="2012-12-14T06:40:00Z">
              <w:rPr/>
            </w:rPrChange>
          </w:rPr>
          <w:t>ng nơron cho ra kết quả chính xác hơn mô hình SARIMA đối với các chuỗi dữ liệu phi tuyến.</w:t>
        </w:r>
      </w:ins>
    </w:p>
    <w:p w14:paraId="15E84E1E" w14:textId="77777777" w:rsidR="00DC0CF0" w:rsidRPr="00097101" w:rsidRDefault="00DC0CF0">
      <w:pPr>
        <w:pStyle w:val="BuletL1"/>
        <w:rPr>
          <w:ins w:id="11162" w:author="The Si Tran" w:date="2012-12-11T21:00:00Z"/>
        </w:rPr>
        <w:pPrChange w:id="11163" w:author="The Si Tran" w:date="2012-12-16T08:46:00Z">
          <w:pPr>
            <w:pStyle w:val="Heading2"/>
            <w:numPr>
              <w:numId w:val="44"/>
            </w:numPr>
            <w:tabs>
              <w:tab w:val="num" w:pos="1098"/>
            </w:tabs>
            <w:ind w:left="1098"/>
          </w:pPr>
        </w:pPrChange>
      </w:pPr>
      <w:ins w:id="11164" w:author="The Si Tran" w:date="2012-12-11T20:58:00Z">
        <w:r w:rsidRPr="000C3A28">
          <w:t>Đ</w:t>
        </w:r>
        <w:r w:rsidRPr="00941798">
          <w:t>ố</w:t>
        </w:r>
        <w:r w:rsidRPr="00B7223D">
          <w:rPr>
            <w:rPrChange w:id="11165" w:author="The Si Tran" w:date="2012-12-14T06:40:00Z">
              <w:rPr/>
            </w:rPrChange>
          </w:rPr>
          <w:t>i với các chuỗi dữ liệ</w:t>
        </w:r>
      </w:ins>
      <w:ins w:id="11166" w:author="The Si Tran" w:date="2012-12-11T20:59:00Z">
        <w:r w:rsidRPr="00B7223D">
          <w:rPr>
            <w:rPrChange w:id="11167" w:author="The Si Tran" w:date="2012-12-14T06:40:00Z">
              <w:rPr/>
            </w:rPrChange>
          </w:rPr>
          <w:t>u tuyến tính thì mô hình SARIMA có khả n</w:t>
        </w:r>
      </w:ins>
      <w:ins w:id="11168" w:author="The Si Tran" w:date="2012-12-11T21:00:00Z">
        <w:r w:rsidRPr="00B7223D">
          <w:rPr>
            <w:rPrChange w:id="11169" w:author="The Si Tran" w:date="2012-12-14T06:40:00Z">
              <w:rPr/>
            </w:rPrChange>
          </w:rPr>
          <w:t>ăng dự đoán xa chính xác hơn mô hình mạng nơron.</w:t>
        </w:r>
      </w:ins>
    </w:p>
    <w:p w14:paraId="64825F64" w14:textId="7C14358E" w:rsidR="0087598C" w:rsidRPr="00785F58" w:rsidDel="00785F58" w:rsidRDefault="004556E7">
      <w:pPr>
        <w:pStyle w:val="BuletL1"/>
        <w:rPr>
          <w:ins w:id="11170" w:author="superchickend" w:date="2012-12-12T08:20:00Z"/>
          <w:del w:id="11171" w:author="The Si Tran" w:date="2012-12-16T17:36:00Z"/>
          <w:rPrChange w:id="11172" w:author="The Si Tran" w:date="2012-12-16T17:37:00Z">
            <w:rPr>
              <w:ins w:id="11173" w:author="superchickend" w:date="2012-12-12T08:20:00Z"/>
              <w:del w:id="11174" w:author="The Si Tran" w:date="2012-12-16T17:36:00Z"/>
              <w:b/>
              <w:bCs/>
              <w:kern w:val="32"/>
            </w:rPr>
          </w:rPrChange>
        </w:rPr>
        <w:pPrChange w:id="11175" w:author="The Si Tran" w:date="2012-12-16T17:37:00Z">
          <w:pPr>
            <w:spacing w:before="0" w:after="200" w:line="276" w:lineRule="auto"/>
            <w:jc w:val="left"/>
          </w:pPr>
        </w:pPrChange>
      </w:pPr>
      <w:ins w:id="11176" w:author="The Si Tran" w:date="2012-12-11T21:02:00Z">
        <w:r w:rsidRPr="000C3A28">
          <w:lastRenderedPageBreak/>
          <w:t>Mô hình k</w:t>
        </w:r>
        <w:r w:rsidRPr="00941798">
          <w:t>ế</w:t>
        </w:r>
        <w:r w:rsidRPr="00B7223D">
          <w:rPr>
            <w:rPrChange w:id="11177" w:author="The Si Tran" w:date="2012-12-14T06:40:00Z">
              <w:rPr/>
            </w:rPrChange>
          </w:rPr>
          <w:t>t hợp SARIMA với mạng nơron</w:t>
        </w:r>
      </w:ins>
      <w:ins w:id="11178" w:author="The Si Tran" w:date="2012-12-11T21:03:00Z">
        <w:r w:rsidRPr="00B7223D">
          <w:rPr>
            <w:rPrChange w:id="11179" w:author="The Si Tran" w:date="2012-12-14T06:40:00Z">
              <w:rPr/>
            </w:rPrChange>
          </w:rPr>
          <w:t xml:space="preserve"> sử dụng được ưu điểm của cả hai mô hình, tạo nên mô hình có kết quả chính xác với nhiều loại dữ liệu khác nhau.</w:t>
        </w:r>
      </w:ins>
      <w:ins w:id="11180" w:author="superchickend" w:date="2012-12-12T08:20:00Z">
        <w:del w:id="11181" w:author="The Si Tran" w:date="2012-12-16T17:37:00Z">
          <w:r w:rsidR="0087598C" w:rsidRPr="00785F58" w:rsidDel="00785F58">
            <w:rPr>
              <w:b/>
              <w:bCs/>
              <w:kern w:val="32"/>
              <w:rPrChange w:id="11182" w:author="The Si Tran" w:date="2012-12-16T17:37:00Z">
                <w:rPr>
                  <w:b/>
                  <w:bCs/>
                  <w:kern w:val="32"/>
                </w:rPr>
              </w:rPrChange>
            </w:rPr>
            <w:br/>
          </w:r>
        </w:del>
      </w:ins>
    </w:p>
    <w:p w14:paraId="789266A7" w14:textId="77777777" w:rsidR="0087598C" w:rsidDel="00785F58" w:rsidRDefault="0087598C">
      <w:pPr>
        <w:pStyle w:val="BuletL1"/>
        <w:rPr>
          <w:ins w:id="11183" w:author="superchickend" w:date="2012-12-12T08:20:00Z"/>
          <w:del w:id="11184" w:author="The Si Tran" w:date="2012-12-16T17:37:00Z"/>
        </w:rPr>
        <w:pPrChange w:id="11185" w:author="The Si Tran" w:date="2012-12-16T17:37:00Z">
          <w:pPr>
            <w:spacing w:before="0" w:after="200" w:line="276" w:lineRule="auto"/>
            <w:jc w:val="left"/>
          </w:pPr>
        </w:pPrChange>
      </w:pPr>
      <w:ins w:id="11186" w:author="superchickend" w:date="2012-12-12T08:20:00Z">
        <w:del w:id="11187" w:author="The Si Tran" w:date="2012-12-16T17:37:00Z">
          <w:r w:rsidDel="00785F58">
            <w:br w:type="page"/>
          </w:r>
        </w:del>
      </w:ins>
    </w:p>
    <w:p w14:paraId="23790104" w14:textId="77777777" w:rsidR="00451320" w:rsidRPr="00785F58" w:rsidDel="0087598C" w:rsidRDefault="00451320">
      <w:pPr>
        <w:pStyle w:val="BuletL1"/>
        <w:rPr>
          <w:del w:id="11188" w:author="superchickend" w:date="2012-12-12T08:20:00Z"/>
          <w:kern w:val="32"/>
          <w:rPrChange w:id="11189" w:author="The Si Tran" w:date="2012-12-16T17:37:00Z">
            <w:rPr>
              <w:del w:id="11190" w:author="superchickend" w:date="2012-12-12T08:20:00Z"/>
              <w:b/>
              <w:bCs/>
              <w:kern w:val="32"/>
              <w:sz w:val="32"/>
              <w:szCs w:val="32"/>
            </w:rPr>
          </w:rPrChange>
        </w:rPr>
        <w:pPrChange w:id="11191" w:author="The Si Tran" w:date="2012-12-16T17:37:00Z">
          <w:pPr>
            <w:spacing w:before="0" w:after="200" w:line="276" w:lineRule="auto"/>
            <w:jc w:val="left"/>
          </w:pPr>
        </w:pPrChange>
      </w:pPr>
      <w:del w:id="11192" w:author="superchickend" w:date="2012-12-12T08:20:00Z">
        <w:r w:rsidRPr="000C3A28" w:rsidDel="0087598C">
          <w:br w:type="page"/>
        </w:r>
      </w:del>
    </w:p>
    <w:p w14:paraId="7428C31A" w14:textId="77777777" w:rsidR="00451320" w:rsidRPr="000064E1" w:rsidRDefault="00451320">
      <w:pPr>
        <w:pStyle w:val="BuletL1"/>
        <w:pPrChange w:id="11193" w:author="The Si Tran" w:date="2012-12-16T17:37:00Z">
          <w:pPr>
            <w:spacing w:before="0" w:after="200" w:line="276" w:lineRule="auto"/>
            <w:jc w:val="left"/>
          </w:pPr>
        </w:pPrChange>
      </w:pPr>
    </w:p>
    <w:p w14:paraId="0664603B" w14:textId="77777777" w:rsidR="00B03FC4" w:rsidRDefault="00B03FC4">
      <w:pPr>
        <w:spacing w:before="0" w:after="200" w:line="276" w:lineRule="auto"/>
        <w:ind w:firstLine="0"/>
        <w:jc w:val="left"/>
        <w:rPr>
          <w:b/>
          <w:bCs/>
          <w:kern w:val="32"/>
          <w:sz w:val="32"/>
          <w:szCs w:val="32"/>
        </w:rPr>
      </w:pPr>
      <w:r>
        <w:br w:type="page"/>
      </w:r>
    </w:p>
    <w:p w14:paraId="5AD1B5AE" w14:textId="7876F365" w:rsidR="00783FDB" w:rsidRPr="000064E1" w:rsidRDefault="00362721" w:rsidP="00097101">
      <w:pPr>
        <w:pStyle w:val="Heading1"/>
        <w:rPr>
          <w:rFonts w:cs="Times New Roman"/>
        </w:rPr>
      </w:pPr>
      <w:ins w:id="11194" w:author="superchickend" w:date="2012-12-16T14:59:00Z">
        <w:r>
          <w:rPr>
            <w:rFonts w:cs="Times New Roman"/>
          </w:rPr>
          <w:lastRenderedPageBreak/>
          <w:t xml:space="preserve">    </w:t>
        </w:r>
      </w:ins>
      <w:bookmarkStart w:id="11195" w:name="_Toc343711263"/>
      <w:r w:rsidR="00783FDB" w:rsidRPr="000064E1">
        <w:rPr>
          <w:rFonts w:cs="Times New Roman"/>
          <w:rPrChange w:id="11196" w:author="The Si Tran" w:date="2012-12-12T13:57:00Z">
            <w:rPr>
              <w:rFonts w:cs="Times New Roman"/>
              <w:b w:val="0"/>
              <w:bCs w:val="0"/>
              <w:iCs/>
              <w:kern w:val="0"/>
              <w:sz w:val="28"/>
              <w:szCs w:val="28"/>
            </w:rPr>
          </w:rPrChange>
        </w:rPr>
        <w:t>KẾT LUẬN</w:t>
      </w:r>
      <w:bookmarkEnd w:id="11195"/>
    </w:p>
    <w:p w14:paraId="3A33AA28" w14:textId="2C8A95E5" w:rsidR="00662C01" w:rsidRDefault="00662C01">
      <w:pPr>
        <w:pStyle w:val="Heading2"/>
        <w:rPr>
          <w:ins w:id="11197" w:author="superchickend" w:date="2012-12-16T15:36:00Z"/>
          <w:rFonts w:cs="Times New Roman"/>
          <w:sz w:val="26"/>
          <w:szCs w:val="26"/>
        </w:rPr>
      </w:pPr>
      <w:bookmarkStart w:id="11198" w:name="_Toc343711264"/>
      <w:ins w:id="11199" w:author="The Si Tran" w:date="2012-12-10T19:37:00Z">
        <w:r>
          <w:rPr>
            <w:rFonts w:cs="Times New Roman"/>
            <w:sz w:val="26"/>
            <w:szCs w:val="26"/>
          </w:rPr>
          <w:t>Đánh giá kết qu</w:t>
        </w:r>
      </w:ins>
      <w:ins w:id="11200" w:author="The Si Tran" w:date="2012-12-10T19:38:00Z">
        <w:r>
          <w:rPr>
            <w:rFonts w:cs="Times New Roman"/>
            <w:sz w:val="26"/>
            <w:szCs w:val="26"/>
          </w:rPr>
          <w:t>ả</w:t>
        </w:r>
      </w:ins>
      <w:bookmarkEnd w:id="11198"/>
    </w:p>
    <w:p w14:paraId="4F7F95A3" w14:textId="6C9C777D" w:rsidR="001B34D3" w:rsidRPr="000C3A28" w:rsidRDefault="001B34D3">
      <w:pPr>
        <w:ind w:firstLine="648"/>
        <w:rPr>
          <w:ins w:id="11201" w:author="The Si Tran" w:date="2012-12-10T19:38:00Z"/>
        </w:rPr>
        <w:pPrChange w:id="11202" w:author="superchickend" w:date="2012-12-16T15:39:00Z">
          <w:pPr>
            <w:pStyle w:val="Heading2"/>
          </w:pPr>
        </w:pPrChange>
      </w:pPr>
      <w:ins w:id="11203"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1204" w:author="The Si Tran" w:date="2012-12-10T20:56:00Z"/>
        </w:rPr>
        <w:pPrChange w:id="11205" w:author="The Si Tran" w:date="2012-12-10T19:38:00Z">
          <w:pPr>
            <w:pStyle w:val="Heading2"/>
          </w:pPr>
        </w:pPrChange>
      </w:pPr>
      <w:bookmarkStart w:id="11206" w:name="_Toc343711265"/>
      <w:ins w:id="11207" w:author="The Si Tran" w:date="2012-12-10T19:40:00Z">
        <w:r>
          <w:t>Những công việc làm được</w:t>
        </w:r>
      </w:ins>
      <w:bookmarkEnd w:id="11206"/>
    </w:p>
    <w:p w14:paraId="664D4BC4" w14:textId="77777777" w:rsidR="007700CE" w:rsidRPr="00097101" w:rsidRDefault="007700CE">
      <w:pPr>
        <w:rPr>
          <w:ins w:id="11208" w:author="The Si Tran" w:date="2012-12-11T04:44:00Z"/>
        </w:rPr>
        <w:pPrChange w:id="11209" w:author="The Si Tran" w:date="2012-12-16T08:46:00Z">
          <w:pPr>
            <w:pStyle w:val="ListParagraph"/>
            <w:spacing w:line="240" w:lineRule="auto"/>
          </w:pPr>
        </w:pPrChange>
      </w:pPr>
      <w:ins w:id="11210" w:author="The Si Tran" w:date="2012-12-11T04:44:00Z">
        <w:r w:rsidRPr="007700CE">
          <w:rPr>
            <w:rPrChange w:id="11211"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941798" w:rsidRDefault="007700CE">
      <w:pPr>
        <w:pStyle w:val="BuletL1"/>
        <w:rPr>
          <w:ins w:id="11212" w:author="The Si Tran" w:date="2012-12-11T04:44:00Z"/>
        </w:rPr>
        <w:pPrChange w:id="11213" w:author="The Si Tran" w:date="2012-12-16T08:47:00Z">
          <w:pPr>
            <w:pStyle w:val="ListParagraph"/>
            <w:spacing w:line="240" w:lineRule="auto"/>
          </w:pPr>
        </w:pPrChange>
      </w:pPr>
      <w:ins w:id="11214" w:author="The Si Tran" w:date="2012-12-11T04:44:00Z">
        <w:r w:rsidRPr="00B7223D">
          <w:rPr>
            <w:rPrChange w:id="11215" w:author="The Si Tran" w:date="2012-12-14T06:41:00Z">
              <w:rPr>
                <w:rFonts w:eastAsiaTheme="minorHAnsi" w:cs="Arial"/>
                <w:b/>
                <w:bCs/>
                <w:iCs/>
                <w:sz w:val="28"/>
                <w:szCs w:val="28"/>
              </w:rPr>
            </w:rPrChange>
          </w:rPr>
          <w:t>Tìm hiểu về dữ liệu chuỗi thời gian và các tính chất của nó</w:t>
        </w:r>
      </w:ins>
      <w:ins w:id="11216" w:author="The Si Tran" w:date="2012-12-11T04:49:00Z">
        <w:r w:rsidR="00BF3D5C" w:rsidRPr="000C3A28">
          <w:t>.</w:t>
        </w:r>
      </w:ins>
    </w:p>
    <w:p w14:paraId="1703C2FF" w14:textId="2827FE04" w:rsidR="007700CE" w:rsidRPr="000C3A28" w:rsidRDefault="007700CE">
      <w:pPr>
        <w:pStyle w:val="BuletL1"/>
        <w:rPr>
          <w:ins w:id="11217" w:author="The Si Tran" w:date="2012-12-11T04:46:00Z"/>
        </w:rPr>
        <w:pPrChange w:id="11218" w:author="The Si Tran" w:date="2012-12-16T08:47:00Z">
          <w:pPr>
            <w:pStyle w:val="ListParagraph"/>
            <w:spacing w:line="240" w:lineRule="auto"/>
          </w:pPr>
        </w:pPrChange>
      </w:pPr>
      <w:ins w:id="11219" w:author="The Si Tran" w:date="2012-12-11T04:44:00Z">
        <w:r w:rsidRPr="00B7223D">
          <w:rPr>
            <w:rPrChange w:id="11220"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1221" w:author="The Si Tran" w:date="2012-12-11T04:44:00Z">
        <w:r w:rsidRPr="00B7223D">
          <w:rPr>
            <w:rPrChange w:id="11222" w:author="The Si Tran" w:date="2012-12-14T06:41:00Z">
              <w:rPr>
                <w:rFonts w:eastAsiaTheme="minorHAnsi" w:cs="Arial"/>
                <w:b/>
                <w:bCs/>
                <w:iCs/>
                <w:sz w:val="28"/>
                <w:szCs w:val="28"/>
              </w:rPr>
            </w:rPrChange>
          </w:rPr>
          <w:t xml:space="preserve"> nhân tạo, </w:t>
        </w:r>
      </w:ins>
      <w:ins w:id="11223" w:author="The Si Tran" w:date="2012-12-11T04:50:00Z">
        <w:r w:rsidR="00BF3D5C" w:rsidRPr="000C3A28">
          <w:t>m</w:t>
        </w:r>
        <w:r w:rsidR="00BF3D5C" w:rsidRPr="00941798">
          <w:t>ạ</w:t>
        </w:r>
        <w:r w:rsidR="00BF3D5C" w:rsidRPr="00B7223D">
          <w:rPr>
            <w:rPrChange w:id="11224" w:author="The Si Tran" w:date="2012-12-14T06:41:00Z">
              <w:rPr/>
            </w:rPrChange>
          </w:rPr>
          <w:t xml:space="preserve">ng </w:t>
        </w:r>
      </w:ins>
      <w:r w:rsidR="00976130">
        <w:t>nơron</w:t>
      </w:r>
      <w:ins w:id="11225" w:author="The Si Tran" w:date="2012-12-11T04:50:00Z">
        <w:r w:rsidR="00BF3D5C" w:rsidRPr="000C3A28">
          <w:t xml:space="preserve"> nhân t</w:t>
        </w:r>
        <w:r w:rsidR="00BF3D5C" w:rsidRPr="00941798">
          <w:t>ạ</w:t>
        </w:r>
        <w:r w:rsidR="00BF3D5C" w:rsidRPr="00B7223D">
          <w:rPr>
            <w:rPrChange w:id="11226" w:author="The Si Tran" w:date="2012-12-14T06:41:00Z">
              <w:rPr/>
            </w:rPrChange>
          </w:rPr>
          <w:t>o cho phép người dùng lựa chọn một trong hai giải thuật huấn luyện: lan truyền ngược và RPROP</w:t>
        </w:r>
      </w:ins>
      <w:ins w:id="11227" w:author="The Si Tran" w:date="2012-12-11T04:44:00Z">
        <w:r w:rsidRPr="00B7223D">
          <w:rPr>
            <w:rPrChange w:id="11228"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1229" w:author="The Si Tran" w:date="2012-12-11T04:47:00Z"/>
          <w:rPrChange w:id="11230" w:author="The Si Tran" w:date="2012-12-14T06:41:00Z">
            <w:rPr>
              <w:ins w:id="11231" w:author="The Si Tran" w:date="2012-12-11T04:47:00Z"/>
            </w:rPr>
          </w:rPrChange>
        </w:rPr>
        <w:pPrChange w:id="11232" w:author="The Si Tran" w:date="2012-12-16T08:47:00Z">
          <w:pPr>
            <w:pStyle w:val="ListParagraph"/>
            <w:spacing w:line="240" w:lineRule="auto"/>
          </w:pPr>
        </w:pPrChange>
      </w:pPr>
      <w:ins w:id="11233" w:author="The Si Tran" w:date="2012-12-11T04:46:00Z">
        <w:r w:rsidRPr="00941798">
          <w:t>Tìm hi</w:t>
        </w:r>
        <w:r w:rsidRPr="00B7223D">
          <w:rPr>
            <w:rPrChange w:id="11234" w:author="The Si Tran" w:date="2012-12-14T06:41:00Z">
              <w:rPr/>
            </w:rPrChange>
          </w:rPr>
          <w:t>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1235" w:author="The Si Tran" w:date="2012-12-11T04:49:00Z"/>
          <w:rPrChange w:id="11236" w:author="The Si Tran" w:date="2012-12-14T06:41:00Z">
            <w:rPr>
              <w:ins w:id="11237" w:author="The Si Tran" w:date="2012-12-11T04:49:00Z"/>
            </w:rPr>
          </w:rPrChange>
        </w:rPr>
        <w:pPrChange w:id="11238" w:author="The Si Tran" w:date="2012-12-16T08:47:00Z">
          <w:pPr>
            <w:pStyle w:val="ListParagraph"/>
            <w:spacing w:line="240" w:lineRule="auto"/>
          </w:pPr>
        </w:pPrChange>
      </w:pPr>
      <w:ins w:id="11239" w:author="The Si Tran" w:date="2012-12-11T04:47:00Z">
        <w:r w:rsidRPr="00B7223D">
          <w:rPr>
            <w:rPrChange w:id="11240" w:author="The Si Tran" w:date="2012-12-14T06:41:00Z">
              <w:rPr/>
            </w:rPrChange>
          </w:rPr>
          <w:t>Tìm hiểu nguyên lý kết hợp hai mô hình mạng nơron và ARIMA, từ đó xây dựng</w:t>
        </w:r>
      </w:ins>
      <w:ins w:id="11241" w:author="The Si Tran" w:date="2012-12-11T04:48:00Z">
        <w:r w:rsidRPr="00B7223D">
          <w:rPr>
            <w:rPrChange w:id="11242"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1243" w:author="The Si Tran" w:date="2012-12-10T19:44:00Z"/>
          <w:rPrChange w:id="11244" w:author="The Si Tran" w:date="2012-12-14T06:41:00Z">
            <w:rPr>
              <w:ins w:id="11245" w:author="The Si Tran" w:date="2012-12-10T19:44:00Z"/>
            </w:rPr>
          </w:rPrChange>
        </w:rPr>
        <w:pPrChange w:id="11246" w:author="The Si Tran" w:date="2012-12-16T08:47:00Z">
          <w:pPr>
            <w:pStyle w:val="Heading2"/>
          </w:pPr>
        </w:pPrChange>
      </w:pPr>
      <w:ins w:id="11247" w:author="The Si Tran" w:date="2012-12-11T04:44:00Z">
        <w:r w:rsidRPr="00B7223D">
          <w:rPr>
            <w:rPrChange w:id="11248" w:author="The Si Tran" w:date="2012-12-14T06:41:00Z">
              <w:rPr>
                <w:b w:val="0"/>
                <w:bCs w:val="0"/>
                <w:iCs w:val="0"/>
              </w:rPr>
            </w:rPrChange>
          </w:rPr>
          <w:t>Thực hiện chạy thử nghiệm chương trình trên các bộ dữ liệu mẫu</w:t>
        </w:r>
      </w:ins>
      <w:ins w:id="11249" w:author="The Si Tran" w:date="2012-12-11T04:50:00Z">
        <w:r w:rsidR="009C08F4" w:rsidRPr="00B7223D">
          <w:rPr>
            <w:rPrChange w:id="11250" w:author="The Si Tran" w:date="2012-12-14T06:41:00Z">
              <w:rPr/>
            </w:rPrChange>
          </w:rPr>
          <w:t xml:space="preserve"> khác nhau, </w:t>
        </w:r>
      </w:ins>
      <w:ins w:id="11251" w:author="The Si Tran" w:date="2012-12-11T04:51:00Z">
        <w:r w:rsidR="009C08F4" w:rsidRPr="00B7223D">
          <w:rPr>
            <w:rPrChange w:id="11252" w:author="The Si Tran" w:date="2012-12-14T06:41:00Z">
              <w:rPr/>
            </w:rPrChange>
          </w:rPr>
          <w:t>từ đó kiểm tra tính đúng đắn của cơ sở lý thuyết.</w:t>
        </w:r>
      </w:ins>
    </w:p>
    <w:p w14:paraId="0E72C806" w14:textId="12ACA8E1" w:rsidR="00662C01" w:rsidRDefault="00662C01">
      <w:pPr>
        <w:pStyle w:val="Heading3"/>
        <w:rPr>
          <w:ins w:id="11253" w:author="The Si Tran" w:date="2012-12-11T05:41:00Z"/>
        </w:rPr>
      </w:pPr>
      <w:bookmarkStart w:id="11254" w:name="_Toc343711266"/>
      <w:ins w:id="11255" w:author="The Si Tran" w:date="2012-12-10T19:41:00Z">
        <w:r w:rsidRPr="00662C01">
          <w:t>Những đúc kết về mặt lý luận</w:t>
        </w:r>
      </w:ins>
      <w:bookmarkEnd w:id="11254"/>
    </w:p>
    <w:p w14:paraId="64704074" w14:textId="6D7FF1E7" w:rsidR="00D54C04" w:rsidRDefault="00D54C04">
      <w:pPr>
        <w:rPr>
          <w:ins w:id="11256" w:author="The Si Tran" w:date="2012-12-11T05:42:00Z"/>
        </w:rPr>
        <w:pPrChange w:id="11257" w:author="The Si Tran" w:date="2012-12-16T08:47:00Z">
          <w:pPr>
            <w:pStyle w:val="Heading3"/>
          </w:pPr>
        </w:pPrChange>
      </w:pPr>
      <w:ins w:id="11258" w:author="The Si Tran" w:date="2012-12-11T05:41:00Z">
        <w:r>
          <w:t>Qua quá trình hiện thực và chạy thực nghiệm mô hình kết hợp SARIMA</w:t>
        </w:r>
      </w:ins>
      <w:ins w:id="11259"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1260" w:author="The Si Tran" w:date="2012-12-11T05:45:00Z"/>
        </w:rPr>
        <w:pPrChange w:id="11261" w:author="The Si Tran" w:date="2012-12-16T08:47:00Z">
          <w:pPr>
            <w:pStyle w:val="Heading3"/>
          </w:pPr>
        </w:pPrChange>
      </w:pPr>
      <w:ins w:id="11262" w:author="The Si Tran" w:date="2012-12-11T05:43:00Z">
        <w:r w:rsidRPr="000C3A28">
          <w:t>Đ</w:t>
        </w:r>
        <w:r w:rsidRPr="00941798">
          <w:t>ố</w:t>
        </w:r>
        <w:r w:rsidRPr="00B7223D">
          <w:rPr>
            <w:rPrChange w:id="11263" w:author="The Si Tran" w:date="2012-12-14T06:42:00Z">
              <w:rPr/>
            </w:rPrChange>
          </w:rPr>
          <w:t xml:space="preserve">i với các </w:t>
        </w:r>
      </w:ins>
      <w:ins w:id="11264" w:author="The Si Tran" w:date="2012-12-11T05:44:00Z">
        <w:r w:rsidRPr="00B7223D">
          <w:rPr>
            <w:rPrChange w:id="11265" w:author="The Si Tran" w:date="2012-12-14T06:42:00Z">
              <w:rPr/>
            </w:rPrChange>
          </w:rPr>
          <w:t xml:space="preserve">chuỗi dữ liệu chỉ có tính mùa hoặc xu hướng thì </w:t>
        </w:r>
      </w:ins>
      <w:ins w:id="11266" w:author="The Si Tran" w:date="2012-12-11T05:45:00Z">
        <w:r w:rsidRPr="00B7223D">
          <w:rPr>
            <w:rPrChange w:id="11267" w:author="The Si Tran" w:date="2012-12-14T06:42:00Z">
              <w:rPr/>
            </w:rPrChange>
          </w:rPr>
          <w:t>mô hình</w:t>
        </w:r>
      </w:ins>
      <w:ins w:id="11268" w:author="The Si Tran" w:date="2012-12-11T05:44:00Z">
        <w:r w:rsidRPr="00B7223D">
          <w:rPr>
            <w:rPrChange w:id="11269" w:author="The Si Tran" w:date="2012-12-14T06:42:00Z">
              <w:rPr/>
            </w:rPrChange>
          </w:rPr>
          <w:t xml:space="preserve"> SARIMA có kết quả ch</w:t>
        </w:r>
      </w:ins>
      <w:ins w:id="11270" w:author="The Si Tran" w:date="2012-12-11T05:45:00Z">
        <w:r w:rsidRPr="00B7223D">
          <w:rPr>
            <w:rPrChange w:id="11271" w:author="The Si Tran" w:date="2012-12-14T06:42:00Z">
              <w:rPr/>
            </w:rPrChange>
          </w:rPr>
          <w:t>ính xác hơn mô hình mạng nơron.</w:t>
        </w:r>
      </w:ins>
    </w:p>
    <w:p w14:paraId="72628387" w14:textId="77777777" w:rsidR="00983080" w:rsidRPr="00097101" w:rsidRDefault="00983080">
      <w:pPr>
        <w:pStyle w:val="BuletL1"/>
        <w:rPr>
          <w:ins w:id="11272" w:author="The Si Tran" w:date="2012-12-11T05:47:00Z"/>
        </w:rPr>
        <w:pPrChange w:id="11273" w:author="The Si Tran" w:date="2012-12-16T08:47:00Z">
          <w:pPr>
            <w:pStyle w:val="Heading3"/>
          </w:pPr>
        </w:pPrChange>
      </w:pPr>
      <w:ins w:id="11274" w:author="The Si Tran" w:date="2012-12-11T05:45:00Z">
        <w:r w:rsidRPr="000C3A28">
          <w:t>Đ</w:t>
        </w:r>
        <w:r w:rsidRPr="00941798">
          <w:t>ố</w:t>
        </w:r>
        <w:r w:rsidRPr="00B7223D">
          <w:rPr>
            <w:rPrChange w:id="11275" w:author="The Si Tran" w:date="2012-12-14T06:42:00Z">
              <w:rPr/>
            </w:rPrChange>
          </w:rPr>
          <w:t xml:space="preserve">i với các chuỗi dữ liệu có tính </w:t>
        </w:r>
      </w:ins>
      <w:ins w:id="11276" w:author="The Si Tran" w:date="2012-12-11T05:46:00Z">
        <w:r w:rsidRPr="00B7223D">
          <w:rPr>
            <w:rPrChange w:id="11277" w:author="The Si Tran" w:date="2012-12-14T06:42:00Z">
              <w:rPr/>
            </w:rPrChange>
          </w:rPr>
          <w:t>phi tuyến thì mô hình mạng nơron cho kết quả chính xác hơn.</w:t>
        </w:r>
      </w:ins>
    </w:p>
    <w:p w14:paraId="485CC0A3" w14:textId="77777777" w:rsidR="002C1C14" w:rsidRPr="00097101" w:rsidRDefault="002C1C14">
      <w:pPr>
        <w:pStyle w:val="BuletL1"/>
        <w:rPr>
          <w:ins w:id="11278" w:author="The Si Tran" w:date="2012-12-11T05:48:00Z"/>
        </w:rPr>
        <w:pPrChange w:id="11279" w:author="The Si Tran" w:date="2012-12-16T08:47:00Z">
          <w:pPr>
            <w:pStyle w:val="Heading3"/>
          </w:pPr>
        </w:pPrChange>
      </w:pPr>
      <w:ins w:id="11280" w:author="The Si Tran" w:date="2012-12-11T05:47:00Z">
        <w:r w:rsidRPr="000C3A28">
          <w:t>Do d</w:t>
        </w:r>
        <w:r w:rsidRPr="00941798">
          <w:t>ự</w:t>
        </w:r>
        <w:r w:rsidRPr="00B7223D">
          <w:rPr>
            <w:rPrChange w:id="11281" w:author="The Si Tran" w:date="2012-12-14T06:42:00Z">
              <w:rPr/>
            </w:rPrChange>
          </w:rPr>
          <w:t xml:space="preserve">a trên đặc tính của cả chuỗi thời gian nên mô hình SARIMA có khả năng dự </w:t>
        </w:r>
      </w:ins>
      <w:ins w:id="11282" w:author="The Si Tran" w:date="2012-12-11T05:48:00Z">
        <w:r w:rsidRPr="00B7223D">
          <w:rPr>
            <w:rPrChange w:id="11283" w:author="The Si Tran" w:date="2012-12-14T06:42:00Z">
              <w:rPr/>
            </w:rPrChange>
          </w:rPr>
          <w:t>đoán xa chính xác hơn mô hình mạng nơron.</w:t>
        </w:r>
      </w:ins>
    </w:p>
    <w:p w14:paraId="29570AF4" w14:textId="36AD8EBB" w:rsidR="002C1C14" w:rsidRPr="00097101" w:rsidRDefault="002C1C14">
      <w:pPr>
        <w:pStyle w:val="BuletL1"/>
        <w:rPr>
          <w:ins w:id="11284" w:author="The Si Tran" w:date="2012-12-10T19:41:00Z"/>
        </w:rPr>
        <w:pPrChange w:id="11285" w:author="The Si Tran" w:date="2012-12-16T08:47:00Z">
          <w:pPr>
            <w:pStyle w:val="Heading3"/>
          </w:pPr>
        </w:pPrChange>
      </w:pPr>
      <w:ins w:id="11286" w:author="The Si Tran" w:date="2012-12-11T05:48:00Z">
        <w:r w:rsidRPr="000C3A28">
          <w:lastRenderedPageBreak/>
          <w:t>B</w:t>
        </w:r>
        <w:r w:rsidRPr="00941798">
          <w:t>ằ</w:t>
        </w:r>
        <w:r w:rsidRPr="00B7223D">
          <w:rPr>
            <w:rPrChange w:id="11287" w:author="The Si Tran" w:date="2012-12-14T06:42:00Z">
              <w:rPr/>
            </w:rPrChange>
          </w:rPr>
          <w:t>ng cách kết hợp cả hai mô hình SARIMA và mạng nơron, ta c</w:t>
        </w:r>
      </w:ins>
      <w:ins w:id="11288" w:author="The Si Tran" w:date="2012-12-11T05:49:00Z">
        <w:r w:rsidRPr="00B7223D">
          <w:rPr>
            <w:rPrChange w:id="11289" w:author="The Si Tran" w:date="2012-12-14T06:42:00Z">
              <w:rPr/>
            </w:rPrChange>
          </w:rPr>
          <w:t>ó thể xây dựng một mô hình thích hợp với nhiều loại dữ liệu khác nhau</w:t>
        </w:r>
        <w:r w:rsidR="00BD71C0" w:rsidRPr="00B7223D">
          <w:rPr>
            <w:rPrChange w:id="11290" w:author="The Si Tran" w:date="2012-12-14T06:42:00Z">
              <w:rPr/>
            </w:rPrChange>
          </w:rPr>
          <w:t xml:space="preserve">, cho ra kết quả </w:t>
        </w:r>
      </w:ins>
      <w:r w:rsidR="00D95093">
        <w:t xml:space="preserve">dự báo </w:t>
      </w:r>
      <w:ins w:id="11291" w:author="The Si Tran" w:date="2012-12-11T05:49:00Z">
        <w:r w:rsidR="00BD71C0" w:rsidRPr="00941798">
          <w:t>chính xác c</w:t>
        </w:r>
      </w:ins>
      <w:ins w:id="11292" w:author="The Si Tran" w:date="2012-12-11T05:50:00Z">
        <w:r w:rsidR="00BD71C0" w:rsidRPr="00B7223D">
          <w:rPr>
            <w:rPrChange w:id="11293" w:author="The Si Tran" w:date="2012-12-14T06:42:00Z">
              <w:rPr/>
            </w:rPrChange>
          </w:rPr>
          <w:t>ao.</w:t>
        </w:r>
      </w:ins>
    </w:p>
    <w:p w14:paraId="0B4BEF09" w14:textId="4AB6B473" w:rsidR="00E830E0" w:rsidRDefault="00662C01">
      <w:pPr>
        <w:pStyle w:val="Heading3"/>
        <w:rPr>
          <w:ins w:id="11294" w:author="The Si Tran" w:date="2012-12-11T05:27:00Z"/>
        </w:rPr>
        <w:pPrChange w:id="11295" w:author="The Si Tran" w:date="2012-12-14T06:40:00Z">
          <w:pPr>
            <w:pStyle w:val="Heading2"/>
          </w:pPr>
        </w:pPrChange>
      </w:pPr>
      <w:bookmarkStart w:id="11296" w:name="_Toc343711267"/>
      <w:ins w:id="11297" w:author="The Si Tran" w:date="2012-12-10T19:41:00Z">
        <w:r>
          <w:t>Mặt hạn chế</w:t>
        </w:r>
      </w:ins>
      <w:bookmarkEnd w:id="11296"/>
    </w:p>
    <w:p w14:paraId="7B1DEF2D" w14:textId="33E9B641" w:rsidR="006B1716" w:rsidRPr="00102ED8" w:rsidRDefault="00DA3C57">
      <w:pPr>
        <w:rPr>
          <w:ins w:id="11298" w:author="The Si Tran" w:date="2012-12-11T05:29:00Z"/>
        </w:rPr>
        <w:pPrChange w:id="11299" w:author="The Si Tran" w:date="2012-12-16T08:47:00Z">
          <w:pPr>
            <w:spacing w:before="0"/>
            <w:ind w:firstLine="720"/>
          </w:pPr>
        </w:pPrChange>
      </w:pPr>
      <w:ins w:id="11300" w:author="The Si Tran" w:date="2012-12-11T05:31:00Z">
        <w:r>
          <w:t>Mô hình này chưa có phần tiền xử lý dữ liệu</w:t>
        </w:r>
      </w:ins>
      <w:ins w:id="11301" w:author="The Si Tran" w:date="2012-12-11T05:32:00Z">
        <w:r>
          <w:t>, nên đối với các dữ liệu chưa qua tiề</w:t>
        </w:r>
        <w:r w:rsidR="00B7223D">
          <w:t xml:space="preserve">n </w:t>
        </w:r>
        <w:r>
          <w:t>xử lý có chứa giá trị nhi</w:t>
        </w:r>
      </w:ins>
      <w:ins w:id="11302" w:author="The Si Tran" w:date="2012-12-11T05:33:00Z">
        <w:r>
          <w:t>ễu, không hợp lệ… thì kết quả của</w:t>
        </w:r>
      </w:ins>
      <w:ins w:id="11303" w:author="The Si Tran" w:date="2012-12-11T05:34:00Z">
        <w:r>
          <w:t xml:space="preserve"> mô hình không được cao.</w:t>
        </w:r>
      </w:ins>
    </w:p>
    <w:p w14:paraId="466D996B" w14:textId="77777777" w:rsidR="006A21F7" w:rsidRDefault="00E830E0">
      <w:pPr>
        <w:rPr>
          <w:ins w:id="11304" w:author="The Si Tran" w:date="2012-12-11T05:34:00Z"/>
        </w:rPr>
        <w:pPrChange w:id="11305" w:author="The Si Tran" w:date="2012-12-16T08:47:00Z">
          <w:pPr>
            <w:pStyle w:val="Heading2"/>
          </w:pPr>
        </w:pPrChange>
      </w:pPr>
      <w:ins w:id="11306" w:author="The Si Tran" w:date="2012-12-11T05:29:00Z">
        <w:r w:rsidRPr="00102ED8">
          <w:t>Giao diện chương trình hiện thực chưa thân thiện với người dùng.</w:t>
        </w:r>
      </w:ins>
      <w:del w:id="11307"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941798" w:rsidDel="00662C01">
          <w:delText>t</w:delText>
        </w:r>
      </w:del>
    </w:p>
    <w:p w14:paraId="75A37250" w14:textId="32D53BDD" w:rsidR="00DA3C57" w:rsidRPr="008B2578" w:rsidRDefault="00DA3C57">
      <w:pPr>
        <w:rPr>
          <w:szCs w:val="26"/>
        </w:rPr>
        <w:pPrChange w:id="11308" w:author="The Si Tran" w:date="2012-12-16T08:47:00Z">
          <w:pPr>
            <w:pStyle w:val="Heading2"/>
          </w:pPr>
        </w:pPrChange>
      </w:pPr>
      <w:ins w:id="11309" w:author="The Si Tran" w:date="2012-12-11T05:34:00Z">
        <w:r>
          <w:t xml:space="preserve">Mô hình được xây dựng nhằm </w:t>
        </w:r>
      </w:ins>
      <w:ins w:id="11310" w:author="The Si Tran" w:date="2012-12-11T05:35:00Z">
        <w:r>
          <w:t>hiện thực các lý thuyết đã nghiên cứu</w:t>
        </w:r>
      </w:ins>
      <w:ins w:id="11311" w:author="The Si Tran" w:date="2012-12-11T05:36:00Z">
        <w:r>
          <w:t xml:space="preserve"> n</w:t>
        </w:r>
      </w:ins>
      <w:ins w:id="11312" w:author="The Si Tran" w:date="2012-12-11T05:37:00Z">
        <w:r>
          <w:t>ên chỉ sử dụ</w:t>
        </w:r>
        <w:r w:rsidR="00B7223D">
          <w:t xml:space="preserve">ng </w:t>
        </w:r>
        <w:r w:rsidR="00B7223D">
          <w:tab/>
        </w:r>
        <w:r>
          <w:t xml:space="preserve">ác dữ liệu đã </w:t>
        </w:r>
        <w:proofErr w:type="gramStart"/>
        <w:r>
          <w:t>thu</w:t>
        </w:r>
        <w:proofErr w:type="gramEnd"/>
        <w:r>
          <w:t xml:space="preserve"> thập sẵn, không có cập nhật các dữ liệu mới theo thời gian</w:t>
        </w:r>
      </w:ins>
      <w:ins w:id="11313" w:author="The Si Tran" w:date="2012-12-11T05:38:00Z">
        <w:r w:rsidR="00B7223D">
          <w:t xml:space="preserve"> nên </w:t>
        </w:r>
        <w:r>
          <w:t>c</w:t>
        </w:r>
      </w:ins>
      <w:ins w:id="11314" w:author="The Si Tran" w:date="2012-12-11T05:39:00Z">
        <w:r>
          <w:t>ần phải thay đổi để phù hợp với các bài toán thực tiễn.</w:t>
        </w:r>
      </w:ins>
    </w:p>
    <w:p w14:paraId="1A655C1A" w14:textId="13DD86DB" w:rsidR="00783FDB" w:rsidRDefault="00783FDB">
      <w:pPr>
        <w:pStyle w:val="Heading2"/>
        <w:rPr>
          <w:ins w:id="11315" w:author="The Si Tran" w:date="2012-12-11T04:57:00Z"/>
          <w:rFonts w:cs="Times New Roman"/>
          <w:sz w:val="26"/>
          <w:szCs w:val="26"/>
        </w:rPr>
      </w:pPr>
      <w:bookmarkStart w:id="11316" w:name="_Toc343711268"/>
      <w:r w:rsidRPr="0049233F">
        <w:rPr>
          <w:rFonts w:cs="Times New Roman"/>
          <w:sz w:val="26"/>
          <w:szCs w:val="26"/>
          <w:rPrChange w:id="11317" w:author="The Si Tran" w:date="2012-12-05T23:02:00Z">
            <w:rPr>
              <w:rFonts w:cs="Times New Roman"/>
            </w:rPr>
          </w:rPrChange>
        </w:rPr>
        <w:t>Hướng phát triển đề tài</w:t>
      </w:r>
      <w:bookmarkEnd w:id="11316"/>
    </w:p>
    <w:p w14:paraId="3D8B20CB" w14:textId="7CF2E319" w:rsidR="00F27A65" w:rsidRDefault="00F27A65">
      <w:pPr>
        <w:rPr>
          <w:ins w:id="11318" w:author="The Si Tran" w:date="2012-12-11T05:02:00Z"/>
        </w:rPr>
        <w:pPrChange w:id="11319" w:author="The Si Tran" w:date="2012-12-16T08:47:00Z">
          <w:pPr>
            <w:pStyle w:val="Heading2"/>
          </w:pPr>
        </w:pPrChange>
      </w:pPr>
      <w:ins w:id="11320" w:author="The Si Tran" w:date="2012-12-11T04:57:00Z">
        <w:r>
          <w:t>Đề tài đã đưa ra mô hình kết hợp SARIMA với mạng nơron</w:t>
        </w:r>
      </w:ins>
      <w:ins w:id="11321" w:author="The Si Tran" w:date="2012-12-11T04:58:00Z">
        <w:r>
          <w:t xml:space="preserve"> </w:t>
        </w:r>
      </w:ins>
      <w:ins w:id="11322" w:author="The Si Tran" w:date="2012-12-11T04:59:00Z">
        <w:r>
          <w:t>trong</w:t>
        </w:r>
      </w:ins>
      <w:ins w:id="11323" w:author="The Si Tran" w:date="2012-12-11T04:58:00Z">
        <w:r>
          <w:t xml:space="preserve"> bài toán dự báo chuỗi thời gian</w:t>
        </w:r>
      </w:ins>
      <w:ins w:id="11324" w:author="The Si Tran" w:date="2012-12-11T04:59:00Z">
        <w:r>
          <w:t>. Tuy nhiên, để cải thiện độ chính xác của mô hình</w:t>
        </w:r>
      </w:ins>
      <w:ins w:id="11325" w:author="The Si Tran" w:date="2012-12-11T05:01:00Z">
        <w:r>
          <w:t xml:space="preserve">, chúng ta cần </w:t>
        </w:r>
      </w:ins>
      <w:ins w:id="11326" w:author="The Si Tran" w:date="2012-12-11T05:02:00Z">
        <w:r w:rsidRPr="00F27A65">
          <w:t>bổ xung các tiếp cận nghiên cứu mới trong tương lai như sau:</w:t>
        </w:r>
      </w:ins>
    </w:p>
    <w:p w14:paraId="1D75F34D" w14:textId="3CDAF31E" w:rsidR="00D66640" w:rsidRPr="00097101" w:rsidRDefault="00F27A65">
      <w:pPr>
        <w:pStyle w:val="BuletL1"/>
        <w:rPr>
          <w:ins w:id="11327" w:author="The Si Tran" w:date="2012-12-11T05:21:00Z"/>
        </w:rPr>
        <w:pPrChange w:id="11328" w:author="The Si Tran" w:date="2012-12-16T08:47:00Z">
          <w:pPr>
            <w:pStyle w:val="Heading2"/>
          </w:pPr>
        </w:pPrChange>
      </w:pPr>
      <w:ins w:id="11329" w:author="The Si Tran" w:date="2012-12-11T05:03:00Z">
        <w:r w:rsidRPr="000C3A28">
          <w:t>Trong mô hình SARIMA, đ</w:t>
        </w:r>
        <w:r w:rsidRPr="00941798">
          <w:t>ể</w:t>
        </w:r>
        <w:r w:rsidRPr="00B7223D">
          <w:rPr>
            <w:rPrChange w:id="11330" w:author="The Si Tran" w:date="2012-12-14T06:43:00Z">
              <w:rPr/>
            </w:rPrChange>
          </w:rPr>
          <w:t xml:space="preserve"> chuyển đổi từ chuỗi dữ liệu có tính mùa và xu hướng, chúng tôi đã sử dụng phương pháp lấy hiệu</w:t>
        </w:r>
      </w:ins>
      <w:ins w:id="11331" w:author="The Si Tran" w:date="2012-12-11T05:12:00Z">
        <w:r w:rsidR="002E24B1" w:rsidRPr="00B7223D">
          <w:rPr>
            <w:rPrChange w:id="11332" w:author="The Si Tran" w:date="2012-12-14T06:43:00Z">
              <w:rPr/>
            </w:rPrChange>
          </w:rPr>
          <w:t>. Nhưng phương pháp này đòi hỏi phương sai của chuỗi dữ liệu phải tĩnh.</w:t>
        </w:r>
      </w:ins>
      <w:ins w:id="11333" w:author="The Si Tran" w:date="2012-12-11T05:14:00Z">
        <w:r w:rsidR="002E24B1" w:rsidRPr="00B7223D">
          <w:rPr>
            <w:rPrChange w:id="11334" w:author="The Si Tran" w:date="2012-12-14T06:43:00Z">
              <w:rPr/>
            </w:rPrChange>
          </w:rPr>
          <w:t xml:space="preserve"> </w:t>
        </w:r>
        <w:r w:rsidR="00330004" w:rsidRPr="00B7223D">
          <w:rPr>
            <w:rPrChange w:id="11335" w:author="The Si Tran" w:date="2012-12-14T06:43:00Z">
              <w:rPr/>
            </w:rPrChange>
          </w:rPr>
          <w:t>Trong tr</w:t>
        </w:r>
      </w:ins>
      <w:ins w:id="11336" w:author="The Si Tran" w:date="2012-12-11T05:15:00Z">
        <w:r w:rsidR="00330004" w:rsidRPr="00B7223D">
          <w:rPr>
            <w:rPrChange w:id="11337" w:author="The Si Tran" w:date="2012-12-14T06:43:00Z">
              <w:rPr/>
            </w:rPrChange>
          </w:rPr>
          <w:t xml:space="preserve">ường hợp này cần phải sử dụng các phương pháp chuyển đổi khác: </w:t>
        </w:r>
      </w:ins>
      <w:ins w:id="11338" w:author="The Si Tran" w:date="2012-12-11T05:20:00Z">
        <w:r w:rsidR="00B663DE" w:rsidRPr="00B7223D">
          <w:rPr>
            <w:rPrChange w:id="11339" w:author="The Si Tran" w:date="2012-12-14T06:43:00Z">
              <w:rPr/>
            </w:rPrChange>
          </w:rPr>
          <w:t>phép biến đổi logarí</w:t>
        </w:r>
      </w:ins>
      <w:r w:rsidR="00D95093">
        <w:t>t</w:t>
      </w:r>
      <w:ins w:id="11340" w:author="The Si Tran" w:date="2012-12-11T05:20:00Z">
        <w:r w:rsidR="00B663DE" w:rsidRPr="00941798">
          <w:t xml:space="preserve">, </w:t>
        </w:r>
      </w:ins>
      <w:ins w:id="11341" w:author="The Si Tran" w:date="2012-12-11T05:21:00Z">
        <w:r w:rsidR="00B663DE" w:rsidRPr="00B7223D">
          <w:rPr>
            <w:rPrChange w:id="11342" w:author="The Si Tran" w:date="2012-12-14T06:43:00Z">
              <w:rPr/>
            </w:rPrChange>
          </w:rPr>
          <w:t>phép biến đổi Box-Cox power.</w:t>
        </w:r>
      </w:ins>
    </w:p>
    <w:p w14:paraId="5103857F" w14:textId="77777777" w:rsidR="00D66640" w:rsidRPr="00B7223D" w:rsidRDefault="00D66640">
      <w:pPr>
        <w:pStyle w:val="BuletL1"/>
        <w:rPr>
          <w:rPrChange w:id="11343" w:author="The Si Tran" w:date="2012-12-14T06:43:00Z">
            <w:rPr/>
          </w:rPrChange>
        </w:rPr>
        <w:pPrChange w:id="11344" w:author="The Si Tran" w:date="2012-12-16T08:47:00Z">
          <w:pPr>
            <w:pStyle w:val="Heading2"/>
          </w:pPr>
        </w:pPrChange>
      </w:pPr>
      <w:ins w:id="11345" w:author="The Si Tran" w:date="2012-12-11T05:21:00Z">
        <w:r w:rsidRPr="000C3A28">
          <w:t>Theo th</w:t>
        </w:r>
        <w:r w:rsidRPr="00941798">
          <w:t>ờ</w:t>
        </w:r>
        <w:r w:rsidRPr="00B7223D">
          <w:rPr>
            <w:rPrChange w:id="11346" w:author="The Si Tran" w:date="2012-12-14T06:43:00Z">
              <w:rPr/>
            </w:rPrChange>
          </w:rPr>
          <w:t>i gian</w:t>
        </w:r>
      </w:ins>
      <w:ins w:id="11347" w:author="The Si Tran" w:date="2012-12-11T05:22:00Z">
        <w:r w:rsidRPr="00B7223D">
          <w:rPr>
            <w:rPrChange w:id="11348" w:author="The Si Tran" w:date="2012-12-14T06:43:00Z">
              <w:rPr/>
            </w:rPrChange>
          </w:rPr>
          <w:t xml:space="preserve"> thì chuỗi dữ liệu thay đổi tính chất, mô hình đã ước lượng trước đây có thể</w:t>
        </w:r>
      </w:ins>
      <w:ins w:id="11349" w:author="The Si Tran" w:date="2012-12-11T05:23:00Z">
        <w:r w:rsidRPr="00B7223D">
          <w:rPr>
            <w:rPrChange w:id="11350"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1351" w:author="The Si Tran" w:date="2012-12-11T05:25:00Z">
        <w:r w:rsidRPr="00B7223D">
          <w:rPr>
            <w:rPrChange w:id="11352" w:author="The Si Tran" w:date="2012-12-14T06:43:00Z">
              <w:rPr/>
            </w:rPrChange>
          </w:rPr>
          <w:t xml:space="preserve"> </w:t>
        </w:r>
      </w:ins>
      <w:ins w:id="11353" w:author="The Si Tran" w:date="2012-12-11T05:23:00Z">
        <w:r w:rsidRPr="00B7223D">
          <w:rPr>
            <w:rPrChange w:id="11354" w:author="The Si Tran" w:date="2012-12-14T06:43:00Z">
              <w:rPr/>
            </w:rPrChange>
          </w:rPr>
          <w:t>cập</w:t>
        </w:r>
      </w:ins>
      <w:ins w:id="11355" w:author="The Si Tran" w:date="2012-12-11T05:25:00Z">
        <w:r w:rsidRPr="00B7223D">
          <w:rPr>
            <w:rPrChange w:id="11356"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1357" w:author="The Si Tran" w:date="2012-12-05T23:02:00Z">
            <w:rPr>
              <w:b/>
              <w:bCs/>
              <w:kern w:val="32"/>
              <w:sz w:val="32"/>
              <w:szCs w:val="26"/>
            </w:rPr>
          </w:rPrChange>
        </w:rPr>
      </w:pPr>
      <w:bookmarkStart w:id="11358" w:name="_Toc328879942"/>
      <w:bookmarkStart w:id="11359"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1360" w:author="The Si Tran" w:date="2012-12-16T09:45:00Z">
          <w:pPr>
            <w:pStyle w:val="Heading1"/>
            <w:numPr>
              <w:numId w:val="0"/>
            </w:numPr>
            <w:spacing w:before="100" w:beforeAutospacing="1" w:after="100" w:afterAutospacing="1"/>
            <w:ind w:left="0" w:firstLine="0"/>
            <w:jc w:val="both"/>
          </w:pPr>
        </w:pPrChange>
      </w:pPr>
      <w:bookmarkStart w:id="11361" w:name="_Toc343711269"/>
      <w:r w:rsidRPr="0049233F">
        <w:rPr>
          <w:rPrChange w:id="11362" w:author="The Si Tran" w:date="2012-12-05T23:02:00Z">
            <w:rPr>
              <w:rFonts w:cs="Times New Roman"/>
              <w:iCs/>
              <w:kern w:val="0"/>
              <w:sz w:val="28"/>
              <w:szCs w:val="26"/>
            </w:rPr>
          </w:rPrChange>
        </w:rPr>
        <w:lastRenderedPageBreak/>
        <w:t>TÀI LIỆU THAM KHẢO</w:t>
      </w:r>
      <w:bookmarkEnd w:id="11358"/>
      <w:bookmarkEnd w:id="11359"/>
      <w:bookmarkEnd w:id="11361"/>
    </w:p>
    <w:p w14:paraId="67AE0CAF" w14:textId="77777777" w:rsidR="008C1D28" w:rsidRPr="00B7223D" w:rsidRDefault="008C1D28" w:rsidP="00097101">
      <w:pPr>
        <w:ind w:firstLine="547"/>
        <w:rPr>
          <w:ins w:id="11363" w:author="The Si Tran" w:date="2012-12-12T00:03:00Z"/>
          <w:szCs w:val="26"/>
        </w:rPr>
      </w:pPr>
      <w:ins w:id="11364" w:author="The Si Tran" w:date="2012-12-12T00:03:00Z">
        <w:r w:rsidRPr="00B7223D">
          <w:rPr>
            <w:szCs w:val="26"/>
          </w:rPr>
          <w:t xml:space="preserve">[1] J. E. Hanke, D. W. Wichenrn. </w:t>
        </w:r>
        <w:r w:rsidRPr="00B7223D">
          <w:rPr>
            <w:i/>
            <w:szCs w:val="26"/>
            <w:rPrChange w:id="11365"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1366" w:author="The Si Tran" w:date="2012-12-12T00:03:00Z"/>
        </w:rPr>
        <w:pPrChange w:id="11367" w:author="The Si Tran" w:date="2012-12-14T06:45:00Z">
          <w:pPr>
            <w:pStyle w:val="Stylechun"/>
            <w:ind w:firstLine="547"/>
          </w:pPr>
        </w:pPrChange>
      </w:pPr>
      <w:ins w:id="11368" w:author="The Si Tran" w:date="2012-12-12T00:03:00Z">
        <w:r w:rsidRPr="00B7223D">
          <w:t xml:space="preserve">[2] T. M. Mitchell. </w:t>
        </w:r>
        <w:r w:rsidRPr="00B7223D">
          <w:rPr>
            <w:i/>
            <w:rPrChange w:id="11369"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1370" w:author="The Si Tran" w:date="2012-12-12T00:03:00Z"/>
          <w:szCs w:val="26"/>
        </w:rPr>
      </w:pPr>
      <w:ins w:id="11371" w:author="The Si Tran" w:date="2012-12-12T00:03:00Z">
        <w:r w:rsidRPr="00B7223D">
          <w:rPr>
            <w:szCs w:val="26"/>
          </w:rPr>
          <w:t xml:space="preserve">[3] Trần Đức Minh. Luận văn thạc sĩ </w:t>
        </w:r>
        <w:r w:rsidRPr="00B7223D">
          <w:rPr>
            <w:i/>
            <w:szCs w:val="26"/>
            <w:rPrChange w:id="11372"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1373" w:author="The Si Tran" w:date="2012-12-12T00:03:00Z"/>
          <w:szCs w:val="26"/>
        </w:rPr>
        <w:pPrChange w:id="11374" w:author="The Si Tran" w:date="2012-12-14T06:45:00Z">
          <w:pPr>
            <w:spacing w:before="0"/>
            <w:ind w:firstLine="547"/>
          </w:pPr>
        </w:pPrChange>
      </w:pPr>
      <w:ins w:id="11375" w:author="The Si Tran" w:date="2012-12-12T00:03:00Z">
        <w:r w:rsidRPr="00B7223D">
          <w:rPr>
            <w:szCs w:val="26"/>
          </w:rPr>
          <w:t xml:space="preserve">[4] M. Riedmiller, H. Braun. </w:t>
        </w:r>
        <w:r w:rsidRPr="00B7223D">
          <w:rPr>
            <w:i/>
            <w:szCs w:val="26"/>
            <w:rPrChange w:id="11376" w:author="The Si Tran" w:date="2012-12-14T06:44:00Z">
              <w:rPr>
                <w:b/>
                <w:i/>
                <w:szCs w:val="26"/>
              </w:rPr>
            </w:rPrChange>
          </w:rPr>
          <w:t xml:space="preserve">A Direct Adaptive Method </w:t>
        </w:r>
        <w:proofErr w:type="gramStart"/>
        <w:r w:rsidRPr="00B7223D">
          <w:rPr>
            <w:i/>
            <w:szCs w:val="26"/>
            <w:rPrChange w:id="11377" w:author="The Si Tran" w:date="2012-12-14T06:44:00Z">
              <w:rPr>
                <w:b/>
                <w:i/>
                <w:szCs w:val="26"/>
              </w:rPr>
            </w:rPrChange>
          </w:rPr>
          <w:t>For</w:t>
        </w:r>
        <w:proofErr w:type="gramEnd"/>
        <w:r w:rsidRPr="00B7223D">
          <w:rPr>
            <w:i/>
            <w:szCs w:val="26"/>
            <w:rPrChange w:id="11378" w:author="The Si Tran" w:date="2012-12-14T06:44:00Z">
              <w:rPr>
                <w:b/>
                <w:i/>
                <w:szCs w:val="26"/>
              </w:rPr>
            </w:rPrChange>
          </w:rPr>
          <w:t xml:space="preserve"> Faster Backpropagation Learning: The RPROP Algorithm.</w:t>
        </w:r>
        <w:r w:rsidRPr="00B7223D">
          <w:rPr>
            <w:szCs w:val="26"/>
          </w:rPr>
          <w:t xml:space="preserve"> Proceedings of the IEEE International Conference on Neural Networks, </w:t>
        </w:r>
      </w:ins>
      <w:ins w:id="11379" w:author="The Si Tran" w:date="2012-12-14T06:59:00Z">
        <w:r w:rsidR="006F78A0">
          <w:rPr>
            <w:szCs w:val="26"/>
          </w:rPr>
          <w:t>pp</w:t>
        </w:r>
      </w:ins>
      <w:ins w:id="11380" w:author="The Si Tran" w:date="2012-12-12T00:03:00Z">
        <w:r w:rsidRPr="00B7223D">
          <w:rPr>
            <w:szCs w:val="26"/>
          </w:rPr>
          <w:t xml:space="preserve"> 586-591, 1993.</w:t>
        </w:r>
      </w:ins>
    </w:p>
    <w:p w14:paraId="5474FCC3" w14:textId="77777777" w:rsidR="008C1D28" w:rsidRPr="00B7223D" w:rsidRDefault="008C1D28">
      <w:pPr>
        <w:ind w:firstLine="547"/>
        <w:rPr>
          <w:ins w:id="11381" w:author="The Si Tran" w:date="2012-12-12T00:03:00Z"/>
          <w:szCs w:val="26"/>
        </w:rPr>
        <w:pPrChange w:id="11382" w:author="The Si Tran" w:date="2012-12-14T06:45:00Z">
          <w:pPr>
            <w:spacing w:before="0"/>
            <w:ind w:firstLine="547"/>
          </w:pPr>
        </w:pPrChange>
      </w:pPr>
      <w:ins w:id="11383" w:author="The Si Tran" w:date="2012-12-12T00:03:00Z">
        <w:r w:rsidRPr="00B7223D">
          <w:rPr>
            <w:szCs w:val="26"/>
          </w:rPr>
          <w:t xml:space="preserve">[5] M. Riedmiller. </w:t>
        </w:r>
        <w:r w:rsidRPr="00B7223D">
          <w:rPr>
            <w:i/>
            <w:szCs w:val="26"/>
            <w:rPrChange w:id="11384" w:author="The Si Tran" w:date="2012-12-14T06:44:00Z">
              <w:rPr>
                <w:b/>
                <w:i/>
                <w:szCs w:val="26"/>
              </w:rPr>
            </w:rPrChange>
          </w:rPr>
          <w:t xml:space="preserve">Advanced Supervised Learning </w:t>
        </w:r>
        <w:proofErr w:type="gramStart"/>
        <w:r w:rsidRPr="00B7223D">
          <w:rPr>
            <w:i/>
            <w:szCs w:val="26"/>
            <w:rPrChange w:id="11385" w:author="The Si Tran" w:date="2012-12-14T06:44:00Z">
              <w:rPr>
                <w:b/>
                <w:i/>
                <w:szCs w:val="26"/>
              </w:rPr>
            </w:rPrChange>
          </w:rPr>
          <w:t>In</w:t>
        </w:r>
        <w:proofErr w:type="gramEnd"/>
        <w:r w:rsidRPr="00B7223D">
          <w:rPr>
            <w:i/>
            <w:szCs w:val="26"/>
            <w:rPrChange w:id="11386" w:author="The Si Tran" w:date="2012-12-14T06:44:00Z">
              <w:rPr>
                <w:b/>
                <w:i/>
                <w:szCs w:val="26"/>
              </w:rPr>
            </w:rPrChange>
          </w:rPr>
          <w:t xml:space="preserve">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1387" w:author="The Si Tran" w:date="2012-12-12T00:03:00Z"/>
          <w:szCs w:val="26"/>
        </w:rPr>
        <w:pPrChange w:id="11388" w:author="The Si Tran" w:date="2012-12-14T06:45:00Z">
          <w:pPr>
            <w:spacing w:before="0"/>
            <w:ind w:firstLine="547"/>
          </w:pPr>
        </w:pPrChange>
      </w:pPr>
      <w:ins w:id="11389" w:author="The Si Tran" w:date="2012-12-12T00:03:00Z">
        <w:r w:rsidRPr="00B7223D">
          <w:rPr>
            <w:szCs w:val="26"/>
          </w:rPr>
          <w:t xml:space="preserve">[6] T. Kolarik, G. Rudorfer. </w:t>
        </w:r>
        <w:r w:rsidRPr="00B7223D">
          <w:rPr>
            <w:i/>
            <w:szCs w:val="26"/>
            <w:rPrChange w:id="11390" w:author="The Si Tran" w:date="2012-12-14T06:44:00Z">
              <w:rPr>
                <w:b/>
                <w:i/>
                <w:szCs w:val="26"/>
              </w:rPr>
            </w:rPrChange>
          </w:rPr>
          <w:t>Time Series Forecasting Using Neural Networks.</w:t>
        </w:r>
        <w:r w:rsidRPr="00B7223D">
          <w:rPr>
            <w:szCs w:val="26"/>
          </w:rPr>
          <w:t xml:space="preserve"> ACM Sigapl </w:t>
        </w:r>
        <w:proofErr w:type="gramStart"/>
        <w:r w:rsidRPr="00B7223D">
          <w:rPr>
            <w:szCs w:val="26"/>
          </w:rPr>
          <w:t>Apl</w:t>
        </w:r>
        <w:proofErr w:type="gramEnd"/>
        <w:r w:rsidRPr="00B7223D">
          <w:rPr>
            <w:szCs w:val="26"/>
          </w:rPr>
          <w:t xml:space="preserve"> Quote Quad, vol. 25, no. 1, </w:t>
        </w:r>
      </w:ins>
      <w:ins w:id="11391" w:author="The Si Tran" w:date="2012-12-14T07:00:00Z">
        <w:r w:rsidR="006F78A0">
          <w:rPr>
            <w:szCs w:val="26"/>
          </w:rPr>
          <w:t>pp</w:t>
        </w:r>
      </w:ins>
      <w:ins w:id="11392" w:author="The Si Tran" w:date="2012-12-12T00:03:00Z">
        <w:r w:rsidRPr="00B7223D">
          <w:rPr>
            <w:szCs w:val="26"/>
          </w:rPr>
          <w:t xml:space="preserve"> 86-94, 1994.</w:t>
        </w:r>
      </w:ins>
    </w:p>
    <w:p w14:paraId="6BB0777B" w14:textId="216FEE3B" w:rsidR="008C1D28" w:rsidRPr="00B7223D" w:rsidRDefault="008C1D28">
      <w:pPr>
        <w:ind w:firstLine="547"/>
        <w:rPr>
          <w:ins w:id="11393" w:author="The Si Tran" w:date="2012-12-12T00:03:00Z"/>
          <w:szCs w:val="26"/>
        </w:rPr>
        <w:pPrChange w:id="11394" w:author="The Si Tran" w:date="2012-12-14T06:45:00Z">
          <w:pPr>
            <w:spacing w:before="0"/>
            <w:ind w:firstLine="547"/>
          </w:pPr>
        </w:pPrChange>
      </w:pPr>
      <w:ins w:id="11395" w:author="The Si Tran" w:date="2012-12-12T00:03:00Z">
        <w:r w:rsidRPr="00B7223D">
          <w:rPr>
            <w:szCs w:val="26"/>
          </w:rPr>
          <w:t xml:space="preserve">[7] I. Kaastra, M. Boyd. </w:t>
        </w:r>
        <w:r w:rsidRPr="00B7223D">
          <w:rPr>
            <w:i/>
            <w:szCs w:val="26"/>
            <w:rPrChange w:id="11396" w:author="The Si Tran" w:date="2012-12-14T06:44:00Z">
              <w:rPr>
                <w:b/>
                <w:i/>
                <w:szCs w:val="26"/>
              </w:rPr>
            </w:rPrChange>
          </w:rPr>
          <w:t xml:space="preserve">Designing </w:t>
        </w:r>
        <w:proofErr w:type="gramStart"/>
        <w:r w:rsidRPr="00B7223D">
          <w:rPr>
            <w:i/>
            <w:szCs w:val="26"/>
            <w:rPrChange w:id="11397" w:author="The Si Tran" w:date="2012-12-14T06:44:00Z">
              <w:rPr>
                <w:b/>
                <w:i/>
                <w:szCs w:val="26"/>
              </w:rPr>
            </w:rPrChange>
          </w:rPr>
          <w:t>A</w:t>
        </w:r>
        <w:proofErr w:type="gramEnd"/>
        <w:r w:rsidRPr="00B7223D">
          <w:rPr>
            <w:i/>
            <w:szCs w:val="26"/>
            <w:rPrChange w:id="11398" w:author="The Si Tran" w:date="2012-12-14T06:44:00Z">
              <w:rPr>
                <w:b/>
                <w:i/>
                <w:szCs w:val="26"/>
              </w:rPr>
            </w:rPrChange>
          </w:rPr>
          <w:t xml:space="preserve"> Neural Network For Forecasting Financial And Economic Time Series.</w:t>
        </w:r>
        <w:r w:rsidRPr="00B7223D">
          <w:rPr>
            <w:szCs w:val="26"/>
          </w:rPr>
          <w:t xml:space="preserve"> Neurocomputing, 10, </w:t>
        </w:r>
      </w:ins>
      <w:ins w:id="11399" w:author="The Si Tran" w:date="2012-12-14T07:00:00Z">
        <w:r w:rsidR="006F78A0">
          <w:rPr>
            <w:szCs w:val="26"/>
          </w:rPr>
          <w:t>pp</w:t>
        </w:r>
      </w:ins>
      <w:ins w:id="11400" w:author="The Si Tran" w:date="2012-12-12T00:03:00Z">
        <w:r w:rsidRPr="00B7223D">
          <w:rPr>
            <w:szCs w:val="26"/>
          </w:rPr>
          <w:t xml:space="preserve"> 215-236, 1996.</w:t>
        </w:r>
      </w:ins>
    </w:p>
    <w:p w14:paraId="6BE4A517" w14:textId="3E8A515A" w:rsidR="006E5672" w:rsidRPr="00B7223D" w:rsidRDefault="008C1D28">
      <w:pPr>
        <w:ind w:firstLine="547"/>
        <w:jc w:val="left"/>
        <w:rPr>
          <w:ins w:id="11401" w:author="superchickend" w:date="2012-12-12T08:19:00Z"/>
          <w:szCs w:val="26"/>
        </w:rPr>
        <w:pPrChange w:id="11402" w:author="The Si Tran" w:date="2012-12-14T06:45:00Z">
          <w:pPr>
            <w:spacing w:before="0"/>
            <w:ind w:firstLine="547"/>
            <w:jc w:val="left"/>
          </w:pPr>
        </w:pPrChange>
      </w:pPr>
      <w:ins w:id="11403" w:author="The Si Tran" w:date="2012-12-12T00:03:00Z">
        <w:r w:rsidRPr="00B7223D">
          <w:rPr>
            <w:szCs w:val="26"/>
          </w:rPr>
          <w:t xml:space="preserve">[8] G. Zhang, Michael Y. Hu. </w:t>
        </w:r>
        <w:r w:rsidRPr="00B7223D">
          <w:rPr>
            <w:i/>
            <w:szCs w:val="26"/>
            <w:rPrChange w:id="11404" w:author="The Si Tran" w:date="2012-12-14T06:44:00Z">
              <w:rPr>
                <w:b/>
                <w:i/>
                <w:szCs w:val="26"/>
              </w:rPr>
            </w:rPrChange>
          </w:rPr>
          <w:t xml:space="preserve">Neural Network Forecasting Of </w:t>
        </w:r>
        <w:proofErr w:type="gramStart"/>
        <w:r w:rsidRPr="00B7223D">
          <w:rPr>
            <w:i/>
            <w:szCs w:val="26"/>
            <w:rPrChange w:id="11405" w:author="The Si Tran" w:date="2012-12-14T06:44:00Z">
              <w:rPr>
                <w:b/>
                <w:i/>
                <w:szCs w:val="26"/>
              </w:rPr>
            </w:rPrChange>
          </w:rPr>
          <w:t>The</w:t>
        </w:r>
        <w:proofErr w:type="gramEnd"/>
        <w:r w:rsidRPr="00B7223D">
          <w:rPr>
            <w:i/>
            <w:szCs w:val="26"/>
            <w:rPrChange w:id="11406" w:author="The Si Tran" w:date="2012-12-14T06:44:00Z">
              <w:rPr>
                <w:b/>
                <w:i/>
                <w:szCs w:val="26"/>
              </w:rPr>
            </w:rPrChange>
          </w:rPr>
          <w:t xml:space="preserve"> British Pound/US Dollar Exchange Rate.</w:t>
        </w:r>
        <w:r w:rsidRPr="00B7223D">
          <w:rPr>
            <w:szCs w:val="26"/>
          </w:rPr>
          <w:t xml:space="preserve"> Omega, International Journal of Management Science, </w:t>
        </w:r>
      </w:ins>
      <w:r w:rsidR="000A397A">
        <w:rPr>
          <w:szCs w:val="26"/>
        </w:rPr>
        <w:t xml:space="preserve">vol. </w:t>
      </w:r>
      <w:ins w:id="11407" w:author="The Si Tran" w:date="2012-12-12T00:03:00Z">
        <w:r w:rsidRPr="00B7223D">
          <w:rPr>
            <w:szCs w:val="26"/>
          </w:rPr>
          <w:t xml:space="preserve">26, </w:t>
        </w:r>
      </w:ins>
      <w:ins w:id="11408" w:author="The Si Tran" w:date="2012-12-14T07:00:00Z">
        <w:r w:rsidR="006F78A0">
          <w:rPr>
            <w:szCs w:val="26"/>
          </w:rPr>
          <w:t>pp</w:t>
        </w:r>
      </w:ins>
      <w:ins w:id="11409"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1410" w:author="superchickend" w:date="2012-12-12T08:19:00Z"/>
        </w:rPr>
        <w:pPrChange w:id="11411" w:author="The Si Tran" w:date="2012-12-14T06:45:00Z">
          <w:pPr>
            <w:pStyle w:val="Stylechun"/>
            <w:ind w:firstLine="547"/>
          </w:pPr>
        </w:pPrChange>
      </w:pPr>
      <w:ins w:id="11412" w:author="superchickend" w:date="2012-12-12T08:19:00Z">
        <w:r w:rsidRPr="00B7223D">
          <w:t xml:space="preserve">[9] Chatfield, Christopher. </w:t>
        </w:r>
        <w:r w:rsidRPr="00B7223D">
          <w:rPr>
            <w:i/>
            <w:rPrChange w:id="11413"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1414" w:author="superchickend" w:date="2012-12-12T08:19:00Z"/>
        </w:rPr>
        <w:pPrChange w:id="11415" w:author="The Si Tran" w:date="2012-12-14T06:45:00Z">
          <w:pPr>
            <w:pStyle w:val="Stylechun"/>
            <w:ind w:firstLine="547"/>
          </w:pPr>
        </w:pPrChange>
      </w:pPr>
      <w:ins w:id="11416" w:author="superchickend" w:date="2012-12-12T08:19:00Z">
        <w:r w:rsidRPr="00B7223D">
          <w:t xml:space="preserve">[10] J. Scott Armstrong. </w:t>
        </w:r>
        <w:r w:rsidRPr="00B7223D">
          <w:rPr>
            <w:i/>
            <w:rPrChange w:id="11417"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1418" w:author="The Si Tran" w:date="2012-12-16T20:35:00Z"/>
        </w:rPr>
        <w:pPrChange w:id="11419" w:author="The Si Tran" w:date="2012-12-14T06:45:00Z">
          <w:pPr>
            <w:pStyle w:val="Stylechun"/>
            <w:ind w:firstLine="547"/>
          </w:pPr>
        </w:pPrChange>
      </w:pPr>
      <w:ins w:id="11420" w:author="superchickend" w:date="2012-12-12T08:19:00Z">
        <w:r w:rsidRPr="00B7223D">
          <w:t xml:space="preserve">[11] Jan Sterba, Katarina Hilovska. </w:t>
        </w:r>
        <w:r w:rsidRPr="00B7223D">
          <w:rPr>
            <w:i/>
            <w:rPrChange w:id="11421" w:author="The Si Tran" w:date="2012-12-14T06:44:00Z">
              <w:rPr>
                <w:b/>
                <w:i/>
              </w:rPr>
            </w:rPrChange>
          </w:rPr>
          <w:t>The implementation of hybrid ARIMA-Neural network prediction model for aggregate water consumption prediction</w:t>
        </w:r>
        <w:r w:rsidRPr="00B7223D">
          <w:t>, 201</w:t>
        </w:r>
      </w:ins>
      <w:ins w:id="11422" w:author="The Si Tran" w:date="2012-12-14T06:46:00Z">
        <w:r w:rsidR="00B84941">
          <w:t>0</w:t>
        </w:r>
      </w:ins>
    </w:p>
    <w:p w14:paraId="4FBC053B" w14:textId="2B3ECD49" w:rsidR="00C564CC" w:rsidRDefault="00C564CC">
      <w:pPr>
        <w:pStyle w:val="Stylechun"/>
        <w:ind w:firstLine="547"/>
        <w:rPr>
          <w:ins w:id="11423" w:author="The Si Tran" w:date="2012-12-16T20:44:00Z"/>
          <w:rStyle w:val="NoFormatChar"/>
        </w:rPr>
      </w:pPr>
      <w:ins w:id="11424" w:author="The Si Tran" w:date="2012-12-16T20:35:00Z">
        <w:r>
          <w:t>[12]</w:t>
        </w:r>
      </w:ins>
      <w:ins w:id="11425" w:author="The Si Tran" w:date="2012-12-16T20:38:00Z">
        <w:r>
          <w:t xml:space="preserve"> Nancy Ngo</w:t>
        </w:r>
        <w:r w:rsidRPr="00C564CC">
          <w:t>c Tran</w:t>
        </w:r>
        <w:r>
          <w:t xml:space="preserve">. </w:t>
        </w:r>
      </w:ins>
      <w:ins w:id="11426" w:author="The Si Tran" w:date="2012-12-16T20:40:00Z">
        <w:r w:rsidRPr="00724C67">
          <w:rPr>
            <w:i/>
            <w:rPrChange w:id="11427" w:author="The Si Tran" w:date="2012-12-16T20:47:00Z">
              <w:rPr/>
            </w:rPrChange>
          </w:rPr>
          <w:t>Automatic</w:t>
        </w:r>
      </w:ins>
      <w:ins w:id="11428" w:author="The Si Tran" w:date="2012-12-16T20:39:00Z">
        <w:r w:rsidRPr="00724C67">
          <w:rPr>
            <w:rStyle w:val="NoFormatChar"/>
            <w:i/>
            <w:rPrChange w:id="11429" w:author="The Si Tran" w:date="2012-12-16T20:47:00Z">
              <w:rPr>
                <w:rStyle w:val="NoFormatChar"/>
              </w:rPr>
            </w:rPrChange>
          </w:rPr>
          <w:t xml:space="preserve"> ARIMA time </w:t>
        </w:r>
      </w:ins>
      <w:ins w:id="11430" w:author="The Si Tran" w:date="2012-12-16T20:41:00Z">
        <w:r w:rsidRPr="00724C67">
          <w:rPr>
            <w:rStyle w:val="NoFormatChar"/>
            <w:i/>
            <w:rPrChange w:id="11431"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Default="00050F61" w:rsidP="00050F61">
      <w:pPr>
        <w:pStyle w:val="Stylechun"/>
        <w:ind w:firstLine="547"/>
        <w:rPr>
          <w:rStyle w:val="NoFormatChar"/>
        </w:rPr>
      </w:pPr>
      <w:ins w:id="11432" w:author="The Si Tran" w:date="2012-12-16T20:44:00Z">
        <w:r>
          <w:rPr>
            <w:rStyle w:val="NoFormatChar"/>
          </w:rPr>
          <w:lastRenderedPageBreak/>
          <w:t xml:space="preserve">[13] </w:t>
        </w:r>
      </w:ins>
      <w:ins w:id="11433"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1434" w:author="The Si Tran" w:date="2012-12-16T20:44:00Z">
        <w:r w:rsidRPr="00724C67">
          <w:rPr>
            <w:rStyle w:val="NoFormatChar"/>
            <w:i/>
            <w:rPrChange w:id="11435" w:author="The Si Tran" w:date="2012-12-16T20:47:00Z">
              <w:rPr>
                <w:rStyle w:val="NoFormatChar"/>
              </w:rPr>
            </w:rPrChange>
          </w:rPr>
          <w:t>A closed formula for the Durbin-</w:t>
        </w:r>
      </w:ins>
      <w:ins w:id="11436" w:author="The Si Tran" w:date="2012-12-16T20:45:00Z">
        <w:r w:rsidRPr="00724C67">
          <w:rPr>
            <w:rStyle w:val="NoFormatChar"/>
            <w:i/>
            <w:rPrChange w:id="11437" w:author="The Si Tran" w:date="2012-12-16T20:47:00Z">
              <w:rPr>
                <w:rStyle w:val="NoFormatChar"/>
              </w:rPr>
            </w:rPrChange>
          </w:rPr>
          <w:t>Levinson’</w:t>
        </w:r>
      </w:ins>
      <w:ins w:id="11438" w:author="The Si Tran" w:date="2012-12-16T20:44:00Z">
        <w:r w:rsidRPr="00724C67">
          <w:rPr>
            <w:rStyle w:val="NoFormatChar"/>
            <w:i/>
            <w:rPrChange w:id="11439" w:author="The Si Tran" w:date="2012-12-16T20:47:00Z">
              <w:rPr>
                <w:rStyle w:val="NoFormatChar"/>
              </w:rPr>
            </w:rPrChange>
          </w:rPr>
          <w:t xml:space="preserve">S </w:t>
        </w:r>
      </w:ins>
      <w:ins w:id="11440" w:author="The Si Tran" w:date="2012-12-16T20:45:00Z">
        <w:r w:rsidRPr="00724C67">
          <w:rPr>
            <w:rStyle w:val="NoFormatChar"/>
            <w:i/>
            <w:rPrChange w:id="11441" w:author="The Si Tran" w:date="2012-12-16T20:47:00Z">
              <w:rPr>
                <w:rStyle w:val="NoFormatChar"/>
              </w:rPr>
            </w:rPrChange>
          </w:rPr>
          <w:t>algorithmin seasonal fractionaly integrated processes</w:t>
        </w:r>
        <w:r w:rsidR="00724C67">
          <w:rPr>
            <w:rStyle w:val="NoFormatChar"/>
          </w:rPr>
          <w:t>, 2004</w:t>
        </w:r>
      </w:ins>
      <w:ins w:id="11442" w:author="The Si Tran" w:date="2012-12-16T20:48:00Z">
        <w:r w:rsidR="00ED159E">
          <w:rPr>
            <w:rStyle w:val="NoFormatChar"/>
          </w:rPr>
          <w:t>.</w:t>
        </w:r>
      </w:ins>
    </w:p>
    <w:p w14:paraId="5B5FBD3D" w14:textId="77284722" w:rsidR="000A397A" w:rsidRPr="00252995" w:rsidRDefault="000A397A" w:rsidP="000A397A">
      <w:pPr>
        <w:pStyle w:val="Stylechun"/>
        <w:ind w:firstLine="547"/>
        <w:rPr>
          <w:ins w:id="11443" w:author="The Si Tran" w:date="2012-12-16T20:44:00Z"/>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579A264C" w:rsidR="005E182F" w:rsidRDefault="006E5672">
      <w:pPr>
        <w:pStyle w:val="Stylechun"/>
        <w:spacing w:before="120"/>
        <w:ind w:firstLine="547"/>
        <w:rPr>
          <w:ins w:id="11444" w:author="superchickend" w:date="2012-12-12T08:19:00Z"/>
        </w:rPr>
        <w:sectPr w:rsidR="005E182F" w:rsidSect="00097101">
          <w:headerReference w:type="default" r:id="rId337"/>
          <w:pgSz w:w="11909" w:h="16834" w:code="9"/>
          <w:pgMar w:top="1411" w:right="1138" w:bottom="1411" w:left="1699" w:header="720" w:footer="720" w:gutter="0"/>
          <w:pgNumType w:start="1"/>
          <w:cols w:space="720"/>
          <w:docGrid w:linePitch="360"/>
        </w:sectPr>
        <w:pPrChange w:id="11448" w:author="The Si Tran" w:date="2012-12-14T06:45:00Z">
          <w:pPr>
            <w:pStyle w:val="Stylechun"/>
            <w:ind w:firstLine="547"/>
          </w:pPr>
        </w:pPrChange>
      </w:pPr>
      <w:ins w:id="11449" w:author="superchickend" w:date="2012-12-12T08:19:00Z">
        <w:del w:id="11450"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1451" w:author="The Si Tran" w:date="2012-12-12T00:03:00Z"/>
        </w:rPr>
        <w:pPrChange w:id="11452" w:author="The Si Tran" w:date="2012-12-14T06:45:00Z">
          <w:pPr/>
        </w:pPrChange>
      </w:pPr>
    </w:p>
    <w:p w14:paraId="0C82F3BD" w14:textId="77777777" w:rsidR="006A21F7" w:rsidRPr="00263465" w:rsidDel="008C1D28" w:rsidRDefault="0080635D">
      <w:pPr>
        <w:pStyle w:val="Heading1"/>
        <w:numPr>
          <w:ilvl w:val="0"/>
          <w:numId w:val="0"/>
        </w:numPr>
        <w:ind w:left="360"/>
        <w:rPr>
          <w:del w:id="11453" w:author="The Si Tran" w:date="2012-12-12T00:03:00Z"/>
        </w:rPr>
        <w:pPrChange w:id="11454" w:author="The Si Tran" w:date="2012-12-14T06:45:00Z">
          <w:pPr/>
        </w:pPrChange>
      </w:pPr>
      <w:bookmarkStart w:id="11455" w:name="Bussiness_forecasting_book"/>
      <w:del w:id="11456" w:author="The Si Tran" w:date="2012-12-12T00:03:00Z">
        <w:r w:rsidRPr="00082976" w:rsidDel="008C1D28">
          <w:delText>[1]</w:delText>
        </w:r>
        <w:bookmarkEnd w:id="11455"/>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1457" w:author="The Si Tran" w:date="2012-12-11T06:15:00Z"/>
          <w:rFonts w:cs="Times New Roman"/>
        </w:rPr>
        <w:pPrChange w:id="11458" w:author="The Si Tran" w:date="2012-12-14T06:45:00Z">
          <w:pPr>
            <w:pStyle w:val="Heading1"/>
            <w:numPr>
              <w:numId w:val="0"/>
            </w:numPr>
            <w:ind w:left="0" w:firstLine="0"/>
          </w:pPr>
        </w:pPrChange>
      </w:pPr>
      <w:bookmarkStart w:id="11459" w:name="www_investopedia_com"/>
      <w:del w:id="11460" w:author="The Si Tran" w:date="2012-12-12T00:03:00Z">
        <w:r w:rsidRPr="00B312F5" w:rsidDel="008C1D28">
          <w:delText>[2]</w:delText>
        </w:r>
        <w:bookmarkEnd w:id="11459"/>
        <w:r w:rsidRPr="00B312F5" w:rsidDel="008C1D28">
          <w:delText xml:space="preserve"> http://www.investopedia.com/articles/trading/07/stationary.asp#axzz2Bu5LkrNQ</w:delText>
        </w:r>
      </w:del>
      <w:bookmarkStart w:id="11461" w:name="_Toc327348208"/>
      <w:bookmarkStart w:id="11462" w:name="_Toc343711270"/>
      <w:ins w:id="11463" w:author="The Si Tran" w:date="2012-12-11T06:15:00Z">
        <w:r w:rsidR="00516934">
          <w:rPr>
            <w:rFonts w:cs="Times New Roman"/>
          </w:rPr>
          <w:t>P</w:t>
        </w:r>
      </w:ins>
      <w:ins w:id="11464" w:author="The Si Tran" w:date="2012-12-11T06:16:00Z">
        <w:r w:rsidR="00516934">
          <w:rPr>
            <w:rFonts w:cs="Times New Roman"/>
          </w:rPr>
          <w:t>HỤ LỤC</w:t>
        </w:r>
      </w:ins>
      <w:ins w:id="11465" w:author="The Si Tran" w:date="2012-12-11T06:15:00Z">
        <w:r w:rsidR="007F45A3" w:rsidRPr="00E31193">
          <w:rPr>
            <w:rFonts w:cs="Times New Roman"/>
          </w:rPr>
          <w:t xml:space="preserve"> A</w:t>
        </w:r>
        <w:del w:id="11466" w:author="superchickend" w:date="2012-12-16T15:00:00Z">
          <w:r w:rsidR="007F45A3" w:rsidDel="00A70A83">
            <w:rPr>
              <w:rFonts w:cs="Times New Roman"/>
            </w:rPr>
            <w:br/>
          </w:r>
        </w:del>
      </w:ins>
      <w:ins w:id="11467" w:author="superchickend" w:date="2012-12-16T15:00:00Z">
        <w:r w:rsidR="00A70A83">
          <w:rPr>
            <w:rFonts w:cs="Times New Roman"/>
          </w:rPr>
          <w:t xml:space="preserve">    </w:t>
        </w:r>
      </w:ins>
      <w:ins w:id="11468" w:author="The Si Tran" w:date="2012-12-11T06:15:00Z">
        <w:r w:rsidR="007F45A3" w:rsidRPr="003E4DFC">
          <w:rPr>
            <w:rFonts w:cs="Times New Roman"/>
            <w:rPrChange w:id="11469" w:author="The Si Tran" w:date="2012-12-16T09:45:00Z">
              <w:rPr>
                <w:rFonts w:cs="Times New Roman"/>
                <w:sz w:val="26"/>
              </w:rPr>
            </w:rPrChange>
          </w:rPr>
          <w:t>Bảng thuật ngữ Anh-Việt</w:t>
        </w:r>
        <w:bookmarkEnd w:id="11461"/>
        <w:bookmarkEnd w:id="11462"/>
      </w:ins>
    </w:p>
    <w:p w14:paraId="5DD5A0B8" w14:textId="77777777" w:rsidR="007F45A3" w:rsidRPr="006F1B6E" w:rsidRDefault="007F45A3" w:rsidP="007F45A3">
      <w:pPr>
        <w:rPr>
          <w:ins w:id="11470"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1471"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1472" w:author="The Si Tran" w:date="2012-12-16T10:39:00Z"/>
              </w:rPr>
              <w:pPrChange w:id="11473" w:author="The Si Tran" w:date="2012-12-16T10:40:00Z">
                <w:pPr/>
              </w:pPrChange>
            </w:pPr>
            <w:ins w:id="11474"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1475" w:author="The Si Tran" w:date="2012-12-16T10:39:00Z"/>
              </w:rPr>
              <w:pPrChange w:id="11476"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1477" w:author="The Si Tran" w:date="2012-12-16T10:39:00Z"/>
              </w:rPr>
              <w:pPrChange w:id="11478" w:author="The Si Tran" w:date="2012-12-16T10:40:00Z">
                <w:pPr/>
              </w:pPrChange>
            </w:pPr>
            <w:ins w:id="11479" w:author="The Si Tran" w:date="2012-12-16T10:39:00Z">
              <w:r w:rsidRPr="006F1B6E">
                <w:t>Hàm kích hoFu</w:t>
              </w:r>
            </w:ins>
          </w:p>
        </w:tc>
      </w:tr>
      <w:tr w:rsidR="00B9548F" w:rsidRPr="006F1B6E" w14:paraId="7225FFA9" w14:textId="77777777" w:rsidTr="00350BDD">
        <w:trPr>
          <w:trHeight w:val="330"/>
          <w:jc w:val="center"/>
          <w:ins w:id="11480"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1481" w:author="The Si Tran" w:date="2012-12-16T10:39:00Z"/>
              </w:rPr>
              <w:pPrChange w:id="11482" w:author="The Si Tran" w:date="2012-12-16T10:40:00Z">
                <w:pPr/>
              </w:pPrChange>
            </w:pPr>
            <w:ins w:id="11483"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1484" w:author="The Si Tran" w:date="2012-12-16T10:39:00Z"/>
              </w:rPr>
              <w:pPrChange w:id="11485"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1486" w:author="The Si Tran" w:date="2012-12-16T10:39:00Z"/>
              </w:rPr>
              <w:pPrChange w:id="11487" w:author="The Si Tran" w:date="2012-12-16T10:40:00Z">
                <w:pPr/>
              </w:pPrChange>
            </w:pPr>
            <w:ins w:id="11488" w:author="The Si Tran" w:date="2012-12-16T10:39:00Z">
              <w:r w:rsidRPr="006F1B6E">
                <w:t>Mrtificial Neural Ne</w:t>
              </w:r>
            </w:ins>
          </w:p>
        </w:tc>
      </w:tr>
      <w:tr w:rsidR="00B9548F" w:rsidRPr="006F1B6E" w14:paraId="356A87E1" w14:textId="77777777" w:rsidTr="00350BDD">
        <w:trPr>
          <w:trHeight w:val="330"/>
          <w:jc w:val="center"/>
          <w:ins w:id="11489"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1490" w:author="The Si Tran" w:date="2012-12-16T10:39:00Z"/>
              </w:rPr>
              <w:pPrChange w:id="11491" w:author="The Si Tran" w:date="2012-12-16T10:40:00Z">
                <w:pPr/>
              </w:pPrChange>
            </w:pPr>
            <w:ins w:id="11492"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1493" w:author="The Si Tran" w:date="2012-12-16T10:39:00Z"/>
              </w:rPr>
              <w:pPrChange w:id="11494"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1495" w:author="The Si Tran" w:date="2012-12-16T10:39:00Z"/>
              </w:rPr>
              <w:pPrChange w:id="11496"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1497" w:author="The Si Tran" w:date="2012-12-16T10:39:00Z"/>
              </w:rPr>
              <w:pPrChange w:id="11498" w:author="The Si Tran" w:date="2012-12-16T10:40:00Z">
                <w:pPr/>
              </w:pPrChange>
            </w:pPr>
            <w:ins w:id="11499" w:author="The Si Tran" w:date="2012-12-16T10:39:00Z">
              <w:r w:rsidRPr="006F1B6E">
                <w:t>Hutocorrelational N</w:t>
              </w:r>
            </w:ins>
          </w:p>
        </w:tc>
      </w:tr>
      <w:tr w:rsidR="00B9548F" w:rsidRPr="006F1B6E" w14:paraId="2B9575C6" w14:textId="77777777" w:rsidTr="00350BDD">
        <w:trPr>
          <w:trHeight w:val="330"/>
          <w:jc w:val="center"/>
          <w:ins w:id="11500"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1501" w:author="The Si Tran" w:date="2012-12-16T10:39:00Z"/>
              </w:rPr>
              <w:pPrChange w:id="11502" w:author="The Si Tran" w:date="2012-12-16T10:40:00Z">
                <w:pPr/>
              </w:pPrChange>
            </w:pPr>
            <w:ins w:id="11503"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1504" w:author="The Si Tran" w:date="2012-12-16T10:39:00Z"/>
              </w:rPr>
              <w:pPrChange w:id="11505"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1506" w:author="The Si Tran" w:date="2012-12-16T10:39:00Z"/>
              </w:rPr>
              <w:pPrChange w:id="11507" w:author="The Si Tran" w:date="2012-12-16T10:40:00Z">
                <w:pPr/>
              </w:pPrChange>
            </w:pPr>
            <w:ins w:id="11508" w:author="The Si Tran" w:date="2012-12-16T10:39:00Z">
              <w:r w:rsidRPr="006F1B6E">
                <w:t>Hàm torrelation F</w:t>
              </w:r>
            </w:ins>
          </w:p>
        </w:tc>
      </w:tr>
      <w:tr w:rsidR="00B9548F" w:rsidRPr="006F1B6E" w14:paraId="7BDE6A89" w14:textId="77777777" w:rsidTr="00350BDD">
        <w:trPr>
          <w:trHeight w:val="330"/>
          <w:jc w:val="center"/>
          <w:ins w:id="11509"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1510" w:author="The Si Tran" w:date="2012-12-16T10:39:00Z"/>
              </w:rPr>
              <w:pPrChange w:id="11511" w:author="The Si Tran" w:date="2012-12-16T10:40:00Z">
                <w:pPr/>
              </w:pPrChange>
            </w:pPr>
            <w:ins w:id="11512"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1513" w:author="The Si Tran" w:date="2012-12-16T10:39:00Z"/>
              </w:rPr>
              <w:pPrChange w:id="11514" w:author="The Si Tran" w:date="2012-12-16T10:40:00Z">
                <w:pPr/>
              </w:pPrChange>
            </w:pPr>
            <w:ins w:id="11515" w:author="The Si Tran" w:date="2012-12-16T10:39:00Z">
              <w:r w:rsidRPr="006F1B6E">
                <w:t>Gickpropagation Algorithmco</w:t>
              </w:r>
            </w:ins>
          </w:p>
        </w:tc>
      </w:tr>
      <w:tr w:rsidR="00B9548F" w:rsidRPr="006F1B6E" w14:paraId="444459FE" w14:textId="77777777" w:rsidTr="00350BDD">
        <w:trPr>
          <w:trHeight w:val="330"/>
          <w:jc w:val="center"/>
          <w:ins w:id="11516"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1517" w:author="The Si Tran" w:date="2012-12-16T10:39:00Z"/>
              </w:rPr>
              <w:pPrChange w:id="11518" w:author="The Si Tran" w:date="2012-12-16T10:40:00Z">
                <w:pPr/>
              </w:pPrChange>
            </w:pPr>
            <w:ins w:id="11519"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1520" w:author="The Si Tran" w:date="2012-12-16T10:39:00Z"/>
              </w:rPr>
              <w:pPrChange w:id="11521"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1522" w:author="The Si Tran" w:date="2012-12-16T10:39:00Z"/>
              </w:rPr>
              <w:pPrChange w:id="11523"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1524" w:author="The Si Tran" w:date="2012-12-16T10:39:00Z"/>
              </w:rPr>
              <w:pPrChange w:id="11525" w:author="The Si Tran" w:date="2012-12-16T10:40:00Z">
                <w:pPr/>
              </w:pPrChange>
            </w:pPr>
            <w:ins w:id="11526" w:author="The Si Tran" w:date="2012-12-16T10:39:00Z">
              <w:r w:rsidRPr="006F1B6E">
                <w:t>Hatch Learn</w:t>
              </w:r>
            </w:ins>
          </w:p>
        </w:tc>
      </w:tr>
      <w:tr w:rsidR="00B9548F" w:rsidRPr="006F1B6E" w14:paraId="6451328B" w14:textId="77777777" w:rsidTr="00350BDD">
        <w:trPr>
          <w:trHeight w:val="330"/>
          <w:jc w:val="center"/>
          <w:ins w:id="11527"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1528" w:author="The Si Tran" w:date="2012-12-16T10:39:00Z"/>
              </w:rPr>
              <w:pPrChange w:id="11529" w:author="The Si Tran" w:date="2012-12-16T10:40:00Z">
                <w:pPr/>
              </w:pPrChange>
            </w:pPr>
            <w:ins w:id="11530"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1531" w:author="The Si Tran" w:date="2012-12-16T10:39:00Z"/>
              </w:rPr>
              <w:pPrChange w:id="11532"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1533" w:author="The Si Tran" w:date="2012-12-16T10:39:00Z"/>
              </w:rPr>
              <w:pPrChange w:id="11534"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1535" w:author="The Si Tran" w:date="2012-12-16T10:39:00Z"/>
              </w:rPr>
              <w:pPrChange w:id="11536"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1537" w:author="The Si Tran" w:date="2012-12-16T10:39:00Z"/>
              </w:rPr>
              <w:pPrChange w:id="11538" w:author="The Si Tran" w:date="2012-12-16T10:40:00Z">
                <w:pPr/>
              </w:pPrChange>
            </w:pPr>
            <w:ins w:id="11539" w:author="The Si Tran" w:date="2012-12-16T10:39:00Z">
              <w:r w:rsidRPr="006F1B6E">
                <w:t>Điash L</w:t>
              </w:r>
            </w:ins>
          </w:p>
        </w:tc>
      </w:tr>
      <w:tr w:rsidR="00B9548F" w:rsidRPr="006F1B6E" w14:paraId="3591884B" w14:textId="77777777" w:rsidTr="00350BDD">
        <w:trPr>
          <w:trHeight w:val="330"/>
          <w:jc w:val="center"/>
          <w:ins w:id="11540"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1541" w:author="The Si Tran" w:date="2012-12-16T10:39:00Z"/>
              </w:rPr>
              <w:pPrChange w:id="11542" w:author="The Si Tran" w:date="2012-12-16T10:40:00Z">
                <w:pPr/>
              </w:pPrChange>
            </w:pPr>
            <w:ins w:id="11543"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1544" w:author="The Si Tran" w:date="2012-12-16T10:39:00Z"/>
              </w:rPr>
              <w:pPrChange w:id="11545"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1546" w:author="The Si Tran" w:date="2012-12-16T10:39:00Z"/>
              </w:rPr>
              <w:pPrChange w:id="11547"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1548" w:author="The Si Tran" w:date="2012-12-16T10:39:00Z"/>
              </w:rPr>
              <w:pPrChange w:id="11549"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1550" w:author="The Si Tran" w:date="2012-12-16T10:39:00Z"/>
              </w:rPr>
              <w:pPrChange w:id="11551" w:author="The Si Tran" w:date="2012-12-16T10:40:00Z">
                <w:pPr/>
              </w:pPrChange>
            </w:pPr>
            <w:ins w:id="11552" w:author="The Si Tran" w:date="2012-12-16T10:39:00Z">
              <w:r w:rsidRPr="006F1B6E">
                <w:t>Tính chu kn</w:t>
              </w:r>
            </w:ins>
          </w:p>
        </w:tc>
      </w:tr>
      <w:tr w:rsidR="00B9548F" w:rsidRPr="006F1B6E" w14:paraId="3BDE2DF8" w14:textId="77777777" w:rsidTr="00350BDD">
        <w:trPr>
          <w:trHeight w:val="330"/>
          <w:jc w:val="center"/>
          <w:ins w:id="11553"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1554" w:author="The Si Tran" w:date="2012-12-16T10:39:00Z"/>
              </w:rPr>
              <w:pPrChange w:id="11555" w:author="The Si Tran" w:date="2012-12-16T10:40:00Z">
                <w:pPr/>
              </w:pPrChange>
            </w:pPr>
            <w:ins w:id="11556"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1557" w:author="The Si Tran" w:date="2012-12-16T10:39:00Z"/>
              </w:rPr>
              <w:pPrChange w:id="11558"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1559" w:author="The Si Tran" w:date="2012-12-16T10:39:00Z"/>
              </w:rPr>
              <w:pPrChange w:id="11560"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1561" w:author="The Si Tran" w:date="2012-12-16T10:39:00Z"/>
              </w:rPr>
              <w:pPrChange w:id="11562" w:author="The Si Tran" w:date="2012-12-16T10:40:00Z">
                <w:pPr/>
              </w:pPrChange>
            </w:pPr>
            <w:ins w:id="11563" w:author="The Si Tran" w:date="2012-12-16T10:39:00Z">
              <w:r w:rsidRPr="006F1B6E">
                <w:t>Mecision Surfa</w:t>
              </w:r>
            </w:ins>
          </w:p>
        </w:tc>
      </w:tr>
      <w:tr w:rsidR="00B9548F" w:rsidRPr="006F1B6E" w14:paraId="3CEED30A" w14:textId="77777777" w:rsidTr="00350BDD">
        <w:trPr>
          <w:trHeight w:val="330"/>
          <w:jc w:val="center"/>
          <w:ins w:id="11564"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1565" w:author="The Si Tran" w:date="2012-12-16T10:39:00Z"/>
              </w:rPr>
              <w:pPrChange w:id="11566" w:author="The Si Tran" w:date="2012-12-16T10:40:00Z">
                <w:pPr/>
              </w:pPrChange>
            </w:pPr>
            <w:ins w:id="11567"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1568" w:author="The Si Tran" w:date="2012-12-16T10:39:00Z"/>
              </w:rPr>
              <w:pPrChange w:id="11569"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1570" w:author="The Si Tran" w:date="2012-12-16T10:39:00Z"/>
              </w:rPr>
              <w:pPrChange w:id="11571"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1572" w:author="The Si Tran" w:date="2012-12-16T10:39:00Z"/>
              </w:rPr>
              <w:pPrChange w:id="11573" w:author="The Si Tran" w:date="2012-12-16T10:40:00Z">
                <w:pPr/>
              </w:pPrChange>
            </w:pPr>
            <w:ins w:id="11574" w:author="The Si Tran" w:date="2012-12-16T10:39:00Z">
              <w:r w:rsidRPr="006F1B6E">
                <w:t>Lulta Rule</w:t>
              </w:r>
            </w:ins>
          </w:p>
        </w:tc>
      </w:tr>
      <w:tr w:rsidR="00B9548F" w:rsidRPr="006F1B6E" w14:paraId="7D5937D9" w14:textId="77777777" w:rsidTr="00350BDD">
        <w:trPr>
          <w:trHeight w:val="330"/>
          <w:jc w:val="center"/>
          <w:ins w:id="11575"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1576" w:author="The Si Tran" w:date="2012-12-16T10:39:00Z"/>
              </w:rPr>
              <w:pPrChange w:id="11577" w:author="The Si Tran" w:date="2012-12-16T10:40:00Z">
                <w:pPr/>
              </w:pPrChange>
            </w:pPr>
            <w:ins w:id="11578"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1579" w:author="The Si Tran" w:date="2012-12-16T10:39:00Z"/>
              </w:rPr>
              <w:pPrChange w:id="11580"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1581" w:author="The Si Tran" w:date="2012-12-16T10:39:00Z"/>
              </w:rPr>
              <w:pPrChange w:id="11582"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1583" w:author="The Si Tran" w:date="2012-12-16T10:39:00Z"/>
              </w:rPr>
              <w:pPrChange w:id="11584" w:author="The Si Tran" w:date="2012-12-16T10:40:00Z">
                <w:pPr/>
              </w:pPrChange>
            </w:pPr>
            <w:ins w:id="11585" w:author="The Si Tran" w:date="2012-12-16T10:39:00Z">
              <w:r w:rsidRPr="006F1B6E">
                <w:t>Lifferen</w:t>
              </w:r>
            </w:ins>
          </w:p>
        </w:tc>
      </w:tr>
      <w:tr w:rsidR="00B9548F" w:rsidRPr="006F1B6E" w14:paraId="17871B21" w14:textId="77777777" w:rsidTr="00350BDD">
        <w:trPr>
          <w:trHeight w:val="330"/>
          <w:jc w:val="center"/>
          <w:ins w:id="11586"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1587" w:author="The Si Tran" w:date="2012-12-16T10:39:00Z"/>
              </w:rPr>
              <w:pPrChange w:id="11588" w:author="The Si Tran" w:date="2012-12-16T10:40:00Z">
                <w:pPr/>
              </w:pPrChange>
            </w:pPr>
            <w:ins w:id="11589"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1590" w:author="The Si Tran" w:date="2012-12-16T10:39:00Z"/>
              </w:rPr>
              <w:pPrChange w:id="11591" w:author="The Si Tran" w:date="2012-12-16T10:40:00Z">
                <w:pPr/>
              </w:pPrChange>
            </w:pPr>
            <w:ins w:id="11592" w:author="The Si Tran" w:date="2012-12-16T10:39:00Z">
              <w:r w:rsidRPr="006F1B6E">
                <w:t>Meed-forward neur</w:t>
              </w:r>
            </w:ins>
          </w:p>
        </w:tc>
      </w:tr>
      <w:tr w:rsidR="00B9548F" w:rsidRPr="006F1B6E" w14:paraId="0B04352D" w14:textId="77777777" w:rsidTr="00350BDD">
        <w:trPr>
          <w:trHeight w:val="330"/>
          <w:jc w:val="center"/>
          <w:ins w:id="11593"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1594" w:author="The Si Tran" w:date="2012-12-16T10:39:00Z"/>
              </w:rPr>
              <w:pPrChange w:id="11595" w:author="The Si Tran" w:date="2012-12-16T10:40:00Z">
                <w:pPr/>
              </w:pPrChange>
            </w:pPr>
            <w:ins w:id="11596"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1597" w:author="The Si Tran" w:date="2012-12-16T10:39:00Z"/>
              </w:rPr>
              <w:pPrChange w:id="11598"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1599" w:author="The Si Tran" w:date="2012-12-16T10:39:00Z"/>
              </w:rPr>
              <w:pPrChange w:id="11600"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1601" w:author="The Si Tran" w:date="2012-12-16T10:39:00Z"/>
              </w:rPr>
              <w:pPrChange w:id="11602" w:author="The Si Tran" w:date="2012-12-16T10:40:00Z">
                <w:pPr/>
              </w:pPrChange>
            </w:pPr>
            <w:ins w:id="11603" w:author="The Si Tran" w:date="2012-12-16T10:39:00Z">
              <w:r w:rsidRPr="006F1B6E">
                <w:t>clobal Minimumeur</w:t>
              </w:r>
            </w:ins>
          </w:p>
        </w:tc>
      </w:tr>
      <w:tr w:rsidR="00B9548F" w:rsidRPr="006F1B6E" w14:paraId="7D658AB4" w14:textId="77777777" w:rsidTr="00350BDD">
        <w:trPr>
          <w:trHeight w:val="330"/>
          <w:jc w:val="center"/>
          <w:ins w:id="11604"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605" w:author="The Si Tran" w:date="2012-12-16T10:39:00Z"/>
              </w:rPr>
              <w:pPrChange w:id="11606" w:author="The Si Tran" w:date="2012-12-16T10:40:00Z">
                <w:pPr/>
              </w:pPrChange>
            </w:pPr>
            <w:ins w:id="11607"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608" w:author="The Si Tran" w:date="2012-12-16T10:39:00Z"/>
              </w:rPr>
              <w:pPrChange w:id="11609"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610" w:author="The Si Tran" w:date="2012-12-16T10:39:00Z"/>
              </w:rPr>
              <w:pPrChange w:id="11611"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612" w:author="The Si Tran" w:date="2012-12-16T10:39:00Z"/>
              </w:rPr>
              <w:pPrChange w:id="11613" w:author="The Si Tran" w:date="2012-12-16T10:40:00Z">
                <w:pPr/>
              </w:pPrChange>
            </w:pPr>
            <w:ins w:id="11614" w:author="The Si Tran" w:date="2012-12-16T10:39:00Z">
              <w:r w:rsidRPr="006F1B6E">
                <w:t>chibal Strategyural</w:t>
              </w:r>
            </w:ins>
          </w:p>
        </w:tc>
      </w:tr>
      <w:tr w:rsidR="00B9548F" w:rsidRPr="006F1B6E" w14:paraId="73F27E6E" w14:textId="77777777" w:rsidTr="00350BDD">
        <w:trPr>
          <w:trHeight w:val="330"/>
          <w:jc w:val="center"/>
          <w:ins w:id="11615"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616" w:author="The Si Tran" w:date="2012-12-16T10:39:00Z"/>
              </w:rPr>
              <w:pPrChange w:id="11617" w:author="The Si Tran" w:date="2012-12-16T10:40:00Z">
                <w:pPr/>
              </w:pPrChange>
            </w:pPr>
            <w:ins w:id="11618"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619" w:author="The Si Tran" w:date="2012-12-16T10:39:00Z"/>
              </w:rPr>
              <w:pPrChange w:id="11620"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621" w:author="The Si Tran" w:date="2012-12-16T10:39:00Z"/>
              </w:rPr>
              <w:pPrChange w:id="11622"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623" w:author="The Si Tran" w:date="2012-12-16T10:39:00Z"/>
              </w:rPr>
              <w:pPrChange w:id="11624" w:author="The Si Tran" w:date="2012-12-16T10:40:00Z">
                <w:pPr/>
              </w:pPrChange>
            </w:pPr>
            <w:ins w:id="11625" w:author="The Si Tran" w:date="2012-12-16T10:39:00Z">
              <w:r w:rsidRPr="006F1B6E">
                <w:t>Đradie</w:t>
              </w:r>
            </w:ins>
          </w:p>
        </w:tc>
      </w:tr>
      <w:tr w:rsidR="00B9548F" w:rsidRPr="006F1B6E" w14:paraId="4EC95E83" w14:textId="77777777" w:rsidTr="00350BDD">
        <w:trPr>
          <w:trHeight w:val="330"/>
          <w:jc w:val="center"/>
          <w:ins w:id="11626"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627" w:author="The Si Tran" w:date="2012-12-16T10:39:00Z"/>
              </w:rPr>
              <w:pPrChange w:id="11628" w:author="The Si Tran" w:date="2012-12-16T10:40:00Z">
                <w:pPr/>
              </w:pPrChange>
            </w:pPr>
            <w:ins w:id="11629"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630" w:author="The Si Tran" w:date="2012-12-16T10:39:00Z"/>
              </w:rPr>
              <w:pPrChange w:id="11631"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632" w:author="The Si Tran" w:date="2012-12-16T10:39:00Z"/>
              </w:rPr>
              <w:pPrChange w:id="11633"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634" w:author="The Si Tran" w:date="2012-12-16T10:39:00Z"/>
              </w:rPr>
              <w:pPrChange w:id="11635" w:author="The Si Tran" w:date="2012-12-16T10:40:00Z">
                <w:pPr/>
              </w:pPrChange>
            </w:pPr>
            <w:ins w:id="11636" w:author="The Si Tran" w:date="2012-12-16T10:39:00Z">
              <w:r w:rsidRPr="006F1B6E">
                <w:t>Giadient De</w:t>
              </w:r>
            </w:ins>
          </w:p>
        </w:tc>
      </w:tr>
      <w:tr w:rsidR="00B9548F" w:rsidRPr="006F1B6E" w14:paraId="188D5C47" w14:textId="77777777" w:rsidTr="00350BDD">
        <w:trPr>
          <w:trHeight w:val="330"/>
          <w:jc w:val="center"/>
          <w:ins w:id="11637"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638" w:author="The Si Tran" w:date="2012-12-16T10:39:00Z"/>
              </w:rPr>
              <w:pPrChange w:id="11639" w:author="The Si Tran" w:date="2012-12-16T10:40:00Z">
                <w:pPr/>
              </w:pPrChange>
            </w:pPr>
            <w:ins w:id="11640"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641" w:author="The Si Tran" w:date="2012-12-16T10:39:00Z"/>
              </w:rPr>
              <w:pPrChange w:id="11642"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643" w:author="The Si Tran" w:date="2012-12-16T10:39:00Z"/>
              </w:rPr>
              <w:pPrChange w:id="11644"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645" w:author="The Si Tran" w:date="2012-12-16T10:39:00Z"/>
              </w:rPr>
              <w:pPrChange w:id="11646" w:author="The Si Tran" w:date="2012-12-16T10:40:00Z">
                <w:pPr/>
              </w:pPrChange>
            </w:pPr>
            <w:ins w:id="11647" w:author="The Si Tran" w:date="2012-12-16T10:39:00Z">
              <w:r w:rsidRPr="006F1B6E">
                <w:t>Siêu phane</w:t>
              </w:r>
            </w:ins>
          </w:p>
        </w:tc>
      </w:tr>
      <w:tr w:rsidR="00B9548F" w:rsidRPr="006F1B6E" w14:paraId="6CD83968" w14:textId="77777777" w:rsidTr="00350BDD">
        <w:trPr>
          <w:trHeight w:val="330"/>
          <w:jc w:val="center"/>
          <w:ins w:id="11648"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649" w:author="The Si Tran" w:date="2012-12-16T10:39:00Z"/>
              </w:rPr>
              <w:pPrChange w:id="11650" w:author="The Si Tran" w:date="2012-12-16T10:40:00Z">
                <w:pPr/>
              </w:pPrChange>
            </w:pPr>
            <w:ins w:id="11651"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652" w:author="The Si Tran" w:date="2012-12-16T10:39:00Z"/>
              </w:rPr>
              <w:pPrChange w:id="11653" w:author="The Si Tran" w:date="2012-12-16T10:40:00Z">
                <w:pPr/>
              </w:pPrChange>
            </w:pPr>
            <w:ins w:id="11654" w:author="The Si Tran" w:date="2012-12-16T10:39:00Z">
              <w:r w:rsidRPr="006F1B6E">
                <w:t>Gicremental Gradient D</w:t>
              </w:r>
            </w:ins>
          </w:p>
        </w:tc>
      </w:tr>
      <w:tr w:rsidR="00B9548F" w:rsidRPr="006F1B6E" w14:paraId="428AAE3F" w14:textId="77777777" w:rsidTr="00350BDD">
        <w:trPr>
          <w:trHeight w:val="330"/>
          <w:jc w:val="center"/>
          <w:ins w:id="11655"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656" w:author="The Si Tran" w:date="2012-12-16T10:39:00Z"/>
              </w:rPr>
              <w:pPrChange w:id="11657" w:author="The Si Tran" w:date="2012-12-16T10:40:00Z">
                <w:pPr/>
              </w:pPrChange>
            </w:pPr>
            <w:ins w:id="11658"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659" w:author="The Si Tran" w:date="2012-12-16T10:39:00Z"/>
              </w:rPr>
              <w:pPrChange w:id="11660"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661" w:author="The Si Tran" w:date="2012-12-16T10:39:00Z"/>
              </w:rPr>
              <w:pPrChange w:id="11662"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663" w:author="The Si Tran" w:date="2012-12-16T10:39:00Z"/>
              </w:rPr>
              <w:pPrChange w:id="11664" w:author="The Si Tran" w:date="2012-12-16T10:40:00Z">
                <w:pPr/>
              </w:pPrChange>
            </w:pPr>
            <w:ins w:id="11665" w:author="The Si Tran" w:date="2012-12-16T10:39:00Z">
              <w:r w:rsidRPr="006F1B6E">
                <w:t>Tính blaral Grad</w:t>
              </w:r>
            </w:ins>
          </w:p>
        </w:tc>
      </w:tr>
      <w:tr w:rsidR="00B9548F" w:rsidRPr="006F1B6E" w14:paraId="4EF24CCD" w14:textId="77777777" w:rsidTr="00350BDD">
        <w:trPr>
          <w:trHeight w:val="330"/>
          <w:jc w:val="center"/>
          <w:ins w:id="11666"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667" w:author="The Si Tran" w:date="2012-12-16T10:39:00Z"/>
              </w:rPr>
              <w:pPrChange w:id="11668" w:author="The Si Tran" w:date="2012-12-16T10:40:00Z">
                <w:pPr/>
              </w:pPrChange>
            </w:pPr>
            <w:ins w:id="11669"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670" w:author="The Si Tran" w:date="2012-12-16T10:39:00Z"/>
              </w:rPr>
              <w:pPrChange w:id="11671"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672" w:author="The Si Tran" w:date="2012-12-16T10:39:00Z"/>
              </w:rPr>
              <w:pPrChange w:id="11673" w:author="The Si Tran" w:date="2012-12-16T10:40:00Z">
                <w:pPr/>
              </w:pPrChange>
            </w:pPr>
            <w:ins w:id="11674" w:author="The Si Tran" w:date="2012-12-16T10:39:00Z">
              <w:r w:rsidRPr="006F1B6E">
                <w:t>Hearning By Ep</w:t>
              </w:r>
            </w:ins>
          </w:p>
        </w:tc>
      </w:tr>
      <w:tr w:rsidR="00B9548F" w:rsidRPr="006F1B6E" w14:paraId="701F0796" w14:textId="77777777" w:rsidTr="00350BDD">
        <w:trPr>
          <w:trHeight w:val="330"/>
          <w:jc w:val="center"/>
          <w:ins w:id="11675"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676" w:author="The Si Tran" w:date="2012-12-16T10:39:00Z"/>
              </w:rPr>
              <w:pPrChange w:id="11677" w:author="The Si Tran" w:date="2012-12-16T10:40:00Z">
                <w:pPr/>
              </w:pPrChange>
            </w:pPr>
            <w:ins w:id="11678"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679" w:author="The Si Tran" w:date="2012-12-16T10:39:00Z"/>
              </w:rPr>
              <w:pPrChange w:id="11680"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681" w:author="The Si Tran" w:date="2012-12-16T10:39:00Z"/>
              </w:rPr>
              <w:pPrChange w:id="11682" w:author="The Si Tran" w:date="2012-12-16T10:40:00Z">
                <w:pPr/>
              </w:pPrChange>
            </w:pPr>
            <w:ins w:id="11683" w:author="The Si Tran" w:date="2012-12-16T10:39:00Z">
              <w:r w:rsidRPr="006F1B6E">
                <w:t xml:space="preserve">Hearning By </w:t>
              </w:r>
            </w:ins>
          </w:p>
        </w:tc>
      </w:tr>
      <w:tr w:rsidR="00B9548F" w:rsidRPr="006F1B6E" w14:paraId="7CE027F9" w14:textId="77777777" w:rsidTr="00350BDD">
        <w:trPr>
          <w:trHeight w:val="330"/>
          <w:jc w:val="center"/>
          <w:ins w:id="11684"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685" w:author="The Si Tran" w:date="2012-12-16T10:39:00Z"/>
              </w:rPr>
              <w:pPrChange w:id="11686" w:author="The Si Tran" w:date="2012-12-16T10:40:00Z">
                <w:pPr/>
              </w:pPrChange>
            </w:pPr>
            <w:ins w:id="11687"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688" w:author="The Si Tran" w:date="2012-12-16T10:39:00Z"/>
              </w:rPr>
              <w:pPrChange w:id="11689"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690" w:author="The Si Tran" w:date="2012-12-16T10:39:00Z"/>
              </w:rPr>
              <w:pPrChange w:id="11691"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692" w:author="The Si Tran" w:date="2012-12-16T10:39:00Z"/>
              </w:rPr>
              <w:pPrChange w:id="11693" w:author="The Si Tran" w:date="2012-12-16T10:40:00Z">
                <w:pPr/>
              </w:pPrChange>
            </w:pPr>
            <w:ins w:id="11694" w:author="The Si Tran" w:date="2012-12-16T10:39:00Z">
              <w:r w:rsidRPr="006F1B6E">
                <w:t xml:space="preserve">Hearning </w:t>
              </w:r>
            </w:ins>
          </w:p>
        </w:tc>
      </w:tr>
      <w:tr w:rsidR="00B9548F" w:rsidRPr="006F1B6E" w14:paraId="6EF4B38F" w14:textId="77777777" w:rsidTr="00350BDD">
        <w:trPr>
          <w:trHeight w:val="330"/>
          <w:jc w:val="center"/>
          <w:ins w:id="11695"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696" w:author="The Si Tran" w:date="2012-12-16T10:39:00Z"/>
              </w:rPr>
              <w:pPrChange w:id="11697" w:author="The Si Tran" w:date="2012-12-16T10:40:00Z">
                <w:pPr/>
              </w:pPrChange>
            </w:pPr>
            <w:ins w:id="11698"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699" w:author="The Si Tran" w:date="2012-12-16T10:39:00Z"/>
              </w:rPr>
              <w:pPrChange w:id="11700"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701" w:author="The Si Tran" w:date="2012-12-16T10:39:00Z"/>
              </w:rPr>
              <w:pPrChange w:id="11702" w:author="The Si Tran" w:date="2012-12-16T10:40:00Z">
                <w:pPr/>
              </w:pPrChange>
            </w:pPr>
            <w:ins w:id="11703" w:author="The Si Tran" w:date="2012-12-16T10:39:00Z">
              <w:r w:rsidRPr="006F1B6E">
                <w:t>Đeast Absolute Deviationce</w:t>
              </w:r>
            </w:ins>
          </w:p>
        </w:tc>
      </w:tr>
      <w:tr w:rsidR="00B9548F" w:rsidRPr="006F1B6E" w14:paraId="21985A06" w14:textId="77777777" w:rsidTr="00350BDD">
        <w:trPr>
          <w:trHeight w:val="330"/>
          <w:jc w:val="center"/>
          <w:ins w:id="11704"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705" w:author="The Si Tran" w:date="2012-12-16T10:39:00Z"/>
              </w:rPr>
              <w:pPrChange w:id="11706" w:author="The Si Tran" w:date="2012-12-16T10:40:00Z">
                <w:pPr/>
              </w:pPrChange>
            </w:pPr>
            <w:ins w:id="11707"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708" w:author="The Si Tran" w:date="2012-12-16T10:39:00Z"/>
              </w:rPr>
              <w:pPrChange w:id="11709"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710" w:author="The Si Tran" w:date="2012-12-16T10:39:00Z"/>
              </w:rPr>
              <w:pPrChange w:id="11711"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712" w:author="The Si Tran" w:date="2012-12-16T10:39:00Z"/>
              </w:rPr>
              <w:pPrChange w:id="11713" w:author="The Si Tran" w:date="2012-12-16T10:40:00Z">
                <w:pPr/>
              </w:pPrChange>
            </w:pPr>
            <w:ins w:id="11714" w:author="The Si Tran" w:date="2012-12-16T10:39:00Z">
              <w:r w:rsidRPr="006F1B6E">
                <w:t>Đơn vr Unitute De</w:t>
              </w:r>
            </w:ins>
          </w:p>
        </w:tc>
      </w:tr>
      <w:tr w:rsidR="00B9548F" w:rsidRPr="006F1B6E" w14:paraId="119C06BC" w14:textId="77777777" w:rsidTr="00350BDD">
        <w:trPr>
          <w:trHeight w:val="330"/>
          <w:jc w:val="center"/>
          <w:ins w:id="11715"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716" w:author="The Si Tran" w:date="2012-12-16T10:39:00Z"/>
              </w:rPr>
              <w:pPrChange w:id="11717" w:author="The Si Tran" w:date="2012-12-16T10:40:00Z">
                <w:pPr/>
              </w:pPrChange>
            </w:pPr>
            <w:ins w:id="11718"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719" w:author="The Si Tran" w:date="2012-12-16T10:39:00Z"/>
              </w:rPr>
              <w:pPrChange w:id="11720"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721" w:author="The Si Tran" w:date="2012-12-16T10:39:00Z"/>
              </w:rPr>
              <w:pPrChange w:id="11722" w:author="The Si Tran" w:date="2012-12-16T10:40:00Z">
                <w:pPr/>
              </w:pPrChange>
            </w:pPr>
            <w:ins w:id="11723" w:author="The Si Tran" w:date="2012-12-16T10:39:00Z">
              <w:r w:rsidRPr="006F1B6E">
                <w:t>Khnearly Separablei</w:t>
              </w:r>
            </w:ins>
          </w:p>
        </w:tc>
      </w:tr>
      <w:tr w:rsidR="00B9548F" w:rsidRPr="006F1B6E" w14:paraId="26854351" w14:textId="77777777" w:rsidTr="00350BDD">
        <w:trPr>
          <w:trHeight w:val="330"/>
          <w:jc w:val="center"/>
          <w:ins w:id="11724"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725" w:author="The Si Tran" w:date="2012-12-16T10:39:00Z"/>
              </w:rPr>
              <w:pPrChange w:id="11726" w:author="The Si Tran" w:date="2012-12-16T10:40:00Z">
                <w:pPr/>
              </w:pPrChange>
            </w:pPr>
            <w:ins w:id="11727"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728" w:author="The Si Tran" w:date="2012-12-16T10:39:00Z"/>
              </w:rPr>
              <w:pPrChange w:id="11729"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730" w:author="The Si Tran" w:date="2012-12-16T10:39:00Z"/>
              </w:rPr>
              <w:pPrChange w:id="11731"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732" w:author="The Si Tran" w:date="2012-12-16T10:39:00Z"/>
              </w:rPr>
              <w:pPrChange w:id="11733" w:author="The Si Tran" w:date="2012-12-16T10:40:00Z">
                <w:pPr/>
              </w:pPrChange>
            </w:pPr>
            <w:ins w:id="11734" w:author="The Si Tran" w:date="2012-12-16T10:39:00Z">
              <w:r w:rsidRPr="006F1B6E">
                <w:t>Tocal Minimum</w:t>
              </w:r>
            </w:ins>
          </w:p>
        </w:tc>
      </w:tr>
      <w:tr w:rsidR="00B9548F" w:rsidRPr="006F1B6E" w14:paraId="24B31742" w14:textId="77777777" w:rsidTr="00350BDD">
        <w:trPr>
          <w:trHeight w:val="330"/>
          <w:jc w:val="center"/>
          <w:ins w:id="11735"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736" w:author="The Si Tran" w:date="2012-12-16T10:39:00Z"/>
              </w:rPr>
              <w:pPrChange w:id="11737" w:author="The Si Tran" w:date="2012-12-16T10:40:00Z">
                <w:pPr/>
              </w:pPrChange>
            </w:pPr>
            <w:ins w:id="11738"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739" w:author="The Si Tran" w:date="2012-12-16T10:39:00Z"/>
              </w:rPr>
              <w:pPrChange w:id="11740"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741" w:author="The Si Tran" w:date="2012-12-16T10:39:00Z"/>
              </w:rPr>
              <w:pPrChange w:id="11742"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743" w:author="The Si Tran" w:date="2012-12-16T10:39:00Z"/>
              </w:rPr>
              <w:pPrChange w:id="11744" w:author="The Si Tran" w:date="2012-12-16T10:40:00Z">
                <w:pPr/>
              </w:pPrChange>
            </w:pPr>
            <w:ins w:id="11745" w:author="The Si Tran" w:date="2012-12-16T10:39:00Z">
              <w:r w:rsidRPr="006F1B6E">
                <w:t>Chial Strategyabl</w:t>
              </w:r>
            </w:ins>
          </w:p>
        </w:tc>
      </w:tr>
      <w:tr w:rsidR="00B9548F" w:rsidRPr="006F1B6E" w14:paraId="0C523C6D" w14:textId="77777777" w:rsidTr="00350BDD">
        <w:trPr>
          <w:trHeight w:val="330"/>
          <w:jc w:val="center"/>
          <w:ins w:id="11746"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747" w:author="The Si Tran" w:date="2012-12-16T10:39:00Z"/>
              </w:rPr>
              <w:pPrChange w:id="11748" w:author="The Si Tran" w:date="2012-12-16T10:40:00Z">
                <w:pPr/>
              </w:pPrChange>
            </w:pPr>
            <w:ins w:id="11749"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750" w:author="The Si Tran" w:date="2012-12-16T10:39:00Z"/>
              </w:rPr>
              <w:pPrChange w:id="11751"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752" w:author="The Si Tran" w:date="2012-12-16T10:39:00Z"/>
              </w:rPr>
              <w:pPrChange w:id="11753" w:author="The Si Tran" w:date="2012-12-16T10:40:00Z">
                <w:pPr/>
              </w:pPrChange>
            </w:pPr>
            <w:ins w:id="11754" w:author="The Si Tran" w:date="2012-12-16T10:39:00Z">
              <w:r w:rsidRPr="006F1B6E">
                <w:t>Trung bình tuyErrors lung</w:t>
              </w:r>
            </w:ins>
          </w:p>
        </w:tc>
      </w:tr>
      <w:tr w:rsidR="00B9548F" w:rsidRPr="006F1B6E" w14:paraId="419DB81B" w14:textId="77777777" w:rsidTr="00350BDD">
        <w:trPr>
          <w:trHeight w:val="330"/>
          <w:jc w:val="center"/>
          <w:ins w:id="11755"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756" w:author="The Si Tran" w:date="2012-12-16T10:39:00Z"/>
              </w:rPr>
              <w:pPrChange w:id="11757" w:author="The Si Tran" w:date="2012-12-16T10:40:00Z">
                <w:pPr/>
              </w:pPrChange>
            </w:pPr>
            <w:ins w:id="11758"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759" w:author="The Si Tran" w:date="2012-12-16T10:39:00Z"/>
              </w:rPr>
              <w:pPrChange w:id="11760"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761" w:author="The Si Tran" w:date="2012-12-16T10:39:00Z"/>
              </w:rPr>
              <w:pPrChange w:id="11762" w:author="The Si Tran" w:date="2012-12-16T10:40:00Z">
                <w:pPr/>
              </w:pPrChange>
            </w:pPr>
            <w:ins w:id="11763" w:author="The Si Tran" w:date="2012-12-16T10:39:00Z">
              <w:r w:rsidRPr="006F1B6E">
                <w:t>Trung bình bình phương lce</w:t>
              </w:r>
            </w:ins>
          </w:p>
        </w:tc>
      </w:tr>
      <w:tr w:rsidR="00B9548F" w:rsidRPr="006F1B6E" w14:paraId="127E4ED0" w14:textId="77777777" w:rsidTr="00350BDD">
        <w:trPr>
          <w:trHeight w:val="330"/>
          <w:jc w:val="center"/>
          <w:ins w:id="11764"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765" w:author="The Si Tran" w:date="2012-12-16T10:39:00Z"/>
              </w:rPr>
              <w:pPrChange w:id="11766" w:author="The Si Tran" w:date="2012-12-16T10:40:00Z">
                <w:pPr/>
              </w:pPrChange>
            </w:pPr>
            <w:ins w:id="11767"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768" w:author="The Si Tran" w:date="2012-12-16T10:39:00Z"/>
              </w:rPr>
              <w:pPrChange w:id="11769"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770" w:author="The Si Tran" w:date="2012-12-16T10:39:00Z"/>
              </w:rPr>
              <w:pPrChange w:id="11771" w:author="The Si Tran" w:date="2012-12-16T10:40:00Z">
                <w:pPr/>
              </w:pPrChange>
            </w:pPr>
            <w:ins w:id="11772" w:author="The Si Tran" w:date="2012-12-16T10:39:00Z">
              <w:r w:rsidRPr="006F1B6E">
                <w:t>Hàm khable Funct</w:t>
              </w:r>
            </w:ins>
          </w:p>
        </w:tc>
      </w:tr>
      <w:tr w:rsidR="00B9548F" w:rsidRPr="006F1B6E" w14:paraId="3EEF92AD" w14:textId="77777777" w:rsidTr="00350BDD">
        <w:trPr>
          <w:trHeight w:val="330"/>
          <w:jc w:val="center"/>
          <w:ins w:id="11773"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774" w:author="The Si Tran" w:date="2012-12-16T10:39:00Z"/>
              </w:rPr>
              <w:pPrChange w:id="11775" w:author="The Si Tran" w:date="2012-12-16T10:40:00Z">
                <w:pPr/>
              </w:pPrChange>
            </w:pPr>
            <w:ins w:id="11776"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777" w:author="The Si Tran" w:date="2012-12-16T10:39:00Z"/>
              </w:rPr>
              <w:pPrChange w:id="11778"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779" w:author="The Si Tran" w:date="2012-12-16T10:39:00Z"/>
              </w:rPr>
              <w:pPrChange w:id="11780"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781" w:author="The Si Tran" w:date="2012-12-16T10:39:00Z"/>
              </w:rPr>
              <w:pPrChange w:id="11782" w:author="The Si Tran" w:date="2012-12-16T10:40:00Z">
                <w:pPr/>
              </w:pPrChange>
            </w:pPr>
            <w:ins w:id="11783" w:author="The Si Tran" w:date="2012-12-16T10:39:00Z">
              <w:r w:rsidRPr="006F1B6E">
                <w:t>Homentum Termnc</w:t>
              </w:r>
            </w:ins>
          </w:p>
        </w:tc>
      </w:tr>
      <w:tr w:rsidR="00B9548F" w:rsidRPr="006F1B6E" w14:paraId="01F25E43" w14:textId="77777777" w:rsidTr="00350BDD">
        <w:trPr>
          <w:trHeight w:val="330"/>
          <w:jc w:val="center"/>
          <w:ins w:id="11784"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785" w:author="The Si Tran" w:date="2012-12-16T10:39:00Z"/>
              </w:rPr>
              <w:pPrChange w:id="11786" w:author="The Si Tran" w:date="2012-12-16T10:40:00Z">
                <w:pPr/>
              </w:pPrChange>
            </w:pPr>
            <w:ins w:id="11787"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788" w:author="The Si Tran" w:date="2012-12-16T10:39:00Z"/>
              </w:rPr>
              <w:pPrChange w:id="11789"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790" w:author="The Si Tran" w:date="2012-12-16T10:39:00Z"/>
              </w:rPr>
              <w:pPrChange w:id="11791"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792" w:author="The Si Tran" w:date="2012-12-16T10:39:00Z"/>
              </w:rPr>
              <w:pPrChange w:id="11793" w:author="The Si Tran" w:date="2012-12-16T10:40:00Z">
                <w:pPr/>
              </w:pPrChange>
            </w:pPr>
            <w:ins w:id="11794" w:author="The Si Tran" w:date="2012-12-16T10:39:00Z">
              <w:r w:rsidRPr="006F1B6E">
                <w:t>Hnline Learnin</w:t>
              </w:r>
            </w:ins>
          </w:p>
        </w:tc>
      </w:tr>
      <w:tr w:rsidR="00B9548F" w:rsidRPr="006F1B6E" w14:paraId="54F47733" w14:textId="77777777" w:rsidTr="00350BDD">
        <w:trPr>
          <w:trHeight w:val="330"/>
          <w:jc w:val="center"/>
          <w:ins w:id="11795"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796" w:author="The Si Tran" w:date="2012-12-16T10:39:00Z"/>
              </w:rPr>
              <w:pPrChange w:id="11797" w:author="The Si Tran" w:date="2012-12-16T10:40:00Z">
                <w:pPr/>
              </w:pPrChange>
            </w:pPr>
            <w:ins w:id="11798"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799" w:author="The Si Tran" w:date="2012-12-16T10:39:00Z"/>
              </w:rPr>
              <w:pPrChange w:id="11800"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801" w:author="The Si Tran" w:date="2012-12-16T10:39:00Z"/>
              </w:rPr>
              <w:pPrChange w:id="11802"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803" w:author="The Si Tran" w:date="2012-12-16T10:39:00Z"/>
              </w:rPr>
              <w:pPrChange w:id="11804" w:author="The Si Tran" w:date="2012-12-16T10:40:00Z">
                <w:pPr/>
              </w:pPrChange>
            </w:pPr>
            <w:ins w:id="11805" w:author="The Si Tran" w:date="2012-12-16T10:39:00Z">
              <w:r w:rsidRPr="006F1B6E">
                <w:t>Giao đati</w:t>
              </w:r>
            </w:ins>
          </w:p>
        </w:tc>
      </w:tr>
      <w:tr w:rsidR="00B9548F" w:rsidRPr="006F1B6E" w14:paraId="080A36E5" w14:textId="77777777" w:rsidTr="00350BDD">
        <w:trPr>
          <w:trHeight w:val="330"/>
          <w:jc w:val="center"/>
          <w:ins w:id="11806"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807" w:author="The Si Tran" w:date="2012-12-16T10:39:00Z"/>
              </w:rPr>
              <w:pPrChange w:id="11808" w:author="The Si Tran" w:date="2012-12-16T10:40:00Z">
                <w:pPr/>
              </w:pPrChange>
            </w:pPr>
            <w:ins w:id="11809"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810" w:author="The Si Tran" w:date="2012-12-16T10:39:00Z"/>
              </w:rPr>
              <w:pPrChange w:id="11811"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812" w:author="The Si Tran" w:date="2012-12-16T10:39:00Z"/>
              </w:rPr>
              <w:pPrChange w:id="11813"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814" w:author="The Si Tran" w:date="2012-12-16T10:39:00Z"/>
              </w:rPr>
              <w:pPrChange w:id="11815" w:author="The Si Tran" w:date="2012-12-16T10:40:00Z">
                <w:pPr/>
              </w:pPrChange>
            </w:pPr>
            <w:ins w:id="11816" w:author="The Si Tran" w:date="2012-12-16T10:39:00Z">
              <w:r w:rsidRPr="006F1B6E">
                <w:t>Lverall Erro</w:t>
              </w:r>
            </w:ins>
          </w:p>
        </w:tc>
      </w:tr>
      <w:tr w:rsidR="00B9548F" w:rsidRPr="006F1B6E" w14:paraId="2DB073E5" w14:textId="77777777" w:rsidTr="00350BDD">
        <w:trPr>
          <w:trHeight w:val="330"/>
          <w:jc w:val="center"/>
          <w:ins w:id="11817"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818" w:author="The Si Tran" w:date="2012-12-16T10:39:00Z"/>
              </w:rPr>
              <w:pPrChange w:id="11819" w:author="The Si Tran" w:date="2012-12-16T10:40:00Z">
                <w:pPr/>
              </w:pPrChange>
            </w:pPr>
            <w:ins w:id="11820"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821" w:author="The Si Tran" w:date="2012-12-16T10:39:00Z"/>
              </w:rPr>
              <w:pPrChange w:id="11822"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823" w:author="The Si Tran" w:date="2012-12-16T10:39:00Z"/>
              </w:rPr>
              <w:pPrChange w:id="11824"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825" w:author="The Si Tran" w:date="2012-12-16T10:39:00Z"/>
              </w:rPr>
              <w:pPrChange w:id="11826" w:author="The Si Tran" w:date="2012-12-16T10:40:00Z">
                <w:pPr/>
              </w:pPrChange>
            </w:pPr>
            <w:ins w:id="11827" w:author="The Si Tran" w:date="2012-12-16T10:39:00Z">
              <w:r w:rsidRPr="006F1B6E">
                <w:t>Quá khtt</w:t>
              </w:r>
            </w:ins>
          </w:p>
        </w:tc>
      </w:tr>
      <w:tr w:rsidR="00B9548F" w:rsidRPr="006F1B6E" w14:paraId="1B562679" w14:textId="77777777" w:rsidTr="00350BDD">
        <w:trPr>
          <w:trHeight w:val="330"/>
          <w:jc w:val="center"/>
          <w:ins w:id="11828"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829" w:author="The Si Tran" w:date="2012-12-16T10:39:00Z"/>
              </w:rPr>
              <w:pPrChange w:id="11830" w:author="The Si Tran" w:date="2012-12-16T10:40:00Z">
                <w:pPr/>
              </w:pPrChange>
            </w:pPr>
            <w:ins w:id="11831"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832" w:author="The Si Tran" w:date="2012-12-16T10:39:00Z"/>
              </w:rPr>
              <w:pPrChange w:id="11833"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834" w:author="The Si Tran" w:date="2012-12-16T10:39:00Z"/>
              </w:rPr>
              <w:pPrChange w:id="11835"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836" w:author="The Si Tran" w:date="2012-12-16T10:39:00Z"/>
              </w:rPr>
              <w:pPrChange w:id="11837" w:author="The Si Tran" w:date="2012-12-16T10:40:00Z">
                <w:pPr/>
              </w:pPrChange>
            </w:pPr>
            <w:ins w:id="11838" w:author="The Si Tran" w:date="2012-12-16T10:39:00Z">
              <w:r w:rsidRPr="006F1B6E">
                <w:t>Tattern</w:t>
              </w:r>
            </w:ins>
          </w:p>
        </w:tc>
      </w:tr>
      <w:tr w:rsidR="00B9548F" w:rsidRPr="006F1B6E" w14:paraId="5F602599" w14:textId="77777777" w:rsidTr="00350BDD">
        <w:trPr>
          <w:trHeight w:val="330"/>
          <w:jc w:val="center"/>
          <w:ins w:id="11839"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840" w:author="The Si Tran" w:date="2012-12-16T10:39:00Z"/>
              </w:rPr>
              <w:pPrChange w:id="11841" w:author="The Si Tran" w:date="2012-12-16T10:40:00Z">
                <w:pPr/>
              </w:pPrChange>
            </w:pPr>
            <w:ins w:id="11842"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843" w:author="The Si Tran" w:date="2012-12-16T10:39:00Z"/>
              </w:rPr>
              <w:pPrChange w:id="11844"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845" w:author="The Si Tran" w:date="2012-12-16T10:39:00Z"/>
              </w:rPr>
              <w:pPrChange w:id="11846" w:author="The Si Tran" w:date="2012-12-16T10:40:00Z">
                <w:pPr/>
              </w:pPrChange>
            </w:pPr>
            <w:ins w:id="11847" w:author="The Si Tran" w:date="2012-12-16T10:39:00Z">
              <w:r w:rsidRPr="006F1B6E">
                <w:t>Hircentage Dif</w:t>
              </w:r>
            </w:ins>
          </w:p>
        </w:tc>
      </w:tr>
      <w:tr w:rsidR="00B9548F" w:rsidRPr="006F1B6E" w14:paraId="0327E722" w14:textId="77777777" w:rsidTr="00350BDD">
        <w:trPr>
          <w:trHeight w:val="330"/>
          <w:jc w:val="center"/>
          <w:ins w:id="11848"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849" w:author="The Si Tran" w:date="2012-12-16T10:39:00Z"/>
              </w:rPr>
              <w:pPrChange w:id="11850" w:author="The Si Tran" w:date="2012-12-16T10:40:00Z">
                <w:pPr/>
              </w:pPrChange>
            </w:pPr>
            <w:ins w:id="11851"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852" w:author="The Si Tran" w:date="2012-12-16T10:39:00Z"/>
              </w:rPr>
              <w:pPrChange w:id="11853"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854" w:author="The Si Tran" w:date="2012-12-16T10:39:00Z"/>
              </w:rPr>
              <w:pPrChange w:id="11855" w:author="The Si Tran" w:date="2012-12-16T10:40:00Z">
                <w:pPr/>
              </w:pPrChange>
            </w:pPr>
            <w:ins w:id="11856" w:author="The Si Tran" w:date="2012-12-16T10:39:00Z">
              <w:r w:rsidRPr="006F1B6E">
                <w:t>Lurceptron Training Rulece</w:t>
              </w:r>
            </w:ins>
          </w:p>
        </w:tc>
      </w:tr>
      <w:tr w:rsidR="00B9548F" w:rsidRPr="006F1B6E" w14:paraId="2C45A53A" w14:textId="77777777" w:rsidTr="00350BDD">
        <w:trPr>
          <w:trHeight w:val="330"/>
          <w:jc w:val="center"/>
          <w:ins w:id="11857"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858" w:author="The Si Tran" w:date="2012-12-16T10:39:00Z"/>
              </w:rPr>
              <w:pPrChange w:id="11859" w:author="The Si Tran" w:date="2012-12-16T10:40:00Z">
                <w:pPr/>
              </w:pPrChange>
            </w:pPr>
            <w:ins w:id="11860"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861" w:author="The Si Tran" w:date="2012-12-16T10:39:00Z"/>
              </w:rPr>
              <w:pPrChange w:id="11862"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863" w:author="The Si Tran" w:date="2012-12-16T10:39:00Z"/>
              </w:rPr>
              <w:pPrChange w:id="11864" w:author="The Si Tran" w:date="2012-12-16T10:40:00Z">
                <w:pPr/>
              </w:pPrChange>
            </w:pPr>
            <w:ins w:id="11865" w:author="The Si Tran" w:date="2012-12-16T10:39:00Z">
              <w:r w:rsidRPr="006F1B6E">
                <w:t>Phân bility Dist</w:t>
              </w:r>
            </w:ins>
          </w:p>
        </w:tc>
      </w:tr>
      <w:tr w:rsidR="00B9548F" w:rsidRPr="006F1B6E" w14:paraId="21FD77FB" w14:textId="77777777" w:rsidTr="00350BDD">
        <w:trPr>
          <w:trHeight w:val="330"/>
          <w:jc w:val="center"/>
          <w:ins w:id="11866"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867" w:author="The Si Tran" w:date="2012-12-16T10:39:00Z"/>
              </w:rPr>
              <w:pPrChange w:id="11868" w:author="The Si Tran" w:date="2012-12-16T10:40:00Z">
                <w:pPr/>
              </w:pPrChange>
            </w:pPr>
            <w:ins w:id="11869"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870" w:author="The Si Tran" w:date="2012-12-16T10:39:00Z"/>
              </w:rPr>
              <w:pPrChange w:id="11871"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872" w:author="The Si Tran" w:date="2012-12-16T10:39:00Z"/>
              </w:rPr>
              <w:pPrChange w:id="11873"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874" w:author="The Si Tran" w:date="2012-12-16T10:39:00Z"/>
              </w:rPr>
              <w:pPrChange w:id="11875" w:author="The Si Tran" w:date="2012-12-16T10:40:00Z">
                <w:pPr/>
              </w:pPrChange>
            </w:pPr>
            <w:ins w:id="11876" w:author="The Si Tran" w:date="2012-12-16T10:39:00Z">
              <w:r w:rsidRPr="006F1B6E">
                <w:t>Bindom Variable</w:t>
              </w:r>
            </w:ins>
          </w:p>
        </w:tc>
      </w:tr>
      <w:tr w:rsidR="00B9548F" w:rsidRPr="006F1B6E" w14:paraId="00C429BD" w14:textId="77777777" w:rsidTr="00350BDD">
        <w:trPr>
          <w:trHeight w:val="330"/>
          <w:jc w:val="center"/>
          <w:ins w:id="11877"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878" w:author="The Si Tran" w:date="2012-12-16T10:39:00Z"/>
              </w:rPr>
              <w:pPrChange w:id="11879" w:author="The Si Tran" w:date="2012-12-16T10:40:00Z">
                <w:pPr/>
              </w:pPrChange>
            </w:pPr>
            <w:ins w:id="11880"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881" w:author="The Si Tran" w:date="2012-12-16T10:39:00Z"/>
              </w:rPr>
              <w:pPrChange w:id="11882"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883" w:author="The Si Tran" w:date="2012-12-16T10:39:00Z"/>
              </w:rPr>
              <w:pPrChange w:id="11884" w:author="The Si Tran" w:date="2012-12-16T10:40:00Z">
                <w:pPr/>
              </w:pPrChange>
            </w:pPr>
            <w:ins w:id="11885" w:author="The Si Tran" w:date="2012-12-16T10:39:00Z">
              <w:r w:rsidRPr="006F1B6E">
                <w:t>Mecurrent Ne</w:t>
              </w:r>
            </w:ins>
          </w:p>
        </w:tc>
      </w:tr>
      <w:tr w:rsidR="00B9548F" w:rsidRPr="006F1B6E" w14:paraId="2667F005" w14:textId="77777777" w:rsidTr="00350BDD">
        <w:trPr>
          <w:trHeight w:val="330"/>
          <w:jc w:val="center"/>
          <w:ins w:id="11886"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887" w:author="The Si Tran" w:date="2012-12-16T10:39:00Z"/>
              </w:rPr>
              <w:pPrChange w:id="11888" w:author="The Si Tran" w:date="2012-12-16T10:40:00Z">
                <w:pPr/>
              </w:pPrChange>
            </w:pPr>
            <w:ins w:id="11889"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890" w:author="The Si Tran" w:date="2012-12-16T10:39:00Z"/>
              </w:rPr>
              <w:pPrChange w:id="11891"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892" w:author="The Si Tran" w:date="2012-12-16T10:39:00Z"/>
              </w:rPr>
              <w:pPrChange w:id="11893"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894" w:author="The Si Tran" w:date="2012-12-16T10:39:00Z"/>
              </w:rPr>
              <w:pPrChange w:id="11895" w:author="The Si Tran" w:date="2012-12-16T10:40:00Z">
                <w:pPr/>
              </w:pPrChange>
            </w:pPr>
            <w:ins w:id="11896" w:author="The Si Tran" w:date="2012-12-16T10:39:00Z">
              <w:r w:rsidRPr="006F1B6E">
                <w:t>Tính mùa</w:t>
              </w:r>
            </w:ins>
          </w:p>
        </w:tc>
      </w:tr>
      <w:tr w:rsidR="00B9548F" w:rsidRPr="006F1B6E" w14:paraId="761EAC76" w14:textId="77777777" w:rsidTr="00350BDD">
        <w:trPr>
          <w:trHeight w:val="330"/>
          <w:jc w:val="center"/>
          <w:ins w:id="11897"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898" w:author="The Si Tran" w:date="2012-12-16T10:39:00Z"/>
              </w:rPr>
              <w:pPrChange w:id="11899" w:author="The Si Tran" w:date="2012-12-16T10:40:00Z">
                <w:pPr/>
              </w:pPrChange>
            </w:pPr>
            <w:ins w:id="11900"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901" w:author="The Si Tran" w:date="2012-12-16T10:39:00Z"/>
              </w:rPr>
              <w:pPrChange w:id="11902"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903" w:author="The Si Tran" w:date="2012-12-16T10:39:00Z"/>
              </w:rPr>
              <w:pPrChange w:id="11904"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905" w:author="The Si Tran" w:date="2012-12-16T10:39:00Z"/>
              </w:rPr>
              <w:pPrChange w:id="11906" w:author="The Si Tran" w:date="2012-12-16T10:40:00Z">
                <w:pPr/>
              </w:pPrChange>
            </w:pPr>
            <w:ins w:id="11907" w:author="The Si Tran" w:date="2012-12-16T10:39:00Z">
              <w:r w:rsidRPr="006F1B6E">
                <w:t>Đơn vid Unitur</w:t>
              </w:r>
            </w:ins>
          </w:p>
        </w:tc>
      </w:tr>
      <w:tr w:rsidR="00B9548F" w:rsidRPr="006F1B6E" w14:paraId="3993834D" w14:textId="77777777" w:rsidTr="00350BDD">
        <w:trPr>
          <w:trHeight w:val="330"/>
          <w:jc w:val="center"/>
          <w:ins w:id="11908"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909" w:author="The Si Tran" w:date="2012-12-16T10:39:00Z"/>
              </w:rPr>
              <w:pPrChange w:id="11910" w:author="The Si Tran" w:date="2012-12-16T10:40:00Z">
                <w:pPr/>
              </w:pPrChange>
            </w:pPr>
            <w:ins w:id="11911"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912" w:author="The Si Tran" w:date="2012-12-16T10:39:00Z"/>
              </w:rPr>
              <w:pPrChange w:id="11913"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914" w:author="The Si Tran" w:date="2012-12-16T10:39:00Z"/>
              </w:rPr>
              <w:pPrChange w:id="11915" w:author="The Si Tran" w:date="2012-12-16T10:40:00Z">
                <w:pPr/>
              </w:pPrChange>
            </w:pPr>
            <w:ins w:id="11916" w:author="The Si Tran" w:date="2012-12-16T10:39:00Z">
              <w:r w:rsidRPr="006F1B6E">
                <w:t>Tum Of Squared Error</w:t>
              </w:r>
            </w:ins>
          </w:p>
        </w:tc>
      </w:tr>
      <w:tr w:rsidR="00B9548F" w:rsidRPr="006F1B6E" w14:paraId="058466E7" w14:textId="77777777" w:rsidTr="00350BDD">
        <w:trPr>
          <w:trHeight w:val="330"/>
          <w:jc w:val="center"/>
          <w:ins w:id="11917"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918" w:author="The Si Tran" w:date="2012-12-16T10:39:00Z"/>
              </w:rPr>
              <w:pPrChange w:id="11919" w:author="The Si Tran" w:date="2012-12-16T10:40:00Z">
                <w:pPr/>
              </w:pPrChange>
            </w:pPr>
            <w:ins w:id="11920"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921" w:author="The Si Tran" w:date="2012-12-16T10:39:00Z"/>
              </w:rPr>
              <w:pPrChange w:id="11922"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923" w:author="The Si Tran" w:date="2012-12-16T10:39:00Z"/>
              </w:rPr>
              <w:pPrChange w:id="11924" w:author="The Si Tran" w:date="2012-12-16T10:40:00Z">
                <w:pPr/>
              </w:pPrChange>
            </w:pPr>
            <w:ins w:id="11925" w:author="The Si Tran" w:date="2012-12-16T10:39:00Z">
              <w:r w:rsidRPr="006F1B6E">
                <w:t>Hupervised Lear</w:t>
              </w:r>
            </w:ins>
          </w:p>
        </w:tc>
      </w:tr>
      <w:tr w:rsidR="00B9548F" w:rsidRPr="006F1B6E" w14:paraId="405FA2BC" w14:textId="77777777" w:rsidTr="00350BDD">
        <w:trPr>
          <w:trHeight w:val="330"/>
          <w:jc w:val="center"/>
          <w:ins w:id="11926"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927" w:author="The Si Tran" w:date="2012-12-16T10:39:00Z"/>
              </w:rPr>
              <w:pPrChange w:id="11928" w:author="The Si Tran" w:date="2012-12-16T10:40:00Z">
                <w:pPr/>
              </w:pPrChange>
            </w:pPr>
            <w:ins w:id="11929"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930" w:author="The Si Tran" w:date="2012-12-16T10:39:00Z"/>
              </w:rPr>
              <w:pPrChange w:id="11931"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932" w:author="The Si Tran" w:date="2012-12-16T10:39:00Z"/>
              </w:rPr>
              <w:pPrChange w:id="11933"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934" w:author="The Si Tran" w:date="2012-12-16T10:39:00Z"/>
              </w:rPr>
              <w:pPrChange w:id="11935"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936" w:author="The Si Tran" w:date="2012-12-16T10:39:00Z"/>
              </w:rPr>
              <w:pPrChange w:id="11937" w:author="The Si Tran" w:date="2012-12-16T10:40:00Z">
                <w:pPr/>
              </w:pPrChange>
            </w:pPr>
            <w:ins w:id="11938" w:author="The Si Tran" w:date="2012-12-16T10:39:00Z">
              <w:r w:rsidRPr="006F1B6E">
                <w:t>Khnapsesed Lea</w:t>
              </w:r>
            </w:ins>
          </w:p>
        </w:tc>
      </w:tr>
      <w:tr w:rsidR="00B9548F" w:rsidRPr="006F1B6E" w14:paraId="0241FF61" w14:textId="77777777" w:rsidTr="00350BDD">
        <w:trPr>
          <w:trHeight w:val="330"/>
          <w:jc w:val="center"/>
          <w:ins w:id="11939"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940" w:author="The Si Tran" w:date="2012-12-16T10:39:00Z"/>
              </w:rPr>
              <w:pPrChange w:id="11941" w:author="The Si Tran" w:date="2012-12-16T10:40:00Z">
                <w:pPr/>
              </w:pPrChange>
            </w:pPr>
            <w:ins w:id="11942"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943" w:author="The Si Tran" w:date="2012-12-16T10:39:00Z"/>
              </w:rPr>
              <w:pPrChange w:id="11944"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945" w:author="The Si Tran" w:date="2012-12-16T10:39:00Z"/>
              </w:rPr>
              <w:pPrChange w:id="11946"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947" w:author="The Si Tran" w:date="2012-12-16T10:39:00Z"/>
              </w:rPr>
              <w:pPrChange w:id="11948" w:author="The Si Tran" w:date="2012-12-16T10:40:00Z">
                <w:pPr/>
              </w:pPrChange>
            </w:pPr>
            <w:ins w:id="11949" w:author="The Si Tran" w:date="2012-12-16T10:39:00Z">
              <w:r w:rsidRPr="006F1B6E">
                <w:t xml:space="preserve">Phân ngưds </w:t>
              </w:r>
            </w:ins>
          </w:p>
        </w:tc>
      </w:tr>
      <w:tr w:rsidR="00B9548F" w:rsidRPr="006F1B6E" w14:paraId="1A726C24" w14:textId="77777777" w:rsidTr="00350BDD">
        <w:trPr>
          <w:trHeight w:val="330"/>
          <w:jc w:val="center"/>
          <w:ins w:id="11950"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951" w:author="The Si Tran" w:date="2012-12-16T10:39:00Z"/>
              </w:rPr>
              <w:pPrChange w:id="11952" w:author="The Si Tran" w:date="2012-12-16T10:40:00Z">
                <w:pPr/>
              </w:pPrChange>
            </w:pPr>
            <w:ins w:id="11953"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954" w:author="The Si Tran" w:date="2012-12-16T10:39:00Z"/>
              </w:rPr>
              <w:pPrChange w:id="11955"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956" w:author="The Si Tran" w:date="2012-12-16T10:39:00Z"/>
              </w:rPr>
              <w:pPrChange w:id="11957"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958" w:author="The Si Tran" w:date="2012-12-16T10:39:00Z"/>
              </w:rPr>
              <w:pPrChange w:id="11959" w:author="The Si Tran" w:date="2012-12-16T10:40:00Z">
                <w:pPr/>
              </w:pPrChange>
            </w:pPr>
            <w:ins w:id="11960" w:author="The Si Tran" w:date="2012-12-16T10:39:00Z">
              <w:r w:rsidRPr="006F1B6E">
                <w:t>Chue SeriesLear</w:t>
              </w:r>
            </w:ins>
          </w:p>
        </w:tc>
      </w:tr>
      <w:tr w:rsidR="00B9548F" w:rsidRPr="006F1B6E" w14:paraId="1ADDB2D6" w14:textId="77777777" w:rsidTr="00350BDD">
        <w:trPr>
          <w:trHeight w:val="330"/>
          <w:jc w:val="center"/>
          <w:ins w:id="11961"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962" w:author="The Si Tran" w:date="2012-12-16T10:39:00Z"/>
              </w:rPr>
              <w:pPrChange w:id="11963" w:author="The Si Tran" w:date="2012-12-16T10:40:00Z">
                <w:pPr/>
              </w:pPrChange>
            </w:pPr>
            <w:ins w:id="11964"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965" w:author="The Si Tran" w:date="2012-12-16T10:39:00Z"/>
              </w:rPr>
              <w:pPrChange w:id="11966"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967" w:author="The Si Tran" w:date="2012-12-16T10:39:00Z"/>
              </w:rPr>
              <w:pPrChange w:id="11968" w:author="The Si Tran" w:date="2012-12-16T10:40:00Z">
                <w:pPr/>
              </w:pPrChange>
            </w:pPr>
            <w:ins w:id="11969" w:author="The Si Tran" w:date="2012-12-16T10:39:00Z">
              <w:r w:rsidRPr="006F1B6E">
                <w:t>Giaining Algorithmgrs</w:t>
              </w:r>
            </w:ins>
          </w:p>
        </w:tc>
      </w:tr>
      <w:tr w:rsidR="00B9548F" w:rsidRPr="006F1B6E" w14:paraId="7D04AFE0" w14:textId="77777777" w:rsidTr="00350BDD">
        <w:trPr>
          <w:trHeight w:val="330"/>
          <w:jc w:val="center"/>
          <w:ins w:id="11970"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971" w:author="The Si Tran" w:date="2012-12-16T10:39:00Z"/>
              </w:rPr>
              <w:pPrChange w:id="11972" w:author="The Si Tran" w:date="2012-12-16T10:40:00Z">
                <w:pPr/>
              </w:pPrChange>
            </w:pPr>
            <w:ins w:id="11973"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974" w:author="The Si Tran" w:date="2012-12-16T10:39:00Z"/>
              </w:rPr>
              <w:pPrChange w:id="11975"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976" w:author="The Si Tran" w:date="2012-12-16T10:39:00Z"/>
              </w:rPr>
              <w:pPrChange w:id="11977" w:author="The Si Tran" w:date="2012-12-16T10:40:00Z">
                <w:pPr/>
              </w:pPrChange>
            </w:pPr>
            <w:ins w:id="11978" w:author="The Si Tran" w:date="2012-12-16T10:39:00Z">
              <w:r w:rsidRPr="006F1B6E">
                <w:t>Hàm lin</w:t>
              </w:r>
            </w:ins>
          </w:p>
        </w:tc>
      </w:tr>
      <w:tr w:rsidR="00B9548F" w:rsidRPr="006F1B6E" w14:paraId="6CA913A2" w14:textId="77777777" w:rsidTr="00350BDD">
        <w:trPr>
          <w:trHeight w:val="330"/>
          <w:jc w:val="center"/>
          <w:ins w:id="11979"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980" w:author="The Si Tran" w:date="2012-12-16T10:39:00Z"/>
              </w:rPr>
              <w:pPrChange w:id="11981" w:author="The Si Tran" w:date="2012-12-16T10:40:00Z">
                <w:pPr/>
              </w:pPrChange>
            </w:pPr>
            <w:ins w:id="11982"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983" w:author="The Si Tran" w:date="2012-12-16T10:39:00Z"/>
              </w:rPr>
              <w:pPrChange w:id="11984"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985" w:author="The Si Tran" w:date="2012-12-16T10:39:00Z"/>
              </w:rPr>
              <w:pPrChange w:id="11986"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987" w:author="The Si Tran" w:date="2012-12-16T10:39:00Z"/>
              </w:rPr>
              <w:pPrChange w:id="11988"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989" w:author="The Si Tran" w:date="2012-12-16T10:39:00Z"/>
              </w:rPr>
              <w:pPrChange w:id="11990" w:author="The Si Tran" w:date="2012-12-16T10:40:00Z">
                <w:pPr/>
              </w:pPrChange>
            </w:pPr>
            <w:ins w:id="11991" w:author="The Si Tran" w:date="2012-12-16T10:39:00Z">
              <w:r w:rsidRPr="006F1B6E">
                <w:t>Tính xu hưrro</w:t>
              </w:r>
            </w:ins>
          </w:p>
        </w:tc>
      </w:tr>
      <w:tr w:rsidR="00B9548F" w:rsidRPr="006F1B6E" w14:paraId="4D04856C" w14:textId="77777777" w:rsidTr="00350BDD">
        <w:trPr>
          <w:trHeight w:val="330"/>
          <w:jc w:val="center"/>
          <w:ins w:id="11992"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993" w:author="The Si Tran" w:date="2012-12-16T10:39:00Z"/>
              </w:rPr>
              <w:pPrChange w:id="11994" w:author="The Si Tran" w:date="2012-12-16T10:40:00Z">
                <w:pPr/>
              </w:pPrChange>
            </w:pPr>
            <w:ins w:id="11995"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996" w:author="The Si Tran" w:date="2012-12-16T10:39:00Z"/>
              </w:rPr>
              <w:pPrChange w:id="11997"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998" w:author="The Si Tran" w:date="2012-12-16T10:39:00Z"/>
              </w:rPr>
              <w:pPrChange w:id="11999" w:author="The Si Tran" w:date="2012-12-16T10:40:00Z">
                <w:pPr/>
              </w:pPrChange>
            </w:pPr>
            <w:ins w:id="12000" w:author="The Si Tran" w:date="2012-12-16T10:39:00Z">
              <w:r w:rsidRPr="006F1B6E">
                <w:t>Hnsupervised Learning</w:t>
              </w:r>
            </w:ins>
          </w:p>
        </w:tc>
      </w:tr>
      <w:tr w:rsidR="00B9548F" w:rsidRPr="006F1B6E" w14:paraId="59F4FF51" w14:textId="77777777" w:rsidTr="00350BDD">
        <w:trPr>
          <w:trHeight w:val="330"/>
          <w:jc w:val="center"/>
          <w:ins w:id="12001"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2002" w:author="The Si Tran" w:date="2012-12-16T10:39:00Z"/>
              </w:rPr>
              <w:pPrChange w:id="12003" w:author="The Si Tran" w:date="2012-12-16T10:40:00Z">
                <w:pPr/>
              </w:pPrChange>
            </w:pPr>
            <w:ins w:id="12004"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2005" w:author="The Si Tran" w:date="2012-12-16T10:39:00Z"/>
              </w:rPr>
              <w:pPrChange w:id="12006"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2007" w:author="The Si Tran" w:date="2012-12-16T10:39:00Z"/>
              </w:rPr>
              <w:pPrChange w:id="12008" w:author="The Si Tran" w:date="2012-12-16T10:40:00Z">
                <w:pPr>
                  <w:ind w:right="-217"/>
                </w:pPr>
              </w:pPrChange>
            </w:pPr>
            <w:ins w:id="12009"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2010" w:author="The Si Tran" w:date="2012-12-14T06:51:00Z"/>
          <w:b/>
          <w:bCs/>
        </w:rPr>
        <w:sectPr w:rsidR="00857243" w:rsidSect="00071995">
          <w:footerReference w:type="default" r:id="rId338"/>
          <w:pgSz w:w="12240" w:h="15840"/>
          <w:pgMar w:top="1440" w:right="1440" w:bottom="1440" w:left="1260" w:header="720" w:footer="720" w:gutter="0"/>
          <w:pgNumType w:start="1"/>
          <w:cols w:space="720"/>
          <w:docGrid w:linePitch="360"/>
        </w:sectPr>
        <w:pPrChange w:id="12017" w:author="The Si Tran" w:date="2012-12-16T09:47:00Z">
          <w:pPr>
            <w:pStyle w:val="Heading1"/>
            <w:numPr>
              <w:numId w:val="0"/>
            </w:numPr>
            <w:ind w:left="0" w:firstLine="0"/>
          </w:pPr>
        </w:pPrChange>
      </w:pPr>
      <w:ins w:id="12018" w:author="The Si Tran" w:date="2012-12-12T00:03:00Z">
        <w:r>
          <w:br w:type="page"/>
        </w:r>
      </w:ins>
    </w:p>
    <w:p w14:paraId="40C882F6" w14:textId="17A0AA4D" w:rsidR="003E4DFC" w:rsidRPr="000C3A28" w:rsidRDefault="003E4DFC">
      <w:pPr>
        <w:pStyle w:val="Heading1"/>
        <w:numPr>
          <w:ilvl w:val="0"/>
          <w:numId w:val="0"/>
        </w:numPr>
        <w:ind w:left="360"/>
        <w:rPr>
          <w:ins w:id="12019" w:author="The Si Tran" w:date="2012-12-16T09:48:00Z"/>
          <w:rFonts w:cs="Times New Roman"/>
        </w:rPr>
        <w:pPrChange w:id="12020" w:author="The Si Tran" w:date="2012-12-16T09:57:00Z">
          <w:pPr>
            <w:pStyle w:val="Heading1"/>
            <w:numPr>
              <w:numId w:val="0"/>
            </w:numPr>
            <w:ind w:left="0" w:firstLine="0"/>
          </w:pPr>
        </w:pPrChange>
      </w:pPr>
      <w:bookmarkStart w:id="12021" w:name="_Toc343711271"/>
      <w:ins w:id="12022" w:author="The Si Tran" w:date="2012-12-16T09:47:00Z">
        <w:r>
          <w:rPr>
            <w:rFonts w:cs="Times New Roman"/>
          </w:rPr>
          <w:lastRenderedPageBreak/>
          <w:t>PHỤ LỤC B</w:t>
        </w:r>
        <w:del w:id="12023" w:author="superchickend" w:date="2012-12-16T15:00:00Z">
          <w:r w:rsidDel="00714282">
            <w:rPr>
              <w:rFonts w:cs="Times New Roman"/>
            </w:rPr>
            <w:br/>
          </w:r>
        </w:del>
      </w:ins>
      <w:ins w:id="12024" w:author="superchickend" w:date="2012-12-16T15:00:00Z">
        <w:r w:rsidR="00714282">
          <w:rPr>
            <w:rFonts w:cs="Times New Roman"/>
          </w:rPr>
          <w:t xml:space="preserve">    </w:t>
        </w:r>
      </w:ins>
      <w:ins w:id="12025" w:author="The Si Tran" w:date="2012-12-16T09:47:00Z">
        <w:r>
          <w:rPr>
            <w:rFonts w:cs="Times New Roman"/>
          </w:rPr>
          <w:t>Danh mục từ viết tắt</w:t>
        </w:r>
      </w:ins>
      <w:bookmarkEnd w:id="12021"/>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2026"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2027">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2028" w:author="The Si Tran" w:date="2012-12-16T09:48:00Z"/>
          <w:trPrChange w:id="12029" w:author="The Si Tran" w:date="2012-12-16T09:53:00Z">
            <w:trPr>
              <w:trHeight w:val="296"/>
              <w:jc w:val="center"/>
            </w:trPr>
          </w:trPrChange>
        </w:trPr>
        <w:tc>
          <w:tcPr>
            <w:tcW w:w="1833" w:type="dxa"/>
            <w:shd w:val="clear" w:color="auto" w:fill="auto"/>
            <w:noWrap/>
            <w:vAlign w:val="bottom"/>
            <w:hideMark/>
            <w:tcPrChange w:id="12030"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2031" w:author="The Si Tran" w:date="2012-12-16T09:48:00Z"/>
                <w:szCs w:val="26"/>
              </w:rPr>
            </w:pPr>
            <w:ins w:id="12032" w:author="The Si Tran" w:date="2012-12-16T09:49:00Z">
              <w:r w:rsidRPr="00537CF3">
                <w:rPr>
                  <w:sz w:val="26"/>
                  <w:szCs w:val="26"/>
                </w:rPr>
                <w:t>ARIMA</w:t>
              </w:r>
            </w:ins>
          </w:p>
        </w:tc>
        <w:tc>
          <w:tcPr>
            <w:tcW w:w="276" w:type="dxa"/>
            <w:shd w:val="clear" w:color="auto" w:fill="auto"/>
            <w:noWrap/>
            <w:vAlign w:val="bottom"/>
            <w:hideMark/>
            <w:tcPrChange w:id="12033"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2034" w:author="The Si Tran" w:date="2012-12-16T09:48:00Z"/>
                <w:szCs w:val="26"/>
              </w:rPr>
            </w:pPr>
          </w:p>
        </w:tc>
        <w:tc>
          <w:tcPr>
            <w:tcW w:w="257" w:type="dxa"/>
            <w:tcPrChange w:id="12035" w:author="The Si Tran" w:date="2012-12-16T09:53:00Z">
              <w:tcPr>
                <w:tcW w:w="5093" w:type="dxa"/>
                <w:gridSpan w:val="2"/>
              </w:tcPr>
            </w:tcPrChange>
          </w:tcPr>
          <w:p w14:paraId="4FC4D474" w14:textId="77777777" w:rsidR="00BA560D" w:rsidRDefault="00BA560D" w:rsidP="00537CF3">
            <w:pPr>
              <w:pStyle w:val="BangBody"/>
              <w:rPr>
                <w:ins w:id="12036" w:author="The Si Tran" w:date="2012-12-16T09:52:00Z"/>
                <w:sz w:val="26"/>
                <w:szCs w:val="26"/>
              </w:rPr>
            </w:pPr>
          </w:p>
        </w:tc>
        <w:tc>
          <w:tcPr>
            <w:tcW w:w="5550" w:type="dxa"/>
            <w:shd w:val="clear" w:color="auto" w:fill="auto"/>
            <w:noWrap/>
            <w:vAlign w:val="bottom"/>
            <w:hideMark/>
            <w:tcPrChange w:id="12037"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2038" w:author="The Si Tran" w:date="2012-12-16T09:48:00Z"/>
                <w:szCs w:val="26"/>
              </w:rPr>
            </w:pPr>
            <w:ins w:id="12039"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2040" w:author="The Si Tran" w:date="2012-12-16T09:52:00Z"/>
          <w:trPrChange w:id="12041" w:author="The Si Tran" w:date="2012-12-16T09:53:00Z">
            <w:trPr>
              <w:trHeight w:val="296"/>
              <w:jc w:val="center"/>
            </w:trPr>
          </w:trPrChange>
        </w:trPr>
        <w:tc>
          <w:tcPr>
            <w:tcW w:w="1833" w:type="dxa"/>
            <w:shd w:val="clear" w:color="auto" w:fill="auto"/>
            <w:noWrap/>
            <w:vAlign w:val="bottom"/>
            <w:tcPrChange w:id="12042"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2043" w:author="The Si Tran" w:date="2012-12-16T09:52:00Z"/>
                <w:sz w:val="26"/>
                <w:szCs w:val="26"/>
              </w:rPr>
            </w:pPr>
            <w:ins w:id="12044" w:author="The Si Tran" w:date="2012-12-16T09:52:00Z">
              <w:r>
                <w:rPr>
                  <w:sz w:val="26"/>
                  <w:szCs w:val="26"/>
                </w:rPr>
                <w:t xml:space="preserve">SARIMA </w:t>
              </w:r>
            </w:ins>
          </w:p>
        </w:tc>
        <w:tc>
          <w:tcPr>
            <w:tcW w:w="276" w:type="dxa"/>
            <w:shd w:val="clear" w:color="auto" w:fill="auto"/>
            <w:noWrap/>
            <w:vAlign w:val="bottom"/>
            <w:tcPrChange w:id="12045"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2046" w:author="The Si Tran" w:date="2012-12-16T09:52:00Z"/>
                <w:szCs w:val="26"/>
              </w:rPr>
            </w:pPr>
          </w:p>
        </w:tc>
        <w:tc>
          <w:tcPr>
            <w:tcW w:w="257" w:type="dxa"/>
            <w:tcPrChange w:id="12047" w:author="The Si Tran" w:date="2012-12-16T09:53:00Z">
              <w:tcPr>
                <w:tcW w:w="5093" w:type="dxa"/>
                <w:gridSpan w:val="2"/>
              </w:tcPr>
            </w:tcPrChange>
          </w:tcPr>
          <w:p w14:paraId="1062ED55" w14:textId="77777777" w:rsidR="00BA560D" w:rsidRPr="00BA560D" w:rsidRDefault="00BA560D" w:rsidP="00537CF3">
            <w:pPr>
              <w:pStyle w:val="BangBody"/>
              <w:rPr>
                <w:ins w:id="12048" w:author="The Si Tran" w:date="2012-12-16T09:52:00Z"/>
                <w:sz w:val="26"/>
                <w:szCs w:val="26"/>
              </w:rPr>
            </w:pPr>
          </w:p>
        </w:tc>
        <w:tc>
          <w:tcPr>
            <w:tcW w:w="5550" w:type="dxa"/>
            <w:shd w:val="clear" w:color="auto" w:fill="auto"/>
            <w:noWrap/>
            <w:vAlign w:val="bottom"/>
            <w:tcPrChange w:id="12049"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2050" w:author="The Si Tran" w:date="2012-12-16T09:52:00Z"/>
                <w:sz w:val="26"/>
                <w:szCs w:val="26"/>
              </w:rPr>
            </w:pPr>
            <w:ins w:id="12051"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2052" w:author="The Si Tran" w:date="2012-12-16T09:53:00Z"/>
        </w:trPr>
        <w:tc>
          <w:tcPr>
            <w:tcW w:w="1833" w:type="dxa"/>
            <w:shd w:val="clear" w:color="auto" w:fill="auto"/>
            <w:noWrap/>
            <w:vAlign w:val="bottom"/>
          </w:tcPr>
          <w:p w14:paraId="2D71AF91" w14:textId="1505D9E8" w:rsidR="00BA560D" w:rsidRDefault="00BA560D" w:rsidP="00537CF3">
            <w:pPr>
              <w:pStyle w:val="BangBody"/>
              <w:rPr>
                <w:ins w:id="12053" w:author="The Si Tran" w:date="2012-12-16T09:53:00Z"/>
                <w:sz w:val="26"/>
                <w:szCs w:val="26"/>
              </w:rPr>
            </w:pPr>
            <w:ins w:id="12054"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2055" w:author="The Si Tran" w:date="2012-12-16T09:53:00Z"/>
                <w:szCs w:val="26"/>
              </w:rPr>
            </w:pPr>
          </w:p>
        </w:tc>
        <w:tc>
          <w:tcPr>
            <w:tcW w:w="257" w:type="dxa"/>
          </w:tcPr>
          <w:p w14:paraId="42385180" w14:textId="77777777" w:rsidR="00BA560D" w:rsidRPr="00BA560D" w:rsidRDefault="00BA560D" w:rsidP="00537CF3">
            <w:pPr>
              <w:pStyle w:val="BangBody"/>
              <w:rPr>
                <w:ins w:id="12056"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2057" w:author="The Si Tran" w:date="2012-12-16T09:53:00Z"/>
                <w:sz w:val="26"/>
                <w:szCs w:val="26"/>
              </w:rPr>
            </w:pPr>
            <w:ins w:id="12058"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2059" w:author="The Si Tran" w:date="2012-12-16T09:53:00Z"/>
        </w:trPr>
        <w:tc>
          <w:tcPr>
            <w:tcW w:w="1833" w:type="dxa"/>
            <w:shd w:val="clear" w:color="auto" w:fill="auto"/>
            <w:noWrap/>
            <w:vAlign w:val="bottom"/>
          </w:tcPr>
          <w:p w14:paraId="120E1962" w14:textId="7D4164A7" w:rsidR="00BA560D" w:rsidRDefault="00BA560D" w:rsidP="00537CF3">
            <w:pPr>
              <w:pStyle w:val="BangBody"/>
              <w:rPr>
                <w:ins w:id="12060" w:author="The Si Tran" w:date="2012-12-16T09:53:00Z"/>
                <w:sz w:val="26"/>
                <w:szCs w:val="26"/>
              </w:rPr>
            </w:pPr>
            <w:ins w:id="12061"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2062" w:author="The Si Tran" w:date="2012-12-16T09:53:00Z"/>
                <w:szCs w:val="26"/>
              </w:rPr>
            </w:pPr>
          </w:p>
        </w:tc>
        <w:tc>
          <w:tcPr>
            <w:tcW w:w="257" w:type="dxa"/>
          </w:tcPr>
          <w:p w14:paraId="43497145" w14:textId="77777777" w:rsidR="00BA560D" w:rsidRPr="00BA560D" w:rsidRDefault="00BA560D" w:rsidP="00537CF3">
            <w:pPr>
              <w:pStyle w:val="BangBody"/>
              <w:rPr>
                <w:ins w:id="12063"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2064" w:author="The Si Tran" w:date="2012-12-16T09:53:00Z"/>
                <w:sz w:val="26"/>
                <w:szCs w:val="26"/>
              </w:rPr>
            </w:pPr>
            <w:ins w:id="12065"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2066" w:author="The Si Tran" w:date="2012-12-16T09:53:00Z"/>
        </w:trPr>
        <w:tc>
          <w:tcPr>
            <w:tcW w:w="1833" w:type="dxa"/>
            <w:shd w:val="clear" w:color="auto" w:fill="auto"/>
            <w:noWrap/>
            <w:vAlign w:val="bottom"/>
          </w:tcPr>
          <w:p w14:paraId="6797253E" w14:textId="3DBB59FB" w:rsidR="00BA560D" w:rsidRDefault="00BA560D" w:rsidP="00537CF3">
            <w:pPr>
              <w:pStyle w:val="BangBody"/>
              <w:rPr>
                <w:ins w:id="12067" w:author="The Si Tran" w:date="2012-12-16T09:53:00Z"/>
                <w:sz w:val="26"/>
                <w:szCs w:val="26"/>
              </w:rPr>
            </w:pPr>
            <w:ins w:id="12068"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2069" w:author="The Si Tran" w:date="2012-12-16T09:53:00Z"/>
                <w:szCs w:val="26"/>
              </w:rPr>
            </w:pPr>
          </w:p>
        </w:tc>
        <w:tc>
          <w:tcPr>
            <w:tcW w:w="257" w:type="dxa"/>
          </w:tcPr>
          <w:p w14:paraId="46353785" w14:textId="77777777" w:rsidR="00BA560D" w:rsidRPr="00BA560D" w:rsidRDefault="00BA560D" w:rsidP="00537CF3">
            <w:pPr>
              <w:pStyle w:val="BangBody"/>
              <w:rPr>
                <w:ins w:id="12070"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2071" w:author="The Si Tran" w:date="2012-12-16T09:53:00Z"/>
                <w:sz w:val="26"/>
                <w:szCs w:val="26"/>
              </w:rPr>
            </w:pPr>
            <w:ins w:id="12072"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2073" w:author="The Si Tran" w:date="2012-12-16T09:53:00Z"/>
        </w:trPr>
        <w:tc>
          <w:tcPr>
            <w:tcW w:w="1833" w:type="dxa"/>
            <w:shd w:val="clear" w:color="auto" w:fill="auto"/>
            <w:noWrap/>
            <w:vAlign w:val="bottom"/>
          </w:tcPr>
          <w:p w14:paraId="7D8C5D49" w14:textId="553EF630" w:rsidR="00BA560D" w:rsidRDefault="00BA560D" w:rsidP="00537CF3">
            <w:pPr>
              <w:pStyle w:val="BangBody"/>
              <w:rPr>
                <w:ins w:id="12074" w:author="The Si Tran" w:date="2012-12-16T09:53:00Z"/>
                <w:sz w:val="26"/>
                <w:szCs w:val="26"/>
              </w:rPr>
            </w:pPr>
            <w:ins w:id="12075"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2076" w:author="The Si Tran" w:date="2012-12-16T09:53:00Z"/>
                <w:szCs w:val="26"/>
              </w:rPr>
            </w:pPr>
          </w:p>
        </w:tc>
        <w:tc>
          <w:tcPr>
            <w:tcW w:w="257" w:type="dxa"/>
          </w:tcPr>
          <w:p w14:paraId="176FBEEC" w14:textId="77777777" w:rsidR="00BA560D" w:rsidRPr="00BA560D" w:rsidRDefault="00BA560D" w:rsidP="00537CF3">
            <w:pPr>
              <w:pStyle w:val="BangBody"/>
              <w:rPr>
                <w:ins w:id="12077"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2078" w:author="The Si Tran" w:date="2012-12-16T09:53:00Z"/>
                <w:sz w:val="26"/>
                <w:szCs w:val="26"/>
              </w:rPr>
            </w:pPr>
            <w:ins w:id="12079" w:author="The Si Tran" w:date="2012-12-16T09:54:00Z">
              <w:r w:rsidRPr="00BA560D">
                <w:rPr>
                  <w:sz w:val="26"/>
                  <w:szCs w:val="26"/>
                </w:rPr>
                <w:t>moving average</w:t>
              </w:r>
            </w:ins>
          </w:p>
        </w:tc>
      </w:tr>
      <w:tr w:rsidR="00BA560D" w:rsidRPr="006F1B6E" w14:paraId="66424D36" w14:textId="77777777" w:rsidTr="00BA560D">
        <w:trPr>
          <w:trHeight w:val="338"/>
          <w:jc w:val="center"/>
          <w:ins w:id="12080" w:author="The Si Tran" w:date="2012-12-16T09:53:00Z"/>
        </w:trPr>
        <w:tc>
          <w:tcPr>
            <w:tcW w:w="1833" w:type="dxa"/>
            <w:shd w:val="clear" w:color="auto" w:fill="auto"/>
            <w:noWrap/>
            <w:vAlign w:val="bottom"/>
          </w:tcPr>
          <w:p w14:paraId="343E8527" w14:textId="55D01097" w:rsidR="00BA560D" w:rsidRDefault="00BA560D" w:rsidP="00537CF3">
            <w:pPr>
              <w:pStyle w:val="BangBody"/>
              <w:rPr>
                <w:ins w:id="12081" w:author="The Si Tran" w:date="2012-12-16T09:53:00Z"/>
                <w:sz w:val="26"/>
                <w:szCs w:val="26"/>
              </w:rPr>
            </w:pPr>
            <w:ins w:id="12082"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2083" w:author="The Si Tran" w:date="2012-12-16T09:53:00Z"/>
                <w:szCs w:val="26"/>
              </w:rPr>
            </w:pPr>
          </w:p>
        </w:tc>
        <w:tc>
          <w:tcPr>
            <w:tcW w:w="257" w:type="dxa"/>
          </w:tcPr>
          <w:p w14:paraId="1FEA1EEB" w14:textId="77777777" w:rsidR="00BA560D" w:rsidRPr="00BA560D" w:rsidRDefault="00BA560D" w:rsidP="00537CF3">
            <w:pPr>
              <w:pStyle w:val="BangBody"/>
              <w:rPr>
                <w:ins w:id="12084"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2085" w:author="The Si Tran" w:date="2012-12-16T09:53:00Z"/>
                <w:sz w:val="26"/>
                <w:szCs w:val="26"/>
              </w:rPr>
            </w:pPr>
            <w:ins w:id="12086"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2087" w:author="The Si Tran" w:date="2012-12-16T09:53:00Z"/>
        </w:trPr>
        <w:tc>
          <w:tcPr>
            <w:tcW w:w="1833" w:type="dxa"/>
            <w:shd w:val="clear" w:color="auto" w:fill="auto"/>
            <w:noWrap/>
            <w:vAlign w:val="bottom"/>
          </w:tcPr>
          <w:p w14:paraId="3494229F" w14:textId="54EBC657" w:rsidR="00BA560D" w:rsidRDefault="00BA560D" w:rsidP="00537CF3">
            <w:pPr>
              <w:pStyle w:val="BangBody"/>
              <w:rPr>
                <w:ins w:id="12088" w:author="The Si Tran" w:date="2012-12-16T09:53:00Z"/>
                <w:sz w:val="26"/>
                <w:szCs w:val="26"/>
              </w:rPr>
            </w:pPr>
            <w:ins w:id="12089"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2090" w:author="The Si Tran" w:date="2012-12-16T09:53:00Z"/>
                <w:szCs w:val="26"/>
              </w:rPr>
            </w:pPr>
          </w:p>
        </w:tc>
        <w:tc>
          <w:tcPr>
            <w:tcW w:w="257" w:type="dxa"/>
          </w:tcPr>
          <w:p w14:paraId="68B65CD8" w14:textId="77777777" w:rsidR="00BA560D" w:rsidRPr="00BA560D" w:rsidRDefault="00BA560D" w:rsidP="00537CF3">
            <w:pPr>
              <w:pStyle w:val="BangBody"/>
              <w:rPr>
                <w:ins w:id="12091"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2092" w:author="The Si Tran" w:date="2012-12-16T09:53:00Z"/>
                <w:sz w:val="26"/>
                <w:szCs w:val="26"/>
              </w:rPr>
            </w:pPr>
            <w:ins w:id="12093" w:author="The Si Tran" w:date="2012-12-16T09:55:00Z">
              <w:r w:rsidRPr="00BA560D">
                <w:rPr>
                  <w:sz w:val="26"/>
                  <w:szCs w:val="26"/>
                </w:rPr>
                <w:t>mean absolute error</w:t>
              </w:r>
            </w:ins>
          </w:p>
        </w:tc>
      </w:tr>
      <w:tr w:rsidR="00BA560D" w:rsidRPr="006F1B6E" w14:paraId="15C173FB" w14:textId="77777777" w:rsidTr="00BA560D">
        <w:trPr>
          <w:trHeight w:val="338"/>
          <w:jc w:val="center"/>
          <w:ins w:id="12094" w:author="The Si Tran" w:date="2012-12-16T09:55:00Z"/>
        </w:trPr>
        <w:tc>
          <w:tcPr>
            <w:tcW w:w="1833" w:type="dxa"/>
            <w:shd w:val="clear" w:color="auto" w:fill="auto"/>
            <w:noWrap/>
            <w:vAlign w:val="bottom"/>
          </w:tcPr>
          <w:p w14:paraId="75830E8A" w14:textId="6807F1E3" w:rsidR="00BA560D" w:rsidRDefault="00BA560D" w:rsidP="00537CF3">
            <w:pPr>
              <w:pStyle w:val="BangBody"/>
              <w:rPr>
                <w:ins w:id="12095" w:author="The Si Tran" w:date="2012-12-16T09:55:00Z"/>
                <w:sz w:val="26"/>
                <w:szCs w:val="26"/>
              </w:rPr>
            </w:pPr>
            <w:ins w:id="12096"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2097" w:author="The Si Tran" w:date="2012-12-16T09:55:00Z"/>
                <w:szCs w:val="26"/>
              </w:rPr>
            </w:pPr>
          </w:p>
        </w:tc>
        <w:tc>
          <w:tcPr>
            <w:tcW w:w="257" w:type="dxa"/>
          </w:tcPr>
          <w:p w14:paraId="6C71940E" w14:textId="77777777" w:rsidR="00BA560D" w:rsidRPr="00BA560D" w:rsidRDefault="00BA560D" w:rsidP="00537CF3">
            <w:pPr>
              <w:pStyle w:val="BangBody"/>
              <w:rPr>
                <w:ins w:id="12098"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2099" w:author="The Si Tran" w:date="2012-12-16T09:55:00Z"/>
                <w:sz w:val="26"/>
                <w:szCs w:val="26"/>
              </w:rPr>
            </w:pPr>
            <w:ins w:id="12100" w:author="The Si Tran" w:date="2012-12-16T09:56:00Z">
              <w:r w:rsidRPr="00BA560D">
                <w:rPr>
                  <w:sz w:val="26"/>
                  <w:szCs w:val="26"/>
                </w:rPr>
                <w:t>mean square error</w:t>
              </w:r>
            </w:ins>
          </w:p>
        </w:tc>
      </w:tr>
      <w:tr w:rsidR="00BA560D" w:rsidRPr="006F1B6E" w14:paraId="312D6DF7" w14:textId="77777777" w:rsidTr="00BA560D">
        <w:trPr>
          <w:trHeight w:val="338"/>
          <w:jc w:val="center"/>
          <w:ins w:id="12101" w:author="The Si Tran" w:date="2012-12-16T09:55:00Z"/>
        </w:trPr>
        <w:tc>
          <w:tcPr>
            <w:tcW w:w="1833" w:type="dxa"/>
            <w:shd w:val="clear" w:color="auto" w:fill="auto"/>
            <w:noWrap/>
            <w:vAlign w:val="bottom"/>
          </w:tcPr>
          <w:p w14:paraId="06533CAF" w14:textId="018616B8" w:rsidR="00BA560D" w:rsidRDefault="00BA560D" w:rsidP="00537CF3">
            <w:pPr>
              <w:pStyle w:val="BangBody"/>
              <w:rPr>
                <w:ins w:id="12102" w:author="The Si Tran" w:date="2012-12-16T09:55:00Z"/>
                <w:sz w:val="26"/>
                <w:szCs w:val="26"/>
              </w:rPr>
            </w:pPr>
            <w:ins w:id="12103"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2104" w:author="The Si Tran" w:date="2012-12-16T09:55:00Z"/>
                <w:szCs w:val="26"/>
              </w:rPr>
            </w:pPr>
          </w:p>
        </w:tc>
        <w:tc>
          <w:tcPr>
            <w:tcW w:w="257" w:type="dxa"/>
          </w:tcPr>
          <w:p w14:paraId="6C5AC3A8" w14:textId="77777777" w:rsidR="00BA560D" w:rsidRPr="00BA560D" w:rsidRDefault="00BA560D" w:rsidP="00537CF3">
            <w:pPr>
              <w:pStyle w:val="BangBody"/>
              <w:rPr>
                <w:ins w:id="12105"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2106" w:author="The Si Tran" w:date="2012-12-16T09:55:00Z"/>
                <w:sz w:val="26"/>
                <w:szCs w:val="26"/>
              </w:rPr>
            </w:pPr>
            <w:ins w:id="12107"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2108" w:author="The Si Tran" w:date="2012-12-16T09:55:00Z"/>
        </w:trPr>
        <w:tc>
          <w:tcPr>
            <w:tcW w:w="1833" w:type="dxa"/>
            <w:shd w:val="clear" w:color="auto" w:fill="auto"/>
            <w:noWrap/>
            <w:vAlign w:val="bottom"/>
          </w:tcPr>
          <w:p w14:paraId="3742F47F" w14:textId="088452F7" w:rsidR="00BA560D" w:rsidRDefault="00BA560D" w:rsidP="00537CF3">
            <w:pPr>
              <w:pStyle w:val="BangBody"/>
              <w:rPr>
                <w:ins w:id="12109" w:author="The Si Tran" w:date="2012-12-16T09:55:00Z"/>
                <w:sz w:val="26"/>
                <w:szCs w:val="26"/>
              </w:rPr>
            </w:pPr>
            <w:ins w:id="12110"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2111" w:author="The Si Tran" w:date="2012-12-16T09:55:00Z"/>
                <w:szCs w:val="26"/>
              </w:rPr>
            </w:pPr>
          </w:p>
        </w:tc>
        <w:tc>
          <w:tcPr>
            <w:tcW w:w="257" w:type="dxa"/>
          </w:tcPr>
          <w:p w14:paraId="0F2A8D44" w14:textId="77777777" w:rsidR="00BA560D" w:rsidRPr="00BA560D" w:rsidRDefault="00BA560D" w:rsidP="00537CF3">
            <w:pPr>
              <w:pStyle w:val="BangBody"/>
              <w:rPr>
                <w:ins w:id="12112"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2113" w:author="The Si Tran" w:date="2012-12-16T09:55:00Z"/>
                <w:sz w:val="26"/>
                <w:szCs w:val="26"/>
              </w:rPr>
            </w:pPr>
            <w:ins w:id="12114" w:author="The Si Tran" w:date="2012-12-16T09:56:00Z">
              <w:r w:rsidRPr="00BA560D">
                <w:rPr>
                  <w:sz w:val="26"/>
                  <w:szCs w:val="26"/>
                </w:rPr>
                <w:t>autoregressive</w:t>
              </w:r>
            </w:ins>
          </w:p>
        </w:tc>
      </w:tr>
      <w:tr w:rsidR="00BA560D" w:rsidRPr="006F1B6E" w14:paraId="7C3710B3" w14:textId="77777777" w:rsidTr="00BA560D">
        <w:trPr>
          <w:trHeight w:val="338"/>
          <w:jc w:val="center"/>
          <w:ins w:id="12115" w:author="The Si Tran" w:date="2012-12-16T09:55:00Z"/>
        </w:trPr>
        <w:tc>
          <w:tcPr>
            <w:tcW w:w="1833" w:type="dxa"/>
            <w:shd w:val="clear" w:color="auto" w:fill="auto"/>
            <w:noWrap/>
            <w:vAlign w:val="bottom"/>
          </w:tcPr>
          <w:p w14:paraId="5C650B7C" w14:textId="542A0CF6" w:rsidR="00BA560D" w:rsidRDefault="00BA560D" w:rsidP="00537CF3">
            <w:pPr>
              <w:pStyle w:val="BangBody"/>
              <w:rPr>
                <w:ins w:id="12116" w:author="The Si Tran" w:date="2012-12-16T09:55:00Z"/>
                <w:sz w:val="26"/>
                <w:szCs w:val="26"/>
              </w:rPr>
            </w:pPr>
            <w:ins w:id="12117"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2118" w:author="The Si Tran" w:date="2012-12-16T09:55:00Z"/>
                <w:szCs w:val="26"/>
              </w:rPr>
            </w:pPr>
          </w:p>
        </w:tc>
        <w:tc>
          <w:tcPr>
            <w:tcW w:w="257" w:type="dxa"/>
          </w:tcPr>
          <w:p w14:paraId="7E3C3744" w14:textId="77777777" w:rsidR="00BA560D" w:rsidRPr="00BA560D" w:rsidRDefault="00BA560D" w:rsidP="00537CF3">
            <w:pPr>
              <w:pStyle w:val="BangBody"/>
              <w:rPr>
                <w:ins w:id="12119"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2120" w:author="The Si Tran" w:date="2012-12-16T09:55:00Z"/>
                <w:sz w:val="26"/>
                <w:szCs w:val="26"/>
              </w:rPr>
            </w:pPr>
            <w:ins w:id="12121"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2122" w:author="The Si Tran" w:date="2012-12-16T09:55:00Z"/>
        </w:trPr>
        <w:tc>
          <w:tcPr>
            <w:tcW w:w="1833" w:type="dxa"/>
            <w:shd w:val="clear" w:color="auto" w:fill="auto"/>
            <w:noWrap/>
            <w:vAlign w:val="bottom"/>
          </w:tcPr>
          <w:p w14:paraId="571CC6FD" w14:textId="366A0153" w:rsidR="00BA560D" w:rsidRDefault="00BA560D" w:rsidP="00537CF3">
            <w:pPr>
              <w:pStyle w:val="BangBody"/>
              <w:rPr>
                <w:ins w:id="12123" w:author="The Si Tran" w:date="2012-12-16T09:55:00Z"/>
                <w:sz w:val="26"/>
                <w:szCs w:val="26"/>
              </w:rPr>
            </w:pPr>
            <w:ins w:id="12124"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2125" w:author="The Si Tran" w:date="2012-12-16T09:55:00Z"/>
                <w:szCs w:val="26"/>
              </w:rPr>
            </w:pPr>
          </w:p>
        </w:tc>
        <w:tc>
          <w:tcPr>
            <w:tcW w:w="257" w:type="dxa"/>
          </w:tcPr>
          <w:p w14:paraId="64CD5359" w14:textId="77777777" w:rsidR="00BA560D" w:rsidRPr="00BA560D" w:rsidRDefault="00BA560D" w:rsidP="00537CF3">
            <w:pPr>
              <w:pStyle w:val="BangBody"/>
              <w:rPr>
                <w:ins w:id="12126"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2127" w:author="The Si Tran" w:date="2012-12-16T09:55:00Z"/>
                <w:sz w:val="26"/>
                <w:szCs w:val="26"/>
              </w:rPr>
            </w:pPr>
            <w:ins w:id="12128"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2129" w:author="The Si Tran" w:date="2012-12-16T09:55:00Z"/>
        </w:trPr>
        <w:tc>
          <w:tcPr>
            <w:tcW w:w="1833" w:type="dxa"/>
            <w:shd w:val="clear" w:color="auto" w:fill="auto"/>
            <w:noWrap/>
            <w:vAlign w:val="bottom"/>
          </w:tcPr>
          <w:p w14:paraId="298A19B9" w14:textId="216804F7" w:rsidR="00BA560D" w:rsidRDefault="00BA560D" w:rsidP="00537CF3">
            <w:pPr>
              <w:pStyle w:val="BangBody"/>
              <w:rPr>
                <w:ins w:id="12130" w:author="The Si Tran" w:date="2012-12-16T09:55:00Z"/>
                <w:sz w:val="26"/>
                <w:szCs w:val="26"/>
              </w:rPr>
            </w:pPr>
            <w:ins w:id="12131"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2132" w:author="The Si Tran" w:date="2012-12-16T09:55:00Z"/>
                <w:szCs w:val="26"/>
              </w:rPr>
            </w:pPr>
          </w:p>
        </w:tc>
        <w:tc>
          <w:tcPr>
            <w:tcW w:w="257" w:type="dxa"/>
          </w:tcPr>
          <w:p w14:paraId="33089981" w14:textId="77777777" w:rsidR="00BA560D" w:rsidRPr="00BA560D" w:rsidRDefault="00BA560D" w:rsidP="00537CF3">
            <w:pPr>
              <w:pStyle w:val="BangBody"/>
              <w:rPr>
                <w:ins w:id="12133"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2134" w:author="The Si Tran" w:date="2012-12-16T09:55:00Z"/>
                <w:sz w:val="26"/>
                <w:szCs w:val="26"/>
              </w:rPr>
            </w:pPr>
            <w:ins w:id="12135"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2136" w:author="The Si Tran" w:date="2012-12-16T09:55:00Z"/>
        </w:trPr>
        <w:tc>
          <w:tcPr>
            <w:tcW w:w="1833" w:type="dxa"/>
            <w:shd w:val="clear" w:color="auto" w:fill="auto"/>
            <w:noWrap/>
            <w:vAlign w:val="bottom"/>
          </w:tcPr>
          <w:p w14:paraId="18EADF0C" w14:textId="5628C874" w:rsidR="00BA560D" w:rsidRDefault="00BA560D" w:rsidP="00537CF3">
            <w:pPr>
              <w:pStyle w:val="BangBody"/>
              <w:rPr>
                <w:ins w:id="12137" w:author="The Si Tran" w:date="2012-12-16T09:55:00Z"/>
                <w:sz w:val="26"/>
                <w:szCs w:val="26"/>
              </w:rPr>
            </w:pPr>
            <w:ins w:id="12138"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2139" w:author="The Si Tran" w:date="2012-12-16T09:55:00Z"/>
                <w:szCs w:val="26"/>
              </w:rPr>
            </w:pPr>
          </w:p>
        </w:tc>
        <w:tc>
          <w:tcPr>
            <w:tcW w:w="257" w:type="dxa"/>
          </w:tcPr>
          <w:p w14:paraId="6FDE0BD3" w14:textId="77777777" w:rsidR="00BA560D" w:rsidRPr="00BA560D" w:rsidRDefault="00BA560D" w:rsidP="00537CF3">
            <w:pPr>
              <w:pStyle w:val="BangBody"/>
              <w:rPr>
                <w:ins w:id="12140"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2141" w:author="The Si Tran" w:date="2012-12-16T09:55:00Z"/>
                <w:sz w:val="26"/>
                <w:szCs w:val="26"/>
              </w:rPr>
            </w:pPr>
            <w:ins w:id="12142" w:author="The Si Tran" w:date="2012-12-16T09:57:00Z">
              <w:r w:rsidRPr="00BA560D">
                <w:rPr>
                  <w:sz w:val="26"/>
                  <w:szCs w:val="26"/>
                </w:rPr>
                <w:t>sum square error</w:t>
              </w:r>
            </w:ins>
          </w:p>
        </w:tc>
      </w:tr>
    </w:tbl>
    <w:p w14:paraId="6FCD92AE" w14:textId="77777777" w:rsidR="003D6C9F" w:rsidRDefault="003D6C9F">
      <w:pPr>
        <w:rPr>
          <w:ins w:id="12143" w:author="The Si Tran" w:date="2012-12-16T09:47:00Z"/>
          <w:rPrChange w:id="12144" w:author="The Si Tran" w:date="2012-12-16T09:48:00Z">
            <w:rPr>
              <w:ins w:id="12145" w:author="The Si Tran" w:date="2012-12-16T09:47:00Z"/>
            </w:rPr>
          </w:rPrChange>
        </w:rPr>
        <w:sectPr w:rsidR="003D6C9F" w:rsidSect="00071995">
          <w:footerReference w:type="default" r:id="rId339"/>
          <w:pgSz w:w="12240" w:h="15840"/>
          <w:pgMar w:top="1440" w:right="1440" w:bottom="1440" w:left="1260" w:header="720" w:footer="720" w:gutter="0"/>
          <w:pgNumType w:start="1"/>
          <w:cols w:space="720"/>
          <w:docGrid w:linePitch="360"/>
        </w:sectPr>
        <w:pPrChange w:id="12152" w:author="The Si Tran" w:date="2012-12-16T09:48:00Z">
          <w:pPr>
            <w:pStyle w:val="Heading1"/>
            <w:numPr>
              <w:numId w:val="0"/>
            </w:numPr>
            <w:ind w:left="0" w:firstLine="0"/>
          </w:pPr>
        </w:pPrChange>
      </w:pPr>
    </w:p>
    <w:p w14:paraId="2C84C67C" w14:textId="4E4FCDC7" w:rsidR="004B145B" w:rsidRPr="00BE2D8B" w:rsidDel="00D22ECB" w:rsidRDefault="00C64004">
      <w:pPr>
        <w:pStyle w:val="Heading1"/>
        <w:numPr>
          <w:ilvl w:val="0"/>
          <w:numId w:val="0"/>
        </w:numPr>
        <w:ind w:left="360"/>
        <w:rPr>
          <w:ins w:id="12153" w:author="The Si Tran" w:date="2012-12-11T06:25:00Z"/>
          <w:del w:id="12154" w:author="superchickend" w:date="2012-12-16T15:00:00Z"/>
        </w:rPr>
        <w:pPrChange w:id="12155" w:author="The Si Tran" w:date="2012-12-11T06:25:00Z">
          <w:pPr/>
        </w:pPrChange>
      </w:pPr>
      <w:bookmarkStart w:id="12156" w:name="_Toc343711272"/>
      <w:ins w:id="12157" w:author="The Si Tran" w:date="2012-12-11T06:18:00Z">
        <w:r w:rsidRPr="00BE2D8B">
          <w:lastRenderedPageBreak/>
          <w:t xml:space="preserve">PHỤ LỤC </w:t>
        </w:r>
        <w:r w:rsidR="00BF6BDF" w:rsidRPr="00BE2D8B">
          <w:t>C</w:t>
        </w:r>
      </w:ins>
      <w:bookmarkEnd w:id="12156"/>
    </w:p>
    <w:p w14:paraId="7CBF589D" w14:textId="4F1D34BC" w:rsidR="00C64004" w:rsidRPr="00BE2D8B" w:rsidRDefault="00D22ECB">
      <w:pPr>
        <w:pStyle w:val="Heading1"/>
        <w:numPr>
          <w:ilvl w:val="0"/>
          <w:numId w:val="0"/>
        </w:numPr>
        <w:ind w:left="360"/>
        <w:rPr>
          <w:ins w:id="12158" w:author="The Si Tran" w:date="2012-12-11T06:20:00Z"/>
          <w:b w:val="0"/>
          <w:rPrChange w:id="12159" w:author="The Si Tran" w:date="2012-12-11T06:25:00Z">
            <w:rPr>
              <w:ins w:id="12160" w:author="The Si Tran" w:date="2012-12-11T06:20:00Z"/>
              <w:b/>
              <w:szCs w:val="26"/>
            </w:rPr>
          </w:rPrChange>
        </w:rPr>
        <w:pPrChange w:id="12161" w:author="The Si Tran" w:date="2012-12-11T06:25:00Z">
          <w:pPr/>
        </w:pPrChange>
      </w:pPr>
      <w:ins w:id="12162" w:author="superchickend" w:date="2012-12-16T15:00:00Z">
        <w:r w:rsidRPr="00BE2D8B">
          <w:t xml:space="preserve">    </w:t>
        </w:r>
      </w:ins>
      <w:bookmarkStart w:id="12163" w:name="_Toc343461332"/>
      <w:bookmarkStart w:id="12164" w:name="_Toc343711273"/>
      <w:ins w:id="12165" w:author="The Si Tran" w:date="2012-12-11T06:18:00Z">
        <w:r w:rsidR="000920C5" w:rsidRPr="00BE2D8B">
          <w:t>H</w:t>
        </w:r>
      </w:ins>
      <w:ins w:id="12166" w:author="The Si Tran" w:date="2012-12-11T06:19:00Z">
        <w:r w:rsidR="000920C5" w:rsidRPr="00BE2D8B">
          <w:t>ướng dẫn sử dụng chương trình</w:t>
        </w:r>
      </w:ins>
      <w:bookmarkEnd w:id="12163"/>
      <w:bookmarkEnd w:id="12164"/>
    </w:p>
    <w:p w14:paraId="53B76982" w14:textId="7892115F" w:rsidR="00A33636" w:rsidRPr="0074010E" w:rsidRDefault="00A33636">
      <w:pPr>
        <w:pStyle w:val="NoFormat"/>
        <w:numPr>
          <w:ilvl w:val="0"/>
          <w:numId w:val="69"/>
        </w:numPr>
        <w:rPr>
          <w:ins w:id="12167" w:author="The Si Tran" w:date="2012-12-11T06:26:00Z"/>
          <w:rFonts w:cs="Arial"/>
          <w:b/>
          <w:bCs/>
          <w:iCs/>
          <w:sz w:val="28"/>
          <w:szCs w:val="28"/>
          <w:rPrChange w:id="12168" w:author="The Si Tran" w:date="2012-12-11T06:26:00Z">
            <w:rPr>
              <w:ins w:id="12169" w:author="The Si Tran" w:date="2012-12-11T06:26:00Z"/>
              <w:rFonts w:ascii="Times New Roman" w:hAnsi="Times New Roman"/>
            </w:rPr>
          </w:rPrChange>
        </w:rPr>
        <w:pPrChange w:id="12170" w:author="The Si Tran" w:date="2012-12-11T07:03:00Z">
          <w:pPr>
            <w:pStyle w:val="ListParagraph"/>
            <w:numPr>
              <w:numId w:val="40"/>
            </w:numPr>
            <w:spacing w:after="160" w:line="259" w:lineRule="auto"/>
            <w:ind w:hanging="360"/>
          </w:pPr>
        </w:pPrChange>
      </w:pPr>
      <w:ins w:id="12171" w:author="The Si Tran" w:date="2012-12-11T06:26:00Z">
        <w:r w:rsidRPr="0074010E">
          <w:rPr>
            <w:b/>
          </w:rPr>
          <w:t>Xây dựng mô hình SARIMA</w:t>
        </w:r>
      </w:ins>
    </w:p>
    <w:p w14:paraId="3E577E69" w14:textId="77777777" w:rsidR="00A33636" w:rsidRPr="00941798" w:rsidRDefault="00A33636">
      <w:pPr>
        <w:pStyle w:val="Caption"/>
        <w:rPr>
          <w:ins w:id="12172" w:author="The Si Tran" w:date="2012-12-11T06:20:00Z"/>
        </w:rPr>
        <w:pPrChange w:id="12173"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2174" w:author="The Si Tran" w:date="2012-12-11T06:28:00Z"/>
          <w:rFonts w:ascii="Times New Roman" w:hAnsi="Times New Roman"/>
        </w:rPr>
        <w:pPrChange w:id="12175" w:author="The Si Tran" w:date="2012-12-11T06:29:00Z">
          <w:pPr>
            <w:pStyle w:val="ListParagraph"/>
          </w:pPr>
        </w:pPrChange>
      </w:pPr>
      <w:ins w:id="12176" w:author="The Si Tran" w:date="2012-12-11T06:20:00Z">
        <w:r w:rsidRPr="001B545C">
          <w:rPr>
            <w:rFonts w:ascii="Times New Roman" w:hAnsi="Times New Roman"/>
            <w:noProof/>
            <w:rPrChange w:id="12177" w:author="Unknown">
              <w:rPr>
                <w:noProof/>
              </w:rPr>
            </w:rPrChange>
          </w:rPr>
          <w:drawing>
            <wp:inline distT="0" distB="0" distL="0" distR="0" wp14:anchorId="066BD0F2" wp14:editId="69435971">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943600" cy="3350895"/>
                      </a:xfrm>
                      <a:prstGeom prst="rect">
                        <a:avLst/>
                      </a:prstGeom>
                    </pic:spPr>
                  </pic:pic>
                </a:graphicData>
              </a:graphic>
            </wp:inline>
          </w:drawing>
        </w:r>
      </w:ins>
    </w:p>
    <w:p w14:paraId="4144EEE1" w14:textId="6E57887E" w:rsidR="00B20D96" w:rsidRDefault="003D6C9F">
      <w:pPr>
        <w:pStyle w:val="ListParagraph"/>
        <w:jc w:val="center"/>
        <w:rPr>
          <w:rFonts w:ascii="Times New Roman" w:hAnsi="Times New Roman"/>
          <w:sz w:val="26"/>
          <w:szCs w:val="26"/>
        </w:rPr>
        <w:pPrChange w:id="12178" w:author="The Si Tran" w:date="2012-12-11T06:28:00Z">
          <w:pPr>
            <w:pStyle w:val="ListParagraph"/>
          </w:pPr>
        </w:pPrChange>
      </w:pPr>
      <w:r>
        <w:rPr>
          <w:rFonts w:ascii="Times New Roman" w:hAnsi="Times New Roman"/>
          <w:sz w:val="26"/>
          <w:szCs w:val="26"/>
        </w:rPr>
        <w:t xml:space="preserve">Hình C.1: </w:t>
      </w:r>
      <w:ins w:id="12179" w:author="The Si Tran" w:date="2012-12-11T06:30:00Z">
        <w:r w:rsidR="00B20D96" w:rsidRPr="00E64586">
          <w:rPr>
            <w:rFonts w:ascii="Times New Roman" w:hAnsi="Times New Roman"/>
            <w:sz w:val="26"/>
            <w:szCs w:val="26"/>
            <w:rPrChange w:id="12180" w:author="The Si Tran" w:date="2012-12-11T06:31:00Z">
              <w:rPr>
                <w:rFonts w:ascii="Times New Roman" w:hAnsi="Times New Roman"/>
              </w:rPr>
            </w:rPrChange>
          </w:rPr>
          <w:t>Giao diện chính của mô hình SARIMA</w:t>
        </w:r>
      </w:ins>
    </w:p>
    <w:p w14:paraId="42ED5701" w14:textId="77777777" w:rsidR="00D945B7" w:rsidRDefault="00D945B7" w:rsidP="00D945B7">
      <w:pPr>
        <w:pStyle w:val="ListParagraph"/>
        <w:jc w:val="center"/>
        <w:rPr>
          <w:rFonts w:ascii="Times New Roman" w:hAnsi="Times New Roman"/>
          <w:sz w:val="26"/>
          <w:szCs w:val="26"/>
        </w:rPr>
      </w:pPr>
      <w:bookmarkStart w:id="12181" w:name="_GoBack"/>
      <w:bookmarkEnd w:id="12181"/>
    </w:p>
    <w:p w14:paraId="2F1C452F" w14:textId="6A96D5D7" w:rsidR="003D6C9F" w:rsidRPr="003D6C9F" w:rsidRDefault="003D6C9F" w:rsidP="003D6C9F">
      <w:pPr>
        <w:pStyle w:val="ListParagraph"/>
        <w:jc w:val="both"/>
        <w:rPr>
          <w:ins w:id="12182" w:author="The Si Tran" w:date="2012-12-11T06:27:00Z"/>
          <w:rFonts w:ascii="Times New Roman" w:hAnsi="Times New Roman"/>
          <w:sz w:val="26"/>
          <w:szCs w:val="26"/>
          <w:rPrChange w:id="12183" w:author="The Si Tran" w:date="2012-12-11T06:31:00Z">
            <w:rPr>
              <w:ins w:id="12184" w:author="The Si Tran" w:date="2012-12-11T06:27:00Z"/>
              <w:rFonts w:ascii="Times New Roman" w:hAnsi="Times New Roman"/>
            </w:rPr>
          </w:rPrChange>
        </w:rPr>
      </w:pPr>
      <w:r w:rsidRPr="003D6C9F">
        <w:rPr>
          <w:rFonts w:ascii="Times New Roman" w:hAnsi="Times New Roman"/>
          <w:sz w:val="26"/>
          <w:szCs w:val="26"/>
        </w:rPr>
        <w:t xml:space="preserve">Thông qua giao diện này, ta có thể chọn dữ liệu để xây dựng mô hình và xem tính chất của dữ liệu qua các đồ thị: đồ thị dữ liệu </w:t>
      </w:r>
      <w:proofErr w:type="gramStart"/>
      <w:r w:rsidRPr="003D6C9F">
        <w:rPr>
          <w:rFonts w:ascii="Times New Roman" w:hAnsi="Times New Roman"/>
          <w:sz w:val="26"/>
          <w:szCs w:val="26"/>
        </w:rPr>
        <w:t>theo</w:t>
      </w:r>
      <w:proofErr w:type="gramEnd"/>
      <w:r w:rsidRPr="003D6C9F">
        <w:rPr>
          <w:rFonts w:ascii="Times New Roman" w:hAnsi="Times New Roman"/>
          <w:sz w:val="26"/>
          <w:szCs w:val="26"/>
        </w:rPr>
        <w:t xml:space="preserve"> thời gian, hệ số tự tương quan theo độ trễ, hệ số tự tương quan riêng phần theo độ trễ. Ta có thể chọn chế độ xây dựng mô hình tự chọn hay tự động.</w:t>
      </w:r>
    </w:p>
    <w:p w14:paraId="0C8D11B2" w14:textId="587D9769" w:rsidR="00A33636" w:rsidRDefault="00A33636">
      <w:pPr>
        <w:pStyle w:val="Caption"/>
        <w:numPr>
          <w:ilvl w:val="0"/>
          <w:numId w:val="41"/>
        </w:numPr>
        <w:rPr>
          <w:ins w:id="12185" w:author="The Si Tran" w:date="2012-12-11T06:31:00Z"/>
          <w:sz w:val="26"/>
          <w:szCs w:val="26"/>
        </w:rPr>
        <w:pPrChange w:id="12186" w:author="The Si Tran" w:date="2012-12-11T06:27:00Z">
          <w:pPr>
            <w:pStyle w:val="ListParagraph"/>
          </w:pPr>
        </w:pPrChange>
      </w:pPr>
      <w:bookmarkStart w:id="12187" w:name="_Toc343029971"/>
      <w:ins w:id="12188" w:author="The Si Tran" w:date="2012-12-11T06:27:00Z">
        <w:r w:rsidRPr="00A33636">
          <w:rPr>
            <w:b w:val="0"/>
            <w:sz w:val="26"/>
            <w:szCs w:val="26"/>
            <w:rPrChange w:id="12189" w:author="The Si Tran" w:date="2012-12-11T06:27:00Z">
              <w:rPr/>
            </w:rPrChange>
          </w:rPr>
          <w:t>Chọn tập dữ liệu</w:t>
        </w:r>
      </w:ins>
      <w:bookmarkEnd w:id="12187"/>
    </w:p>
    <w:p w14:paraId="1AEC98FB" w14:textId="77777777" w:rsidR="00142ADD" w:rsidRPr="008E61D1" w:rsidRDefault="00911202">
      <w:pPr>
        <w:rPr>
          <w:ins w:id="12190" w:author="The Si Tran" w:date="2012-12-11T06:20:00Z"/>
        </w:rPr>
        <w:pPrChange w:id="12191" w:author="The Si Tran" w:date="2012-12-11T06:31:00Z">
          <w:pPr>
            <w:pStyle w:val="ListParagraph"/>
          </w:pPr>
        </w:pPrChange>
      </w:pPr>
      <w:ins w:id="12192" w:author="The Si Tran" w:date="2012-12-11T06:34:00Z">
        <w:r w:rsidRPr="00941798">
          <w:rPr>
            <w:noProof/>
            <w:rPrChange w:id="12193" w:author="Unknown">
              <w:rPr>
                <w:noProof/>
              </w:rPr>
            </w:rPrChange>
          </w:rPr>
          <w:lastRenderedPageBreak/>
          <mc:AlternateContent>
            <mc:Choice Requires="wps">
              <w:drawing>
                <wp:anchor distT="0" distB="0" distL="114300" distR="114300" simplePos="0" relativeHeight="251676160" behindDoc="0" locked="0" layoutInCell="1" allowOverlap="1" wp14:anchorId="1192725A" wp14:editId="57CB3CAF">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3D6C9F" w:rsidRDefault="003D6C9F">
                              <w:pPr>
                                <w:pStyle w:val="EquationIndex"/>
                                <w:pPrChange w:id="12194" w:author="The Si Tran" w:date="2012-12-16T10:41:00Z">
                                  <w:pPr>
                                    <w:spacing w:before="0" w:line="240" w:lineRule="auto"/>
                                  </w:pPr>
                                </w:pPrChange>
                              </w:pPr>
                              <w:ins w:id="12195" w:author="The Si Tran" w:date="2012-12-11T06:34:00Z">
                                <w:r>
                                  <w:t>Chọn</w:t>
                                </w:r>
                              </w:ins>
                              <w:ins w:id="12196" w:author="The Si Tran" w:date="2012-12-16T10:41:00Z">
                                <w:r>
                                  <w:t xml:space="preserve"> </w:t>
                                </w:r>
                              </w:ins>
                              <w:ins w:id="12197"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3D6C9F" w:rsidRDefault="003D6C9F">
                        <w:pPr>
                          <w:pStyle w:val="EquationIndex"/>
                          <w:pPrChange w:id="12198" w:author="The Si Tran" w:date="2012-12-16T10:41:00Z">
                            <w:pPr>
                              <w:spacing w:before="0" w:line="240" w:lineRule="auto"/>
                            </w:pPr>
                          </w:pPrChange>
                        </w:pPr>
                        <w:ins w:id="12199" w:author="The Si Tran" w:date="2012-12-11T06:34:00Z">
                          <w:r>
                            <w:t>Chọn</w:t>
                          </w:r>
                        </w:ins>
                        <w:ins w:id="12200" w:author="The Si Tran" w:date="2012-12-16T10:41:00Z">
                          <w:r>
                            <w:t xml:space="preserve"> </w:t>
                          </w:r>
                        </w:ins>
                        <w:ins w:id="12201" w:author="The Si Tran" w:date="2012-12-11T06:34:00Z">
                          <w:r>
                            <w:t>dữ liệu</w:t>
                          </w:r>
                        </w:ins>
                      </w:p>
                    </w:txbxContent>
                  </v:textbox>
                </v:shape>
              </w:pict>
            </mc:Fallback>
          </mc:AlternateContent>
        </w:r>
        <w:r>
          <w:rPr>
            <w:noProof/>
            <w:rPrChange w:id="12202" w:author="Unknown">
              <w:rPr>
                <w:noProof/>
              </w:rPr>
            </w:rPrChange>
          </w:rPr>
          <mc:AlternateContent>
            <mc:Choice Requires="wps">
              <w:drawing>
                <wp:anchor distT="0" distB="0" distL="114300" distR="114300" simplePos="0" relativeHeight="251675136" behindDoc="0" locked="0" layoutInCell="1" allowOverlap="1" wp14:anchorId="4F21588D" wp14:editId="2AE3F059">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3D6C9F" w:rsidRDefault="003D6C9F">
                              <w:pPr>
                                <w:pStyle w:val="EquationIndex"/>
                                <w:pPrChange w:id="12203" w:author="The Si Tran" w:date="2012-12-16T10:41:00Z">
                                  <w:pPr>
                                    <w:spacing w:before="0" w:line="240" w:lineRule="auto"/>
                                  </w:pPr>
                                </w:pPrChange>
                              </w:pPr>
                              <w:ins w:id="12204"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3D6C9F" w:rsidRDefault="003D6C9F">
                        <w:pPr>
                          <w:pStyle w:val="EquationIndex"/>
                          <w:pPrChange w:id="12205" w:author="The Si Tran" w:date="2012-12-16T10:41:00Z">
                            <w:pPr>
                              <w:spacing w:before="0" w:line="240" w:lineRule="auto"/>
                            </w:pPr>
                          </w:pPrChange>
                        </w:pPr>
                        <w:ins w:id="12206" w:author="The Si Tran" w:date="2012-12-11T06:35:00Z">
                          <w:r>
                            <w:t>Thông tin dữ liệu</w:t>
                          </w:r>
                        </w:ins>
                      </w:p>
                    </w:txbxContent>
                  </v:textbox>
                </v:shape>
              </w:pict>
            </mc:Fallback>
          </mc:AlternateContent>
        </w:r>
      </w:ins>
      <w:ins w:id="12207" w:author="The Si Tran" w:date="2012-12-11T06:33:00Z">
        <w:r w:rsidR="00B737B9">
          <w:rPr>
            <w:noProof/>
            <w:rPrChange w:id="12208" w:author="Unknown">
              <w:rPr>
                <w:noProof/>
              </w:rPr>
            </w:rPrChange>
          </w:rPr>
          <mc:AlternateContent>
            <mc:Choice Requires="wps">
              <w:drawing>
                <wp:anchor distT="0" distB="0" distL="114300" distR="114300" simplePos="0" relativeHeight="251674112" behindDoc="0" locked="0" layoutInCell="1" allowOverlap="1" wp14:anchorId="6B2B2353" wp14:editId="058859F5">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3D6C9F" w:rsidRDefault="003D6C9F">
                              <w:pPr>
                                <w:pStyle w:val="EquationIndex"/>
                                <w:pPrChange w:id="12209" w:author="The Si Tran" w:date="2012-12-16T10:41:00Z">
                                  <w:pPr>
                                    <w:spacing w:before="0" w:line="240" w:lineRule="auto"/>
                                  </w:pPr>
                                </w:pPrChange>
                              </w:pPr>
                              <w:ins w:id="12210"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3D6C9F" w:rsidRDefault="003D6C9F">
                        <w:pPr>
                          <w:pStyle w:val="EquationIndex"/>
                          <w:pPrChange w:id="12211" w:author="The Si Tran" w:date="2012-12-16T10:41:00Z">
                            <w:pPr>
                              <w:spacing w:before="0" w:line="240" w:lineRule="auto"/>
                            </w:pPr>
                          </w:pPrChange>
                        </w:pPr>
                        <w:ins w:id="12212" w:author="The Si Tran" w:date="2012-12-11T06:33:00Z">
                          <w:r>
                            <w:t>Chọn tập tin dữ liệu</w:t>
                          </w:r>
                        </w:ins>
                      </w:p>
                    </w:txbxContent>
                  </v:textbox>
                </v:shape>
              </w:pict>
            </mc:Fallback>
          </mc:AlternateContent>
        </w:r>
      </w:ins>
      <w:ins w:id="12213" w:author="The Si Tran" w:date="2012-12-11T06:32:00Z">
        <w:r w:rsidR="00B737B9">
          <w:rPr>
            <w:noProof/>
            <w:rPrChange w:id="12214" w:author="Unknown">
              <w:rPr>
                <w:noProof/>
              </w:rPr>
            </w:rPrChange>
          </w:rPr>
          <mc:AlternateContent>
            <mc:Choice Requires="wps">
              <w:drawing>
                <wp:anchor distT="0" distB="0" distL="114300" distR="114300" simplePos="0" relativeHeight="251673088" behindDoc="0" locked="0" layoutInCell="1" allowOverlap="1" wp14:anchorId="51664591" wp14:editId="5AEFB464">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CA499" id="Straight Connector 158"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2215" w:author="Unknown">
              <w:rPr>
                <w:noProof/>
              </w:rPr>
            </w:rPrChange>
          </w:rPr>
          <mc:AlternateContent>
            <mc:Choice Requires="wps">
              <w:drawing>
                <wp:anchor distT="0" distB="0" distL="114300" distR="114300" simplePos="0" relativeHeight="251636224" behindDoc="0" locked="0" layoutInCell="1" allowOverlap="1" wp14:anchorId="00FEE6EF" wp14:editId="38E8367F">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DC3B6" id="Straight Connector 157"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2216" w:author="Unknown">
              <w:rPr>
                <w:noProof/>
              </w:rPr>
            </w:rPrChange>
          </w:rPr>
          <mc:AlternateContent>
            <mc:Choice Requires="wps">
              <w:drawing>
                <wp:anchor distT="0" distB="0" distL="114300" distR="114300" simplePos="0" relativeHeight="251635200" behindDoc="0" locked="0" layoutInCell="1" allowOverlap="1" wp14:anchorId="43350F25" wp14:editId="3F7F7BA1">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6FA13" id="Straight Connector 156"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2217" w:author="The Si Tran" w:date="2012-12-11T06:31:00Z">
        <w:r w:rsidR="00B737B9">
          <w:rPr>
            <w:noProof/>
            <w:rPrChange w:id="12218" w:author="Unknown">
              <w:rPr>
                <w:noProof/>
              </w:rPr>
            </w:rPrChange>
          </w:rPr>
          <mc:AlternateContent>
            <mc:Choice Requires="wps">
              <w:drawing>
                <wp:anchor distT="0" distB="0" distL="114300" distR="114300" simplePos="0" relativeHeight="251632128" behindDoc="0" locked="0" layoutInCell="1" allowOverlap="1" wp14:anchorId="4B2D0E99" wp14:editId="18B6B2FF">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7A72C" id="Straight Connector 15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2219" w:author="Unknown">
              <w:rPr>
                <w:noProof/>
              </w:rPr>
            </w:rPrChange>
          </w:rPr>
          <mc:AlternateContent>
            <mc:Choice Requires="wps">
              <w:drawing>
                <wp:anchor distT="0" distB="0" distL="114300" distR="114300" simplePos="0" relativeHeight="251633152" behindDoc="0" locked="0" layoutInCell="1" allowOverlap="1" wp14:anchorId="03A6DB0A" wp14:editId="33FD9C81">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C4075" id="Straight Connector 154"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2220" w:author="Unknown">
              <w:rPr>
                <w:noProof/>
              </w:rPr>
            </w:rPrChange>
          </w:rPr>
          <w:drawing>
            <wp:inline distT="0" distB="0" distL="0" distR="0" wp14:anchorId="7B62F606" wp14:editId="2369DFB9">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2221" w:author="The Si Tran" w:date="2012-12-11T06:29:00Z"/>
          <w:rFonts w:ascii="Times New Roman" w:hAnsi="Times New Roman"/>
          <w:sz w:val="26"/>
          <w:szCs w:val="26"/>
        </w:rPr>
      </w:pPr>
      <w:ins w:id="12222" w:author="The Si Tran" w:date="2012-12-11T06:20:00Z">
        <w:r w:rsidRPr="00B20D96">
          <w:rPr>
            <w:rFonts w:ascii="Times New Roman" w:hAnsi="Times New Roman"/>
            <w:sz w:val="26"/>
            <w:szCs w:val="26"/>
            <w:rPrChange w:id="12223" w:author="The Si Tran" w:date="2012-12-11T06:28:00Z">
              <w:rPr/>
            </w:rPrChange>
          </w:rPr>
          <w:t xml:space="preserve">Ta nhấp vào </w:t>
        </w:r>
      </w:ins>
      <w:ins w:id="12224" w:author="The Si Tran" w:date="2012-12-11T06:27:00Z">
        <w:r w:rsidR="00A33636" w:rsidRPr="00B20D96">
          <w:rPr>
            <w:rFonts w:ascii="Times New Roman" w:hAnsi="Times New Roman"/>
            <w:sz w:val="26"/>
            <w:szCs w:val="26"/>
            <w:rPrChange w:id="12225" w:author="The Si Tran" w:date="2012-12-11T06:28:00Z">
              <w:rPr>
                <w:rFonts w:ascii="Times New Roman" w:hAnsi="Times New Roman"/>
              </w:rPr>
            </w:rPrChange>
          </w:rPr>
          <w:t>nút</w:t>
        </w:r>
      </w:ins>
      <w:ins w:id="12226" w:author="The Si Tran" w:date="2012-12-11T06:20:00Z">
        <w:r w:rsidRPr="00B20D96">
          <w:rPr>
            <w:rFonts w:ascii="Times New Roman" w:hAnsi="Times New Roman"/>
            <w:sz w:val="26"/>
            <w:szCs w:val="26"/>
            <w:rPrChange w:id="12227"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Fonts w:ascii="Times New Roman" w:hAnsi="Times New Roman"/>
            <w:sz w:val="26"/>
            <w:szCs w:val="26"/>
            <w:rPrChange w:id="12228" w:author="The Si Tran" w:date="2012-12-11T06:28:00Z">
              <w:rPr/>
            </w:rPrChange>
          </w:rPr>
          <w:t>theo</w:t>
        </w:r>
        <w:proofErr w:type="gramEnd"/>
        <w:r w:rsidRPr="00B20D96">
          <w:rPr>
            <w:rFonts w:ascii="Times New Roman" w:hAnsi="Times New Roman"/>
            <w:sz w:val="26"/>
            <w:szCs w:val="26"/>
            <w:rPrChange w:id="12229" w:author="The Si Tran" w:date="2012-12-11T06:28:00Z">
              <w:rPr/>
            </w:rPrChange>
          </w:rPr>
          <w:t xml:space="preserve"> thời gian.</w:t>
        </w:r>
      </w:ins>
    </w:p>
    <w:p w14:paraId="2F144CDE" w14:textId="77777777" w:rsidR="00B20D96" w:rsidRPr="00B20D96" w:rsidRDefault="00B20D96">
      <w:pPr>
        <w:pStyle w:val="ListParagraph"/>
        <w:spacing w:after="160" w:line="259" w:lineRule="auto"/>
        <w:ind w:left="0" w:firstLine="0"/>
        <w:jc w:val="center"/>
        <w:rPr>
          <w:ins w:id="12230" w:author="The Si Tran" w:date="2012-12-11T06:20:00Z"/>
          <w:rFonts w:ascii="Times New Roman" w:hAnsi="Times New Roman"/>
          <w:sz w:val="26"/>
          <w:szCs w:val="26"/>
          <w:rPrChange w:id="12231" w:author="The Si Tran" w:date="2012-12-11T06:28:00Z">
            <w:rPr>
              <w:ins w:id="12232" w:author="The Si Tran" w:date="2012-12-11T06:20:00Z"/>
            </w:rPr>
          </w:rPrChange>
        </w:rPr>
        <w:pPrChange w:id="12233"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2234" w:author="The Si Tran" w:date="2012-12-11T06:36:00Z"/>
          <w:rFonts w:ascii="Times New Roman" w:hAnsi="Times New Roman"/>
        </w:rPr>
      </w:pPr>
      <w:ins w:id="12235" w:author="The Si Tran" w:date="2012-12-11T06:20:00Z">
        <w:r w:rsidRPr="001B545C">
          <w:rPr>
            <w:rFonts w:ascii="Times New Roman" w:hAnsi="Times New Roman"/>
            <w:noProof/>
            <w:rPrChange w:id="12236" w:author="Unknown">
              <w:rPr>
                <w:noProof/>
              </w:rPr>
            </w:rPrChange>
          </w:rPr>
          <w:drawing>
            <wp:inline distT="0" distB="0" distL="0" distR="0" wp14:anchorId="7A0D5060" wp14:editId="2FB89466">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2237" w:author="The Si Tran" w:date="2012-12-11T06:20:00Z"/>
          <w:rFonts w:ascii="Times New Roman" w:hAnsi="Times New Roman"/>
          <w:rPrChange w:id="12238" w:author="The Si Tran" w:date="2012-12-11T06:24:00Z">
            <w:rPr>
              <w:ins w:id="12239"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2240" w:author="The Si Tran" w:date="2012-12-11T06:20:00Z"/>
          <w:rFonts w:ascii="Times New Roman" w:hAnsi="Times New Roman"/>
          <w:sz w:val="26"/>
          <w:szCs w:val="26"/>
          <w:rPrChange w:id="12241" w:author="The Si Tran" w:date="2012-12-16T10:18:00Z">
            <w:rPr>
              <w:ins w:id="12242" w:author="The Si Tran" w:date="2012-12-11T06:20:00Z"/>
            </w:rPr>
          </w:rPrChange>
        </w:rPr>
      </w:pPr>
      <w:ins w:id="12243" w:author="The Si Tran" w:date="2012-12-11T06:20:00Z">
        <w:r w:rsidRPr="00F51D11">
          <w:rPr>
            <w:rFonts w:ascii="Times New Roman" w:hAnsi="Times New Roman"/>
            <w:sz w:val="26"/>
            <w:szCs w:val="26"/>
            <w:rPrChange w:id="12244"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2245" w:author="The Si Tran" w:date="2012-12-11T06:37:00Z"/>
          <w:sz w:val="26"/>
          <w:szCs w:val="26"/>
          <w:rPrChange w:id="12246" w:author="The Si Tran" w:date="2012-12-11T06:38:00Z">
            <w:rPr>
              <w:ins w:id="12247" w:author="The Si Tran" w:date="2012-12-11T06:37:00Z"/>
            </w:rPr>
          </w:rPrChange>
        </w:rPr>
        <w:pPrChange w:id="12248" w:author="The Si Tran" w:date="2012-12-11T06:38:00Z">
          <w:pPr>
            <w:pStyle w:val="ListParagraph"/>
            <w:numPr>
              <w:numId w:val="35"/>
            </w:numPr>
            <w:spacing w:after="160" w:line="259" w:lineRule="auto"/>
            <w:ind w:left="1080" w:hanging="360"/>
          </w:pPr>
        </w:pPrChange>
      </w:pPr>
      <w:bookmarkStart w:id="12249" w:name="_Toc343029972"/>
      <w:ins w:id="12250" w:author="The Si Tran" w:date="2012-12-11T06:38:00Z">
        <w:r w:rsidRPr="00554AC4">
          <w:rPr>
            <w:b w:val="0"/>
            <w:sz w:val="26"/>
            <w:szCs w:val="26"/>
            <w:rPrChange w:id="12251" w:author="The Si Tran" w:date="2012-12-11T06:38:00Z">
              <w:rPr/>
            </w:rPrChange>
          </w:rPr>
          <w:t>Phân tích tập dữ liệu qua đồ thị</w:t>
        </w:r>
      </w:ins>
      <w:bookmarkEnd w:id="12249"/>
    </w:p>
    <w:p w14:paraId="2D19A555" w14:textId="77777777" w:rsidR="00667F2E" w:rsidRPr="003E01A2" w:rsidRDefault="00667F2E" w:rsidP="00667F2E">
      <w:pPr>
        <w:pStyle w:val="ListParagraph"/>
        <w:numPr>
          <w:ilvl w:val="0"/>
          <w:numId w:val="36"/>
        </w:numPr>
        <w:spacing w:after="160" w:line="259" w:lineRule="auto"/>
        <w:rPr>
          <w:ins w:id="12252" w:author="The Si Tran" w:date="2012-12-11T06:20:00Z"/>
          <w:rFonts w:ascii="Times New Roman" w:hAnsi="Times New Roman"/>
          <w:sz w:val="26"/>
          <w:szCs w:val="26"/>
          <w:rPrChange w:id="12253" w:author="The Si Tran" w:date="2012-12-11T06:41:00Z">
            <w:rPr>
              <w:ins w:id="12254" w:author="The Si Tran" w:date="2012-12-11T06:20:00Z"/>
            </w:rPr>
          </w:rPrChange>
        </w:rPr>
      </w:pPr>
      <w:ins w:id="12255" w:author="The Si Tran" w:date="2012-12-11T06:20:00Z">
        <w:r w:rsidRPr="003E01A2">
          <w:rPr>
            <w:rFonts w:ascii="Times New Roman" w:hAnsi="Times New Roman"/>
            <w:sz w:val="26"/>
            <w:szCs w:val="26"/>
            <w:rPrChange w:id="12256" w:author="The Si Tran" w:date="2012-12-11T06:41:00Z">
              <w:rPr/>
            </w:rPrChange>
          </w:rPr>
          <w:t xml:space="preserve">Xem đồ thị chuỗi dữ liệu bằng cách chọn </w:t>
        </w:r>
      </w:ins>
      <w:ins w:id="12257" w:author="The Si Tran" w:date="2012-12-11T06:39:00Z">
        <w:r w:rsidR="00554AC4" w:rsidRPr="003E01A2">
          <w:rPr>
            <w:rFonts w:ascii="Times New Roman" w:hAnsi="Times New Roman"/>
            <w:sz w:val="26"/>
            <w:szCs w:val="26"/>
            <w:rPrChange w:id="12258" w:author="The Si Tran" w:date="2012-12-11T06:41:00Z">
              <w:rPr>
                <w:rFonts w:ascii="Times New Roman" w:hAnsi="Times New Roman"/>
              </w:rPr>
            </w:rPrChange>
          </w:rPr>
          <w:t>nút</w:t>
        </w:r>
      </w:ins>
      <w:ins w:id="12259" w:author="The Si Tran" w:date="2012-12-11T06:20:00Z">
        <w:r w:rsidRPr="003E01A2">
          <w:rPr>
            <w:rFonts w:ascii="Times New Roman" w:hAnsi="Times New Roman"/>
            <w:sz w:val="26"/>
            <w:szCs w:val="26"/>
            <w:rPrChange w:id="12260" w:author="The Si Tran" w:date="2012-12-11T06:41:00Z">
              <w:rPr/>
            </w:rPrChange>
          </w:rPr>
          <w:t xml:space="preserve"> [Plot]</w:t>
        </w:r>
      </w:ins>
    </w:p>
    <w:p w14:paraId="4BE86C4B" w14:textId="77777777" w:rsidR="00667F2E" w:rsidRPr="001B545C" w:rsidRDefault="00667F2E" w:rsidP="00667F2E">
      <w:pPr>
        <w:pStyle w:val="ListParagraph"/>
        <w:ind w:left="1440"/>
        <w:rPr>
          <w:ins w:id="12261" w:author="The Si Tran" w:date="2012-12-11T06:20:00Z"/>
          <w:rFonts w:ascii="Times New Roman" w:hAnsi="Times New Roman"/>
          <w:rPrChange w:id="12262" w:author="The Si Tran" w:date="2012-12-11T06:24:00Z">
            <w:rPr>
              <w:ins w:id="12263" w:author="The Si Tran" w:date="2012-12-11T06:20:00Z"/>
            </w:rPr>
          </w:rPrChange>
        </w:rPr>
      </w:pPr>
      <w:ins w:id="12264" w:author="The Si Tran" w:date="2012-12-11T06:20:00Z">
        <w:r w:rsidRPr="001B545C">
          <w:rPr>
            <w:rFonts w:ascii="Times New Roman" w:hAnsi="Times New Roman"/>
            <w:noProof/>
            <w:rPrChange w:id="12265" w:author="Unknown">
              <w:rPr>
                <w:noProof/>
              </w:rPr>
            </w:rPrChange>
          </w:rPr>
          <w:drawing>
            <wp:inline distT="0" distB="0" distL="0" distR="0" wp14:anchorId="5E272D5A" wp14:editId="5721DEE0">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2266" w:author="The Si Tran" w:date="2012-12-11T06:20:00Z"/>
          <w:rFonts w:ascii="Times New Roman" w:hAnsi="Times New Roman"/>
          <w:sz w:val="26"/>
          <w:szCs w:val="26"/>
          <w:rPrChange w:id="12267" w:author="The Si Tran" w:date="2012-12-11T06:41:00Z">
            <w:rPr>
              <w:ins w:id="12268" w:author="The Si Tran" w:date="2012-12-11T06:20:00Z"/>
            </w:rPr>
          </w:rPrChange>
        </w:rPr>
        <w:pPrChange w:id="12269" w:author="The Si Tran" w:date="2012-12-11T06:40:00Z">
          <w:pPr>
            <w:pStyle w:val="ListParagraph"/>
            <w:ind w:left="1440"/>
          </w:pPr>
        </w:pPrChange>
      </w:pPr>
      <w:ins w:id="12270" w:author="The Si Tran" w:date="2012-12-11T06:40:00Z">
        <w:r w:rsidRPr="003E01A2">
          <w:rPr>
            <w:rFonts w:ascii="Times New Roman" w:hAnsi="Times New Roman"/>
            <w:sz w:val="26"/>
            <w:szCs w:val="26"/>
            <w:rPrChange w:id="12271" w:author="The Si Tran" w:date="2012-12-11T06:41:00Z">
              <w:rPr>
                <w:rFonts w:ascii="Times New Roman" w:hAnsi="Times New Roman"/>
              </w:rPr>
            </w:rPrChange>
          </w:rPr>
          <w:t xml:space="preserve">Đồ thị chuỗi dữ liệu </w:t>
        </w:r>
        <w:proofErr w:type="gramStart"/>
        <w:r w:rsidRPr="003E01A2">
          <w:rPr>
            <w:rFonts w:ascii="Times New Roman" w:hAnsi="Times New Roman"/>
            <w:sz w:val="26"/>
            <w:szCs w:val="26"/>
            <w:rPrChange w:id="12272" w:author="The Si Tran" w:date="2012-12-11T06:41:00Z">
              <w:rPr>
                <w:rFonts w:ascii="Times New Roman" w:hAnsi="Times New Roman"/>
              </w:rPr>
            </w:rPrChange>
          </w:rPr>
          <w:t>theo</w:t>
        </w:r>
        <w:proofErr w:type="gramEnd"/>
        <w:r w:rsidRPr="003E01A2">
          <w:rPr>
            <w:rFonts w:ascii="Times New Roman" w:hAnsi="Times New Roman"/>
            <w:sz w:val="26"/>
            <w:szCs w:val="26"/>
            <w:rPrChange w:id="12273" w:author="The Si Tran" w:date="2012-12-11T06:41:00Z">
              <w:rPr>
                <w:rFonts w:ascii="Times New Roman" w:hAnsi="Times New Roman"/>
              </w:rPr>
            </w:rPrChange>
          </w:rPr>
          <w:t xml:space="preserve"> thời gian</w:t>
        </w:r>
      </w:ins>
    </w:p>
    <w:p w14:paraId="4D36905C" w14:textId="77777777" w:rsidR="00667F2E" w:rsidRPr="003E01A2" w:rsidRDefault="00667F2E" w:rsidP="00667F2E">
      <w:pPr>
        <w:pStyle w:val="ListParagraph"/>
        <w:numPr>
          <w:ilvl w:val="0"/>
          <w:numId w:val="36"/>
        </w:numPr>
        <w:spacing w:after="160" w:line="259" w:lineRule="auto"/>
        <w:rPr>
          <w:ins w:id="12274" w:author="The Si Tran" w:date="2012-12-11T06:39:00Z"/>
          <w:rFonts w:ascii="Times New Roman" w:hAnsi="Times New Roman"/>
          <w:sz w:val="26"/>
          <w:szCs w:val="26"/>
          <w:rPrChange w:id="12275" w:author="The Si Tran" w:date="2012-12-11T06:41:00Z">
            <w:rPr>
              <w:ins w:id="12276" w:author="The Si Tran" w:date="2012-12-11T06:39:00Z"/>
              <w:rFonts w:ascii="Times New Roman" w:hAnsi="Times New Roman"/>
            </w:rPr>
          </w:rPrChange>
        </w:rPr>
      </w:pPr>
      <w:ins w:id="12277" w:author="The Si Tran" w:date="2012-12-11T06:20:00Z">
        <w:r w:rsidRPr="003E01A2">
          <w:rPr>
            <w:rFonts w:ascii="Times New Roman" w:hAnsi="Times New Roman"/>
            <w:sz w:val="26"/>
            <w:szCs w:val="26"/>
            <w:rPrChange w:id="12278"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2279" w:author="The Si Tran" w:date="2012-12-11T06:41:00Z"/>
          <w:rFonts w:ascii="Times New Roman" w:hAnsi="Times New Roman"/>
          <w:sz w:val="26"/>
          <w:szCs w:val="26"/>
        </w:rPr>
        <w:pPrChange w:id="12280" w:author="The Si Tran" w:date="2012-12-11T06:39:00Z">
          <w:pPr>
            <w:pStyle w:val="ListParagraph"/>
            <w:numPr>
              <w:numId w:val="36"/>
            </w:numPr>
            <w:spacing w:after="160" w:line="259" w:lineRule="auto"/>
            <w:ind w:left="1440" w:hanging="360"/>
          </w:pPr>
        </w:pPrChange>
      </w:pPr>
      <w:ins w:id="12281" w:author="The Si Tran" w:date="2012-12-11T06:39:00Z">
        <w:r w:rsidRPr="003E01A2">
          <w:rPr>
            <w:rFonts w:ascii="Times New Roman" w:hAnsi="Times New Roman"/>
            <w:sz w:val="26"/>
            <w:szCs w:val="26"/>
            <w:rPrChange w:id="12282" w:author="The Si Tran" w:date="2012-12-11T06:41:00Z">
              <w:rPr>
                <w:rFonts w:ascii="Times New Roman" w:hAnsi="Times New Roman"/>
              </w:rPr>
            </w:rPrChange>
          </w:rPr>
          <w:t>Thông qua đồ thị này, ta có thể ước lượng được tính xu hướng và tính m</w:t>
        </w:r>
      </w:ins>
      <w:ins w:id="12283" w:author="The Si Tran" w:date="2012-12-11T06:40:00Z">
        <w:r w:rsidRPr="003E01A2">
          <w:rPr>
            <w:rFonts w:ascii="Times New Roman" w:hAnsi="Times New Roman"/>
            <w:sz w:val="26"/>
            <w:szCs w:val="26"/>
            <w:rPrChange w:id="12284" w:author="The Si Tran" w:date="2012-12-11T06:41:00Z">
              <w:rPr>
                <w:rFonts w:ascii="Times New Roman" w:hAnsi="Times New Roman"/>
              </w:rPr>
            </w:rPrChange>
          </w:rPr>
          <w:t>ùa trong chuỗi dữ liệu</w:t>
        </w:r>
      </w:ins>
      <w:ins w:id="12285"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2286" w:author="The Si Tran" w:date="2012-12-11T06:20:00Z"/>
          <w:rFonts w:ascii="Times New Roman" w:hAnsi="Times New Roman"/>
          <w:sz w:val="26"/>
          <w:szCs w:val="26"/>
          <w:rPrChange w:id="12287" w:author="The Si Tran" w:date="2012-12-11T06:41:00Z">
            <w:rPr>
              <w:ins w:id="12288" w:author="The Si Tran" w:date="2012-12-11T06:20:00Z"/>
            </w:rPr>
          </w:rPrChange>
        </w:rPr>
        <w:pPrChange w:id="12289"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2290" w:author="The Si Tran" w:date="2012-12-11T06:20:00Z"/>
          <w:rFonts w:ascii="Times New Roman" w:hAnsi="Times New Roman"/>
          <w:rPrChange w:id="12291" w:author="The Si Tran" w:date="2012-12-11T06:24:00Z">
            <w:rPr>
              <w:ins w:id="12292" w:author="The Si Tran" w:date="2012-12-11T06:20:00Z"/>
            </w:rPr>
          </w:rPrChange>
        </w:rPr>
      </w:pPr>
      <w:ins w:id="12293" w:author="The Si Tran" w:date="2012-12-11T06:20:00Z">
        <w:r w:rsidRPr="001B545C">
          <w:rPr>
            <w:rFonts w:ascii="Times New Roman" w:hAnsi="Times New Roman"/>
            <w:noProof/>
            <w:rPrChange w:id="12294" w:author="Unknown">
              <w:rPr>
                <w:noProof/>
              </w:rPr>
            </w:rPrChange>
          </w:rPr>
          <w:lastRenderedPageBreak/>
          <w:drawing>
            <wp:inline distT="0" distB="0" distL="0" distR="0" wp14:anchorId="4AF5CF79" wp14:editId="49701EB3">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2295" w:author="The Si Tran" w:date="2012-12-11T06:41:00Z"/>
          <w:rFonts w:ascii="Times New Roman" w:hAnsi="Times New Roman"/>
          <w:sz w:val="26"/>
          <w:szCs w:val="26"/>
        </w:rPr>
      </w:pPr>
      <w:ins w:id="12296"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2297" w:author="The Si Tran" w:date="2012-12-11T06:42:00Z">
        <w:r>
          <w:rPr>
            <w:rFonts w:ascii="Times New Roman" w:hAnsi="Times New Roman"/>
            <w:sz w:val="26"/>
            <w:szCs w:val="26"/>
          </w:rPr>
          <w:t xml:space="preserve">uan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597BDDA4" w14:textId="77777777" w:rsidR="00667F2E" w:rsidRPr="001B545C" w:rsidRDefault="00667F2E" w:rsidP="00667F2E">
      <w:pPr>
        <w:pStyle w:val="ListParagraph"/>
        <w:ind w:left="1440"/>
        <w:rPr>
          <w:ins w:id="12298" w:author="The Si Tran" w:date="2012-12-11T06:20:00Z"/>
          <w:rFonts w:ascii="Times New Roman" w:hAnsi="Times New Roman"/>
          <w:rPrChange w:id="12299" w:author="The Si Tran" w:date="2012-12-11T06:24:00Z">
            <w:rPr>
              <w:ins w:id="12300"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2301" w:author="The Si Tran" w:date="2012-12-11T06:43:00Z"/>
          <w:rFonts w:ascii="Times New Roman" w:hAnsi="Times New Roman"/>
          <w:sz w:val="26"/>
          <w:szCs w:val="26"/>
        </w:rPr>
      </w:pPr>
      <w:ins w:id="12302" w:author="The Si Tran" w:date="2012-12-11T06:20:00Z">
        <w:r w:rsidRPr="0097191E">
          <w:rPr>
            <w:rFonts w:ascii="Times New Roman" w:hAnsi="Times New Roman"/>
            <w:sz w:val="26"/>
            <w:szCs w:val="26"/>
            <w:rPrChange w:id="12303"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2304" w:author="The Si Tran" w:date="2012-12-11T06:43:00Z"/>
          <w:rFonts w:ascii="Times New Roman" w:hAnsi="Times New Roman"/>
          <w:sz w:val="26"/>
          <w:szCs w:val="26"/>
        </w:rPr>
        <w:pPrChange w:id="12305" w:author="The Si Tran" w:date="2012-12-11T06:43:00Z">
          <w:pPr>
            <w:pStyle w:val="ListParagraph"/>
            <w:numPr>
              <w:numId w:val="36"/>
            </w:numPr>
            <w:spacing w:after="160" w:line="259" w:lineRule="auto"/>
            <w:ind w:left="1440" w:hanging="360"/>
          </w:pPr>
        </w:pPrChange>
      </w:pPr>
      <w:ins w:id="12306" w:author="The Si Tran" w:date="2012-12-11T06:43:00Z">
        <w:r>
          <w:rPr>
            <w:rFonts w:ascii="Times New Roman" w:hAnsi="Times New Roman"/>
            <w:sz w:val="26"/>
            <w:szCs w:val="26"/>
          </w:rPr>
          <w:t>Thông qua đồ thị này và đồ thị hệ số tự tương quan</w:t>
        </w:r>
      </w:ins>
      <w:ins w:id="12307"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2308" w:author="The Si Tran" w:date="2012-12-11T06:20:00Z"/>
          <w:rFonts w:ascii="Times New Roman" w:hAnsi="Times New Roman"/>
          <w:sz w:val="26"/>
          <w:szCs w:val="26"/>
          <w:rPrChange w:id="12309" w:author="The Si Tran" w:date="2012-12-11T06:42:00Z">
            <w:rPr>
              <w:ins w:id="12310" w:author="The Si Tran" w:date="2012-12-11T06:20:00Z"/>
            </w:rPr>
          </w:rPrChange>
        </w:rPr>
        <w:pPrChange w:id="12311"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2312" w:author="The Si Tran" w:date="2012-12-11T06:44:00Z"/>
          <w:rFonts w:ascii="Times New Roman" w:hAnsi="Times New Roman"/>
        </w:rPr>
      </w:pPr>
      <w:ins w:id="12313" w:author="The Si Tran" w:date="2012-12-11T06:20:00Z">
        <w:r w:rsidRPr="001B545C">
          <w:rPr>
            <w:rFonts w:ascii="Times New Roman" w:hAnsi="Times New Roman"/>
            <w:noProof/>
            <w:rPrChange w:id="12314" w:author="Unknown">
              <w:rPr>
                <w:noProof/>
              </w:rPr>
            </w:rPrChange>
          </w:rPr>
          <w:drawing>
            <wp:inline distT="0" distB="0" distL="0" distR="0" wp14:anchorId="5413DEB2" wp14:editId="6D56A55F">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2315" w:author="The Si Tran" w:date="2012-12-11T06:44:00Z"/>
          <w:rFonts w:ascii="Times New Roman" w:hAnsi="Times New Roman"/>
          <w:sz w:val="26"/>
          <w:szCs w:val="26"/>
        </w:rPr>
      </w:pPr>
      <w:ins w:id="12316" w:author="The Si Tran" w:date="2012-12-11T06:44:00Z">
        <w:r w:rsidRPr="00D348B4">
          <w:rPr>
            <w:rFonts w:ascii="Times New Roman" w:hAnsi="Times New Roman"/>
            <w:sz w:val="26"/>
            <w:szCs w:val="26"/>
          </w:rPr>
          <w:t xml:space="preserve">Đồ thị </w:t>
        </w:r>
        <w:r>
          <w:rPr>
            <w:rFonts w:ascii="Times New Roman" w:hAnsi="Times New Roman"/>
            <w:sz w:val="26"/>
            <w:szCs w:val="26"/>
          </w:rPr>
          <w:t xml:space="preserve">hệ số tự tương quan riêng phần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2A8691B5" w14:textId="77777777" w:rsidR="006225F4" w:rsidRPr="001B545C" w:rsidRDefault="006225F4" w:rsidP="00667F2E">
      <w:pPr>
        <w:pStyle w:val="ListParagraph"/>
        <w:ind w:left="1440"/>
        <w:rPr>
          <w:ins w:id="12317" w:author="The Si Tran" w:date="2012-12-11T06:20:00Z"/>
          <w:rFonts w:ascii="Times New Roman" w:hAnsi="Times New Roman"/>
          <w:rPrChange w:id="12318" w:author="The Si Tran" w:date="2012-12-11T06:24:00Z">
            <w:rPr>
              <w:ins w:id="12319" w:author="The Si Tran" w:date="2012-12-11T06:20:00Z"/>
            </w:rPr>
          </w:rPrChange>
        </w:rPr>
      </w:pPr>
    </w:p>
    <w:p w14:paraId="07908807" w14:textId="77777777" w:rsidR="00667F2E" w:rsidRPr="001B545C" w:rsidRDefault="00667F2E" w:rsidP="00667F2E">
      <w:pPr>
        <w:pStyle w:val="ListParagraph"/>
        <w:ind w:left="1440"/>
        <w:rPr>
          <w:ins w:id="12320" w:author="The Si Tran" w:date="2012-12-11T06:20:00Z"/>
          <w:rFonts w:ascii="Times New Roman" w:hAnsi="Times New Roman"/>
          <w:rPrChange w:id="12321" w:author="The Si Tran" w:date="2012-12-11T06:24:00Z">
            <w:rPr>
              <w:ins w:id="12322"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2323" w:author="The Si Tran" w:date="2012-12-11T06:45:00Z"/>
          <w:rFonts w:ascii="Times New Roman" w:hAnsi="Times New Roman"/>
          <w:sz w:val="26"/>
          <w:szCs w:val="26"/>
        </w:rPr>
      </w:pPr>
      <w:ins w:id="12324" w:author="The Si Tran" w:date="2012-12-11T06:20:00Z">
        <w:r w:rsidRPr="00C14E00">
          <w:rPr>
            <w:rFonts w:ascii="Times New Roman" w:hAnsi="Times New Roman"/>
            <w:sz w:val="26"/>
            <w:szCs w:val="26"/>
            <w:rPrChange w:id="12325"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2326" w:author="The Si Tran" w:date="2012-12-11T06:20:00Z"/>
          <w:rFonts w:ascii="Times New Roman" w:hAnsi="Times New Roman"/>
          <w:sz w:val="26"/>
          <w:szCs w:val="26"/>
          <w:rPrChange w:id="12327" w:author="The Si Tran" w:date="2012-12-11T06:45:00Z">
            <w:rPr>
              <w:ins w:id="12328" w:author="The Si Tran" w:date="2012-12-11T06:20:00Z"/>
            </w:rPr>
          </w:rPrChange>
        </w:rPr>
        <w:pPrChange w:id="12329" w:author="The Si Tran" w:date="2012-12-11T06:45:00Z">
          <w:pPr>
            <w:pStyle w:val="ListParagraph"/>
            <w:numPr>
              <w:numId w:val="36"/>
            </w:numPr>
            <w:spacing w:after="160" w:line="259" w:lineRule="auto"/>
            <w:ind w:left="1440" w:hanging="360"/>
          </w:pPr>
        </w:pPrChange>
      </w:pPr>
      <w:ins w:id="12330" w:author="The Si Tran" w:date="2012-12-11T06:45:00Z">
        <w:r>
          <w:rPr>
            <w:rFonts w:ascii="Times New Roman" w:hAnsi="Times New Roman"/>
            <w:sz w:val="26"/>
            <w:szCs w:val="26"/>
          </w:rPr>
          <w:lastRenderedPageBreak/>
          <w:t>Thông qua đồ thị này, ta có thể đánh giá được độ chính xác của</w:t>
        </w:r>
      </w:ins>
      <w:ins w:id="12331"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2332" w:author="The Si Tran" w:date="2012-12-11T06:49:00Z"/>
          <w:rFonts w:ascii="Times New Roman" w:hAnsi="Times New Roman"/>
        </w:rPr>
      </w:pPr>
      <w:ins w:id="12333" w:author="The Si Tran" w:date="2012-12-11T06:20:00Z">
        <w:r w:rsidRPr="001B545C">
          <w:rPr>
            <w:rFonts w:ascii="Times New Roman" w:hAnsi="Times New Roman"/>
            <w:noProof/>
            <w:rPrChange w:id="12334" w:author="Unknown">
              <w:rPr>
                <w:noProof/>
              </w:rPr>
            </w:rPrChange>
          </w:rPr>
          <w:drawing>
            <wp:inline distT="0" distB="0" distL="0" distR="0" wp14:anchorId="27469DE2" wp14:editId="30132061">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2335" w:author="The Si Tran" w:date="2012-12-11T06:49:00Z"/>
          <w:rFonts w:ascii="Times New Roman" w:hAnsi="Times New Roman"/>
          <w:sz w:val="26"/>
          <w:szCs w:val="26"/>
        </w:rPr>
      </w:pPr>
      <w:ins w:id="12336" w:author="The Si Tran" w:date="2012-12-11T06:49:00Z">
        <w:r w:rsidRPr="00D348B4">
          <w:rPr>
            <w:rFonts w:ascii="Times New Roman" w:hAnsi="Times New Roman"/>
            <w:sz w:val="26"/>
            <w:szCs w:val="26"/>
          </w:rPr>
          <w:t xml:space="preserve">Đồ thị </w:t>
        </w:r>
        <w:r>
          <w:rPr>
            <w:rFonts w:ascii="Times New Roman" w:hAnsi="Times New Roman"/>
            <w:sz w:val="26"/>
            <w:szCs w:val="26"/>
          </w:rPr>
          <w:t xml:space="preserve">lỗi của SARIMA </w:t>
        </w:r>
        <w:proofErr w:type="gramStart"/>
        <w:r>
          <w:rPr>
            <w:rFonts w:ascii="Times New Roman" w:hAnsi="Times New Roman"/>
            <w:sz w:val="26"/>
            <w:szCs w:val="26"/>
          </w:rPr>
          <w:t>theo</w:t>
        </w:r>
        <w:proofErr w:type="gramEnd"/>
        <w:r>
          <w:rPr>
            <w:rFonts w:ascii="Times New Roman" w:hAnsi="Times New Roman"/>
            <w:sz w:val="26"/>
            <w:szCs w:val="26"/>
          </w:rPr>
          <w:t xml:space="preserve"> thời gian</w:t>
        </w:r>
      </w:ins>
    </w:p>
    <w:p w14:paraId="08F32DE6" w14:textId="3ED1534E" w:rsidR="00EF72DD" w:rsidRPr="00835F6C" w:rsidRDefault="00662619">
      <w:pPr>
        <w:pStyle w:val="Caption"/>
        <w:numPr>
          <w:ilvl w:val="0"/>
          <w:numId w:val="41"/>
        </w:numPr>
        <w:rPr>
          <w:ins w:id="12337" w:author="The Si Tran" w:date="2012-12-11T06:20:00Z"/>
        </w:rPr>
        <w:pPrChange w:id="12338" w:author="The Si Tran" w:date="2012-12-11T06:50:00Z">
          <w:pPr>
            <w:pStyle w:val="ListParagraph"/>
            <w:ind w:left="1440"/>
          </w:pPr>
        </w:pPrChange>
      </w:pPr>
      <w:bookmarkStart w:id="12339" w:name="_Toc343029973"/>
      <w:ins w:id="12340" w:author="The Si Tran" w:date="2012-12-11T06:50:00Z">
        <w:r>
          <w:rPr>
            <w:b w:val="0"/>
            <w:sz w:val="26"/>
            <w:szCs w:val="26"/>
          </w:rPr>
          <w:t>Ước lượng tham số cho mô hình SARIMA</w:t>
        </w:r>
        <w:bookmarkEnd w:id="12339"/>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2341" w:author="The Si Tran" w:date="2012-12-11T06:20:00Z"/>
          <w:rFonts w:ascii="Times New Roman" w:hAnsi="Times New Roman"/>
          <w:sz w:val="26"/>
          <w:szCs w:val="26"/>
          <w:rPrChange w:id="12342" w:author="The Si Tran" w:date="2012-12-11T06:51:00Z">
            <w:rPr>
              <w:ins w:id="12343" w:author="The Si Tran" w:date="2012-12-11T06:20:00Z"/>
            </w:rPr>
          </w:rPrChange>
        </w:rPr>
      </w:pPr>
      <w:ins w:id="12344" w:author="The Si Tran" w:date="2012-12-11T06:20:00Z">
        <w:r w:rsidRPr="00FF6A63">
          <w:rPr>
            <w:rFonts w:ascii="Times New Roman" w:hAnsi="Times New Roman"/>
            <w:sz w:val="26"/>
            <w:szCs w:val="26"/>
            <w:rPrChange w:id="12345" w:author="The Si Tran" w:date="2012-12-11T06:51:00Z">
              <w:rPr/>
            </w:rPrChange>
          </w:rPr>
          <w:t>Ước lượng tự động</w:t>
        </w:r>
      </w:ins>
    </w:p>
    <w:p w14:paraId="1F3B2740" w14:textId="77777777" w:rsidR="00667F2E" w:rsidRPr="00FF6A63" w:rsidRDefault="00667F2E" w:rsidP="00667F2E">
      <w:pPr>
        <w:pStyle w:val="ListParagraph"/>
        <w:ind w:left="1440"/>
        <w:rPr>
          <w:ins w:id="12346" w:author="The Si Tran" w:date="2012-12-11T06:20:00Z"/>
          <w:rFonts w:ascii="Times New Roman" w:hAnsi="Times New Roman"/>
          <w:sz w:val="26"/>
          <w:szCs w:val="26"/>
          <w:rPrChange w:id="12347" w:author="The Si Tran" w:date="2012-12-11T06:51:00Z">
            <w:rPr>
              <w:ins w:id="12348" w:author="The Si Tran" w:date="2012-12-11T06:20:00Z"/>
            </w:rPr>
          </w:rPrChange>
        </w:rPr>
      </w:pPr>
      <w:ins w:id="12349" w:author="The Si Tran" w:date="2012-12-11T06:20:00Z">
        <w:r w:rsidRPr="00FF6A63">
          <w:rPr>
            <w:rFonts w:ascii="Times New Roman" w:hAnsi="Times New Roman"/>
            <w:sz w:val="26"/>
            <w:szCs w:val="26"/>
            <w:rPrChange w:id="12350"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2351" w:author="The Si Tran" w:date="2012-12-11T06:20:00Z"/>
          <w:rFonts w:ascii="Times New Roman" w:hAnsi="Times New Roman"/>
          <w:sz w:val="26"/>
          <w:szCs w:val="26"/>
          <w:rPrChange w:id="12352" w:author="The Si Tran" w:date="2012-12-11T06:51:00Z">
            <w:rPr>
              <w:ins w:id="12353" w:author="The Si Tran" w:date="2012-12-11T06:20:00Z"/>
            </w:rPr>
          </w:rPrChange>
        </w:rPr>
      </w:pPr>
      <w:ins w:id="12354" w:author="The Si Tran" w:date="2012-12-11T06:20:00Z">
        <w:r w:rsidRPr="00FF6A63">
          <w:rPr>
            <w:rFonts w:ascii="Times New Roman" w:hAnsi="Times New Roman"/>
            <w:sz w:val="26"/>
            <w:szCs w:val="26"/>
            <w:rPrChange w:id="12355"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2356" w:author="The Si Tran" w:date="2012-12-11T06:20:00Z"/>
          <w:rFonts w:ascii="Times New Roman" w:hAnsi="Times New Roman"/>
          <w:rPrChange w:id="12357" w:author="The Si Tran" w:date="2012-12-11T06:24:00Z">
            <w:rPr>
              <w:ins w:id="12358" w:author="The Si Tran" w:date="2012-12-11T06:20:00Z"/>
            </w:rPr>
          </w:rPrChange>
        </w:rPr>
      </w:pPr>
    </w:p>
    <w:p w14:paraId="5D840CAC" w14:textId="77777777" w:rsidR="00667F2E" w:rsidRPr="001B545C" w:rsidRDefault="00667F2E" w:rsidP="00667F2E">
      <w:pPr>
        <w:pStyle w:val="ListParagraph"/>
        <w:ind w:left="1440"/>
        <w:rPr>
          <w:ins w:id="12359" w:author="The Si Tran" w:date="2012-12-11T06:20:00Z"/>
          <w:rFonts w:ascii="Times New Roman" w:hAnsi="Times New Roman"/>
          <w:rPrChange w:id="12360" w:author="The Si Tran" w:date="2012-12-11T06:24:00Z">
            <w:rPr>
              <w:ins w:id="12361" w:author="The Si Tran" w:date="2012-12-11T06:20:00Z"/>
            </w:rPr>
          </w:rPrChange>
        </w:rPr>
      </w:pPr>
    </w:p>
    <w:p w14:paraId="2DE715E0" w14:textId="77777777" w:rsidR="00667F2E" w:rsidRPr="001B545C" w:rsidRDefault="00667F2E" w:rsidP="00667F2E">
      <w:pPr>
        <w:pStyle w:val="ListParagraph"/>
        <w:ind w:left="1440"/>
        <w:rPr>
          <w:ins w:id="12362" w:author="The Si Tran" w:date="2012-12-11T06:20:00Z"/>
          <w:rFonts w:ascii="Times New Roman" w:hAnsi="Times New Roman"/>
          <w:rPrChange w:id="12363" w:author="The Si Tran" w:date="2012-12-11T06:24:00Z">
            <w:rPr>
              <w:ins w:id="12364" w:author="The Si Tran" w:date="2012-12-11T06:20:00Z"/>
            </w:rPr>
          </w:rPrChange>
        </w:rPr>
      </w:pPr>
    </w:p>
    <w:p w14:paraId="153F01BA" w14:textId="77777777" w:rsidR="00667F2E" w:rsidRPr="001B545C" w:rsidRDefault="007E692E">
      <w:pPr>
        <w:pStyle w:val="ListParagraph"/>
        <w:ind w:left="0"/>
        <w:jc w:val="center"/>
        <w:rPr>
          <w:ins w:id="12365" w:author="The Si Tran" w:date="2012-12-11T06:20:00Z"/>
          <w:rFonts w:ascii="Times New Roman" w:hAnsi="Times New Roman"/>
          <w:rPrChange w:id="12366" w:author="The Si Tran" w:date="2012-12-11T06:24:00Z">
            <w:rPr>
              <w:ins w:id="12367" w:author="The Si Tran" w:date="2012-12-11T06:20:00Z"/>
            </w:rPr>
          </w:rPrChange>
        </w:rPr>
        <w:pPrChange w:id="12368" w:author="The Si Tran" w:date="2012-12-11T06:47:00Z">
          <w:pPr>
            <w:pStyle w:val="ListParagraph"/>
            <w:ind w:left="0"/>
          </w:pPr>
        </w:pPrChange>
      </w:pPr>
      <w:ins w:id="12369" w:author="The Si Tran" w:date="2012-12-11T06:20:00Z">
        <w:r w:rsidRPr="001B545C">
          <w:rPr>
            <w:rFonts w:ascii="Times New Roman" w:hAnsi="Times New Roman"/>
            <w:noProof/>
            <w:rPrChange w:id="12370" w:author="Unknown">
              <w:rPr>
                <w:noProof/>
              </w:rPr>
            </w:rPrChange>
          </w:rPr>
          <w:lastRenderedPageBreak/>
          <mc:AlternateContent>
            <mc:Choice Requires="wps">
              <w:drawing>
                <wp:anchor distT="0" distB="0" distL="114300" distR="114300" simplePos="0" relativeHeight="251630080" behindDoc="0" locked="0" layoutInCell="1" allowOverlap="1" wp14:anchorId="00A0296C" wp14:editId="68CDEE3F">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3D6C9F" w:rsidRDefault="003D6C9F"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078" type="#_x0000_t47" style="position:absolute;left:0;text-align:left;margin-left:228.55pt;margin-top:178.5pt;width:279.75pt;height:85.5pt;z-index:2516300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" filled="f" strokecolor="red" strokeweight="2pt">
                  <v:textbox>
                    <w:txbxContent>
                      <w:p w14:paraId="29E95B31" w14:textId="77777777" w:rsidR="003D6C9F" w:rsidRDefault="003D6C9F" w:rsidP="00667F2E">
                        <w:pPr>
                          <w:jc w:val="center"/>
                        </w:pPr>
                      </w:p>
                    </w:txbxContent>
                  </v:textbox>
                  <o:callout v:ext="edit" minusy="t"/>
                  <w10:wrap anchorx="margin"/>
                </v:shape>
              </w:pict>
            </mc:Fallback>
          </mc:AlternateContent>
        </w:r>
      </w:ins>
      <w:ins w:id="12371" w:author="The Si Tran" w:date="2012-12-11T06:53:00Z">
        <w:r w:rsidRPr="00FF6A63">
          <w:rPr>
            <w:rFonts w:ascii="Times New Roman" w:hAnsi="Times New Roman"/>
            <w:noProof/>
            <w:rPrChange w:id="12372" w:author="Unknown">
              <w:rPr>
                <w:noProof/>
              </w:rPr>
            </w:rPrChange>
          </w:rPr>
          <mc:AlternateContent>
            <mc:Choice Requires="wps">
              <w:drawing>
                <wp:anchor distT="0" distB="0" distL="114300" distR="114300" simplePos="0" relativeHeight="251685376" behindDoc="0" locked="0" layoutInCell="1" allowOverlap="1" wp14:anchorId="131A4D11" wp14:editId="3F39CBE4">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3D6C9F" w:rsidRDefault="003D6C9F">
                              <w:pPr>
                                <w:pStyle w:val="EquationIndex"/>
                                <w:pPrChange w:id="12373" w:author="The Si Tran" w:date="2012-12-16T10:41:00Z">
                                  <w:pPr/>
                                </w:pPrChange>
                              </w:pPr>
                              <w:ins w:id="12374" w:author="The Si Tran" w:date="2012-12-11T06:53:00Z">
                                <w:r>
                                  <w:t>Tham số cho</w:t>
                                </w:r>
                              </w:ins>
                              <w:ins w:id="12375" w:author="The Si Tran" w:date="2012-12-11T06:51:00Z">
                                <w:r>
                                  <w:t xml:space="preserve"> </w:t>
                                </w:r>
                              </w:ins>
                              <w:ins w:id="12376" w:author="The Si Tran" w:date="2012-12-11T06:53:00Z">
                                <w:r>
                                  <w:t>ước</w:t>
                                </w:r>
                              </w:ins>
                              <w:ins w:id="12377"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79" type="#_x0000_t202" style="position:absolute;left:0;text-align:left;margin-left:22.5pt;margin-top:129.45pt;width:119.25pt;height:39.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" fillcolor="white [3201]" strokecolor="red" strokeweight="2.25pt">
                  <v:textbox>
                    <w:txbxContent>
                      <w:p w14:paraId="0345E67E" w14:textId="77777777" w:rsidR="003D6C9F" w:rsidRDefault="003D6C9F">
                        <w:pPr>
                          <w:pStyle w:val="EquationIndex"/>
                          <w:pPrChange w:id="12378" w:author="The Si Tran" w:date="2012-12-16T10:41:00Z">
                            <w:pPr/>
                          </w:pPrChange>
                        </w:pPr>
                        <w:ins w:id="12379" w:author="The Si Tran" w:date="2012-12-11T06:53:00Z">
                          <w:r>
                            <w:t>Tham số cho</w:t>
                          </w:r>
                        </w:ins>
                        <w:ins w:id="12380" w:author="The Si Tran" w:date="2012-12-11T06:51:00Z">
                          <w:r>
                            <w:t xml:space="preserve"> </w:t>
                          </w:r>
                        </w:ins>
                        <w:ins w:id="12381" w:author="The Si Tran" w:date="2012-12-11T06:53:00Z">
                          <w:r>
                            <w:t>ước</w:t>
                          </w:r>
                        </w:ins>
                        <w:ins w:id="12382" w:author="The Si Tran" w:date="2012-12-11T06:51:00Z">
                          <w:r>
                            <w:t xml:space="preserve"> lượng tự chọn</w:t>
                          </w:r>
                        </w:ins>
                      </w:p>
                    </w:txbxContent>
                  </v:textbox>
                </v:shape>
              </w:pict>
            </mc:Fallback>
          </mc:AlternateContent>
        </w:r>
      </w:ins>
      <w:ins w:id="12383" w:author="The Si Tran" w:date="2012-12-11T06:52:00Z">
        <w:r w:rsidRPr="001B545C">
          <w:rPr>
            <w:rFonts w:ascii="Times New Roman" w:hAnsi="Times New Roman"/>
            <w:noProof/>
            <w:rPrChange w:id="12384" w:author="Unknown">
              <w:rPr>
                <w:noProof/>
              </w:rPr>
            </w:rPrChange>
          </w:rPr>
          <mc:AlternateContent>
            <mc:Choice Requires="wps">
              <w:drawing>
                <wp:anchor distT="0" distB="0" distL="114300" distR="114300" simplePos="0" relativeHeight="251683328" behindDoc="0" locked="0" layoutInCell="1" allowOverlap="1" wp14:anchorId="11EC305F" wp14:editId="274FBDF9">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3D6C9F" w:rsidRDefault="003D6C9F"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080" type="#_x0000_t47" style="position:absolute;left:0;text-align:left;margin-left:279.75pt;margin-top:49.95pt;width:248.25pt;height:99.7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Fwz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zzzUf9qp8gK9b1Q7FKymmwoab0useyYG+gnmBUw29wUWLhQUT8UdRgdl&#10;fr733ePhcYIVowamSoHtjyMxDCPxWcKzvUvz3I+hcMgnswwOZmjZDS3yWK8VNAR0OEQXth7vRLfl&#10;RtVv8ExW3iuYiKTgu8DUme6wdu20gxFK2WoVYDB6NHFb+aKpJ/dC+6Z9Pb8Ro+Prc/Bwn1Q3gcgi&#10;9Hcr8hXrb0q1OjrFK+eNV13jAcZW6KU4Yv1cHJ4D6vpDsPwF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AqMFwz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3D6C9F" w:rsidRDefault="003D6C9F" w:rsidP="00667F2E">
                        <w:pPr>
                          <w:jc w:val="center"/>
                        </w:pPr>
                      </w:p>
                    </w:txbxContent>
                  </v:textbox>
                  <o:callout v:ext="edit" minusy="t"/>
                  <w10:wrap anchorx="page"/>
                </v:shape>
              </w:pict>
            </mc:Fallback>
          </mc:AlternateContent>
        </w:r>
        <w:r w:rsidR="0004647E" w:rsidRPr="00FF6A63">
          <w:rPr>
            <w:rFonts w:ascii="Times New Roman" w:hAnsi="Times New Roman"/>
            <w:noProof/>
            <w:rPrChange w:id="12385" w:author="Unknown">
              <w:rPr>
                <w:noProof/>
              </w:rPr>
            </w:rPrChange>
          </w:rPr>
          <mc:AlternateContent>
            <mc:Choice Requires="wps">
              <w:drawing>
                <wp:anchor distT="0" distB="0" distL="114300" distR="114300" simplePos="0" relativeHeight="251682304" behindDoc="0" locked="0" layoutInCell="1" allowOverlap="1" wp14:anchorId="369EEFD7" wp14:editId="3937D29F">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6809C" id="Straight Connector 166" o:spid="_x0000_s1026" style="position:absolute;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2386" w:author="Unknown">
              <w:rPr>
                <w:noProof/>
              </w:rPr>
            </w:rPrChange>
          </w:rPr>
          <mc:AlternateContent>
            <mc:Choice Requires="wps">
              <w:drawing>
                <wp:anchor distT="0" distB="0" distL="114300" distR="114300" simplePos="0" relativeHeight="251681280" behindDoc="0" locked="0" layoutInCell="1" allowOverlap="1" wp14:anchorId="33D77AA8" wp14:editId="2D97FD72">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3D6C9F" w:rsidRDefault="003D6C9F">
                              <w:pPr>
                                <w:pStyle w:val="EquationIndex"/>
                                <w:pPrChange w:id="12387" w:author="The Si Tran" w:date="2012-12-16T10:41:00Z">
                                  <w:pPr>
                                    <w:spacing w:before="0" w:line="240" w:lineRule="auto"/>
                                  </w:pPr>
                                </w:pPrChange>
                              </w:pPr>
                              <w:ins w:id="12388"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081" type="#_x0000_t202" style="position:absolute;left:0;text-align:left;margin-left:48pt;margin-top:7.2pt;width:119.25pt;height:23.2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jEsXSZ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3D6C9F" w:rsidRDefault="003D6C9F">
                        <w:pPr>
                          <w:pStyle w:val="EquationIndex"/>
                          <w:pPrChange w:id="12389" w:author="The Si Tran" w:date="2012-12-16T10:41:00Z">
                            <w:pPr>
                              <w:spacing w:before="0" w:line="240" w:lineRule="auto"/>
                            </w:pPr>
                          </w:pPrChange>
                        </w:pPr>
                        <w:ins w:id="12390" w:author="The Si Tran" w:date="2012-12-11T06:51:00Z">
                          <w:r>
                            <w:t>Ước lượng tự động</w:t>
                          </w:r>
                        </w:ins>
                      </w:p>
                    </w:txbxContent>
                  </v:textbox>
                </v:shape>
              </w:pict>
            </mc:Fallback>
          </mc:AlternateContent>
        </w:r>
      </w:ins>
      <w:ins w:id="12391" w:author="The Si Tran" w:date="2012-12-11T06:51:00Z">
        <w:r w:rsidR="00FF6A63" w:rsidRPr="00FF6A63">
          <w:rPr>
            <w:rFonts w:ascii="Times New Roman" w:hAnsi="Times New Roman"/>
            <w:noProof/>
            <w:rPrChange w:id="12392" w:author="Unknown">
              <w:rPr>
                <w:noProof/>
              </w:rPr>
            </w:rPrChange>
          </w:rPr>
          <mc:AlternateContent>
            <mc:Choice Requires="wps">
              <w:drawing>
                <wp:anchor distT="0" distB="0" distL="114300" distR="114300" simplePos="0" relativeHeight="251680256" behindDoc="0" locked="0" layoutInCell="1" allowOverlap="1" wp14:anchorId="6D1A698F" wp14:editId="3AE2D688">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3D6C9F" w:rsidRDefault="003D6C9F">
                              <w:pPr>
                                <w:pStyle w:val="EquationIndex"/>
                                <w:pPrChange w:id="12393" w:author="The Si Tran" w:date="2012-12-16T10:41:00Z">
                                  <w:pPr>
                                    <w:spacing w:before="0" w:line="240" w:lineRule="auto"/>
                                  </w:pPr>
                                </w:pPrChange>
                              </w:pPr>
                              <w:ins w:id="12394"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082" type="#_x0000_t202" style="position:absolute;left:0;text-align:left;margin-left:337.5pt;margin-top:18.45pt;width:119.25pt;height:23.2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" fillcolor="white [3201]" strokecolor="red" strokeweight="2.25pt">
                  <v:textbox>
                    <w:txbxContent>
                      <w:p w14:paraId="29A1EEC7" w14:textId="77777777" w:rsidR="003D6C9F" w:rsidRDefault="003D6C9F">
                        <w:pPr>
                          <w:pStyle w:val="EquationIndex"/>
                          <w:pPrChange w:id="12395" w:author="The Si Tran" w:date="2012-12-16T10:41:00Z">
                            <w:pPr>
                              <w:spacing w:before="0" w:line="240" w:lineRule="auto"/>
                            </w:pPr>
                          </w:pPrChange>
                        </w:pPr>
                        <w:ins w:id="12396" w:author="The Si Tran" w:date="2012-12-11T06:51:00Z">
                          <w:r>
                            <w:t>Ước lượng tự chọn</w:t>
                          </w:r>
                        </w:ins>
                      </w:p>
                    </w:txbxContent>
                  </v:textbox>
                </v:shape>
              </w:pict>
            </mc:Fallback>
          </mc:AlternateContent>
        </w:r>
        <w:r w:rsidR="00FF6A63" w:rsidRPr="00FF6A63">
          <w:rPr>
            <w:rFonts w:ascii="Times New Roman" w:hAnsi="Times New Roman"/>
            <w:noProof/>
            <w:rPrChange w:id="12397" w:author="Unknown">
              <w:rPr>
                <w:noProof/>
              </w:rPr>
            </w:rPrChange>
          </w:rPr>
          <mc:AlternateContent>
            <mc:Choice Requires="wps">
              <w:drawing>
                <wp:anchor distT="0" distB="0" distL="114300" distR="114300" simplePos="0" relativeHeight="251679232" behindDoc="0" locked="0" layoutInCell="1" allowOverlap="1" wp14:anchorId="11BA2179" wp14:editId="2B4CEA43">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450AE" id="Straight Connector 163" o:spid="_x0000_s1026" style="position:absolute;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2398" w:author="The Si Tran" w:date="2012-12-11T06:20:00Z">
        <w:r w:rsidR="00667F2E" w:rsidRPr="001B545C">
          <w:rPr>
            <w:rFonts w:ascii="Times New Roman" w:hAnsi="Times New Roman"/>
            <w:noProof/>
            <w:rPrChange w:id="12399" w:author="Unknown">
              <w:rPr>
                <w:noProof/>
              </w:rPr>
            </w:rPrChange>
          </w:rPr>
          <w:drawing>
            <wp:inline distT="0" distB="0" distL="0" distR="0" wp14:anchorId="7CF9E34C" wp14:editId="40C3D16D">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2400" w:author="The Si Tran" w:date="2012-12-11T06:20:00Z"/>
          <w:rFonts w:ascii="Times New Roman" w:hAnsi="Times New Roman"/>
          <w:rPrChange w:id="12401" w:author="The Si Tran" w:date="2012-12-11T06:24:00Z">
            <w:rPr>
              <w:ins w:id="12402" w:author="The Si Tran" w:date="2012-12-11T06:20:00Z"/>
            </w:rPr>
          </w:rPrChange>
        </w:rPr>
      </w:pPr>
      <w:ins w:id="12403" w:author="The Si Tran" w:date="2012-12-11T06:20:00Z">
        <w:r w:rsidRPr="001B545C">
          <w:rPr>
            <w:rFonts w:ascii="Times New Roman" w:hAnsi="Times New Roman"/>
            <w:noProof/>
            <w:rPrChange w:id="12404" w:author="Unknown">
              <w:rPr>
                <w:noProof/>
              </w:rPr>
            </w:rPrChange>
          </w:rPr>
          <mc:AlternateContent>
            <mc:Choice Requires="wps">
              <w:drawing>
                <wp:anchor distT="0" distB="0" distL="114300" distR="114300" simplePos="0" relativeHeight="251631104" behindDoc="0" locked="0" layoutInCell="1" allowOverlap="1" wp14:anchorId="08063775" wp14:editId="33460835">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3D6C9F" w:rsidRDefault="003D6C9F">
                              <w:pPr>
                                <w:pStyle w:val="EquationIndex"/>
                                <w:pPrChange w:id="12405"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83" type="#_x0000_t202" style="position:absolute;left:0;text-align:left;margin-left:20.25pt;margin-top:3.3pt;width:175.5pt;height:33.7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" fillcolor="white [3201]" strokecolor="red" strokeweight="2.25pt">
                  <v:textbox>
                    <w:txbxContent>
                      <w:p w14:paraId="1DA0E7C7" w14:textId="77777777" w:rsidR="003D6C9F" w:rsidRDefault="003D6C9F">
                        <w:pPr>
                          <w:pStyle w:val="EquationIndex"/>
                          <w:pPrChange w:id="12406"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2407" w:author="The Si Tran" w:date="2012-12-11T06:20:00Z"/>
          <w:rFonts w:ascii="Times New Roman" w:hAnsi="Times New Roman"/>
          <w:rPrChange w:id="12408" w:author="The Si Tran" w:date="2012-12-11T06:24:00Z">
            <w:rPr>
              <w:ins w:id="12409" w:author="The Si Tran" w:date="2012-12-11T06:20:00Z"/>
            </w:rPr>
          </w:rPrChange>
        </w:rPr>
      </w:pPr>
    </w:p>
    <w:p w14:paraId="598C9449" w14:textId="77777777" w:rsidR="00667F2E" w:rsidRPr="001B545C" w:rsidRDefault="00667F2E" w:rsidP="00667F2E">
      <w:pPr>
        <w:pStyle w:val="ListParagraph"/>
        <w:ind w:left="1440"/>
        <w:rPr>
          <w:ins w:id="12410" w:author="The Si Tran" w:date="2012-12-11T06:20:00Z"/>
          <w:rFonts w:ascii="Times New Roman" w:hAnsi="Times New Roman"/>
          <w:rPrChange w:id="12411" w:author="The Si Tran" w:date="2012-12-11T06:24:00Z">
            <w:rPr>
              <w:ins w:id="12412"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2413" w:author="The Si Tran" w:date="2012-12-11T06:20:00Z"/>
          <w:rFonts w:ascii="Times New Roman" w:hAnsi="Times New Roman"/>
          <w:sz w:val="26"/>
          <w:szCs w:val="26"/>
          <w:rPrChange w:id="12414" w:author="The Si Tran" w:date="2012-12-11T06:54:00Z">
            <w:rPr>
              <w:ins w:id="12415" w:author="The Si Tran" w:date="2012-12-11T06:20:00Z"/>
            </w:rPr>
          </w:rPrChange>
        </w:rPr>
      </w:pPr>
      <w:ins w:id="12416" w:author="The Si Tran" w:date="2012-12-11T06:20:00Z">
        <w:r w:rsidRPr="007E692E">
          <w:rPr>
            <w:rFonts w:ascii="Times New Roman" w:hAnsi="Times New Roman"/>
            <w:sz w:val="26"/>
            <w:szCs w:val="26"/>
            <w:rPrChange w:id="12417" w:author="The Si Tran" w:date="2012-12-11T06:54:00Z">
              <w:rPr/>
            </w:rPrChange>
          </w:rPr>
          <w:t>Ước lượng tự chọn</w:t>
        </w:r>
      </w:ins>
    </w:p>
    <w:p w14:paraId="02281106" w14:textId="77777777" w:rsidR="00667F2E" w:rsidRPr="007E692E" w:rsidRDefault="00667F2E" w:rsidP="00667F2E">
      <w:pPr>
        <w:pStyle w:val="ListParagraph"/>
        <w:ind w:left="1440"/>
        <w:rPr>
          <w:ins w:id="12418" w:author="The Si Tran" w:date="2012-12-11T06:20:00Z"/>
          <w:rFonts w:ascii="Times New Roman" w:hAnsi="Times New Roman"/>
          <w:sz w:val="26"/>
          <w:szCs w:val="26"/>
          <w:rPrChange w:id="12419" w:author="The Si Tran" w:date="2012-12-11T06:54:00Z">
            <w:rPr>
              <w:ins w:id="12420" w:author="The Si Tran" w:date="2012-12-11T06:20:00Z"/>
            </w:rPr>
          </w:rPrChange>
        </w:rPr>
      </w:pPr>
      <w:ins w:id="12421" w:author="The Si Tran" w:date="2012-12-11T06:20:00Z">
        <w:r w:rsidRPr="007E692E">
          <w:rPr>
            <w:rFonts w:ascii="Times New Roman" w:hAnsi="Times New Roman"/>
            <w:sz w:val="26"/>
            <w:szCs w:val="26"/>
            <w:rPrChange w:id="12422" w:author="The Si Tran" w:date="2012-12-11T06:54:00Z">
              <w:rPr/>
            </w:rPrChange>
          </w:rPr>
          <w:t>Chế độ này cho phép ta nhập vào các hệ số của mô hình p</w:t>
        </w:r>
        <w:proofErr w:type="gramStart"/>
        <w:r w:rsidRPr="007E692E">
          <w:rPr>
            <w:rFonts w:ascii="Times New Roman" w:hAnsi="Times New Roman"/>
            <w:sz w:val="26"/>
            <w:szCs w:val="26"/>
            <w:rPrChange w:id="12423" w:author="The Si Tran" w:date="2012-12-11T06:54:00Z">
              <w:rPr/>
            </w:rPrChange>
          </w:rPr>
          <w:t>,d,q,P,Q,D,S</w:t>
        </w:r>
        <w:proofErr w:type="gramEnd"/>
        <w:r w:rsidRPr="007E692E">
          <w:rPr>
            <w:rFonts w:ascii="Times New Roman" w:hAnsi="Times New Roman"/>
            <w:sz w:val="26"/>
            <w:szCs w:val="26"/>
            <w:rPrChange w:id="12424" w:author="The Si Tran" w:date="2012-12-11T06:54:00Z">
              <w:rPr/>
            </w:rPrChange>
          </w:rPr>
          <w:t xml:space="preserve">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2425" w:author="The Si Tran" w:date="2012-12-11T06:20:00Z"/>
          <w:rFonts w:ascii="Times New Roman" w:hAnsi="Times New Roman"/>
          <w:sz w:val="26"/>
          <w:szCs w:val="26"/>
          <w:rPrChange w:id="12426" w:author="The Si Tran" w:date="2012-12-11T06:54:00Z">
            <w:rPr>
              <w:ins w:id="12427" w:author="The Si Tran" w:date="2012-12-11T06:20:00Z"/>
            </w:rPr>
          </w:rPrChange>
        </w:rPr>
      </w:pPr>
      <w:ins w:id="12428" w:author="The Si Tran" w:date="2012-12-11T06:20:00Z">
        <w:r w:rsidRPr="007E692E">
          <w:rPr>
            <w:rFonts w:ascii="Times New Roman" w:hAnsi="Times New Roman"/>
            <w:sz w:val="26"/>
            <w:szCs w:val="26"/>
            <w:rPrChange w:id="12429"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2430" w:author="The Si Tran" w:date="2012-12-11T06:20:00Z"/>
          <w:sz w:val="26"/>
          <w:szCs w:val="26"/>
          <w:rPrChange w:id="12431" w:author="The Si Tran" w:date="2012-12-11T06:57:00Z">
            <w:rPr>
              <w:ins w:id="12432" w:author="The Si Tran" w:date="2012-12-11T06:20:00Z"/>
            </w:rPr>
          </w:rPrChange>
        </w:rPr>
        <w:pPrChange w:id="12433" w:author="The Si Tran" w:date="2012-12-11T06:56:00Z">
          <w:pPr>
            <w:pStyle w:val="ListParagraph"/>
            <w:ind w:left="1440"/>
          </w:pPr>
        </w:pPrChange>
      </w:pPr>
      <w:bookmarkStart w:id="12434" w:name="_Toc343029974"/>
      <w:ins w:id="12435" w:author="The Si Tran" w:date="2012-12-11T06:56:00Z">
        <w:r w:rsidRPr="00351FEC">
          <w:rPr>
            <w:b w:val="0"/>
            <w:sz w:val="26"/>
            <w:szCs w:val="26"/>
            <w:rPrChange w:id="12436" w:author="The Si Tran" w:date="2012-12-11T06:57:00Z">
              <w:rPr/>
            </w:rPrChange>
          </w:rPr>
          <w:t>Kiểm tra mô hình SARIMA</w:t>
        </w:r>
      </w:ins>
      <w:bookmarkEnd w:id="12434"/>
    </w:p>
    <w:p w14:paraId="140A5481" w14:textId="19BA71CB" w:rsidR="00667F2E" w:rsidRPr="00522B9B" w:rsidRDefault="00667F2E" w:rsidP="00667F2E">
      <w:pPr>
        <w:pStyle w:val="ListParagraph"/>
        <w:numPr>
          <w:ilvl w:val="0"/>
          <w:numId w:val="36"/>
        </w:numPr>
        <w:spacing w:after="160" w:line="259" w:lineRule="auto"/>
        <w:rPr>
          <w:ins w:id="12437" w:author="The Si Tran" w:date="2012-12-11T06:20:00Z"/>
          <w:rFonts w:ascii="Times New Roman" w:hAnsi="Times New Roman"/>
          <w:sz w:val="26"/>
          <w:szCs w:val="26"/>
          <w:rPrChange w:id="12438" w:author="The Si Tran" w:date="2012-12-11T06:57:00Z">
            <w:rPr>
              <w:ins w:id="12439" w:author="The Si Tran" w:date="2012-12-11T06:20:00Z"/>
            </w:rPr>
          </w:rPrChange>
        </w:rPr>
      </w:pPr>
      <w:ins w:id="12440" w:author="The Si Tran" w:date="2012-12-11T06:20:00Z">
        <w:r w:rsidRPr="00522B9B">
          <w:rPr>
            <w:rFonts w:ascii="Times New Roman" w:hAnsi="Times New Roman"/>
            <w:sz w:val="26"/>
            <w:szCs w:val="26"/>
            <w:rPrChange w:id="12441" w:author="The Si Tran" w:date="2012-12-11T06:57:00Z">
              <w:rPr/>
            </w:rPrChange>
          </w:rPr>
          <w:t>Kiểm tra tính chính xác của mô hình thông qua các hệ số MSE, MA</w:t>
        </w:r>
      </w:ins>
      <w:r w:rsidR="003D6C9F">
        <w:rPr>
          <w:rFonts w:ascii="Times New Roman" w:hAnsi="Times New Roman"/>
          <w:sz w:val="26"/>
          <w:szCs w:val="26"/>
        </w:rPr>
        <w:t>E</w:t>
      </w:r>
      <w:ins w:id="12442" w:author="The Si Tran" w:date="2012-12-11T06:20:00Z">
        <w:r w:rsidRPr="00522B9B">
          <w:rPr>
            <w:rFonts w:ascii="Times New Roman" w:hAnsi="Times New Roman"/>
            <w:sz w:val="26"/>
            <w:szCs w:val="26"/>
            <w:rPrChange w:id="12443" w:author="The Si Tran" w:date="2012-12-11T06:57:00Z">
              <w:rPr/>
            </w:rPrChange>
          </w:rPr>
          <w:t>, MAPE</w:t>
        </w:r>
      </w:ins>
    </w:p>
    <w:p w14:paraId="6B5896D4" w14:textId="62E9264C" w:rsidR="00667F2E" w:rsidRDefault="003D6C9F">
      <w:pPr>
        <w:pStyle w:val="ListParagraph"/>
        <w:ind w:left="0"/>
        <w:jc w:val="center"/>
        <w:rPr>
          <w:ins w:id="12444" w:author="The Si Tran" w:date="2012-12-11T06:58:00Z"/>
          <w:rFonts w:ascii="Times New Roman" w:hAnsi="Times New Roman"/>
        </w:rPr>
        <w:pPrChange w:id="12445" w:author="The Si Tran" w:date="2012-12-11T06:58:00Z">
          <w:pPr>
            <w:pStyle w:val="ListParagraph"/>
            <w:ind w:left="0"/>
          </w:pPr>
        </w:pPrChange>
      </w:pPr>
      <w:r>
        <w:rPr>
          <w:noProof/>
        </w:rPr>
        <w:lastRenderedPageBreak/>
        <w:drawing>
          <wp:inline distT="0" distB="0" distL="0" distR="0" wp14:anchorId="256F27E3" wp14:editId="628D595E">
            <wp:extent cx="6057900" cy="424688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6057900" cy="4246880"/>
                    </a:xfrm>
                    <a:prstGeom prst="rect">
                      <a:avLst/>
                    </a:prstGeom>
                  </pic:spPr>
                </pic:pic>
              </a:graphicData>
            </a:graphic>
          </wp:inline>
        </w:drawing>
      </w:r>
    </w:p>
    <w:p w14:paraId="409F252C" w14:textId="77777777" w:rsidR="003C73FD" w:rsidRPr="001B545C" w:rsidRDefault="003C73FD">
      <w:pPr>
        <w:pStyle w:val="ListParagraph"/>
        <w:ind w:left="0"/>
        <w:jc w:val="center"/>
        <w:rPr>
          <w:ins w:id="12446" w:author="The Si Tran" w:date="2012-12-11T06:20:00Z"/>
          <w:rFonts w:ascii="Times New Roman" w:hAnsi="Times New Roman"/>
          <w:rPrChange w:id="12447" w:author="The Si Tran" w:date="2012-12-11T06:24:00Z">
            <w:rPr>
              <w:ins w:id="12448" w:author="The Si Tran" w:date="2012-12-11T06:20:00Z"/>
            </w:rPr>
          </w:rPrChange>
        </w:rPr>
        <w:pPrChange w:id="12449"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2450" w:author="The Si Tran" w:date="2012-12-11T06:20:00Z"/>
          <w:rFonts w:ascii="Times New Roman" w:hAnsi="Times New Roman"/>
          <w:sz w:val="26"/>
          <w:szCs w:val="26"/>
          <w:rPrChange w:id="12451" w:author="The Si Tran" w:date="2012-12-11T06:59:00Z">
            <w:rPr>
              <w:ins w:id="12452" w:author="The Si Tran" w:date="2012-12-11T06:20:00Z"/>
            </w:rPr>
          </w:rPrChange>
        </w:rPr>
      </w:pPr>
      <w:ins w:id="12453" w:author="The Si Tran" w:date="2012-12-11T06:20:00Z">
        <w:r w:rsidRPr="003C73FD">
          <w:rPr>
            <w:rFonts w:ascii="Times New Roman" w:hAnsi="Times New Roman"/>
            <w:sz w:val="26"/>
            <w:szCs w:val="26"/>
            <w:rPrChange w:id="12454"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2455" w:author="The Si Tran" w:date="2012-12-11T06:20:00Z"/>
          <w:rFonts w:ascii="Times New Roman" w:hAnsi="Times New Roman"/>
          <w:sz w:val="26"/>
          <w:szCs w:val="26"/>
          <w:rPrChange w:id="12456" w:author="The Si Tran" w:date="2012-12-11T06:59:00Z">
            <w:rPr>
              <w:ins w:id="12457" w:author="The Si Tran" w:date="2012-12-11T06:20:00Z"/>
            </w:rPr>
          </w:rPrChange>
        </w:rPr>
      </w:pPr>
      <w:ins w:id="12458" w:author="The Si Tran" w:date="2012-12-11T06:20:00Z">
        <w:r w:rsidRPr="003C73FD">
          <w:rPr>
            <w:rFonts w:ascii="Times New Roman" w:hAnsi="Times New Roman"/>
            <w:sz w:val="26"/>
            <w:szCs w:val="26"/>
            <w:rPrChange w:id="12459"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2460" w:author="The Si Tran" w:date="2012-12-11T06:20:00Z"/>
          <w:rFonts w:ascii="Times New Roman" w:hAnsi="Times New Roman"/>
          <w:rPrChange w:id="12461" w:author="The Si Tran" w:date="2012-12-11T06:24:00Z">
            <w:rPr>
              <w:ins w:id="12462" w:author="The Si Tran" w:date="2012-12-11T06:20:00Z"/>
            </w:rPr>
          </w:rPrChange>
        </w:rPr>
      </w:pPr>
      <w:ins w:id="12463" w:author="The Si Tran" w:date="2012-12-11T06:20:00Z">
        <w:r w:rsidRPr="001B545C">
          <w:rPr>
            <w:rFonts w:ascii="Times New Roman" w:hAnsi="Times New Roman"/>
            <w:noProof/>
            <w:rPrChange w:id="12464" w:author="Unknown">
              <w:rPr>
                <w:noProof/>
              </w:rPr>
            </w:rPrChange>
          </w:rPr>
          <w:drawing>
            <wp:inline distT="0" distB="0" distL="0" distR="0" wp14:anchorId="3B3BDF89" wp14:editId="742BE254">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2465" w:author="The Si Tran" w:date="2012-12-11T06:20:00Z"/>
          <w:rFonts w:ascii="Times New Roman" w:hAnsi="Times New Roman"/>
          <w:sz w:val="26"/>
          <w:szCs w:val="26"/>
          <w:rPrChange w:id="12466" w:author="The Si Tran" w:date="2012-12-11T06:59:00Z">
            <w:rPr>
              <w:ins w:id="12467" w:author="The Si Tran" w:date="2012-12-11T06:20:00Z"/>
            </w:rPr>
          </w:rPrChange>
        </w:rPr>
      </w:pPr>
      <w:ins w:id="12468" w:author="The Si Tran" w:date="2012-12-11T06:20:00Z">
        <w:r w:rsidRPr="006716F2">
          <w:rPr>
            <w:rFonts w:ascii="Times New Roman" w:hAnsi="Times New Roman"/>
            <w:sz w:val="26"/>
            <w:szCs w:val="26"/>
            <w:rPrChange w:id="12469" w:author="The Si Tran" w:date="2012-12-11T06:59:00Z">
              <w:rPr/>
            </w:rPrChange>
          </w:rPr>
          <w:t>Kết quả dự báo:</w:t>
        </w:r>
      </w:ins>
    </w:p>
    <w:p w14:paraId="334D311B" w14:textId="77777777" w:rsidR="00667F2E" w:rsidRDefault="00667F2E" w:rsidP="006716F2">
      <w:pPr>
        <w:pStyle w:val="ListParagraph"/>
        <w:ind w:left="0"/>
        <w:rPr>
          <w:ins w:id="12470" w:author="The Si Tran" w:date="2012-12-11T07:00:00Z"/>
          <w:rFonts w:ascii="Times New Roman" w:hAnsi="Times New Roman"/>
        </w:rPr>
      </w:pPr>
      <w:ins w:id="12471" w:author="The Si Tran" w:date="2012-12-11T06:20:00Z">
        <w:r w:rsidRPr="001B545C">
          <w:rPr>
            <w:rFonts w:ascii="Times New Roman" w:hAnsi="Times New Roman"/>
            <w:noProof/>
            <w:rPrChange w:id="12472" w:author="Unknown">
              <w:rPr>
                <w:noProof/>
              </w:rPr>
            </w:rPrChange>
          </w:rPr>
          <w:lastRenderedPageBreak/>
          <w:drawing>
            <wp:inline distT="0" distB="0" distL="0" distR="0" wp14:anchorId="00AE8D97" wp14:editId="5296B30A">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2473" w:author="The Si Tran" w:date="2012-12-11T07:00:00Z"/>
          <w:rFonts w:ascii="Times New Roman" w:hAnsi="Times New Roman"/>
          <w:sz w:val="26"/>
          <w:szCs w:val="26"/>
          <w:rPrChange w:id="12474" w:author="The Si Tran" w:date="2012-12-11T07:00:00Z">
            <w:rPr>
              <w:ins w:id="12475" w:author="The Si Tran" w:date="2012-12-11T07:00:00Z"/>
              <w:rFonts w:ascii="Times New Roman" w:hAnsi="Times New Roman"/>
            </w:rPr>
          </w:rPrChange>
        </w:rPr>
        <w:pPrChange w:id="12476" w:author="The Si Tran" w:date="2012-12-11T07:00:00Z">
          <w:pPr>
            <w:pStyle w:val="ListParagraph"/>
            <w:ind w:left="0"/>
          </w:pPr>
        </w:pPrChange>
      </w:pPr>
      <w:ins w:id="12477" w:author="The Si Tran" w:date="2012-12-11T07:00:00Z">
        <w:r w:rsidRPr="00364895">
          <w:rPr>
            <w:rFonts w:ascii="Times New Roman" w:hAnsi="Times New Roman"/>
            <w:sz w:val="26"/>
            <w:szCs w:val="26"/>
            <w:rPrChange w:id="12478"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2479" w:author="The Si Tran" w:date="2012-12-11T06:20:00Z"/>
          <w:rFonts w:ascii="Times New Roman" w:hAnsi="Times New Roman"/>
          <w:rPrChange w:id="12480" w:author="The Si Tran" w:date="2012-12-11T06:24:00Z">
            <w:rPr>
              <w:ins w:id="12481"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2482" w:author="The Si Tran" w:date="2012-12-11T06:20:00Z"/>
          <w:rFonts w:ascii="Times New Roman" w:hAnsi="Times New Roman"/>
          <w:sz w:val="26"/>
          <w:szCs w:val="26"/>
          <w:rPrChange w:id="12483" w:author="The Si Tran" w:date="2012-12-11T07:00:00Z">
            <w:rPr>
              <w:ins w:id="12484" w:author="The Si Tran" w:date="2012-12-11T06:20:00Z"/>
            </w:rPr>
          </w:rPrChange>
        </w:rPr>
      </w:pPr>
      <w:ins w:id="12485" w:author="The Si Tran" w:date="2012-12-11T06:20:00Z">
        <w:r w:rsidRPr="006716F2">
          <w:rPr>
            <w:rFonts w:ascii="Times New Roman" w:hAnsi="Times New Roman"/>
            <w:sz w:val="26"/>
            <w:szCs w:val="26"/>
            <w:rPrChange w:id="12486"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2487" w:author="The Si Tran" w:date="2012-12-11T06:20:00Z"/>
          <w:rFonts w:ascii="Times New Roman" w:hAnsi="Times New Roman"/>
          <w:sz w:val="26"/>
          <w:szCs w:val="26"/>
          <w:rPrChange w:id="12488" w:author="The Si Tran" w:date="2012-12-11T07:00:00Z">
            <w:rPr>
              <w:ins w:id="12489" w:author="The Si Tran" w:date="2012-12-11T06:20:00Z"/>
            </w:rPr>
          </w:rPrChange>
        </w:rPr>
      </w:pPr>
      <w:ins w:id="12490" w:author="The Si Tran" w:date="2012-12-11T06:20:00Z">
        <w:r w:rsidRPr="006716F2">
          <w:rPr>
            <w:rFonts w:ascii="Times New Roman" w:hAnsi="Times New Roman"/>
            <w:sz w:val="26"/>
            <w:szCs w:val="26"/>
            <w:rPrChange w:id="12491"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74010E" w:rsidRDefault="00B808D3">
      <w:pPr>
        <w:pStyle w:val="NoFormat"/>
        <w:numPr>
          <w:ilvl w:val="0"/>
          <w:numId w:val="70"/>
        </w:numPr>
        <w:rPr>
          <w:ins w:id="12492" w:author="The Si Tran" w:date="2012-12-11T07:02:00Z"/>
          <w:rFonts w:cs="Arial"/>
          <w:b/>
          <w:bCs/>
          <w:iCs/>
          <w:sz w:val="28"/>
          <w:szCs w:val="28"/>
          <w:rPrChange w:id="12493" w:author="The Si Tran" w:date="2012-12-11T07:02:00Z">
            <w:rPr>
              <w:ins w:id="12494" w:author="The Si Tran" w:date="2012-12-11T07:02:00Z"/>
              <w:rFonts w:ascii="Times New Roman" w:hAnsi="Times New Roman"/>
            </w:rPr>
          </w:rPrChange>
        </w:rPr>
        <w:pPrChange w:id="12495" w:author="The Si Tran" w:date="2012-12-11T07:02:00Z">
          <w:pPr>
            <w:pStyle w:val="ListParagraph"/>
            <w:numPr>
              <w:numId w:val="40"/>
            </w:numPr>
            <w:spacing w:after="160" w:line="259" w:lineRule="auto"/>
            <w:ind w:hanging="360"/>
          </w:pPr>
        </w:pPrChange>
      </w:pPr>
      <w:ins w:id="12496" w:author="The Si Tran" w:date="2012-12-11T07:02:00Z">
        <w:r w:rsidRPr="0074010E">
          <w:rPr>
            <w:b/>
            <w:sz w:val="28"/>
            <w:szCs w:val="28"/>
          </w:rPr>
          <w:t>Xây dựng mô hình m</w:t>
        </w:r>
        <w:r w:rsidRPr="0074010E">
          <w:rPr>
            <w:rFonts w:cs="Arial"/>
            <w:b/>
            <w:sz w:val="28"/>
            <w:szCs w:val="28"/>
            <w:rPrChange w:id="12497" w:author="The Si Tran" w:date="2012-12-11T07:02:00Z">
              <w:rPr/>
            </w:rPrChange>
          </w:rPr>
          <w:t>ạng nơron</w:t>
        </w:r>
      </w:ins>
    </w:p>
    <w:p w14:paraId="188F443C" w14:textId="77777777" w:rsidR="008C76D1" w:rsidRDefault="00667F2E">
      <w:pPr>
        <w:pStyle w:val="ListParagraph"/>
        <w:ind w:firstLine="0"/>
        <w:rPr>
          <w:ins w:id="12498" w:author="The Si Tran" w:date="2012-12-11T07:05:00Z"/>
          <w:rFonts w:ascii="Times New Roman" w:hAnsi="Times New Roman"/>
          <w:sz w:val="26"/>
          <w:szCs w:val="26"/>
        </w:rPr>
        <w:pPrChange w:id="12499" w:author="The Si Tran" w:date="2012-12-11T07:05:00Z">
          <w:pPr>
            <w:pStyle w:val="ListParagraph"/>
            <w:numPr>
              <w:numId w:val="37"/>
            </w:numPr>
            <w:spacing w:after="160" w:line="259" w:lineRule="auto"/>
            <w:ind w:left="1080" w:hanging="360"/>
          </w:pPr>
        </w:pPrChange>
      </w:pPr>
      <w:ins w:id="12500" w:author="The Si Tran" w:date="2012-12-11T06:20:00Z">
        <w:r w:rsidRPr="00B808D3">
          <w:rPr>
            <w:rFonts w:ascii="Times New Roman" w:hAnsi="Times New Roman"/>
            <w:sz w:val="26"/>
            <w:szCs w:val="26"/>
            <w:rPrChange w:id="12501"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2502" w:author="The Si Tran" w:date="2012-12-11T07:05:00Z"/>
          <w:sz w:val="26"/>
          <w:szCs w:val="26"/>
        </w:rPr>
        <w:pPrChange w:id="12503" w:author="The Si Tran" w:date="2012-12-11T07:05:00Z">
          <w:pPr>
            <w:pStyle w:val="ListParagraph"/>
            <w:numPr>
              <w:numId w:val="37"/>
            </w:numPr>
            <w:spacing w:after="160" w:line="259" w:lineRule="auto"/>
            <w:ind w:left="1080" w:hanging="360"/>
          </w:pPr>
        </w:pPrChange>
      </w:pPr>
      <w:bookmarkStart w:id="12504" w:name="_Toc343029975"/>
      <w:ins w:id="12505" w:author="The Si Tran" w:date="2012-12-11T06:20:00Z">
        <w:r w:rsidRPr="008C76D1">
          <w:rPr>
            <w:b w:val="0"/>
            <w:sz w:val="26"/>
            <w:szCs w:val="26"/>
            <w:rPrChange w:id="12506" w:author="The Si Tran" w:date="2012-12-11T07:05:00Z">
              <w:rPr/>
            </w:rPrChange>
          </w:rPr>
          <w:t>Xây dựng cấu hình mạng</w:t>
        </w:r>
      </w:ins>
      <w:bookmarkEnd w:id="12504"/>
    </w:p>
    <w:p w14:paraId="7653448D" w14:textId="77777777" w:rsidR="008C76D1" w:rsidRPr="008E61D1" w:rsidRDefault="008F750D">
      <w:pPr>
        <w:rPr>
          <w:ins w:id="12507" w:author="The Si Tran" w:date="2012-12-11T06:20:00Z"/>
        </w:rPr>
        <w:pPrChange w:id="12508" w:author="The Si Tran" w:date="2012-12-11T07:05:00Z">
          <w:pPr>
            <w:pStyle w:val="ListParagraph"/>
            <w:numPr>
              <w:numId w:val="37"/>
            </w:numPr>
            <w:spacing w:after="160" w:line="259" w:lineRule="auto"/>
            <w:ind w:left="1080" w:hanging="360"/>
          </w:pPr>
        </w:pPrChange>
      </w:pPr>
      <w:ins w:id="12509" w:author="The Si Tran" w:date="2012-12-11T07:06:00Z">
        <w:r w:rsidRPr="00941798">
          <w:rPr>
            <w:noProof/>
            <w:rPrChange w:id="12510" w:author="Unknown">
              <w:rPr>
                <w:noProof/>
              </w:rPr>
            </w:rPrChange>
          </w:rPr>
          <w:lastRenderedPageBreak/>
          <mc:AlternateContent>
            <mc:Choice Requires="wps">
              <w:drawing>
                <wp:anchor distT="0" distB="0" distL="114300" distR="114300" simplePos="0" relativeHeight="251649536" behindDoc="0" locked="0" layoutInCell="1" allowOverlap="1" wp14:anchorId="4F929E4A" wp14:editId="7A5F70A7">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A90171B" id="Straight Connector 17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2511" w:author="Unknown">
              <w:rPr>
                <w:noProof/>
              </w:rPr>
            </w:rPrChange>
          </w:rPr>
          <mc:AlternateContent>
            <mc:Choice Requires="wps">
              <w:drawing>
                <wp:anchor distT="0" distB="0" distL="114300" distR="114300" simplePos="0" relativeHeight="251647488" behindDoc="0" locked="0" layoutInCell="1" allowOverlap="1" wp14:anchorId="1B78464B" wp14:editId="3A71B7B2">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3D6C9F" w:rsidRDefault="003D6C9F">
                              <w:pPr>
                                <w:pStyle w:val="EquationIndex"/>
                                <w:pPrChange w:id="12512" w:author="The Si Tran" w:date="2012-12-16T10:41:00Z">
                                  <w:pPr>
                                    <w:spacing w:before="0" w:line="240" w:lineRule="auto"/>
                                  </w:pPr>
                                </w:pPrChange>
                              </w:pPr>
                              <w:ins w:id="12513"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084" type="#_x0000_t202" style="position:absolute;left:0;text-align:left;margin-left:177pt;margin-top:147.75pt;width:135pt;height:23.25pt;z-index:251647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" fillcolor="white [3201]" strokecolor="red" strokeweight="2.25pt">
                  <v:textbox>
                    <w:txbxContent>
                      <w:p w14:paraId="30D36063" w14:textId="77777777" w:rsidR="003D6C9F" w:rsidRDefault="003D6C9F">
                        <w:pPr>
                          <w:pStyle w:val="EquationIndex"/>
                          <w:pPrChange w:id="12514" w:author="The Si Tran" w:date="2012-12-16T10:41:00Z">
                            <w:pPr>
                              <w:spacing w:before="0" w:line="240" w:lineRule="auto"/>
                            </w:pPr>
                          </w:pPrChange>
                        </w:pPr>
                        <w:ins w:id="12515" w:author="The Si Tran" w:date="2012-12-11T07:07:00Z">
                          <w:r>
                            <w:t>Cấu hình mạng nơron</w:t>
                          </w:r>
                        </w:ins>
                      </w:p>
                    </w:txbxContent>
                  </v:textbox>
                  <w10:wrap anchorx="margin"/>
                </v:shape>
              </w:pict>
            </mc:Fallback>
          </mc:AlternateContent>
        </w:r>
        <w:r>
          <w:rPr>
            <w:noProof/>
            <w:rPrChange w:id="12516" w:author="Unknown">
              <w:rPr>
                <w:noProof/>
              </w:rPr>
            </w:rPrChange>
          </w:rPr>
          <mc:AlternateContent>
            <mc:Choice Requires="wps">
              <w:drawing>
                <wp:anchor distT="0" distB="0" distL="114300" distR="114300" simplePos="0" relativeHeight="251648512" behindDoc="0" locked="0" layoutInCell="1" allowOverlap="1" wp14:anchorId="1C6BB945" wp14:editId="37A0F969">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3B01B" id="Rectangle 171" o:spid="_x0000_s1026" style="position:absolute;margin-left:92.25pt;margin-top:75pt;width:102.75pt;height:31.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2517" w:author="The Si Tran" w:date="2012-12-11T07:44:00Z">
        <w:r w:rsidRPr="008F750D">
          <w:rPr>
            <w:noProof/>
          </w:rPr>
          <w:t xml:space="preserve"> </w:t>
        </w:r>
        <w:r w:rsidRPr="00941798">
          <w:rPr>
            <w:noProof/>
            <w:rPrChange w:id="12518" w:author="Unknown">
              <w:rPr>
                <w:noProof/>
              </w:rPr>
            </w:rPrChange>
          </w:rPr>
          <w:drawing>
            <wp:inline distT="0" distB="0" distL="0" distR="0" wp14:anchorId="41BA5467" wp14:editId="358D1181">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2519" w:author="The Si Tran" w:date="2012-12-11T06:20:00Z"/>
          <w:rFonts w:ascii="Times New Roman" w:hAnsi="Times New Roman"/>
          <w:sz w:val="26"/>
          <w:szCs w:val="26"/>
          <w:rPrChange w:id="12520" w:author="The Si Tran" w:date="2012-12-11T07:08:00Z">
            <w:rPr>
              <w:ins w:id="12521" w:author="The Si Tran" w:date="2012-12-11T06:20:00Z"/>
            </w:rPr>
          </w:rPrChange>
        </w:rPr>
      </w:pPr>
      <w:ins w:id="12522" w:author="The Si Tran" w:date="2012-12-11T06:20:00Z">
        <w:r w:rsidRPr="00A51C54">
          <w:rPr>
            <w:rFonts w:ascii="Times New Roman" w:hAnsi="Times New Roman"/>
            <w:sz w:val="26"/>
            <w:szCs w:val="26"/>
            <w:rPrChange w:id="12523"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2524" w:author="The Si Tran" w:date="2012-12-11T07:29:00Z"/>
          <w:sz w:val="26"/>
          <w:szCs w:val="26"/>
        </w:rPr>
        <w:pPrChange w:id="12525" w:author="The Si Tran" w:date="2012-12-11T07:29:00Z">
          <w:pPr>
            <w:pStyle w:val="Caption"/>
            <w:numPr>
              <w:numId w:val="36"/>
            </w:numPr>
            <w:ind w:left="1440" w:hanging="360"/>
          </w:pPr>
        </w:pPrChange>
      </w:pPr>
      <w:ins w:id="12526" w:author="The Si Tran" w:date="2012-12-11T06:20:00Z">
        <w:r w:rsidRPr="00A51C54">
          <w:rPr>
            <w:rFonts w:ascii="Times New Roman" w:hAnsi="Times New Roman"/>
            <w:sz w:val="26"/>
            <w:szCs w:val="26"/>
            <w:rPrChange w:id="12527" w:author="The Si Tran" w:date="2012-12-11T07:08:00Z">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2528" w:author="The Si Tran" w:date="2012-12-11T07:29:00Z"/>
          <w:sz w:val="26"/>
          <w:szCs w:val="26"/>
        </w:rPr>
        <w:pPrChange w:id="12529"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2530" w:author="The Si Tran" w:date="2012-12-11T07:34:00Z"/>
          <w:sz w:val="26"/>
          <w:szCs w:val="26"/>
        </w:rPr>
        <w:pPrChange w:id="12531" w:author="The Si Tran" w:date="2012-12-11T07:34:00Z">
          <w:pPr>
            <w:pStyle w:val="Caption"/>
            <w:numPr>
              <w:numId w:val="36"/>
            </w:numPr>
            <w:ind w:left="1440" w:hanging="360"/>
          </w:pPr>
        </w:pPrChange>
      </w:pPr>
      <w:ins w:id="12532" w:author="The Si Tran" w:date="2012-12-11T07:29:00Z">
        <w:r>
          <w:rPr>
            <w:rFonts w:ascii="Times New Roman" w:hAnsi="Times New Roman"/>
            <w:sz w:val="26"/>
            <w:szCs w:val="26"/>
          </w:rPr>
          <w:t>Hu</w:t>
        </w:r>
      </w:ins>
      <w:ins w:id="12533"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2534" w:author="The Si Tran" w:date="2012-12-11T07:34:00Z"/>
          <w:rFonts w:ascii="Times New Roman" w:hAnsi="Times New Roman"/>
          <w:sz w:val="26"/>
          <w:szCs w:val="26"/>
          <w:rPrChange w:id="12535" w:author="The Si Tran" w:date="2012-12-11T07:34:00Z">
            <w:rPr>
              <w:ins w:id="12536" w:author="The Si Tran" w:date="2012-12-11T07:34:00Z"/>
              <w:rFonts w:ascii="Times New Roman" w:hAnsi="Times New Roman"/>
            </w:rPr>
          </w:rPrChange>
        </w:rPr>
        <w:pPrChange w:id="12537" w:author="The Si Tran" w:date="2012-12-11T07:34:00Z">
          <w:pPr>
            <w:pStyle w:val="ListParagraph"/>
            <w:numPr>
              <w:numId w:val="41"/>
            </w:numPr>
            <w:spacing w:after="160" w:line="259" w:lineRule="auto"/>
            <w:ind w:left="1440" w:hanging="360"/>
          </w:pPr>
        </w:pPrChange>
      </w:pPr>
      <w:ins w:id="12538" w:author="The Si Tran" w:date="2012-12-11T07:34:00Z">
        <w:r w:rsidRPr="007B3A21">
          <w:rPr>
            <w:rFonts w:ascii="Times New Roman" w:hAnsi="Times New Roman"/>
            <w:sz w:val="26"/>
            <w:szCs w:val="26"/>
            <w:rPrChange w:id="12539" w:author="The Si Tran" w:date="2012-12-11T07:34:00Z">
              <w:rPr>
                <w:rFonts w:ascii="Times New Roman" w:hAnsi="Times New Roman"/>
              </w:rPr>
            </w:rPrChange>
          </w:rPr>
          <w:t xml:space="preserve">Ta có thể sử dụng giải thuật </w:t>
        </w:r>
        <w:proofErr w:type="gramStart"/>
        <w:r w:rsidRPr="007B3A21">
          <w:rPr>
            <w:rFonts w:ascii="Times New Roman" w:hAnsi="Times New Roman"/>
            <w:sz w:val="26"/>
            <w:szCs w:val="26"/>
            <w:rPrChange w:id="12540" w:author="The Si Tran" w:date="2012-12-11T07:34:00Z">
              <w:rPr>
                <w:rFonts w:ascii="Times New Roman" w:hAnsi="Times New Roman"/>
              </w:rPr>
            </w:rPrChange>
          </w:rPr>
          <w:t>lan</w:t>
        </w:r>
        <w:proofErr w:type="gramEnd"/>
        <w:r w:rsidRPr="007B3A21">
          <w:rPr>
            <w:rFonts w:ascii="Times New Roman" w:hAnsi="Times New Roman"/>
            <w:sz w:val="26"/>
            <w:szCs w:val="26"/>
            <w:rPrChange w:id="12541" w:author="The Si Tran" w:date="2012-12-11T07:34:00Z">
              <w:rPr>
                <w:rFonts w:ascii="Times New Roman" w:hAnsi="Times New Roman"/>
              </w:rPr>
            </w:rPrChange>
          </w:rPr>
          <w:t xml:space="preserve">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2542" w:author="The Si Tran" w:date="2012-12-11T07:34:00Z"/>
          <w:rFonts w:ascii="Times New Roman" w:hAnsi="Times New Roman"/>
          <w:sz w:val="26"/>
          <w:szCs w:val="26"/>
          <w:rPrChange w:id="12543" w:author="The Si Tran" w:date="2012-12-11T07:34:00Z">
            <w:rPr>
              <w:ins w:id="12544" w:author="The Si Tran" w:date="2012-12-11T07:34:00Z"/>
              <w:rFonts w:ascii="Times New Roman" w:hAnsi="Times New Roman"/>
            </w:rPr>
          </w:rPrChange>
        </w:rPr>
        <w:pPrChange w:id="12545" w:author="The Si Tran" w:date="2012-12-11T07:34:00Z">
          <w:pPr>
            <w:pStyle w:val="ListParagraph"/>
            <w:numPr>
              <w:numId w:val="41"/>
            </w:numPr>
            <w:spacing w:after="160" w:line="259" w:lineRule="auto"/>
            <w:ind w:left="1440" w:hanging="360"/>
          </w:pPr>
        </w:pPrChange>
      </w:pPr>
      <w:ins w:id="12546" w:author="The Si Tran" w:date="2012-12-11T07:34:00Z">
        <w:r w:rsidRPr="007B3A21">
          <w:rPr>
            <w:rFonts w:ascii="Times New Roman" w:hAnsi="Times New Roman"/>
            <w:sz w:val="26"/>
            <w:szCs w:val="26"/>
            <w:rPrChange w:id="12547" w:author="The Si Tran" w:date="2012-12-11T07:34:00Z">
              <w:rPr>
                <w:rFonts w:ascii="Times New Roman" w:hAnsi="Times New Roman"/>
              </w:rPr>
            </w:rPrChange>
          </w:rPr>
          <w:t>Cấu hình thông số cho giải thuật lan truyền ngược thông qua hộp chọn [Back Propagation] và nhập vào các thông số [Learning rate]</w:t>
        </w:r>
        <w:proofErr w:type="gramStart"/>
        <w:r w:rsidRPr="007B3A21">
          <w:rPr>
            <w:rFonts w:ascii="Times New Roman" w:hAnsi="Times New Roman"/>
            <w:sz w:val="26"/>
            <w:szCs w:val="26"/>
            <w:rPrChange w:id="12548" w:author="The Si Tran" w:date="2012-12-11T07:34:00Z">
              <w:rPr>
                <w:rFonts w:ascii="Times New Roman" w:hAnsi="Times New Roman"/>
              </w:rPr>
            </w:rPrChange>
          </w:rPr>
          <w:t>,[</w:t>
        </w:r>
        <w:proofErr w:type="gramEnd"/>
        <w:r w:rsidRPr="007B3A21">
          <w:rPr>
            <w:rFonts w:ascii="Times New Roman" w:hAnsi="Times New Roman"/>
            <w:sz w:val="26"/>
            <w:szCs w:val="26"/>
            <w:rPrChange w:id="12549" w:author="The Si Tran" w:date="2012-12-11T07:34:00Z">
              <w:rPr>
                <w:rFonts w:ascii="Times New Roman" w:hAnsi="Times New Roman"/>
              </w:rPr>
            </w:rPrChange>
          </w:rPr>
          <w:t xml:space="preserve"> Max Number of Epoches],[ Momemtun],[ Residual of Errors].</w:t>
        </w:r>
      </w:ins>
    </w:p>
    <w:p w14:paraId="385CE1C8" w14:textId="77777777" w:rsidR="007B3A21" w:rsidRPr="007B3A21" w:rsidRDefault="007B3A21">
      <w:pPr>
        <w:pStyle w:val="ListParagraph"/>
        <w:spacing w:after="160" w:line="259" w:lineRule="auto"/>
        <w:ind w:left="1440"/>
        <w:rPr>
          <w:ins w:id="12550" w:author="The Si Tran" w:date="2012-12-11T07:29:00Z"/>
          <w:b/>
          <w:sz w:val="26"/>
          <w:szCs w:val="26"/>
          <w:rPrChange w:id="12551" w:author="The Si Tran" w:date="2012-12-11T07:34:00Z">
            <w:rPr>
              <w:ins w:id="12552" w:author="The Si Tran" w:date="2012-12-11T07:29:00Z"/>
              <w:b w:val="0"/>
            </w:rPr>
          </w:rPrChange>
        </w:rPr>
        <w:pPrChange w:id="12553"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2554" w:author="The Si Tran" w:date="2012-12-11T07:35:00Z"/>
          <w:rFonts w:ascii="Times New Roman" w:hAnsi="Times New Roman"/>
          <w:sz w:val="26"/>
          <w:szCs w:val="26"/>
        </w:rPr>
        <w:pPrChange w:id="12555" w:author="The Si Tran" w:date="2012-12-11T07:29:00Z">
          <w:pPr>
            <w:pStyle w:val="ListParagraph"/>
            <w:numPr>
              <w:numId w:val="36"/>
            </w:numPr>
            <w:spacing w:after="160" w:line="259" w:lineRule="auto"/>
            <w:ind w:left="1440" w:hanging="360"/>
          </w:pPr>
        </w:pPrChange>
      </w:pPr>
      <w:ins w:id="12556" w:author="The Si Tran" w:date="2012-12-11T07:31:00Z">
        <w:r w:rsidRPr="0038242B">
          <w:rPr>
            <w:rFonts w:ascii="Times New Roman" w:hAnsi="Times New Roman"/>
            <w:noProof/>
            <w:sz w:val="26"/>
            <w:szCs w:val="26"/>
            <w:rPrChange w:id="12557" w:author="Unknown">
              <w:rPr>
                <w:noProof/>
              </w:rPr>
            </w:rPrChange>
          </w:rPr>
          <w:lastRenderedPageBreak/>
          <mc:AlternateContent>
            <mc:Choice Requires="wps">
              <w:drawing>
                <wp:anchor distT="0" distB="0" distL="114300" distR="114300" simplePos="0" relativeHeight="251651584" behindDoc="0" locked="0" layoutInCell="1" allowOverlap="1" wp14:anchorId="7F74A3C8" wp14:editId="7FE54BF7">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3D6C9F" w:rsidRDefault="003D6C9F">
                              <w:pPr>
                                <w:pStyle w:val="EquationIndex"/>
                                <w:pPrChange w:id="12558" w:author="The Si Tran" w:date="2012-12-16T10:42:00Z">
                                  <w:pPr/>
                                </w:pPrChange>
                              </w:pPr>
                              <w:ins w:id="12559" w:author="The Si Tran" w:date="2012-12-11T07:32:00Z">
                                <w:r>
                                  <w:t>Chọn giải thuật</w:t>
                                </w:r>
                              </w:ins>
                              <w:ins w:id="12560"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5" type="#_x0000_t202" style="position:absolute;margin-left:133.5pt;margin-top:81.75pt;width:107.25pt;height:38.2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G9xFN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3D6C9F" w:rsidRDefault="003D6C9F">
                        <w:pPr>
                          <w:pStyle w:val="EquationIndex"/>
                          <w:pPrChange w:id="12561" w:author="The Si Tran" w:date="2012-12-16T10:42:00Z">
                            <w:pPr/>
                          </w:pPrChange>
                        </w:pPr>
                        <w:ins w:id="12562" w:author="The Si Tran" w:date="2012-12-11T07:32:00Z">
                          <w:r>
                            <w:t>Chọn giải thuật</w:t>
                          </w:r>
                        </w:ins>
                        <w:ins w:id="12563"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12564" w:author="The Si Tran" w:date="2012-12-11T07:32:00Z">
        <w:r w:rsidRPr="0038242B">
          <w:rPr>
            <w:rFonts w:ascii="Times New Roman" w:hAnsi="Times New Roman"/>
            <w:noProof/>
            <w:sz w:val="26"/>
            <w:szCs w:val="26"/>
            <w:rPrChange w:id="12565" w:author="Unknown">
              <w:rPr>
                <w:noProof/>
              </w:rPr>
            </w:rPrChange>
          </w:rPr>
          <mc:AlternateContent>
            <mc:Choice Requires="wps">
              <w:drawing>
                <wp:anchor distT="0" distB="0" distL="114300" distR="114300" simplePos="0" relativeHeight="251655680" behindDoc="0" locked="0" layoutInCell="1" allowOverlap="1" wp14:anchorId="26511F00" wp14:editId="1AA03539">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3D6C9F" w:rsidRDefault="003D6C9F">
                              <w:pPr>
                                <w:pStyle w:val="EquationIndex"/>
                                <w:pPrChange w:id="12566" w:author="The Si Tran" w:date="2012-12-16T10:42:00Z">
                                  <w:pPr/>
                                </w:pPrChange>
                              </w:pPr>
                              <w:ins w:id="12567" w:author="The Si Tran" w:date="2012-12-11T07:33:00Z">
                                <w:r>
                                  <w:t xml:space="preserve">Thông số </w:t>
                                </w:r>
                                <w:proofErr w:type="gramStart"/>
                                <w:r>
                                  <w:t xml:space="preserve">cho </w:t>
                                </w:r>
                              </w:ins>
                              <w:ins w:id="12568" w:author="The Si Tran" w:date="2012-12-11T07:32:00Z">
                                <w:r>
                                  <w:t xml:space="preserve"> giải</w:t>
                                </w:r>
                                <w:proofErr w:type="gramEnd"/>
                                <w:r>
                                  <w:t xml:space="preserve"> thuật</w:t>
                                </w:r>
                              </w:ins>
                              <w:ins w:id="12569" w:author="The Si Tran" w:date="2012-12-11T07:34:00Z">
                                <w:r>
                                  <w:t xml:space="preserve"> </w:t>
                                </w:r>
                              </w:ins>
                              <w:ins w:id="12570"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6" type="#_x0000_t202" style="position:absolute;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3D6C9F" w:rsidRDefault="003D6C9F">
                        <w:pPr>
                          <w:pStyle w:val="EquationIndex"/>
                          <w:pPrChange w:id="12571" w:author="The Si Tran" w:date="2012-12-16T10:42:00Z">
                            <w:pPr/>
                          </w:pPrChange>
                        </w:pPr>
                        <w:ins w:id="12572" w:author="The Si Tran" w:date="2012-12-11T07:33:00Z">
                          <w:r>
                            <w:t xml:space="preserve">Thông số </w:t>
                          </w:r>
                          <w:proofErr w:type="gramStart"/>
                          <w:r>
                            <w:t xml:space="preserve">cho </w:t>
                          </w:r>
                        </w:ins>
                        <w:ins w:id="12573" w:author="The Si Tran" w:date="2012-12-11T07:32:00Z">
                          <w:r>
                            <w:t xml:space="preserve"> giải</w:t>
                          </w:r>
                          <w:proofErr w:type="gramEnd"/>
                          <w:r>
                            <w:t xml:space="preserve"> thuật</w:t>
                          </w:r>
                        </w:ins>
                        <w:ins w:id="12574" w:author="The Si Tran" w:date="2012-12-11T07:34:00Z">
                          <w:r>
                            <w:t xml:space="preserve"> </w:t>
                          </w:r>
                        </w:ins>
                        <w:ins w:id="12575" w:author="The Si Tran" w:date="2012-12-11T07:35:00Z">
                          <w:r>
                            <w:t>lan truyền ngược</w:t>
                          </w:r>
                        </w:ins>
                      </w:p>
                    </w:txbxContent>
                  </v:textbox>
                  <w10:wrap anchorx="margin"/>
                </v:shape>
              </w:pict>
            </mc:Fallback>
          </mc:AlternateContent>
        </w:r>
      </w:ins>
      <w:ins w:id="12576" w:author="The Si Tran" w:date="2012-12-11T07:33:00Z">
        <w:r w:rsidRPr="0038242B">
          <w:rPr>
            <w:rFonts w:ascii="Times New Roman" w:hAnsi="Times New Roman"/>
            <w:noProof/>
            <w:sz w:val="26"/>
            <w:szCs w:val="26"/>
            <w:rPrChange w:id="12577" w:author="Unknown">
              <w:rPr>
                <w:noProof/>
              </w:rPr>
            </w:rPrChange>
          </w:rPr>
          <mc:AlternateContent>
            <mc:Choice Requires="wps">
              <w:drawing>
                <wp:anchor distT="0" distB="0" distL="114300" distR="114300" simplePos="0" relativeHeight="251656704" behindDoc="0" locked="0" layoutInCell="1" allowOverlap="1" wp14:anchorId="6C7AD123" wp14:editId="0F26942A">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9351807" id="Straight Connector 179"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578" w:author="The Si Tran" w:date="2012-12-11T07:32:00Z">
        <w:r>
          <w:rPr>
            <w:noProof/>
          </w:rPr>
          <mc:AlternateContent>
            <mc:Choice Requires="wps">
              <w:drawing>
                <wp:anchor distT="0" distB="0" distL="114300" distR="114300" simplePos="0" relativeHeight="251654656" behindDoc="0" locked="0" layoutInCell="1" allowOverlap="1" wp14:anchorId="69B1F6E1" wp14:editId="560EDB89">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B5EF1" id="Rectangle 177" o:spid="_x0000_s1026" style="position:absolute;margin-left:354pt;margin-top:144.8pt;width:64.5pt;height:101.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579" w:author="The Si Tran" w:date="2012-12-11T07:31:00Z">
        <w:r w:rsidRPr="0038242B">
          <w:rPr>
            <w:rFonts w:ascii="Times New Roman" w:hAnsi="Times New Roman"/>
            <w:noProof/>
            <w:sz w:val="26"/>
            <w:szCs w:val="26"/>
            <w:rPrChange w:id="12580" w:author="Unknown">
              <w:rPr>
                <w:noProof/>
              </w:rPr>
            </w:rPrChange>
          </w:rPr>
          <mc:AlternateContent>
            <mc:Choice Requires="wps">
              <w:drawing>
                <wp:anchor distT="0" distB="0" distL="114300" distR="114300" simplePos="0" relativeHeight="251653632" behindDoc="0" locked="0" layoutInCell="1" allowOverlap="1" wp14:anchorId="4EAC69C6" wp14:editId="1308ED2A">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B6C177B" id="Straight Connector 17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0560" behindDoc="0" locked="0" layoutInCell="1" allowOverlap="1" wp14:anchorId="2E0D66F3" wp14:editId="587F284B">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2793C" id="Rectangle 174" o:spid="_x0000_s1026" style="position:absolute;margin-left:49.5pt;margin-top:156.8pt;width:102.75pt;height:31.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581" w:author="The Si Tran" w:date="2012-12-11T07:45:00Z">
        <w:r w:rsidRPr="00D62B2C">
          <w:rPr>
            <w:noProof/>
          </w:rPr>
          <w:t xml:space="preserve"> </w:t>
        </w:r>
        <w:r>
          <w:rPr>
            <w:noProof/>
          </w:rPr>
          <w:drawing>
            <wp:inline distT="0" distB="0" distL="0" distR="0" wp14:anchorId="6F4A43F4" wp14:editId="21399C64">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2582" w:author="The Si Tran" w:date="2012-12-11T06:20:00Z"/>
          <w:rFonts w:ascii="Times New Roman" w:hAnsi="Times New Roman"/>
          <w:sz w:val="26"/>
          <w:szCs w:val="26"/>
          <w:rPrChange w:id="12583" w:author="The Si Tran" w:date="2012-12-11T07:08:00Z">
            <w:rPr>
              <w:ins w:id="12584" w:author="The Si Tran" w:date="2012-12-11T06:20:00Z"/>
            </w:rPr>
          </w:rPrChange>
        </w:rPr>
        <w:pPrChange w:id="12585" w:author="The Si Tran" w:date="2012-12-11T07:35:00Z">
          <w:pPr>
            <w:pStyle w:val="ListParagraph"/>
            <w:numPr>
              <w:numId w:val="36"/>
            </w:numPr>
            <w:spacing w:after="160" w:line="259" w:lineRule="auto"/>
            <w:ind w:left="1440" w:hanging="360"/>
          </w:pPr>
        </w:pPrChange>
      </w:pPr>
      <w:ins w:id="12586"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14:paraId="0FE66106" w14:textId="77777777" w:rsidR="00667F2E" w:rsidRPr="001B545C" w:rsidRDefault="00667F2E" w:rsidP="00667F2E">
      <w:pPr>
        <w:pStyle w:val="ListParagraph"/>
        <w:ind w:left="1440"/>
        <w:rPr>
          <w:ins w:id="12587" w:author="The Si Tran" w:date="2012-12-11T06:20:00Z"/>
          <w:rFonts w:ascii="Times New Roman" w:hAnsi="Times New Roman"/>
          <w:rPrChange w:id="12588" w:author="The Si Tran" w:date="2012-12-11T06:24:00Z">
            <w:rPr>
              <w:ins w:id="12589"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2590" w:author="The Si Tran" w:date="2012-12-11T06:20:00Z"/>
          <w:rFonts w:ascii="Times New Roman" w:hAnsi="Times New Roman"/>
          <w:sz w:val="26"/>
          <w:szCs w:val="26"/>
          <w:rPrChange w:id="12591" w:author="The Si Tran" w:date="2012-12-11T07:36:00Z">
            <w:rPr>
              <w:ins w:id="12592" w:author="The Si Tran" w:date="2012-12-11T06:20:00Z"/>
            </w:rPr>
          </w:rPrChange>
        </w:rPr>
      </w:pPr>
      <w:ins w:id="12593" w:author="The Si Tran" w:date="2012-12-11T06:20:00Z">
        <w:r w:rsidRPr="0052188A">
          <w:rPr>
            <w:rFonts w:ascii="Times New Roman" w:hAnsi="Times New Roman"/>
            <w:sz w:val="26"/>
            <w:szCs w:val="26"/>
            <w:rPrChange w:id="12594"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12595" w:author="The Si Tran" w:date="2012-12-11T07:36:00Z">
              <w:rPr/>
            </w:rPrChange>
          </w:rPr>
          <w:t>,[</w:t>
        </w:r>
        <w:proofErr w:type="gramEnd"/>
        <w:r w:rsidRPr="0052188A">
          <w:rPr>
            <w:rFonts w:ascii="Times New Roman" w:hAnsi="Times New Roman"/>
            <w:sz w:val="26"/>
            <w:szCs w:val="26"/>
            <w:rPrChange w:id="12596" w:author="The Si Tran" w:date="2012-12-11T07:36:00Z">
              <w:rPr/>
            </w:rPrChange>
          </w:rPr>
          <w:t xml:space="preserve"> Max Number of Epoches],[ Max Update Value],[ Residual of Errors].</w:t>
        </w:r>
      </w:ins>
    </w:p>
    <w:p w14:paraId="66A481AC" w14:textId="77777777" w:rsidR="00667F2E" w:rsidRPr="001B545C" w:rsidRDefault="00667F2E" w:rsidP="00667F2E">
      <w:pPr>
        <w:pStyle w:val="ListParagraph"/>
        <w:ind w:left="1440"/>
        <w:rPr>
          <w:ins w:id="12597" w:author="The Si Tran" w:date="2012-12-11T06:20:00Z"/>
          <w:rFonts w:ascii="Times New Roman" w:hAnsi="Times New Roman"/>
          <w:rPrChange w:id="12598" w:author="The Si Tran" w:date="2012-12-11T06:24:00Z">
            <w:rPr>
              <w:ins w:id="12599" w:author="The Si Tran" w:date="2012-12-11T06:20:00Z"/>
            </w:rPr>
          </w:rPrChange>
        </w:rPr>
      </w:pPr>
    </w:p>
    <w:p w14:paraId="500F91EE" w14:textId="77777777" w:rsidR="00667F2E" w:rsidRDefault="00D4441E" w:rsidP="0052188A">
      <w:pPr>
        <w:pStyle w:val="ListParagraph"/>
        <w:ind w:left="0"/>
        <w:rPr>
          <w:ins w:id="12600" w:author="The Si Tran" w:date="2012-12-11T07:39:00Z"/>
          <w:rFonts w:ascii="Times New Roman" w:hAnsi="Times New Roman"/>
        </w:rPr>
      </w:pPr>
      <w:ins w:id="12601" w:author="The Si Tran" w:date="2012-12-11T07:38:00Z">
        <w:r w:rsidRPr="003C1928">
          <w:rPr>
            <w:rFonts w:ascii="Times New Roman" w:hAnsi="Times New Roman"/>
            <w:noProof/>
            <w:rPrChange w:id="12602" w:author="Unknown">
              <w:rPr>
                <w:noProof/>
              </w:rPr>
            </w:rPrChange>
          </w:rPr>
          <mc:AlternateContent>
            <mc:Choice Requires="wps">
              <w:drawing>
                <wp:anchor distT="0" distB="0" distL="114300" distR="114300" simplePos="0" relativeHeight="251663872" behindDoc="0" locked="0" layoutInCell="1" allowOverlap="1" wp14:anchorId="05AB0561" wp14:editId="3A316552">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53F6C" id="Rectangle 180" o:spid="_x0000_s1026" style="position:absolute;margin-left:49.5pt;margin-top:153.75pt;width:102.75pt;height:31.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2603" w:author="Unknown">
              <w:rPr>
                <w:noProof/>
              </w:rPr>
            </w:rPrChange>
          </w:rPr>
          <mc:AlternateContent>
            <mc:Choice Requires="wps">
              <w:drawing>
                <wp:anchor distT="0" distB="0" distL="114300" distR="114300" simplePos="0" relativeHeight="251665920" behindDoc="0" locked="0" layoutInCell="1" allowOverlap="1" wp14:anchorId="7103CA9B" wp14:editId="1408CF16">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3D6C9F" w:rsidRDefault="003D6C9F">
                              <w:pPr>
                                <w:pStyle w:val="EquationIndex"/>
                                <w:pPrChange w:id="12604" w:author="The Si Tran" w:date="2012-12-16T10:42:00Z">
                                  <w:pPr/>
                                </w:pPrChange>
                              </w:pPr>
                              <w:ins w:id="12605" w:author="The Si Tran" w:date="2012-12-11T07:32:00Z">
                                <w:r>
                                  <w:t>Chọn giải thuật</w:t>
                                </w:r>
                              </w:ins>
                              <w:ins w:id="12606" w:author="The Si Tran" w:date="2012-12-11T07:35:00Z">
                                <w:r>
                                  <w:t xml:space="preserve"> </w:t>
                                </w:r>
                              </w:ins>
                              <w:ins w:id="12607"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7" type="#_x0000_t202" style="position:absolute;left:0;text-align:left;margin-left:133.5pt;margin-top:78.7pt;width:107.25pt;height:38.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rINhK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3D6C9F" w:rsidRDefault="003D6C9F">
                        <w:pPr>
                          <w:pStyle w:val="EquationIndex"/>
                          <w:pPrChange w:id="12608" w:author="The Si Tran" w:date="2012-12-16T10:42:00Z">
                            <w:pPr/>
                          </w:pPrChange>
                        </w:pPr>
                        <w:ins w:id="12609" w:author="The Si Tran" w:date="2012-12-11T07:32:00Z">
                          <w:r>
                            <w:t>Chọn giải thuật</w:t>
                          </w:r>
                        </w:ins>
                        <w:ins w:id="12610" w:author="The Si Tran" w:date="2012-12-11T07:35:00Z">
                          <w:r>
                            <w:t xml:space="preserve"> </w:t>
                          </w:r>
                        </w:ins>
                        <w:ins w:id="12611" w:author="The Si Tran" w:date="2012-12-11T07:40:00Z">
                          <w:r>
                            <w:t>RPROP</w:t>
                          </w:r>
                        </w:ins>
                      </w:p>
                    </w:txbxContent>
                  </v:textbox>
                  <w10:wrap anchorx="margin"/>
                </v:shape>
              </w:pict>
            </mc:Fallback>
          </mc:AlternateContent>
        </w:r>
        <w:r w:rsidRPr="003C1928">
          <w:rPr>
            <w:rFonts w:ascii="Times New Roman" w:hAnsi="Times New Roman"/>
            <w:noProof/>
            <w:rPrChange w:id="12612" w:author="Unknown">
              <w:rPr>
                <w:noProof/>
              </w:rPr>
            </w:rPrChange>
          </w:rPr>
          <mc:AlternateContent>
            <mc:Choice Requires="wps">
              <w:drawing>
                <wp:anchor distT="0" distB="0" distL="114300" distR="114300" simplePos="0" relativeHeight="251666944" behindDoc="0" locked="0" layoutInCell="1" allowOverlap="1" wp14:anchorId="1385DBFF" wp14:editId="30FD3FBB">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0F7ED15" id="Straight Connector 18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613" w:author="Unknown">
              <w:rPr>
                <w:noProof/>
              </w:rPr>
            </w:rPrChange>
          </w:rPr>
          <mc:AlternateContent>
            <mc:Choice Requires="wps">
              <w:drawing>
                <wp:anchor distT="0" distB="0" distL="114300" distR="114300" simplePos="0" relativeHeight="251667968" behindDoc="0" locked="0" layoutInCell="1" allowOverlap="1" wp14:anchorId="179B3922" wp14:editId="7E82C05F">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E0224" id="Rectangle 183" o:spid="_x0000_s1026" style="position:absolute;margin-left:354pt;margin-top:141.75pt;width:64.5pt;height:10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614" w:author="Unknown">
              <w:rPr>
                <w:noProof/>
              </w:rPr>
            </w:rPrChange>
          </w:rPr>
          <mc:AlternateContent>
            <mc:Choice Requires="wps">
              <w:drawing>
                <wp:anchor distT="0" distB="0" distL="114300" distR="114300" simplePos="0" relativeHeight="251668992" behindDoc="0" locked="0" layoutInCell="1" allowOverlap="1" wp14:anchorId="3D60FAB2" wp14:editId="791AFBBD">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3D6C9F" w:rsidRDefault="003D6C9F">
                              <w:pPr>
                                <w:pStyle w:val="EquationIndex"/>
                                <w:pPrChange w:id="12615" w:author="The Si Tran" w:date="2012-12-16T10:42:00Z">
                                  <w:pPr/>
                                </w:pPrChange>
                              </w:pPr>
                              <w:ins w:id="12616" w:author="The Si Tran" w:date="2012-12-11T07:33:00Z">
                                <w:r>
                                  <w:t xml:space="preserve">Thông số </w:t>
                                </w:r>
                                <w:proofErr w:type="gramStart"/>
                                <w:r>
                                  <w:t xml:space="preserve">cho </w:t>
                                </w:r>
                              </w:ins>
                              <w:ins w:id="12617" w:author="The Si Tran" w:date="2012-12-11T07:32:00Z">
                                <w:r>
                                  <w:t xml:space="preserve"> giải</w:t>
                                </w:r>
                                <w:proofErr w:type="gramEnd"/>
                                <w:r>
                                  <w:t xml:space="preserve"> thuật</w:t>
                                </w:r>
                              </w:ins>
                              <w:ins w:id="12618" w:author="The Si Tran" w:date="2012-12-11T07:34:00Z">
                                <w:r>
                                  <w:t xml:space="preserve"> </w:t>
                                </w:r>
                              </w:ins>
                              <w:ins w:id="12619"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8" type="#_x0000_t202" style="position:absolute;left:0;text-align:left;margin-left:112.5pt;margin-top:221.2pt;width:2in;height:38.2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i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GmcO09UKqj22kId2&#10;DIPjS4V1vmEh3jOPc4etgbsk3uFHasA6QSdRsgH/+637hMdxQC0lNc5xScOvLfOCEv3d4qB8GYxG&#10;afDzYTS+GOLBn2tW5xq7NQvA5hng1nI8iwkf9UGUHswzrpx5ehVVzHJ8u6TxIC5iu11wZXExn2cQ&#10;jrpj8cY+Op5cJ5pTFz81z8y7rtUjDsktHCaeTV91fItNlhbm2whS5XE4sdoVANdEHqhupaU9dH7O&#10;qNPinf0B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qUXxIp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3D6C9F" w:rsidRDefault="003D6C9F">
                        <w:pPr>
                          <w:pStyle w:val="EquationIndex"/>
                          <w:pPrChange w:id="12620" w:author="The Si Tran" w:date="2012-12-16T10:42:00Z">
                            <w:pPr/>
                          </w:pPrChange>
                        </w:pPr>
                        <w:ins w:id="12621" w:author="The Si Tran" w:date="2012-12-11T07:33:00Z">
                          <w:r>
                            <w:t xml:space="preserve">Thông số </w:t>
                          </w:r>
                          <w:proofErr w:type="gramStart"/>
                          <w:r>
                            <w:t xml:space="preserve">cho </w:t>
                          </w:r>
                        </w:ins>
                        <w:ins w:id="12622" w:author="The Si Tran" w:date="2012-12-11T07:32:00Z">
                          <w:r>
                            <w:t xml:space="preserve"> giải</w:t>
                          </w:r>
                          <w:proofErr w:type="gramEnd"/>
                          <w:r>
                            <w:t xml:space="preserve"> thuật</w:t>
                          </w:r>
                        </w:ins>
                        <w:ins w:id="12623" w:author="The Si Tran" w:date="2012-12-11T07:34:00Z">
                          <w:r>
                            <w:t xml:space="preserve"> </w:t>
                          </w:r>
                        </w:ins>
                        <w:ins w:id="12624" w:author="The Si Tran" w:date="2012-12-11T07:40:00Z">
                          <w:r>
                            <w:t>RPROP</w:t>
                          </w:r>
                        </w:ins>
                      </w:p>
                    </w:txbxContent>
                  </v:textbox>
                  <w10:wrap anchorx="margin"/>
                </v:shape>
              </w:pict>
            </mc:Fallback>
          </mc:AlternateContent>
        </w:r>
        <w:r w:rsidRPr="003C1928">
          <w:rPr>
            <w:rFonts w:ascii="Times New Roman" w:hAnsi="Times New Roman"/>
            <w:noProof/>
            <w:rPrChange w:id="12625" w:author="Unknown">
              <w:rPr>
                <w:noProof/>
              </w:rPr>
            </w:rPrChange>
          </w:rPr>
          <mc:AlternateContent>
            <mc:Choice Requires="wps">
              <w:drawing>
                <wp:anchor distT="0" distB="0" distL="114300" distR="114300" simplePos="0" relativeHeight="251670016" behindDoc="0" locked="0" layoutInCell="1" allowOverlap="1" wp14:anchorId="27EAA975" wp14:editId="1B386BFC">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01F9D92" id="Straight Connector 185"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626" w:author="The Si Tran" w:date="2012-12-11T07:46:00Z">
        <w:r w:rsidRPr="00D4441E">
          <w:rPr>
            <w:noProof/>
          </w:rPr>
          <w:t xml:space="preserve"> </w:t>
        </w:r>
        <w:r>
          <w:rPr>
            <w:noProof/>
          </w:rPr>
          <w:drawing>
            <wp:inline distT="0" distB="0" distL="0" distR="0" wp14:anchorId="21B3CF2C" wp14:editId="5E9372CB">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627" w:author="The Si Tran" w:date="2012-12-11T07:39:00Z"/>
          <w:rFonts w:ascii="Times New Roman" w:hAnsi="Times New Roman"/>
          <w:sz w:val="26"/>
          <w:szCs w:val="26"/>
        </w:rPr>
      </w:pPr>
      <w:ins w:id="12628"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2629" w:author="The Si Tran" w:date="2012-12-11T06:20:00Z"/>
          <w:rFonts w:ascii="Times New Roman" w:hAnsi="Times New Roman"/>
          <w:rPrChange w:id="12630" w:author="The Si Tran" w:date="2012-12-11T06:24:00Z">
            <w:rPr>
              <w:ins w:id="12631" w:author="The Si Tran" w:date="2012-12-11T06:20:00Z"/>
            </w:rPr>
          </w:rPrChange>
        </w:rPr>
      </w:pPr>
    </w:p>
    <w:p w14:paraId="3AC6ADFC" w14:textId="77777777" w:rsidR="00667F2E" w:rsidRPr="001B545C" w:rsidRDefault="00667F2E" w:rsidP="00667F2E">
      <w:pPr>
        <w:pStyle w:val="ListParagraph"/>
        <w:rPr>
          <w:ins w:id="12632" w:author="The Si Tran" w:date="2012-12-11T06:20:00Z"/>
          <w:rFonts w:ascii="Times New Roman" w:hAnsi="Times New Roman"/>
          <w:rPrChange w:id="12633" w:author="The Si Tran" w:date="2012-12-11T06:24:00Z">
            <w:rPr>
              <w:ins w:id="12634" w:author="The Si Tran" w:date="2012-12-11T06:20:00Z"/>
            </w:rPr>
          </w:rPrChange>
        </w:rPr>
      </w:pPr>
    </w:p>
    <w:p w14:paraId="730D6D51" w14:textId="77777777" w:rsidR="00667F2E" w:rsidRDefault="00667F2E">
      <w:pPr>
        <w:pStyle w:val="ListParagraph"/>
        <w:numPr>
          <w:ilvl w:val="0"/>
          <w:numId w:val="36"/>
        </w:numPr>
        <w:rPr>
          <w:ins w:id="12635" w:author="The Si Tran" w:date="2012-12-11T07:40:00Z"/>
          <w:rFonts w:ascii="Times New Roman" w:hAnsi="Times New Roman"/>
          <w:sz w:val="26"/>
          <w:szCs w:val="26"/>
        </w:rPr>
        <w:pPrChange w:id="12636" w:author="The Si Tran" w:date="2012-12-11T07:40:00Z">
          <w:pPr>
            <w:pStyle w:val="ListParagraph"/>
          </w:pPr>
        </w:pPrChange>
      </w:pPr>
      <w:ins w:id="12637" w:author="The Si Tran" w:date="2012-12-11T06:20:00Z">
        <w:r w:rsidRPr="00AD549B">
          <w:rPr>
            <w:rFonts w:ascii="Times New Roman" w:hAnsi="Times New Roman"/>
            <w:sz w:val="26"/>
            <w:szCs w:val="26"/>
            <w:rPrChange w:id="12638" w:author="The Si Tran" w:date="2012-12-11T07:40:00Z">
              <w:rPr/>
            </w:rPrChange>
          </w:rPr>
          <w:t>Kết quả của quá trình huấn luyện</w:t>
        </w:r>
      </w:ins>
    </w:p>
    <w:p w14:paraId="6527B548" w14:textId="77777777" w:rsidR="00AD549B" w:rsidRPr="00AD549B" w:rsidRDefault="00AD549B">
      <w:pPr>
        <w:pStyle w:val="ListParagraph"/>
        <w:ind w:left="1440"/>
        <w:rPr>
          <w:ins w:id="12639" w:author="The Si Tran" w:date="2012-12-11T06:20:00Z"/>
          <w:rFonts w:ascii="Times New Roman" w:hAnsi="Times New Roman"/>
          <w:sz w:val="26"/>
          <w:szCs w:val="26"/>
          <w:rPrChange w:id="12640" w:author="The Si Tran" w:date="2012-12-11T07:40:00Z">
            <w:rPr>
              <w:ins w:id="12641" w:author="The Si Tran" w:date="2012-12-11T06:20:00Z"/>
            </w:rPr>
          </w:rPrChange>
        </w:rPr>
        <w:pPrChange w:id="12642" w:author="The Si Tran" w:date="2012-12-11T07:47:00Z">
          <w:pPr>
            <w:pStyle w:val="ListParagraph"/>
          </w:pPr>
        </w:pPrChange>
      </w:pPr>
    </w:p>
    <w:p w14:paraId="3F628AE9" w14:textId="5838E06F" w:rsidR="00667F2E" w:rsidRPr="001B545C" w:rsidRDefault="003D6C9F" w:rsidP="00AD549B">
      <w:pPr>
        <w:pStyle w:val="ListParagraph"/>
        <w:ind w:left="0"/>
        <w:rPr>
          <w:ins w:id="12643" w:author="The Si Tran" w:date="2012-12-11T06:20:00Z"/>
          <w:rFonts w:ascii="Times New Roman" w:hAnsi="Times New Roman"/>
          <w:rPrChange w:id="12644" w:author="The Si Tran" w:date="2012-12-11T06:24:00Z">
            <w:rPr>
              <w:ins w:id="12645" w:author="The Si Tran" w:date="2012-12-11T06:20:00Z"/>
            </w:rPr>
          </w:rPrChange>
        </w:rPr>
      </w:pPr>
      <w:r>
        <w:rPr>
          <w:noProof/>
        </w:rPr>
        <w:drawing>
          <wp:inline distT="0" distB="0" distL="0" distR="0" wp14:anchorId="1906E3CF" wp14:editId="7FD8C29F">
            <wp:extent cx="6057900" cy="41503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6057900" cy="4150360"/>
                    </a:xfrm>
                    <a:prstGeom prst="rect">
                      <a:avLst/>
                    </a:prstGeom>
                  </pic:spPr>
                </pic:pic>
              </a:graphicData>
            </a:graphic>
          </wp:inline>
        </w:drawing>
      </w:r>
    </w:p>
    <w:p w14:paraId="4277DADF" w14:textId="77777777" w:rsidR="00667F2E" w:rsidRPr="001B545C" w:rsidRDefault="00667F2E">
      <w:pPr>
        <w:pStyle w:val="ListParagraph"/>
        <w:jc w:val="center"/>
        <w:rPr>
          <w:ins w:id="12646" w:author="The Si Tran" w:date="2012-12-11T06:20:00Z"/>
          <w:rFonts w:ascii="Times New Roman" w:hAnsi="Times New Roman"/>
          <w:rPrChange w:id="12647" w:author="The Si Tran" w:date="2012-12-11T06:24:00Z">
            <w:rPr>
              <w:ins w:id="12648" w:author="The Si Tran" w:date="2012-12-11T06:20:00Z"/>
            </w:rPr>
          </w:rPrChange>
        </w:rPr>
        <w:pPrChange w:id="12649" w:author="The Si Tran" w:date="2012-12-11T07:41:00Z">
          <w:pPr>
            <w:pStyle w:val="ListParagraph"/>
          </w:pPr>
        </w:pPrChange>
      </w:pPr>
      <w:ins w:id="12650" w:author="The Si Tran" w:date="2012-12-11T06:20:00Z">
        <w:r w:rsidRPr="001B545C">
          <w:rPr>
            <w:rFonts w:ascii="Times New Roman" w:hAnsi="Times New Roman"/>
            <w:rPrChange w:id="12651" w:author="The Si Tran" w:date="2012-12-11T06:24:00Z">
              <w:rPr/>
            </w:rPrChange>
          </w:rPr>
          <w:t xml:space="preserve">Đồ thị MAE </w:t>
        </w:r>
        <w:proofErr w:type="gramStart"/>
        <w:r w:rsidRPr="001B545C">
          <w:rPr>
            <w:rFonts w:ascii="Times New Roman" w:hAnsi="Times New Roman"/>
            <w:rPrChange w:id="12652" w:author="The Si Tran" w:date="2012-12-11T06:24:00Z">
              <w:rPr/>
            </w:rPrChange>
          </w:rPr>
          <w:t>theo</w:t>
        </w:r>
        <w:proofErr w:type="gramEnd"/>
        <w:r w:rsidRPr="001B545C">
          <w:rPr>
            <w:rFonts w:ascii="Times New Roman" w:hAnsi="Times New Roman"/>
            <w:rPrChange w:id="12653" w:author="The Si Tran" w:date="2012-12-11T06:24:00Z">
              <w:rPr/>
            </w:rPrChange>
          </w:rPr>
          <w:t xml:space="preserve"> số epoch huấn luyện.</w:t>
        </w:r>
      </w:ins>
    </w:p>
    <w:p w14:paraId="0B1468C5" w14:textId="77777777" w:rsidR="00667F2E" w:rsidRPr="00F4420F" w:rsidRDefault="00580A26">
      <w:pPr>
        <w:pStyle w:val="ListParagraph"/>
        <w:numPr>
          <w:ilvl w:val="0"/>
          <w:numId w:val="41"/>
        </w:numPr>
        <w:ind w:left="1080"/>
        <w:rPr>
          <w:ins w:id="12654" w:author="The Si Tran" w:date="2012-12-11T07:48:00Z"/>
          <w:rFonts w:ascii="Times New Roman" w:hAnsi="Times New Roman"/>
          <w:rPrChange w:id="12655" w:author="The Si Tran" w:date="2012-12-11T07:48:00Z">
            <w:rPr>
              <w:ins w:id="12656" w:author="The Si Tran" w:date="2012-12-11T07:48:00Z"/>
              <w:rFonts w:ascii="Times New Roman" w:hAnsi="Times New Roman"/>
              <w:sz w:val="26"/>
              <w:szCs w:val="26"/>
            </w:rPr>
          </w:rPrChange>
        </w:rPr>
        <w:pPrChange w:id="12657" w:author="The Si Tran" w:date="2012-12-11T07:47:00Z">
          <w:pPr>
            <w:pStyle w:val="ListParagraph"/>
          </w:pPr>
        </w:pPrChange>
      </w:pPr>
      <w:ins w:id="12658"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659" w:author="The Si Tran" w:date="2012-12-11T07:48:00Z"/>
          <w:rFonts w:ascii="Times New Roman" w:hAnsi="Times New Roman"/>
          <w:rPrChange w:id="12660" w:author="The Si Tran" w:date="2012-12-11T07:48:00Z">
            <w:rPr>
              <w:ins w:id="12661" w:author="The Si Tran" w:date="2012-12-11T07:48:00Z"/>
              <w:rFonts w:ascii="Times New Roman" w:hAnsi="Times New Roman"/>
              <w:sz w:val="26"/>
              <w:szCs w:val="26"/>
            </w:rPr>
          </w:rPrChange>
        </w:rPr>
        <w:pPrChange w:id="12662" w:author="The Si Tran" w:date="2012-12-11T07:48:00Z">
          <w:pPr>
            <w:pStyle w:val="ListParagraph"/>
          </w:pPr>
        </w:pPrChange>
      </w:pPr>
    </w:p>
    <w:p w14:paraId="17950C99" w14:textId="1D369808" w:rsidR="00F4420F" w:rsidRPr="001B545C" w:rsidRDefault="00DC2B95">
      <w:pPr>
        <w:pStyle w:val="ListParagraph"/>
        <w:ind w:left="0"/>
        <w:rPr>
          <w:ins w:id="12663" w:author="The Si Tran" w:date="2012-12-11T06:20:00Z"/>
          <w:rFonts w:ascii="Times New Roman" w:hAnsi="Times New Roman"/>
          <w:rPrChange w:id="12664" w:author="The Si Tran" w:date="2012-12-11T06:24:00Z">
            <w:rPr>
              <w:ins w:id="12665" w:author="The Si Tran" w:date="2012-12-11T06:20:00Z"/>
            </w:rPr>
          </w:rPrChange>
        </w:rPr>
        <w:pPrChange w:id="12666" w:author="The Si Tran" w:date="2012-12-11T07:48:00Z">
          <w:pPr>
            <w:pStyle w:val="ListParagraph"/>
          </w:pPr>
        </w:pPrChange>
      </w:pPr>
      <w:ins w:id="12667" w:author="The Si Tran" w:date="2012-12-11T07:49:00Z">
        <w:r w:rsidRPr="00F4420F">
          <w:rPr>
            <w:rFonts w:ascii="Times New Roman" w:hAnsi="Times New Roman"/>
            <w:noProof/>
            <w:rPrChange w:id="12668" w:author="Unknown">
              <w:rPr>
                <w:noProof/>
              </w:rPr>
            </w:rPrChange>
          </w:rPr>
          <w:lastRenderedPageBreak/>
          <mc:AlternateContent>
            <mc:Choice Requires="wps">
              <w:drawing>
                <wp:anchor distT="0" distB="0" distL="114300" distR="114300" simplePos="0" relativeHeight="251657728" behindDoc="0" locked="0" layoutInCell="1" allowOverlap="1" wp14:anchorId="127629DE" wp14:editId="141E5B9A">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3D6C9F" w:rsidRDefault="003D6C9F">
                              <w:pPr>
                                <w:pStyle w:val="EquationIndex"/>
                                <w:pPrChange w:id="12669" w:author="The Si Tran" w:date="2012-12-16T10:42:00Z">
                                  <w:pPr/>
                                </w:pPrChange>
                              </w:pPr>
                              <w:ins w:id="12670" w:author="The Si Tran" w:date="2012-12-11T07:49:00Z">
                                <w:r w:rsidRPr="00DC2B95">
                                  <w:rPr>
                                    <w:rStyle w:val="EquationIndexChar"/>
                                    <w:rPrChange w:id="12671"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89" type="#_x0000_t202" style="position:absolute;left:0;text-align:left;margin-left:103.6pt;margin-top:121.4pt;width:58.7pt;height:39.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DSopzK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3D6C9F" w:rsidRDefault="003D6C9F">
                        <w:pPr>
                          <w:pStyle w:val="EquationIndex"/>
                          <w:pPrChange w:id="12672" w:author="The Si Tran" w:date="2012-12-16T10:42:00Z">
                            <w:pPr/>
                          </w:pPrChange>
                        </w:pPr>
                        <w:ins w:id="12673" w:author="The Si Tran" w:date="2012-12-11T07:49:00Z">
                          <w:r w:rsidRPr="00DC2B95">
                            <w:rPr>
                              <w:rStyle w:val="EquationIndexChar"/>
                              <w:rPrChange w:id="12674"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675" w:author="Unknown">
              <w:rPr>
                <w:noProof/>
              </w:rPr>
            </w:rPrChange>
          </w:rPr>
          <mc:AlternateContent>
            <mc:Choice Requires="wps">
              <w:drawing>
                <wp:anchor distT="0" distB="0" distL="114300" distR="114300" simplePos="0" relativeHeight="251661824" behindDoc="0" locked="0" layoutInCell="1" allowOverlap="1" wp14:anchorId="7F4701F3" wp14:editId="6BACE794">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3D6C9F" w:rsidRDefault="003D6C9F">
                              <w:pPr>
                                <w:pStyle w:val="EquationIndex"/>
                                <w:pPrChange w:id="12676" w:author="The Si Tran" w:date="2012-12-16T10:42:00Z">
                                  <w:pPr/>
                                </w:pPrChange>
                              </w:pPr>
                              <w:ins w:id="12677" w:author="The Si Tran" w:date="2012-12-11T07:49:00Z">
                                <w:r>
                                  <w:t>Kiểm tra khả nă</w:t>
                                </w:r>
                              </w:ins>
                              <w:ins w:id="12678"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90" type="#_x0000_t202" style="position:absolute;left:0;text-align:left;margin-left:205.75pt;margin-top:125.6pt;width:102pt;height:40.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Db/NUd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3D6C9F" w:rsidRDefault="003D6C9F">
                        <w:pPr>
                          <w:pStyle w:val="EquationIndex"/>
                          <w:pPrChange w:id="12679" w:author="The Si Tran" w:date="2012-12-16T10:42:00Z">
                            <w:pPr/>
                          </w:pPrChange>
                        </w:pPr>
                        <w:ins w:id="12680" w:author="The Si Tran" w:date="2012-12-11T07:49:00Z">
                          <w:r>
                            <w:t>Kiểm tra khả nă</w:t>
                          </w:r>
                        </w:ins>
                        <w:ins w:id="12681" w:author="The Si Tran" w:date="2012-12-11T07:50:00Z">
                          <w:r>
                            <w:t>ng dự đoán</w:t>
                          </w:r>
                        </w:ins>
                      </w:p>
                    </w:txbxContent>
                  </v:textbox>
                  <w10:wrap anchorx="margin"/>
                </v:shape>
              </w:pict>
            </mc:Fallback>
          </mc:AlternateContent>
        </w:r>
      </w:ins>
      <w:ins w:id="12682" w:author="The Si Tran" w:date="2012-12-11T07:50:00Z">
        <w:r w:rsidR="00F4420F" w:rsidRPr="00F4420F">
          <w:rPr>
            <w:rFonts w:ascii="Times New Roman" w:hAnsi="Times New Roman"/>
            <w:noProof/>
            <w:rPrChange w:id="12683" w:author="Unknown">
              <w:rPr>
                <w:noProof/>
              </w:rPr>
            </w:rPrChange>
          </w:rPr>
          <mc:AlternateContent>
            <mc:Choice Requires="wps">
              <w:drawing>
                <wp:anchor distT="0" distB="0" distL="114300" distR="114300" simplePos="0" relativeHeight="251662848" behindDoc="0" locked="0" layoutInCell="1" allowOverlap="1" wp14:anchorId="5564A9BB" wp14:editId="633D014A">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5013D74" id="Straight Connector 203"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684" w:author="The Si Tran" w:date="2012-12-11T07:49:00Z">
        <w:r w:rsidR="00F4420F" w:rsidRPr="00F4420F">
          <w:rPr>
            <w:rFonts w:ascii="Times New Roman" w:hAnsi="Times New Roman"/>
            <w:noProof/>
            <w:rPrChange w:id="12685" w:author="Unknown">
              <w:rPr>
                <w:noProof/>
              </w:rPr>
            </w:rPrChange>
          </w:rPr>
          <mc:AlternateContent>
            <mc:Choice Requires="wps">
              <w:drawing>
                <wp:anchor distT="0" distB="0" distL="114300" distR="114300" simplePos="0" relativeHeight="251660800" behindDoc="0" locked="0" layoutInCell="1" allowOverlap="1" wp14:anchorId="6B3D2C26" wp14:editId="36675CB5">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9B93F" id="Rectangle 199" o:spid="_x0000_s1026" style="position:absolute;margin-left:197.25pt;margin-top:200.9pt;width:56.2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686" w:author="Unknown">
              <w:rPr>
                <w:noProof/>
              </w:rPr>
            </w:rPrChange>
          </w:rPr>
          <mc:AlternateContent>
            <mc:Choice Requires="wps">
              <w:drawing>
                <wp:anchor distT="0" distB="0" distL="114300" distR="114300" simplePos="0" relativeHeight="251659776" behindDoc="0" locked="0" layoutInCell="1" allowOverlap="1" wp14:anchorId="67237BEB" wp14:editId="365C6A04">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4D3A18A"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687" w:author="Unknown">
              <w:rPr>
                <w:noProof/>
              </w:rPr>
            </w:rPrChange>
          </w:rPr>
          <mc:AlternateContent>
            <mc:Choice Requires="wps">
              <w:drawing>
                <wp:anchor distT="0" distB="0" distL="114300" distR="114300" simplePos="0" relativeHeight="251672064" behindDoc="0" locked="0" layoutInCell="1" allowOverlap="1" wp14:anchorId="1EF64DEE" wp14:editId="125BE243">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AD13D" id="Rectangle 196" o:spid="_x0000_s1026" style="position:absolute;margin-left:138pt;margin-top:200.8pt;width:56.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688" w:author="The Si Tran" w:date="2012-12-11T07:48:00Z">
        <w:r w:rsidR="00F4420F">
          <w:rPr>
            <w:noProof/>
          </w:rPr>
          <w:drawing>
            <wp:inline distT="0" distB="0" distL="0" distR="0" wp14:anchorId="44AC1143" wp14:editId="6A03F0C4">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689" w:author="The Si Tran" w:date="2012-12-11T06:20:00Z"/>
          <w:rFonts w:ascii="Times New Roman" w:hAnsi="Times New Roman"/>
          <w:sz w:val="26"/>
          <w:szCs w:val="26"/>
          <w:rPrChange w:id="12690" w:author="The Si Tran" w:date="2012-12-11T07:48:00Z">
            <w:rPr>
              <w:ins w:id="12691" w:author="The Si Tran" w:date="2012-12-11T06:20:00Z"/>
            </w:rPr>
          </w:rPrChange>
        </w:rPr>
      </w:pPr>
      <w:ins w:id="12692" w:author="The Si Tran" w:date="2012-12-11T06:20:00Z">
        <w:r w:rsidRPr="0090080B">
          <w:rPr>
            <w:rFonts w:ascii="Times New Roman" w:hAnsi="Times New Roman"/>
            <w:sz w:val="26"/>
            <w:szCs w:val="26"/>
            <w:rPrChange w:id="12693" w:author="The Si Tran" w:date="2012-12-11T07:48:00Z">
              <w:rPr/>
            </w:rPrChange>
          </w:rPr>
          <w:t>Kiểm tra tính chính xác của mô hình thông qua các hệ số MSE, MAD, MAPE</w:t>
        </w:r>
      </w:ins>
    </w:p>
    <w:p w14:paraId="41FCE34E" w14:textId="632774A5" w:rsidR="00667F2E" w:rsidRDefault="003D6C9F" w:rsidP="00745EDF">
      <w:pPr>
        <w:pStyle w:val="ListParagraph"/>
        <w:ind w:left="0"/>
        <w:rPr>
          <w:ins w:id="12694" w:author="The Si Tran" w:date="2012-12-11T07:51:00Z"/>
          <w:rFonts w:ascii="Times New Roman" w:hAnsi="Times New Roman"/>
        </w:rPr>
      </w:pPr>
      <w:r>
        <w:rPr>
          <w:noProof/>
        </w:rPr>
        <w:drawing>
          <wp:inline distT="0" distB="0" distL="0" distR="0" wp14:anchorId="7BB2D8E6" wp14:editId="7AC402FC">
            <wp:extent cx="6057900" cy="42481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6057900" cy="4248150"/>
                    </a:xfrm>
                    <a:prstGeom prst="rect">
                      <a:avLst/>
                    </a:prstGeom>
                  </pic:spPr>
                </pic:pic>
              </a:graphicData>
            </a:graphic>
          </wp:inline>
        </w:drawing>
      </w:r>
    </w:p>
    <w:p w14:paraId="1DA8F26B" w14:textId="77777777" w:rsidR="00745EDF" w:rsidRPr="00745EDF" w:rsidRDefault="00745EDF" w:rsidP="00745EDF">
      <w:pPr>
        <w:pStyle w:val="ListParagraph"/>
        <w:ind w:left="0"/>
        <w:rPr>
          <w:ins w:id="12695" w:author="The Si Tran" w:date="2012-12-11T06:20:00Z"/>
          <w:rFonts w:ascii="Times New Roman" w:hAnsi="Times New Roman"/>
          <w:sz w:val="26"/>
          <w:szCs w:val="26"/>
          <w:rPrChange w:id="12696" w:author="The Si Tran" w:date="2012-12-11T07:51:00Z">
            <w:rPr>
              <w:ins w:id="12697"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698" w:author="The Si Tran" w:date="2012-12-11T06:20:00Z"/>
          <w:rFonts w:ascii="Times New Roman" w:hAnsi="Times New Roman"/>
          <w:sz w:val="26"/>
          <w:szCs w:val="26"/>
          <w:rPrChange w:id="12699" w:author="The Si Tran" w:date="2012-12-11T07:51:00Z">
            <w:rPr>
              <w:ins w:id="12700" w:author="The Si Tran" w:date="2012-12-11T06:20:00Z"/>
            </w:rPr>
          </w:rPrChange>
        </w:rPr>
      </w:pPr>
      <w:ins w:id="12701" w:author="The Si Tran" w:date="2012-12-11T06:20:00Z">
        <w:r w:rsidRPr="00745EDF">
          <w:rPr>
            <w:rFonts w:ascii="Times New Roman" w:hAnsi="Times New Roman"/>
            <w:sz w:val="26"/>
            <w:szCs w:val="26"/>
            <w:rPrChange w:id="12702" w:author="The Si Tran" w:date="2012-12-11T07:51:00Z">
              <w:rPr/>
            </w:rPrChange>
          </w:rPr>
          <w:t>Dự đoán sử dụng mô hình thông qua nút [Forecast]</w:t>
        </w:r>
      </w:ins>
    </w:p>
    <w:p w14:paraId="4AC835BF" w14:textId="77777777" w:rsidR="00667F2E" w:rsidRPr="00745EDF" w:rsidRDefault="00667F2E" w:rsidP="00667F2E">
      <w:pPr>
        <w:pStyle w:val="ListParagraph"/>
        <w:ind w:left="1440"/>
        <w:rPr>
          <w:ins w:id="12703" w:author="The Si Tran" w:date="2012-12-11T06:20:00Z"/>
          <w:rFonts w:ascii="Times New Roman" w:hAnsi="Times New Roman"/>
          <w:sz w:val="26"/>
          <w:szCs w:val="26"/>
          <w:rPrChange w:id="12704" w:author="The Si Tran" w:date="2012-12-11T07:51:00Z">
            <w:rPr>
              <w:ins w:id="12705" w:author="The Si Tran" w:date="2012-12-11T06:20:00Z"/>
            </w:rPr>
          </w:rPrChange>
        </w:rPr>
      </w:pPr>
      <w:ins w:id="12706" w:author="The Si Tran" w:date="2012-12-11T06:20:00Z">
        <w:r w:rsidRPr="00745EDF">
          <w:rPr>
            <w:rFonts w:ascii="Times New Roman" w:hAnsi="Times New Roman"/>
            <w:sz w:val="26"/>
            <w:szCs w:val="26"/>
            <w:rPrChange w:id="12707" w:author="The Si Tran" w:date="2012-12-11T07:51:00Z">
              <w:rPr/>
            </w:rPrChange>
          </w:rPr>
          <w:t>Chọn số thời đoạn cần dự báo</w:t>
        </w:r>
      </w:ins>
    </w:p>
    <w:p w14:paraId="7DC2B188" w14:textId="77777777" w:rsidR="00667F2E" w:rsidRDefault="00667F2E" w:rsidP="00667F2E">
      <w:pPr>
        <w:pStyle w:val="ListParagraph"/>
        <w:ind w:left="1440"/>
        <w:rPr>
          <w:ins w:id="12708" w:author="The Si Tran" w:date="2012-12-11T07:52:00Z"/>
          <w:rFonts w:ascii="Times New Roman" w:hAnsi="Times New Roman"/>
        </w:rPr>
      </w:pPr>
      <w:ins w:id="12709" w:author="The Si Tran" w:date="2012-12-11T06:20:00Z">
        <w:r w:rsidRPr="001B545C">
          <w:rPr>
            <w:rFonts w:ascii="Times New Roman" w:hAnsi="Times New Roman"/>
            <w:noProof/>
            <w:rPrChange w:id="12710" w:author="Unknown">
              <w:rPr>
                <w:noProof/>
              </w:rPr>
            </w:rPrChange>
          </w:rPr>
          <w:drawing>
            <wp:inline distT="0" distB="0" distL="0" distR="0" wp14:anchorId="379256B8" wp14:editId="74B50A8F">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711" w:author="The Si Tran" w:date="2012-12-11T06:20:00Z"/>
          <w:rFonts w:ascii="Times New Roman" w:hAnsi="Times New Roman"/>
          <w:rPrChange w:id="12712" w:author="The Si Tran" w:date="2012-12-11T06:24:00Z">
            <w:rPr>
              <w:ins w:id="12713" w:author="The Si Tran" w:date="2012-12-11T06:20:00Z"/>
            </w:rPr>
          </w:rPrChange>
        </w:rPr>
      </w:pPr>
    </w:p>
    <w:p w14:paraId="72939B3E" w14:textId="77777777" w:rsidR="00667F2E" w:rsidRPr="001B545C" w:rsidRDefault="00667F2E" w:rsidP="00667F2E">
      <w:pPr>
        <w:pStyle w:val="ListParagraph"/>
        <w:ind w:left="1440"/>
        <w:rPr>
          <w:ins w:id="12714" w:author="The Si Tran" w:date="2012-12-11T06:20:00Z"/>
          <w:rFonts w:ascii="Times New Roman" w:hAnsi="Times New Roman"/>
          <w:rPrChange w:id="12715" w:author="The Si Tran" w:date="2012-12-11T06:24:00Z">
            <w:rPr>
              <w:ins w:id="12716" w:author="The Si Tran" w:date="2012-12-11T06:20:00Z"/>
            </w:rPr>
          </w:rPrChange>
        </w:rPr>
      </w:pPr>
      <w:ins w:id="12717" w:author="The Si Tran" w:date="2012-12-11T06:20:00Z">
        <w:r w:rsidRPr="001B545C">
          <w:rPr>
            <w:rFonts w:ascii="Times New Roman" w:hAnsi="Times New Roman"/>
            <w:rPrChange w:id="12718" w:author="The Si Tran" w:date="2012-12-11T06:24:00Z">
              <w:rPr/>
            </w:rPrChange>
          </w:rPr>
          <w:t>Kết quả dự báo:</w:t>
        </w:r>
      </w:ins>
    </w:p>
    <w:p w14:paraId="23B796F5" w14:textId="77777777" w:rsidR="00667F2E" w:rsidRDefault="00667F2E" w:rsidP="00422906">
      <w:pPr>
        <w:pStyle w:val="ListParagraph"/>
        <w:ind w:left="0"/>
        <w:rPr>
          <w:ins w:id="12719" w:author="The Si Tran" w:date="2012-12-11T07:52:00Z"/>
          <w:rFonts w:ascii="Times New Roman" w:hAnsi="Times New Roman"/>
        </w:rPr>
      </w:pPr>
      <w:ins w:id="12720" w:author="The Si Tran" w:date="2012-12-11T06:20:00Z">
        <w:r w:rsidRPr="001B545C">
          <w:rPr>
            <w:rFonts w:ascii="Times New Roman" w:hAnsi="Times New Roman"/>
            <w:noProof/>
            <w:rPrChange w:id="12721" w:author="Unknown">
              <w:rPr>
                <w:noProof/>
              </w:rPr>
            </w:rPrChange>
          </w:rPr>
          <w:drawing>
            <wp:inline distT="0" distB="0" distL="0" distR="0" wp14:anchorId="4C8A0108" wp14:editId="60630E3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722" w:author="The Si Tran" w:date="2012-12-11T07:53:00Z"/>
          <w:rFonts w:ascii="Times New Roman" w:hAnsi="Times New Roman"/>
          <w:sz w:val="26"/>
          <w:szCs w:val="26"/>
        </w:rPr>
        <w:pPrChange w:id="12723" w:author="The Si Tran" w:date="2012-12-11T07:52:00Z">
          <w:pPr>
            <w:pStyle w:val="ListParagraph"/>
            <w:ind w:left="0"/>
          </w:pPr>
        </w:pPrChange>
      </w:pPr>
      <w:ins w:id="12724" w:author="The Si Tran" w:date="2012-12-11T07:52:00Z">
        <w:r w:rsidRPr="00422906">
          <w:rPr>
            <w:rFonts w:ascii="Times New Roman" w:hAnsi="Times New Roman"/>
            <w:sz w:val="26"/>
            <w:szCs w:val="26"/>
            <w:rPrChange w:id="12725"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726" w:author="The Si Tran" w:date="2012-12-11T06:20:00Z"/>
          <w:rFonts w:ascii="Times New Roman" w:hAnsi="Times New Roman"/>
          <w:sz w:val="26"/>
          <w:szCs w:val="26"/>
          <w:rPrChange w:id="12727" w:author="The Si Tran" w:date="2012-12-11T07:53:00Z">
            <w:rPr>
              <w:ins w:id="12728" w:author="The Si Tran" w:date="2012-12-11T06:20:00Z"/>
            </w:rPr>
          </w:rPrChange>
        </w:rPr>
        <w:pPrChange w:id="12729"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730" w:author="The Si Tran" w:date="2012-12-11T06:20:00Z"/>
          <w:rFonts w:ascii="Times New Roman" w:hAnsi="Times New Roman"/>
          <w:sz w:val="26"/>
          <w:szCs w:val="26"/>
          <w:rPrChange w:id="12731" w:author="The Si Tran" w:date="2012-12-11T07:53:00Z">
            <w:rPr>
              <w:ins w:id="12732" w:author="The Si Tran" w:date="2012-12-11T06:20:00Z"/>
            </w:rPr>
          </w:rPrChange>
        </w:rPr>
      </w:pPr>
      <w:ins w:id="12733" w:author="The Si Tran" w:date="2012-12-11T06:20:00Z">
        <w:r w:rsidRPr="00422906">
          <w:rPr>
            <w:rFonts w:ascii="Times New Roman" w:hAnsi="Times New Roman"/>
            <w:sz w:val="26"/>
            <w:szCs w:val="26"/>
            <w:rPrChange w:id="12734"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735" w:author="The Si Tran" w:date="2012-12-11T06:20:00Z"/>
          <w:rFonts w:ascii="Times New Roman" w:hAnsi="Times New Roman"/>
          <w:sz w:val="26"/>
          <w:szCs w:val="26"/>
          <w:rPrChange w:id="12736" w:author="The Si Tran" w:date="2012-12-11T07:53:00Z">
            <w:rPr>
              <w:ins w:id="12737" w:author="The Si Tran" w:date="2012-12-11T06:20:00Z"/>
            </w:rPr>
          </w:rPrChange>
        </w:rPr>
      </w:pPr>
      <w:ins w:id="12738" w:author="The Si Tran" w:date="2012-12-11T06:20:00Z">
        <w:r w:rsidRPr="00422906">
          <w:rPr>
            <w:rFonts w:ascii="Times New Roman" w:hAnsi="Times New Roman"/>
            <w:sz w:val="26"/>
            <w:szCs w:val="26"/>
            <w:rPrChange w:id="12739"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740" w:author="The Si Tran" w:date="2012-12-11T07:54:00Z"/>
        </w:rPr>
        <w:pPrChange w:id="12741" w:author="The Si Tran" w:date="2012-12-11T07:54:00Z">
          <w:pPr>
            <w:pStyle w:val="ListParagraph"/>
          </w:pPr>
        </w:pPrChange>
      </w:pPr>
      <w:ins w:id="12742" w:author="The Si Tran" w:date="2012-12-11T07:53:00Z">
        <w:r>
          <w:t>Dự báo</w:t>
        </w:r>
      </w:ins>
    </w:p>
    <w:p w14:paraId="3216EB82" w14:textId="77777777" w:rsidR="004833CB" w:rsidRPr="00097101" w:rsidRDefault="004833CB">
      <w:pPr>
        <w:pStyle w:val="NoSpacing"/>
        <w:numPr>
          <w:ilvl w:val="0"/>
          <w:numId w:val="41"/>
        </w:numPr>
        <w:rPr>
          <w:ins w:id="12743" w:author="The Si Tran" w:date="2012-12-11T06:20:00Z"/>
        </w:rPr>
        <w:pPrChange w:id="12744" w:author="The Si Tran" w:date="2012-12-11T07:54:00Z">
          <w:pPr>
            <w:pStyle w:val="ListParagraph"/>
          </w:pPr>
        </w:pPrChange>
      </w:pPr>
      <w:ins w:id="12745" w:author="The Si Tran" w:date="2012-12-11T07:54:00Z">
        <w:r>
          <w:t>Kiểm tra mô hình kết hợp</w:t>
        </w:r>
      </w:ins>
    </w:p>
    <w:p w14:paraId="3455B1D2" w14:textId="77777777" w:rsidR="00667F2E" w:rsidRPr="004833CB" w:rsidRDefault="00667F2E" w:rsidP="00667F2E">
      <w:pPr>
        <w:pStyle w:val="ListParagraph"/>
        <w:ind w:left="1080"/>
        <w:rPr>
          <w:ins w:id="12746" w:author="The Si Tran" w:date="2012-12-11T06:20:00Z"/>
          <w:rFonts w:ascii="Times New Roman" w:hAnsi="Times New Roman"/>
          <w:sz w:val="26"/>
          <w:szCs w:val="26"/>
          <w:rPrChange w:id="12747" w:author="The Si Tran" w:date="2012-12-11T07:54:00Z">
            <w:rPr>
              <w:ins w:id="12748" w:author="The Si Tran" w:date="2012-12-11T06:20:00Z"/>
            </w:rPr>
          </w:rPrChange>
        </w:rPr>
      </w:pPr>
      <w:ins w:id="12749" w:author="The Si Tran" w:date="2012-12-11T06:20:00Z">
        <w:r w:rsidRPr="004833CB">
          <w:rPr>
            <w:rFonts w:ascii="Times New Roman" w:hAnsi="Times New Roman"/>
            <w:sz w:val="26"/>
            <w:szCs w:val="26"/>
            <w:rPrChange w:id="12750"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751" w:author="The Si Tran" w:date="2012-12-11T07:59:00Z"/>
          <w:rFonts w:ascii="Times New Roman" w:hAnsi="Times New Roman"/>
        </w:rPr>
      </w:pPr>
      <w:ins w:id="12752" w:author="The Si Tran" w:date="2012-12-11T06:20:00Z">
        <w:r w:rsidRPr="001B545C">
          <w:rPr>
            <w:rFonts w:ascii="Times New Roman" w:hAnsi="Times New Roman"/>
            <w:noProof/>
            <w:rPrChange w:id="12753" w:author="Unknown">
              <w:rPr>
                <w:noProof/>
              </w:rPr>
            </w:rPrChange>
          </w:rPr>
          <mc:AlternateContent>
            <mc:Choice Requires="wps">
              <w:drawing>
                <wp:anchor distT="0" distB="0" distL="114300" distR="114300" simplePos="0" relativeHeight="251638272" behindDoc="0" locked="0" layoutInCell="1" allowOverlap="1" wp14:anchorId="419359FF" wp14:editId="5324BD47">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3D6C9F" w:rsidRDefault="003D6C9F"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1" type="#_x0000_t202" style="position:absolute;left:0;text-align:left;margin-left:116.25pt;margin-top:90pt;width:117pt;height:36.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rjQdO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3D6C9F" w:rsidRDefault="003D6C9F" w:rsidP="00667F2E">
                        <w:r>
                          <w:t>Kiểm tra mô hình</w:t>
                        </w:r>
                      </w:p>
                    </w:txbxContent>
                  </v:textbox>
                </v:shape>
              </w:pict>
            </mc:Fallback>
          </mc:AlternateContent>
        </w:r>
        <w:r w:rsidRPr="001B545C">
          <w:rPr>
            <w:rFonts w:ascii="Times New Roman" w:hAnsi="Times New Roman"/>
            <w:noProof/>
            <w:rPrChange w:id="12754" w:author="Unknown">
              <w:rPr>
                <w:noProof/>
              </w:rPr>
            </w:rPrChange>
          </w:rPr>
          <mc:AlternateContent>
            <mc:Choice Requires="wps">
              <w:drawing>
                <wp:anchor distT="0" distB="0" distL="114300" distR="114300" simplePos="0" relativeHeight="251637248" behindDoc="0" locked="0" layoutInCell="1" allowOverlap="1" wp14:anchorId="3B978055" wp14:editId="437E2535">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3D6C9F" w:rsidRDefault="003D6C9F"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2" type="#_x0000_t47" style="position:absolute;left:0;text-align:left;margin-left:217.5pt;margin-top:39.75pt;width:60pt;height:20.2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V5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2o/yThVnGH2j2p1gNd1UMHlbYt0TMTBQMKyw2NwjHFwoaJ6KN4xKZX599N3bw9sE&#10;LUYNLJUc258HYhhG4puEV/slnUz8FgrCZAoDhJEZanZDjTzUawUDASMO2YWrt3eiu3Kj6jd4Jysf&#10;FVREUoidY+pMJ6xdu+xgg1K2WgUz2DyauK180dSDe6L90L6e3ojR8fk5eLcPqltAcb5bki+23lOq&#10;1cEpXjmv9FS3vEYBtlaYpbhh/VocysHq8j+w/A0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IWXpXn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3D6C9F" w:rsidRDefault="003D6C9F" w:rsidP="00667F2E">
                        <w:pPr>
                          <w:jc w:val="center"/>
                        </w:pPr>
                      </w:p>
                    </w:txbxContent>
                  </v:textbox>
                  <o:callout v:ext="edit" minusy="t"/>
                </v:shape>
              </w:pict>
            </mc:Fallback>
          </mc:AlternateContent>
        </w:r>
        <w:r w:rsidR="00667F2E" w:rsidRPr="001B545C">
          <w:rPr>
            <w:rFonts w:ascii="Times New Roman" w:hAnsi="Times New Roman"/>
            <w:noProof/>
            <w:rPrChange w:id="12755" w:author="Unknown">
              <w:rPr>
                <w:noProof/>
              </w:rPr>
            </w:rPrChange>
          </w:rPr>
          <w:drawing>
            <wp:inline distT="0" distB="0" distL="0" distR="0" wp14:anchorId="6184D586" wp14:editId="596648FB">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756" w:author="The Si Tran" w:date="2012-12-11T07:59:00Z"/>
          <w:rFonts w:ascii="Times New Roman" w:hAnsi="Times New Roman"/>
        </w:rPr>
      </w:pPr>
    </w:p>
    <w:p w14:paraId="2398A1DA" w14:textId="77777777" w:rsidR="00BF62DE" w:rsidRDefault="00BF62DE" w:rsidP="00BF62DE">
      <w:pPr>
        <w:pStyle w:val="ListParagraph"/>
        <w:ind w:left="0"/>
        <w:rPr>
          <w:ins w:id="12757" w:author="The Si Tran" w:date="2012-12-11T07:59:00Z"/>
          <w:rFonts w:ascii="Times New Roman" w:hAnsi="Times New Roman"/>
        </w:rPr>
      </w:pPr>
    </w:p>
    <w:p w14:paraId="3185EAA8" w14:textId="77777777" w:rsidR="00BF62DE" w:rsidRDefault="00BF62DE" w:rsidP="00BF62DE">
      <w:pPr>
        <w:pStyle w:val="ListParagraph"/>
        <w:ind w:left="0"/>
        <w:rPr>
          <w:ins w:id="12758" w:author="The Si Tran" w:date="2012-12-11T07:59:00Z"/>
          <w:rFonts w:ascii="Times New Roman" w:hAnsi="Times New Roman"/>
        </w:rPr>
      </w:pPr>
      <w:ins w:id="12759" w:author="The Si Tran" w:date="2012-12-11T07:59:00Z">
        <w:r>
          <w:rPr>
            <w:noProof/>
          </w:rPr>
          <w:lastRenderedPageBreak/>
          <w:drawing>
            <wp:inline distT="0" distB="0" distL="0" distR="0" wp14:anchorId="6B725F63" wp14:editId="440AA026">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760" w:author="The Si Tran" w:date="2012-12-11T07:56:00Z"/>
          <w:rFonts w:ascii="Times New Roman" w:hAnsi="Times New Roman"/>
          <w:sz w:val="26"/>
          <w:szCs w:val="26"/>
          <w:rPrChange w:id="12761" w:author="The Si Tran" w:date="2012-12-11T07:59:00Z">
            <w:rPr>
              <w:ins w:id="12762" w:author="The Si Tran" w:date="2012-12-11T07:56:00Z"/>
              <w:rFonts w:ascii="Times New Roman" w:hAnsi="Times New Roman"/>
            </w:rPr>
          </w:rPrChange>
        </w:rPr>
        <w:pPrChange w:id="12763" w:author="The Si Tran" w:date="2012-12-11T07:59:00Z">
          <w:pPr>
            <w:pStyle w:val="ListParagraph"/>
            <w:ind w:left="0"/>
          </w:pPr>
        </w:pPrChange>
      </w:pPr>
      <w:ins w:id="12764" w:author="The Si Tran" w:date="2012-12-11T07:59:00Z">
        <w:r w:rsidRPr="003C0DE2">
          <w:rPr>
            <w:rFonts w:ascii="Times New Roman" w:hAnsi="Times New Roman"/>
            <w:sz w:val="26"/>
            <w:szCs w:val="26"/>
            <w:rPrChange w:id="12765"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766" w:author="The Si Tran" w:date="2012-12-11T06:20:00Z"/>
          <w:rFonts w:ascii="Times New Roman" w:hAnsi="Times New Roman"/>
          <w:rPrChange w:id="12767" w:author="The Si Tran" w:date="2012-12-11T06:24:00Z">
            <w:rPr>
              <w:ins w:id="12768"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769" w:author="The Si Tran" w:date="2012-12-11T07:55:00Z"/>
          <w:rFonts w:ascii="Times New Roman" w:hAnsi="Times New Roman"/>
          <w:sz w:val="26"/>
          <w:szCs w:val="26"/>
          <w:rPrChange w:id="12770" w:author="The Si Tran" w:date="2012-12-11T07:56:00Z">
            <w:rPr>
              <w:ins w:id="12771" w:author="The Si Tran" w:date="2012-12-11T07:55:00Z"/>
              <w:rFonts w:ascii="Times New Roman" w:hAnsi="Times New Roman"/>
            </w:rPr>
          </w:rPrChange>
        </w:rPr>
        <w:pPrChange w:id="12772" w:author="The Si Tran" w:date="2012-12-11T07:56:00Z">
          <w:pPr>
            <w:pStyle w:val="ListParagraph"/>
            <w:numPr>
              <w:numId w:val="38"/>
            </w:numPr>
            <w:spacing w:after="160" w:line="259" w:lineRule="auto"/>
            <w:ind w:left="1080" w:hanging="360"/>
          </w:pPr>
        </w:pPrChange>
      </w:pPr>
      <w:ins w:id="12773" w:author="The Si Tran" w:date="2012-12-11T06:20:00Z">
        <w:r w:rsidRPr="00BF62DE">
          <w:rPr>
            <w:rFonts w:ascii="Times New Roman" w:hAnsi="Times New Roman"/>
            <w:sz w:val="26"/>
            <w:szCs w:val="26"/>
            <w:rPrChange w:id="12774"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775" w:author="The Si Tran" w:date="2012-12-11T06:20:00Z"/>
          <w:rFonts w:ascii="Times New Roman" w:hAnsi="Times New Roman"/>
          <w:rPrChange w:id="12776" w:author="The Si Tran" w:date="2012-12-11T06:24:00Z">
            <w:rPr>
              <w:ins w:id="12777" w:author="The Si Tran" w:date="2012-12-11T06:20:00Z"/>
            </w:rPr>
          </w:rPrChange>
        </w:rPr>
        <w:pPrChange w:id="12778"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779" w:author="The Si Tran" w:date="2012-12-11T06:20:00Z"/>
          <w:rFonts w:ascii="Times New Roman" w:hAnsi="Times New Roman"/>
          <w:rPrChange w:id="12780" w:author="The Si Tran" w:date="2012-12-11T06:24:00Z">
            <w:rPr>
              <w:ins w:id="12781" w:author="The Si Tran" w:date="2012-12-11T06:20:00Z"/>
            </w:rPr>
          </w:rPrChange>
        </w:rPr>
      </w:pPr>
      <w:ins w:id="12782" w:author="The Si Tran" w:date="2012-12-11T06:20:00Z">
        <w:r w:rsidRPr="001B545C">
          <w:rPr>
            <w:rFonts w:ascii="Times New Roman" w:hAnsi="Times New Roman"/>
            <w:noProof/>
            <w:rPrChange w:id="12783" w:author="Unknown">
              <w:rPr>
                <w:noProof/>
              </w:rPr>
            </w:rPrChange>
          </w:rPr>
          <w:lastRenderedPageBreak/>
          <mc:AlternateContent>
            <mc:Choice Requires="wps">
              <w:drawing>
                <wp:anchor distT="0" distB="0" distL="114300" distR="114300" simplePos="0" relativeHeight="251641344" behindDoc="0" locked="0" layoutInCell="1" allowOverlap="1" wp14:anchorId="3EDEB21A" wp14:editId="66AE98E9">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3D6C9F" w:rsidRDefault="003D6C9F"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3" type="#_x0000_t202" style="position:absolute;left:0;text-align:left;margin-left:62.25pt;margin-top:89.45pt;width:63.75pt;height:3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aX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P+1ZZmnKPDnKm&#10;nUJv+aJCna+ZD3fMYezQNFgl4RYfqQzqZDqJkrVxf967j3hMA7SU7DDGBfW/N8wJStQPjTmZDEaj&#10;OPfpMBp/HeLgjjXLY43e1JcGzTPA0rI8iREfVC9KZ+onbJx5fBUqpjneLmjoxcvQLhdsLC7m8wTC&#10;pFsWrvWD5dF1pDl28WPzxJztWj1gRm5MP/Bs+qrjW2y01Ga+CUZWaRwi0S2rXQGwJVK/dhstrqHj&#10;c0I9793ZX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KLQWl5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3D6C9F" w:rsidRDefault="003D6C9F" w:rsidP="00667F2E">
                        <w:r>
                          <w:t>Dự đoán</w:t>
                        </w:r>
                      </w:p>
                    </w:txbxContent>
                  </v:textbox>
                </v:shape>
              </w:pict>
            </mc:Fallback>
          </mc:AlternateContent>
        </w:r>
        <w:r w:rsidRPr="001B545C">
          <w:rPr>
            <w:rFonts w:ascii="Times New Roman" w:hAnsi="Times New Roman"/>
            <w:noProof/>
            <w:rPrChange w:id="12784" w:author="Unknown">
              <w:rPr>
                <w:noProof/>
              </w:rPr>
            </w:rPrChange>
          </w:rPr>
          <mc:AlternateContent>
            <mc:Choice Requires="wps">
              <w:drawing>
                <wp:anchor distT="0" distB="0" distL="114300" distR="114300" simplePos="0" relativeHeight="251639296" behindDoc="0" locked="0" layoutInCell="1" allowOverlap="1" wp14:anchorId="00D386CF" wp14:editId="532D0AF2">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3D6C9F" w:rsidRDefault="003D6C9F"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4" type="#_x0000_t47" style="position:absolute;left:0;text-align:left;margin-left:146.25pt;margin-top:40.45pt;width:60pt;height:2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DIMj+3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3D6C9F" w:rsidRDefault="003D6C9F" w:rsidP="00667F2E">
                        <w:pPr>
                          <w:jc w:val="center"/>
                        </w:pPr>
                      </w:p>
                    </w:txbxContent>
                  </v:textbox>
                  <o:callout v:ext="edit" minusy="t"/>
                </v:shape>
              </w:pict>
            </mc:Fallback>
          </mc:AlternateContent>
        </w:r>
        <w:r w:rsidR="00667F2E" w:rsidRPr="001B545C">
          <w:rPr>
            <w:rFonts w:ascii="Times New Roman" w:hAnsi="Times New Roman"/>
            <w:noProof/>
            <w:rPrChange w:id="12785" w:author="Unknown">
              <w:rPr>
                <w:noProof/>
              </w:rPr>
            </w:rPrChange>
          </w:rPr>
          <mc:AlternateContent>
            <mc:Choice Requires="wps">
              <w:drawing>
                <wp:anchor distT="0" distB="0" distL="114300" distR="114300" simplePos="0" relativeHeight="251644416" behindDoc="0" locked="0" layoutInCell="1" allowOverlap="1" wp14:anchorId="3F6F5102" wp14:editId="45CB217F">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724A1" id="Straight Arrow Connector 127" o:spid="_x0000_s1026" type="#_x0000_t32" style="position:absolute;margin-left:422.25pt;margin-top:230.2pt;width:22.5pt;height:61.5pt;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786" w:author="Unknown">
              <w:rPr>
                <w:noProof/>
              </w:rPr>
            </w:rPrChange>
          </w:rPr>
          <mc:AlternateContent>
            <mc:Choice Requires="wps">
              <w:drawing>
                <wp:anchor distT="0" distB="0" distL="114300" distR="114300" simplePos="0" relativeHeight="251642368" behindDoc="0" locked="0" layoutInCell="1" allowOverlap="1" wp14:anchorId="4E62179D" wp14:editId="1CD0D204">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9DB7B4" id="Straight Arrow Connector 128" o:spid="_x0000_s1026" type="#_x0000_t32" style="position:absolute;margin-left:105.75pt;margin-top:229.45pt;width:13.5pt;height:65.2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787" w:author="Unknown">
              <w:rPr>
                <w:noProof/>
              </w:rPr>
            </w:rPrChange>
          </w:rPr>
          <w:drawing>
            <wp:inline distT="0" distB="0" distL="0" distR="0" wp14:anchorId="7FB50EBD" wp14:editId="1215A4DE">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788" w:author="The Si Tran" w:date="2012-12-11T06:20:00Z"/>
        </w:rPr>
      </w:pPr>
      <w:ins w:id="12789" w:author="The Si Tran" w:date="2012-12-11T06:20:00Z">
        <w:r w:rsidRPr="001B545C">
          <w:rPr>
            <w:noProof/>
            <w:rPrChange w:id="12790" w:author="Unknown">
              <w:rPr>
                <w:rFonts w:ascii="Calibri" w:eastAsia="Calibri" w:hAnsi="Calibri"/>
                <w:noProof/>
                <w:sz w:val="22"/>
              </w:rPr>
            </w:rPrChange>
          </w:rPr>
          <mc:AlternateContent>
            <mc:Choice Requires="wps">
              <w:drawing>
                <wp:anchor distT="0" distB="0" distL="114300" distR="114300" simplePos="0" relativeHeight="251645440" behindDoc="0" locked="0" layoutInCell="1" allowOverlap="1" wp14:anchorId="7BE96E7A" wp14:editId="4C3F8A1B">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3D6C9F" w:rsidRDefault="003D6C9F" w:rsidP="003D6C9F">
                              <w:pPr>
                                <w:ind w:firstLine="0"/>
                              </w:pPr>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5" type="#_x0000_t202" style="position:absolute;left:0;text-align:left;margin-left:98.05pt;margin-top:20.45pt;width:149.25pt;height:33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fR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nPa9sjLFHi3k&#10;TDuG3vJliTpfMx/umMPcoWuwS8ItPlIZ1Ml0EiUb4/68dR/xGAdoKakxxzn1v7fMCUrUd41BmQ7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AxBF9G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3D6C9F" w:rsidRDefault="003D6C9F" w:rsidP="003D6C9F">
                        <w:pPr>
                          <w:ind w:firstLine="0"/>
                        </w:pPr>
                        <w:r>
                          <w:t>Các giá trị dự đoán</w:t>
                        </w:r>
                      </w:p>
                    </w:txbxContent>
                  </v:textbox>
                  <w10:wrap anchorx="margin"/>
                </v:shape>
              </w:pict>
            </mc:Fallback>
          </mc:AlternateContent>
        </w:r>
      </w:ins>
    </w:p>
    <w:p w14:paraId="48E19DB6" w14:textId="77777777" w:rsidR="00667F2E" w:rsidRPr="001B545C" w:rsidRDefault="00BF62DE" w:rsidP="00667F2E">
      <w:pPr>
        <w:rPr>
          <w:ins w:id="12791" w:author="The Si Tran" w:date="2012-12-11T06:20:00Z"/>
        </w:rPr>
      </w:pPr>
      <w:ins w:id="12792" w:author="The Si Tran" w:date="2012-12-11T06:20:00Z">
        <w:r w:rsidRPr="001B545C">
          <w:rPr>
            <w:noProof/>
            <w:rPrChange w:id="12793" w:author="Unknown">
              <w:rPr>
                <w:rFonts w:ascii="Calibri" w:eastAsia="Calibri" w:hAnsi="Calibri"/>
                <w:noProof/>
                <w:sz w:val="22"/>
              </w:rPr>
            </w:rPrChange>
          </w:rPr>
          <mc:AlternateContent>
            <mc:Choice Requires="wps">
              <w:drawing>
                <wp:anchor distT="0" distB="0" distL="114300" distR="114300" simplePos="0" relativeHeight="251643392" behindDoc="0" locked="0" layoutInCell="1" allowOverlap="1" wp14:anchorId="4C4C90C5" wp14:editId="3CA217FC">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3D6C9F" w:rsidRDefault="003D6C9F" w:rsidP="003D6C9F">
                              <w:pPr>
                                <w:ind w:firstLine="0"/>
                              </w:pPr>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6" type="#_x0000_t202" style="position:absolute;left:0;text-align:left;margin-left:94.5pt;margin-top:1pt;width:149.25pt;height:29.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Vj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Z40vfKGsoDtpCD&#10;dgy95UuFdb5lPjwwh3OHXYO7JNzjR2rAOkEnUbIF9/ut+4jHcUAtJTXOcUH9rx1zghL9zeCgXA5G&#10;ozj46TAaXwzx4E4161ON2VXXgM0zwK1leRIjPuhelA6qJ1w5i/gqqpjh+HZBQy9eh3a74MriYrFI&#10;IBx1y8KtebQ8uo40xy5eNU/M2a7VAw7JHfQTz6avOr7FRksDi10AqdI4RKJbVrsC4JpIA9WttLiH&#10;Ts8J9bx453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JdbVY5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3D6C9F" w:rsidRDefault="003D6C9F" w:rsidP="003D6C9F">
                        <w:pPr>
                          <w:ind w:firstLine="0"/>
                        </w:pPr>
                        <w:r>
                          <w:t>Đồ thị các giá trị dự đoán</w:t>
                        </w:r>
                      </w:p>
                    </w:txbxContent>
                  </v:textbox>
                </v:shape>
              </w:pict>
            </mc:Fallback>
          </mc:AlternateContent>
        </w:r>
      </w:ins>
    </w:p>
    <w:p w14:paraId="126C25BD" w14:textId="77777777" w:rsidR="00667F2E" w:rsidRPr="001B545C" w:rsidRDefault="00667F2E" w:rsidP="00667F2E">
      <w:pPr>
        <w:rPr>
          <w:ins w:id="12794" w:author="The Si Tran" w:date="2012-12-11T06:20:00Z"/>
        </w:rPr>
      </w:pPr>
    </w:p>
    <w:p w14:paraId="59F0763C" w14:textId="77777777" w:rsidR="00667F2E" w:rsidRPr="00C64004" w:rsidRDefault="00667F2E">
      <w:pPr>
        <w:jc w:val="center"/>
        <w:rPr>
          <w:b/>
          <w:rPrChange w:id="12795" w:author="The Si Tran" w:date="2012-12-11T06:18:00Z">
            <w:rPr>
              <w:szCs w:val="26"/>
            </w:rPr>
          </w:rPrChange>
        </w:rPr>
        <w:pPrChange w:id="12796"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797" w:author="The Si Tran" w:date="2012-12-14T06:50:00Z">
        <w:sectPr w:rsidR="00667F2E" w:rsidRPr="00C64004" w:rsidSect="0007199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20E877" w14:textId="77777777" w:rsidR="009F38DB" w:rsidRDefault="009F38DB" w:rsidP="00AC1CB4">
      <w:pPr>
        <w:spacing w:before="0" w:line="240" w:lineRule="auto"/>
      </w:pPr>
      <w:r>
        <w:separator/>
      </w:r>
    </w:p>
    <w:p w14:paraId="5F82F92A" w14:textId="77777777" w:rsidR="009F38DB" w:rsidRDefault="009F38DB"/>
  </w:endnote>
  <w:endnote w:type="continuationSeparator" w:id="0">
    <w:p w14:paraId="443268F2" w14:textId="77777777" w:rsidR="009F38DB" w:rsidRDefault="009F38DB" w:rsidP="00AC1CB4">
      <w:pPr>
        <w:spacing w:before="0" w:line="240" w:lineRule="auto"/>
      </w:pPr>
      <w:r>
        <w:continuationSeparator/>
      </w:r>
    </w:p>
    <w:p w14:paraId="5CF0E4A1" w14:textId="77777777" w:rsidR="009F38DB" w:rsidRDefault="009F38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35" w:author="The Si Tran" w:date="2012-12-12T13:36:00Z"/>
  <w:sdt>
    <w:sdtPr>
      <w:id w:val="-908844875"/>
      <w:docPartObj>
        <w:docPartGallery w:val="Page Numbers (Bottom of Page)"/>
        <w:docPartUnique/>
      </w:docPartObj>
    </w:sdtPr>
    <w:sdtEndPr>
      <w:rPr>
        <w:noProof/>
      </w:rPr>
    </w:sdtEndPr>
    <w:sdtContent>
      <w:customXmlInsRangeEnd w:id="235"/>
      <w:p w14:paraId="17267F96" w14:textId="77777777" w:rsidR="003D6C9F" w:rsidRDefault="003D6C9F">
        <w:pPr>
          <w:pStyle w:val="Footer"/>
          <w:jc w:val="center"/>
          <w:rPr>
            <w:ins w:id="236" w:author="The Si Tran" w:date="2012-12-12T13:36:00Z"/>
          </w:rPr>
        </w:pPr>
        <w:ins w:id="237" w:author="The Si Tran" w:date="2012-12-12T13:36:00Z">
          <w:r>
            <w:fldChar w:fldCharType="begin"/>
          </w:r>
          <w:r>
            <w:instrText xml:space="preserve"> PAGE   \* MERGEFORMAT </w:instrText>
          </w:r>
          <w:r>
            <w:fldChar w:fldCharType="separate"/>
          </w:r>
        </w:ins>
        <w:r w:rsidR="00D945B7">
          <w:rPr>
            <w:noProof/>
          </w:rPr>
          <w:t>80</w:t>
        </w:r>
        <w:ins w:id="238" w:author="The Si Tran" w:date="2012-12-12T13:36:00Z">
          <w:r>
            <w:rPr>
              <w:noProof/>
            </w:rPr>
            <w:fldChar w:fldCharType="end"/>
          </w:r>
        </w:ins>
      </w:p>
      <w:customXmlInsRangeStart w:id="239" w:author="The Si Tran" w:date="2012-12-12T13:36:00Z"/>
    </w:sdtContent>
  </w:sdt>
  <w:customXmlInsRangeEnd w:id="239"/>
  <w:p w14:paraId="3AF94941" w14:textId="77777777" w:rsidR="003D6C9F" w:rsidRDefault="003D6C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3D6C9F" w:rsidRDefault="003D6C9F">
    <w:pPr>
      <w:pStyle w:val="Footer"/>
      <w:jc w:val="center"/>
      <w:rPr>
        <w:ins w:id="12011" w:author="The Si Tran" w:date="2012-12-14T06:50:00Z"/>
      </w:rPr>
    </w:pPr>
    <w:proofErr w:type="gramStart"/>
    <w:ins w:id="12012" w:author="The Si Tran" w:date="2012-12-14T06:50:00Z">
      <w:r>
        <w:t>A.</w:t>
      </w:r>
      <w:proofErr w:type="gramEnd"/>
    </w:ins>
    <w:customXmlInsRangeStart w:id="12013" w:author="The Si Tran" w:date="2012-12-14T06:50:00Z"/>
    <w:sdt>
      <w:sdtPr>
        <w:id w:val="1504550065"/>
        <w:docPartObj>
          <w:docPartGallery w:val="Page Numbers (Bottom of Page)"/>
          <w:docPartUnique/>
        </w:docPartObj>
      </w:sdtPr>
      <w:sdtEndPr>
        <w:rPr>
          <w:noProof/>
        </w:rPr>
      </w:sdtEndPr>
      <w:sdtContent>
        <w:customXmlInsRangeEnd w:id="12013"/>
        <w:ins w:id="12014" w:author="The Si Tran" w:date="2012-12-14T06:50:00Z">
          <w:r>
            <w:fldChar w:fldCharType="begin"/>
          </w:r>
          <w:r>
            <w:instrText xml:space="preserve"> PAGE   \* MERGEFORMAT </w:instrText>
          </w:r>
          <w:r>
            <w:fldChar w:fldCharType="separate"/>
          </w:r>
        </w:ins>
        <w:r w:rsidR="00D945B7">
          <w:rPr>
            <w:noProof/>
          </w:rPr>
          <w:t>2</w:t>
        </w:r>
        <w:ins w:id="12015" w:author="The Si Tran" w:date="2012-12-14T06:50:00Z">
          <w:r>
            <w:rPr>
              <w:noProof/>
            </w:rPr>
            <w:fldChar w:fldCharType="end"/>
          </w:r>
        </w:ins>
        <w:customXmlInsRangeStart w:id="12016" w:author="The Si Tran" w:date="2012-12-14T06:50:00Z"/>
      </w:sdtContent>
    </w:sdt>
    <w:customXmlInsRangeEnd w:id="12016"/>
  </w:p>
  <w:p w14:paraId="2B5B527C" w14:textId="77777777" w:rsidR="003D6C9F" w:rsidRDefault="003D6C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DF83C9C" w:rsidR="003D6C9F" w:rsidRDefault="003D6C9F">
    <w:pPr>
      <w:pStyle w:val="Footer"/>
      <w:jc w:val="center"/>
      <w:rPr>
        <w:ins w:id="12146" w:author="The Si Tran" w:date="2012-12-14T06:50:00Z"/>
      </w:rPr>
    </w:pPr>
    <w:proofErr w:type="gramStart"/>
    <w:ins w:id="12147" w:author="The Si Tran" w:date="2012-12-14T06:50:00Z">
      <w:r>
        <w:t>C.</w:t>
      </w:r>
      <w:proofErr w:type="gramEnd"/>
    </w:ins>
    <w:customXmlInsRangeStart w:id="12148" w:author="The Si Tran" w:date="2012-12-14T06:50:00Z"/>
    <w:sdt>
      <w:sdtPr>
        <w:id w:val="280921923"/>
        <w:docPartObj>
          <w:docPartGallery w:val="Page Numbers (Bottom of Page)"/>
          <w:docPartUnique/>
        </w:docPartObj>
      </w:sdtPr>
      <w:sdtEndPr>
        <w:rPr>
          <w:noProof/>
        </w:rPr>
      </w:sdtEndPr>
      <w:sdtContent>
        <w:customXmlInsRangeEnd w:id="12148"/>
        <w:ins w:id="12149" w:author="The Si Tran" w:date="2012-12-14T06:50:00Z">
          <w:r>
            <w:fldChar w:fldCharType="begin"/>
          </w:r>
          <w:r>
            <w:instrText xml:space="preserve"> PAGE   \* MERGEFORMAT </w:instrText>
          </w:r>
          <w:r>
            <w:fldChar w:fldCharType="separate"/>
          </w:r>
        </w:ins>
        <w:r w:rsidR="00D945B7">
          <w:rPr>
            <w:noProof/>
          </w:rPr>
          <w:t>2</w:t>
        </w:r>
        <w:ins w:id="12150" w:author="The Si Tran" w:date="2012-12-14T06:50:00Z">
          <w:r>
            <w:rPr>
              <w:noProof/>
            </w:rPr>
            <w:fldChar w:fldCharType="end"/>
          </w:r>
        </w:ins>
        <w:customXmlInsRangeStart w:id="12151" w:author="The Si Tran" w:date="2012-12-14T06:50:00Z"/>
      </w:sdtContent>
    </w:sdt>
    <w:customXmlInsRangeEnd w:id="12151"/>
  </w:p>
  <w:p w14:paraId="656B5744" w14:textId="77777777" w:rsidR="003D6C9F" w:rsidRDefault="003D6C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91234" w14:textId="77777777" w:rsidR="009F38DB" w:rsidRDefault="009F38DB" w:rsidP="00AC1CB4">
      <w:pPr>
        <w:spacing w:before="0" w:line="240" w:lineRule="auto"/>
      </w:pPr>
      <w:r>
        <w:separator/>
      </w:r>
    </w:p>
    <w:p w14:paraId="6DCC3CAA" w14:textId="77777777" w:rsidR="009F38DB" w:rsidRDefault="009F38DB"/>
  </w:footnote>
  <w:footnote w:type="continuationSeparator" w:id="0">
    <w:p w14:paraId="6D533C5C" w14:textId="77777777" w:rsidR="009F38DB" w:rsidRDefault="009F38DB" w:rsidP="00AC1CB4">
      <w:pPr>
        <w:spacing w:before="0" w:line="240" w:lineRule="auto"/>
      </w:pPr>
      <w:r>
        <w:continuationSeparator/>
      </w:r>
    </w:p>
    <w:p w14:paraId="2D3F82F8" w14:textId="77777777" w:rsidR="009F38DB" w:rsidRDefault="009F38D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1445"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1445"/>
      <w:p w14:paraId="3F653F36" w14:textId="7F78E79B" w:rsidR="003D6C9F" w:rsidRDefault="003D6C9F" w:rsidP="00B8588B">
        <w:pPr>
          <w:pStyle w:val="Header"/>
          <w:pBdr>
            <w:bottom w:val="thickThinSmallGap" w:sz="24" w:space="1" w:color="auto"/>
          </w:pBdr>
          <w:tabs>
            <w:tab w:val="clear" w:pos="9360"/>
            <w:tab w:val="right" w:pos="9072"/>
          </w:tabs>
          <w:ind w:firstLine="0"/>
          <w:jc w:val="center"/>
          <w:rPr>
            <w:ins w:id="11446" w:author="The Si Tran" w:date="2012-12-14T06:56:00Z"/>
            <w:szCs w:val="26"/>
          </w:rPr>
        </w:pPr>
        <w:r>
          <w:rPr>
            <w:szCs w:val="26"/>
          </w:rPr>
          <w:t>Ứng dụng mạng Nơron nhân tạo vào công tác dự báo dữ liệu chuỗi thời gian</w:t>
        </w:r>
      </w:p>
      <w:customXmlInsRangeStart w:id="11447" w:author="The Si Tran" w:date="2012-12-14T06:56:00Z"/>
    </w:sdtContent>
  </w:sdt>
  <w:customXmlInsRangeEnd w:id="11447"/>
  <w:p w14:paraId="4F445727" w14:textId="0A2B6F9B" w:rsidR="003D6C9F" w:rsidRPr="000A27E1" w:rsidRDefault="003D6C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9">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4">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3">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8">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2">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8">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8">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7"/>
  </w:num>
  <w:num w:numId="2">
    <w:abstractNumId w:val="51"/>
  </w:num>
  <w:num w:numId="3">
    <w:abstractNumId w:val="29"/>
  </w:num>
  <w:num w:numId="4">
    <w:abstractNumId w:val="39"/>
  </w:num>
  <w:num w:numId="5">
    <w:abstractNumId w:val="57"/>
  </w:num>
  <w:num w:numId="6">
    <w:abstractNumId w:val="47"/>
  </w:num>
  <w:num w:numId="7">
    <w:abstractNumId w:val="61"/>
  </w:num>
  <w:num w:numId="8">
    <w:abstractNumId w:val="34"/>
  </w:num>
  <w:num w:numId="9">
    <w:abstractNumId w:val="32"/>
  </w:num>
  <w:num w:numId="10">
    <w:abstractNumId w:val="58"/>
  </w:num>
  <w:num w:numId="11">
    <w:abstractNumId w:val="49"/>
  </w:num>
  <w:num w:numId="12">
    <w:abstractNumId w:val="30"/>
  </w:num>
  <w:num w:numId="13">
    <w:abstractNumId w:val="66"/>
  </w:num>
  <w:num w:numId="14">
    <w:abstractNumId w:val="35"/>
  </w:num>
  <w:num w:numId="15">
    <w:abstractNumId w:val="28"/>
  </w:num>
  <w:num w:numId="16">
    <w:abstractNumId w:val="3"/>
  </w:num>
  <w:num w:numId="17">
    <w:abstractNumId w:val="38"/>
  </w:num>
  <w:num w:numId="18">
    <w:abstractNumId w:val="55"/>
  </w:num>
  <w:num w:numId="19">
    <w:abstractNumId w:val="8"/>
  </w:num>
  <w:num w:numId="20">
    <w:abstractNumId w:val="22"/>
  </w:num>
  <w:num w:numId="21">
    <w:abstractNumId w:val="23"/>
  </w:num>
  <w:num w:numId="22">
    <w:abstractNumId w:val="13"/>
  </w:num>
  <w:num w:numId="23">
    <w:abstractNumId w:val="56"/>
  </w:num>
  <w:num w:numId="24">
    <w:abstractNumId w:val="43"/>
  </w:num>
  <w:num w:numId="25">
    <w:abstractNumId w:val="31"/>
  </w:num>
  <w:num w:numId="26">
    <w:abstractNumId w:val="27"/>
  </w:num>
  <w:num w:numId="27">
    <w:abstractNumId w:val="5"/>
  </w:num>
  <w:num w:numId="28">
    <w:abstractNumId w:val="0"/>
  </w:num>
  <w:num w:numId="29">
    <w:abstractNumId w:val="11"/>
  </w:num>
  <w:num w:numId="30">
    <w:abstractNumId w:val="14"/>
  </w:num>
  <w:num w:numId="31">
    <w:abstractNumId w:val="9"/>
  </w:num>
  <w:num w:numId="32">
    <w:abstractNumId w:val="21"/>
  </w:num>
  <w:num w:numId="33">
    <w:abstractNumId w:val="65"/>
  </w:num>
  <w:num w:numId="34">
    <w:abstractNumId w:val="25"/>
  </w:num>
  <w:num w:numId="35">
    <w:abstractNumId w:val="12"/>
  </w:num>
  <w:num w:numId="36">
    <w:abstractNumId w:val="44"/>
  </w:num>
  <w:num w:numId="37">
    <w:abstractNumId w:val="7"/>
  </w:num>
  <w:num w:numId="38">
    <w:abstractNumId w:val="20"/>
  </w:num>
  <w:num w:numId="39">
    <w:abstractNumId w:val="53"/>
  </w:num>
  <w:num w:numId="40">
    <w:abstractNumId w:val="62"/>
  </w:num>
  <w:num w:numId="41">
    <w:abstractNumId w:val="10"/>
  </w:num>
  <w:num w:numId="42">
    <w:abstractNumId w:val="6"/>
  </w:num>
  <w:num w:numId="43">
    <w:abstractNumId w:val="52"/>
  </w:num>
  <w:num w:numId="4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num>
  <w:num w:numId="46">
    <w:abstractNumId w:val="67"/>
  </w:num>
  <w:num w:numId="47">
    <w:abstractNumId w:val="48"/>
  </w:num>
  <w:num w:numId="48">
    <w:abstractNumId w:val="54"/>
  </w:num>
  <w:num w:numId="49">
    <w:abstractNumId w:val="2"/>
  </w:num>
  <w:num w:numId="50">
    <w:abstractNumId w:val="16"/>
  </w:num>
  <w:num w:numId="51">
    <w:abstractNumId w:val="45"/>
  </w:num>
  <w:num w:numId="52">
    <w:abstractNumId w:val="15"/>
  </w:num>
  <w:num w:numId="53">
    <w:abstractNumId w:val="40"/>
  </w:num>
  <w:num w:numId="54">
    <w:abstractNumId w:val="68"/>
  </w:num>
  <w:num w:numId="55">
    <w:abstractNumId w:val="26"/>
  </w:num>
  <w:num w:numId="56">
    <w:abstractNumId w:val="17"/>
  </w:num>
  <w:num w:numId="57">
    <w:abstractNumId w:val="18"/>
  </w:num>
  <w:num w:numId="58">
    <w:abstractNumId w:val="4"/>
  </w:num>
  <w:num w:numId="59">
    <w:abstractNumId w:val="42"/>
  </w:num>
  <w:num w:numId="60">
    <w:abstractNumId w:val="33"/>
  </w:num>
  <w:num w:numId="61">
    <w:abstractNumId w:val="63"/>
  </w:num>
  <w:num w:numId="62">
    <w:abstractNumId w:val="41"/>
  </w:num>
  <w:num w:numId="63">
    <w:abstractNumId w:val="64"/>
  </w:num>
  <w:num w:numId="64">
    <w:abstractNumId w:val="60"/>
  </w:num>
  <w:num w:numId="65">
    <w:abstractNumId w:val="24"/>
  </w:num>
  <w:num w:numId="66">
    <w:abstractNumId w:val="46"/>
  </w:num>
  <w:num w:numId="67">
    <w:abstractNumId w:val="59"/>
  </w:num>
  <w:num w:numId="68">
    <w:abstractNumId w:val="37"/>
  </w:num>
  <w:num w:numId="69">
    <w:abstractNumId w:val="1"/>
  </w:num>
  <w:num w:numId="70">
    <w:abstractNumId w:val="19"/>
  </w:num>
  <w:num w:numId="71">
    <w:abstractNumId w:val="67"/>
  </w:num>
  <w:num w:numId="72">
    <w:abstractNumId w:val="50"/>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77B1"/>
    <w:rsid w:val="00023D92"/>
    <w:rsid w:val="00024D6E"/>
    <w:rsid w:val="00024E93"/>
    <w:rsid w:val="0003050C"/>
    <w:rsid w:val="00031BC2"/>
    <w:rsid w:val="00032D83"/>
    <w:rsid w:val="00035531"/>
    <w:rsid w:val="0004647E"/>
    <w:rsid w:val="00050F61"/>
    <w:rsid w:val="00052731"/>
    <w:rsid w:val="0005400A"/>
    <w:rsid w:val="0005561A"/>
    <w:rsid w:val="0006468C"/>
    <w:rsid w:val="00065EA0"/>
    <w:rsid w:val="00066043"/>
    <w:rsid w:val="00071624"/>
    <w:rsid w:val="00071995"/>
    <w:rsid w:val="000729A7"/>
    <w:rsid w:val="00075CBD"/>
    <w:rsid w:val="00080E17"/>
    <w:rsid w:val="00082976"/>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6995"/>
    <w:rsid w:val="000E05CE"/>
    <w:rsid w:val="000E1023"/>
    <w:rsid w:val="000E6941"/>
    <w:rsid w:val="000E7270"/>
    <w:rsid w:val="000E7D19"/>
    <w:rsid w:val="000F1BDB"/>
    <w:rsid w:val="000F1F6F"/>
    <w:rsid w:val="000F27A6"/>
    <w:rsid w:val="000F2CC7"/>
    <w:rsid w:val="000F3773"/>
    <w:rsid w:val="00101934"/>
    <w:rsid w:val="001164BE"/>
    <w:rsid w:val="00120A96"/>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627D"/>
    <w:rsid w:val="00187200"/>
    <w:rsid w:val="00187396"/>
    <w:rsid w:val="00187478"/>
    <w:rsid w:val="00191361"/>
    <w:rsid w:val="001A0F8C"/>
    <w:rsid w:val="001A309A"/>
    <w:rsid w:val="001A48D1"/>
    <w:rsid w:val="001A5EB6"/>
    <w:rsid w:val="001A7D30"/>
    <w:rsid w:val="001B34D3"/>
    <w:rsid w:val="001B4700"/>
    <w:rsid w:val="001B4DDE"/>
    <w:rsid w:val="001B545C"/>
    <w:rsid w:val="001C0C97"/>
    <w:rsid w:val="001C15D9"/>
    <w:rsid w:val="001C2225"/>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110E"/>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41EB"/>
    <w:rsid w:val="00395324"/>
    <w:rsid w:val="00396099"/>
    <w:rsid w:val="003967AA"/>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2B1E"/>
    <w:rsid w:val="003D3150"/>
    <w:rsid w:val="003D4A09"/>
    <w:rsid w:val="003D4D11"/>
    <w:rsid w:val="003D4E27"/>
    <w:rsid w:val="003D6C9F"/>
    <w:rsid w:val="003E01A2"/>
    <w:rsid w:val="003E4DFC"/>
    <w:rsid w:val="003E4F58"/>
    <w:rsid w:val="003E5C02"/>
    <w:rsid w:val="003E7D6B"/>
    <w:rsid w:val="003F2C8F"/>
    <w:rsid w:val="003F6E52"/>
    <w:rsid w:val="0040359E"/>
    <w:rsid w:val="004174BC"/>
    <w:rsid w:val="004211A5"/>
    <w:rsid w:val="00422906"/>
    <w:rsid w:val="00423CB2"/>
    <w:rsid w:val="004347B6"/>
    <w:rsid w:val="00437040"/>
    <w:rsid w:val="00442EEE"/>
    <w:rsid w:val="00444FC1"/>
    <w:rsid w:val="00445847"/>
    <w:rsid w:val="00445CC8"/>
    <w:rsid w:val="00446309"/>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4C13"/>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537CE"/>
    <w:rsid w:val="00554AC4"/>
    <w:rsid w:val="00554C5E"/>
    <w:rsid w:val="00555D32"/>
    <w:rsid w:val="00556A95"/>
    <w:rsid w:val="00556D65"/>
    <w:rsid w:val="00560907"/>
    <w:rsid w:val="0056222E"/>
    <w:rsid w:val="00564351"/>
    <w:rsid w:val="0056499D"/>
    <w:rsid w:val="00565563"/>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5CD3"/>
    <w:rsid w:val="005E7ACB"/>
    <w:rsid w:val="005F01A1"/>
    <w:rsid w:val="005F1D9C"/>
    <w:rsid w:val="005F761D"/>
    <w:rsid w:val="00604E53"/>
    <w:rsid w:val="006225F4"/>
    <w:rsid w:val="00623073"/>
    <w:rsid w:val="006234D7"/>
    <w:rsid w:val="00623920"/>
    <w:rsid w:val="006267BC"/>
    <w:rsid w:val="00637C13"/>
    <w:rsid w:val="00637F2A"/>
    <w:rsid w:val="0064187A"/>
    <w:rsid w:val="00642B1B"/>
    <w:rsid w:val="006431AB"/>
    <w:rsid w:val="006449F3"/>
    <w:rsid w:val="00644A4C"/>
    <w:rsid w:val="00644AFE"/>
    <w:rsid w:val="00647C91"/>
    <w:rsid w:val="006526EC"/>
    <w:rsid w:val="00653B1C"/>
    <w:rsid w:val="006552CD"/>
    <w:rsid w:val="0066047E"/>
    <w:rsid w:val="006625BC"/>
    <w:rsid w:val="00662619"/>
    <w:rsid w:val="00662C01"/>
    <w:rsid w:val="00664ED4"/>
    <w:rsid w:val="00667D24"/>
    <w:rsid w:val="00667F2E"/>
    <w:rsid w:val="006716F2"/>
    <w:rsid w:val="00673068"/>
    <w:rsid w:val="00675AEE"/>
    <w:rsid w:val="00677EB9"/>
    <w:rsid w:val="00677FF8"/>
    <w:rsid w:val="0068192E"/>
    <w:rsid w:val="00682B49"/>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85E"/>
    <w:rsid w:val="00757B81"/>
    <w:rsid w:val="00757DE5"/>
    <w:rsid w:val="007657A1"/>
    <w:rsid w:val="0076673F"/>
    <w:rsid w:val="007700CE"/>
    <w:rsid w:val="007701F2"/>
    <w:rsid w:val="00776549"/>
    <w:rsid w:val="00780AB7"/>
    <w:rsid w:val="00781FC7"/>
    <w:rsid w:val="00782A72"/>
    <w:rsid w:val="00783376"/>
    <w:rsid w:val="00783FC7"/>
    <w:rsid w:val="00783FDB"/>
    <w:rsid w:val="007850C8"/>
    <w:rsid w:val="00785F58"/>
    <w:rsid w:val="007A1632"/>
    <w:rsid w:val="007A66EB"/>
    <w:rsid w:val="007A78B2"/>
    <w:rsid w:val="007B0D12"/>
    <w:rsid w:val="007B33EC"/>
    <w:rsid w:val="007B39CE"/>
    <w:rsid w:val="007B3A21"/>
    <w:rsid w:val="007B42A6"/>
    <w:rsid w:val="007B4E58"/>
    <w:rsid w:val="007B7F6E"/>
    <w:rsid w:val="007C00DC"/>
    <w:rsid w:val="007C4131"/>
    <w:rsid w:val="007C782C"/>
    <w:rsid w:val="007D2B34"/>
    <w:rsid w:val="007D5A50"/>
    <w:rsid w:val="007E03CC"/>
    <w:rsid w:val="007E3E87"/>
    <w:rsid w:val="007E692E"/>
    <w:rsid w:val="007F2A95"/>
    <w:rsid w:val="007F45A3"/>
    <w:rsid w:val="007F5C98"/>
    <w:rsid w:val="007F6AD1"/>
    <w:rsid w:val="008002A4"/>
    <w:rsid w:val="00802E77"/>
    <w:rsid w:val="008048B6"/>
    <w:rsid w:val="00804DBE"/>
    <w:rsid w:val="00805B17"/>
    <w:rsid w:val="0080635D"/>
    <w:rsid w:val="00806395"/>
    <w:rsid w:val="00806B7F"/>
    <w:rsid w:val="00810267"/>
    <w:rsid w:val="00810AC4"/>
    <w:rsid w:val="00817C15"/>
    <w:rsid w:val="00821D0F"/>
    <w:rsid w:val="0082455D"/>
    <w:rsid w:val="00826F68"/>
    <w:rsid w:val="00830386"/>
    <w:rsid w:val="008308F4"/>
    <w:rsid w:val="00831D65"/>
    <w:rsid w:val="00835F6C"/>
    <w:rsid w:val="00843CA1"/>
    <w:rsid w:val="00844617"/>
    <w:rsid w:val="0084788B"/>
    <w:rsid w:val="00851CA5"/>
    <w:rsid w:val="00851F5C"/>
    <w:rsid w:val="0085381C"/>
    <w:rsid w:val="00855061"/>
    <w:rsid w:val="00857243"/>
    <w:rsid w:val="00857BA6"/>
    <w:rsid w:val="00865EB7"/>
    <w:rsid w:val="0087598C"/>
    <w:rsid w:val="008771FB"/>
    <w:rsid w:val="00885D00"/>
    <w:rsid w:val="0088753F"/>
    <w:rsid w:val="00891415"/>
    <w:rsid w:val="0089241B"/>
    <w:rsid w:val="008976CA"/>
    <w:rsid w:val="008A1860"/>
    <w:rsid w:val="008A19A3"/>
    <w:rsid w:val="008A2D16"/>
    <w:rsid w:val="008A444D"/>
    <w:rsid w:val="008A5312"/>
    <w:rsid w:val="008A7CC4"/>
    <w:rsid w:val="008B0B04"/>
    <w:rsid w:val="008B2578"/>
    <w:rsid w:val="008B2829"/>
    <w:rsid w:val="008B3DEB"/>
    <w:rsid w:val="008B53FA"/>
    <w:rsid w:val="008B61AC"/>
    <w:rsid w:val="008C120A"/>
    <w:rsid w:val="008C1D28"/>
    <w:rsid w:val="008C32B7"/>
    <w:rsid w:val="008C76D1"/>
    <w:rsid w:val="008C7DAC"/>
    <w:rsid w:val="008D038F"/>
    <w:rsid w:val="008D49AF"/>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40531"/>
    <w:rsid w:val="00941638"/>
    <w:rsid w:val="0094179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1806"/>
    <w:rsid w:val="00A0192C"/>
    <w:rsid w:val="00A0214E"/>
    <w:rsid w:val="00A02652"/>
    <w:rsid w:val="00A07507"/>
    <w:rsid w:val="00A1083C"/>
    <w:rsid w:val="00A158E1"/>
    <w:rsid w:val="00A17E04"/>
    <w:rsid w:val="00A2082F"/>
    <w:rsid w:val="00A213DB"/>
    <w:rsid w:val="00A23322"/>
    <w:rsid w:val="00A32C43"/>
    <w:rsid w:val="00A33636"/>
    <w:rsid w:val="00A35187"/>
    <w:rsid w:val="00A35E7F"/>
    <w:rsid w:val="00A364BC"/>
    <w:rsid w:val="00A40DAF"/>
    <w:rsid w:val="00A51995"/>
    <w:rsid w:val="00A51C54"/>
    <w:rsid w:val="00A55FB2"/>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FFD"/>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31595"/>
    <w:rsid w:val="00C318D3"/>
    <w:rsid w:val="00C409EE"/>
    <w:rsid w:val="00C4155B"/>
    <w:rsid w:val="00C4504D"/>
    <w:rsid w:val="00C46E9E"/>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32EE"/>
    <w:rsid w:val="00CB3B67"/>
    <w:rsid w:val="00CB48F0"/>
    <w:rsid w:val="00CB5534"/>
    <w:rsid w:val="00CB56EB"/>
    <w:rsid w:val="00CC7EBB"/>
    <w:rsid w:val="00CD1726"/>
    <w:rsid w:val="00CD217B"/>
    <w:rsid w:val="00CD6D90"/>
    <w:rsid w:val="00CD76C3"/>
    <w:rsid w:val="00CE41A5"/>
    <w:rsid w:val="00CE4725"/>
    <w:rsid w:val="00CE6555"/>
    <w:rsid w:val="00CE67EE"/>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30044"/>
    <w:rsid w:val="00D3413D"/>
    <w:rsid w:val="00D344CA"/>
    <w:rsid w:val="00D358EC"/>
    <w:rsid w:val="00D35DF6"/>
    <w:rsid w:val="00D362B7"/>
    <w:rsid w:val="00D4441E"/>
    <w:rsid w:val="00D45B25"/>
    <w:rsid w:val="00D4703F"/>
    <w:rsid w:val="00D475DA"/>
    <w:rsid w:val="00D50098"/>
    <w:rsid w:val="00D54C04"/>
    <w:rsid w:val="00D567DD"/>
    <w:rsid w:val="00D56B12"/>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0ECE"/>
    <w:rsid w:val="00E81674"/>
    <w:rsid w:val="00E81970"/>
    <w:rsid w:val="00E830E0"/>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2D1F"/>
    <w:rsid w:val="00EF4DD4"/>
    <w:rsid w:val="00EF4E32"/>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5211"/>
    <w:rsid w:val="00F57FD9"/>
    <w:rsid w:val="00F60F37"/>
    <w:rsid w:val="00F61ABD"/>
    <w:rsid w:val="00F65F25"/>
    <w:rsid w:val="00F67C72"/>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1FDB9761-2FE7-4B42-A448-C98D26DF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superchickend" w:date="2012-12-16T16:46:00Z">
        <w:pPr>
          <w:ind w:firstLine="540"/>
          <w:jc w:val="center"/>
        </w:pPr>
      </w:pPrChange>
    </w:pPr>
    <w:rPr>
      <w:b w:val="0"/>
      <w:sz w:val="26"/>
      <w:szCs w:val="26"/>
      <w:rPrChange w:id="0" w:author="superchickend"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superchickend" w:date="2012-12-16T16:53:00Z">
        <w:pPr>
          <w:numPr>
            <w:numId w:val="50"/>
          </w:numPr>
          <w:spacing w:after="200" w:line="276" w:lineRule="auto"/>
          <w:ind w:left="1800" w:hanging="360"/>
          <w:contextualSpacing/>
        </w:pPr>
      </w:pPrChange>
    </w:pPr>
    <w:rPr>
      <w:rFonts w:ascii="Times New Roman" w:hAnsi="Times New Roman"/>
      <w:sz w:val="26"/>
      <w:szCs w:val="26"/>
      <w:rPrChange w:id="3" w:author="superchickend"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28.bin"/><Relationship Id="rId303" Type="http://schemas.openxmlformats.org/officeDocument/2006/relationships/image" Target="media/image165.wmf"/><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4.bin"/><Relationship Id="rId138" Type="http://schemas.openxmlformats.org/officeDocument/2006/relationships/image" Target="media/image69.png"/><Relationship Id="rId159" Type="http://schemas.openxmlformats.org/officeDocument/2006/relationships/oleObject" Target="embeddings/oleObject71.bin"/><Relationship Id="rId324" Type="http://schemas.openxmlformats.org/officeDocument/2006/relationships/image" Target="media/image173.png"/><Relationship Id="rId345" Type="http://schemas.openxmlformats.org/officeDocument/2006/relationships/image" Target="media/image191.png"/><Relationship Id="rId170" Type="http://schemas.openxmlformats.org/officeDocument/2006/relationships/oleObject" Target="embeddings/oleObject77.bin"/><Relationship Id="rId191" Type="http://schemas.openxmlformats.org/officeDocument/2006/relationships/image" Target="media/image102.png"/><Relationship Id="rId205" Type="http://schemas.openxmlformats.org/officeDocument/2006/relationships/oleObject" Target="embeddings/oleObject89.bin"/><Relationship Id="rId226" Type="http://schemas.openxmlformats.org/officeDocument/2006/relationships/image" Target="media/image125.png"/><Relationship Id="rId247" Type="http://schemas.openxmlformats.org/officeDocument/2006/relationships/oleObject" Target="embeddings/oleObject101.bin"/><Relationship Id="rId107" Type="http://schemas.openxmlformats.org/officeDocument/2006/relationships/oleObject" Target="embeddings/oleObject45.bin"/><Relationship Id="rId268" Type="http://schemas.openxmlformats.org/officeDocument/2006/relationships/image" Target="media/image149.wmf"/><Relationship Id="rId289" Type="http://schemas.openxmlformats.org/officeDocument/2006/relationships/oleObject" Target="embeddings/oleObject122.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image" Target="media/image76.wmf"/><Relationship Id="rId314" Type="http://schemas.openxmlformats.org/officeDocument/2006/relationships/oleObject" Target="embeddings/oleObject139.bin"/><Relationship Id="rId335" Type="http://schemas.openxmlformats.org/officeDocument/2006/relationships/image" Target="media/image184.png"/><Relationship Id="rId356"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image" Target="media/image81.wmf"/><Relationship Id="rId181" Type="http://schemas.openxmlformats.org/officeDocument/2006/relationships/image" Target="media/image92.png"/><Relationship Id="rId216" Type="http://schemas.openxmlformats.org/officeDocument/2006/relationships/image" Target="media/image116.wmf"/><Relationship Id="rId237" Type="http://schemas.openxmlformats.org/officeDocument/2006/relationships/image" Target="media/image133.png"/><Relationship Id="rId258" Type="http://schemas.openxmlformats.org/officeDocument/2006/relationships/image" Target="media/image144.wmf"/><Relationship Id="rId279" Type="http://schemas.openxmlformats.org/officeDocument/2006/relationships/oleObject" Target="embeddings/oleObject117.bin"/><Relationship Id="rId22" Type="http://schemas.openxmlformats.org/officeDocument/2006/relationships/oleObject" Target="embeddings/oleObject6.bin"/><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60.wmf"/><Relationship Id="rId139" Type="http://schemas.openxmlformats.org/officeDocument/2006/relationships/image" Target="media/image70.png"/><Relationship Id="rId290" Type="http://schemas.openxmlformats.org/officeDocument/2006/relationships/image" Target="media/image160.wmf"/><Relationship Id="rId304" Type="http://schemas.openxmlformats.org/officeDocument/2006/relationships/oleObject" Target="embeddings/oleObject131.bin"/><Relationship Id="rId325" Type="http://schemas.openxmlformats.org/officeDocument/2006/relationships/image" Target="media/image174.png"/><Relationship Id="rId346" Type="http://schemas.openxmlformats.org/officeDocument/2006/relationships/image" Target="media/image192.png"/><Relationship Id="rId85" Type="http://schemas.openxmlformats.org/officeDocument/2006/relationships/image" Target="media/image43.wmf"/><Relationship Id="rId150" Type="http://schemas.openxmlformats.org/officeDocument/2006/relationships/oleObject" Target="embeddings/oleObject66.bin"/><Relationship Id="rId171" Type="http://schemas.openxmlformats.org/officeDocument/2006/relationships/image" Target="media/image86.png"/><Relationship Id="rId192" Type="http://schemas.openxmlformats.org/officeDocument/2006/relationships/image" Target="media/image103.wmf"/><Relationship Id="rId206" Type="http://schemas.openxmlformats.org/officeDocument/2006/relationships/image" Target="media/image109.png"/><Relationship Id="rId227" Type="http://schemas.openxmlformats.org/officeDocument/2006/relationships/image" Target="media/image126.png"/><Relationship Id="rId248" Type="http://schemas.openxmlformats.org/officeDocument/2006/relationships/image" Target="media/image139.wmf"/><Relationship Id="rId269" Type="http://schemas.openxmlformats.org/officeDocument/2006/relationships/oleObject" Target="embeddings/oleObject112.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image" Target="media/image55.wmf"/><Relationship Id="rId129" Type="http://schemas.openxmlformats.org/officeDocument/2006/relationships/image" Target="media/image65.wmf"/><Relationship Id="rId280" Type="http://schemas.openxmlformats.org/officeDocument/2006/relationships/image" Target="media/image155.wmf"/><Relationship Id="rId315" Type="http://schemas.openxmlformats.org/officeDocument/2006/relationships/oleObject" Target="embeddings/oleObject140.bin"/><Relationship Id="rId336" Type="http://schemas.openxmlformats.org/officeDocument/2006/relationships/image" Target="media/image185.png"/><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oleObject" Target="embeddings/oleObject40.bin"/><Relationship Id="rId140" Type="http://schemas.openxmlformats.org/officeDocument/2006/relationships/image" Target="media/image71.wmf"/><Relationship Id="rId161" Type="http://schemas.openxmlformats.org/officeDocument/2006/relationships/oleObject" Target="embeddings/oleObject72.bin"/><Relationship Id="rId182" Type="http://schemas.openxmlformats.org/officeDocument/2006/relationships/image" Target="media/image93.png"/><Relationship Id="rId217"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image" Target="media/image134.wmf"/><Relationship Id="rId259" Type="http://schemas.openxmlformats.org/officeDocument/2006/relationships/oleObject" Target="embeddings/oleObject107.bin"/><Relationship Id="rId23" Type="http://schemas.openxmlformats.org/officeDocument/2006/relationships/image" Target="media/image9.wmf"/><Relationship Id="rId119" Type="http://schemas.openxmlformats.org/officeDocument/2006/relationships/oleObject" Target="embeddings/oleObject51.bin"/><Relationship Id="rId270" Type="http://schemas.openxmlformats.org/officeDocument/2006/relationships/image" Target="media/image150.wmf"/><Relationship Id="rId291" Type="http://schemas.openxmlformats.org/officeDocument/2006/relationships/oleObject" Target="embeddings/oleObject123.bin"/><Relationship Id="rId305" Type="http://schemas.openxmlformats.org/officeDocument/2006/relationships/oleObject" Target="embeddings/oleObject132.bin"/><Relationship Id="rId326" Type="http://schemas.openxmlformats.org/officeDocument/2006/relationships/image" Target="media/image175.png"/><Relationship Id="rId347" Type="http://schemas.openxmlformats.org/officeDocument/2006/relationships/image" Target="media/image193.png"/><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7.wmf"/><Relationship Id="rId172" Type="http://schemas.openxmlformats.org/officeDocument/2006/relationships/image" Target="media/image87.wmf"/><Relationship Id="rId193" Type="http://schemas.openxmlformats.org/officeDocument/2006/relationships/oleObject" Target="embeddings/oleObject82.bin"/><Relationship Id="rId207" Type="http://schemas.openxmlformats.org/officeDocument/2006/relationships/image" Target="media/image110.png"/><Relationship Id="rId228" Type="http://schemas.openxmlformats.org/officeDocument/2006/relationships/image" Target="media/image127.wmf"/><Relationship Id="rId249" Type="http://schemas.openxmlformats.org/officeDocument/2006/relationships/oleObject" Target="embeddings/oleObject102.bin"/><Relationship Id="rId13" Type="http://schemas.openxmlformats.org/officeDocument/2006/relationships/image" Target="media/image4.wmf"/><Relationship Id="rId109" Type="http://schemas.openxmlformats.org/officeDocument/2006/relationships/oleObject" Target="embeddings/oleObject46.bin"/><Relationship Id="rId260" Type="http://schemas.openxmlformats.org/officeDocument/2006/relationships/image" Target="media/image145.wmf"/><Relationship Id="rId281" Type="http://schemas.openxmlformats.org/officeDocument/2006/relationships/oleObject" Target="embeddings/oleObject118.bin"/><Relationship Id="rId316" Type="http://schemas.openxmlformats.org/officeDocument/2006/relationships/oleObject" Target="embeddings/oleObject141.bin"/><Relationship Id="rId337" Type="http://schemas.openxmlformats.org/officeDocument/2006/relationships/header" Target="header1.xml"/><Relationship Id="rId34" Type="http://schemas.openxmlformats.org/officeDocument/2006/relationships/oleObject" Target="embeddings/oleObject12.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image" Target="media/image49.wmf"/><Relationship Id="rId120" Type="http://schemas.openxmlformats.org/officeDocument/2006/relationships/image" Target="media/image61.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94.png"/><Relationship Id="rId218" Type="http://schemas.openxmlformats.org/officeDocument/2006/relationships/image" Target="media/image117.png"/><Relationship Id="rId239" Type="http://schemas.openxmlformats.org/officeDocument/2006/relationships/oleObject" Target="embeddings/oleObject97.bin"/><Relationship Id="rId250" Type="http://schemas.openxmlformats.org/officeDocument/2006/relationships/image" Target="media/image140.wmf"/><Relationship Id="rId271" Type="http://schemas.openxmlformats.org/officeDocument/2006/relationships/oleObject" Target="embeddings/oleObject113.bin"/><Relationship Id="rId292" Type="http://schemas.openxmlformats.org/officeDocument/2006/relationships/image" Target="media/image161.wmf"/><Relationship Id="rId306" Type="http://schemas.openxmlformats.org/officeDocument/2006/relationships/oleObject" Target="embeddings/oleObject133.bin"/><Relationship Id="rId24" Type="http://schemas.openxmlformats.org/officeDocument/2006/relationships/oleObject" Target="embeddings/oleObject7.bin"/><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4.wmf"/><Relationship Id="rId110" Type="http://schemas.openxmlformats.org/officeDocument/2006/relationships/image" Target="media/image56.wmf"/><Relationship Id="rId131" Type="http://schemas.openxmlformats.org/officeDocument/2006/relationships/image" Target="media/image66.wmf"/><Relationship Id="rId327" Type="http://schemas.openxmlformats.org/officeDocument/2006/relationships/image" Target="media/image176.png"/><Relationship Id="rId348" Type="http://schemas.openxmlformats.org/officeDocument/2006/relationships/image" Target="media/image194.png"/><Relationship Id="rId152" Type="http://schemas.openxmlformats.org/officeDocument/2006/relationships/oleObject" Target="embeddings/oleObject67.bin"/><Relationship Id="rId173" Type="http://schemas.openxmlformats.org/officeDocument/2006/relationships/oleObject" Target="embeddings/oleObject78.bin"/><Relationship Id="rId194" Type="http://schemas.openxmlformats.org/officeDocument/2006/relationships/image" Target="media/image104.wmf"/><Relationship Id="rId208" Type="http://schemas.openxmlformats.org/officeDocument/2006/relationships/image" Target="media/image111.wmf"/><Relationship Id="rId229" Type="http://schemas.openxmlformats.org/officeDocument/2006/relationships/oleObject" Target="embeddings/oleObject94.bin"/><Relationship Id="rId240" Type="http://schemas.openxmlformats.org/officeDocument/2006/relationships/image" Target="media/image135.wmf"/><Relationship Id="rId261" Type="http://schemas.openxmlformats.org/officeDocument/2006/relationships/oleObject" Target="embeddings/oleObject108.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oleObject" Target="embeddings/oleObject42.bin"/><Relationship Id="rId282" Type="http://schemas.openxmlformats.org/officeDocument/2006/relationships/image" Target="media/image156.wmf"/><Relationship Id="rId317" Type="http://schemas.openxmlformats.org/officeDocument/2006/relationships/oleObject" Target="embeddings/oleObject142.bin"/><Relationship Id="rId338" Type="http://schemas.openxmlformats.org/officeDocument/2006/relationships/footer" Target="footer2.xml"/><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image" Target="media/image82.wmf"/><Relationship Id="rId184" Type="http://schemas.openxmlformats.org/officeDocument/2006/relationships/image" Target="media/image95.png"/><Relationship Id="rId219" Type="http://schemas.openxmlformats.org/officeDocument/2006/relationships/image" Target="media/image118.png"/><Relationship Id="rId230" Type="http://schemas.openxmlformats.org/officeDocument/2006/relationships/image" Target="media/image128.wmf"/><Relationship Id="rId251" Type="http://schemas.openxmlformats.org/officeDocument/2006/relationships/oleObject" Target="embeddings/oleObject103.bin"/><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image" Target="media/image151.wmf"/><Relationship Id="rId293" Type="http://schemas.openxmlformats.org/officeDocument/2006/relationships/oleObject" Target="embeddings/oleObject124.bin"/><Relationship Id="rId307" Type="http://schemas.openxmlformats.org/officeDocument/2006/relationships/image" Target="media/image166.wmf"/><Relationship Id="rId328" Type="http://schemas.openxmlformats.org/officeDocument/2006/relationships/image" Target="media/image177.png"/><Relationship Id="rId349" Type="http://schemas.openxmlformats.org/officeDocument/2006/relationships/image" Target="media/image195.png"/><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oleObject" Target="embeddings/oleObject58.bin"/><Relationship Id="rId153" Type="http://schemas.openxmlformats.org/officeDocument/2006/relationships/image" Target="media/image78.wmf"/><Relationship Id="rId174" Type="http://schemas.openxmlformats.org/officeDocument/2006/relationships/image" Target="media/image88.wmf"/><Relationship Id="rId195" Type="http://schemas.openxmlformats.org/officeDocument/2006/relationships/oleObject" Target="embeddings/oleObject83.bin"/><Relationship Id="rId209" Type="http://schemas.openxmlformats.org/officeDocument/2006/relationships/oleObject" Target="embeddings/oleObject90.bin"/><Relationship Id="rId190" Type="http://schemas.openxmlformats.org/officeDocument/2006/relationships/image" Target="media/image101.png"/><Relationship Id="rId204" Type="http://schemas.openxmlformats.org/officeDocument/2006/relationships/oleObject" Target="embeddings/oleObject88.bin"/><Relationship Id="rId220" Type="http://schemas.openxmlformats.org/officeDocument/2006/relationships/image" Target="media/image119.png"/><Relationship Id="rId225" Type="http://schemas.openxmlformats.org/officeDocument/2006/relationships/image" Target="media/image124.png"/><Relationship Id="rId241" Type="http://schemas.openxmlformats.org/officeDocument/2006/relationships/oleObject" Target="embeddings/oleObject98.bin"/><Relationship Id="rId246" Type="http://schemas.openxmlformats.org/officeDocument/2006/relationships/image" Target="media/image138.wmf"/><Relationship Id="rId267" Type="http://schemas.openxmlformats.org/officeDocument/2006/relationships/oleObject" Target="embeddings/oleObject111.bin"/><Relationship Id="rId288" Type="http://schemas.openxmlformats.org/officeDocument/2006/relationships/image" Target="media/image159.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9.wmf"/><Relationship Id="rId106" Type="http://schemas.openxmlformats.org/officeDocument/2006/relationships/image" Target="media/image54.wmf"/><Relationship Id="rId127" Type="http://schemas.openxmlformats.org/officeDocument/2006/relationships/image" Target="media/image64.wmf"/><Relationship Id="rId262" Type="http://schemas.openxmlformats.org/officeDocument/2006/relationships/image" Target="media/image146.wmf"/><Relationship Id="rId283" Type="http://schemas.openxmlformats.org/officeDocument/2006/relationships/oleObject" Target="embeddings/oleObject119.bin"/><Relationship Id="rId313" Type="http://schemas.openxmlformats.org/officeDocument/2006/relationships/oleObject" Target="embeddings/oleObject138.bin"/><Relationship Id="rId318" Type="http://schemas.openxmlformats.org/officeDocument/2006/relationships/image" Target="media/image168.png"/><Relationship Id="rId339"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7.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oleObject" Target="embeddings/oleObject63.bin"/><Relationship Id="rId148" Type="http://schemas.openxmlformats.org/officeDocument/2006/relationships/oleObject" Target="embeddings/oleObject65.bin"/><Relationship Id="rId164" Type="http://schemas.openxmlformats.org/officeDocument/2006/relationships/oleObject" Target="embeddings/oleObject74.bin"/><Relationship Id="rId169" Type="http://schemas.openxmlformats.org/officeDocument/2006/relationships/image" Target="media/image85.wmf"/><Relationship Id="rId185" Type="http://schemas.openxmlformats.org/officeDocument/2006/relationships/image" Target="media/image96.png"/><Relationship Id="rId334" Type="http://schemas.openxmlformats.org/officeDocument/2006/relationships/image" Target="media/image183.png"/><Relationship Id="rId350" Type="http://schemas.openxmlformats.org/officeDocument/2006/relationships/image" Target="media/image196.png"/><Relationship Id="rId355"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1.png"/><Relationship Id="rId210" Type="http://schemas.openxmlformats.org/officeDocument/2006/relationships/image" Target="media/image112.png"/><Relationship Id="rId215" Type="http://schemas.openxmlformats.org/officeDocument/2006/relationships/image" Target="media/image115.png"/><Relationship Id="rId236" Type="http://schemas.openxmlformats.org/officeDocument/2006/relationships/oleObject" Target="embeddings/oleObject96.bin"/><Relationship Id="rId257" Type="http://schemas.openxmlformats.org/officeDocument/2006/relationships/oleObject" Target="embeddings/oleObject106.bin"/><Relationship Id="rId278" Type="http://schemas.openxmlformats.org/officeDocument/2006/relationships/image" Target="media/image154.wmf"/><Relationship Id="rId26" Type="http://schemas.openxmlformats.org/officeDocument/2006/relationships/oleObject" Target="embeddings/oleObject8.bin"/><Relationship Id="rId231" Type="http://schemas.openxmlformats.org/officeDocument/2006/relationships/oleObject" Target="embeddings/oleObject95.bin"/><Relationship Id="rId252" Type="http://schemas.openxmlformats.org/officeDocument/2006/relationships/image" Target="media/image141.wmf"/><Relationship Id="rId273" Type="http://schemas.openxmlformats.org/officeDocument/2006/relationships/oleObject" Target="embeddings/oleObject114.bin"/><Relationship Id="rId294" Type="http://schemas.openxmlformats.org/officeDocument/2006/relationships/oleObject" Target="embeddings/oleObject125.bin"/><Relationship Id="rId308" Type="http://schemas.openxmlformats.org/officeDocument/2006/relationships/oleObject" Target="embeddings/oleObject134.bin"/><Relationship Id="rId329" Type="http://schemas.openxmlformats.org/officeDocument/2006/relationships/image" Target="media/image178.png"/><Relationship Id="rId47" Type="http://schemas.openxmlformats.org/officeDocument/2006/relationships/image" Target="media/image23.png"/><Relationship Id="rId68" Type="http://schemas.openxmlformats.org/officeDocument/2006/relationships/oleObject" Target="embeddings/oleObject26.bin"/><Relationship Id="rId89" Type="http://schemas.openxmlformats.org/officeDocument/2006/relationships/image" Target="media/image45.wmf"/><Relationship Id="rId112" Type="http://schemas.openxmlformats.org/officeDocument/2006/relationships/image" Target="media/image57.wmf"/><Relationship Id="rId133" Type="http://schemas.openxmlformats.org/officeDocument/2006/relationships/oleObject" Target="embeddings/oleObject59.bin"/><Relationship Id="rId154" Type="http://schemas.openxmlformats.org/officeDocument/2006/relationships/oleObject" Target="embeddings/oleObject68.bin"/><Relationship Id="rId175" Type="http://schemas.openxmlformats.org/officeDocument/2006/relationships/oleObject" Target="embeddings/oleObject79.bin"/><Relationship Id="rId340" Type="http://schemas.openxmlformats.org/officeDocument/2006/relationships/image" Target="media/image186.png"/><Relationship Id="rId196" Type="http://schemas.openxmlformats.org/officeDocument/2006/relationships/image" Target="media/image105.png"/><Relationship Id="rId200" Type="http://schemas.openxmlformats.org/officeDocument/2006/relationships/oleObject" Target="embeddings/oleObject85.bin"/><Relationship Id="rId16" Type="http://schemas.openxmlformats.org/officeDocument/2006/relationships/oleObject" Target="embeddings/oleObject3.bin"/><Relationship Id="rId221" Type="http://schemas.openxmlformats.org/officeDocument/2006/relationships/image" Target="media/image120.png"/><Relationship Id="rId242" Type="http://schemas.openxmlformats.org/officeDocument/2006/relationships/image" Target="media/image136.wmf"/><Relationship Id="rId263" Type="http://schemas.openxmlformats.org/officeDocument/2006/relationships/oleObject" Target="embeddings/oleObject109.bin"/><Relationship Id="rId284" Type="http://schemas.openxmlformats.org/officeDocument/2006/relationships/image" Target="media/image157.wmf"/><Relationship Id="rId319" Type="http://schemas.openxmlformats.org/officeDocument/2006/relationships/image" Target="media/image169.png"/><Relationship Id="rId37" Type="http://schemas.openxmlformats.org/officeDocument/2006/relationships/image" Target="media/image16.png"/><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image" Target="media/image52.png"/><Relationship Id="rId123" Type="http://schemas.openxmlformats.org/officeDocument/2006/relationships/image" Target="media/image62.wmf"/><Relationship Id="rId144" Type="http://schemas.openxmlformats.org/officeDocument/2006/relationships/image" Target="media/image73.wmf"/><Relationship Id="rId330" Type="http://schemas.openxmlformats.org/officeDocument/2006/relationships/image" Target="media/image179.png"/><Relationship Id="rId90" Type="http://schemas.openxmlformats.org/officeDocument/2006/relationships/oleObject" Target="embeddings/oleObject37.bin"/><Relationship Id="rId165" Type="http://schemas.openxmlformats.org/officeDocument/2006/relationships/image" Target="media/image83.wmf"/><Relationship Id="rId186" Type="http://schemas.openxmlformats.org/officeDocument/2006/relationships/image" Target="media/image97.png"/><Relationship Id="rId351" Type="http://schemas.openxmlformats.org/officeDocument/2006/relationships/image" Target="media/image197.png"/><Relationship Id="rId211" Type="http://schemas.openxmlformats.org/officeDocument/2006/relationships/image" Target="media/image113.png"/><Relationship Id="rId232" Type="http://schemas.openxmlformats.org/officeDocument/2006/relationships/image" Target="media/image129.png"/><Relationship Id="rId253" Type="http://schemas.openxmlformats.org/officeDocument/2006/relationships/oleObject" Target="embeddings/oleObject104.bin"/><Relationship Id="rId274" Type="http://schemas.openxmlformats.org/officeDocument/2006/relationships/image" Target="media/image152.wmf"/><Relationship Id="rId295" Type="http://schemas.openxmlformats.org/officeDocument/2006/relationships/image" Target="media/image162.wmf"/><Relationship Id="rId309" Type="http://schemas.openxmlformats.org/officeDocument/2006/relationships/oleObject" Target="embeddings/oleObject135.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image" Target="media/image35.wmf"/><Relationship Id="rId113" Type="http://schemas.openxmlformats.org/officeDocument/2006/relationships/oleObject" Target="embeddings/oleObject48.bin"/><Relationship Id="rId134" Type="http://schemas.openxmlformats.org/officeDocument/2006/relationships/image" Target="media/image67.wmf"/><Relationship Id="rId320" Type="http://schemas.openxmlformats.org/officeDocument/2006/relationships/image" Target="media/image170.wmf"/><Relationship Id="rId80" Type="http://schemas.openxmlformats.org/officeDocument/2006/relationships/oleObject" Target="embeddings/oleObject32.bin"/><Relationship Id="rId155" Type="http://schemas.openxmlformats.org/officeDocument/2006/relationships/image" Target="media/image79.wmf"/><Relationship Id="rId176" Type="http://schemas.openxmlformats.org/officeDocument/2006/relationships/oleObject" Target="embeddings/oleObject80.bin"/><Relationship Id="rId197" Type="http://schemas.openxmlformats.org/officeDocument/2006/relationships/image" Target="media/image106.wmf"/><Relationship Id="rId341" Type="http://schemas.openxmlformats.org/officeDocument/2006/relationships/image" Target="media/image187.png"/><Relationship Id="rId201" Type="http://schemas.openxmlformats.org/officeDocument/2006/relationships/oleObject" Target="embeddings/oleObject86.bin"/><Relationship Id="rId222" Type="http://schemas.openxmlformats.org/officeDocument/2006/relationships/image" Target="media/image121.png"/><Relationship Id="rId243" Type="http://schemas.openxmlformats.org/officeDocument/2006/relationships/oleObject" Target="embeddings/oleObject99.bin"/><Relationship Id="rId264" Type="http://schemas.openxmlformats.org/officeDocument/2006/relationships/image" Target="media/image147.wmf"/><Relationship Id="rId285" Type="http://schemas.openxmlformats.org/officeDocument/2006/relationships/oleObject" Target="embeddings/oleObject120.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oleObject" Target="embeddings/oleObject54.bin"/><Relationship Id="rId310" Type="http://schemas.openxmlformats.org/officeDocument/2006/relationships/image" Target="media/image167.wmf"/><Relationship Id="rId70" Type="http://schemas.openxmlformats.org/officeDocument/2006/relationships/oleObject" Target="embeddings/oleObject27.bin"/><Relationship Id="rId91" Type="http://schemas.openxmlformats.org/officeDocument/2006/relationships/image" Target="media/image46.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8.png"/><Relationship Id="rId331" Type="http://schemas.openxmlformats.org/officeDocument/2006/relationships/image" Target="media/image180.png"/><Relationship Id="rId352" Type="http://schemas.openxmlformats.org/officeDocument/2006/relationships/image" Target="media/image198.png"/><Relationship Id="rId1" Type="http://schemas.openxmlformats.org/officeDocument/2006/relationships/customXml" Target="../customXml/item1.xml"/><Relationship Id="rId212" Type="http://schemas.openxmlformats.org/officeDocument/2006/relationships/oleObject" Target="embeddings/oleObject91.bin"/><Relationship Id="rId233" Type="http://schemas.openxmlformats.org/officeDocument/2006/relationships/image" Target="media/image130.png"/><Relationship Id="rId254" Type="http://schemas.openxmlformats.org/officeDocument/2006/relationships/image" Target="media/image142.wmf"/><Relationship Id="rId28" Type="http://schemas.openxmlformats.org/officeDocument/2006/relationships/oleObject" Target="embeddings/oleObject9.bin"/><Relationship Id="rId49" Type="http://schemas.openxmlformats.org/officeDocument/2006/relationships/image" Target="media/image25.png"/><Relationship Id="rId114" Type="http://schemas.openxmlformats.org/officeDocument/2006/relationships/image" Target="media/image58.wmf"/><Relationship Id="rId275" Type="http://schemas.openxmlformats.org/officeDocument/2006/relationships/oleObject" Target="embeddings/oleObject115.bin"/><Relationship Id="rId296" Type="http://schemas.openxmlformats.org/officeDocument/2006/relationships/oleObject" Target="embeddings/oleObject126.bin"/><Relationship Id="rId300" Type="http://schemas.openxmlformats.org/officeDocument/2006/relationships/image" Target="media/image164.wmf"/><Relationship Id="rId60" Type="http://schemas.openxmlformats.org/officeDocument/2006/relationships/oleObject" Target="embeddings/oleObject22.bin"/><Relationship Id="rId81" Type="http://schemas.openxmlformats.org/officeDocument/2006/relationships/image" Target="media/image41.wmf"/><Relationship Id="rId135" Type="http://schemas.openxmlformats.org/officeDocument/2006/relationships/oleObject" Target="embeddings/oleObject60.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oleObject" Target="embeddings/oleObject84.bin"/><Relationship Id="rId321" Type="http://schemas.openxmlformats.org/officeDocument/2006/relationships/oleObject" Target="embeddings/oleObject143.bin"/><Relationship Id="rId342" Type="http://schemas.openxmlformats.org/officeDocument/2006/relationships/image" Target="media/image188.png"/><Relationship Id="rId202" Type="http://schemas.openxmlformats.org/officeDocument/2006/relationships/image" Target="media/image108.png"/><Relationship Id="rId223" Type="http://schemas.openxmlformats.org/officeDocument/2006/relationships/image" Target="media/image122.png"/><Relationship Id="rId244" Type="http://schemas.openxmlformats.org/officeDocument/2006/relationships/image" Target="media/image137.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0.bin"/><Relationship Id="rId286" Type="http://schemas.openxmlformats.org/officeDocument/2006/relationships/image" Target="media/image158.wmf"/><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image" Target="media/image74.png"/><Relationship Id="rId167" Type="http://schemas.openxmlformats.org/officeDocument/2006/relationships/image" Target="media/image84.wmf"/><Relationship Id="rId188" Type="http://schemas.openxmlformats.org/officeDocument/2006/relationships/image" Target="media/image99.png"/><Relationship Id="rId311" Type="http://schemas.openxmlformats.org/officeDocument/2006/relationships/oleObject" Target="embeddings/oleObject136.bin"/><Relationship Id="rId332" Type="http://schemas.openxmlformats.org/officeDocument/2006/relationships/image" Target="media/image181.png"/><Relationship Id="rId353" Type="http://schemas.openxmlformats.org/officeDocument/2006/relationships/image" Target="media/image199.png"/><Relationship Id="rId71" Type="http://schemas.openxmlformats.org/officeDocument/2006/relationships/image" Target="media/image36.wmf"/><Relationship Id="rId92" Type="http://schemas.openxmlformats.org/officeDocument/2006/relationships/oleObject" Target="embeddings/oleObject38.bin"/><Relationship Id="rId213" Type="http://schemas.openxmlformats.org/officeDocument/2006/relationships/image" Target="media/image114.wmf"/><Relationship Id="rId234"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5.bin"/><Relationship Id="rId276" Type="http://schemas.openxmlformats.org/officeDocument/2006/relationships/image" Target="media/image153.wmf"/><Relationship Id="rId297" Type="http://schemas.openxmlformats.org/officeDocument/2006/relationships/image" Target="media/image163.wmf"/><Relationship Id="rId40" Type="http://schemas.openxmlformats.org/officeDocument/2006/relationships/image" Target="media/image19.png"/><Relationship Id="rId115" Type="http://schemas.openxmlformats.org/officeDocument/2006/relationships/oleObject" Target="embeddings/oleObject49.bin"/><Relationship Id="rId136" Type="http://schemas.openxmlformats.org/officeDocument/2006/relationships/image" Target="media/image68.wmf"/><Relationship Id="rId157" Type="http://schemas.openxmlformats.org/officeDocument/2006/relationships/image" Target="media/image80.emf"/><Relationship Id="rId178" Type="http://schemas.openxmlformats.org/officeDocument/2006/relationships/image" Target="media/image89.png"/><Relationship Id="rId301" Type="http://schemas.openxmlformats.org/officeDocument/2006/relationships/oleObject" Target="embeddings/oleObject129.bin"/><Relationship Id="rId322" Type="http://schemas.openxmlformats.org/officeDocument/2006/relationships/image" Target="media/image171.png"/><Relationship Id="rId343" Type="http://schemas.openxmlformats.org/officeDocument/2006/relationships/image" Target="media/image189.png"/><Relationship Id="rId61" Type="http://schemas.openxmlformats.org/officeDocument/2006/relationships/image" Target="media/image31.wmf"/><Relationship Id="rId82" Type="http://schemas.openxmlformats.org/officeDocument/2006/relationships/oleObject" Target="embeddings/oleObject33.bin"/><Relationship Id="rId199" Type="http://schemas.openxmlformats.org/officeDocument/2006/relationships/image" Target="media/image107.wmf"/><Relationship Id="rId203" Type="http://schemas.openxmlformats.org/officeDocument/2006/relationships/oleObject" Target="embeddings/oleObject87.bin"/><Relationship Id="rId19" Type="http://schemas.openxmlformats.org/officeDocument/2006/relationships/image" Target="media/image7.wmf"/><Relationship Id="rId224" Type="http://schemas.openxmlformats.org/officeDocument/2006/relationships/image" Target="media/image123.png"/><Relationship Id="rId245" Type="http://schemas.openxmlformats.org/officeDocument/2006/relationships/oleObject" Target="embeddings/oleObject100.bin"/><Relationship Id="rId266" Type="http://schemas.openxmlformats.org/officeDocument/2006/relationships/image" Target="media/image148.wmf"/><Relationship Id="rId287" Type="http://schemas.openxmlformats.org/officeDocument/2006/relationships/oleObject" Target="embeddings/oleObject121.bin"/><Relationship Id="rId30" Type="http://schemas.openxmlformats.org/officeDocument/2006/relationships/oleObject" Target="embeddings/oleObject10.bin"/><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75.png"/><Relationship Id="rId168" Type="http://schemas.openxmlformats.org/officeDocument/2006/relationships/oleObject" Target="embeddings/oleObject76.bin"/><Relationship Id="rId312" Type="http://schemas.openxmlformats.org/officeDocument/2006/relationships/oleObject" Target="embeddings/oleObject137.bin"/><Relationship Id="rId333" Type="http://schemas.openxmlformats.org/officeDocument/2006/relationships/image" Target="media/image182.png"/><Relationship Id="rId354" Type="http://schemas.openxmlformats.org/officeDocument/2006/relationships/fontTable" Target="fontTable.xml"/><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100.png"/><Relationship Id="rId3" Type="http://schemas.openxmlformats.org/officeDocument/2006/relationships/styles" Target="styles.xml"/><Relationship Id="rId214" Type="http://schemas.openxmlformats.org/officeDocument/2006/relationships/oleObject" Target="embeddings/oleObject92.bin"/><Relationship Id="rId235" Type="http://schemas.openxmlformats.org/officeDocument/2006/relationships/image" Target="media/image132.wmf"/><Relationship Id="rId256" Type="http://schemas.openxmlformats.org/officeDocument/2006/relationships/image" Target="media/image143.wmf"/><Relationship Id="rId277" Type="http://schemas.openxmlformats.org/officeDocument/2006/relationships/oleObject" Target="embeddings/oleObject116.bin"/><Relationship Id="rId298" Type="http://schemas.openxmlformats.org/officeDocument/2006/relationships/oleObject" Target="embeddings/oleObject127.bin"/><Relationship Id="rId116" Type="http://schemas.openxmlformats.org/officeDocument/2006/relationships/image" Target="media/image59.wmf"/><Relationship Id="rId137" Type="http://schemas.openxmlformats.org/officeDocument/2006/relationships/oleObject" Target="embeddings/oleObject61.bin"/><Relationship Id="rId158" Type="http://schemas.openxmlformats.org/officeDocument/2006/relationships/oleObject" Target="embeddings/oleObject70.bin"/><Relationship Id="rId302" Type="http://schemas.openxmlformats.org/officeDocument/2006/relationships/oleObject" Target="embeddings/oleObject130.bin"/><Relationship Id="rId323" Type="http://schemas.openxmlformats.org/officeDocument/2006/relationships/image" Target="media/image172.png"/><Relationship Id="rId344" Type="http://schemas.openxmlformats.org/officeDocument/2006/relationships/image" Target="media/image190.png"/><Relationship Id="rId20" Type="http://schemas.openxmlformats.org/officeDocument/2006/relationships/oleObject" Target="embeddings/oleObject5.bin"/><Relationship Id="rId41" Type="http://schemas.openxmlformats.org/officeDocument/2006/relationships/image" Target="media/image20.png"/><Relationship Id="rId62" Type="http://schemas.openxmlformats.org/officeDocument/2006/relationships/oleObject" Target="embeddings/oleObject23.bin"/><Relationship Id="rId83" Type="http://schemas.openxmlformats.org/officeDocument/2006/relationships/image" Target="media/image42.wmf"/><Relationship Id="rId179"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A0B55-8E16-4F8C-8041-02627D111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110</Pages>
  <Words>22882</Words>
  <Characters>130430</Characters>
  <Application>Microsoft Office Word</Application>
  <DocSecurity>0</DocSecurity>
  <Lines>1086</Lines>
  <Paragraphs>306</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153006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4</cp:revision>
  <cp:lastPrinted>2012-12-12T07:11:00Z</cp:lastPrinted>
  <dcterms:created xsi:type="dcterms:W3CDTF">2012-12-05T17:08:00Z</dcterms:created>
  <dcterms:modified xsi:type="dcterms:W3CDTF">2012-12-20T14:36:00Z</dcterms:modified>
</cp:coreProperties>
</file>