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rsidP="003A16E8">
      <w:pPr>
        <w:rPr>
          <w:szCs w:val="26"/>
        </w:rPr>
      </w:pPr>
      <w:bookmarkStart w:id="0" w:name="_Toc328894959"/>
      <w:bookmarkStart w:id="1" w:name="_Toc328894963"/>
      <w:r w:rsidRPr="003A16E8">
        <w:rPr>
          <w:noProof/>
        </w:rPr>
        <mc:AlternateContent>
          <mc:Choice Requires="wps">
            <w:drawing>
              <wp:anchor distT="0" distB="0" distL="114300" distR="114300" simplePos="0" relativeHeight="251670016"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C2484F" w:rsidRPr="00414332" w:rsidRDefault="00C2484F" w:rsidP="007C4131">
                            <w:pPr>
                              <w:jc w:val="center"/>
                              <w:rPr>
                                <w:b/>
                                <w:sz w:val="30"/>
                                <w:szCs w:val="30"/>
                              </w:rPr>
                            </w:pPr>
                            <w:r w:rsidRPr="00414332">
                              <w:rPr>
                                <w:b/>
                                <w:sz w:val="30"/>
                                <w:szCs w:val="30"/>
                              </w:rPr>
                              <w:t>ĐẠI HỌC QUỐC GIA TP.HCM</w:t>
                            </w:r>
                          </w:p>
                          <w:p w14:paraId="0262793C" w14:textId="77777777" w:rsidR="00C2484F" w:rsidRPr="00414332" w:rsidRDefault="00C2484F" w:rsidP="007C4131">
                            <w:pPr>
                              <w:jc w:val="center"/>
                              <w:rPr>
                                <w:b/>
                                <w:sz w:val="30"/>
                                <w:szCs w:val="30"/>
                              </w:rPr>
                            </w:pPr>
                            <w:r w:rsidRPr="00414332">
                              <w:rPr>
                                <w:b/>
                                <w:sz w:val="30"/>
                                <w:szCs w:val="30"/>
                              </w:rPr>
                              <w:t>TRƯỜNG ĐẠI HỌC BÁCH KHOA</w:t>
                            </w:r>
                          </w:p>
                          <w:p w14:paraId="16D1A6CD" w14:textId="77777777" w:rsidR="00C2484F" w:rsidRPr="00414332" w:rsidRDefault="00C2484F" w:rsidP="007C4131">
                            <w:pPr>
                              <w:jc w:val="center"/>
                              <w:rPr>
                                <w:b/>
                                <w:sz w:val="30"/>
                                <w:szCs w:val="30"/>
                              </w:rPr>
                            </w:pPr>
                            <w:r w:rsidRPr="00414332">
                              <w:rPr>
                                <w:b/>
                                <w:sz w:val="30"/>
                                <w:szCs w:val="30"/>
                              </w:rPr>
                              <w:t>KHOA KHOA HỌC &amp; KỸ THUẬT MÁY TÍNH</w:t>
                            </w:r>
                          </w:p>
                          <w:p w14:paraId="7858C412" w14:textId="0766DD7F" w:rsidR="00C2484F" w:rsidRPr="00414332" w:rsidRDefault="00C2484F"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C2484F" w:rsidRPr="00414332" w:rsidRDefault="00C2484F" w:rsidP="007C4131">
                            <w:pPr>
                              <w:jc w:val="center"/>
                              <w:rPr>
                                <w:b/>
                                <w:sz w:val="30"/>
                                <w:szCs w:val="30"/>
                              </w:rPr>
                            </w:pPr>
                          </w:p>
                          <w:p w14:paraId="2C780E26" w14:textId="77777777" w:rsidR="00C2484F" w:rsidRPr="00414332" w:rsidRDefault="00C2484F" w:rsidP="007C4131">
                            <w:pPr>
                              <w:jc w:val="center"/>
                              <w:rPr>
                                <w:b/>
                                <w:sz w:val="30"/>
                                <w:szCs w:val="30"/>
                              </w:rPr>
                            </w:pPr>
                          </w:p>
                          <w:p w14:paraId="2D425F7C" w14:textId="7A407A8E" w:rsidR="00C2484F" w:rsidRPr="00414332" w:rsidRDefault="00C2484F" w:rsidP="007C4131">
                            <w:pPr>
                              <w:jc w:val="center"/>
                              <w:rPr>
                                <w:b/>
                                <w:sz w:val="30"/>
                                <w:szCs w:val="30"/>
                              </w:rPr>
                            </w:pPr>
                            <w:r w:rsidRPr="00414332">
                              <w:rPr>
                                <w:b/>
                                <w:sz w:val="30"/>
                                <w:szCs w:val="30"/>
                              </w:rPr>
                              <w:t>LUẬN VĂN TỐT NGHIỆP ĐẠI HỌC</w:t>
                            </w:r>
                          </w:p>
                          <w:p w14:paraId="6655D659" w14:textId="77777777" w:rsidR="00C2484F" w:rsidRPr="00074777" w:rsidRDefault="00C2484F" w:rsidP="00095447">
                            <w:pPr>
                              <w:spacing w:before="0"/>
                              <w:jc w:val="center"/>
                              <w:rPr>
                                <w:b/>
                                <w:bCs/>
                                <w:szCs w:val="26"/>
                              </w:rPr>
                            </w:pPr>
                          </w:p>
                          <w:p w14:paraId="060D02AB" w14:textId="4A8E1BF3" w:rsidR="00C2484F" w:rsidRPr="00567862" w:rsidRDefault="00C2484F"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C2484F" w:rsidRPr="00074777" w:rsidRDefault="00C2484F" w:rsidP="00095447">
                            <w:pPr>
                              <w:spacing w:before="0"/>
                              <w:rPr>
                                <w:szCs w:val="26"/>
                              </w:rPr>
                            </w:pPr>
                          </w:p>
                          <w:p w14:paraId="00E19A75" w14:textId="77777777" w:rsidR="00C2484F" w:rsidRPr="00074777" w:rsidRDefault="00C2484F" w:rsidP="00095447">
                            <w:pPr>
                              <w:spacing w:before="0"/>
                              <w:jc w:val="left"/>
                              <w:rPr>
                                <w:b/>
                                <w:bCs/>
                                <w:szCs w:val="26"/>
                              </w:rPr>
                            </w:pPr>
                          </w:p>
                          <w:p w14:paraId="69EF26DC" w14:textId="59474501" w:rsidR="00C2484F" w:rsidRPr="003A16E8" w:rsidRDefault="00C2484F"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C2484F" w:rsidRPr="003A16E8" w:rsidRDefault="00C2484F"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C2484F" w:rsidRDefault="00C2484F"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C2484F" w:rsidRPr="00074777" w:rsidRDefault="00C2484F"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C2484F" w:rsidRDefault="00C2484F"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C2484F" w:rsidRPr="00822570" w:rsidRDefault="00C2484F" w:rsidP="002E545D">
                            <w:pPr>
                              <w:tabs>
                                <w:tab w:val="left" w:pos="4680"/>
                                <w:tab w:val="left" w:pos="7380"/>
                              </w:tabs>
                              <w:spacing w:before="0"/>
                              <w:ind w:left="3780"/>
                              <w:jc w:val="left"/>
                              <w:rPr>
                                <w:b/>
                                <w:bCs/>
                                <w:szCs w:val="26"/>
                              </w:rPr>
                            </w:pPr>
                          </w:p>
                          <w:p w14:paraId="0A5EDE8B" w14:textId="77777777" w:rsidR="00C2484F" w:rsidRPr="003A16E8" w:rsidRDefault="00C2484F" w:rsidP="00095447">
                            <w:pPr>
                              <w:spacing w:before="0"/>
                              <w:jc w:val="center"/>
                              <w:rPr>
                                <w:sz w:val="30"/>
                                <w:szCs w:val="30"/>
                              </w:rPr>
                            </w:pPr>
                            <w:r w:rsidRPr="003A16E8">
                              <w:rPr>
                                <w:sz w:val="30"/>
                                <w:szCs w:val="30"/>
                              </w:rPr>
                              <w:t>TP. HỒ CHÍ MINH, 12/2012</w:t>
                            </w:r>
                          </w:p>
                          <w:p w14:paraId="748C38FC" w14:textId="77777777" w:rsidR="00C2484F" w:rsidRPr="00414332" w:rsidRDefault="00C2484F" w:rsidP="007C4131">
                            <w:pPr>
                              <w:jc w:val="center"/>
                              <w:rPr>
                                <w:b/>
                                <w:sz w:val="30"/>
                                <w:szCs w:val="30"/>
                              </w:rPr>
                            </w:pPr>
                          </w:p>
                          <w:p w14:paraId="4273081E" w14:textId="77777777" w:rsidR="00C2484F" w:rsidRPr="00414332" w:rsidRDefault="00C2484F" w:rsidP="007C4131">
                            <w:pPr>
                              <w:jc w:val="center"/>
                              <w:rPr>
                                <w:b/>
                                <w:sz w:val="30"/>
                                <w:szCs w:val="30"/>
                              </w:rPr>
                            </w:pPr>
                          </w:p>
                          <w:p w14:paraId="520B4861" w14:textId="77777777" w:rsidR="00C2484F" w:rsidRPr="00414332" w:rsidRDefault="00C2484F" w:rsidP="007C4131">
                            <w:pPr>
                              <w:jc w:val="center"/>
                              <w:rPr>
                                <w:b/>
                                <w:sz w:val="30"/>
                                <w:szCs w:val="30"/>
                              </w:rPr>
                            </w:pPr>
                          </w:p>
                          <w:p w14:paraId="15E49725" w14:textId="77777777" w:rsidR="00C2484F" w:rsidRPr="00414332" w:rsidRDefault="00C2484F" w:rsidP="007C4131">
                            <w:pPr>
                              <w:jc w:val="center"/>
                              <w:rPr>
                                <w:b/>
                                <w:sz w:val="30"/>
                                <w:szCs w:val="30"/>
                              </w:rPr>
                            </w:pPr>
                          </w:p>
                          <w:p w14:paraId="7D871B1D" w14:textId="77777777" w:rsidR="00C2484F" w:rsidRPr="00414332" w:rsidRDefault="00C2484F" w:rsidP="007C4131">
                            <w:pPr>
                              <w:jc w:val="center"/>
                              <w:rPr>
                                <w:b/>
                                <w:sz w:val="30"/>
                                <w:szCs w:val="30"/>
                              </w:rPr>
                            </w:pPr>
                          </w:p>
                          <w:p w14:paraId="6B8C182C" w14:textId="77777777" w:rsidR="00C2484F" w:rsidRPr="00414332" w:rsidRDefault="00C2484F" w:rsidP="007C4131">
                            <w:pPr>
                              <w:rPr>
                                <w:sz w:val="30"/>
                                <w:szCs w:val="30"/>
                              </w:rPr>
                            </w:pPr>
                          </w:p>
                          <w:p w14:paraId="78884E63" w14:textId="77777777" w:rsidR="00C2484F" w:rsidRPr="00414332" w:rsidRDefault="00C2484F" w:rsidP="007C4131">
                            <w:pPr>
                              <w:rPr>
                                <w:sz w:val="30"/>
                                <w:szCs w:val="30"/>
                              </w:rPr>
                            </w:pPr>
                          </w:p>
                          <w:p w14:paraId="2034164A" w14:textId="77777777" w:rsidR="00C2484F" w:rsidRPr="00414332" w:rsidRDefault="00C2484F" w:rsidP="007C4131">
                            <w:pPr>
                              <w:rPr>
                                <w:sz w:val="30"/>
                                <w:szCs w:val="30"/>
                              </w:rPr>
                            </w:pPr>
                          </w:p>
                          <w:p w14:paraId="0947E522" w14:textId="77777777" w:rsidR="00C2484F" w:rsidRPr="00414332" w:rsidRDefault="00C2484F" w:rsidP="007C4131">
                            <w:pPr>
                              <w:rPr>
                                <w:sz w:val="30"/>
                                <w:szCs w:val="30"/>
                              </w:rPr>
                            </w:pPr>
                          </w:p>
                          <w:p w14:paraId="262E116F" w14:textId="77777777" w:rsidR="00C2484F" w:rsidRPr="00414332" w:rsidRDefault="00C2484F" w:rsidP="007C4131">
                            <w:pPr>
                              <w:rPr>
                                <w:sz w:val="30"/>
                                <w:szCs w:val="30"/>
                              </w:rPr>
                            </w:pPr>
                          </w:p>
                          <w:p w14:paraId="505F9F1F" w14:textId="77777777" w:rsidR="00C2484F" w:rsidRDefault="00C2484F" w:rsidP="007C4131">
                            <w:pPr>
                              <w:ind w:left="4320"/>
                              <w:rPr>
                                <w:b/>
                                <w:sz w:val="30"/>
                                <w:szCs w:val="30"/>
                              </w:rPr>
                            </w:pPr>
                          </w:p>
                          <w:p w14:paraId="7F685341" w14:textId="77777777" w:rsidR="00C2484F" w:rsidRPr="00414332" w:rsidRDefault="00C2484F" w:rsidP="007C4131">
                            <w:pPr>
                              <w:ind w:left="4320"/>
                              <w:rPr>
                                <w:b/>
                                <w:sz w:val="30"/>
                                <w:szCs w:val="30"/>
                              </w:rPr>
                            </w:pPr>
                          </w:p>
                          <w:p w14:paraId="604EF380" w14:textId="77777777" w:rsidR="00C2484F" w:rsidRPr="00414332" w:rsidRDefault="00C2484F" w:rsidP="007C4131">
                            <w:pPr>
                              <w:ind w:left="3240"/>
                              <w:rPr>
                                <w:b/>
                                <w:sz w:val="30"/>
                                <w:szCs w:val="30"/>
                              </w:rPr>
                            </w:pPr>
                            <w:r w:rsidRPr="00414332">
                              <w:rPr>
                                <w:b/>
                                <w:sz w:val="30"/>
                                <w:szCs w:val="30"/>
                              </w:rPr>
                              <w:t>HỘI ĐỒNG: ………………………………</w:t>
                            </w:r>
                          </w:p>
                          <w:p w14:paraId="4FE05E53" w14:textId="77777777" w:rsidR="00C2484F" w:rsidRPr="00414332" w:rsidRDefault="00C2484F" w:rsidP="007C4131">
                            <w:pPr>
                              <w:ind w:left="3240"/>
                              <w:rPr>
                                <w:b/>
                                <w:sz w:val="30"/>
                                <w:szCs w:val="30"/>
                              </w:rPr>
                            </w:pPr>
                            <w:r w:rsidRPr="00414332">
                              <w:rPr>
                                <w:b/>
                                <w:sz w:val="30"/>
                                <w:szCs w:val="30"/>
                              </w:rPr>
                              <w:t>GVHD: ………………………………………</w:t>
                            </w:r>
                          </w:p>
                          <w:p w14:paraId="6D8F7469" w14:textId="77777777" w:rsidR="00C2484F" w:rsidRPr="00414332" w:rsidRDefault="00C2484F" w:rsidP="007C4131">
                            <w:pPr>
                              <w:ind w:left="3240"/>
                              <w:rPr>
                                <w:b/>
                                <w:sz w:val="30"/>
                                <w:szCs w:val="30"/>
                              </w:rPr>
                            </w:pPr>
                            <w:r w:rsidRPr="00414332">
                              <w:rPr>
                                <w:b/>
                                <w:sz w:val="30"/>
                                <w:szCs w:val="30"/>
                              </w:rPr>
                              <w:t>GVPB: ………………………………………</w:t>
                            </w:r>
                          </w:p>
                          <w:p w14:paraId="3371CD51" w14:textId="77777777" w:rsidR="00C2484F" w:rsidRPr="00414332" w:rsidRDefault="00C2484F" w:rsidP="007C4131">
                            <w:pPr>
                              <w:ind w:left="3240"/>
                              <w:rPr>
                                <w:b/>
                                <w:sz w:val="30"/>
                                <w:szCs w:val="30"/>
                              </w:rPr>
                            </w:pPr>
                            <w:r w:rsidRPr="00414332">
                              <w:rPr>
                                <w:b/>
                                <w:sz w:val="30"/>
                                <w:szCs w:val="30"/>
                              </w:rPr>
                              <w:t xml:space="preserve">                                ---o0o---</w:t>
                            </w:r>
                          </w:p>
                          <w:p w14:paraId="2FDE68EE" w14:textId="77777777" w:rsidR="00C2484F" w:rsidRPr="00414332" w:rsidRDefault="00C2484F" w:rsidP="007C4131">
                            <w:pPr>
                              <w:ind w:left="3240"/>
                              <w:rPr>
                                <w:b/>
                                <w:sz w:val="30"/>
                                <w:szCs w:val="30"/>
                              </w:rPr>
                            </w:pPr>
                            <w:r w:rsidRPr="00414332">
                              <w:rPr>
                                <w:b/>
                                <w:sz w:val="30"/>
                                <w:szCs w:val="30"/>
                              </w:rPr>
                              <w:t>SVTH 1: ………………………………… (MSSV)</w:t>
                            </w:r>
                          </w:p>
                          <w:p w14:paraId="026C3766" w14:textId="77777777" w:rsidR="00C2484F" w:rsidRPr="00414332" w:rsidRDefault="00C2484F" w:rsidP="007C4131">
                            <w:pPr>
                              <w:ind w:left="3240"/>
                              <w:rPr>
                                <w:b/>
                                <w:sz w:val="30"/>
                                <w:szCs w:val="30"/>
                              </w:rPr>
                            </w:pPr>
                            <w:r w:rsidRPr="00414332">
                              <w:rPr>
                                <w:b/>
                                <w:sz w:val="30"/>
                                <w:szCs w:val="30"/>
                              </w:rPr>
                              <w:t>SVTH 2: ………………………………… (MSSV)</w:t>
                            </w:r>
                          </w:p>
                          <w:p w14:paraId="0C95FBBB" w14:textId="77777777" w:rsidR="00C2484F" w:rsidRPr="00414332" w:rsidRDefault="00C2484F" w:rsidP="007C4131">
                            <w:pPr>
                              <w:ind w:left="3240"/>
                              <w:rPr>
                                <w:b/>
                                <w:sz w:val="30"/>
                                <w:szCs w:val="30"/>
                              </w:rPr>
                            </w:pPr>
                            <w:r w:rsidRPr="00414332">
                              <w:rPr>
                                <w:b/>
                                <w:sz w:val="30"/>
                                <w:szCs w:val="30"/>
                              </w:rPr>
                              <w:t>SVTH 3: ………………………………… (MSSV)</w:t>
                            </w:r>
                          </w:p>
                          <w:p w14:paraId="70E6E6D6" w14:textId="77777777" w:rsidR="00C2484F" w:rsidRPr="00414332" w:rsidRDefault="00C2484F" w:rsidP="007C4131">
                            <w:pPr>
                              <w:ind w:left="3240"/>
                              <w:rPr>
                                <w:sz w:val="30"/>
                                <w:szCs w:val="30"/>
                              </w:rPr>
                            </w:pPr>
                            <w:r w:rsidRPr="00414332">
                              <w:rPr>
                                <w:b/>
                                <w:sz w:val="30"/>
                                <w:szCs w:val="30"/>
                              </w:rPr>
                              <w:t>……</w:t>
                            </w:r>
                          </w:p>
                          <w:p w14:paraId="65328F86" w14:textId="77777777" w:rsidR="00C2484F" w:rsidRPr="00414332" w:rsidRDefault="00C2484F" w:rsidP="007C4131">
                            <w:pPr>
                              <w:ind w:left="2520" w:firstLine="720"/>
                              <w:rPr>
                                <w:sz w:val="30"/>
                                <w:szCs w:val="30"/>
                              </w:rPr>
                            </w:pPr>
                            <w:r w:rsidRPr="00414332">
                              <w:rPr>
                                <w:sz w:val="30"/>
                                <w:szCs w:val="30"/>
                              </w:rPr>
                              <w:t>(Size 15)</w:t>
                            </w:r>
                          </w:p>
                          <w:p w14:paraId="5FB8F90B" w14:textId="77777777" w:rsidR="00C2484F" w:rsidRPr="00414332" w:rsidRDefault="00C2484F" w:rsidP="007C4131">
                            <w:pPr>
                              <w:rPr>
                                <w:sz w:val="30"/>
                                <w:szCs w:val="30"/>
                              </w:rPr>
                            </w:pPr>
                          </w:p>
                          <w:p w14:paraId="56371461" w14:textId="77777777" w:rsidR="00C2484F" w:rsidRPr="00414332" w:rsidRDefault="00C2484F" w:rsidP="007C4131">
                            <w:pPr>
                              <w:rPr>
                                <w:sz w:val="30"/>
                                <w:szCs w:val="30"/>
                              </w:rPr>
                            </w:pPr>
                          </w:p>
                          <w:p w14:paraId="1A15B0F8" w14:textId="77777777" w:rsidR="00C2484F" w:rsidRPr="00414332" w:rsidRDefault="00C2484F" w:rsidP="007C4131">
                            <w:pPr>
                              <w:jc w:val="center"/>
                              <w:rPr>
                                <w:b/>
                                <w:sz w:val="30"/>
                                <w:szCs w:val="30"/>
                              </w:rPr>
                            </w:pPr>
                          </w:p>
                          <w:p w14:paraId="4D32EADE" w14:textId="77777777" w:rsidR="00C2484F" w:rsidRPr="00414332" w:rsidRDefault="00C2484F" w:rsidP="007C4131">
                            <w:pPr>
                              <w:jc w:val="center"/>
                              <w:rPr>
                                <w:sz w:val="30"/>
                                <w:szCs w:val="30"/>
                              </w:rPr>
                            </w:pPr>
                          </w:p>
                          <w:p w14:paraId="35691925" w14:textId="77777777" w:rsidR="00C2484F" w:rsidRPr="00414332" w:rsidRDefault="00C2484F"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C2484F" w:rsidRPr="00414332" w:rsidRDefault="00C2484F" w:rsidP="007C4131">
                      <w:pPr>
                        <w:jc w:val="center"/>
                        <w:rPr>
                          <w:b/>
                          <w:sz w:val="30"/>
                          <w:szCs w:val="30"/>
                        </w:rPr>
                      </w:pPr>
                      <w:r w:rsidRPr="00414332">
                        <w:rPr>
                          <w:b/>
                          <w:sz w:val="30"/>
                          <w:szCs w:val="30"/>
                        </w:rPr>
                        <w:t>ĐẠI HỌC QUỐC GIA TP.HCM</w:t>
                      </w:r>
                    </w:p>
                    <w:p w14:paraId="0262793C" w14:textId="77777777" w:rsidR="00C2484F" w:rsidRPr="00414332" w:rsidRDefault="00C2484F" w:rsidP="007C4131">
                      <w:pPr>
                        <w:jc w:val="center"/>
                        <w:rPr>
                          <w:b/>
                          <w:sz w:val="30"/>
                          <w:szCs w:val="30"/>
                        </w:rPr>
                      </w:pPr>
                      <w:r w:rsidRPr="00414332">
                        <w:rPr>
                          <w:b/>
                          <w:sz w:val="30"/>
                          <w:szCs w:val="30"/>
                        </w:rPr>
                        <w:t>TRƯỜNG ĐẠI HỌC BÁCH KHOA</w:t>
                      </w:r>
                    </w:p>
                    <w:p w14:paraId="16D1A6CD" w14:textId="77777777" w:rsidR="00C2484F" w:rsidRPr="00414332" w:rsidRDefault="00C2484F" w:rsidP="007C4131">
                      <w:pPr>
                        <w:jc w:val="center"/>
                        <w:rPr>
                          <w:b/>
                          <w:sz w:val="30"/>
                          <w:szCs w:val="30"/>
                        </w:rPr>
                      </w:pPr>
                      <w:r w:rsidRPr="00414332">
                        <w:rPr>
                          <w:b/>
                          <w:sz w:val="30"/>
                          <w:szCs w:val="30"/>
                        </w:rPr>
                        <w:t>KHOA KHOA HỌC &amp; KỸ THUẬT MÁY TÍNH</w:t>
                      </w:r>
                    </w:p>
                    <w:p w14:paraId="7858C412" w14:textId="0766DD7F" w:rsidR="00C2484F" w:rsidRPr="00414332" w:rsidRDefault="00C2484F"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C2484F" w:rsidRPr="00414332" w:rsidRDefault="00C2484F" w:rsidP="007C4131">
                      <w:pPr>
                        <w:jc w:val="center"/>
                        <w:rPr>
                          <w:b/>
                          <w:sz w:val="30"/>
                          <w:szCs w:val="30"/>
                        </w:rPr>
                      </w:pPr>
                    </w:p>
                    <w:p w14:paraId="2C780E26" w14:textId="77777777" w:rsidR="00C2484F" w:rsidRPr="00414332" w:rsidRDefault="00C2484F" w:rsidP="007C4131">
                      <w:pPr>
                        <w:jc w:val="center"/>
                        <w:rPr>
                          <w:b/>
                          <w:sz w:val="30"/>
                          <w:szCs w:val="30"/>
                        </w:rPr>
                      </w:pPr>
                    </w:p>
                    <w:p w14:paraId="2D425F7C" w14:textId="7A407A8E" w:rsidR="00C2484F" w:rsidRPr="00414332" w:rsidRDefault="00C2484F" w:rsidP="007C4131">
                      <w:pPr>
                        <w:jc w:val="center"/>
                        <w:rPr>
                          <w:b/>
                          <w:sz w:val="30"/>
                          <w:szCs w:val="30"/>
                        </w:rPr>
                      </w:pPr>
                      <w:r w:rsidRPr="00414332">
                        <w:rPr>
                          <w:b/>
                          <w:sz w:val="30"/>
                          <w:szCs w:val="30"/>
                        </w:rPr>
                        <w:t>LUẬN VĂN TỐT NGHIỆP ĐẠI HỌC</w:t>
                      </w:r>
                    </w:p>
                    <w:p w14:paraId="6655D659" w14:textId="77777777" w:rsidR="00C2484F" w:rsidRPr="00074777" w:rsidRDefault="00C2484F" w:rsidP="00095447">
                      <w:pPr>
                        <w:spacing w:before="0"/>
                        <w:jc w:val="center"/>
                        <w:rPr>
                          <w:b/>
                          <w:bCs/>
                          <w:szCs w:val="26"/>
                        </w:rPr>
                      </w:pPr>
                    </w:p>
                    <w:p w14:paraId="060D02AB" w14:textId="4A8E1BF3" w:rsidR="00C2484F" w:rsidRPr="00567862" w:rsidRDefault="00C2484F" w:rsidP="00567862">
                      <w:pPr>
                        <w:spacing w:before="0"/>
                        <w:jc w:val="center"/>
                        <w:rPr>
                          <w:b/>
                          <w:sz w:val="44"/>
                          <w:szCs w:val="44"/>
                        </w:rPr>
                      </w:pPr>
                      <w:r w:rsidRPr="00567862">
                        <w:rPr>
                          <w:b/>
                          <w:sz w:val="44"/>
                          <w:szCs w:val="44"/>
                        </w:rPr>
                        <w:t>Kết hợp mạng Nơron nhân tạo và mô hình</w:t>
                      </w:r>
                      <w:r>
                        <w:rPr>
                          <w:b/>
                          <w:sz w:val="44"/>
                          <w:szCs w:val="44"/>
                        </w:rPr>
                        <w:t xml:space="preserve"> A</w:t>
                      </w:r>
                      <w:r w:rsidRPr="00567862">
                        <w:rPr>
                          <w:b/>
                          <w:sz w:val="44"/>
                          <w:szCs w:val="44"/>
                        </w:rPr>
                        <w:t>RIMA để dự báo dữ liệu chuỗi thời gian</w:t>
                      </w:r>
                    </w:p>
                    <w:p w14:paraId="3C2C0C53" w14:textId="77777777" w:rsidR="00C2484F" w:rsidRPr="00074777" w:rsidRDefault="00C2484F" w:rsidP="00095447">
                      <w:pPr>
                        <w:spacing w:before="0"/>
                        <w:rPr>
                          <w:szCs w:val="26"/>
                        </w:rPr>
                      </w:pPr>
                    </w:p>
                    <w:p w14:paraId="00E19A75" w14:textId="77777777" w:rsidR="00C2484F" w:rsidRPr="00074777" w:rsidRDefault="00C2484F" w:rsidP="00095447">
                      <w:pPr>
                        <w:spacing w:before="0"/>
                        <w:jc w:val="left"/>
                        <w:rPr>
                          <w:b/>
                          <w:bCs/>
                          <w:szCs w:val="26"/>
                        </w:rPr>
                      </w:pPr>
                    </w:p>
                    <w:p w14:paraId="69EF26DC" w14:textId="59474501" w:rsidR="00C2484F" w:rsidRPr="003A16E8" w:rsidRDefault="00C2484F"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C2484F" w:rsidRPr="003A16E8" w:rsidRDefault="00C2484F"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C2484F" w:rsidRDefault="00C2484F"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C2484F" w:rsidRPr="00074777" w:rsidRDefault="00C2484F"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C2484F" w:rsidRDefault="00C2484F"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C2484F" w:rsidRPr="00822570" w:rsidRDefault="00C2484F" w:rsidP="002E545D">
                      <w:pPr>
                        <w:tabs>
                          <w:tab w:val="left" w:pos="4680"/>
                          <w:tab w:val="left" w:pos="7380"/>
                        </w:tabs>
                        <w:spacing w:before="0"/>
                        <w:ind w:left="3780"/>
                        <w:jc w:val="left"/>
                        <w:rPr>
                          <w:b/>
                          <w:bCs/>
                          <w:szCs w:val="26"/>
                        </w:rPr>
                      </w:pPr>
                    </w:p>
                    <w:p w14:paraId="0A5EDE8B" w14:textId="77777777" w:rsidR="00C2484F" w:rsidRPr="003A16E8" w:rsidRDefault="00C2484F" w:rsidP="00095447">
                      <w:pPr>
                        <w:spacing w:before="0"/>
                        <w:jc w:val="center"/>
                        <w:rPr>
                          <w:sz w:val="30"/>
                          <w:szCs w:val="30"/>
                        </w:rPr>
                      </w:pPr>
                      <w:r w:rsidRPr="003A16E8">
                        <w:rPr>
                          <w:sz w:val="30"/>
                          <w:szCs w:val="30"/>
                        </w:rPr>
                        <w:t>TP. HỒ CHÍ MINH, 12/2012</w:t>
                      </w:r>
                    </w:p>
                    <w:p w14:paraId="748C38FC" w14:textId="77777777" w:rsidR="00C2484F" w:rsidRPr="00414332" w:rsidRDefault="00C2484F" w:rsidP="007C4131">
                      <w:pPr>
                        <w:jc w:val="center"/>
                        <w:rPr>
                          <w:b/>
                          <w:sz w:val="30"/>
                          <w:szCs w:val="30"/>
                        </w:rPr>
                      </w:pPr>
                    </w:p>
                    <w:p w14:paraId="4273081E" w14:textId="77777777" w:rsidR="00C2484F" w:rsidRPr="00414332" w:rsidRDefault="00C2484F" w:rsidP="007C4131">
                      <w:pPr>
                        <w:jc w:val="center"/>
                        <w:rPr>
                          <w:b/>
                          <w:sz w:val="30"/>
                          <w:szCs w:val="30"/>
                        </w:rPr>
                      </w:pPr>
                    </w:p>
                    <w:p w14:paraId="520B4861" w14:textId="77777777" w:rsidR="00C2484F" w:rsidRPr="00414332" w:rsidRDefault="00C2484F" w:rsidP="007C4131">
                      <w:pPr>
                        <w:jc w:val="center"/>
                        <w:rPr>
                          <w:b/>
                          <w:sz w:val="30"/>
                          <w:szCs w:val="30"/>
                        </w:rPr>
                      </w:pPr>
                    </w:p>
                    <w:p w14:paraId="15E49725" w14:textId="77777777" w:rsidR="00C2484F" w:rsidRPr="00414332" w:rsidRDefault="00C2484F" w:rsidP="007C4131">
                      <w:pPr>
                        <w:jc w:val="center"/>
                        <w:rPr>
                          <w:b/>
                          <w:sz w:val="30"/>
                          <w:szCs w:val="30"/>
                        </w:rPr>
                      </w:pPr>
                    </w:p>
                    <w:p w14:paraId="7D871B1D" w14:textId="77777777" w:rsidR="00C2484F" w:rsidRPr="00414332" w:rsidRDefault="00C2484F" w:rsidP="007C4131">
                      <w:pPr>
                        <w:jc w:val="center"/>
                        <w:rPr>
                          <w:b/>
                          <w:sz w:val="30"/>
                          <w:szCs w:val="30"/>
                        </w:rPr>
                      </w:pPr>
                    </w:p>
                    <w:p w14:paraId="6B8C182C" w14:textId="77777777" w:rsidR="00C2484F" w:rsidRPr="00414332" w:rsidRDefault="00C2484F" w:rsidP="007C4131">
                      <w:pPr>
                        <w:rPr>
                          <w:sz w:val="30"/>
                          <w:szCs w:val="30"/>
                        </w:rPr>
                      </w:pPr>
                    </w:p>
                    <w:p w14:paraId="78884E63" w14:textId="77777777" w:rsidR="00C2484F" w:rsidRPr="00414332" w:rsidRDefault="00C2484F" w:rsidP="007C4131">
                      <w:pPr>
                        <w:rPr>
                          <w:sz w:val="30"/>
                          <w:szCs w:val="30"/>
                        </w:rPr>
                      </w:pPr>
                    </w:p>
                    <w:p w14:paraId="2034164A" w14:textId="77777777" w:rsidR="00C2484F" w:rsidRPr="00414332" w:rsidRDefault="00C2484F" w:rsidP="007C4131">
                      <w:pPr>
                        <w:rPr>
                          <w:sz w:val="30"/>
                          <w:szCs w:val="30"/>
                        </w:rPr>
                      </w:pPr>
                    </w:p>
                    <w:p w14:paraId="0947E522" w14:textId="77777777" w:rsidR="00C2484F" w:rsidRPr="00414332" w:rsidRDefault="00C2484F" w:rsidP="007C4131">
                      <w:pPr>
                        <w:rPr>
                          <w:sz w:val="30"/>
                          <w:szCs w:val="30"/>
                        </w:rPr>
                      </w:pPr>
                    </w:p>
                    <w:p w14:paraId="262E116F" w14:textId="77777777" w:rsidR="00C2484F" w:rsidRPr="00414332" w:rsidRDefault="00C2484F" w:rsidP="007C4131">
                      <w:pPr>
                        <w:rPr>
                          <w:sz w:val="30"/>
                          <w:szCs w:val="30"/>
                        </w:rPr>
                      </w:pPr>
                    </w:p>
                    <w:p w14:paraId="505F9F1F" w14:textId="77777777" w:rsidR="00C2484F" w:rsidRDefault="00C2484F" w:rsidP="007C4131">
                      <w:pPr>
                        <w:ind w:left="4320"/>
                        <w:rPr>
                          <w:b/>
                          <w:sz w:val="30"/>
                          <w:szCs w:val="30"/>
                        </w:rPr>
                      </w:pPr>
                    </w:p>
                    <w:p w14:paraId="7F685341" w14:textId="77777777" w:rsidR="00C2484F" w:rsidRPr="00414332" w:rsidRDefault="00C2484F" w:rsidP="007C4131">
                      <w:pPr>
                        <w:ind w:left="4320"/>
                        <w:rPr>
                          <w:b/>
                          <w:sz w:val="30"/>
                          <w:szCs w:val="30"/>
                        </w:rPr>
                      </w:pPr>
                    </w:p>
                    <w:p w14:paraId="604EF380" w14:textId="77777777" w:rsidR="00C2484F" w:rsidRPr="00414332" w:rsidRDefault="00C2484F" w:rsidP="007C4131">
                      <w:pPr>
                        <w:ind w:left="3240"/>
                        <w:rPr>
                          <w:b/>
                          <w:sz w:val="30"/>
                          <w:szCs w:val="30"/>
                        </w:rPr>
                      </w:pPr>
                      <w:r w:rsidRPr="00414332">
                        <w:rPr>
                          <w:b/>
                          <w:sz w:val="30"/>
                          <w:szCs w:val="30"/>
                        </w:rPr>
                        <w:t>HỘI ĐỒNG: ………………………………</w:t>
                      </w:r>
                    </w:p>
                    <w:p w14:paraId="4FE05E53" w14:textId="77777777" w:rsidR="00C2484F" w:rsidRPr="00414332" w:rsidRDefault="00C2484F" w:rsidP="007C4131">
                      <w:pPr>
                        <w:ind w:left="3240"/>
                        <w:rPr>
                          <w:b/>
                          <w:sz w:val="30"/>
                          <w:szCs w:val="30"/>
                        </w:rPr>
                      </w:pPr>
                      <w:r w:rsidRPr="00414332">
                        <w:rPr>
                          <w:b/>
                          <w:sz w:val="30"/>
                          <w:szCs w:val="30"/>
                        </w:rPr>
                        <w:t>GVHD: ………………………………………</w:t>
                      </w:r>
                    </w:p>
                    <w:p w14:paraId="6D8F7469" w14:textId="77777777" w:rsidR="00C2484F" w:rsidRPr="00414332" w:rsidRDefault="00C2484F" w:rsidP="007C4131">
                      <w:pPr>
                        <w:ind w:left="3240"/>
                        <w:rPr>
                          <w:b/>
                          <w:sz w:val="30"/>
                          <w:szCs w:val="30"/>
                        </w:rPr>
                      </w:pPr>
                      <w:r w:rsidRPr="00414332">
                        <w:rPr>
                          <w:b/>
                          <w:sz w:val="30"/>
                          <w:szCs w:val="30"/>
                        </w:rPr>
                        <w:t>GVPB: ………………………………………</w:t>
                      </w:r>
                    </w:p>
                    <w:p w14:paraId="3371CD51" w14:textId="77777777" w:rsidR="00C2484F" w:rsidRPr="00414332" w:rsidRDefault="00C2484F" w:rsidP="007C4131">
                      <w:pPr>
                        <w:ind w:left="3240"/>
                        <w:rPr>
                          <w:b/>
                          <w:sz w:val="30"/>
                          <w:szCs w:val="30"/>
                        </w:rPr>
                      </w:pPr>
                      <w:r w:rsidRPr="00414332">
                        <w:rPr>
                          <w:b/>
                          <w:sz w:val="30"/>
                          <w:szCs w:val="30"/>
                        </w:rPr>
                        <w:t xml:space="preserve">                                ---o0o---</w:t>
                      </w:r>
                    </w:p>
                    <w:p w14:paraId="2FDE68EE" w14:textId="77777777" w:rsidR="00C2484F" w:rsidRPr="00414332" w:rsidRDefault="00C2484F" w:rsidP="007C4131">
                      <w:pPr>
                        <w:ind w:left="3240"/>
                        <w:rPr>
                          <w:b/>
                          <w:sz w:val="30"/>
                          <w:szCs w:val="30"/>
                        </w:rPr>
                      </w:pPr>
                      <w:r w:rsidRPr="00414332">
                        <w:rPr>
                          <w:b/>
                          <w:sz w:val="30"/>
                          <w:szCs w:val="30"/>
                        </w:rPr>
                        <w:t>SVTH 1: ………………………………… (MSSV)</w:t>
                      </w:r>
                    </w:p>
                    <w:p w14:paraId="026C3766" w14:textId="77777777" w:rsidR="00C2484F" w:rsidRPr="00414332" w:rsidRDefault="00C2484F" w:rsidP="007C4131">
                      <w:pPr>
                        <w:ind w:left="3240"/>
                        <w:rPr>
                          <w:b/>
                          <w:sz w:val="30"/>
                          <w:szCs w:val="30"/>
                        </w:rPr>
                      </w:pPr>
                      <w:r w:rsidRPr="00414332">
                        <w:rPr>
                          <w:b/>
                          <w:sz w:val="30"/>
                          <w:szCs w:val="30"/>
                        </w:rPr>
                        <w:t>SVTH 2: ………………………………… (MSSV)</w:t>
                      </w:r>
                    </w:p>
                    <w:p w14:paraId="0C95FBBB" w14:textId="77777777" w:rsidR="00C2484F" w:rsidRPr="00414332" w:rsidRDefault="00C2484F" w:rsidP="007C4131">
                      <w:pPr>
                        <w:ind w:left="3240"/>
                        <w:rPr>
                          <w:b/>
                          <w:sz w:val="30"/>
                          <w:szCs w:val="30"/>
                        </w:rPr>
                      </w:pPr>
                      <w:r w:rsidRPr="00414332">
                        <w:rPr>
                          <w:b/>
                          <w:sz w:val="30"/>
                          <w:szCs w:val="30"/>
                        </w:rPr>
                        <w:t>SVTH 3: ………………………………… (MSSV)</w:t>
                      </w:r>
                    </w:p>
                    <w:p w14:paraId="70E6E6D6" w14:textId="77777777" w:rsidR="00C2484F" w:rsidRPr="00414332" w:rsidRDefault="00C2484F" w:rsidP="007C4131">
                      <w:pPr>
                        <w:ind w:left="3240"/>
                        <w:rPr>
                          <w:sz w:val="30"/>
                          <w:szCs w:val="30"/>
                        </w:rPr>
                      </w:pPr>
                      <w:r w:rsidRPr="00414332">
                        <w:rPr>
                          <w:b/>
                          <w:sz w:val="30"/>
                          <w:szCs w:val="30"/>
                        </w:rPr>
                        <w:t>……</w:t>
                      </w:r>
                    </w:p>
                    <w:p w14:paraId="65328F86" w14:textId="77777777" w:rsidR="00C2484F" w:rsidRPr="00414332" w:rsidRDefault="00C2484F" w:rsidP="007C4131">
                      <w:pPr>
                        <w:ind w:left="2520" w:firstLine="720"/>
                        <w:rPr>
                          <w:sz w:val="30"/>
                          <w:szCs w:val="30"/>
                        </w:rPr>
                      </w:pPr>
                      <w:r w:rsidRPr="00414332">
                        <w:rPr>
                          <w:sz w:val="30"/>
                          <w:szCs w:val="30"/>
                        </w:rPr>
                        <w:t>(Size 15)</w:t>
                      </w:r>
                    </w:p>
                    <w:p w14:paraId="5FB8F90B" w14:textId="77777777" w:rsidR="00C2484F" w:rsidRPr="00414332" w:rsidRDefault="00C2484F" w:rsidP="007C4131">
                      <w:pPr>
                        <w:rPr>
                          <w:sz w:val="30"/>
                          <w:szCs w:val="30"/>
                        </w:rPr>
                      </w:pPr>
                    </w:p>
                    <w:p w14:paraId="56371461" w14:textId="77777777" w:rsidR="00C2484F" w:rsidRPr="00414332" w:rsidRDefault="00C2484F" w:rsidP="007C4131">
                      <w:pPr>
                        <w:rPr>
                          <w:sz w:val="30"/>
                          <w:szCs w:val="30"/>
                        </w:rPr>
                      </w:pPr>
                    </w:p>
                    <w:p w14:paraId="1A15B0F8" w14:textId="77777777" w:rsidR="00C2484F" w:rsidRPr="00414332" w:rsidRDefault="00C2484F" w:rsidP="007C4131">
                      <w:pPr>
                        <w:jc w:val="center"/>
                        <w:rPr>
                          <w:b/>
                          <w:sz w:val="30"/>
                          <w:szCs w:val="30"/>
                        </w:rPr>
                      </w:pPr>
                    </w:p>
                    <w:p w14:paraId="4D32EADE" w14:textId="77777777" w:rsidR="00C2484F" w:rsidRPr="00414332" w:rsidRDefault="00C2484F" w:rsidP="007C4131">
                      <w:pPr>
                        <w:jc w:val="center"/>
                        <w:rPr>
                          <w:sz w:val="30"/>
                          <w:szCs w:val="30"/>
                        </w:rPr>
                      </w:pPr>
                    </w:p>
                    <w:p w14:paraId="35691925" w14:textId="77777777" w:rsidR="00C2484F" w:rsidRPr="00414332" w:rsidRDefault="00C2484F"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p>
    <w:p w14:paraId="685F7A69" w14:textId="77777777" w:rsidR="007C4131" w:rsidRDefault="007C4131" w:rsidP="003A16E8">
      <w:pPr>
        <w:rPr>
          <w:kern w:val="32"/>
        </w:rPr>
      </w:pPr>
      <w:r>
        <w:br w:type="page"/>
      </w:r>
    </w:p>
    <w:p w14:paraId="31E80E93" w14:textId="77777777" w:rsidR="0032705F" w:rsidRPr="003553FD" w:rsidRDefault="00071624" w:rsidP="00071624">
      <w:pPr>
        <w:pStyle w:val="Heading1"/>
        <w:numPr>
          <w:ilvl w:val="0"/>
          <w:numId w:val="0"/>
        </w:numPr>
        <w:spacing w:before="0"/>
        <w:ind w:left="360"/>
        <w:rPr>
          <w:rFonts w:cs="Times New Roman"/>
        </w:rPr>
      </w:pPr>
      <w:bookmarkStart w:id="2" w:name="_Toc343859742"/>
      <w:r w:rsidRPr="003A16E8">
        <w:rPr>
          <w:rFonts w:cs="Times New Roman"/>
        </w:rPr>
        <w:lastRenderedPageBreak/>
        <w:t>LỜI CAM ĐOAN</w:t>
      </w:r>
      <w:bookmarkEnd w:id="0"/>
      <w:bookmarkEnd w:id="2"/>
    </w:p>
    <w:p w14:paraId="00DD51C1" w14:textId="583A197D" w:rsidR="00254F82" w:rsidRPr="003F0840" w:rsidRDefault="00254F82" w:rsidP="00254F82">
      <w:pPr>
        <w:widowControl w:val="0"/>
        <w:autoSpaceDE w:val="0"/>
        <w:autoSpaceDN w:val="0"/>
        <w:adjustRightInd w:val="0"/>
        <w:spacing w:after="240"/>
        <w:rPr>
          <w:rFonts w:eastAsia="Times New Roman"/>
          <w:szCs w:val="26"/>
        </w:rPr>
      </w:pPr>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sidR="009571E4">
        <w:rPr>
          <w:rFonts w:eastAsia="Times New Roman"/>
          <w:szCs w:val="26"/>
        </w:rPr>
        <w:t>cũng như các kết quả thực nghiệ</w:t>
      </w:r>
      <w:r>
        <w:rPr>
          <w:rFonts w:eastAsia="Times New Roman"/>
          <w:szCs w:val="26"/>
        </w:rPr>
        <w:t>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p>
    <w:p w14:paraId="0625E372" w14:textId="77777777" w:rsidR="00545827" w:rsidRPr="003F0840" w:rsidRDefault="00545827" w:rsidP="00545827">
      <w:pPr>
        <w:widowControl w:val="0"/>
        <w:autoSpaceDE w:val="0"/>
        <w:autoSpaceDN w:val="0"/>
        <w:adjustRightInd w:val="0"/>
        <w:spacing w:after="240"/>
        <w:ind w:left="4320" w:firstLine="720"/>
        <w:jc w:val="center"/>
        <w:rPr>
          <w:rFonts w:eastAsia="Times New Roman"/>
          <w:szCs w:val="26"/>
        </w:rPr>
      </w:pPr>
      <w:r>
        <w:rPr>
          <w:rFonts w:eastAsia="Times New Roman"/>
          <w:szCs w:val="26"/>
        </w:rPr>
        <w:t>Ngày 21 tháng 12</w:t>
      </w:r>
      <w:r w:rsidRPr="003F0840">
        <w:rPr>
          <w:rFonts w:eastAsia="Times New Roman"/>
          <w:szCs w:val="26"/>
        </w:rPr>
        <w:t xml:space="preserve"> năm 201</w:t>
      </w:r>
      <w:r>
        <w:rPr>
          <w:rFonts w:eastAsia="Times New Roman"/>
          <w:szCs w:val="26"/>
        </w:rPr>
        <w:t>2</w:t>
      </w:r>
    </w:p>
    <w:p w14:paraId="76934E7F" w14:textId="77777777" w:rsidR="00545827" w:rsidRPr="003F0840" w:rsidRDefault="00545827" w:rsidP="00545827">
      <w:pPr>
        <w:widowControl w:val="0"/>
        <w:spacing w:after="240"/>
        <w:rPr>
          <w:rFonts w:eastAsia="Times New Roman"/>
          <w:szCs w:val="26"/>
        </w:rPr>
      </w:pPr>
    </w:p>
    <w:p w14:paraId="0C376649" w14:textId="0D079278" w:rsidR="00545827" w:rsidRDefault="00545827" w:rsidP="00545827">
      <w:pPr>
        <w:rPr>
          <w:szCs w:val="26"/>
        </w:rPr>
      </w:pPr>
      <w:r>
        <w:rPr>
          <w:rFonts w:eastAsia="Times New Roman"/>
          <w:szCs w:val="26"/>
        </w:rPr>
        <w:t xml:space="preserve">                                                                             Nhóm sinh viên thực hiện luận văn</w:t>
      </w:r>
    </w:p>
    <w:p w14:paraId="2E83E915" w14:textId="77777777" w:rsidR="00071624" w:rsidRPr="003A16E8" w:rsidRDefault="0032705F" w:rsidP="0032705F">
      <w:pPr>
        <w:rPr>
          <w:kern w:val="32"/>
          <w:szCs w:val="26"/>
        </w:rPr>
      </w:pPr>
      <w:r w:rsidRPr="002B1464">
        <w:rPr>
          <w:szCs w:val="26"/>
        </w:rPr>
        <w:br w:type="page"/>
      </w:r>
    </w:p>
    <w:p w14:paraId="15918FA4" w14:textId="23A0B775" w:rsidR="0032705F" w:rsidRDefault="00071624" w:rsidP="00071624">
      <w:pPr>
        <w:pStyle w:val="Heading1"/>
        <w:numPr>
          <w:ilvl w:val="0"/>
          <w:numId w:val="0"/>
        </w:numPr>
        <w:ind w:left="360"/>
        <w:rPr>
          <w:rFonts w:cs="Times New Roman"/>
        </w:rPr>
      </w:pPr>
      <w:bookmarkStart w:id="3" w:name="_Toc328879884"/>
      <w:bookmarkStart w:id="4" w:name="_Toc328894960"/>
      <w:bookmarkStart w:id="5" w:name="_Toc343859743"/>
      <w:r w:rsidRPr="003A16E8">
        <w:rPr>
          <w:rFonts w:cs="Times New Roman"/>
        </w:rPr>
        <w:lastRenderedPageBreak/>
        <w:t>LỜ</w:t>
      </w:r>
      <w:r w:rsidR="0099437A">
        <w:rPr>
          <w:rFonts w:cs="Times New Roman"/>
        </w:rPr>
        <w:t>I CẢ</w:t>
      </w:r>
      <w:r w:rsidRPr="003A16E8">
        <w:rPr>
          <w:rFonts w:cs="Times New Roman"/>
        </w:rPr>
        <w:t>M ƠN</w:t>
      </w:r>
      <w:bookmarkEnd w:id="3"/>
      <w:bookmarkEnd w:id="4"/>
      <w:bookmarkEnd w:id="5"/>
    </w:p>
    <w:p w14:paraId="25FE7B5D" w14:textId="1370D0B8" w:rsidR="003A4E66" w:rsidRDefault="003A4E66" w:rsidP="003A16E8">
      <w:r>
        <w:t>Chúng tôi xin bày tỏ lòng biết ơn chân thành nhất đến PGS.TS Dương Tuấn Anh, Thầy đã tận tâm chỉ dẫn, truyền đạt những kiến thức và kinh nghiệm quý báu cho chúng tôi trong suốt quá trình thực hiện luận văn.</w:t>
      </w:r>
    </w:p>
    <w:p w14:paraId="2ECF7268" w14:textId="77777777" w:rsidR="003A4E66" w:rsidRDefault="003A4E66" w:rsidP="003A16E8">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p>
    <w:p w14:paraId="6764CE87" w14:textId="6A03E753" w:rsidR="003A4E66" w:rsidRDefault="003A4E66" w:rsidP="003A16E8">
      <w:r>
        <w:t xml:space="preserve">Và cuối cùng, chúng tôi xin được gửi lời cám ơn đến gia đình và bạn </w:t>
      </w:r>
      <w:r w:rsidR="00E34B00">
        <w:t>bè</w:t>
      </w:r>
      <w:r w:rsidR="001E0550">
        <w:t xml:space="preserve"> -</w:t>
      </w:r>
      <w:r>
        <w:t xml:space="preserve"> những người đã luôn ủng hộ và động viên chúng tôi trong suốt thời gian vừa qua.</w:t>
      </w:r>
    </w:p>
    <w:p w14:paraId="0CB8BB84" w14:textId="77777777" w:rsidR="003A4E66" w:rsidRPr="002F74DC" w:rsidRDefault="003A4E66" w:rsidP="003A16E8"/>
    <w:p w14:paraId="0C404539" w14:textId="77777777" w:rsidR="00071624" w:rsidRPr="003A16E8" w:rsidRDefault="0032705F" w:rsidP="0032705F">
      <w:pPr>
        <w:rPr>
          <w:kern w:val="32"/>
          <w:szCs w:val="26"/>
        </w:rPr>
      </w:pPr>
      <w:r w:rsidRPr="002B1464">
        <w:rPr>
          <w:szCs w:val="26"/>
        </w:rPr>
        <w:br w:type="page"/>
      </w:r>
    </w:p>
    <w:p w14:paraId="18AC497E" w14:textId="77777777" w:rsidR="0032705F" w:rsidRPr="00097101" w:rsidRDefault="00071624" w:rsidP="003A16E8">
      <w:pPr>
        <w:pStyle w:val="Heading1"/>
        <w:numPr>
          <w:ilvl w:val="0"/>
          <w:numId w:val="0"/>
        </w:numPr>
        <w:ind w:left="360"/>
      </w:pPr>
      <w:bookmarkStart w:id="6" w:name="_Toc328879885"/>
      <w:bookmarkStart w:id="7" w:name="_Toc328894961"/>
      <w:bookmarkStart w:id="8" w:name="_Toc343859744"/>
      <w:r w:rsidRPr="003A16E8">
        <w:lastRenderedPageBreak/>
        <w:t>TÓM TẮT LUẬN VĂN</w:t>
      </w:r>
      <w:bookmarkEnd w:id="6"/>
      <w:bookmarkEnd w:id="7"/>
      <w:bookmarkEnd w:id="8"/>
    </w:p>
    <w:p w14:paraId="248C1994" w14:textId="6F1F893F" w:rsidR="005D6B44" w:rsidRPr="00526192" w:rsidRDefault="005D6B44" w:rsidP="00BB708B">
      <w:r w:rsidRPr="00526192">
        <w:t xml:space="preserve">Ngày </w:t>
      </w:r>
      <w:r w:rsidR="00032D83" w:rsidRPr="00526192">
        <w:t xml:space="preserve">nay, trong </w:t>
      </w:r>
      <w:r w:rsidR="00032D83">
        <w:t xml:space="preserve">môi </w:t>
      </w:r>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p>
    <w:p w14:paraId="2DBDFC16" w14:textId="3954C077" w:rsidR="005D6B44" w:rsidRPr="00526192" w:rsidRDefault="005D6B44">
      <w:pPr>
        <w:rPr>
          <w:lang w:val="fr-FR"/>
        </w:rPr>
      </w:pPr>
      <w:r w:rsidRPr="00526192">
        <w:t xml:space="preserve">Báo cáo là tài liệu cung cấp những khái niệm cơ bản về bài toán dự báo, các khái niệm thống kê có liên quan đến bài toán dự báo chuỗi thời gian. </w:t>
      </w:r>
      <w:r w:rsidR="00080179">
        <w:t>Báo cáo</w:t>
      </w:r>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r w:rsidR="00300DB7">
        <w:rPr>
          <w:lang w:val="fr-FR"/>
        </w:rPr>
        <w:t xml:space="preserve"> </w:t>
      </w:r>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p>
    <w:p w14:paraId="1B0DD7A2" w14:textId="77777777" w:rsidR="000F1BDB" w:rsidRDefault="005D6B44">
      <w:pPr>
        <w:rPr>
          <w:lang w:val="fr-FR"/>
        </w:rPr>
      </w:pPr>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9" w:name="_Toc343859745"/>
      <w:r>
        <w:lastRenderedPageBreak/>
        <w:t>ABSTRACT</w:t>
      </w:r>
      <w:bookmarkEnd w:id="9"/>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3A16E8" w:rsidRDefault="0032705F">
      <w:pPr>
        <w:rPr>
          <w:kern w:val="32"/>
        </w:rPr>
      </w:pPr>
      <w:r w:rsidRPr="002B1464">
        <w:br w:type="page"/>
      </w:r>
    </w:p>
    <w:p w14:paraId="067CED07" w14:textId="77777777" w:rsidR="002E545D" w:rsidRDefault="002E545D" w:rsidP="003A16E8">
      <w:pPr>
        <w:pStyle w:val="Heading1"/>
        <w:numPr>
          <w:ilvl w:val="0"/>
          <w:numId w:val="0"/>
        </w:numPr>
        <w:ind w:left="360"/>
      </w:pPr>
      <w:bookmarkStart w:id="10" w:name="_Toc343859746"/>
      <w:r>
        <w:lastRenderedPageBreak/>
        <w:t>MỤC LỤC</w:t>
      </w:r>
      <w:bookmarkEnd w:id="10"/>
    </w:p>
    <w:p w14:paraId="55EF4115" w14:textId="77777777" w:rsidR="00C44FE2" w:rsidRDefault="002E545D">
      <w:pPr>
        <w:pStyle w:val="TOC1"/>
        <w:rPr>
          <w:rFonts w:asciiTheme="minorHAnsi" w:eastAsiaTheme="minorEastAsia" w:hAnsiTheme="minorHAnsi" w:cstheme="minorBidi"/>
          <w:noProof/>
          <w:sz w:val="22"/>
        </w:rPr>
      </w:pPr>
      <w:r>
        <w:fldChar w:fldCharType="begin"/>
      </w:r>
      <w:r>
        <w:instrText xml:space="preserve"> TOC \o "1-3" \f \h \z \u </w:instrText>
      </w:r>
      <w:r>
        <w:fldChar w:fldCharType="separate"/>
      </w:r>
      <w:hyperlink w:anchor="_Toc343859742" w:history="1">
        <w:r w:rsidR="00C44FE2" w:rsidRPr="00DB1466">
          <w:rPr>
            <w:rStyle w:val="Hyperlink"/>
            <w:noProof/>
          </w:rPr>
          <w:t>LỜI CAM ĐOAN</w:t>
        </w:r>
        <w:r w:rsidR="00C44FE2">
          <w:rPr>
            <w:noProof/>
            <w:webHidden/>
          </w:rPr>
          <w:tab/>
        </w:r>
        <w:r w:rsidR="00C44FE2">
          <w:rPr>
            <w:noProof/>
            <w:webHidden/>
          </w:rPr>
          <w:fldChar w:fldCharType="begin"/>
        </w:r>
        <w:r w:rsidR="00C44FE2">
          <w:rPr>
            <w:noProof/>
            <w:webHidden/>
          </w:rPr>
          <w:instrText xml:space="preserve"> PAGEREF _Toc343859742 \h </w:instrText>
        </w:r>
        <w:r w:rsidR="00C44FE2">
          <w:rPr>
            <w:noProof/>
            <w:webHidden/>
          </w:rPr>
        </w:r>
        <w:r w:rsidR="00C44FE2">
          <w:rPr>
            <w:noProof/>
            <w:webHidden/>
          </w:rPr>
          <w:fldChar w:fldCharType="separate"/>
        </w:r>
        <w:r w:rsidR="00C44FE2">
          <w:rPr>
            <w:noProof/>
            <w:webHidden/>
          </w:rPr>
          <w:t>ii</w:t>
        </w:r>
        <w:r w:rsidR="00C44FE2">
          <w:rPr>
            <w:noProof/>
            <w:webHidden/>
          </w:rPr>
          <w:fldChar w:fldCharType="end"/>
        </w:r>
      </w:hyperlink>
    </w:p>
    <w:p w14:paraId="56A09CFE" w14:textId="77777777" w:rsidR="00C44FE2" w:rsidRDefault="00C2484F">
      <w:pPr>
        <w:pStyle w:val="TOC1"/>
        <w:rPr>
          <w:rFonts w:asciiTheme="minorHAnsi" w:eastAsiaTheme="minorEastAsia" w:hAnsiTheme="minorHAnsi" w:cstheme="minorBidi"/>
          <w:noProof/>
          <w:sz w:val="22"/>
        </w:rPr>
      </w:pPr>
      <w:hyperlink w:anchor="_Toc343859743" w:history="1">
        <w:r w:rsidR="00C44FE2" w:rsidRPr="00DB1466">
          <w:rPr>
            <w:rStyle w:val="Hyperlink"/>
            <w:noProof/>
          </w:rPr>
          <w:t>LỜI CẢM ƠN</w:t>
        </w:r>
        <w:r w:rsidR="00C44FE2">
          <w:rPr>
            <w:noProof/>
            <w:webHidden/>
          </w:rPr>
          <w:tab/>
        </w:r>
        <w:r w:rsidR="00C44FE2">
          <w:rPr>
            <w:noProof/>
            <w:webHidden/>
          </w:rPr>
          <w:fldChar w:fldCharType="begin"/>
        </w:r>
        <w:r w:rsidR="00C44FE2">
          <w:rPr>
            <w:noProof/>
            <w:webHidden/>
          </w:rPr>
          <w:instrText xml:space="preserve"> PAGEREF _Toc343859743 \h </w:instrText>
        </w:r>
        <w:r w:rsidR="00C44FE2">
          <w:rPr>
            <w:noProof/>
            <w:webHidden/>
          </w:rPr>
        </w:r>
        <w:r w:rsidR="00C44FE2">
          <w:rPr>
            <w:noProof/>
            <w:webHidden/>
          </w:rPr>
          <w:fldChar w:fldCharType="separate"/>
        </w:r>
        <w:r w:rsidR="00C44FE2">
          <w:rPr>
            <w:noProof/>
            <w:webHidden/>
          </w:rPr>
          <w:t>iii</w:t>
        </w:r>
        <w:r w:rsidR="00C44FE2">
          <w:rPr>
            <w:noProof/>
            <w:webHidden/>
          </w:rPr>
          <w:fldChar w:fldCharType="end"/>
        </w:r>
      </w:hyperlink>
    </w:p>
    <w:p w14:paraId="6AB3985C" w14:textId="77777777" w:rsidR="00C44FE2" w:rsidRDefault="00C2484F">
      <w:pPr>
        <w:pStyle w:val="TOC1"/>
        <w:rPr>
          <w:rFonts w:asciiTheme="minorHAnsi" w:eastAsiaTheme="minorEastAsia" w:hAnsiTheme="minorHAnsi" w:cstheme="minorBidi"/>
          <w:noProof/>
          <w:sz w:val="22"/>
        </w:rPr>
      </w:pPr>
      <w:hyperlink w:anchor="_Toc343859744" w:history="1">
        <w:r w:rsidR="00C44FE2" w:rsidRPr="00DB1466">
          <w:rPr>
            <w:rStyle w:val="Hyperlink"/>
            <w:noProof/>
          </w:rPr>
          <w:t>TÓM TẮT LUẬN VĂN</w:t>
        </w:r>
        <w:r w:rsidR="00C44FE2">
          <w:rPr>
            <w:noProof/>
            <w:webHidden/>
          </w:rPr>
          <w:tab/>
        </w:r>
        <w:r w:rsidR="00C44FE2">
          <w:rPr>
            <w:noProof/>
            <w:webHidden/>
          </w:rPr>
          <w:fldChar w:fldCharType="begin"/>
        </w:r>
        <w:r w:rsidR="00C44FE2">
          <w:rPr>
            <w:noProof/>
            <w:webHidden/>
          </w:rPr>
          <w:instrText xml:space="preserve"> PAGEREF _Toc343859744 \h </w:instrText>
        </w:r>
        <w:r w:rsidR="00C44FE2">
          <w:rPr>
            <w:noProof/>
            <w:webHidden/>
          </w:rPr>
        </w:r>
        <w:r w:rsidR="00C44FE2">
          <w:rPr>
            <w:noProof/>
            <w:webHidden/>
          </w:rPr>
          <w:fldChar w:fldCharType="separate"/>
        </w:r>
        <w:r w:rsidR="00C44FE2">
          <w:rPr>
            <w:noProof/>
            <w:webHidden/>
          </w:rPr>
          <w:t>iv</w:t>
        </w:r>
        <w:r w:rsidR="00C44FE2">
          <w:rPr>
            <w:noProof/>
            <w:webHidden/>
          </w:rPr>
          <w:fldChar w:fldCharType="end"/>
        </w:r>
      </w:hyperlink>
    </w:p>
    <w:p w14:paraId="06E8E455" w14:textId="77777777" w:rsidR="00C44FE2" w:rsidRDefault="00C2484F">
      <w:pPr>
        <w:pStyle w:val="TOC1"/>
        <w:rPr>
          <w:rFonts w:asciiTheme="minorHAnsi" w:eastAsiaTheme="minorEastAsia" w:hAnsiTheme="minorHAnsi" w:cstheme="minorBidi"/>
          <w:noProof/>
          <w:sz w:val="22"/>
        </w:rPr>
      </w:pPr>
      <w:hyperlink w:anchor="_Toc343859745" w:history="1">
        <w:r w:rsidR="00C44FE2" w:rsidRPr="00DB1466">
          <w:rPr>
            <w:rStyle w:val="Hyperlink"/>
            <w:noProof/>
          </w:rPr>
          <w:t>ABSTRACT</w:t>
        </w:r>
        <w:r w:rsidR="00C44FE2">
          <w:rPr>
            <w:noProof/>
            <w:webHidden/>
          </w:rPr>
          <w:tab/>
        </w:r>
        <w:r w:rsidR="00C44FE2">
          <w:rPr>
            <w:noProof/>
            <w:webHidden/>
          </w:rPr>
          <w:fldChar w:fldCharType="begin"/>
        </w:r>
        <w:r w:rsidR="00C44FE2">
          <w:rPr>
            <w:noProof/>
            <w:webHidden/>
          </w:rPr>
          <w:instrText xml:space="preserve"> PAGEREF _Toc343859745 \h </w:instrText>
        </w:r>
        <w:r w:rsidR="00C44FE2">
          <w:rPr>
            <w:noProof/>
            <w:webHidden/>
          </w:rPr>
        </w:r>
        <w:r w:rsidR="00C44FE2">
          <w:rPr>
            <w:noProof/>
            <w:webHidden/>
          </w:rPr>
          <w:fldChar w:fldCharType="separate"/>
        </w:r>
        <w:r w:rsidR="00C44FE2">
          <w:rPr>
            <w:noProof/>
            <w:webHidden/>
          </w:rPr>
          <w:t>v</w:t>
        </w:r>
        <w:r w:rsidR="00C44FE2">
          <w:rPr>
            <w:noProof/>
            <w:webHidden/>
          </w:rPr>
          <w:fldChar w:fldCharType="end"/>
        </w:r>
      </w:hyperlink>
    </w:p>
    <w:p w14:paraId="2F8C3B5D" w14:textId="77777777" w:rsidR="00C44FE2" w:rsidRDefault="00C2484F">
      <w:pPr>
        <w:pStyle w:val="TOC1"/>
        <w:rPr>
          <w:rFonts w:asciiTheme="minorHAnsi" w:eastAsiaTheme="minorEastAsia" w:hAnsiTheme="minorHAnsi" w:cstheme="minorBidi"/>
          <w:noProof/>
          <w:sz w:val="22"/>
        </w:rPr>
      </w:pPr>
      <w:hyperlink w:anchor="_Toc343859746" w:history="1">
        <w:r w:rsidR="00C44FE2" w:rsidRPr="00DB1466">
          <w:rPr>
            <w:rStyle w:val="Hyperlink"/>
            <w:noProof/>
          </w:rPr>
          <w:t>MỤC LỤC</w:t>
        </w:r>
        <w:r w:rsidR="00C44FE2">
          <w:rPr>
            <w:noProof/>
            <w:webHidden/>
          </w:rPr>
          <w:tab/>
        </w:r>
        <w:r w:rsidR="00C44FE2">
          <w:rPr>
            <w:noProof/>
            <w:webHidden/>
          </w:rPr>
          <w:fldChar w:fldCharType="begin"/>
        </w:r>
        <w:r w:rsidR="00C44FE2">
          <w:rPr>
            <w:noProof/>
            <w:webHidden/>
          </w:rPr>
          <w:instrText xml:space="preserve"> PAGEREF _Toc343859746 \h </w:instrText>
        </w:r>
        <w:r w:rsidR="00C44FE2">
          <w:rPr>
            <w:noProof/>
            <w:webHidden/>
          </w:rPr>
        </w:r>
        <w:r w:rsidR="00C44FE2">
          <w:rPr>
            <w:noProof/>
            <w:webHidden/>
          </w:rPr>
          <w:fldChar w:fldCharType="separate"/>
        </w:r>
        <w:r w:rsidR="00C44FE2">
          <w:rPr>
            <w:noProof/>
            <w:webHidden/>
          </w:rPr>
          <w:t>vi</w:t>
        </w:r>
        <w:r w:rsidR="00C44FE2">
          <w:rPr>
            <w:noProof/>
            <w:webHidden/>
          </w:rPr>
          <w:fldChar w:fldCharType="end"/>
        </w:r>
      </w:hyperlink>
    </w:p>
    <w:p w14:paraId="31CE3840" w14:textId="77777777" w:rsidR="00C44FE2" w:rsidRDefault="00C2484F">
      <w:pPr>
        <w:pStyle w:val="TOC1"/>
        <w:rPr>
          <w:rFonts w:asciiTheme="minorHAnsi" w:eastAsiaTheme="minorEastAsia" w:hAnsiTheme="minorHAnsi" w:cstheme="minorBidi"/>
          <w:noProof/>
          <w:sz w:val="22"/>
        </w:rPr>
      </w:pPr>
      <w:hyperlink w:anchor="_Toc343859747" w:history="1">
        <w:r w:rsidR="00C44FE2" w:rsidRPr="00DB1466">
          <w:rPr>
            <w:rStyle w:val="Hyperlink"/>
            <w:noProof/>
          </w:rPr>
          <w:t>DANH MỤC HÌNH</w:t>
        </w:r>
        <w:r w:rsidR="00C44FE2">
          <w:rPr>
            <w:noProof/>
            <w:webHidden/>
          </w:rPr>
          <w:tab/>
        </w:r>
        <w:r w:rsidR="00C44FE2">
          <w:rPr>
            <w:noProof/>
            <w:webHidden/>
          </w:rPr>
          <w:fldChar w:fldCharType="begin"/>
        </w:r>
        <w:r w:rsidR="00C44FE2">
          <w:rPr>
            <w:noProof/>
            <w:webHidden/>
          </w:rPr>
          <w:instrText xml:space="preserve"> PAGEREF _Toc343859747 \h </w:instrText>
        </w:r>
        <w:r w:rsidR="00C44FE2">
          <w:rPr>
            <w:noProof/>
            <w:webHidden/>
          </w:rPr>
        </w:r>
        <w:r w:rsidR="00C44FE2">
          <w:rPr>
            <w:noProof/>
            <w:webHidden/>
          </w:rPr>
          <w:fldChar w:fldCharType="separate"/>
        </w:r>
        <w:r w:rsidR="00C44FE2">
          <w:rPr>
            <w:noProof/>
            <w:webHidden/>
          </w:rPr>
          <w:t>x</w:t>
        </w:r>
        <w:r w:rsidR="00C44FE2">
          <w:rPr>
            <w:noProof/>
            <w:webHidden/>
          </w:rPr>
          <w:fldChar w:fldCharType="end"/>
        </w:r>
      </w:hyperlink>
    </w:p>
    <w:p w14:paraId="4F50C471" w14:textId="77777777" w:rsidR="00C44FE2" w:rsidRDefault="00C2484F">
      <w:pPr>
        <w:pStyle w:val="TOC1"/>
        <w:rPr>
          <w:rFonts w:asciiTheme="minorHAnsi" w:eastAsiaTheme="minorEastAsia" w:hAnsiTheme="minorHAnsi" w:cstheme="minorBidi"/>
          <w:noProof/>
          <w:sz w:val="22"/>
        </w:rPr>
      </w:pPr>
      <w:hyperlink w:anchor="_Toc343859748" w:history="1">
        <w:r w:rsidR="00C44FE2" w:rsidRPr="00DB1466">
          <w:rPr>
            <w:rStyle w:val="Hyperlink"/>
            <w:noProof/>
          </w:rPr>
          <w:t>DANH MỤC BẢNG</w:t>
        </w:r>
        <w:r w:rsidR="00C44FE2">
          <w:rPr>
            <w:noProof/>
            <w:webHidden/>
          </w:rPr>
          <w:tab/>
        </w:r>
        <w:r w:rsidR="00C44FE2">
          <w:rPr>
            <w:noProof/>
            <w:webHidden/>
          </w:rPr>
          <w:fldChar w:fldCharType="begin"/>
        </w:r>
        <w:r w:rsidR="00C44FE2">
          <w:rPr>
            <w:noProof/>
            <w:webHidden/>
          </w:rPr>
          <w:instrText xml:space="preserve"> PAGEREF _Toc343859748 \h </w:instrText>
        </w:r>
        <w:r w:rsidR="00C44FE2">
          <w:rPr>
            <w:noProof/>
            <w:webHidden/>
          </w:rPr>
        </w:r>
        <w:r w:rsidR="00C44FE2">
          <w:rPr>
            <w:noProof/>
            <w:webHidden/>
          </w:rPr>
          <w:fldChar w:fldCharType="separate"/>
        </w:r>
        <w:r w:rsidR="00C44FE2">
          <w:rPr>
            <w:noProof/>
            <w:webHidden/>
          </w:rPr>
          <w:t>xii</w:t>
        </w:r>
        <w:r w:rsidR="00C44FE2">
          <w:rPr>
            <w:noProof/>
            <w:webHidden/>
          </w:rPr>
          <w:fldChar w:fldCharType="end"/>
        </w:r>
      </w:hyperlink>
    </w:p>
    <w:p w14:paraId="688D110B" w14:textId="77777777" w:rsidR="00C44FE2" w:rsidRDefault="00C2484F">
      <w:pPr>
        <w:pStyle w:val="TOC1"/>
        <w:tabs>
          <w:tab w:val="left" w:pos="1760"/>
        </w:tabs>
        <w:rPr>
          <w:rFonts w:asciiTheme="minorHAnsi" w:eastAsiaTheme="minorEastAsia" w:hAnsiTheme="minorHAnsi" w:cstheme="minorBidi"/>
          <w:noProof/>
          <w:sz w:val="22"/>
        </w:rPr>
      </w:pPr>
      <w:hyperlink w:anchor="_Toc343859749" w:history="1">
        <w:r w:rsidR="00C44FE2" w:rsidRPr="00DB1466">
          <w:rPr>
            <w:rStyle w:val="Hyperlink"/>
            <w:noProof/>
          </w:rPr>
          <w:t>Chương 1</w:t>
        </w:r>
        <w:r w:rsidR="00C44FE2">
          <w:rPr>
            <w:rFonts w:asciiTheme="minorHAnsi" w:eastAsiaTheme="minorEastAsia" w:hAnsiTheme="minorHAnsi" w:cstheme="minorBidi"/>
            <w:noProof/>
            <w:sz w:val="22"/>
          </w:rPr>
          <w:tab/>
        </w:r>
        <w:r w:rsidR="00C44FE2" w:rsidRPr="00DB1466">
          <w:rPr>
            <w:rStyle w:val="Hyperlink"/>
            <w:noProof/>
          </w:rPr>
          <w:t>GIỚI THIỆU</w:t>
        </w:r>
        <w:r w:rsidR="00C44FE2">
          <w:rPr>
            <w:noProof/>
            <w:webHidden/>
          </w:rPr>
          <w:tab/>
        </w:r>
        <w:r w:rsidR="00C44FE2">
          <w:rPr>
            <w:noProof/>
            <w:webHidden/>
          </w:rPr>
          <w:fldChar w:fldCharType="begin"/>
        </w:r>
        <w:r w:rsidR="00C44FE2">
          <w:rPr>
            <w:noProof/>
            <w:webHidden/>
          </w:rPr>
          <w:instrText xml:space="preserve"> PAGEREF _Toc343859749 \h </w:instrText>
        </w:r>
        <w:r w:rsidR="00C44FE2">
          <w:rPr>
            <w:noProof/>
            <w:webHidden/>
          </w:rPr>
        </w:r>
        <w:r w:rsidR="00C44FE2">
          <w:rPr>
            <w:noProof/>
            <w:webHidden/>
          </w:rPr>
          <w:fldChar w:fldCharType="separate"/>
        </w:r>
        <w:r w:rsidR="00C44FE2">
          <w:rPr>
            <w:noProof/>
            <w:webHidden/>
          </w:rPr>
          <w:t>1</w:t>
        </w:r>
        <w:r w:rsidR="00C44FE2">
          <w:rPr>
            <w:noProof/>
            <w:webHidden/>
          </w:rPr>
          <w:fldChar w:fldCharType="end"/>
        </w:r>
      </w:hyperlink>
    </w:p>
    <w:p w14:paraId="06D3C5B7"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50" w:history="1">
        <w:r w:rsidR="00C44FE2" w:rsidRPr="00DB1466">
          <w:rPr>
            <w:rStyle w:val="Hyperlink"/>
            <w:noProof/>
          </w:rPr>
          <w:t>1.1.</w:t>
        </w:r>
        <w:r w:rsidR="00C44FE2">
          <w:rPr>
            <w:rFonts w:asciiTheme="minorHAnsi" w:eastAsiaTheme="minorEastAsia" w:hAnsiTheme="minorHAnsi" w:cstheme="minorBidi"/>
            <w:noProof/>
            <w:sz w:val="22"/>
          </w:rPr>
          <w:tab/>
        </w:r>
        <w:r w:rsidR="00C44FE2" w:rsidRPr="00DB1466">
          <w:rPr>
            <w:rStyle w:val="Hyperlink"/>
            <w:noProof/>
          </w:rPr>
          <w:t>Mục tiêu của đề tài</w:t>
        </w:r>
        <w:r w:rsidR="00C44FE2">
          <w:rPr>
            <w:noProof/>
            <w:webHidden/>
          </w:rPr>
          <w:tab/>
        </w:r>
        <w:r w:rsidR="00C44FE2">
          <w:rPr>
            <w:noProof/>
            <w:webHidden/>
          </w:rPr>
          <w:fldChar w:fldCharType="begin"/>
        </w:r>
        <w:r w:rsidR="00C44FE2">
          <w:rPr>
            <w:noProof/>
            <w:webHidden/>
          </w:rPr>
          <w:instrText xml:space="preserve"> PAGEREF _Toc343859750 \h </w:instrText>
        </w:r>
        <w:r w:rsidR="00C44FE2">
          <w:rPr>
            <w:noProof/>
            <w:webHidden/>
          </w:rPr>
        </w:r>
        <w:r w:rsidR="00C44FE2">
          <w:rPr>
            <w:noProof/>
            <w:webHidden/>
          </w:rPr>
          <w:fldChar w:fldCharType="separate"/>
        </w:r>
        <w:r w:rsidR="00C44FE2">
          <w:rPr>
            <w:noProof/>
            <w:webHidden/>
          </w:rPr>
          <w:t>1</w:t>
        </w:r>
        <w:r w:rsidR="00C44FE2">
          <w:rPr>
            <w:noProof/>
            <w:webHidden/>
          </w:rPr>
          <w:fldChar w:fldCharType="end"/>
        </w:r>
      </w:hyperlink>
    </w:p>
    <w:p w14:paraId="0554B47B"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51" w:history="1">
        <w:r w:rsidR="00C44FE2" w:rsidRPr="00DB1466">
          <w:rPr>
            <w:rStyle w:val="Hyperlink"/>
            <w:noProof/>
          </w:rPr>
          <w:t>1.2.</w:t>
        </w:r>
        <w:r w:rsidR="00C44FE2">
          <w:rPr>
            <w:rFonts w:asciiTheme="minorHAnsi" w:eastAsiaTheme="minorEastAsia" w:hAnsiTheme="minorHAnsi" w:cstheme="minorBidi"/>
            <w:noProof/>
            <w:sz w:val="22"/>
          </w:rPr>
          <w:tab/>
        </w:r>
        <w:r w:rsidR="00C44FE2" w:rsidRPr="00DB1466">
          <w:rPr>
            <w:rStyle w:val="Hyperlink"/>
            <w:noProof/>
          </w:rPr>
          <w:t>Cấu trúc báo cáo</w:t>
        </w:r>
        <w:r w:rsidR="00C44FE2">
          <w:rPr>
            <w:noProof/>
            <w:webHidden/>
          </w:rPr>
          <w:tab/>
        </w:r>
        <w:r w:rsidR="00C44FE2">
          <w:rPr>
            <w:noProof/>
            <w:webHidden/>
          </w:rPr>
          <w:fldChar w:fldCharType="begin"/>
        </w:r>
        <w:r w:rsidR="00C44FE2">
          <w:rPr>
            <w:noProof/>
            <w:webHidden/>
          </w:rPr>
          <w:instrText xml:space="preserve"> PAGEREF _Toc343859751 \h </w:instrText>
        </w:r>
        <w:r w:rsidR="00C44FE2">
          <w:rPr>
            <w:noProof/>
            <w:webHidden/>
          </w:rPr>
        </w:r>
        <w:r w:rsidR="00C44FE2">
          <w:rPr>
            <w:noProof/>
            <w:webHidden/>
          </w:rPr>
          <w:fldChar w:fldCharType="separate"/>
        </w:r>
        <w:r w:rsidR="00C44FE2">
          <w:rPr>
            <w:noProof/>
            <w:webHidden/>
          </w:rPr>
          <w:t>3</w:t>
        </w:r>
        <w:r w:rsidR="00C44FE2">
          <w:rPr>
            <w:noProof/>
            <w:webHidden/>
          </w:rPr>
          <w:fldChar w:fldCharType="end"/>
        </w:r>
      </w:hyperlink>
    </w:p>
    <w:p w14:paraId="1D9C929A" w14:textId="5AA65AF7" w:rsidR="00C44FE2" w:rsidRDefault="00C2484F">
      <w:pPr>
        <w:pStyle w:val="TOC1"/>
        <w:tabs>
          <w:tab w:val="left" w:pos="1760"/>
        </w:tabs>
        <w:rPr>
          <w:rFonts w:asciiTheme="minorHAnsi" w:eastAsiaTheme="minorEastAsia" w:hAnsiTheme="minorHAnsi" w:cstheme="minorBidi"/>
          <w:noProof/>
          <w:sz w:val="22"/>
        </w:rPr>
      </w:pPr>
      <w:hyperlink w:anchor="_Toc343859752" w:history="1">
        <w:r w:rsidR="00C44FE2" w:rsidRPr="00DB1466">
          <w:rPr>
            <w:rStyle w:val="Hyperlink"/>
            <w:noProof/>
          </w:rPr>
          <w:t>Chương 2</w:t>
        </w:r>
        <w:r w:rsidR="00C44FE2">
          <w:rPr>
            <w:rFonts w:asciiTheme="minorHAnsi" w:eastAsiaTheme="minorEastAsia" w:hAnsiTheme="minorHAnsi" w:cstheme="minorBidi"/>
            <w:noProof/>
            <w:sz w:val="22"/>
          </w:rPr>
          <w:tab/>
        </w:r>
        <w:r w:rsidR="00C44FE2" w:rsidRPr="00DB1466">
          <w:rPr>
            <w:rStyle w:val="Hyperlink"/>
            <w:noProof/>
          </w:rPr>
          <w:t>CHUỖI THỜI GIAN VÀ CÁC THÀNH PHẦN CỦA CHUỖI THỜI GIAN</w:t>
        </w:r>
        <w:r w:rsidR="00C44FE2">
          <w:rPr>
            <w:noProof/>
            <w:webHidden/>
          </w:rPr>
          <w:tab/>
        </w:r>
        <w:r w:rsidR="00C44FE2">
          <w:rPr>
            <w:noProof/>
            <w:webHidden/>
          </w:rPr>
          <w:tab/>
        </w:r>
        <w:r w:rsidR="00C44FE2">
          <w:rPr>
            <w:noProof/>
            <w:webHidden/>
          </w:rPr>
          <w:fldChar w:fldCharType="begin"/>
        </w:r>
        <w:r w:rsidR="00C44FE2">
          <w:rPr>
            <w:noProof/>
            <w:webHidden/>
          </w:rPr>
          <w:instrText xml:space="preserve"> PAGEREF _Toc343859752 \h </w:instrText>
        </w:r>
        <w:r w:rsidR="00C44FE2">
          <w:rPr>
            <w:noProof/>
            <w:webHidden/>
          </w:rPr>
        </w:r>
        <w:r w:rsidR="00C44FE2">
          <w:rPr>
            <w:noProof/>
            <w:webHidden/>
          </w:rPr>
          <w:fldChar w:fldCharType="separate"/>
        </w:r>
        <w:r w:rsidR="00C44FE2">
          <w:rPr>
            <w:noProof/>
            <w:webHidden/>
          </w:rPr>
          <w:t>4</w:t>
        </w:r>
        <w:r w:rsidR="00C44FE2">
          <w:rPr>
            <w:noProof/>
            <w:webHidden/>
          </w:rPr>
          <w:fldChar w:fldCharType="end"/>
        </w:r>
      </w:hyperlink>
    </w:p>
    <w:p w14:paraId="1AB0CF1A"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53" w:history="1">
        <w:r w:rsidR="00C44FE2" w:rsidRPr="00DB1466">
          <w:rPr>
            <w:rStyle w:val="Hyperlink"/>
            <w:noProof/>
          </w:rPr>
          <w:t>2.1.</w:t>
        </w:r>
        <w:r w:rsidR="00C44FE2">
          <w:rPr>
            <w:rFonts w:asciiTheme="minorHAnsi" w:eastAsiaTheme="minorEastAsia" w:hAnsiTheme="minorHAnsi" w:cstheme="minorBidi"/>
            <w:noProof/>
            <w:sz w:val="22"/>
          </w:rPr>
          <w:tab/>
        </w:r>
        <w:r w:rsidR="00C44FE2" w:rsidRPr="00DB1466">
          <w:rPr>
            <w:rStyle w:val="Hyperlink"/>
            <w:noProof/>
          </w:rPr>
          <w:t>Chuỗi thời gian</w:t>
        </w:r>
        <w:r w:rsidR="00C44FE2">
          <w:rPr>
            <w:noProof/>
            <w:webHidden/>
          </w:rPr>
          <w:tab/>
        </w:r>
        <w:r w:rsidR="00C44FE2">
          <w:rPr>
            <w:noProof/>
            <w:webHidden/>
          </w:rPr>
          <w:fldChar w:fldCharType="begin"/>
        </w:r>
        <w:r w:rsidR="00C44FE2">
          <w:rPr>
            <w:noProof/>
            <w:webHidden/>
          </w:rPr>
          <w:instrText xml:space="preserve"> PAGEREF _Toc343859753 \h </w:instrText>
        </w:r>
        <w:r w:rsidR="00C44FE2">
          <w:rPr>
            <w:noProof/>
            <w:webHidden/>
          </w:rPr>
        </w:r>
        <w:r w:rsidR="00C44FE2">
          <w:rPr>
            <w:noProof/>
            <w:webHidden/>
          </w:rPr>
          <w:fldChar w:fldCharType="separate"/>
        </w:r>
        <w:r w:rsidR="00C44FE2">
          <w:rPr>
            <w:noProof/>
            <w:webHidden/>
          </w:rPr>
          <w:t>4</w:t>
        </w:r>
        <w:r w:rsidR="00C44FE2">
          <w:rPr>
            <w:noProof/>
            <w:webHidden/>
          </w:rPr>
          <w:fldChar w:fldCharType="end"/>
        </w:r>
      </w:hyperlink>
    </w:p>
    <w:p w14:paraId="0C05D1EB"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54" w:history="1">
        <w:r w:rsidR="00C44FE2" w:rsidRPr="00DB1466">
          <w:rPr>
            <w:rStyle w:val="Hyperlink"/>
            <w:noProof/>
          </w:rPr>
          <w:t>2.2.</w:t>
        </w:r>
        <w:r w:rsidR="00C44FE2">
          <w:rPr>
            <w:rFonts w:asciiTheme="minorHAnsi" w:eastAsiaTheme="minorEastAsia" w:hAnsiTheme="minorHAnsi" w:cstheme="minorBidi"/>
            <w:noProof/>
            <w:sz w:val="22"/>
          </w:rPr>
          <w:tab/>
        </w:r>
        <w:r w:rsidR="00C44FE2" w:rsidRPr="00DB1466">
          <w:rPr>
            <w:rStyle w:val="Hyperlink"/>
            <w:noProof/>
          </w:rPr>
          <w:t>Dự báo chuỗi thời gian</w:t>
        </w:r>
        <w:r w:rsidR="00C44FE2">
          <w:rPr>
            <w:noProof/>
            <w:webHidden/>
          </w:rPr>
          <w:tab/>
        </w:r>
        <w:r w:rsidR="00C44FE2">
          <w:rPr>
            <w:noProof/>
            <w:webHidden/>
          </w:rPr>
          <w:fldChar w:fldCharType="begin"/>
        </w:r>
        <w:r w:rsidR="00C44FE2">
          <w:rPr>
            <w:noProof/>
            <w:webHidden/>
          </w:rPr>
          <w:instrText xml:space="preserve"> PAGEREF _Toc343859754 \h </w:instrText>
        </w:r>
        <w:r w:rsidR="00C44FE2">
          <w:rPr>
            <w:noProof/>
            <w:webHidden/>
          </w:rPr>
        </w:r>
        <w:r w:rsidR="00C44FE2">
          <w:rPr>
            <w:noProof/>
            <w:webHidden/>
          </w:rPr>
          <w:fldChar w:fldCharType="separate"/>
        </w:r>
        <w:r w:rsidR="00C44FE2">
          <w:rPr>
            <w:noProof/>
            <w:webHidden/>
          </w:rPr>
          <w:t>5</w:t>
        </w:r>
        <w:r w:rsidR="00C44FE2">
          <w:rPr>
            <w:noProof/>
            <w:webHidden/>
          </w:rPr>
          <w:fldChar w:fldCharType="end"/>
        </w:r>
      </w:hyperlink>
    </w:p>
    <w:p w14:paraId="5652E40F"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55" w:history="1">
        <w:r w:rsidR="00C44FE2" w:rsidRPr="00DB1466">
          <w:rPr>
            <w:rStyle w:val="Hyperlink"/>
            <w:noProof/>
          </w:rPr>
          <w:t>2.3.</w:t>
        </w:r>
        <w:r w:rsidR="00C44FE2">
          <w:rPr>
            <w:rFonts w:asciiTheme="minorHAnsi" w:eastAsiaTheme="minorEastAsia" w:hAnsiTheme="minorHAnsi" w:cstheme="minorBidi"/>
            <w:noProof/>
            <w:sz w:val="22"/>
          </w:rPr>
          <w:tab/>
        </w:r>
        <w:r w:rsidR="00C44FE2" w:rsidRPr="00DB1466">
          <w:rPr>
            <w:rStyle w:val="Hyperlink"/>
            <w:noProof/>
          </w:rPr>
          <w:t>Khái niệm thống kê liên quan</w:t>
        </w:r>
        <w:r w:rsidR="00C44FE2">
          <w:rPr>
            <w:noProof/>
            <w:webHidden/>
          </w:rPr>
          <w:tab/>
        </w:r>
        <w:r w:rsidR="00C44FE2">
          <w:rPr>
            <w:noProof/>
            <w:webHidden/>
          </w:rPr>
          <w:fldChar w:fldCharType="begin"/>
        </w:r>
        <w:r w:rsidR="00C44FE2">
          <w:rPr>
            <w:noProof/>
            <w:webHidden/>
          </w:rPr>
          <w:instrText xml:space="preserve"> PAGEREF _Toc343859755 \h </w:instrText>
        </w:r>
        <w:r w:rsidR="00C44FE2">
          <w:rPr>
            <w:noProof/>
            <w:webHidden/>
          </w:rPr>
        </w:r>
        <w:r w:rsidR="00C44FE2">
          <w:rPr>
            <w:noProof/>
            <w:webHidden/>
          </w:rPr>
          <w:fldChar w:fldCharType="separate"/>
        </w:r>
        <w:r w:rsidR="00C44FE2">
          <w:rPr>
            <w:noProof/>
            <w:webHidden/>
          </w:rPr>
          <w:t>6</w:t>
        </w:r>
        <w:r w:rsidR="00C44FE2">
          <w:rPr>
            <w:noProof/>
            <w:webHidden/>
          </w:rPr>
          <w:fldChar w:fldCharType="end"/>
        </w:r>
      </w:hyperlink>
    </w:p>
    <w:p w14:paraId="4503FC6C"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56" w:history="1">
        <w:r w:rsidR="00C44FE2" w:rsidRPr="00DB1466">
          <w:rPr>
            <w:rStyle w:val="Hyperlink"/>
            <w:noProof/>
          </w:rPr>
          <w:t>2.3.1.</w:t>
        </w:r>
        <w:r w:rsidR="00C44FE2">
          <w:rPr>
            <w:rFonts w:asciiTheme="minorHAnsi" w:eastAsiaTheme="minorEastAsia" w:hAnsiTheme="minorHAnsi" w:cstheme="minorBidi"/>
            <w:noProof/>
            <w:sz w:val="22"/>
          </w:rPr>
          <w:tab/>
        </w:r>
        <w:r w:rsidR="00C44FE2" w:rsidRPr="00DB1466">
          <w:rPr>
            <w:rStyle w:val="Hyperlink"/>
            <w:noProof/>
          </w:rPr>
          <w:t>Hệ số tự tương quan</w:t>
        </w:r>
        <w:r w:rsidR="00C44FE2">
          <w:rPr>
            <w:noProof/>
            <w:webHidden/>
          </w:rPr>
          <w:tab/>
        </w:r>
        <w:r w:rsidR="00C44FE2">
          <w:rPr>
            <w:noProof/>
            <w:webHidden/>
          </w:rPr>
          <w:fldChar w:fldCharType="begin"/>
        </w:r>
        <w:r w:rsidR="00C44FE2">
          <w:rPr>
            <w:noProof/>
            <w:webHidden/>
          </w:rPr>
          <w:instrText xml:space="preserve"> PAGEREF _Toc343859756 \h </w:instrText>
        </w:r>
        <w:r w:rsidR="00C44FE2">
          <w:rPr>
            <w:noProof/>
            <w:webHidden/>
          </w:rPr>
        </w:r>
        <w:r w:rsidR="00C44FE2">
          <w:rPr>
            <w:noProof/>
            <w:webHidden/>
          </w:rPr>
          <w:fldChar w:fldCharType="separate"/>
        </w:r>
        <w:r w:rsidR="00C44FE2">
          <w:rPr>
            <w:noProof/>
            <w:webHidden/>
          </w:rPr>
          <w:t>6</w:t>
        </w:r>
        <w:r w:rsidR="00C44FE2">
          <w:rPr>
            <w:noProof/>
            <w:webHidden/>
          </w:rPr>
          <w:fldChar w:fldCharType="end"/>
        </w:r>
      </w:hyperlink>
    </w:p>
    <w:p w14:paraId="44F7A76E"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57" w:history="1">
        <w:r w:rsidR="00C44FE2" w:rsidRPr="00DB1466">
          <w:rPr>
            <w:rStyle w:val="Hyperlink"/>
            <w:noProof/>
          </w:rPr>
          <w:t>2.3.2.</w:t>
        </w:r>
        <w:r w:rsidR="00C44FE2">
          <w:rPr>
            <w:rFonts w:asciiTheme="minorHAnsi" w:eastAsiaTheme="minorEastAsia" w:hAnsiTheme="minorHAnsi" w:cstheme="minorBidi"/>
            <w:noProof/>
            <w:sz w:val="22"/>
          </w:rPr>
          <w:tab/>
        </w:r>
        <w:r w:rsidR="00C44FE2" w:rsidRPr="00DB1466">
          <w:rPr>
            <w:rStyle w:val="Hyperlink"/>
            <w:noProof/>
          </w:rPr>
          <w:t>Hệ số tự tương quan riêng phần</w:t>
        </w:r>
        <w:r w:rsidR="00C44FE2">
          <w:rPr>
            <w:noProof/>
            <w:webHidden/>
          </w:rPr>
          <w:tab/>
        </w:r>
        <w:r w:rsidR="00C44FE2">
          <w:rPr>
            <w:noProof/>
            <w:webHidden/>
          </w:rPr>
          <w:fldChar w:fldCharType="begin"/>
        </w:r>
        <w:r w:rsidR="00C44FE2">
          <w:rPr>
            <w:noProof/>
            <w:webHidden/>
          </w:rPr>
          <w:instrText xml:space="preserve"> PAGEREF _Toc343859757 \h </w:instrText>
        </w:r>
        <w:r w:rsidR="00C44FE2">
          <w:rPr>
            <w:noProof/>
            <w:webHidden/>
          </w:rPr>
        </w:r>
        <w:r w:rsidR="00C44FE2">
          <w:rPr>
            <w:noProof/>
            <w:webHidden/>
          </w:rPr>
          <w:fldChar w:fldCharType="separate"/>
        </w:r>
        <w:r w:rsidR="00C44FE2">
          <w:rPr>
            <w:noProof/>
            <w:webHidden/>
          </w:rPr>
          <w:t>8</w:t>
        </w:r>
        <w:r w:rsidR="00C44FE2">
          <w:rPr>
            <w:noProof/>
            <w:webHidden/>
          </w:rPr>
          <w:fldChar w:fldCharType="end"/>
        </w:r>
      </w:hyperlink>
    </w:p>
    <w:p w14:paraId="6BDF0BE3"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58" w:history="1">
        <w:r w:rsidR="00C44FE2" w:rsidRPr="00DB1466">
          <w:rPr>
            <w:rStyle w:val="Hyperlink"/>
            <w:noProof/>
          </w:rPr>
          <w:t>2.4.</w:t>
        </w:r>
        <w:r w:rsidR="00C44FE2">
          <w:rPr>
            <w:rFonts w:asciiTheme="minorHAnsi" w:eastAsiaTheme="minorEastAsia" w:hAnsiTheme="minorHAnsi" w:cstheme="minorBidi"/>
            <w:noProof/>
            <w:sz w:val="22"/>
          </w:rPr>
          <w:tab/>
        </w:r>
        <w:r w:rsidR="00C44FE2" w:rsidRPr="00DB1466">
          <w:rPr>
            <w:rStyle w:val="Hyperlink"/>
            <w:noProof/>
          </w:rPr>
          <w:t>Nhận biết các thành phần của chuỗi thời gian bằng phương pháp phân tích hệ số tự tương quan:</w:t>
        </w:r>
        <w:r w:rsidR="00C44FE2">
          <w:rPr>
            <w:noProof/>
            <w:webHidden/>
          </w:rPr>
          <w:tab/>
        </w:r>
        <w:r w:rsidR="00C44FE2">
          <w:rPr>
            <w:noProof/>
            <w:webHidden/>
          </w:rPr>
          <w:fldChar w:fldCharType="begin"/>
        </w:r>
        <w:r w:rsidR="00C44FE2">
          <w:rPr>
            <w:noProof/>
            <w:webHidden/>
          </w:rPr>
          <w:instrText xml:space="preserve"> PAGEREF _Toc343859758 \h </w:instrText>
        </w:r>
        <w:r w:rsidR="00C44FE2">
          <w:rPr>
            <w:noProof/>
            <w:webHidden/>
          </w:rPr>
        </w:r>
        <w:r w:rsidR="00C44FE2">
          <w:rPr>
            <w:noProof/>
            <w:webHidden/>
          </w:rPr>
          <w:fldChar w:fldCharType="separate"/>
        </w:r>
        <w:r w:rsidR="00C44FE2">
          <w:rPr>
            <w:noProof/>
            <w:webHidden/>
          </w:rPr>
          <w:t>9</w:t>
        </w:r>
        <w:r w:rsidR="00C44FE2">
          <w:rPr>
            <w:noProof/>
            <w:webHidden/>
          </w:rPr>
          <w:fldChar w:fldCharType="end"/>
        </w:r>
      </w:hyperlink>
    </w:p>
    <w:p w14:paraId="66D7F701" w14:textId="77777777" w:rsidR="00C44FE2" w:rsidRDefault="00C2484F">
      <w:pPr>
        <w:pStyle w:val="TOC1"/>
        <w:tabs>
          <w:tab w:val="left" w:pos="1760"/>
        </w:tabs>
        <w:rPr>
          <w:rFonts w:asciiTheme="minorHAnsi" w:eastAsiaTheme="minorEastAsia" w:hAnsiTheme="minorHAnsi" w:cstheme="minorBidi"/>
          <w:noProof/>
          <w:sz w:val="22"/>
        </w:rPr>
      </w:pPr>
      <w:hyperlink w:anchor="_Toc343859759" w:history="1">
        <w:r w:rsidR="00C44FE2" w:rsidRPr="00DB1466">
          <w:rPr>
            <w:rStyle w:val="Hyperlink"/>
            <w:noProof/>
          </w:rPr>
          <w:t>Chương 3</w:t>
        </w:r>
        <w:r w:rsidR="00C44FE2">
          <w:rPr>
            <w:rFonts w:asciiTheme="minorHAnsi" w:eastAsiaTheme="minorEastAsia" w:hAnsiTheme="minorHAnsi" w:cstheme="minorBidi"/>
            <w:noProof/>
            <w:sz w:val="22"/>
          </w:rPr>
          <w:tab/>
        </w:r>
        <w:r w:rsidR="00C44FE2" w:rsidRPr="00DB1466">
          <w:rPr>
            <w:rStyle w:val="Hyperlink"/>
            <w:noProof/>
          </w:rPr>
          <w:t>MÔ HÌNH ARIMA</w:t>
        </w:r>
        <w:r w:rsidR="00C44FE2">
          <w:rPr>
            <w:noProof/>
            <w:webHidden/>
          </w:rPr>
          <w:tab/>
        </w:r>
        <w:r w:rsidR="00C44FE2">
          <w:rPr>
            <w:noProof/>
            <w:webHidden/>
          </w:rPr>
          <w:fldChar w:fldCharType="begin"/>
        </w:r>
        <w:r w:rsidR="00C44FE2">
          <w:rPr>
            <w:noProof/>
            <w:webHidden/>
          </w:rPr>
          <w:instrText xml:space="preserve"> PAGEREF _Toc343859759 \h </w:instrText>
        </w:r>
        <w:r w:rsidR="00C44FE2">
          <w:rPr>
            <w:noProof/>
            <w:webHidden/>
          </w:rPr>
        </w:r>
        <w:r w:rsidR="00C44FE2">
          <w:rPr>
            <w:noProof/>
            <w:webHidden/>
          </w:rPr>
          <w:fldChar w:fldCharType="separate"/>
        </w:r>
        <w:r w:rsidR="00C44FE2">
          <w:rPr>
            <w:noProof/>
            <w:webHidden/>
          </w:rPr>
          <w:t>15</w:t>
        </w:r>
        <w:r w:rsidR="00C44FE2">
          <w:rPr>
            <w:noProof/>
            <w:webHidden/>
          </w:rPr>
          <w:fldChar w:fldCharType="end"/>
        </w:r>
      </w:hyperlink>
    </w:p>
    <w:p w14:paraId="062BBECD"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60" w:history="1">
        <w:r w:rsidR="00C44FE2" w:rsidRPr="00DB1466">
          <w:rPr>
            <w:rStyle w:val="Hyperlink"/>
            <w:noProof/>
            <w:lang w:val="fr-FR"/>
          </w:rPr>
          <w:t>3.1.</w:t>
        </w:r>
        <w:r w:rsidR="00C44FE2">
          <w:rPr>
            <w:rFonts w:asciiTheme="minorHAnsi" w:eastAsiaTheme="minorEastAsia" w:hAnsiTheme="minorHAnsi" w:cstheme="minorBidi"/>
            <w:noProof/>
            <w:sz w:val="22"/>
          </w:rPr>
          <w:tab/>
        </w:r>
        <w:r w:rsidR="00C44FE2" w:rsidRPr="00DB1466">
          <w:rPr>
            <w:rStyle w:val="Hyperlink"/>
            <w:noProof/>
            <w:lang w:val="fr-FR"/>
          </w:rPr>
          <w:t>Lớp mô hình ARIMA</w:t>
        </w:r>
        <w:r w:rsidR="00C44FE2">
          <w:rPr>
            <w:noProof/>
            <w:webHidden/>
          </w:rPr>
          <w:tab/>
        </w:r>
        <w:r w:rsidR="00C44FE2">
          <w:rPr>
            <w:noProof/>
            <w:webHidden/>
          </w:rPr>
          <w:fldChar w:fldCharType="begin"/>
        </w:r>
        <w:r w:rsidR="00C44FE2">
          <w:rPr>
            <w:noProof/>
            <w:webHidden/>
          </w:rPr>
          <w:instrText xml:space="preserve"> PAGEREF _Toc343859760 \h </w:instrText>
        </w:r>
        <w:r w:rsidR="00C44FE2">
          <w:rPr>
            <w:noProof/>
            <w:webHidden/>
          </w:rPr>
        </w:r>
        <w:r w:rsidR="00C44FE2">
          <w:rPr>
            <w:noProof/>
            <w:webHidden/>
          </w:rPr>
          <w:fldChar w:fldCharType="separate"/>
        </w:r>
        <w:r w:rsidR="00C44FE2">
          <w:rPr>
            <w:noProof/>
            <w:webHidden/>
          </w:rPr>
          <w:t>15</w:t>
        </w:r>
        <w:r w:rsidR="00C44FE2">
          <w:rPr>
            <w:noProof/>
            <w:webHidden/>
          </w:rPr>
          <w:fldChar w:fldCharType="end"/>
        </w:r>
      </w:hyperlink>
    </w:p>
    <w:p w14:paraId="5743855B"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1" w:history="1">
        <w:r w:rsidR="00C44FE2" w:rsidRPr="00DB1466">
          <w:rPr>
            <w:rStyle w:val="Hyperlink"/>
            <w:noProof/>
            <w:lang w:val="fr-FR"/>
          </w:rPr>
          <w:t>3.1.1.</w:t>
        </w:r>
        <w:r w:rsidR="00C44FE2">
          <w:rPr>
            <w:rFonts w:asciiTheme="minorHAnsi" w:eastAsiaTheme="minorEastAsia" w:hAnsiTheme="minorHAnsi" w:cstheme="minorBidi"/>
            <w:noProof/>
            <w:sz w:val="22"/>
          </w:rPr>
          <w:tab/>
        </w:r>
        <w:r w:rsidR="00C44FE2" w:rsidRPr="00DB1466">
          <w:rPr>
            <w:rStyle w:val="Hyperlink"/>
            <w:noProof/>
            <w:lang w:val="fr-FR"/>
          </w:rPr>
          <w:t xml:space="preserve">Mô hình trung bình di động bậc </w:t>
        </w:r>
        <w:r w:rsidR="00C44FE2" w:rsidRPr="00DB1466">
          <w:rPr>
            <w:rStyle w:val="Hyperlink"/>
            <w:i/>
            <w:noProof/>
            <w:lang w:val="fr-FR"/>
          </w:rPr>
          <w:t>q</w:t>
        </w:r>
        <w:r w:rsidR="00C44FE2" w:rsidRPr="00DB1466">
          <w:rPr>
            <w:rStyle w:val="Hyperlink"/>
            <w:noProof/>
            <w:lang w:val="fr-FR"/>
          </w:rPr>
          <w:t>, MA(</w:t>
        </w:r>
        <w:r w:rsidR="00C44FE2" w:rsidRPr="00DB1466">
          <w:rPr>
            <w:rStyle w:val="Hyperlink"/>
            <w:i/>
            <w:noProof/>
            <w:lang w:val="fr-FR"/>
          </w:rPr>
          <w:t>q</w:t>
        </w:r>
        <w:r w:rsidR="00C44FE2" w:rsidRPr="00DB1466">
          <w:rPr>
            <w:rStyle w:val="Hyperlink"/>
            <w:noProof/>
            <w:lang w:val="fr-FR"/>
          </w:rPr>
          <w:t>)</w:t>
        </w:r>
        <w:r w:rsidR="00C44FE2">
          <w:rPr>
            <w:noProof/>
            <w:webHidden/>
          </w:rPr>
          <w:tab/>
        </w:r>
        <w:r w:rsidR="00C44FE2">
          <w:rPr>
            <w:noProof/>
            <w:webHidden/>
          </w:rPr>
          <w:fldChar w:fldCharType="begin"/>
        </w:r>
        <w:r w:rsidR="00C44FE2">
          <w:rPr>
            <w:noProof/>
            <w:webHidden/>
          </w:rPr>
          <w:instrText xml:space="preserve"> PAGEREF _Toc343859761 \h </w:instrText>
        </w:r>
        <w:r w:rsidR="00C44FE2">
          <w:rPr>
            <w:noProof/>
            <w:webHidden/>
          </w:rPr>
        </w:r>
        <w:r w:rsidR="00C44FE2">
          <w:rPr>
            <w:noProof/>
            <w:webHidden/>
          </w:rPr>
          <w:fldChar w:fldCharType="separate"/>
        </w:r>
        <w:r w:rsidR="00C44FE2">
          <w:rPr>
            <w:noProof/>
            <w:webHidden/>
          </w:rPr>
          <w:t>15</w:t>
        </w:r>
        <w:r w:rsidR="00C44FE2">
          <w:rPr>
            <w:noProof/>
            <w:webHidden/>
          </w:rPr>
          <w:fldChar w:fldCharType="end"/>
        </w:r>
      </w:hyperlink>
    </w:p>
    <w:p w14:paraId="545FC774"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2" w:history="1">
        <w:r w:rsidR="00C44FE2" w:rsidRPr="00DB1466">
          <w:rPr>
            <w:rStyle w:val="Hyperlink"/>
            <w:noProof/>
            <w:lang w:val="pt-BR"/>
          </w:rPr>
          <w:t>3.1.2.</w:t>
        </w:r>
        <w:r w:rsidR="00C44FE2">
          <w:rPr>
            <w:rFonts w:asciiTheme="minorHAnsi" w:eastAsiaTheme="minorEastAsia" w:hAnsiTheme="minorHAnsi" w:cstheme="minorBidi"/>
            <w:noProof/>
            <w:sz w:val="22"/>
          </w:rPr>
          <w:tab/>
        </w:r>
        <w:r w:rsidR="00C44FE2" w:rsidRPr="00DB1466">
          <w:rPr>
            <w:rStyle w:val="Hyperlink"/>
            <w:noProof/>
            <w:lang w:val="pt-BR"/>
          </w:rPr>
          <w:t xml:space="preserve">Mô hình tự hồi quy bậc </w:t>
        </w:r>
        <w:r w:rsidR="00C44FE2" w:rsidRPr="00DB1466">
          <w:rPr>
            <w:rStyle w:val="Hyperlink"/>
            <w:i/>
            <w:noProof/>
            <w:lang w:val="pt-BR"/>
          </w:rPr>
          <w:t>p</w:t>
        </w:r>
        <w:r w:rsidR="00C44FE2" w:rsidRPr="00DB1466">
          <w:rPr>
            <w:rStyle w:val="Hyperlink"/>
            <w:noProof/>
            <w:lang w:val="pt-BR"/>
          </w:rPr>
          <w:t>, AR(</w:t>
        </w:r>
        <w:r w:rsidR="00C44FE2" w:rsidRPr="00DB1466">
          <w:rPr>
            <w:rStyle w:val="Hyperlink"/>
            <w:i/>
            <w:noProof/>
            <w:lang w:val="pt-BR"/>
          </w:rPr>
          <w:t>p</w:t>
        </w:r>
        <w:r w:rsidR="00C44FE2" w:rsidRPr="00DB1466">
          <w:rPr>
            <w:rStyle w:val="Hyperlink"/>
            <w:noProof/>
            <w:lang w:val="pt-BR"/>
          </w:rPr>
          <w:t>)</w:t>
        </w:r>
        <w:r w:rsidR="00C44FE2">
          <w:rPr>
            <w:noProof/>
            <w:webHidden/>
          </w:rPr>
          <w:tab/>
        </w:r>
        <w:r w:rsidR="00C44FE2">
          <w:rPr>
            <w:noProof/>
            <w:webHidden/>
          </w:rPr>
          <w:fldChar w:fldCharType="begin"/>
        </w:r>
        <w:r w:rsidR="00C44FE2">
          <w:rPr>
            <w:noProof/>
            <w:webHidden/>
          </w:rPr>
          <w:instrText xml:space="preserve"> PAGEREF _Toc343859762 \h </w:instrText>
        </w:r>
        <w:r w:rsidR="00C44FE2">
          <w:rPr>
            <w:noProof/>
            <w:webHidden/>
          </w:rPr>
        </w:r>
        <w:r w:rsidR="00C44FE2">
          <w:rPr>
            <w:noProof/>
            <w:webHidden/>
          </w:rPr>
          <w:fldChar w:fldCharType="separate"/>
        </w:r>
        <w:r w:rsidR="00C44FE2">
          <w:rPr>
            <w:noProof/>
            <w:webHidden/>
          </w:rPr>
          <w:t>17</w:t>
        </w:r>
        <w:r w:rsidR="00C44FE2">
          <w:rPr>
            <w:noProof/>
            <w:webHidden/>
          </w:rPr>
          <w:fldChar w:fldCharType="end"/>
        </w:r>
      </w:hyperlink>
    </w:p>
    <w:p w14:paraId="79738D58"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3" w:history="1">
        <w:r w:rsidR="00C44FE2" w:rsidRPr="00DB1466">
          <w:rPr>
            <w:rStyle w:val="Hyperlink"/>
            <w:noProof/>
            <w:lang w:val="pt-BR"/>
          </w:rPr>
          <w:t>3.1.3.</w:t>
        </w:r>
        <w:r w:rsidR="00C44FE2">
          <w:rPr>
            <w:rFonts w:asciiTheme="minorHAnsi" w:eastAsiaTheme="minorEastAsia" w:hAnsiTheme="minorHAnsi" w:cstheme="minorBidi"/>
            <w:noProof/>
            <w:sz w:val="22"/>
          </w:rPr>
          <w:tab/>
        </w:r>
        <w:r w:rsidR="00C44FE2" w:rsidRPr="00DB1466">
          <w:rPr>
            <w:rStyle w:val="Hyperlink"/>
            <w:noProof/>
            <w:lang w:val="pt-BR"/>
          </w:rPr>
          <w:t>Mô hình kết hợp tự hồi quy và trung bình di động, ARMA(</w:t>
        </w:r>
        <w:r w:rsidR="00C44FE2" w:rsidRPr="00DB1466">
          <w:rPr>
            <w:rStyle w:val="Hyperlink"/>
            <w:i/>
            <w:noProof/>
            <w:lang w:val="pt-BR"/>
          </w:rPr>
          <w:t>p</w:t>
        </w:r>
        <w:r w:rsidR="00C44FE2" w:rsidRPr="00DB1466">
          <w:rPr>
            <w:rStyle w:val="Hyperlink"/>
            <w:noProof/>
            <w:lang w:val="pt-BR"/>
          </w:rPr>
          <w:t>,</w:t>
        </w:r>
        <w:r w:rsidR="00C44FE2" w:rsidRPr="00DB1466">
          <w:rPr>
            <w:rStyle w:val="Hyperlink"/>
            <w:i/>
            <w:noProof/>
            <w:lang w:val="pt-BR"/>
          </w:rPr>
          <w:t>q</w:t>
        </w:r>
        <w:r w:rsidR="00C44FE2" w:rsidRPr="00DB1466">
          <w:rPr>
            <w:rStyle w:val="Hyperlink"/>
            <w:noProof/>
            <w:lang w:val="pt-BR"/>
          </w:rPr>
          <w:t>)</w:t>
        </w:r>
        <w:r w:rsidR="00C44FE2">
          <w:rPr>
            <w:noProof/>
            <w:webHidden/>
          </w:rPr>
          <w:tab/>
        </w:r>
        <w:r w:rsidR="00C44FE2">
          <w:rPr>
            <w:noProof/>
            <w:webHidden/>
          </w:rPr>
          <w:fldChar w:fldCharType="begin"/>
        </w:r>
        <w:r w:rsidR="00C44FE2">
          <w:rPr>
            <w:noProof/>
            <w:webHidden/>
          </w:rPr>
          <w:instrText xml:space="preserve"> PAGEREF _Toc343859763 \h </w:instrText>
        </w:r>
        <w:r w:rsidR="00C44FE2">
          <w:rPr>
            <w:noProof/>
            <w:webHidden/>
          </w:rPr>
        </w:r>
        <w:r w:rsidR="00C44FE2">
          <w:rPr>
            <w:noProof/>
            <w:webHidden/>
          </w:rPr>
          <w:fldChar w:fldCharType="separate"/>
        </w:r>
        <w:r w:rsidR="00C44FE2">
          <w:rPr>
            <w:noProof/>
            <w:webHidden/>
          </w:rPr>
          <w:t>19</w:t>
        </w:r>
        <w:r w:rsidR="00C44FE2">
          <w:rPr>
            <w:noProof/>
            <w:webHidden/>
          </w:rPr>
          <w:fldChar w:fldCharType="end"/>
        </w:r>
      </w:hyperlink>
    </w:p>
    <w:p w14:paraId="610271DC"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4" w:history="1">
        <w:r w:rsidR="00C44FE2" w:rsidRPr="00DB1466">
          <w:rPr>
            <w:rStyle w:val="Hyperlink"/>
            <w:noProof/>
            <w:lang w:val="pt-BR"/>
          </w:rPr>
          <w:t>3.1.4.</w:t>
        </w:r>
        <w:r w:rsidR="00C44FE2">
          <w:rPr>
            <w:rFonts w:asciiTheme="minorHAnsi" w:eastAsiaTheme="minorEastAsia" w:hAnsiTheme="minorHAnsi" w:cstheme="minorBidi"/>
            <w:noProof/>
            <w:sz w:val="22"/>
          </w:rPr>
          <w:tab/>
        </w:r>
        <w:r w:rsidR="00C44FE2" w:rsidRPr="00DB1466">
          <w:rPr>
            <w:rStyle w:val="Hyperlink"/>
            <w:noProof/>
            <w:lang w:val="pt-BR"/>
          </w:rPr>
          <w:t>Mô hình tự hồi quy tích hợp với mô hình trung bình di động, ARIMA(</w:t>
        </w:r>
        <w:r w:rsidR="00C44FE2" w:rsidRPr="00DB1466">
          <w:rPr>
            <w:rStyle w:val="Hyperlink"/>
            <w:i/>
            <w:noProof/>
            <w:lang w:val="pt-BR"/>
          </w:rPr>
          <w:t>p</w:t>
        </w:r>
        <w:r w:rsidR="00C44FE2" w:rsidRPr="00DB1466">
          <w:rPr>
            <w:rStyle w:val="Hyperlink"/>
            <w:noProof/>
            <w:lang w:val="pt-BR"/>
          </w:rPr>
          <w:t>,</w:t>
        </w:r>
        <w:r w:rsidR="00C44FE2" w:rsidRPr="00DB1466">
          <w:rPr>
            <w:rStyle w:val="Hyperlink"/>
            <w:i/>
            <w:noProof/>
            <w:lang w:val="pt-BR"/>
          </w:rPr>
          <w:t>d</w:t>
        </w:r>
        <w:r w:rsidR="00C44FE2" w:rsidRPr="00DB1466">
          <w:rPr>
            <w:rStyle w:val="Hyperlink"/>
            <w:noProof/>
            <w:lang w:val="pt-BR"/>
          </w:rPr>
          <w:t>,</w:t>
        </w:r>
        <w:r w:rsidR="00C44FE2" w:rsidRPr="00DB1466">
          <w:rPr>
            <w:rStyle w:val="Hyperlink"/>
            <w:i/>
            <w:noProof/>
            <w:lang w:val="pt-BR"/>
          </w:rPr>
          <w:t>q</w:t>
        </w:r>
        <w:r w:rsidR="00C44FE2" w:rsidRPr="00DB1466">
          <w:rPr>
            <w:rStyle w:val="Hyperlink"/>
            <w:noProof/>
            <w:lang w:val="pt-BR"/>
          </w:rPr>
          <w:t>)</w:t>
        </w:r>
        <w:r w:rsidR="00C44FE2">
          <w:rPr>
            <w:noProof/>
            <w:webHidden/>
          </w:rPr>
          <w:tab/>
        </w:r>
        <w:r w:rsidR="00C44FE2">
          <w:rPr>
            <w:noProof/>
            <w:webHidden/>
          </w:rPr>
          <w:fldChar w:fldCharType="begin"/>
        </w:r>
        <w:r w:rsidR="00C44FE2">
          <w:rPr>
            <w:noProof/>
            <w:webHidden/>
          </w:rPr>
          <w:instrText xml:space="preserve"> PAGEREF _Toc343859764 \h </w:instrText>
        </w:r>
        <w:r w:rsidR="00C44FE2">
          <w:rPr>
            <w:noProof/>
            <w:webHidden/>
          </w:rPr>
        </w:r>
        <w:r w:rsidR="00C44FE2">
          <w:rPr>
            <w:noProof/>
            <w:webHidden/>
          </w:rPr>
          <w:fldChar w:fldCharType="separate"/>
        </w:r>
        <w:r w:rsidR="00C44FE2">
          <w:rPr>
            <w:noProof/>
            <w:webHidden/>
          </w:rPr>
          <w:t>20</w:t>
        </w:r>
        <w:r w:rsidR="00C44FE2">
          <w:rPr>
            <w:noProof/>
            <w:webHidden/>
          </w:rPr>
          <w:fldChar w:fldCharType="end"/>
        </w:r>
      </w:hyperlink>
    </w:p>
    <w:p w14:paraId="35D6FFBB"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5" w:history="1">
        <w:r w:rsidR="00C44FE2" w:rsidRPr="00DB1466">
          <w:rPr>
            <w:rStyle w:val="Hyperlink"/>
            <w:noProof/>
            <w:lang w:val="pt-BR"/>
          </w:rPr>
          <w:t>3.1.5.</w:t>
        </w:r>
        <w:r w:rsidR="00C44FE2">
          <w:rPr>
            <w:rFonts w:asciiTheme="minorHAnsi" w:eastAsiaTheme="minorEastAsia" w:hAnsiTheme="minorHAnsi" w:cstheme="minorBidi"/>
            <w:noProof/>
            <w:sz w:val="22"/>
          </w:rPr>
          <w:tab/>
        </w:r>
        <w:r w:rsidR="00C44FE2" w:rsidRPr="00DB1466">
          <w:rPr>
            <w:rStyle w:val="Hyperlink"/>
            <w:noProof/>
            <w:lang w:val="pt-BR"/>
          </w:rPr>
          <w:t>Mô hình ARIMA có tính mùa (SARIMA)</w:t>
        </w:r>
        <w:r w:rsidR="00C44FE2">
          <w:rPr>
            <w:noProof/>
            <w:webHidden/>
          </w:rPr>
          <w:tab/>
        </w:r>
        <w:r w:rsidR="00C44FE2">
          <w:rPr>
            <w:noProof/>
            <w:webHidden/>
          </w:rPr>
          <w:fldChar w:fldCharType="begin"/>
        </w:r>
        <w:r w:rsidR="00C44FE2">
          <w:rPr>
            <w:noProof/>
            <w:webHidden/>
          </w:rPr>
          <w:instrText xml:space="preserve"> PAGEREF _Toc343859765 \h </w:instrText>
        </w:r>
        <w:r w:rsidR="00C44FE2">
          <w:rPr>
            <w:noProof/>
            <w:webHidden/>
          </w:rPr>
        </w:r>
        <w:r w:rsidR="00C44FE2">
          <w:rPr>
            <w:noProof/>
            <w:webHidden/>
          </w:rPr>
          <w:fldChar w:fldCharType="separate"/>
        </w:r>
        <w:r w:rsidR="00C44FE2">
          <w:rPr>
            <w:noProof/>
            <w:webHidden/>
          </w:rPr>
          <w:t>21</w:t>
        </w:r>
        <w:r w:rsidR="00C44FE2">
          <w:rPr>
            <w:noProof/>
            <w:webHidden/>
          </w:rPr>
          <w:fldChar w:fldCharType="end"/>
        </w:r>
      </w:hyperlink>
    </w:p>
    <w:p w14:paraId="141D779C"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66" w:history="1">
        <w:r w:rsidR="00C44FE2" w:rsidRPr="00DB1466">
          <w:rPr>
            <w:rStyle w:val="Hyperlink"/>
            <w:noProof/>
          </w:rPr>
          <w:t>3.2.</w:t>
        </w:r>
        <w:r w:rsidR="00C44FE2">
          <w:rPr>
            <w:rFonts w:asciiTheme="minorHAnsi" w:eastAsiaTheme="minorEastAsia" w:hAnsiTheme="minorHAnsi" w:cstheme="minorBidi"/>
            <w:noProof/>
            <w:sz w:val="22"/>
          </w:rPr>
          <w:tab/>
        </w:r>
        <w:r w:rsidR="00C44FE2" w:rsidRPr="00DB1466">
          <w:rPr>
            <w:rStyle w:val="Hyperlink"/>
            <w:noProof/>
          </w:rPr>
          <w:t>Xây dựng mô hình SARIMA</w:t>
        </w:r>
        <w:r w:rsidR="00C44FE2">
          <w:rPr>
            <w:noProof/>
            <w:webHidden/>
          </w:rPr>
          <w:tab/>
        </w:r>
        <w:r w:rsidR="00C44FE2">
          <w:rPr>
            <w:noProof/>
            <w:webHidden/>
          </w:rPr>
          <w:fldChar w:fldCharType="begin"/>
        </w:r>
        <w:r w:rsidR="00C44FE2">
          <w:rPr>
            <w:noProof/>
            <w:webHidden/>
          </w:rPr>
          <w:instrText xml:space="preserve"> PAGEREF _Toc343859766 \h </w:instrText>
        </w:r>
        <w:r w:rsidR="00C44FE2">
          <w:rPr>
            <w:noProof/>
            <w:webHidden/>
          </w:rPr>
        </w:r>
        <w:r w:rsidR="00C44FE2">
          <w:rPr>
            <w:noProof/>
            <w:webHidden/>
          </w:rPr>
          <w:fldChar w:fldCharType="separate"/>
        </w:r>
        <w:r w:rsidR="00C44FE2">
          <w:rPr>
            <w:noProof/>
            <w:webHidden/>
          </w:rPr>
          <w:t>21</w:t>
        </w:r>
        <w:r w:rsidR="00C44FE2">
          <w:rPr>
            <w:noProof/>
            <w:webHidden/>
          </w:rPr>
          <w:fldChar w:fldCharType="end"/>
        </w:r>
      </w:hyperlink>
    </w:p>
    <w:p w14:paraId="49826ADF"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7" w:history="1">
        <w:r w:rsidR="00C44FE2" w:rsidRPr="00DB1466">
          <w:rPr>
            <w:rStyle w:val="Hyperlink"/>
            <w:noProof/>
          </w:rPr>
          <w:t>3.2.1.</w:t>
        </w:r>
        <w:r w:rsidR="00C44FE2">
          <w:rPr>
            <w:rFonts w:asciiTheme="minorHAnsi" w:eastAsiaTheme="minorEastAsia" w:hAnsiTheme="minorHAnsi" w:cstheme="minorBidi"/>
            <w:noProof/>
            <w:sz w:val="22"/>
          </w:rPr>
          <w:tab/>
        </w:r>
        <w:r w:rsidR="00C44FE2" w:rsidRPr="00DB1466">
          <w:rPr>
            <w:rStyle w:val="Hyperlink"/>
            <w:noProof/>
          </w:rPr>
          <w:t>Thành phần nhận dạng mô hình</w:t>
        </w:r>
        <w:r w:rsidR="00C44FE2">
          <w:rPr>
            <w:noProof/>
            <w:webHidden/>
          </w:rPr>
          <w:tab/>
        </w:r>
        <w:r w:rsidR="00C44FE2">
          <w:rPr>
            <w:noProof/>
            <w:webHidden/>
          </w:rPr>
          <w:fldChar w:fldCharType="begin"/>
        </w:r>
        <w:r w:rsidR="00C44FE2">
          <w:rPr>
            <w:noProof/>
            <w:webHidden/>
          </w:rPr>
          <w:instrText xml:space="preserve"> PAGEREF _Toc343859767 \h </w:instrText>
        </w:r>
        <w:r w:rsidR="00C44FE2">
          <w:rPr>
            <w:noProof/>
            <w:webHidden/>
          </w:rPr>
        </w:r>
        <w:r w:rsidR="00C44FE2">
          <w:rPr>
            <w:noProof/>
            <w:webHidden/>
          </w:rPr>
          <w:fldChar w:fldCharType="separate"/>
        </w:r>
        <w:r w:rsidR="00C44FE2">
          <w:rPr>
            <w:noProof/>
            <w:webHidden/>
          </w:rPr>
          <w:t>22</w:t>
        </w:r>
        <w:r w:rsidR="00C44FE2">
          <w:rPr>
            <w:noProof/>
            <w:webHidden/>
          </w:rPr>
          <w:fldChar w:fldCharType="end"/>
        </w:r>
      </w:hyperlink>
    </w:p>
    <w:p w14:paraId="2B4AC6A1"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8" w:history="1">
        <w:r w:rsidR="00C44FE2" w:rsidRPr="00DB1466">
          <w:rPr>
            <w:rStyle w:val="Hyperlink"/>
            <w:noProof/>
          </w:rPr>
          <w:t>3.2.2.</w:t>
        </w:r>
        <w:r w:rsidR="00C44FE2">
          <w:rPr>
            <w:rFonts w:asciiTheme="minorHAnsi" w:eastAsiaTheme="minorEastAsia" w:hAnsiTheme="minorHAnsi" w:cstheme="minorBidi"/>
            <w:noProof/>
            <w:sz w:val="22"/>
          </w:rPr>
          <w:tab/>
        </w:r>
        <w:r w:rsidR="00C44FE2" w:rsidRPr="00DB1466">
          <w:rPr>
            <w:rStyle w:val="Hyperlink"/>
            <w:rFonts w:eastAsia="Calibri"/>
            <w:noProof/>
          </w:rPr>
          <w:t xml:space="preserve">Thành phần </w:t>
        </w:r>
        <w:r w:rsidR="00C44FE2" w:rsidRPr="00DB1466">
          <w:rPr>
            <w:rStyle w:val="Hyperlink"/>
            <w:noProof/>
          </w:rPr>
          <w:t>khử mùa và xu hướng</w:t>
        </w:r>
        <w:r w:rsidR="00C44FE2">
          <w:rPr>
            <w:noProof/>
            <w:webHidden/>
          </w:rPr>
          <w:tab/>
        </w:r>
        <w:r w:rsidR="00C44FE2">
          <w:rPr>
            <w:noProof/>
            <w:webHidden/>
          </w:rPr>
          <w:fldChar w:fldCharType="begin"/>
        </w:r>
        <w:r w:rsidR="00C44FE2">
          <w:rPr>
            <w:noProof/>
            <w:webHidden/>
          </w:rPr>
          <w:instrText xml:space="preserve"> PAGEREF _Toc343859768 \h </w:instrText>
        </w:r>
        <w:r w:rsidR="00C44FE2">
          <w:rPr>
            <w:noProof/>
            <w:webHidden/>
          </w:rPr>
        </w:r>
        <w:r w:rsidR="00C44FE2">
          <w:rPr>
            <w:noProof/>
            <w:webHidden/>
          </w:rPr>
          <w:fldChar w:fldCharType="separate"/>
        </w:r>
        <w:r w:rsidR="00C44FE2">
          <w:rPr>
            <w:noProof/>
            <w:webHidden/>
          </w:rPr>
          <w:t>26</w:t>
        </w:r>
        <w:r w:rsidR="00C44FE2">
          <w:rPr>
            <w:noProof/>
            <w:webHidden/>
          </w:rPr>
          <w:fldChar w:fldCharType="end"/>
        </w:r>
      </w:hyperlink>
    </w:p>
    <w:p w14:paraId="6EB2CB41"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69" w:history="1">
        <w:r w:rsidR="00C44FE2" w:rsidRPr="00DB1466">
          <w:rPr>
            <w:rStyle w:val="Hyperlink"/>
            <w:noProof/>
          </w:rPr>
          <w:t>3.2.3.</w:t>
        </w:r>
        <w:r w:rsidR="00C44FE2">
          <w:rPr>
            <w:rFonts w:asciiTheme="minorHAnsi" w:eastAsiaTheme="minorEastAsia" w:hAnsiTheme="minorHAnsi" w:cstheme="minorBidi"/>
            <w:noProof/>
            <w:sz w:val="22"/>
          </w:rPr>
          <w:tab/>
        </w:r>
        <w:r w:rsidR="00C44FE2" w:rsidRPr="00DB1466">
          <w:rPr>
            <w:rStyle w:val="Hyperlink"/>
            <w:noProof/>
          </w:rPr>
          <w:t>Thành phần ước lượng tham số</w:t>
        </w:r>
        <w:r w:rsidR="00C44FE2">
          <w:rPr>
            <w:noProof/>
            <w:webHidden/>
          </w:rPr>
          <w:tab/>
        </w:r>
        <w:r w:rsidR="00C44FE2">
          <w:rPr>
            <w:noProof/>
            <w:webHidden/>
          </w:rPr>
          <w:fldChar w:fldCharType="begin"/>
        </w:r>
        <w:r w:rsidR="00C44FE2">
          <w:rPr>
            <w:noProof/>
            <w:webHidden/>
          </w:rPr>
          <w:instrText xml:space="preserve"> PAGEREF _Toc343859769 \h </w:instrText>
        </w:r>
        <w:r w:rsidR="00C44FE2">
          <w:rPr>
            <w:noProof/>
            <w:webHidden/>
          </w:rPr>
        </w:r>
        <w:r w:rsidR="00C44FE2">
          <w:rPr>
            <w:noProof/>
            <w:webHidden/>
          </w:rPr>
          <w:fldChar w:fldCharType="separate"/>
        </w:r>
        <w:r w:rsidR="00C44FE2">
          <w:rPr>
            <w:noProof/>
            <w:webHidden/>
          </w:rPr>
          <w:t>26</w:t>
        </w:r>
        <w:r w:rsidR="00C44FE2">
          <w:rPr>
            <w:noProof/>
            <w:webHidden/>
          </w:rPr>
          <w:fldChar w:fldCharType="end"/>
        </w:r>
      </w:hyperlink>
    </w:p>
    <w:p w14:paraId="5C2C625D"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70" w:history="1">
        <w:r w:rsidR="00C44FE2" w:rsidRPr="00DB1466">
          <w:rPr>
            <w:rStyle w:val="Hyperlink"/>
            <w:noProof/>
          </w:rPr>
          <w:t>3.2.4.</w:t>
        </w:r>
        <w:r w:rsidR="00C44FE2">
          <w:rPr>
            <w:rFonts w:asciiTheme="minorHAnsi" w:eastAsiaTheme="minorEastAsia" w:hAnsiTheme="minorHAnsi" w:cstheme="minorBidi"/>
            <w:noProof/>
            <w:sz w:val="22"/>
          </w:rPr>
          <w:tab/>
        </w:r>
        <w:r w:rsidR="00C44FE2" w:rsidRPr="00DB1466">
          <w:rPr>
            <w:rStyle w:val="Hyperlink"/>
            <w:noProof/>
          </w:rPr>
          <w:t>Thành phần dự báo</w:t>
        </w:r>
        <w:r w:rsidR="00C44FE2">
          <w:rPr>
            <w:noProof/>
            <w:webHidden/>
          </w:rPr>
          <w:tab/>
        </w:r>
        <w:r w:rsidR="00C44FE2">
          <w:rPr>
            <w:noProof/>
            <w:webHidden/>
          </w:rPr>
          <w:fldChar w:fldCharType="begin"/>
        </w:r>
        <w:r w:rsidR="00C44FE2">
          <w:rPr>
            <w:noProof/>
            <w:webHidden/>
          </w:rPr>
          <w:instrText xml:space="preserve"> PAGEREF _Toc343859770 \h </w:instrText>
        </w:r>
        <w:r w:rsidR="00C44FE2">
          <w:rPr>
            <w:noProof/>
            <w:webHidden/>
          </w:rPr>
        </w:r>
        <w:r w:rsidR="00C44FE2">
          <w:rPr>
            <w:noProof/>
            <w:webHidden/>
          </w:rPr>
          <w:fldChar w:fldCharType="separate"/>
        </w:r>
        <w:r w:rsidR="00C44FE2">
          <w:rPr>
            <w:noProof/>
            <w:webHidden/>
          </w:rPr>
          <w:t>28</w:t>
        </w:r>
        <w:r w:rsidR="00C44FE2">
          <w:rPr>
            <w:noProof/>
            <w:webHidden/>
          </w:rPr>
          <w:fldChar w:fldCharType="end"/>
        </w:r>
      </w:hyperlink>
    </w:p>
    <w:p w14:paraId="2DC67D67"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71" w:history="1">
        <w:r w:rsidR="00C44FE2" w:rsidRPr="00DB1466">
          <w:rPr>
            <w:rStyle w:val="Hyperlink"/>
            <w:noProof/>
          </w:rPr>
          <w:t>3.3.</w:t>
        </w:r>
        <w:r w:rsidR="00C44FE2">
          <w:rPr>
            <w:rFonts w:asciiTheme="minorHAnsi" w:eastAsiaTheme="minorEastAsia" w:hAnsiTheme="minorHAnsi" w:cstheme="minorBidi"/>
            <w:noProof/>
            <w:sz w:val="22"/>
          </w:rPr>
          <w:tab/>
        </w:r>
        <w:r w:rsidR="00C44FE2" w:rsidRPr="00DB1466">
          <w:rPr>
            <w:rStyle w:val="Hyperlink"/>
            <w:noProof/>
          </w:rPr>
          <w:t>Kết luận về mô hình ARIMA</w:t>
        </w:r>
        <w:r w:rsidR="00C44FE2">
          <w:rPr>
            <w:noProof/>
            <w:webHidden/>
          </w:rPr>
          <w:tab/>
        </w:r>
        <w:r w:rsidR="00C44FE2">
          <w:rPr>
            <w:noProof/>
            <w:webHidden/>
          </w:rPr>
          <w:fldChar w:fldCharType="begin"/>
        </w:r>
        <w:r w:rsidR="00C44FE2">
          <w:rPr>
            <w:noProof/>
            <w:webHidden/>
          </w:rPr>
          <w:instrText xml:space="preserve"> PAGEREF _Toc343859771 \h </w:instrText>
        </w:r>
        <w:r w:rsidR="00C44FE2">
          <w:rPr>
            <w:noProof/>
            <w:webHidden/>
          </w:rPr>
        </w:r>
        <w:r w:rsidR="00C44FE2">
          <w:rPr>
            <w:noProof/>
            <w:webHidden/>
          </w:rPr>
          <w:fldChar w:fldCharType="separate"/>
        </w:r>
        <w:r w:rsidR="00C44FE2">
          <w:rPr>
            <w:noProof/>
            <w:webHidden/>
          </w:rPr>
          <w:t>29</w:t>
        </w:r>
        <w:r w:rsidR="00C44FE2">
          <w:rPr>
            <w:noProof/>
            <w:webHidden/>
          </w:rPr>
          <w:fldChar w:fldCharType="end"/>
        </w:r>
      </w:hyperlink>
    </w:p>
    <w:p w14:paraId="32C5964F" w14:textId="77777777" w:rsidR="00C44FE2" w:rsidRDefault="00C2484F">
      <w:pPr>
        <w:pStyle w:val="TOC1"/>
        <w:tabs>
          <w:tab w:val="left" w:pos="1760"/>
        </w:tabs>
        <w:rPr>
          <w:rFonts w:asciiTheme="minorHAnsi" w:eastAsiaTheme="minorEastAsia" w:hAnsiTheme="minorHAnsi" w:cstheme="minorBidi"/>
          <w:noProof/>
          <w:sz w:val="22"/>
        </w:rPr>
      </w:pPr>
      <w:hyperlink w:anchor="_Toc343859772" w:history="1">
        <w:r w:rsidR="00C44FE2" w:rsidRPr="00DB1466">
          <w:rPr>
            <w:rStyle w:val="Hyperlink"/>
            <w:noProof/>
          </w:rPr>
          <w:t>Chương 4</w:t>
        </w:r>
        <w:r w:rsidR="00C44FE2">
          <w:rPr>
            <w:rFonts w:asciiTheme="minorHAnsi" w:eastAsiaTheme="minorEastAsia" w:hAnsiTheme="minorHAnsi" w:cstheme="minorBidi"/>
            <w:noProof/>
            <w:sz w:val="22"/>
          </w:rPr>
          <w:tab/>
        </w:r>
        <w:r w:rsidR="00C44FE2" w:rsidRPr="00DB1466">
          <w:rPr>
            <w:rStyle w:val="Hyperlink"/>
            <w:noProof/>
          </w:rPr>
          <w:t>MÔ HÌNH ANN</w:t>
        </w:r>
        <w:r w:rsidR="00C44FE2">
          <w:rPr>
            <w:noProof/>
            <w:webHidden/>
          </w:rPr>
          <w:tab/>
        </w:r>
        <w:r w:rsidR="00C44FE2">
          <w:rPr>
            <w:noProof/>
            <w:webHidden/>
          </w:rPr>
          <w:fldChar w:fldCharType="begin"/>
        </w:r>
        <w:r w:rsidR="00C44FE2">
          <w:rPr>
            <w:noProof/>
            <w:webHidden/>
          </w:rPr>
          <w:instrText xml:space="preserve"> PAGEREF _Toc343859772 \h </w:instrText>
        </w:r>
        <w:r w:rsidR="00C44FE2">
          <w:rPr>
            <w:noProof/>
            <w:webHidden/>
          </w:rPr>
        </w:r>
        <w:r w:rsidR="00C44FE2">
          <w:rPr>
            <w:noProof/>
            <w:webHidden/>
          </w:rPr>
          <w:fldChar w:fldCharType="separate"/>
        </w:r>
        <w:r w:rsidR="00C44FE2">
          <w:rPr>
            <w:noProof/>
            <w:webHidden/>
          </w:rPr>
          <w:t>30</w:t>
        </w:r>
        <w:r w:rsidR="00C44FE2">
          <w:rPr>
            <w:noProof/>
            <w:webHidden/>
          </w:rPr>
          <w:fldChar w:fldCharType="end"/>
        </w:r>
      </w:hyperlink>
    </w:p>
    <w:p w14:paraId="61242FE3"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73" w:history="1">
        <w:r w:rsidR="00C44FE2" w:rsidRPr="00DB1466">
          <w:rPr>
            <w:rStyle w:val="Hyperlink"/>
            <w:noProof/>
          </w:rPr>
          <w:t>4.1.</w:t>
        </w:r>
        <w:r w:rsidR="00C44FE2">
          <w:rPr>
            <w:rFonts w:asciiTheme="minorHAnsi" w:eastAsiaTheme="minorEastAsia" w:hAnsiTheme="minorHAnsi" w:cstheme="minorBidi"/>
            <w:noProof/>
            <w:sz w:val="22"/>
          </w:rPr>
          <w:tab/>
        </w:r>
        <w:r w:rsidR="00C44FE2" w:rsidRPr="00DB1466">
          <w:rPr>
            <w:rStyle w:val="Hyperlink"/>
            <w:noProof/>
          </w:rPr>
          <w:t>Sơ lược về mạng nơron nhân tạo</w:t>
        </w:r>
        <w:r w:rsidR="00C44FE2">
          <w:rPr>
            <w:noProof/>
            <w:webHidden/>
          </w:rPr>
          <w:tab/>
        </w:r>
        <w:r w:rsidR="00C44FE2">
          <w:rPr>
            <w:noProof/>
            <w:webHidden/>
          </w:rPr>
          <w:fldChar w:fldCharType="begin"/>
        </w:r>
        <w:r w:rsidR="00C44FE2">
          <w:rPr>
            <w:noProof/>
            <w:webHidden/>
          </w:rPr>
          <w:instrText xml:space="preserve"> PAGEREF _Toc343859773 \h </w:instrText>
        </w:r>
        <w:r w:rsidR="00C44FE2">
          <w:rPr>
            <w:noProof/>
            <w:webHidden/>
          </w:rPr>
        </w:r>
        <w:r w:rsidR="00C44FE2">
          <w:rPr>
            <w:noProof/>
            <w:webHidden/>
          </w:rPr>
          <w:fldChar w:fldCharType="separate"/>
        </w:r>
        <w:r w:rsidR="00C44FE2">
          <w:rPr>
            <w:noProof/>
            <w:webHidden/>
          </w:rPr>
          <w:t>30</w:t>
        </w:r>
        <w:r w:rsidR="00C44FE2">
          <w:rPr>
            <w:noProof/>
            <w:webHidden/>
          </w:rPr>
          <w:fldChar w:fldCharType="end"/>
        </w:r>
      </w:hyperlink>
    </w:p>
    <w:p w14:paraId="444DF37A"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74" w:history="1">
        <w:r w:rsidR="00C44FE2" w:rsidRPr="00DB1466">
          <w:rPr>
            <w:rStyle w:val="Hyperlink"/>
            <w:noProof/>
          </w:rPr>
          <w:t>4.2.</w:t>
        </w:r>
        <w:r w:rsidR="00C44FE2">
          <w:rPr>
            <w:rFonts w:asciiTheme="minorHAnsi" w:eastAsiaTheme="minorEastAsia" w:hAnsiTheme="minorHAnsi" w:cstheme="minorBidi"/>
            <w:noProof/>
            <w:sz w:val="22"/>
          </w:rPr>
          <w:tab/>
        </w:r>
        <w:r w:rsidR="00C44FE2" w:rsidRPr="00DB1466">
          <w:rPr>
            <w:rStyle w:val="Hyperlink"/>
            <w:noProof/>
          </w:rPr>
          <w:t>Cấu trúc về mạng nơron nhân tạo</w:t>
        </w:r>
        <w:r w:rsidR="00C44FE2">
          <w:rPr>
            <w:noProof/>
            <w:webHidden/>
          </w:rPr>
          <w:tab/>
        </w:r>
        <w:r w:rsidR="00C44FE2">
          <w:rPr>
            <w:noProof/>
            <w:webHidden/>
          </w:rPr>
          <w:fldChar w:fldCharType="begin"/>
        </w:r>
        <w:r w:rsidR="00C44FE2">
          <w:rPr>
            <w:noProof/>
            <w:webHidden/>
          </w:rPr>
          <w:instrText xml:space="preserve"> PAGEREF _Toc343859774 \h </w:instrText>
        </w:r>
        <w:r w:rsidR="00C44FE2">
          <w:rPr>
            <w:noProof/>
            <w:webHidden/>
          </w:rPr>
        </w:r>
        <w:r w:rsidR="00C44FE2">
          <w:rPr>
            <w:noProof/>
            <w:webHidden/>
          </w:rPr>
          <w:fldChar w:fldCharType="separate"/>
        </w:r>
        <w:r w:rsidR="00C44FE2">
          <w:rPr>
            <w:noProof/>
            <w:webHidden/>
          </w:rPr>
          <w:t>31</w:t>
        </w:r>
        <w:r w:rsidR="00C44FE2">
          <w:rPr>
            <w:noProof/>
            <w:webHidden/>
          </w:rPr>
          <w:fldChar w:fldCharType="end"/>
        </w:r>
      </w:hyperlink>
    </w:p>
    <w:p w14:paraId="7D826B41" w14:textId="3AFC8F1F"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75" w:history="1">
        <w:r w:rsidR="00C44FE2" w:rsidRPr="00DB1466">
          <w:rPr>
            <w:rStyle w:val="Hyperlink"/>
            <w:noProof/>
          </w:rPr>
          <w:t>4.3.</w:t>
        </w:r>
        <w:r w:rsidR="00C44FE2">
          <w:rPr>
            <w:rFonts w:asciiTheme="minorHAnsi" w:eastAsiaTheme="minorEastAsia" w:hAnsiTheme="minorHAnsi" w:cstheme="minorBidi"/>
            <w:noProof/>
            <w:sz w:val="22"/>
          </w:rPr>
          <w:tab/>
        </w:r>
        <w:r w:rsidR="00C44FE2" w:rsidRPr="00DB1466">
          <w:rPr>
            <w:rStyle w:val="Hyperlink"/>
            <w:noProof/>
          </w:rPr>
          <w:t>Nguyên tắc hoạt động và các giải thuật huấn luyện của mạng nơron nhân tạo</w:t>
        </w:r>
        <w:r w:rsidR="00C44FE2">
          <w:rPr>
            <w:noProof/>
            <w:webHidden/>
          </w:rPr>
          <w:tab/>
        </w:r>
        <w:r w:rsidR="00C44FE2">
          <w:rPr>
            <w:noProof/>
            <w:webHidden/>
          </w:rPr>
          <w:tab/>
        </w:r>
        <w:r w:rsidR="00C44FE2">
          <w:rPr>
            <w:noProof/>
            <w:webHidden/>
          </w:rPr>
          <w:fldChar w:fldCharType="begin"/>
        </w:r>
        <w:r w:rsidR="00C44FE2">
          <w:rPr>
            <w:noProof/>
            <w:webHidden/>
          </w:rPr>
          <w:instrText xml:space="preserve"> PAGEREF _Toc343859775 \h </w:instrText>
        </w:r>
        <w:r w:rsidR="00C44FE2">
          <w:rPr>
            <w:noProof/>
            <w:webHidden/>
          </w:rPr>
        </w:r>
        <w:r w:rsidR="00C44FE2">
          <w:rPr>
            <w:noProof/>
            <w:webHidden/>
          </w:rPr>
          <w:fldChar w:fldCharType="separate"/>
        </w:r>
        <w:r w:rsidR="00C44FE2">
          <w:rPr>
            <w:noProof/>
            <w:webHidden/>
          </w:rPr>
          <w:t>34</w:t>
        </w:r>
        <w:r w:rsidR="00C44FE2">
          <w:rPr>
            <w:noProof/>
            <w:webHidden/>
          </w:rPr>
          <w:fldChar w:fldCharType="end"/>
        </w:r>
      </w:hyperlink>
    </w:p>
    <w:p w14:paraId="0F5997F3"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76" w:history="1">
        <w:r w:rsidR="00C44FE2" w:rsidRPr="00DB1466">
          <w:rPr>
            <w:rStyle w:val="Hyperlink"/>
            <w:noProof/>
          </w:rPr>
          <w:t>4.3.1.</w:t>
        </w:r>
        <w:r w:rsidR="00C44FE2">
          <w:rPr>
            <w:rFonts w:asciiTheme="minorHAnsi" w:eastAsiaTheme="minorEastAsia" w:hAnsiTheme="minorHAnsi" w:cstheme="minorBidi"/>
            <w:noProof/>
            <w:sz w:val="22"/>
          </w:rPr>
          <w:tab/>
        </w:r>
        <w:r w:rsidR="00C44FE2" w:rsidRPr="00DB1466">
          <w:rPr>
            <w:rStyle w:val="Hyperlink"/>
            <w:noProof/>
          </w:rPr>
          <w:t>Perceptron</w:t>
        </w:r>
        <w:r w:rsidR="00C44FE2">
          <w:rPr>
            <w:noProof/>
            <w:webHidden/>
          </w:rPr>
          <w:tab/>
        </w:r>
        <w:r w:rsidR="00C44FE2">
          <w:rPr>
            <w:noProof/>
            <w:webHidden/>
          </w:rPr>
          <w:fldChar w:fldCharType="begin"/>
        </w:r>
        <w:r w:rsidR="00C44FE2">
          <w:rPr>
            <w:noProof/>
            <w:webHidden/>
          </w:rPr>
          <w:instrText xml:space="preserve"> PAGEREF _Toc343859776 \h </w:instrText>
        </w:r>
        <w:r w:rsidR="00C44FE2">
          <w:rPr>
            <w:noProof/>
            <w:webHidden/>
          </w:rPr>
        </w:r>
        <w:r w:rsidR="00C44FE2">
          <w:rPr>
            <w:noProof/>
            <w:webHidden/>
          </w:rPr>
          <w:fldChar w:fldCharType="separate"/>
        </w:r>
        <w:r w:rsidR="00C44FE2">
          <w:rPr>
            <w:noProof/>
            <w:webHidden/>
          </w:rPr>
          <w:t>35</w:t>
        </w:r>
        <w:r w:rsidR="00C44FE2">
          <w:rPr>
            <w:noProof/>
            <w:webHidden/>
          </w:rPr>
          <w:fldChar w:fldCharType="end"/>
        </w:r>
      </w:hyperlink>
    </w:p>
    <w:p w14:paraId="7B26F826"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77" w:history="1">
        <w:r w:rsidR="00C44FE2" w:rsidRPr="00DB1466">
          <w:rPr>
            <w:rStyle w:val="Hyperlink"/>
            <w:noProof/>
          </w:rPr>
          <w:t>4.3.2.</w:t>
        </w:r>
        <w:r w:rsidR="00C44FE2">
          <w:rPr>
            <w:rFonts w:asciiTheme="minorHAnsi" w:eastAsiaTheme="minorEastAsia" w:hAnsiTheme="minorHAnsi" w:cstheme="minorBidi"/>
            <w:noProof/>
            <w:sz w:val="22"/>
          </w:rPr>
          <w:tab/>
        </w:r>
        <w:r w:rsidR="00C44FE2" w:rsidRPr="00DB1466">
          <w:rPr>
            <w:rStyle w:val="Hyperlink"/>
            <w:noProof/>
          </w:rPr>
          <w:t>Mạng nhiều lớp và giải thuật lan truyền ngược</w:t>
        </w:r>
        <w:r w:rsidR="00C44FE2">
          <w:rPr>
            <w:noProof/>
            <w:webHidden/>
          </w:rPr>
          <w:tab/>
        </w:r>
        <w:r w:rsidR="00C44FE2">
          <w:rPr>
            <w:noProof/>
            <w:webHidden/>
          </w:rPr>
          <w:fldChar w:fldCharType="begin"/>
        </w:r>
        <w:r w:rsidR="00C44FE2">
          <w:rPr>
            <w:noProof/>
            <w:webHidden/>
          </w:rPr>
          <w:instrText xml:space="preserve"> PAGEREF _Toc343859777 \h </w:instrText>
        </w:r>
        <w:r w:rsidR="00C44FE2">
          <w:rPr>
            <w:noProof/>
            <w:webHidden/>
          </w:rPr>
        </w:r>
        <w:r w:rsidR="00C44FE2">
          <w:rPr>
            <w:noProof/>
            <w:webHidden/>
          </w:rPr>
          <w:fldChar w:fldCharType="separate"/>
        </w:r>
        <w:r w:rsidR="00C44FE2">
          <w:rPr>
            <w:noProof/>
            <w:webHidden/>
          </w:rPr>
          <w:t>40</w:t>
        </w:r>
        <w:r w:rsidR="00C44FE2">
          <w:rPr>
            <w:noProof/>
            <w:webHidden/>
          </w:rPr>
          <w:fldChar w:fldCharType="end"/>
        </w:r>
      </w:hyperlink>
    </w:p>
    <w:p w14:paraId="210AD6D2"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78" w:history="1">
        <w:r w:rsidR="00C44FE2" w:rsidRPr="00DB1466">
          <w:rPr>
            <w:rStyle w:val="Hyperlink"/>
            <w:noProof/>
          </w:rPr>
          <w:t>4.3.3.</w:t>
        </w:r>
        <w:r w:rsidR="00C44FE2">
          <w:rPr>
            <w:rFonts w:asciiTheme="minorHAnsi" w:eastAsiaTheme="minorEastAsia" w:hAnsiTheme="minorHAnsi" w:cstheme="minorBidi"/>
            <w:noProof/>
            <w:sz w:val="22"/>
          </w:rPr>
          <w:tab/>
        </w:r>
        <w:r w:rsidR="00C44FE2" w:rsidRPr="00DB1466">
          <w:rPr>
            <w:rStyle w:val="Hyperlink"/>
            <w:noProof/>
          </w:rPr>
          <w:t>Giải thuật RPROP</w:t>
        </w:r>
        <w:r w:rsidR="00C44FE2">
          <w:rPr>
            <w:noProof/>
            <w:webHidden/>
          </w:rPr>
          <w:tab/>
        </w:r>
        <w:r w:rsidR="00C44FE2">
          <w:rPr>
            <w:noProof/>
            <w:webHidden/>
          </w:rPr>
          <w:fldChar w:fldCharType="begin"/>
        </w:r>
        <w:r w:rsidR="00C44FE2">
          <w:rPr>
            <w:noProof/>
            <w:webHidden/>
          </w:rPr>
          <w:instrText xml:space="preserve"> PAGEREF _Toc343859778 \h </w:instrText>
        </w:r>
        <w:r w:rsidR="00C44FE2">
          <w:rPr>
            <w:noProof/>
            <w:webHidden/>
          </w:rPr>
        </w:r>
        <w:r w:rsidR="00C44FE2">
          <w:rPr>
            <w:noProof/>
            <w:webHidden/>
          </w:rPr>
          <w:fldChar w:fldCharType="separate"/>
        </w:r>
        <w:r w:rsidR="00C44FE2">
          <w:rPr>
            <w:noProof/>
            <w:webHidden/>
          </w:rPr>
          <w:t>45</w:t>
        </w:r>
        <w:r w:rsidR="00C44FE2">
          <w:rPr>
            <w:noProof/>
            <w:webHidden/>
          </w:rPr>
          <w:fldChar w:fldCharType="end"/>
        </w:r>
      </w:hyperlink>
    </w:p>
    <w:p w14:paraId="37E00A6F"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79" w:history="1">
        <w:r w:rsidR="00C44FE2" w:rsidRPr="00DB1466">
          <w:rPr>
            <w:rStyle w:val="Hyperlink"/>
            <w:noProof/>
          </w:rPr>
          <w:t>4.3.4.</w:t>
        </w:r>
        <w:r w:rsidR="00C44FE2">
          <w:rPr>
            <w:rFonts w:asciiTheme="minorHAnsi" w:eastAsiaTheme="minorEastAsia" w:hAnsiTheme="minorHAnsi" w:cstheme="minorBidi"/>
            <w:noProof/>
            <w:sz w:val="22"/>
          </w:rPr>
          <w:tab/>
        </w:r>
        <w:r w:rsidR="00C44FE2" w:rsidRPr="00DB1466">
          <w:rPr>
            <w:rStyle w:val="Hyperlink"/>
            <w:noProof/>
          </w:rPr>
          <w:t>Hiện tượng quá khớp</w:t>
        </w:r>
        <w:r w:rsidR="00C44FE2">
          <w:rPr>
            <w:noProof/>
            <w:webHidden/>
          </w:rPr>
          <w:tab/>
        </w:r>
        <w:r w:rsidR="00C44FE2">
          <w:rPr>
            <w:noProof/>
            <w:webHidden/>
          </w:rPr>
          <w:fldChar w:fldCharType="begin"/>
        </w:r>
        <w:r w:rsidR="00C44FE2">
          <w:rPr>
            <w:noProof/>
            <w:webHidden/>
          </w:rPr>
          <w:instrText xml:space="preserve"> PAGEREF _Toc343859779 \h </w:instrText>
        </w:r>
        <w:r w:rsidR="00C44FE2">
          <w:rPr>
            <w:noProof/>
            <w:webHidden/>
          </w:rPr>
        </w:r>
        <w:r w:rsidR="00C44FE2">
          <w:rPr>
            <w:noProof/>
            <w:webHidden/>
          </w:rPr>
          <w:fldChar w:fldCharType="separate"/>
        </w:r>
        <w:r w:rsidR="00C44FE2">
          <w:rPr>
            <w:noProof/>
            <w:webHidden/>
          </w:rPr>
          <w:t>49</w:t>
        </w:r>
        <w:r w:rsidR="00C44FE2">
          <w:rPr>
            <w:noProof/>
            <w:webHidden/>
          </w:rPr>
          <w:fldChar w:fldCharType="end"/>
        </w:r>
      </w:hyperlink>
    </w:p>
    <w:p w14:paraId="28FD1D7E"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80" w:history="1">
        <w:r w:rsidR="00C44FE2" w:rsidRPr="00DB1466">
          <w:rPr>
            <w:rStyle w:val="Hyperlink"/>
            <w:noProof/>
          </w:rPr>
          <w:t>4.4.</w:t>
        </w:r>
        <w:r w:rsidR="00C44FE2">
          <w:rPr>
            <w:rFonts w:asciiTheme="minorHAnsi" w:eastAsiaTheme="minorEastAsia" w:hAnsiTheme="minorHAnsi" w:cstheme="minorBidi"/>
            <w:noProof/>
            <w:sz w:val="22"/>
          </w:rPr>
          <w:tab/>
        </w:r>
        <w:r w:rsidR="00C44FE2" w:rsidRPr="00DB1466">
          <w:rPr>
            <w:rStyle w:val="Hyperlink"/>
            <w:noProof/>
          </w:rPr>
          <w:t>Áp dụng mạng Nơron vào dự báo dữ liệu chuỗi thời gian</w:t>
        </w:r>
        <w:r w:rsidR="00C44FE2">
          <w:rPr>
            <w:noProof/>
            <w:webHidden/>
          </w:rPr>
          <w:tab/>
        </w:r>
        <w:r w:rsidR="00C44FE2">
          <w:rPr>
            <w:noProof/>
            <w:webHidden/>
          </w:rPr>
          <w:fldChar w:fldCharType="begin"/>
        </w:r>
        <w:r w:rsidR="00C44FE2">
          <w:rPr>
            <w:noProof/>
            <w:webHidden/>
          </w:rPr>
          <w:instrText xml:space="preserve"> PAGEREF _Toc343859780 \h </w:instrText>
        </w:r>
        <w:r w:rsidR="00C44FE2">
          <w:rPr>
            <w:noProof/>
            <w:webHidden/>
          </w:rPr>
        </w:r>
        <w:r w:rsidR="00C44FE2">
          <w:rPr>
            <w:noProof/>
            <w:webHidden/>
          </w:rPr>
          <w:fldChar w:fldCharType="separate"/>
        </w:r>
        <w:r w:rsidR="00C44FE2">
          <w:rPr>
            <w:noProof/>
            <w:webHidden/>
          </w:rPr>
          <w:t>49</w:t>
        </w:r>
        <w:r w:rsidR="00C44FE2">
          <w:rPr>
            <w:noProof/>
            <w:webHidden/>
          </w:rPr>
          <w:fldChar w:fldCharType="end"/>
        </w:r>
      </w:hyperlink>
    </w:p>
    <w:p w14:paraId="11612419"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81" w:history="1">
        <w:r w:rsidR="00C44FE2" w:rsidRPr="00DB1466">
          <w:rPr>
            <w:rStyle w:val="Hyperlink"/>
            <w:noProof/>
          </w:rPr>
          <w:t>4.5.</w:t>
        </w:r>
        <w:r w:rsidR="00C44FE2">
          <w:rPr>
            <w:rFonts w:asciiTheme="minorHAnsi" w:eastAsiaTheme="minorEastAsia" w:hAnsiTheme="minorHAnsi" w:cstheme="minorBidi"/>
            <w:noProof/>
            <w:sz w:val="22"/>
          </w:rPr>
          <w:tab/>
        </w:r>
        <w:r w:rsidR="00C44FE2" w:rsidRPr="00DB1466">
          <w:rPr>
            <w:rStyle w:val="Hyperlink"/>
            <w:noProof/>
          </w:rPr>
          <w:t>Các bước xây dựng mô hình mạng nơron</w:t>
        </w:r>
        <w:r w:rsidR="00C44FE2">
          <w:rPr>
            <w:noProof/>
            <w:webHidden/>
          </w:rPr>
          <w:tab/>
        </w:r>
        <w:r w:rsidR="00C44FE2">
          <w:rPr>
            <w:noProof/>
            <w:webHidden/>
          </w:rPr>
          <w:fldChar w:fldCharType="begin"/>
        </w:r>
        <w:r w:rsidR="00C44FE2">
          <w:rPr>
            <w:noProof/>
            <w:webHidden/>
          </w:rPr>
          <w:instrText xml:space="preserve"> PAGEREF _Toc343859781 \h </w:instrText>
        </w:r>
        <w:r w:rsidR="00C44FE2">
          <w:rPr>
            <w:noProof/>
            <w:webHidden/>
          </w:rPr>
        </w:r>
        <w:r w:rsidR="00C44FE2">
          <w:rPr>
            <w:noProof/>
            <w:webHidden/>
          </w:rPr>
          <w:fldChar w:fldCharType="separate"/>
        </w:r>
        <w:r w:rsidR="00C44FE2">
          <w:rPr>
            <w:noProof/>
            <w:webHidden/>
          </w:rPr>
          <w:t>50</w:t>
        </w:r>
        <w:r w:rsidR="00C44FE2">
          <w:rPr>
            <w:noProof/>
            <w:webHidden/>
          </w:rPr>
          <w:fldChar w:fldCharType="end"/>
        </w:r>
      </w:hyperlink>
    </w:p>
    <w:p w14:paraId="56B284D5"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2" w:history="1">
        <w:r w:rsidR="00C44FE2" w:rsidRPr="00DB1466">
          <w:rPr>
            <w:rStyle w:val="Hyperlink"/>
            <w:noProof/>
          </w:rPr>
          <w:t>4.5.1.</w:t>
        </w:r>
        <w:r w:rsidR="00C44FE2">
          <w:rPr>
            <w:rFonts w:asciiTheme="minorHAnsi" w:eastAsiaTheme="minorEastAsia" w:hAnsiTheme="minorHAnsi" w:cstheme="minorBidi"/>
            <w:noProof/>
            <w:sz w:val="22"/>
          </w:rPr>
          <w:tab/>
        </w:r>
        <w:r w:rsidR="00C44FE2" w:rsidRPr="00DB1466">
          <w:rPr>
            <w:rStyle w:val="Hyperlink"/>
            <w:noProof/>
          </w:rPr>
          <w:t>Lựa chọn các biến</w:t>
        </w:r>
        <w:r w:rsidR="00C44FE2">
          <w:rPr>
            <w:noProof/>
            <w:webHidden/>
          </w:rPr>
          <w:tab/>
        </w:r>
        <w:r w:rsidR="00C44FE2">
          <w:rPr>
            <w:noProof/>
            <w:webHidden/>
          </w:rPr>
          <w:fldChar w:fldCharType="begin"/>
        </w:r>
        <w:r w:rsidR="00C44FE2">
          <w:rPr>
            <w:noProof/>
            <w:webHidden/>
          </w:rPr>
          <w:instrText xml:space="preserve"> PAGEREF _Toc343859782 \h </w:instrText>
        </w:r>
        <w:r w:rsidR="00C44FE2">
          <w:rPr>
            <w:noProof/>
            <w:webHidden/>
          </w:rPr>
        </w:r>
        <w:r w:rsidR="00C44FE2">
          <w:rPr>
            <w:noProof/>
            <w:webHidden/>
          </w:rPr>
          <w:fldChar w:fldCharType="separate"/>
        </w:r>
        <w:r w:rsidR="00C44FE2">
          <w:rPr>
            <w:noProof/>
            <w:webHidden/>
          </w:rPr>
          <w:t>51</w:t>
        </w:r>
        <w:r w:rsidR="00C44FE2">
          <w:rPr>
            <w:noProof/>
            <w:webHidden/>
          </w:rPr>
          <w:fldChar w:fldCharType="end"/>
        </w:r>
      </w:hyperlink>
    </w:p>
    <w:p w14:paraId="199ED099"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3" w:history="1">
        <w:r w:rsidR="00C44FE2" w:rsidRPr="00DB1466">
          <w:rPr>
            <w:rStyle w:val="Hyperlink"/>
            <w:noProof/>
          </w:rPr>
          <w:t>4.5.2.</w:t>
        </w:r>
        <w:r w:rsidR="00C44FE2">
          <w:rPr>
            <w:rFonts w:asciiTheme="minorHAnsi" w:eastAsiaTheme="minorEastAsia" w:hAnsiTheme="minorHAnsi" w:cstheme="minorBidi"/>
            <w:noProof/>
            <w:sz w:val="22"/>
          </w:rPr>
          <w:tab/>
        </w:r>
        <w:r w:rsidR="00C44FE2" w:rsidRPr="00DB1466">
          <w:rPr>
            <w:rStyle w:val="Hyperlink"/>
            <w:noProof/>
            <w:lang w:val="fr-FR"/>
          </w:rPr>
          <w:t>Thu thập dữ liệu</w:t>
        </w:r>
        <w:r w:rsidR="00C44FE2">
          <w:rPr>
            <w:noProof/>
            <w:webHidden/>
          </w:rPr>
          <w:tab/>
        </w:r>
        <w:r w:rsidR="00C44FE2">
          <w:rPr>
            <w:noProof/>
            <w:webHidden/>
          </w:rPr>
          <w:fldChar w:fldCharType="begin"/>
        </w:r>
        <w:r w:rsidR="00C44FE2">
          <w:rPr>
            <w:noProof/>
            <w:webHidden/>
          </w:rPr>
          <w:instrText xml:space="preserve"> PAGEREF _Toc343859783 \h </w:instrText>
        </w:r>
        <w:r w:rsidR="00C44FE2">
          <w:rPr>
            <w:noProof/>
            <w:webHidden/>
          </w:rPr>
        </w:r>
        <w:r w:rsidR="00C44FE2">
          <w:rPr>
            <w:noProof/>
            <w:webHidden/>
          </w:rPr>
          <w:fldChar w:fldCharType="separate"/>
        </w:r>
        <w:r w:rsidR="00C44FE2">
          <w:rPr>
            <w:noProof/>
            <w:webHidden/>
          </w:rPr>
          <w:t>51</w:t>
        </w:r>
        <w:r w:rsidR="00C44FE2">
          <w:rPr>
            <w:noProof/>
            <w:webHidden/>
          </w:rPr>
          <w:fldChar w:fldCharType="end"/>
        </w:r>
      </w:hyperlink>
    </w:p>
    <w:p w14:paraId="7CB542AA"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4" w:history="1">
        <w:r w:rsidR="00C44FE2" w:rsidRPr="00DB1466">
          <w:rPr>
            <w:rStyle w:val="Hyperlink"/>
            <w:noProof/>
          </w:rPr>
          <w:t>4.5.3.</w:t>
        </w:r>
        <w:r w:rsidR="00C44FE2">
          <w:rPr>
            <w:rFonts w:asciiTheme="minorHAnsi" w:eastAsiaTheme="minorEastAsia" w:hAnsiTheme="minorHAnsi" w:cstheme="minorBidi"/>
            <w:noProof/>
            <w:sz w:val="22"/>
          </w:rPr>
          <w:tab/>
        </w:r>
        <w:r w:rsidR="00C44FE2" w:rsidRPr="00DB1466">
          <w:rPr>
            <w:rStyle w:val="Hyperlink"/>
            <w:noProof/>
          </w:rPr>
          <w:t>Tiền xử lý dữ liệu</w:t>
        </w:r>
        <w:r w:rsidR="00C44FE2">
          <w:rPr>
            <w:noProof/>
            <w:webHidden/>
          </w:rPr>
          <w:tab/>
        </w:r>
        <w:r w:rsidR="00C44FE2">
          <w:rPr>
            <w:noProof/>
            <w:webHidden/>
          </w:rPr>
          <w:fldChar w:fldCharType="begin"/>
        </w:r>
        <w:r w:rsidR="00C44FE2">
          <w:rPr>
            <w:noProof/>
            <w:webHidden/>
          </w:rPr>
          <w:instrText xml:space="preserve"> PAGEREF _Toc343859784 \h </w:instrText>
        </w:r>
        <w:r w:rsidR="00C44FE2">
          <w:rPr>
            <w:noProof/>
            <w:webHidden/>
          </w:rPr>
        </w:r>
        <w:r w:rsidR="00C44FE2">
          <w:rPr>
            <w:noProof/>
            <w:webHidden/>
          </w:rPr>
          <w:fldChar w:fldCharType="separate"/>
        </w:r>
        <w:r w:rsidR="00C44FE2">
          <w:rPr>
            <w:noProof/>
            <w:webHidden/>
          </w:rPr>
          <w:t>52</w:t>
        </w:r>
        <w:r w:rsidR="00C44FE2">
          <w:rPr>
            <w:noProof/>
            <w:webHidden/>
          </w:rPr>
          <w:fldChar w:fldCharType="end"/>
        </w:r>
      </w:hyperlink>
    </w:p>
    <w:p w14:paraId="50CB5FBB"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5" w:history="1">
        <w:r w:rsidR="00C44FE2" w:rsidRPr="00DB1466">
          <w:rPr>
            <w:rStyle w:val="Hyperlink"/>
            <w:noProof/>
          </w:rPr>
          <w:t>4.5.4.</w:t>
        </w:r>
        <w:r w:rsidR="00C44FE2">
          <w:rPr>
            <w:rFonts w:asciiTheme="minorHAnsi" w:eastAsiaTheme="minorEastAsia" w:hAnsiTheme="minorHAnsi" w:cstheme="minorBidi"/>
            <w:noProof/>
            <w:sz w:val="22"/>
          </w:rPr>
          <w:tab/>
        </w:r>
        <w:r w:rsidR="00C44FE2" w:rsidRPr="00DB1466">
          <w:rPr>
            <w:rStyle w:val="Hyperlink"/>
            <w:noProof/>
          </w:rPr>
          <w:t>Phân chia tập dữ liệu</w:t>
        </w:r>
        <w:r w:rsidR="00C44FE2">
          <w:rPr>
            <w:noProof/>
            <w:webHidden/>
          </w:rPr>
          <w:tab/>
        </w:r>
        <w:r w:rsidR="00C44FE2">
          <w:rPr>
            <w:noProof/>
            <w:webHidden/>
          </w:rPr>
          <w:fldChar w:fldCharType="begin"/>
        </w:r>
        <w:r w:rsidR="00C44FE2">
          <w:rPr>
            <w:noProof/>
            <w:webHidden/>
          </w:rPr>
          <w:instrText xml:space="preserve"> PAGEREF _Toc343859785 \h </w:instrText>
        </w:r>
        <w:r w:rsidR="00C44FE2">
          <w:rPr>
            <w:noProof/>
            <w:webHidden/>
          </w:rPr>
        </w:r>
        <w:r w:rsidR="00C44FE2">
          <w:rPr>
            <w:noProof/>
            <w:webHidden/>
          </w:rPr>
          <w:fldChar w:fldCharType="separate"/>
        </w:r>
        <w:r w:rsidR="00C44FE2">
          <w:rPr>
            <w:noProof/>
            <w:webHidden/>
          </w:rPr>
          <w:t>52</w:t>
        </w:r>
        <w:r w:rsidR="00C44FE2">
          <w:rPr>
            <w:noProof/>
            <w:webHidden/>
          </w:rPr>
          <w:fldChar w:fldCharType="end"/>
        </w:r>
      </w:hyperlink>
    </w:p>
    <w:p w14:paraId="25245909"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6" w:history="1">
        <w:r w:rsidR="00C44FE2" w:rsidRPr="00DB1466">
          <w:rPr>
            <w:rStyle w:val="Hyperlink"/>
            <w:noProof/>
          </w:rPr>
          <w:t>4.5.5.</w:t>
        </w:r>
        <w:r w:rsidR="00C44FE2">
          <w:rPr>
            <w:rFonts w:asciiTheme="minorHAnsi" w:eastAsiaTheme="minorEastAsia" w:hAnsiTheme="minorHAnsi" w:cstheme="minorBidi"/>
            <w:noProof/>
            <w:sz w:val="22"/>
          </w:rPr>
          <w:tab/>
        </w:r>
        <w:r w:rsidR="00C44FE2" w:rsidRPr="00DB1466">
          <w:rPr>
            <w:rStyle w:val="Hyperlink"/>
            <w:noProof/>
          </w:rPr>
          <w:t>Xây dựng cấu trúc mạng</w:t>
        </w:r>
        <w:r w:rsidR="00C44FE2">
          <w:rPr>
            <w:noProof/>
            <w:webHidden/>
          </w:rPr>
          <w:tab/>
        </w:r>
        <w:r w:rsidR="00C44FE2">
          <w:rPr>
            <w:noProof/>
            <w:webHidden/>
          </w:rPr>
          <w:fldChar w:fldCharType="begin"/>
        </w:r>
        <w:r w:rsidR="00C44FE2">
          <w:rPr>
            <w:noProof/>
            <w:webHidden/>
          </w:rPr>
          <w:instrText xml:space="preserve"> PAGEREF _Toc343859786 \h </w:instrText>
        </w:r>
        <w:r w:rsidR="00C44FE2">
          <w:rPr>
            <w:noProof/>
            <w:webHidden/>
          </w:rPr>
        </w:r>
        <w:r w:rsidR="00C44FE2">
          <w:rPr>
            <w:noProof/>
            <w:webHidden/>
          </w:rPr>
          <w:fldChar w:fldCharType="separate"/>
        </w:r>
        <w:r w:rsidR="00C44FE2">
          <w:rPr>
            <w:noProof/>
            <w:webHidden/>
          </w:rPr>
          <w:t>53</w:t>
        </w:r>
        <w:r w:rsidR="00C44FE2">
          <w:rPr>
            <w:noProof/>
            <w:webHidden/>
          </w:rPr>
          <w:fldChar w:fldCharType="end"/>
        </w:r>
      </w:hyperlink>
    </w:p>
    <w:p w14:paraId="7E786869"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7" w:history="1">
        <w:r w:rsidR="00C44FE2" w:rsidRPr="00DB1466">
          <w:rPr>
            <w:rStyle w:val="Hyperlink"/>
            <w:noProof/>
          </w:rPr>
          <w:t>4.5.6.</w:t>
        </w:r>
        <w:r w:rsidR="00C44FE2">
          <w:rPr>
            <w:rFonts w:asciiTheme="minorHAnsi" w:eastAsiaTheme="minorEastAsia" w:hAnsiTheme="minorHAnsi" w:cstheme="minorBidi"/>
            <w:noProof/>
            <w:sz w:val="22"/>
          </w:rPr>
          <w:tab/>
        </w:r>
        <w:r w:rsidR="00C44FE2" w:rsidRPr="00DB1466">
          <w:rPr>
            <w:rStyle w:val="Hyperlink"/>
            <w:noProof/>
          </w:rPr>
          <w:t>Xác định tiêu chuẩn đánh giá</w:t>
        </w:r>
        <w:r w:rsidR="00C44FE2">
          <w:rPr>
            <w:noProof/>
            <w:webHidden/>
          </w:rPr>
          <w:tab/>
        </w:r>
        <w:r w:rsidR="00C44FE2">
          <w:rPr>
            <w:noProof/>
            <w:webHidden/>
          </w:rPr>
          <w:fldChar w:fldCharType="begin"/>
        </w:r>
        <w:r w:rsidR="00C44FE2">
          <w:rPr>
            <w:noProof/>
            <w:webHidden/>
          </w:rPr>
          <w:instrText xml:space="preserve"> PAGEREF _Toc343859787 \h </w:instrText>
        </w:r>
        <w:r w:rsidR="00C44FE2">
          <w:rPr>
            <w:noProof/>
            <w:webHidden/>
          </w:rPr>
        </w:r>
        <w:r w:rsidR="00C44FE2">
          <w:rPr>
            <w:noProof/>
            <w:webHidden/>
          </w:rPr>
          <w:fldChar w:fldCharType="separate"/>
        </w:r>
        <w:r w:rsidR="00C44FE2">
          <w:rPr>
            <w:noProof/>
            <w:webHidden/>
          </w:rPr>
          <w:t>55</w:t>
        </w:r>
        <w:r w:rsidR="00C44FE2">
          <w:rPr>
            <w:noProof/>
            <w:webHidden/>
          </w:rPr>
          <w:fldChar w:fldCharType="end"/>
        </w:r>
      </w:hyperlink>
    </w:p>
    <w:p w14:paraId="6C4A828C"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8" w:history="1">
        <w:r w:rsidR="00C44FE2" w:rsidRPr="00DB1466">
          <w:rPr>
            <w:rStyle w:val="Hyperlink"/>
            <w:noProof/>
            <w:lang w:val="fr-FR"/>
          </w:rPr>
          <w:t>4.5.7.</w:t>
        </w:r>
        <w:r w:rsidR="00C44FE2">
          <w:rPr>
            <w:rFonts w:asciiTheme="minorHAnsi" w:eastAsiaTheme="minorEastAsia" w:hAnsiTheme="minorHAnsi" w:cstheme="minorBidi"/>
            <w:noProof/>
            <w:sz w:val="22"/>
          </w:rPr>
          <w:tab/>
        </w:r>
        <w:r w:rsidR="00C44FE2" w:rsidRPr="00DB1466">
          <w:rPr>
            <w:rStyle w:val="Hyperlink"/>
            <w:noProof/>
            <w:lang w:val="fr-FR"/>
          </w:rPr>
          <w:t>Huấn luyện mạng</w:t>
        </w:r>
        <w:r w:rsidR="00C44FE2">
          <w:rPr>
            <w:noProof/>
            <w:webHidden/>
          </w:rPr>
          <w:tab/>
        </w:r>
        <w:r w:rsidR="00C44FE2">
          <w:rPr>
            <w:noProof/>
            <w:webHidden/>
          </w:rPr>
          <w:fldChar w:fldCharType="begin"/>
        </w:r>
        <w:r w:rsidR="00C44FE2">
          <w:rPr>
            <w:noProof/>
            <w:webHidden/>
          </w:rPr>
          <w:instrText xml:space="preserve"> PAGEREF _Toc343859788 \h </w:instrText>
        </w:r>
        <w:r w:rsidR="00C44FE2">
          <w:rPr>
            <w:noProof/>
            <w:webHidden/>
          </w:rPr>
        </w:r>
        <w:r w:rsidR="00C44FE2">
          <w:rPr>
            <w:noProof/>
            <w:webHidden/>
          </w:rPr>
          <w:fldChar w:fldCharType="separate"/>
        </w:r>
        <w:r w:rsidR="00C44FE2">
          <w:rPr>
            <w:noProof/>
            <w:webHidden/>
          </w:rPr>
          <w:t>56</w:t>
        </w:r>
        <w:r w:rsidR="00C44FE2">
          <w:rPr>
            <w:noProof/>
            <w:webHidden/>
          </w:rPr>
          <w:fldChar w:fldCharType="end"/>
        </w:r>
      </w:hyperlink>
    </w:p>
    <w:p w14:paraId="017F1F30"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89" w:history="1">
        <w:r w:rsidR="00C44FE2" w:rsidRPr="00DB1466">
          <w:rPr>
            <w:rStyle w:val="Hyperlink"/>
            <w:noProof/>
            <w:lang w:val="fr-FR"/>
          </w:rPr>
          <w:t>4.5.8.</w:t>
        </w:r>
        <w:r w:rsidR="00C44FE2">
          <w:rPr>
            <w:rFonts w:asciiTheme="minorHAnsi" w:eastAsiaTheme="minorEastAsia" w:hAnsiTheme="minorHAnsi" w:cstheme="minorBidi"/>
            <w:noProof/>
            <w:sz w:val="22"/>
          </w:rPr>
          <w:tab/>
        </w:r>
        <w:r w:rsidR="00C44FE2" w:rsidRPr="00DB1466">
          <w:rPr>
            <w:rStyle w:val="Hyperlink"/>
            <w:noProof/>
            <w:lang w:val="fr-FR"/>
          </w:rPr>
          <w:t>Dự báo và cải tiến</w:t>
        </w:r>
        <w:r w:rsidR="00C44FE2">
          <w:rPr>
            <w:noProof/>
            <w:webHidden/>
          </w:rPr>
          <w:tab/>
        </w:r>
        <w:r w:rsidR="00C44FE2">
          <w:rPr>
            <w:noProof/>
            <w:webHidden/>
          </w:rPr>
          <w:fldChar w:fldCharType="begin"/>
        </w:r>
        <w:r w:rsidR="00C44FE2">
          <w:rPr>
            <w:noProof/>
            <w:webHidden/>
          </w:rPr>
          <w:instrText xml:space="preserve"> PAGEREF _Toc343859789 \h </w:instrText>
        </w:r>
        <w:r w:rsidR="00C44FE2">
          <w:rPr>
            <w:noProof/>
            <w:webHidden/>
          </w:rPr>
        </w:r>
        <w:r w:rsidR="00C44FE2">
          <w:rPr>
            <w:noProof/>
            <w:webHidden/>
          </w:rPr>
          <w:fldChar w:fldCharType="separate"/>
        </w:r>
        <w:r w:rsidR="00C44FE2">
          <w:rPr>
            <w:noProof/>
            <w:webHidden/>
          </w:rPr>
          <w:t>56</w:t>
        </w:r>
        <w:r w:rsidR="00C44FE2">
          <w:rPr>
            <w:noProof/>
            <w:webHidden/>
          </w:rPr>
          <w:fldChar w:fldCharType="end"/>
        </w:r>
      </w:hyperlink>
    </w:p>
    <w:p w14:paraId="04DC1E54"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90" w:history="1">
        <w:r w:rsidR="00C44FE2" w:rsidRPr="00DB1466">
          <w:rPr>
            <w:rStyle w:val="Hyperlink"/>
            <w:noProof/>
          </w:rPr>
          <w:t>4.6.</w:t>
        </w:r>
        <w:r w:rsidR="00C44FE2">
          <w:rPr>
            <w:rFonts w:asciiTheme="minorHAnsi" w:eastAsiaTheme="minorEastAsia" w:hAnsiTheme="minorHAnsi" w:cstheme="minorBidi"/>
            <w:noProof/>
            <w:sz w:val="22"/>
          </w:rPr>
          <w:tab/>
        </w:r>
        <w:r w:rsidR="00C44FE2" w:rsidRPr="00DB1466">
          <w:rPr>
            <w:rStyle w:val="Hyperlink"/>
            <w:noProof/>
          </w:rPr>
          <w:t>Kết luận</w:t>
        </w:r>
        <w:r w:rsidR="00C44FE2">
          <w:rPr>
            <w:noProof/>
            <w:webHidden/>
          </w:rPr>
          <w:tab/>
        </w:r>
        <w:r w:rsidR="00C44FE2">
          <w:rPr>
            <w:noProof/>
            <w:webHidden/>
          </w:rPr>
          <w:fldChar w:fldCharType="begin"/>
        </w:r>
        <w:r w:rsidR="00C44FE2">
          <w:rPr>
            <w:noProof/>
            <w:webHidden/>
          </w:rPr>
          <w:instrText xml:space="preserve"> PAGEREF _Toc343859790 \h </w:instrText>
        </w:r>
        <w:r w:rsidR="00C44FE2">
          <w:rPr>
            <w:noProof/>
            <w:webHidden/>
          </w:rPr>
        </w:r>
        <w:r w:rsidR="00C44FE2">
          <w:rPr>
            <w:noProof/>
            <w:webHidden/>
          </w:rPr>
          <w:fldChar w:fldCharType="separate"/>
        </w:r>
        <w:r w:rsidR="00C44FE2">
          <w:rPr>
            <w:noProof/>
            <w:webHidden/>
          </w:rPr>
          <w:t>56</w:t>
        </w:r>
        <w:r w:rsidR="00C44FE2">
          <w:rPr>
            <w:noProof/>
            <w:webHidden/>
          </w:rPr>
          <w:fldChar w:fldCharType="end"/>
        </w:r>
      </w:hyperlink>
    </w:p>
    <w:p w14:paraId="0B841E3D" w14:textId="77777777" w:rsidR="00C44FE2" w:rsidRDefault="00C2484F">
      <w:pPr>
        <w:pStyle w:val="TOC1"/>
        <w:tabs>
          <w:tab w:val="left" w:pos="1760"/>
        </w:tabs>
        <w:rPr>
          <w:rFonts w:asciiTheme="minorHAnsi" w:eastAsiaTheme="minorEastAsia" w:hAnsiTheme="minorHAnsi" w:cstheme="minorBidi"/>
          <w:noProof/>
          <w:sz w:val="22"/>
        </w:rPr>
      </w:pPr>
      <w:hyperlink w:anchor="_Toc343859791" w:history="1">
        <w:r w:rsidR="00C44FE2" w:rsidRPr="00DB1466">
          <w:rPr>
            <w:rStyle w:val="Hyperlink"/>
            <w:noProof/>
          </w:rPr>
          <w:t>Chương 5</w:t>
        </w:r>
        <w:r w:rsidR="00C44FE2">
          <w:rPr>
            <w:rFonts w:asciiTheme="minorHAnsi" w:eastAsiaTheme="minorEastAsia" w:hAnsiTheme="minorHAnsi" w:cstheme="minorBidi"/>
            <w:noProof/>
            <w:sz w:val="22"/>
          </w:rPr>
          <w:tab/>
        </w:r>
        <w:r w:rsidR="00C44FE2" w:rsidRPr="00DB1466">
          <w:rPr>
            <w:rStyle w:val="Hyperlink"/>
            <w:noProof/>
          </w:rPr>
          <w:t>MÔ HÌNH KẾT HỢP ARIMA VÀ ANN</w:t>
        </w:r>
        <w:r w:rsidR="00C44FE2">
          <w:rPr>
            <w:noProof/>
            <w:webHidden/>
          </w:rPr>
          <w:tab/>
        </w:r>
        <w:r w:rsidR="00C44FE2">
          <w:rPr>
            <w:noProof/>
            <w:webHidden/>
          </w:rPr>
          <w:fldChar w:fldCharType="begin"/>
        </w:r>
        <w:r w:rsidR="00C44FE2">
          <w:rPr>
            <w:noProof/>
            <w:webHidden/>
          </w:rPr>
          <w:instrText xml:space="preserve"> PAGEREF _Toc343859791 \h </w:instrText>
        </w:r>
        <w:r w:rsidR="00C44FE2">
          <w:rPr>
            <w:noProof/>
            <w:webHidden/>
          </w:rPr>
        </w:r>
        <w:r w:rsidR="00C44FE2">
          <w:rPr>
            <w:noProof/>
            <w:webHidden/>
          </w:rPr>
          <w:fldChar w:fldCharType="separate"/>
        </w:r>
        <w:r w:rsidR="00C44FE2">
          <w:rPr>
            <w:noProof/>
            <w:webHidden/>
          </w:rPr>
          <w:t>58</w:t>
        </w:r>
        <w:r w:rsidR="00C44FE2">
          <w:rPr>
            <w:noProof/>
            <w:webHidden/>
          </w:rPr>
          <w:fldChar w:fldCharType="end"/>
        </w:r>
      </w:hyperlink>
    </w:p>
    <w:p w14:paraId="6688BF17"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92" w:history="1">
        <w:r w:rsidR="00C44FE2" w:rsidRPr="00DB1466">
          <w:rPr>
            <w:rStyle w:val="Hyperlink"/>
            <w:noProof/>
          </w:rPr>
          <w:t>5.1.</w:t>
        </w:r>
        <w:r w:rsidR="00C44FE2">
          <w:rPr>
            <w:rFonts w:asciiTheme="minorHAnsi" w:eastAsiaTheme="minorEastAsia" w:hAnsiTheme="minorHAnsi" w:cstheme="minorBidi"/>
            <w:noProof/>
            <w:sz w:val="22"/>
          </w:rPr>
          <w:tab/>
        </w:r>
        <w:r w:rsidR="00C44FE2" w:rsidRPr="00DB1466">
          <w:rPr>
            <w:rStyle w:val="Hyperlink"/>
            <w:noProof/>
          </w:rPr>
          <w:t>Nguyên nhân</w:t>
        </w:r>
        <w:r w:rsidR="00C44FE2">
          <w:rPr>
            <w:noProof/>
            <w:webHidden/>
          </w:rPr>
          <w:tab/>
        </w:r>
        <w:r w:rsidR="00C44FE2">
          <w:rPr>
            <w:noProof/>
            <w:webHidden/>
          </w:rPr>
          <w:fldChar w:fldCharType="begin"/>
        </w:r>
        <w:r w:rsidR="00C44FE2">
          <w:rPr>
            <w:noProof/>
            <w:webHidden/>
          </w:rPr>
          <w:instrText xml:space="preserve"> PAGEREF _Toc343859792 \h </w:instrText>
        </w:r>
        <w:r w:rsidR="00C44FE2">
          <w:rPr>
            <w:noProof/>
            <w:webHidden/>
          </w:rPr>
        </w:r>
        <w:r w:rsidR="00C44FE2">
          <w:rPr>
            <w:noProof/>
            <w:webHidden/>
          </w:rPr>
          <w:fldChar w:fldCharType="separate"/>
        </w:r>
        <w:r w:rsidR="00C44FE2">
          <w:rPr>
            <w:noProof/>
            <w:webHidden/>
          </w:rPr>
          <w:t>58</w:t>
        </w:r>
        <w:r w:rsidR="00C44FE2">
          <w:rPr>
            <w:noProof/>
            <w:webHidden/>
          </w:rPr>
          <w:fldChar w:fldCharType="end"/>
        </w:r>
      </w:hyperlink>
    </w:p>
    <w:p w14:paraId="2717C761"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93" w:history="1">
        <w:r w:rsidR="00C44FE2" w:rsidRPr="00DB1466">
          <w:rPr>
            <w:rStyle w:val="Hyperlink"/>
            <w:noProof/>
          </w:rPr>
          <w:t>5.2.</w:t>
        </w:r>
        <w:r w:rsidR="00C44FE2">
          <w:rPr>
            <w:rFonts w:asciiTheme="minorHAnsi" w:eastAsiaTheme="minorEastAsia" w:hAnsiTheme="minorHAnsi" w:cstheme="minorBidi"/>
            <w:noProof/>
            <w:sz w:val="22"/>
          </w:rPr>
          <w:tab/>
        </w:r>
        <w:r w:rsidR="00C44FE2" w:rsidRPr="00DB1466">
          <w:rPr>
            <w:rStyle w:val="Hyperlink"/>
            <w:noProof/>
          </w:rPr>
          <w:t>Mô hình kết hợp ARIMA và mạng nơron</w:t>
        </w:r>
        <w:r w:rsidR="00C44FE2">
          <w:rPr>
            <w:noProof/>
            <w:webHidden/>
          </w:rPr>
          <w:tab/>
        </w:r>
        <w:r w:rsidR="00C44FE2">
          <w:rPr>
            <w:noProof/>
            <w:webHidden/>
          </w:rPr>
          <w:fldChar w:fldCharType="begin"/>
        </w:r>
        <w:r w:rsidR="00C44FE2">
          <w:rPr>
            <w:noProof/>
            <w:webHidden/>
          </w:rPr>
          <w:instrText xml:space="preserve"> PAGEREF _Toc343859793 \h </w:instrText>
        </w:r>
        <w:r w:rsidR="00C44FE2">
          <w:rPr>
            <w:noProof/>
            <w:webHidden/>
          </w:rPr>
        </w:r>
        <w:r w:rsidR="00C44FE2">
          <w:rPr>
            <w:noProof/>
            <w:webHidden/>
          </w:rPr>
          <w:fldChar w:fldCharType="separate"/>
        </w:r>
        <w:r w:rsidR="00C44FE2">
          <w:rPr>
            <w:noProof/>
            <w:webHidden/>
          </w:rPr>
          <w:t>59</w:t>
        </w:r>
        <w:r w:rsidR="00C44FE2">
          <w:rPr>
            <w:noProof/>
            <w:webHidden/>
          </w:rPr>
          <w:fldChar w:fldCharType="end"/>
        </w:r>
      </w:hyperlink>
    </w:p>
    <w:p w14:paraId="5648A11D" w14:textId="77777777" w:rsidR="00C44FE2" w:rsidRDefault="00C2484F">
      <w:pPr>
        <w:pStyle w:val="TOC1"/>
        <w:tabs>
          <w:tab w:val="left" w:pos="1760"/>
        </w:tabs>
        <w:rPr>
          <w:rFonts w:asciiTheme="minorHAnsi" w:eastAsiaTheme="minorEastAsia" w:hAnsiTheme="minorHAnsi" w:cstheme="minorBidi"/>
          <w:noProof/>
          <w:sz w:val="22"/>
        </w:rPr>
      </w:pPr>
      <w:hyperlink w:anchor="_Toc343859794" w:history="1">
        <w:r w:rsidR="00C44FE2" w:rsidRPr="00DB1466">
          <w:rPr>
            <w:rStyle w:val="Hyperlink"/>
            <w:noProof/>
          </w:rPr>
          <w:t>Chương 6</w:t>
        </w:r>
        <w:r w:rsidR="00C44FE2">
          <w:rPr>
            <w:rFonts w:asciiTheme="minorHAnsi" w:eastAsiaTheme="minorEastAsia" w:hAnsiTheme="minorHAnsi" w:cstheme="minorBidi"/>
            <w:noProof/>
            <w:sz w:val="22"/>
          </w:rPr>
          <w:tab/>
        </w:r>
        <w:r w:rsidR="00C44FE2" w:rsidRPr="00DB1466">
          <w:rPr>
            <w:rStyle w:val="Hyperlink"/>
            <w:noProof/>
          </w:rPr>
          <w:t>KẾT QUẢ THỰC NGHIỆM</w:t>
        </w:r>
        <w:r w:rsidR="00C44FE2">
          <w:rPr>
            <w:noProof/>
            <w:webHidden/>
          </w:rPr>
          <w:tab/>
        </w:r>
        <w:r w:rsidR="00C44FE2">
          <w:rPr>
            <w:noProof/>
            <w:webHidden/>
          </w:rPr>
          <w:fldChar w:fldCharType="begin"/>
        </w:r>
        <w:r w:rsidR="00C44FE2">
          <w:rPr>
            <w:noProof/>
            <w:webHidden/>
          </w:rPr>
          <w:instrText xml:space="preserve"> PAGEREF _Toc343859794 \h </w:instrText>
        </w:r>
        <w:r w:rsidR="00C44FE2">
          <w:rPr>
            <w:noProof/>
            <w:webHidden/>
          </w:rPr>
        </w:r>
        <w:r w:rsidR="00C44FE2">
          <w:rPr>
            <w:noProof/>
            <w:webHidden/>
          </w:rPr>
          <w:fldChar w:fldCharType="separate"/>
        </w:r>
        <w:r w:rsidR="00C44FE2">
          <w:rPr>
            <w:noProof/>
            <w:webHidden/>
          </w:rPr>
          <w:t>62</w:t>
        </w:r>
        <w:r w:rsidR="00C44FE2">
          <w:rPr>
            <w:noProof/>
            <w:webHidden/>
          </w:rPr>
          <w:fldChar w:fldCharType="end"/>
        </w:r>
      </w:hyperlink>
    </w:p>
    <w:p w14:paraId="3B59BD50"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95" w:history="1">
        <w:r w:rsidR="00C44FE2" w:rsidRPr="00DB1466">
          <w:rPr>
            <w:rStyle w:val="Hyperlink"/>
            <w:noProof/>
          </w:rPr>
          <w:t>6.1.</w:t>
        </w:r>
        <w:r w:rsidR="00C44FE2">
          <w:rPr>
            <w:rFonts w:asciiTheme="minorHAnsi" w:eastAsiaTheme="minorEastAsia" w:hAnsiTheme="minorHAnsi" w:cstheme="minorBidi"/>
            <w:noProof/>
            <w:sz w:val="22"/>
          </w:rPr>
          <w:tab/>
        </w:r>
        <w:r w:rsidR="00C44FE2" w:rsidRPr="00DB1466">
          <w:rPr>
            <w:rStyle w:val="Hyperlink"/>
            <w:noProof/>
          </w:rPr>
          <w:t>Cấu trúc chương trình</w:t>
        </w:r>
        <w:r w:rsidR="00C44FE2">
          <w:rPr>
            <w:noProof/>
            <w:webHidden/>
          </w:rPr>
          <w:tab/>
        </w:r>
        <w:r w:rsidR="00C44FE2">
          <w:rPr>
            <w:noProof/>
            <w:webHidden/>
          </w:rPr>
          <w:fldChar w:fldCharType="begin"/>
        </w:r>
        <w:r w:rsidR="00C44FE2">
          <w:rPr>
            <w:noProof/>
            <w:webHidden/>
          </w:rPr>
          <w:instrText xml:space="preserve"> PAGEREF _Toc343859795 \h </w:instrText>
        </w:r>
        <w:r w:rsidR="00C44FE2">
          <w:rPr>
            <w:noProof/>
            <w:webHidden/>
          </w:rPr>
        </w:r>
        <w:r w:rsidR="00C44FE2">
          <w:rPr>
            <w:noProof/>
            <w:webHidden/>
          </w:rPr>
          <w:fldChar w:fldCharType="separate"/>
        </w:r>
        <w:r w:rsidR="00C44FE2">
          <w:rPr>
            <w:noProof/>
            <w:webHidden/>
          </w:rPr>
          <w:t>62</w:t>
        </w:r>
        <w:r w:rsidR="00C44FE2">
          <w:rPr>
            <w:noProof/>
            <w:webHidden/>
          </w:rPr>
          <w:fldChar w:fldCharType="end"/>
        </w:r>
      </w:hyperlink>
    </w:p>
    <w:p w14:paraId="7CC06F7D"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96" w:history="1">
        <w:r w:rsidR="00C44FE2" w:rsidRPr="00DB1466">
          <w:rPr>
            <w:rStyle w:val="Hyperlink"/>
            <w:noProof/>
          </w:rPr>
          <w:t>6.1.1.</w:t>
        </w:r>
        <w:r w:rsidR="00C44FE2">
          <w:rPr>
            <w:rFonts w:asciiTheme="minorHAnsi" w:eastAsiaTheme="minorEastAsia" w:hAnsiTheme="minorHAnsi" w:cstheme="minorBidi"/>
            <w:noProof/>
            <w:sz w:val="22"/>
          </w:rPr>
          <w:tab/>
        </w:r>
        <w:r w:rsidR="00C44FE2" w:rsidRPr="00DB1466">
          <w:rPr>
            <w:rStyle w:val="Hyperlink"/>
            <w:noProof/>
          </w:rPr>
          <w:t>Giao diện chương trình</w:t>
        </w:r>
        <w:r w:rsidR="00C44FE2">
          <w:rPr>
            <w:noProof/>
            <w:webHidden/>
          </w:rPr>
          <w:tab/>
        </w:r>
        <w:r w:rsidR="00C44FE2">
          <w:rPr>
            <w:noProof/>
            <w:webHidden/>
          </w:rPr>
          <w:fldChar w:fldCharType="begin"/>
        </w:r>
        <w:r w:rsidR="00C44FE2">
          <w:rPr>
            <w:noProof/>
            <w:webHidden/>
          </w:rPr>
          <w:instrText xml:space="preserve"> PAGEREF _Toc343859796 \h </w:instrText>
        </w:r>
        <w:r w:rsidR="00C44FE2">
          <w:rPr>
            <w:noProof/>
            <w:webHidden/>
          </w:rPr>
        </w:r>
        <w:r w:rsidR="00C44FE2">
          <w:rPr>
            <w:noProof/>
            <w:webHidden/>
          </w:rPr>
          <w:fldChar w:fldCharType="separate"/>
        </w:r>
        <w:r w:rsidR="00C44FE2">
          <w:rPr>
            <w:noProof/>
            <w:webHidden/>
          </w:rPr>
          <w:t>62</w:t>
        </w:r>
        <w:r w:rsidR="00C44FE2">
          <w:rPr>
            <w:noProof/>
            <w:webHidden/>
          </w:rPr>
          <w:fldChar w:fldCharType="end"/>
        </w:r>
      </w:hyperlink>
    </w:p>
    <w:p w14:paraId="7D820EE9"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797" w:history="1">
        <w:r w:rsidR="00C44FE2" w:rsidRPr="00DB1466">
          <w:rPr>
            <w:rStyle w:val="Hyperlink"/>
            <w:noProof/>
          </w:rPr>
          <w:t>6.1.2.</w:t>
        </w:r>
        <w:r w:rsidR="00C44FE2">
          <w:rPr>
            <w:rFonts w:asciiTheme="minorHAnsi" w:eastAsiaTheme="minorEastAsia" w:hAnsiTheme="minorHAnsi" w:cstheme="minorBidi"/>
            <w:noProof/>
            <w:sz w:val="22"/>
          </w:rPr>
          <w:tab/>
        </w:r>
        <w:r w:rsidR="00C44FE2" w:rsidRPr="00DB1466">
          <w:rPr>
            <w:rStyle w:val="Hyperlink"/>
            <w:noProof/>
          </w:rPr>
          <w:t>Các module chính</w:t>
        </w:r>
        <w:r w:rsidR="00C44FE2">
          <w:rPr>
            <w:noProof/>
            <w:webHidden/>
          </w:rPr>
          <w:tab/>
        </w:r>
        <w:r w:rsidR="00C44FE2">
          <w:rPr>
            <w:noProof/>
            <w:webHidden/>
          </w:rPr>
          <w:fldChar w:fldCharType="begin"/>
        </w:r>
        <w:r w:rsidR="00C44FE2">
          <w:rPr>
            <w:noProof/>
            <w:webHidden/>
          </w:rPr>
          <w:instrText xml:space="preserve"> PAGEREF _Toc343859797 \h </w:instrText>
        </w:r>
        <w:r w:rsidR="00C44FE2">
          <w:rPr>
            <w:noProof/>
            <w:webHidden/>
          </w:rPr>
        </w:r>
        <w:r w:rsidR="00C44FE2">
          <w:rPr>
            <w:noProof/>
            <w:webHidden/>
          </w:rPr>
          <w:fldChar w:fldCharType="separate"/>
        </w:r>
        <w:r w:rsidR="00C44FE2">
          <w:rPr>
            <w:noProof/>
            <w:webHidden/>
          </w:rPr>
          <w:t>64</w:t>
        </w:r>
        <w:r w:rsidR="00C44FE2">
          <w:rPr>
            <w:noProof/>
            <w:webHidden/>
          </w:rPr>
          <w:fldChar w:fldCharType="end"/>
        </w:r>
      </w:hyperlink>
    </w:p>
    <w:p w14:paraId="0182EE45"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98" w:history="1">
        <w:r w:rsidR="00C44FE2" w:rsidRPr="00DB1466">
          <w:rPr>
            <w:rStyle w:val="Hyperlink"/>
            <w:noProof/>
          </w:rPr>
          <w:t>6.2.</w:t>
        </w:r>
        <w:r w:rsidR="00C44FE2">
          <w:rPr>
            <w:rFonts w:asciiTheme="minorHAnsi" w:eastAsiaTheme="minorEastAsia" w:hAnsiTheme="minorHAnsi" w:cstheme="minorBidi"/>
            <w:noProof/>
            <w:sz w:val="22"/>
          </w:rPr>
          <w:tab/>
        </w:r>
        <w:r w:rsidR="00C44FE2" w:rsidRPr="00DB1466">
          <w:rPr>
            <w:rStyle w:val="Hyperlink"/>
            <w:noProof/>
          </w:rPr>
          <w:t>Dữ liệu thực nghiệm</w:t>
        </w:r>
        <w:r w:rsidR="00C44FE2">
          <w:rPr>
            <w:noProof/>
            <w:webHidden/>
          </w:rPr>
          <w:tab/>
        </w:r>
        <w:r w:rsidR="00C44FE2">
          <w:rPr>
            <w:noProof/>
            <w:webHidden/>
          </w:rPr>
          <w:fldChar w:fldCharType="begin"/>
        </w:r>
        <w:r w:rsidR="00C44FE2">
          <w:rPr>
            <w:noProof/>
            <w:webHidden/>
          </w:rPr>
          <w:instrText xml:space="preserve"> PAGEREF _Toc343859798 \h </w:instrText>
        </w:r>
        <w:r w:rsidR="00C44FE2">
          <w:rPr>
            <w:noProof/>
            <w:webHidden/>
          </w:rPr>
        </w:r>
        <w:r w:rsidR="00C44FE2">
          <w:rPr>
            <w:noProof/>
            <w:webHidden/>
          </w:rPr>
          <w:fldChar w:fldCharType="separate"/>
        </w:r>
        <w:r w:rsidR="00C44FE2">
          <w:rPr>
            <w:noProof/>
            <w:webHidden/>
          </w:rPr>
          <w:t>67</w:t>
        </w:r>
        <w:r w:rsidR="00C44FE2">
          <w:rPr>
            <w:noProof/>
            <w:webHidden/>
          </w:rPr>
          <w:fldChar w:fldCharType="end"/>
        </w:r>
      </w:hyperlink>
    </w:p>
    <w:p w14:paraId="16FB76A8"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799" w:history="1">
        <w:r w:rsidR="00C44FE2" w:rsidRPr="00DB1466">
          <w:rPr>
            <w:rStyle w:val="Hyperlink"/>
            <w:noProof/>
          </w:rPr>
          <w:t>6.3.</w:t>
        </w:r>
        <w:r w:rsidR="00C44FE2">
          <w:rPr>
            <w:rFonts w:asciiTheme="minorHAnsi" w:eastAsiaTheme="minorEastAsia" w:hAnsiTheme="minorHAnsi" w:cstheme="minorBidi"/>
            <w:noProof/>
            <w:sz w:val="22"/>
          </w:rPr>
          <w:tab/>
        </w:r>
        <w:r w:rsidR="00C44FE2" w:rsidRPr="00DB1466">
          <w:rPr>
            <w:rStyle w:val="Hyperlink"/>
            <w:noProof/>
          </w:rPr>
          <w:t>Kết quả thực nghiệm</w:t>
        </w:r>
        <w:r w:rsidR="00C44FE2">
          <w:rPr>
            <w:noProof/>
            <w:webHidden/>
          </w:rPr>
          <w:tab/>
        </w:r>
        <w:r w:rsidR="00C44FE2">
          <w:rPr>
            <w:noProof/>
            <w:webHidden/>
          </w:rPr>
          <w:fldChar w:fldCharType="begin"/>
        </w:r>
        <w:r w:rsidR="00C44FE2">
          <w:rPr>
            <w:noProof/>
            <w:webHidden/>
          </w:rPr>
          <w:instrText xml:space="preserve"> PAGEREF _Toc343859799 \h </w:instrText>
        </w:r>
        <w:r w:rsidR="00C44FE2">
          <w:rPr>
            <w:noProof/>
            <w:webHidden/>
          </w:rPr>
        </w:r>
        <w:r w:rsidR="00C44FE2">
          <w:rPr>
            <w:noProof/>
            <w:webHidden/>
          </w:rPr>
          <w:fldChar w:fldCharType="separate"/>
        </w:r>
        <w:r w:rsidR="00C44FE2">
          <w:rPr>
            <w:noProof/>
            <w:webHidden/>
          </w:rPr>
          <w:t>72</w:t>
        </w:r>
        <w:r w:rsidR="00C44FE2">
          <w:rPr>
            <w:noProof/>
            <w:webHidden/>
          </w:rPr>
          <w:fldChar w:fldCharType="end"/>
        </w:r>
      </w:hyperlink>
    </w:p>
    <w:p w14:paraId="4803B73D"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800" w:history="1">
        <w:r w:rsidR="00C44FE2" w:rsidRPr="00DB1466">
          <w:rPr>
            <w:rStyle w:val="Hyperlink"/>
            <w:noProof/>
          </w:rPr>
          <w:t>6.3.1.</w:t>
        </w:r>
        <w:r w:rsidR="00C44FE2">
          <w:rPr>
            <w:rFonts w:asciiTheme="minorHAnsi" w:eastAsiaTheme="minorEastAsia" w:hAnsiTheme="minorHAnsi" w:cstheme="minorBidi"/>
            <w:noProof/>
            <w:sz w:val="22"/>
          </w:rPr>
          <w:tab/>
        </w:r>
        <w:r w:rsidR="00C44FE2" w:rsidRPr="00DB1466">
          <w:rPr>
            <w:rStyle w:val="Hyperlink"/>
            <w:noProof/>
          </w:rPr>
          <w:t>Bộ dữ liệu có tính mùa và xu hướng</w:t>
        </w:r>
        <w:r w:rsidR="00C44FE2">
          <w:rPr>
            <w:noProof/>
            <w:webHidden/>
          </w:rPr>
          <w:tab/>
        </w:r>
        <w:r w:rsidR="00C44FE2">
          <w:rPr>
            <w:noProof/>
            <w:webHidden/>
          </w:rPr>
          <w:fldChar w:fldCharType="begin"/>
        </w:r>
        <w:r w:rsidR="00C44FE2">
          <w:rPr>
            <w:noProof/>
            <w:webHidden/>
          </w:rPr>
          <w:instrText xml:space="preserve"> PAGEREF _Toc343859800 \h </w:instrText>
        </w:r>
        <w:r w:rsidR="00C44FE2">
          <w:rPr>
            <w:noProof/>
            <w:webHidden/>
          </w:rPr>
        </w:r>
        <w:r w:rsidR="00C44FE2">
          <w:rPr>
            <w:noProof/>
            <w:webHidden/>
          </w:rPr>
          <w:fldChar w:fldCharType="separate"/>
        </w:r>
        <w:r w:rsidR="00C44FE2">
          <w:rPr>
            <w:noProof/>
            <w:webHidden/>
          </w:rPr>
          <w:t>72</w:t>
        </w:r>
        <w:r w:rsidR="00C44FE2">
          <w:rPr>
            <w:noProof/>
            <w:webHidden/>
          </w:rPr>
          <w:fldChar w:fldCharType="end"/>
        </w:r>
      </w:hyperlink>
    </w:p>
    <w:p w14:paraId="51998AF2"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801" w:history="1">
        <w:r w:rsidR="00C44FE2" w:rsidRPr="00DB1466">
          <w:rPr>
            <w:rStyle w:val="Hyperlink"/>
            <w:noProof/>
          </w:rPr>
          <w:t>6.3.2.</w:t>
        </w:r>
        <w:r w:rsidR="00C44FE2">
          <w:rPr>
            <w:rFonts w:asciiTheme="minorHAnsi" w:eastAsiaTheme="minorEastAsia" w:hAnsiTheme="minorHAnsi" w:cstheme="minorBidi"/>
            <w:noProof/>
            <w:sz w:val="22"/>
          </w:rPr>
          <w:tab/>
        </w:r>
        <w:r w:rsidR="00C44FE2" w:rsidRPr="00DB1466">
          <w:rPr>
            <w:rStyle w:val="Hyperlink"/>
            <w:noProof/>
          </w:rPr>
          <w:t>Bộ dữ liệu có tính mùa</w:t>
        </w:r>
        <w:r w:rsidR="00C44FE2">
          <w:rPr>
            <w:noProof/>
            <w:webHidden/>
          </w:rPr>
          <w:tab/>
        </w:r>
        <w:r w:rsidR="00C44FE2">
          <w:rPr>
            <w:noProof/>
            <w:webHidden/>
          </w:rPr>
          <w:fldChar w:fldCharType="begin"/>
        </w:r>
        <w:r w:rsidR="00C44FE2">
          <w:rPr>
            <w:noProof/>
            <w:webHidden/>
          </w:rPr>
          <w:instrText xml:space="preserve"> PAGEREF _Toc343859801 \h </w:instrText>
        </w:r>
        <w:r w:rsidR="00C44FE2">
          <w:rPr>
            <w:noProof/>
            <w:webHidden/>
          </w:rPr>
        </w:r>
        <w:r w:rsidR="00C44FE2">
          <w:rPr>
            <w:noProof/>
            <w:webHidden/>
          </w:rPr>
          <w:fldChar w:fldCharType="separate"/>
        </w:r>
        <w:r w:rsidR="00C44FE2">
          <w:rPr>
            <w:noProof/>
            <w:webHidden/>
          </w:rPr>
          <w:t>73</w:t>
        </w:r>
        <w:r w:rsidR="00C44FE2">
          <w:rPr>
            <w:noProof/>
            <w:webHidden/>
          </w:rPr>
          <w:fldChar w:fldCharType="end"/>
        </w:r>
      </w:hyperlink>
    </w:p>
    <w:p w14:paraId="0A7437BD"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802" w:history="1">
        <w:r w:rsidR="00C44FE2" w:rsidRPr="00DB1466">
          <w:rPr>
            <w:rStyle w:val="Hyperlink"/>
            <w:noProof/>
          </w:rPr>
          <w:t>6.3.3.</w:t>
        </w:r>
        <w:r w:rsidR="00C44FE2">
          <w:rPr>
            <w:rFonts w:asciiTheme="minorHAnsi" w:eastAsiaTheme="minorEastAsia" w:hAnsiTheme="minorHAnsi" w:cstheme="minorBidi"/>
            <w:noProof/>
            <w:sz w:val="22"/>
          </w:rPr>
          <w:tab/>
        </w:r>
        <w:r w:rsidR="00C44FE2" w:rsidRPr="00DB1466">
          <w:rPr>
            <w:rStyle w:val="Hyperlink"/>
            <w:noProof/>
          </w:rPr>
          <w:t>Bộ dữ liệu có tính xu hướng</w:t>
        </w:r>
        <w:r w:rsidR="00C44FE2">
          <w:rPr>
            <w:noProof/>
            <w:webHidden/>
          </w:rPr>
          <w:tab/>
        </w:r>
        <w:r w:rsidR="00C44FE2">
          <w:rPr>
            <w:noProof/>
            <w:webHidden/>
          </w:rPr>
          <w:fldChar w:fldCharType="begin"/>
        </w:r>
        <w:r w:rsidR="00C44FE2">
          <w:rPr>
            <w:noProof/>
            <w:webHidden/>
          </w:rPr>
          <w:instrText xml:space="preserve"> PAGEREF _Toc343859802 \h </w:instrText>
        </w:r>
        <w:r w:rsidR="00C44FE2">
          <w:rPr>
            <w:noProof/>
            <w:webHidden/>
          </w:rPr>
        </w:r>
        <w:r w:rsidR="00C44FE2">
          <w:rPr>
            <w:noProof/>
            <w:webHidden/>
          </w:rPr>
          <w:fldChar w:fldCharType="separate"/>
        </w:r>
        <w:r w:rsidR="00C44FE2">
          <w:rPr>
            <w:noProof/>
            <w:webHidden/>
          </w:rPr>
          <w:t>74</w:t>
        </w:r>
        <w:r w:rsidR="00C44FE2">
          <w:rPr>
            <w:noProof/>
            <w:webHidden/>
          </w:rPr>
          <w:fldChar w:fldCharType="end"/>
        </w:r>
      </w:hyperlink>
    </w:p>
    <w:p w14:paraId="278B0EA0"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803" w:history="1">
        <w:r w:rsidR="00C44FE2" w:rsidRPr="00DB1466">
          <w:rPr>
            <w:rStyle w:val="Hyperlink"/>
            <w:noProof/>
          </w:rPr>
          <w:t>6.3.4.</w:t>
        </w:r>
        <w:r w:rsidR="00C44FE2">
          <w:rPr>
            <w:rFonts w:asciiTheme="minorHAnsi" w:eastAsiaTheme="minorEastAsia" w:hAnsiTheme="minorHAnsi" w:cstheme="minorBidi"/>
            <w:noProof/>
            <w:sz w:val="22"/>
          </w:rPr>
          <w:tab/>
        </w:r>
        <w:r w:rsidR="00C44FE2" w:rsidRPr="00DB1466">
          <w:rPr>
            <w:rStyle w:val="Hyperlink"/>
            <w:noProof/>
          </w:rPr>
          <w:t>Bộ dữ liệu có tính phi tuyến</w:t>
        </w:r>
        <w:r w:rsidR="00C44FE2">
          <w:rPr>
            <w:noProof/>
            <w:webHidden/>
          </w:rPr>
          <w:tab/>
        </w:r>
        <w:r w:rsidR="00C44FE2">
          <w:rPr>
            <w:noProof/>
            <w:webHidden/>
          </w:rPr>
          <w:fldChar w:fldCharType="begin"/>
        </w:r>
        <w:r w:rsidR="00C44FE2">
          <w:rPr>
            <w:noProof/>
            <w:webHidden/>
          </w:rPr>
          <w:instrText xml:space="preserve"> PAGEREF _Toc343859803 \h </w:instrText>
        </w:r>
        <w:r w:rsidR="00C44FE2">
          <w:rPr>
            <w:noProof/>
            <w:webHidden/>
          </w:rPr>
        </w:r>
        <w:r w:rsidR="00C44FE2">
          <w:rPr>
            <w:noProof/>
            <w:webHidden/>
          </w:rPr>
          <w:fldChar w:fldCharType="separate"/>
        </w:r>
        <w:r w:rsidR="00C44FE2">
          <w:rPr>
            <w:noProof/>
            <w:webHidden/>
          </w:rPr>
          <w:t>76</w:t>
        </w:r>
        <w:r w:rsidR="00C44FE2">
          <w:rPr>
            <w:noProof/>
            <w:webHidden/>
          </w:rPr>
          <w:fldChar w:fldCharType="end"/>
        </w:r>
      </w:hyperlink>
    </w:p>
    <w:p w14:paraId="1CBCD61C"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804" w:history="1">
        <w:r w:rsidR="00C44FE2" w:rsidRPr="00DB1466">
          <w:rPr>
            <w:rStyle w:val="Hyperlink"/>
            <w:noProof/>
          </w:rPr>
          <w:t>6.4.</w:t>
        </w:r>
        <w:r w:rsidR="00C44FE2">
          <w:rPr>
            <w:rFonts w:asciiTheme="minorHAnsi" w:eastAsiaTheme="minorEastAsia" w:hAnsiTheme="minorHAnsi" w:cstheme="minorBidi"/>
            <w:noProof/>
            <w:sz w:val="22"/>
          </w:rPr>
          <w:tab/>
        </w:r>
        <w:r w:rsidR="00C44FE2" w:rsidRPr="00DB1466">
          <w:rPr>
            <w:rStyle w:val="Hyperlink"/>
            <w:noProof/>
          </w:rPr>
          <w:t>Đánh giá kết quả thực nghiệm</w:t>
        </w:r>
        <w:r w:rsidR="00C44FE2">
          <w:rPr>
            <w:noProof/>
            <w:webHidden/>
          </w:rPr>
          <w:tab/>
        </w:r>
        <w:r w:rsidR="00C44FE2">
          <w:rPr>
            <w:noProof/>
            <w:webHidden/>
          </w:rPr>
          <w:fldChar w:fldCharType="begin"/>
        </w:r>
        <w:r w:rsidR="00C44FE2">
          <w:rPr>
            <w:noProof/>
            <w:webHidden/>
          </w:rPr>
          <w:instrText xml:space="preserve"> PAGEREF _Toc343859804 \h </w:instrText>
        </w:r>
        <w:r w:rsidR="00C44FE2">
          <w:rPr>
            <w:noProof/>
            <w:webHidden/>
          </w:rPr>
        </w:r>
        <w:r w:rsidR="00C44FE2">
          <w:rPr>
            <w:noProof/>
            <w:webHidden/>
          </w:rPr>
          <w:fldChar w:fldCharType="separate"/>
        </w:r>
        <w:r w:rsidR="00C44FE2">
          <w:rPr>
            <w:noProof/>
            <w:webHidden/>
          </w:rPr>
          <w:t>77</w:t>
        </w:r>
        <w:r w:rsidR="00C44FE2">
          <w:rPr>
            <w:noProof/>
            <w:webHidden/>
          </w:rPr>
          <w:fldChar w:fldCharType="end"/>
        </w:r>
      </w:hyperlink>
    </w:p>
    <w:p w14:paraId="136EBCAD" w14:textId="77777777" w:rsidR="00C44FE2" w:rsidRDefault="00C2484F">
      <w:pPr>
        <w:pStyle w:val="TOC1"/>
        <w:tabs>
          <w:tab w:val="left" w:pos="1760"/>
        </w:tabs>
        <w:rPr>
          <w:rFonts w:asciiTheme="minorHAnsi" w:eastAsiaTheme="minorEastAsia" w:hAnsiTheme="minorHAnsi" w:cstheme="minorBidi"/>
          <w:noProof/>
          <w:sz w:val="22"/>
        </w:rPr>
      </w:pPr>
      <w:hyperlink w:anchor="_Toc343859805" w:history="1">
        <w:r w:rsidR="00C44FE2" w:rsidRPr="00DB1466">
          <w:rPr>
            <w:rStyle w:val="Hyperlink"/>
            <w:noProof/>
          </w:rPr>
          <w:t>Chương 7</w:t>
        </w:r>
        <w:r w:rsidR="00C44FE2">
          <w:rPr>
            <w:rFonts w:asciiTheme="minorHAnsi" w:eastAsiaTheme="minorEastAsia" w:hAnsiTheme="minorHAnsi" w:cstheme="minorBidi"/>
            <w:noProof/>
            <w:sz w:val="22"/>
          </w:rPr>
          <w:tab/>
        </w:r>
        <w:r w:rsidR="00C44FE2" w:rsidRPr="00DB1466">
          <w:rPr>
            <w:rStyle w:val="Hyperlink"/>
            <w:noProof/>
          </w:rPr>
          <w:t>KẾT LUẬN</w:t>
        </w:r>
        <w:r w:rsidR="00C44FE2">
          <w:rPr>
            <w:noProof/>
            <w:webHidden/>
          </w:rPr>
          <w:tab/>
        </w:r>
        <w:r w:rsidR="00C44FE2">
          <w:rPr>
            <w:noProof/>
            <w:webHidden/>
          </w:rPr>
          <w:fldChar w:fldCharType="begin"/>
        </w:r>
        <w:r w:rsidR="00C44FE2">
          <w:rPr>
            <w:noProof/>
            <w:webHidden/>
          </w:rPr>
          <w:instrText xml:space="preserve"> PAGEREF _Toc343859805 \h </w:instrText>
        </w:r>
        <w:r w:rsidR="00C44FE2">
          <w:rPr>
            <w:noProof/>
            <w:webHidden/>
          </w:rPr>
        </w:r>
        <w:r w:rsidR="00C44FE2">
          <w:rPr>
            <w:noProof/>
            <w:webHidden/>
          </w:rPr>
          <w:fldChar w:fldCharType="separate"/>
        </w:r>
        <w:r w:rsidR="00C44FE2">
          <w:rPr>
            <w:noProof/>
            <w:webHidden/>
          </w:rPr>
          <w:t>78</w:t>
        </w:r>
        <w:r w:rsidR="00C44FE2">
          <w:rPr>
            <w:noProof/>
            <w:webHidden/>
          </w:rPr>
          <w:fldChar w:fldCharType="end"/>
        </w:r>
      </w:hyperlink>
    </w:p>
    <w:p w14:paraId="1A48FDC9"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806" w:history="1">
        <w:r w:rsidR="00C44FE2" w:rsidRPr="00DB1466">
          <w:rPr>
            <w:rStyle w:val="Hyperlink"/>
            <w:noProof/>
          </w:rPr>
          <w:t>7.1.</w:t>
        </w:r>
        <w:r w:rsidR="00C44FE2">
          <w:rPr>
            <w:rFonts w:asciiTheme="minorHAnsi" w:eastAsiaTheme="minorEastAsia" w:hAnsiTheme="minorHAnsi" w:cstheme="minorBidi"/>
            <w:noProof/>
            <w:sz w:val="22"/>
          </w:rPr>
          <w:tab/>
        </w:r>
        <w:r w:rsidR="00C44FE2" w:rsidRPr="00DB1466">
          <w:rPr>
            <w:rStyle w:val="Hyperlink"/>
            <w:noProof/>
          </w:rPr>
          <w:t>Đánh giá kết quả</w:t>
        </w:r>
        <w:r w:rsidR="00C44FE2">
          <w:rPr>
            <w:noProof/>
            <w:webHidden/>
          </w:rPr>
          <w:tab/>
        </w:r>
        <w:r w:rsidR="00C44FE2">
          <w:rPr>
            <w:noProof/>
            <w:webHidden/>
          </w:rPr>
          <w:fldChar w:fldCharType="begin"/>
        </w:r>
        <w:r w:rsidR="00C44FE2">
          <w:rPr>
            <w:noProof/>
            <w:webHidden/>
          </w:rPr>
          <w:instrText xml:space="preserve"> PAGEREF _Toc343859806 \h </w:instrText>
        </w:r>
        <w:r w:rsidR="00C44FE2">
          <w:rPr>
            <w:noProof/>
            <w:webHidden/>
          </w:rPr>
        </w:r>
        <w:r w:rsidR="00C44FE2">
          <w:rPr>
            <w:noProof/>
            <w:webHidden/>
          </w:rPr>
          <w:fldChar w:fldCharType="separate"/>
        </w:r>
        <w:r w:rsidR="00C44FE2">
          <w:rPr>
            <w:noProof/>
            <w:webHidden/>
          </w:rPr>
          <w:t>78</w:t>
        </w:r>
        <w:r w:rsidR="00C44FE2">
          <w:rPr>
            <w:noProof/>
            <w:webHidden/>
          </w:rPr>
          <w:fldChar w:fldCharType="end"/>
        </w:r>
      </w:hyperlink>
    </w:p>
    <w:p w14:paraId="7D3CBFB0"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807" w:history="1">
        <w:r w:rsidR="00C44FE2" w:rsidRPr="00DB1466">
          <w:rPr>
            <w:rStyle w:val="Hyperlink"/>
            <w:noProof/>
          </w:rPr>
          <w:t>7.1.1.</w:t>
        </w:r>
        <w:r w:rsidR="00C44FE2">
          <w:rPr>
            <w:rFonts w:asciiTheme="minorHAnsi" w:eastAsiaTheme="minorEastAsia" w:hAnsiTheme="minorHAnsi" w:cstheme="minorBidi"/>
            <w:noProof/>
            <w:sz w:val="22"/>
          </w:rPr>
          <w:tab/>
        </w:r>
        <w:r w:rsidR="00C44FE2" w:rsidRPr="00DB1466">
          <w:rPr>
            <w:rStyle w:val="Hyperlink"/>
            <w:noProof/>
          </w:rPr>
          <w:t>Những công việc làm được</w:t>
        </w:r>
        <w:r w:rsidR="00C44FE2">
          <w:rPr>
            <w:noProof/>
            <w:webHidden/>
          </w:rPr>
          <w:tab/>
        </w:r>
        <w:r w:rsidR="00C44FE2">
          <w:rPr>
            <w:noProof/>
            <w:webHidden/>
          </w:rPr>
          <w:fldChar w:fldCharType="begin"/>
        </w:r>
        <w:r w:rsidR="00C44FE2">
          <w:rPr>
            <w:noProof/>
            <w:webHidden/>
          </w:rPr>
          <w:instrText xml:space="preserve"> PAGEREF _Toc343859807 \h </w:instrText>
        </w:r>
        <w:r w:rsidR="00C44FE2">
          <w:rPr>
            <w:noProof/>
            <w:webHidden/>
          </w:rPr>
        </w:r>
        <w:r w:rsidR="00C44FE2">
          <w:rPr>
            <w:noProof/>
            <w:webHidden/>
          </w:rPr>
          <w:fldChar w:fldCharType="separate"/>
        </w:r>
        <w:r w:rsidR="00C44FE2">
          <w:rPr>
            <w:noProof/>
            <w:webHidden/>
          </w:rPr>
          <w:t>78</w:t>
        </w:r>
        <w:r w:rsidR="00C44FE2">
          <w:rPr>
            <w:noProof/>
            <w:webHidden/>
          </w:rPr>
          <w:fldChar w:fldCharType="end"/>
        </w:r>
      </w:hyperlink>
    </w:p>
    <w:p w14:paraId="1E92C192"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808" w:history="1">
        <w:r w:rsidR="00C44FE2" w:rsidRPr="00DB1466">
          <w:rPr>
            <w:rStyle w:val="Hyperlink"/>
            <w:noProof/>
          </w:rPr>
          <w:t>7.1.2.</w:t>
        </w:r>
        <w:r w:rsidR="00C44FE2">
          <w:rPr>
            <w:rFonts w:asciiTheme="minorHAnsi" w:eastAsiaTheme="minorEastAsia" w:hAnsiTheme="minorHAnsi" w:cstheme="minorBidi"/>
            <w:noProof/>
            <w:sz w:val="22"/>
          </w:rPr>
          <w:tab/>
        </w:r>
        <w:r w:rsidR="00C44FE2" w:rsidRPr="00DB1466">
          <w:rPr>
            <w:rStyle w:val="Hyperlink"/>
            <w:noProof/>
          </w:rPr>
          <w:t>Những đúc kết về mặt lý luận</w:t>
        </w:r>
        <w:r w:rsidR="00C44FE2">
          <w:rPr>
            <w:noProof/>
            <w:webHidden/>
          </w:rPr>
          <w:tab/>
        </w:r>
        <w:r w:rsidR="00C44FE2">
          <w:rPr>
            <w:noProof/>
            <w:webHidden/>
          </w:rPr>
          <w:fldChar w:fldCharType="begin"/>
        </w:r>
        <w:r w:rsidR="00C44FE2">
          <w:rPr>
            <w:noProof/>
            <w:webHidden/>
          </w:rPr>
          <w:instrText xml:space="preserve"> PAGEREF _Toc343859808 \h </w:instrText>
        </w:r>
        <w:r w:rsidR="00C44FE2">
          <w:rPr>
            <w:noProof/>
            <w:webHidden/>
          </w:rPr>
        </w:r>
        <w:r w:rsidR="00C44FE2">
          <w:rPr>
            <w:noProof/>
            <w:webHidden/>
          </w:rPr>
          <w:fldChar w:fldCharType="separate"/>
        </w:r>
        <w:r w:rsidR="00C44FE2">
          <w:rPr>
            <w:noProof/>
            <w:webHidden/>
          </w:rPr>
          <w:t>78</w:t>
        </w:r>
        <w:r w:rsidR="00C44FE2">
          <w:rPr>
            <w:noProof/>
            <w:webHidden/>
          </w:rPr>
          <w:fldChar w:fldCharType="end"/>
        </w:r>
      </w:hyperlink>
    </w:p>
    <w:p w14:paraId="7F18B09D" w14:textId="77777777" w:rsidR="00C44FE2" w:rsidRDefault="00C2484F">
      <w:pPr>
        <w:pStyle w:val="TOC3"/>
        <w:tabs>
          <w:tab w:val="left" w:pos="1760"/>
          <w:tab w:val="right" w:leader="dot" w:pos="9064"/>
        </w:tabs>
        <w:rPr>
          <w:rFonts w:asciiTheme="minorHAnsi" w:eastAsiaTheme="minorEastAsia" w:hAnsiTheme="minorHAnsi" w:cstheme="minorBidi"/>
          <w:noProof/>
          <w:sz w:val="22"/>
        </w:rPr>
      </w:pPr>
      <w:hyperlink w:anchor="_Toc343859809" w:history="1">
        <w:r w:rsidR="00C44FE2" w:rsidRPr="00DB1466">
          <w:rPr>
            <w:rStyle w:val="Hyperlink"/>
            <w:noProof/>
          </w:rPr>
          <w:t>7.1.3.</w:t>
        </w:r>
        <w:r w:rsidR="00C44FE2">
          <w:rPr>
            <w:rFonts w:asciiTheme="minorHAnsi" w:eastAsiaTheme="minorEastAsia" w:hAnsiTheme="minorHAnsi" w:cstheme="minorBidi"/>
            <w:noProof/>
            <w:sz w:val="22"/>
          </w:rPr>
          <w:tab/>
        </w:r>
        <w:r w:rsidR="00C44FE2" w:rsidRPr="00DB1466">
          <w:rPr>
            <w:rStyle w:val="Hyperlink"/>
            <w:noProof/>
          </w:rPr>
          <w:t>Mặt hạn chế</w:t>
        </w:r>
        <w:r w:rsidR="00C44FE2">
          <w:rPr>
            <w:noProof/>
            <w:webHidden/>
          </w:rPr>
          <w:tab/>
        </w:r>
        <w:r w:rsidR="00C44FE2">
          <w:rPr>
            <w:noProof/>
            <w:webHidden/>
          </w:rPr>
          <w:fldChar w:fldCharType="begin"/>
        </w:r>
        <w:r w:rsidR="00C44FE2">
          <w:rPr>
            <w:noProof/>
            <w:webHidden/>
          </w:rPr>
          <w:instrText xml:space="preserve"> PAGEREF _Toc343859809 \h </w:instrText>
        </w:r>
        <w:r w:rsidR="00C44FE2">
          <w:rPr>
            <w:noProof/>
            <w:webHidden/>
          </w:rPr>
        </w:r>
        <w:r w:rsidR="00C44FE2">
          <w:rPr>
            <w:noProof/>
            <w:webHidden/>
          </w:rPr>
          <w:fldChar w:fldCharType="separate"/>
        </w:r>
        <w:r w:rsidR="00C44FE2">
          <w:rPr>
            <w:noProof/>
            <w:webHidden/>
          </w:rPr>
          <w:t>79</w:t>
        </w:r>
        <w:r w:rsidR="00C44FE2">
          <w:rPr>
            <w:noProof/>
            <w:webHidden/>
          </w:rPr>
          <w:fldChar w:fldCharType="end"/>
        </w:r>
      </w:hyperlink>
    </w:p>
    <w:p w14:paraId="713C682D" w14:textId="77777777" w:rsidR="00C44FE2" w:rsidRDefault="00C2484F">
      <w:pPr>
        <w:pStyle w:val="TOC2"/>
        <w:tabs>
          <w:tab w:val="left" w:pos="1320"/>
          <w:tab w:val="right" w:leader="dot" w:pos="9064"/>
        </w:tabs>
        <w:rPr>
          <w:rFonts w:asciiTheme="minorHAnsi" w:eastAsiaTheme="minorEastAsia" w:hAnsiTheme="minorHAnsi" w:cstheme="minorBidi"/>
          <w:noProof/>
          <w:sz w:val="22"/>
        </w:rPr>
      </w:pPr>
      <w:hyperlink w:anchor="_Toc343859810" w:history="1">
        <w:r w:rsidR="00C44FE2" w:rsidRPr="00DB1466">
          <w:rPr>
            <w:rStyle w:val="Hyperlink"/>
            <w:noProof/>
          </w:rPr>
          <w:t>7.2.</w:t>
        </w:r>
        <w:r w:rsidR="00C44FE2">
          <w:rPr>
            <w:rFonts w:asciiTheme="minorHAnsi" w:eastAsiaTheme="minorEastAsia" w:hAnsiTheme="minorHAnsi" w:cstheme="minorBidi"/>
            <w:noProof/>
            <w:sz w:val="22"/>
          </w:rPr>
          <w:tab/>
        </w:r>
        <w:r w:rsidR="00C44FE2" w:rsidRPr="00DB1466">
          <w:rPr>
            <w:rStyle w:val="Hyperlink"/>
            <w:noProof/>
          </w:rPr>
          <w:t>Hướng phát triển đề tài</w:t>
        </w:r>
        <w:r w:rsidR="00C44FE2">
          <w:rPr>
            <w:noProof/>
            <w:webHidden/>
          </w:rPr>
          <w:tab/>
        </w:r>
        <w:r w:rsidR="00C44FE2">
          <w:rPr>
            <w:noProof/>
            <w:webHidden/>
          </w:rPr>
          <w:fldChar w:fldCharType="begin"/>
        </w:r>
        <w:r w:rsidR="00C44FE2">
          <w:rPr>
            <w:noProof/>
            <w:webHidden/>
          </w:rPr>
          <w:instrText xml:space="preserve"> PAGEREF _Toc343859810 \h </w:instrText>
        </w:r>
        <w:r w:rsidR="00C44FE2">
          <w:rPr>
            <w:noProof/>
            <w:webHidden/>
          </w:rPr>
        </w:r>
        <w:r w:rsidR="00C44FE2">
          <w:rPr>
            <w:noProof/>
            <w:webHidden/>
          </w:rPr>
          <w:fldChar w:fldCharType="separate"/>
        </w:r>
        <w:r w:rsidR="00C44FE2">
          <w:rPr>
            <w:noProof/>
            <w:webHidden/>
          </w:rPr>
          <w:t>79</w:t>
        </w:r>
        <w:r w:rsidR="00C44FE2">
          <w:rPr>
            <w:noProof/>
            <w:webHidden/>
          </w:rPr>
          <w:fldChar w:fldCharType="end"/>
        </w:r>
      </w:hyperlink>
    </w:p>
    <w:p w14:paraId="35756AFA" w14:textId="77777777" w:rsidR="00C44FE2" w:rsidRDefault="00C2484F">
      <w:pPr>
        <w:pStyle w:val="TOC1"/>
        <w:rPr>
          <w:rFonts w:asciiTheme="minorHAnsi" w:eastAsiaTheme="minorEastAsia" w:hAnsiTheme="minorHAnsi" w:cstheme="minorBidi"/>
          <w:noProof/>
          <w:sz w:val="22"/>
        </w:rPr>
      </w:pPr>
      <w:hyperlink w:anchor="_Toc343859811" w:history="1">
        <w:r w:rsidR="00C44FE2" w:rsidRPr="00DB1466">
          <w:rPr>
            <w:rStyle w:val="Hyperlink"/>
            <w:noProof/>
          </w:rPr>
          <w:t>TÀI LIỆU THAM KHẢO</w:t>
        </w:r>
        <w:r w:rsidR="00C44FE2">
          <w:rPr>
            <w:noProof/>
            <w:webHidden/>
          </w:rPr>
          <w:tab/>
        </w:r>
        <w:r w:rsidR="00C44FE2">
          <w:rPr>
            <w:noProof/>
            <w:webHidden/>
          </w:rPr>
          <w:fldChar w:fldCharType="begin"/>
        </w:r>
        <w:r w:rsidR="00C44FE2">
          <w:rPr>
            <w:noProof/>
            <w:webHidden/>
          </w:rPr>
          <w:instrText xml:space="preserve"> PAGEREF _Toc343859811 \h </w:instrText>
        </w:r>
        <w:r w:rsidR="00C44FE2">
          <w:rPr>
            <w:noProof/>
            <w:webHidden/>
          </w:rPr>
        </w:r>
        <w:r w:rsidR="00C44FE2">
          <w:rPr>
            <w:noProof/>
            <w:webHidden/>
          </w:rPr>
          <w:fldChar w:fldCharType="separate"/>
        </w:r>
        <w:r w:rsidR="00C44FE2">
          <w:rPr>
            <w:noProof/>
            <w:webHidden/>
          </w:rPr>
          <w:t>80</w:t>
        </w:r>
        <w:r w:rsidR="00C44FE2">
          <w:rPr>
            <w:noProof/>
            <w:webHidden/>
          </w:rPr>
          <w:fldChar w:fldCharType="end"/>
        </w:r>
      </w:hyperlink>
    </w:p>
    <w:p w14:paraId="7495D08F" w14:textId="77777777" w:rsidR="00C44FE2" w:rsidRDefault="00C2484F">
      <w:pPr>
        <w:pStyle w:val="TOC1"/>
        <w:rPr>
          <w:rFonts w:asciiTheme="minorHAnsi" w:eastAsiaTheme="minorEastAsia" w:hAnsiTheme="minorHAnsi" w:cstheme="minorBidi"/>
          <w:noProof/>
          <w:sz w:val="22"/>
        </w:rPr>
      </w:pPr>
      <w:hyperlink w:anchor="_Toc343859812" w:history="1">
        <w:r w:rsidR="00C44FE2" w:rsidRPr="00DB1466">
          <w:rPr>
            <w:rStyle w:val="Hyperlink"/>
            <w:noProof/>
          </w:rPr>
          <w:t>PHỤ LỤC A    Bảng thuật ngữ Anh-Việt</w:t>
        </w:r>
        <w:r w:rsidR="00C44FE2">
          <w:rPr>
            <w:noProof/>
            <w:webHidden/>
          </w:rPr>
          <w:tab/>
        </w:r>
        <w:r w:rsidR="00C44FE2">
          <w:rPr>
            <w:noProof/>
            <w:webHidden/>
          </w:rPr>
          <w:fldChar w:fldCharType="begin"/>
        </w:r>
        <w:r w:rsidR="00C44FE2">
          <w:rPr>
            <w:noProof/>
            <w:webHidden/>
          </w:rPr>
          <w:instrText xml:space="preserve"> PAGEREF _Toc343859812 \h </w:instrText>
        </w:r>
        <w:r w:rsidR="00C44FE2">
          <w:rPr>
            <w:noProof/>
            <w:webHidden/>
          </w:rPr>
        </w:r>
        <w:r w:rsidR="00C44FE2">
          <w:rPr>
            <w:noProof/>
            <w:webHidden/>
          </w:rPr>
          <w:fldChar w:fldCharType="separate"/>
        </w:r>
        <w:r w:rsidR="00C44FE2">
          <w:rPr>
            <w:noProof/>
            <w:webHidden/>
          </w:rPr>
          <w:t>1</w:t>
        </w:r>
        <w:r w:rsidR="00C44FE2">
          <w:rPr>
            <w:noProof/>
            <w:webHidden/>
          </w:rPr>
          <w:fldChar w:fldCharType="end"/>
        </w:r>
      </w:hyperlink>
    </w:p>
    <w:p w14:paraId="326EF2B0" w14:textId="77777777" w:rsidR="00C44FE2" w:rsidRDefault="00C2484F">
      <w:pPr>
        <w:pStyle w:val="TOC1"/>
        <w:rPr>
          <w:rFonts w:asciiTheme="minorHAnsi" w:eastAsiaTheme="minorEastAsia" w:hAnsiTheme="minorHAnsi" w:cstheme="minorBidi"/>
          <w:noProof/>
          <w:sz w:val="22"/>
        </w:rPr>
      </w:pPr>
      <w:hyperlink w:anchor="_Toc343859813" w:history="1">
        <w:r w:rsidR="00C44FE2" w:rsidRPr="00DB1466">
          <w:rPr>
            <w:rStyle w:val="Hyperlink"/>
            <w:noProof/>
          </w:rPr>
          <w:t>PHỤ LỤC B    Danh mục từ viết tắt</w:t>
        </w:r>
        <w:r w:rsidR="00C44FE2">
          <w:rPr>
            <w:noProof/>
            <w:webHidden/>
          </w:rPr>
          <w:tab/>
        </w:r>
        <w:r w:rsidR="00C44FE2">
          <w:rPr>
            <w:noProof/>
            <w:webHidden/>
          </w:rPr>
          <w:fldChar w:fldCharType="begin"/>
        </w:r>
        <w:r w:rsidR="00C44FE2">
          <w:rPr>
            <w:noProof/>
            <w:webHidden/>
          </w:rPr>
          <w:instrText xml:space="preserve"> PAGEREF _Toc343859813 \h </w:instrText>
        </w:r>
        <w:r w:rsidR="00C44FE2">
          <w:rPr>
            <w:noProof/>
            <w:webHidden/>
          </w:rPr>
        </w:r>
        <w:r w:rsidR="00C44FE2">
          <w:rPr>
            <w:noProof/>
            <w:webHidden/>
          </w:rPr>
          <w:fldChar w:fldCharType="separate"/>
        </w:r>
        <w:r w:rsidR="00C44FE2">
          <w:rPr>
            <w:noProof/>
            <w:webHidden/>
          </w:rPr>
          <w:t>1</w:t>
        </w:r>
        <w:r w:rsidR="00C44FE2">
          <w:rPr>
            <w:noProof/>
            <w:webHidden/>
          </w:rPr>
          <w:fldChar w:fldCharType="end"/>
        </w:r>
      </w:hyperlink>
    </w:p>
    <w:p w14:paraId="656123C6" w14:textId="77777777" w:rsidR="00C44FE2" w:rsidRDefault="00C2484F">
      <w:pPr>
        <w:pStyle w:val="TOC1"/>
        <w:rPr>
          <w:rFonts w:asciiTheme="minorHAnsi" w:eastAsiaTheme="minorEastAsia" w:hAnsiTheme="minorHAnsi" w:cstheme="minorBidi"/>
          <w:noProof/>
          <w:sz w:val="22"/>
        </w:rPr>
      </w:pPr>
      <w:hyperlink w:anchor="_Toc343859814" w:history="1">
        <w:r w:rsidR="00C44FE2" w:rsidRPr="00DB1466">
          <w:rPr>
            <w:rStyle w:val="Hyperlink"/>
            <w:noProof/>
          </w:rPr>
          <w:t>PHỤ LỤC C    Hướng dẫn sử dụng chương trình</w:t>
        </w:r>
        <w:r w:rsidR="00C44FE2">
          <w:rPr>
            <w:noProof/>
            <w:webHidden/>
          </w:rPr>
          <w:tab/>
        </w:r>
        <w:r w:rsidR="00C44FE2">
          <w:rPr>
            <w:noProof/>
            <w:webHidden/>
          </w:rPr>
          <w:fldChar w:fldCharType="begin"/>
        </w:r>
        <w:r w:rsidR="00C44FE2">
          <w:rPr>
            <w:noProof/>
            <w:webHidden/>
          </w:rPr>
          <w:instrText xml:space="preserve"> PAGEREF _Toc343859814 \h </w:instrText>
        </w:r>
        <w:r w:rsidR="00C44FE2">
          <w:rPr>
            <w:noProof/>
            <w:webHidden/>
          </w:rPr>
        </w:r>
        <w:r w:rsidR="00C44FE2">
          <w:rPr>
            <w:noProof/>
            <w:webHidden/>
          </w:rPr>
          <w:fldChar w:fldCharType="separate"/>
        </w:r>
        <w:r w:rsidR="00C44FE2">
          <w:rPr>
            <w:noProof/>
            <w:webHidden/>
          </w:rPr>
          <w:t>1</w:t>
        </w:r>
        <w:r w:rsidR="00C44FE2">
          <w:rPr>
            <w:noProof/>
            <w:webHidden/>
          </w:rPr>
          <w:fldChar w:fldCharType="end"/>
        </w:r>
      </w:hyperlink>
    </w:p>
    <w:p w14:paraId="0549AD73" w14:textId="77777777" w:rsidR="0099437A" w:rsidRDefault="002E545D" w:rsidP="0099437A">
      <w:r>
        <w:fldChar w:fldCharType="end"/>
      </w:r>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rsidP="003A16E8">
      <w:pPr>
        <w:pStyle w:val="Heading1"/>
        <w:numPr>
          <w:ilvl w:val="0"/>
          <w:numId w:val="0"/>
        </w:numPr>
        <w:ind w:left="360"/>
      </w:pPr>
      <w:bookmarkStart w:id="11" w:name="_Toc343859747"/>
      <w:r w:rsidRPr="003A16E8">
        <w:lastRenderedPageBreak/>
        <w:t>DANH MỤC HÌNH</w:t>
      </w:r>
      <w:bookmarkEnd w:id="1"/>
      <w:bookmarkEnd w:id="11"/>
    </w:p>
    <w:p w14:paraId="6C06F03C" w14:textId="77777777" w:rsidR="00C44FE2" w:rsidRDefault="00187200">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343859568" w:history="1">
        <w:r w:rsidR="00C44FE2" w:rsidRPr="002D1A1E">
          <w:rPr>
            <w:rStyle w:val="Hyperlink"/>
            <w:noProof/>
          </w:rPr>
          <w:t>Hình 2.1: Số khách hàng đặt chỗ hàng tháng của hãng Pan Am</w:t>
        </w:r>
        <w:r w:rsidR="00C44FE2">
          <w:rPr>
            <w:noProof/>
            <w:webHidden/>
          </w:rPr>
          <w:tab/>
        </w:r>
        <w:r w:rsidR="00C44FE2">
          <w:rPr>
            <w:noProof/>
            <w:webHidden/>
          </w:rPr>
          <w:fldChar w:fldCharType="begin"/>
        </w:r>
        <w:r w:rsidR="00C44FE2">
          <w:rPr>
            <w:noProof/>
            <w:webHidden/>
          </w:rPr>
          <w:instrText xml:space="preserve"> PAGEREF _Toc343859568 \h </w:instrText>
        </w:r>
        <w:r w:rsidR="00C44FE2">
          <w:rPr>
            <w:noProof/>
            <w:webHidden/>
          </w:rPr>
        </w:r>
        <w:r w:rsidR="00C44FE2">
          <w:rPr>
            <w:noProof/>
            <w:webHidden/>
          </w:rPr>
          <w:fldChar w:fldCharType="separate"/>
        </w:r>
        <w:r w:rsidR="00C44FE2">
          <w:rPr>
            <w:noProof/>
            <w:webHidden/>
          </w:rPr>
          <w:t>4</w:t>
        </w:r>
        <w:r w:rsidR="00C44FE2">
          <w:rPr>
            <w:noProof/>
            <w:webHidden/>
          </w:rPr>
          <w:fldChar w:fldCharType="end"/>
        </w:r>
      </w:hyperlink>
    </w:p>
    <w:p w14:paraId="613B2DFF" w14:textId="77777777" w:rsidR="00C44FE2" w:rsidRDefault="00C2484F">
      <w:pPr>
        <w:pStyle w:val="TOC1"/>
        <w:rPr>
          <w:rFonts w:asciiTheme="minorHAnsi" w:eastAsiaTheme="minorEastAsia" w:hAnsiTheme="minorHAnsi" w:cstheme="minorBidi"/>
          <w:noProof/>
          <w:sz w:val="22"/>
        </w:rPr>
      </w:pPr>
      <w:hyperlink w:anchor="_Toc343859569" w:history="1">
        <w:r w:rsidR="00C44FE2" w:rsidRPr="002D1A1E">
          <w:rPr>
            <w:rStyle w:val="Hyperlink"/>
            <w:noProof/>
          </w:rPr>
          <w:t>Hình 2.2: Mô hình bài toán dự báo chuỗi thời gian</w:t>
        </w:r>
        <w:r w:rsidR="00C44FE2">
          <w:rPr>
            <w:noProof/>
            <w:webHidden/>
          </w:rPr>
          <w:tab/>
        </w:r>
        <w:r w:rsidR="00C44FE2">
          <w:rPr>
            <w:noProof/>
            <w:webHidden/>
          </w:rPr>
          <w:fldChar w:fldCharType="begin"/>
        </w:r>
        <w:r w:rsidR="00C44FE2">
          <w:rPr>
            <w:noProof/>
            <w:webHidden/>
          </w:rPr>
          <w:instrText xml:space="preserve"> PAGEREF _Toc343859569 \h </w:instrText>
        </w:r>
        <w:r w:rsidR="00C44FE2">
          <w:rPr>
            <w:noProof/>
            <w:webHidden/>
          </w:rPr>
        </w:r>
        <w:r w:rsidR="00C44FE2">
          <w:rPr>
            <w:noProof/>
            <w:webHidden/>
          </w:rPr>
          <w:fldChar w:fldCharType="separate"/>
        </w:r>
        <w:r w:rsidR="00C44FE2">
          <w:rPr>
            <w:noProof/>
            <w:webHidden/>
          </w:rPr>
          <w:t>6</w:t>
        </w:r>
        <w:r w:rsidR="00C44FE2">
          <w:rPr>
            <w:noProof/>
            <w:webHidden/>
          </w:rPr>
          <w:fldChar w:fldCharType="end"/>
        </w:r>
      </w:hyperlink>
    </w:p>
    <w:p w14:paraId="366087BF" w14:textId="77777777" w:rsidR="00C44FE2" w:rsidRDefault="00C2484F">
      <w:pPr>
        <w:pStyle w:val="TOC1"/>
        <w:rPr>
          <w:rFonts w:asciiTheme="minorHAnsi" w:eastAsiaTheme="minorEastAsia" w:hAnsiTheme="minorHAnsi" w:cstheme="minorBidi"/>
          <w:noProof/>
          <w:sz w:val="22"/>
        </w:rPr>
      </w:pPr>
      <w:hyperlink w:anchor="_Toc343859570" w:history="1">
        <w:r w:rsidR="00C44FE2" w:rsidRPr="002D1A1E">
          <w:rPr>
            <w:rStyle w:val="Hyperlink"/>
            <w:noProof/>
          </w:rPr>
          <w:t>Hình 2.3: Hàm tự tương quan</w:t>
        </w:r>
        <w:r w:rsidR="00C44FE2">
          <w:rPr>
            <w:noProof/>
            <w:webHidden/>
          </w:rPr>
          <w:tab/>
        </w:r>
        <w:r w:rsidR="00C44FE2">
          <w:rPr>
            <w:noProof/>
            <w:webHidden/>
          </w:rPr>
          <w:fldChar w:fldCharType="begin"/>
        </w:r>
        <w:r w:rsidR="00C44FE2">
          <w:rPr>
            <w:noProof/>
            <w:webHidden/>
          </w:rPr>
          <w:instrText xml:space="preserve"> PAGEREF _Toc343859570 \h </w:instrText>
        </w:r>
        <w:r w:rsidR="00C44FE2">
          <w:rPr>
            <w:noProof/>
            <w:webHidden/>
          </w:rPr>
        </w:r>
        <w:r w:rsidR="00C44FE2">
          <w:rPr>
            <w:noProof/>
            <w:webHidden/>
          </w:rPr>
          <w:fldChar w:fldCharType="separate"/>
        </w:r>
        <w:r w:rsidR="00C44FE2">
          <w:rPr>
            <w:noProof/>
            <w:webHidden/>
          </w:rPr>
          <w:t>7</w:t>
        </w:r>
        <w:r w:rsidR="00C44FE2">
          <w:rPr>
            <w:noProof/>
            <w:webHidden/>
          </w:rPr>
          <w:fldChar w:fldCharType="end"/>
        </w:r>
      </w:hyperlink>
    </w:p>
    <w:p w14:paraId="30448ABF" w14:textId="77777777" w:rsidR="00C44FE2" w:rsidRDefault="00C2484F">
      <w:pPr>
        <w:pStyle w:val="TOC1"/>
        <w:rPr>
          <w:rFonts w:asciiTheme="minorHAnsi" w:eastAsiaTheme="minorEastAsia" w:hAnsiTheme="minorHAnsi" w:cstheme="minorBidi"/>
          <w:noProof/>
          <w:sz w:val="22"/>
        </w:rPr>
      </w:pPr>
      <w:hyperlink w:anchor="_Toc343859571" w:history="1">
        <w:r w:rsidR="00C44FE2" w:rsidRPr="002D1A1E">
          <w:rPr>
            <w:rStyle w:val="Hyperlink"/>
            <w:noProof/>
          </w:rPr>
          <w:t>Hình 2.4: Độ tăng nhiệt độ trung bình hàng năm từ 1856 đến 2005</w:t>
        </w:r>
        <w:r w:rsidR="00C44FE2">
          <w:rPr>
            <w:noProof/>
            <w:webHidden/>
          </w:rPr>
          <w:tab/>
        </w:r>
        <w:r w:rsidR="00C44FE2">
          <w:rPr>
            <w:noProof/>
            <w:webHidden/>
          </w:rPr>
          <w:fldChar w:fldCharType="begin"/>
        </w:r>
        <w:r w:rsidR="00C44FE2">
          <w:rPr>
            <w:noProof/>
            <w:webHidden/>
          </w:rPr>
          <w:instrText xml:space="preserve"> PAGEREF _Toc343859571 \h </w:instrText>
        </w:r>
        <w:r w:rsidR="00C44FE2">
          <w:rPr>
            <w:noProof/>
            <w:webHidden/>
          </w:rPr>
        </w:r>
        <w:r w:rsidR="00C44FE2">
          <w:rPr>
            <w:noProof/>
            <w:webHidden/>
          </w:rPr>
          <w:fldChar w:fldCharType="separate"/>
        </w:r>
        <w:r w:rsidR="00C44FE2">
          <w:rPr>
            <w:noProof/>
            <w:webHidden/>
          </w:rPr>
          <w:t>9</w:t>
        </w:r>
        <w:r w:rsidR="00C44FE2">
          <w:rPr>
            <w:noProof/>
            <w:webHidden/>
          </w:rPr>
          <w:fldChar w:fldCharType="end"/>
        </w:r>
      </w:hyperlink>
    </w:p>
    <w:p w14:paraId="508B8B7D" w14:textId="77777777" w:rsidR="00C44FE2" w:rsidRDefault="00C2484F">
      <w:pPr>
        <w:pStyle w:val="TOC1"/>
        <w:rPr>
          <w:rFonts w:asciiTheme="minorHAnsi" w:eastAsiaTheme="minorEastAsia" w:hAnsiTheme="minorHAnsi" w:cstheme="minorBidi"/>
          <w:noProof/>
          <w:sz w:val="22"/>
        </w:rPr>
      </w:pPr>
      <w:hyperlink w:anchor="_Toc343859572" w:history="1">
        <w:r w:rsidR="00C44FE2" w:rsidRPr="002D1A1E">
          <w:rPr>
            <w:rStyle w:val="Hyperlink"/>
            <w:noProof/>
            <w:lang w:val="fr-FR"/>
          </w:rPr>
          <w:t xml:space="preserve">Hình </w:t>
        </w:r>
        <w:r w:rsidR="00C44FE2" w:rsidRPr="002D1A1E">
          <w:rPr>
            <w:rStyle w:val="Hyperlink"/>
            <w:noProof/>
          </w:rPr>
          <w:t>2.5:</w:t>
        </w:r>
        <w:r w:rsidR="00C44FE2" w:rsidRPr="002D1A1E">
          <w:rPr>
            <w:rStyle w:val="Hyperlink"/>
            <w:noProof/>
            <w:lang w:val="fr-FR"/>
          </w:rPr>
          <w:t xml:space="preserve"> Hàm tự tương quan của chuỗi tăng nhiệt độ trung bình hàng năm từ 1856 đến 2005</w:t>
        </w:r>
        <w:r w:rsidR="00C44FE2">
          <w:rPr>
            <w:noProof/>
            <w:webHidden/>
          </w:rPr>
          <w:tab/>
        </w:r>
        <w:r w:rsidR="00C44FE2">
          <w:rPr>
            <w:noProof/>
            <w:webHidden/>
          </w:rPr>
          <w:fldChar w:fldCharType="begin"/>
        </w:r>
        <w:r w:rsidR="00C44FE2">
          <w:rPr>
            <w:noProof/>
            <w:webHidden/>
          </w:rPr>
          <w:instrText xml:space="preserve"> PAGEREF _Toc343859572 \h </w:instrText>
        </w:r>
        <w:r w:rsidR="00C44FE2">
          <w:rPr>
            <w:noProof/>
            <w:webHidden/>
          </w:rPr>
        </w:r>
        <w:r w:rsidR="00C44FE2">
          <w:rPr>
            <w:noProof/>
            <w:webHidden/>
          </w:rPr>
          <w:fldChar w:fldCharType="separate"/>
        </w:r>
        <w:r w:rsidR="00C44FE2">
          <w:rPr>
            <w:noProof/>
            <w:webHidden/>
          </w:rPr>
          <w:t>10</w:t>
        </w:r>
        <w:r w:rsidR="00C44FE2">
          <w:rPr>
            <w:noProof/>
            <w:webHidden/>
          </w:rPr>
          <w:fldChar w:fldCharType="end"/>
        </w:r>
      </w:hyperlink>
    </w:p>
    <w:p w14:paraId="14732CE7" w14:textId="77777777" w:rsidR="00C44FE2" w:rsidRDefault="00C2484F">
      <w:pPr>
        <w:pStyle w:val="TOC1"/>
        <w:rPr>
          <w:rFonts w:asciiTheme="minorHAnsi" w:eastAsiaTheme="minorEastAsia" w:hAnsiTheme="minorHAnsi" w:cstheme="minorBidi"/>
          <w:noProof/>
          <w:sz w:val="22"/>
        </w:rPr>
      </w:pPr>
      <w:hyperlink w:anchor="_Toc343859573" w:history="1">
        <w:r w:rsidR="00C44FE2" w:rsidRPr="002D1A1E">
          <w:rPr>
            <w:rStyle w:val="Hyperlink"/>
            <w:noProof/>
            <w:lang w:val="fr-FR"/>
          </w:rPr>
          <w:t xml:space="preserve">Hình </w:t>
        </w:r>
        <w:r w:rsidR="00C44FE2" w:rsidRPr="002D1A1E">
          <w:rPr>
            <w:rStyle w:val="Hyperlink"/>
            <w:noProof/>
          </w:rPr>
          <w:t>2.6:</w:t>
        </w:r>
        <w:r w:rsidR="00C44FE2" w:rsidRPr="002D1A1E">
          <w:rPr>
            <w:rStyle w:val="Hyperlink"/>
            <w:noProof/>
            <w:lang w:val="fr-FR"/>
          </w:rPr>
          <w:t xml:space="preserve"> (a) Chuỗi thời gian tĩnh, (b) Chuỗi thời gian không tĩnh.</w:t>
        </w:r>
        <w:r w:rsidR="00C44FE2">
          <w:rPr>
            <w:noProof/>
            <w:webHidden/>
          </w:rPr>
          <w:tab/>
        </w:r>
        <w:r w:rsidR="00C44FE2">
          <w:rPr>
            <w:noProof/>
            <w:webHidden/>
          </w:rPr>
          <w:fldChar w:fldCharType="begin"/>
        </w:r>
        <w:r w:rsidR="00C44FE2">
          <w:rPr>
            <w:noProof/>
            <w:webHidden/>
          </w:rPr>
          <w:instrText xml:space="preserve"> PAGEREF _Toc343859573 \h </w:instrText>
        </w:r>
        <w:r w:rsidR="00C44FE2">
          <w:rPr>
            <w:noProof/>
            <w:webHidden/>
          </w:rPr>
        </w:r>
        <w:r w:rsidR="00C44FE2">
          <w:rPr>
            <w:noProof/>
            <w:webHidden/>
          </w:rPr>
          <w:fldChar w:fldCharType="separate"/>
        </w:r>
        <w:r w:rsidR="00C44FE2">
          <w:rPr>
            <w:noProof/>
            <w:webHidden/>
          </w:rPr>
          <w:t>11</w:t>
        </w:r>
        <w:r w:rsidR="00C44FE2">
          <w:rPr>
            <w:noProof/>
            <w:webHidden/>
          </w:rPr>
          <w:fldChar w:fldCharType="end"/>
        </w:r>
      </w:hyperlink>
    </w:p>
    <w:p w14:paraId="218E6260" w14:textId="77777777" w:rsidR="00C44FE2" w:rsidRDefault="00C2484F">
      <w:pPr>
        <w:pStyle w:val="TOC1"/>
        <w:rPr>
          <w:rFonts w:asciiTheme="minorHAnsi" w:eastAsiaTheme="minorEastAsia" w:hAnsiTheme="minorHAnsi" w:cstheme="minorBidi"/>
          <w:noProof/>
          <w:sz w:val="22"/>
        </w:rPr>
      </w:pPr>
      <w:hyperlink w:anchor="_Toc343859574" w:history="1">
        <w:r w:rsidR="00C44FE2" w:rsidRPr="002D1A1E">
          <w:rPr>
            <w:rStyle w:val="Hyperlink"/>
            <w:noProof/>
          </w:rPr>
          <w:t>Hình 2.7: Chuỗi thời gian có tính mùa</w:t>
        </w:r>
        <w:r w:rsidR="00C44FE2">
          <w:rPr>
            <w:noProof/>
            <w:webHidden/>
          </w:rPr>
          <w:tab/>
        </w:r>
        <w:r w:rsidR="00C44FE2">
          <w:rPr>
            <w:noProof/>
            <w:webHidden/>
          </w:rPr>
          <w:fldChar w:fldCharType="begin"/>
        </w:r>
        <w:r w:rsidR="00C44FE2">
          <w:rPr>
            <w:noProof/>
            <w:webHidden/>
          </w:rPr>
          <w:instrText xml:space="preserve"> PAGEREF _Toc343859574 \h </w:instrText>
        </w:r>
        <w:r w:rsidR="00C44FE2">
          <w:rPr>
            <w:noProof/>
            <w:webHidden/>
          </w:rPr>
        </w:r>
        <w:r w:rsidR="00C44FE2">
          <w:rPr>
            <w:noProof/>
            <w:webHidden/>
          </w:rPr>
          <w:fldChar w:fldCharType="separate"/>
        </w:r>
        <w:r w:rsidR="00C44FE2">
          <w:rPr>
            <w:noProof/>
            <w:webHidden/>
          </w:rPr>
          <w:t>12</w:t>
        </w:r>
        <w:r w:rsidR="00C44FE2">
          <w:rPr>
            <w:noProof/>
            <w:webHidden/>
          </w:rPr>
          <w:fldChar w:fldCharType="end"/>
        </w:r>
      </w:hyperlink>
    </w:p>
    <w:p w14:paraId="6E60C926" w14:textId="77777777" w:rsidR="00C44FE2" w:rsidRDefault="00C2484F">
      <w:pPr>
        <w:pStyle w:val="TOC1"/>
        <w:rPr>
          <w:rFonts w:asciiTheme="minorHAnsi" w:eastAsiaTheme="minorEastAsia" w:hAnsiTheme="minorHAnsi" w:cstheme="minorBidi"/>
          <w:noProof/>
          <w:sz w:val="22"/>
        </w:rPr>
      </w:pPr>
      <w:hyperlink w:anchor="_Toc343859575" w:history="1">
        <w:r w:rsidR="00C44FE2" w:rsidRPr="002D1A1E">
          <w:rPr>
            <w:rStyle w:val="Hyperlink"/>
            <w:noProof/>
            <w:lang w:val="fr-FR"/>
          </w:rPr>
          <w:t xml:space="preserve">Hình </w:t>
        </w:r>
        <w:r w:rsidR="00C44FE2" w:rsidRPr="002D1A1E">
          <w:rPr>
            <w:rStyle w:val="Hyperlink"/>
            <w:noProof/>
          </w:rPr>
          <w:t>3.1:</w:t>
        </w:r>
        <w:r w:rsidR="00C44FE2" w:rsidRPr="002D1A1E">
          <w:rPr>
            <w:rStyle w:val="Hyperlink"/>
            <w:noProof/>
            <w:lang w:val="fr-FR"/>
          </w:rPr>
          <w:t xml:space="preserve"> Hình ảnh của mô hình  MA(2)</w:t>
        </w:r>
        <w:r w:rsidR="00C44FE2" w:rsidRPr="002D1A1E">
          <w:rPr>
            <w:rStyle w:val="Hyperlink"/>
            <w:noProof/>
            <w:lang w:val="pt-BR"/>
          </w:rPr>
          <w:t xml:space="preserve"> </w:t>
        </w:r>
        <m:oMath>
          <m:r>
            <m:rPr>
              <m:sty m:val="p"/>
            </m:rPr>
            <w:rPr>
              <w:rStyle w:val="Hyperlink"/>
              <w:rFonts w:ascii="Cambria Math" w:hAnsi="Cambria Math"/>
              <w:noProof/>
              <w:lang w:val="pt-BR"/>
            </w:rPr>
            <m:t>yt=40+εt+0.7εt-1-0.28εt-2</m:t>
          </m:r>
        </m:oMath>
        <w:r w:rsidR="00C44FE2">
          <w:rPr>
            <w:noProof/>
            <w:webHidden/>
          </w:rPr>
          <w:tab/>
        </w:r>
        <w:r w:rsidR="00C44FE2">
          <w:rPr>
            <w:noProof/>
            <w:webHidden/>
          </w:rPr>
          <w:fldChar w:fldCharType="begin"/>
        </w:r>
        <w:r w:rsidR="00C44FE2">
          <w:rPr>
            <w:noProof/>
            <w:webHidden/>
          </w:rPr>
          <w:instrText xml:space="preserve"> PAGEREF _Toc343859575 \h </w:instrText>
        </w:r>
        <w:r w:rsidR="00C44FE2">
          <w:rPr>
            <w:noProof/>
            <w:webHidden/>
          </w:rPr>
        </w:r>
        <w:r w:rsidR="00C44FE2">
          <w:rPr>
            <w:noProof/>
            <w:webHidden/>
          </w:rPr>
          <w:fldChar w:fldCharType="separate"/>
        </w:r>
        <w:r w:rsidR="00C44FE2">
          <w:rPr>
            <w:noProof/>
            <w:webHidden/>
          </w:rPr>
          <w:t>16</w:t>
        </w:r>
        <w:r w:rsidR="00C44FE2">
          <w:rPr>
            <w:noProof/>
            <w:webHidden/>
          </w:rPr>
          <w:fldChar w:fldCharType="end"/>
        </w:r>
      </w:hyperlink>
    </w:p>
    <w:p w14:paraId="1211B390" w14:textId="77777777" w:rsidR="00C44FE2" w:rsidRDefault="00C2484F">
      <w:pPr>
        <w:pStyle w:val="TOC1"/>
        <w:rPr>
          <w:rFonts w:asciiTheme="minorHAnsi" w:eastAsiaTheme="minorEastAsia" w:hAnsiTheme="minorHAnsi" w:cstheme="minorBidi"/>
          <w:noProof/>
          <w:sz w:val="22"/>
        </w:rPr>
      </w:pPr>
      <w:hyperlink w:anchor="_Toc343859576" w:history="1">
        <w:r w:rsidR="00C44FE2" w:rsidRPr="002D1A1E">
          <w:rPr>
            <w:rStyle w:val="Hyperlink"/>
            <w:noProof/>
          </w:rPr>
          <w:t xml:space="preserve">Hình 3.2:  ACF và PACF của mô hình </w:t>
        </w:r>
        <m:oMath>
          <m:r>
            <w:rPr>
              <w:rStyle w:val="Hyperlink"/>
              <w:rFonts w:ascii="Cambria Math" w:hAnsi="Cambria Math"/>
              <w:noProof/>
            </w:rPr>
            <m:t>yt=4+0.4yt-1+0.5yt-2+εt</m:t>
          </m:r>
        </m:oMath>
        <w:r w:rsidR="00C44FE2">
          <w:rPr>
            <w:noProof/>
            <w:webHidden/>
          </w:rPr>
          <w:tab/>
        </w:r>
        <w:r w:rsidR="00C44FE2">
          <w:rPr>
            <w:noProof/>
            <w:webHidden/>
          </w:rPr>
          <w:fldChar w:fldCharType="begin"/>
        </w:r>
        <w:r w:rsidR="00C44FE2">
          <w:rPr>
            <w:noProof/>
            <w:webHidden/>
          </w:rPr>
          <w:instrText xml:space="preserve"> PAGEREF _Toc343859576 \h </w:instrText>
        </w:r>
        <w:r w:rsidR="00C44FE2">
          <w:rPr>
            <w:noProof/>
            <w:webHidden/>
          </w:rPr>
        </w:r>
        <w:r w:rsidR="00C44FE2">
          <w:rPr>
            <w:noProof/>
            <w:webHidden/>
          </w:rPr>
          <w:fldChar w:fldCharType="separate"/>
        </w:r>
        <w:r w:rsidR="00C44FE2">
          <w:rPr>
            <w:noProof/>
            <w:webHidden/>
          </w:rPr>
          <w:t>19</w:t>
        </w:r>
        <w:r w:rsidR="00C44FE2">
          <w:rPr>
            <w:noProof/>
            <w:webHidden/>
          </w:rPr>
          <w:fldChar w:fldCharType="end"/>
        </w:r>
      </w:hyperlink>
    </w:p>
    <w:p w14:paraId="4C225F6C" w14:textId="77777777" w:rsidR="00C44FE2" w:rsidRDefault="00C2484F">
      <w:pPr>
        <w:pStyle w:val="TOC1"/>
        <w:rPr>
          <w:rFonts w:asciiTheme="minorHAnsi" w:eastAsiaTheme="minorEastAsia" w:hAnsiTheme="minorHAnsi" w:cstheme="minorBidi"/>
          <w:noProof/>
          <w:sz w:val="22"/>
        </w:rPr>
      </w:pPr>
      <w:hyperlink w:anchor="_Toc343859577" w:history="1">
        <w:r w:rsidR="00C44FE2" w:rsidRPr="002D1A1E">
          <w:rPr>
            <w:rStyle w:val="Hyperlink"/>
            <w:noProof/>
          </w:rPr>
          <w:t>Hình 3.3: Hàm tự tương quan và tự tương quan riêng phần của mô hình</w:t>
        </w:r>
        <w:r w:rsidR="00C44FE2">
          <w:rPr>
            <w:noProof/>
            <w:webHidden/>
          </w:rPr>
          <w:tab/>
        </w:r>
        <w:r w:rsidR="00C44FE2">
          <w:rPr>
            <w:noProof/>
            <w:webHidden/>
          </w:rPr>
          <w:fldChar w:fldCharType="begin"/>
        </w:r>
        <w:r w:rsidR="00C44FE2">
          <w:rPr>
            <w:noProof/>
            <w:webHidden/>
          </w:rPr>
          <w:instrText xml:space="preserve"> PAGEREF _Toc343859577 \h </w:instrText>
        </w:r>
        <w:r w:rsidR="00C44FE2">
          <w:rPr>
            <w:noProof/>
            <w:webHidden/>
          </w:rPr>
        </w:r>
        <w:r w:rsidR="00C44FE2">
          <w:rPr>
            <w:noProof/>
            <w:webHidden/>
          </w:rPr>
          <w:fldChar w:fldCharType="separate"/>
        </w:r>
        <w:r w:rsidR="00C44FE2">
          <w:rPr>
            <w:noProof/>
            <w:webHidden/>
          </w:rPr>
          <w:t>20</w:t>
        </w:r>
        <w:r w:rsidR="00C44FE2">
          <w:rPr>
            <w:noProof/>
            <w:webHidden/>
          </w:rPr>
          <w:fldChar w:fldCharType="end"/>
        </w:r>
      </w:hyperlink>
    </w:p>
    <w:p w14:paraId="5DB39058" w14:textId="77777777" w:rsidR="00C44FE2" w:rsidRDefault="00C2484F">
      <w:pPr>
        <w:pStyle w:val="TOC1"/>
        <w:rPr>
          <w:rFonts w:asciiTheme="minorHAnsi" w:eastAsiaTheme="minorEastAsia" w:hAnsiTheme="minorHAnsi" w:cstheme="minorBidi"/>
          <w:noProof/>
          <w:sz w:val="22"/>
        </w:rPr>
      </w:pPr>
      <w:hyperlink w:anchor="_Toc343859578" w:history="1">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sidR="00C44FE2">
          <w:rPr>
            <w:noProof/>
            <w:webHidden/>
          </w:rPr>
          <w:tab/>
        </w:r>
        <w:r w:rsidR="00C44FE2">
          <w:rPr>
            <w:noProof/>
            <w:webHidden/>
          </w:rPr>
          <w:fldChar w:fldCharType="begin"/>
        </w:r>
        <w:r w:rsidR="00C44FE2">
          <w:rPr>
            <w:noProof/>
            <w:webHidden/>
          </w:rPr>
          <w:instrText xml:space="preserve"> PAGEREF _Toc343859578 \h </w:instrText>
        </w:r>
        <w:r w:rsidR="00C44FE2">
          <w:rPr>
            <w:noProof/>
            <w:webHidden/>
          </w:rPr>
        </w:r>
        <w:r w:rsidR="00C44FE2">
          <w:rPr>
            <w:noProof/>
            <w:webHidden/>
          </w:rPr>
          <w:fldChar w:fldCharType="separate"/>
        </w:r>
        <w:r w:rsidR="00C44FE2">
          <w:rPr>
            <w:noProof/>
            <w:webHidden/>
          </w:rPr>
          <w:t>20</w:t>
        </w:r>
        <w:r w:rsidR="00C44FE2">
          <w:rPr>
            <w:noProof/>
            <w:webHidden/>
          </w:rPr>
          <w:fldChar w:fldCharType="end"/>
        </w:r>
      </w:hyperlink>
    </w:p>
    <w:p w14:paraId="4CB55F34" w14:textId="77777777" w:rsidR="00C44FE2" w:rsidRDefault="00C2484F">
      <w:pPr>
        <w:pStyle w:val="TOC1"/>
        <w:rPr>
          <w:rFonts w:asciiTheme="minorHAnsi" w:eastAsiaTheme="minorEastAsia" w:hAnsiTheme="minorHAnsi" w:cstheme="minorBidi"/>
          <w:noProof/>
          <w:sz w:val="22"/>
        </w:rPr>
      </w:pPr>
      <w:hyperlink w:anchor="_Toc343859579" w:history="1">
        <w:r w:rsidR="00C44FE2" w:rsidRPr="002D1A1E">
          <w:rPr>
            <w:rStyle w:val="Hyperlink"/>
            <w:noProof/>
          </w:rPr>
          <w:t>Hình 3.4: Các thành phần của mô hình SARIMA</w:t>
        </w:r>
        <w:r w:rsidR="00C44FE2">
          <w:rPr>
            <w:noProof/>
            <w:webHidden/>
          </w:rPr>
          <w:tab/>
        </w:r>
        <w:r w:rsidR="00C44FE2">
          <w:rPr>
            <w:noProof/>
            <w:webHidden/>
          </w:rPr>
          <w:fldChar w:fldCharType="begin"/>
        </w:r>
        <w:r w:rsidR="00C44FE2">
          <w:rPr>
            <w:noProof/>
            <w:webHidden/>
          </w:rPr>
          <w:instrText xml:space="preserve"> PAGEREF _Toc343859579 \h </w:instrText>
        </w:r>
        <w:r w:rsidR="00C44FE2">
          <w:rPr>
            <w:noProof/>
            <w:webHidden/>
          </w:rPr>
        </w:r>
        <w:r w:rsidR="00C44FE2">
          <w:rPr>
            <w:noProof/>
            <w:webHidden/>
          </w:rPr>
          <w:fldChar w:fldCharType="separate"/>
        </w:r>
        <w:r w:rsidR="00C44FE2">
          <w:rPr>
            <w:noProof/>
            <w:webHidden/>
          </w:rPr>
          <w:t>25</w:t>
        </w:r>
        <w:r w:rsidR="00C44FE2">
          <w:rPr>
            <w:noProof/>
            <w:webHidden/>
          </w:rPr>
          <w:fldChar w:fldCharType="end"/>
        </w:r>
      </w:hyperlink>
    </w:p>
    <w:p w14:paraId="6512228F" w14:textId="77777777" w:rsidR="00C44FE2" w:rsidRDefault="00C2484F">
      <w:pPr>
        <w:pStyle w:val="TOC1"/>
        <w:rPr>
          <w:rFonts w:asciiTheme="minorHAnsi" w:eastAsiaTheme="minorEastAsia" w:hAnsiTheme="minorHAnsi" w:cstheme="minorBidi"/>
          <w:noProof/>
          <w:sz w:val="22"/>
        </w:rPr>
      </w:pPr>
      <w:hyperlink w:anchor="_Toc343859580" w:history="1">
        <w:r w:rsidR="00C44FE2" w:rsidRPr="002D1A1E">
          <w:rPr>
            <w:rStyle w:val="Hyperlink"/>
            <w:noProof/>
          </w:rPr>
          <w:t>Hình 3.5:  Thành phần khử mùa và xu hướng trong mô hình SARIMA</w:t>
        </w:r>
        <w:r w:rsidR="00C44FE2">
          <w:rPr>
            <w:noProof/>
            <w:webHidden/>
          </w:rPr>
          <w:tab/>
        </w:r>
        <w:r w:rsidR="00C44FE2">
          <w:rPr>
            <w:noProof/>
            <w:webHidden/>
          </w:rPr>
          <w:fldChar w:fldCharType="begin"/>
        </w:r>
        <w:r w:rsidR="00C44FE2">
          <w:rPr>
            <w:noProof/>
            <w:webHidden/>
          </w:rPr>
          <w:instrText xml:space="preserve"> PAGEREF _Toc343859580 \h </w:instrText>
        </w:r>
        <w:r w:rsidR="00C44FE2">
          <w:rPr>
            <w:noProof/>
            <w:webHidden/>
          </w:rPr>
        </w:r>
        <w:r w:rsidR="00C44FE2">
          <w:rPr>
            <w:noProof/>
            <w:webHidden/>
          </w:rPr>
          <w:fldChar w:fldCharType="separate"/>
        </w:r>
        <w:r w:rsidR="00C44FE2">
          <w:rPr>
            <w:noProof/>
            <w:webHidden/>
          </w:rPr>
          <w:t>26</w:t>
        </w:r>
        <w:r w:rsidR="00C44FE2">
          <w:rPr>
            <w:noProof/>
            <w:webHidden/>
          </w:rPr>
          <w:fldChar w:fldCharType="end"/>
        </w:r>
      </w:hyperlink>
    </w:p>
    <w:p w14:paraId="03C4AB88" w14:textId="77777777" w:rsidR="00C44FE2" w:rsidRDefault="00C2484F">
      <w:pPr>
        <w:pStyle w:val="TOC1"/>
        <w:rPr>
          <w:rFonts w:asciiTheme="minorHAnsi" w:eastAsiaTheme="minorEastAsia" w:hAnsiTheme="minorHAnsi" w:cstheme="minorBidi"/>
          <w:noProof/>
          <w:sz w:val="22"/>
        </w:rPr>
      </w:pPr>
      <w:hyperlink w:anchor="_Toc343859581" w:history="1">
        <w:r w:rsidR="00C44FE2" w:rsidRPr="002D1A1E">
          <w:rPr>
            <w:rStyle w:val="Hyperlink"/>
            <w:noProof/>
          </w:rPr>
          <w:t>Hình 3.6: Quá trình ước lượng tham số mô hình SARIMA</w:t>
        </w:r>
        <w:r w:rsidR="00C44FE2">
          <w:rPr>
            <w:noProof/>
            <w:webHidden/>
          </w:rPr>
          <w:tab/>
        </w:r>
        <w:r w:rsidR="00C44FE2">
          <w:rPr>
            <w:noProof/>
            <w:webHidden/>
          </w:rPr>
          <w:fldChar w:fldCharType="begin"/>
        </w:r>
        <w:r w:rsidR="00C44FE2">
          <w:rPr>
            <w:noProof/>
            <w:webHidden/>
          </w:rPr>
          <w:instrText xml:space="preserve"> PAGEREF _Toc343859581 \h </w:instrText>
        </w:r>
        <w:r w:rsidR="00C44FE2">
          <w:rPr>
            <w:noProof/>
            <w:webHidden/>
          </w:rPr>
        </w:r>
        <w:r w:rsidR="00C44FE2">
          <w:rPr>
            <w:noProof/>
            <w:webHidden/>
          </w:rPr>
          <w:fldChar w:fldCharType="separate"/>
        </w:r>
        <w:r w:rsidR="00C44FE2">
          <w:rPr>
            <w:noProof/>
            <w:webHidden/>
          </w:rPr>
          <w:t>27</w:t>
        </w:r>
        <w:r w:rsidR="00C44FE2">
          <w:rPr>
            <w:noProof/>
            <w:webHidden/>
          </w:rPr>
          <w:fldChar w:fldCharType="end"/>
        </w:r>
      </w:hyperlink>
    </w:p>
    <w:p w14:paraId="2AF5433E" w14:textId="77777777" w:rsidR="00C44FE2" w:rsidRDefault="00C2484F">
      <w:pPr>
        <w:pStyle w:val="TOC1"/>
        <w:rPr>
          <w:rFonts w:asciiTheme="minorHAnsi" w:eastAsiaTheme="minorEastAsia" w:hAnsiTheme="minorHAnsi" w:cstheme="minorBidi"/>
          <w:noProof/>
          <w:sz w:val="22"/>
        </w:rPr>
      </w:pPr>
      <w:hyperlink w:anchor="_Toc343859582" w:history="1">
        <w:r w:rsidR="00C44FE2" w:rsidRPr="002D1A1E">
          <w:rPr>
            <w:rStyle w:val="Hyperlink"/>
            <w:noProof/>
          </w:rPr>
          <w:t>Hình 4.1: Đơn vị mạng nơron</w:t>
        </w:r>
        <w:r w:rsidR="00C44FE2">
          <w:rPr>
            <w:noProof/>
            <w:webHidden/>
          </w:rPr>
          <w:tab/>
        </w:r>
        <w:r w:rsidR="00C44FE2">
          <w:rPr>
            <w:noProof/>
            <w:webHidden/>
          </w:rPr>
          <w:fldChar w:fldCharType="begin"/>
        </w:r>
        <w:r w:rsidR="00C44FE2">
          <w:rPr>
            <w:noProof/>
            <w:webHidden/>
          </w:rPr>
          <w:instrText xml:space="preserve"> PAGEREF _Toc343859582 \h </w:instrText>
        </w:r>
        <w:r w:rsidR="00C44FE2">
          <w:rPr>
            <w:noProof/>
            <w:webHidden/>
          </w:rPr>
        </w:r>
        <w:r w:rsidR="00C44FE2">
          <w:rPr>
            <w:noProof/>
            <w:webHidden/>
          </w:rPr>
          <w:fldChar w:fldCharType="separate"/>
        </w:r>
        <w:r w:rsidR="00C44FE2">
          <w:rPr>
            <w:noProof/>
            <w:webHidden/>
          </w:rPr>
          <w:t>31</w:t>
        </w:r>
        <w:r w:rsidR="00C44FE2">
          <w:rPr>
            <w:noProof/>
            <w:webHidden/>
          </w:rPr>
          <w:fldChar w:fldCharType="end"/>
        </w:r>
      </w:hyperlink>
    </w:p>
    <w:p w14:paraId="1E217C44" w14:textId="77777777" w:rsidR="00C44FE2" w:rsidRDefault="00C2484F">
      <w:pPr>
        <w:pStyle w:val="TOC1"/>
        <w:rPr>
          <w:rFonts w:asciiTheme="minorHAnsi" w:eastAsiaTheme="minorEastAsia" w:hAnsiTheme="minorHAnsi" w:cstheme="minorBidi"/>
          <w:noProof/>
          <w:sz w:val="22"/>
        </w:rPr>
      </w:pPr>
      <w:hyperlink w:anchor="_Toc343859583" w:history="1">
        <w:r w:rsidR="00C44FE2" w:rsidRPr="002D1A1E">
          <w:rPr>
            <w:rStyle w:val="Hyperlink"/>
            <w:noProof/>
          </w:rPr>
          <w:t>Hình 4.2: Mạng nơron truyền thẳng</w:t>
        </w:r>
        <w:r w:rsidR="00C44FE2">
          <w:rPr>
            <w:noProof/>
            <w:webHidden/>
          </w:rPr>
          <w:tab/>
        </w:r>
        <w:r w:rsidR="00C44FE2">
          <w:rPr>
            <w:noProof/>
            <w:webHidden/>
          </w:rPr>
          <w:fldChar w:fldCharType="begin"/>
        </w:r>
        <w:r w:rsidR="00C44FE2">
          <w:rPr>
            <w:noProof/>
            <w:webHidden/>
          </w:rPr>
          <w:instrText xml:space="preserve"> PAGEREF _Toc343859583 \h </w:instrText>
        </w:r>
        <w:r w:rsidR="00C44FE2">
          <w:rPr>
            <w:noProof/>
            <w:webHidden/>
          </w:rPr>
        </w:r>
        <w:r w:rsidR="00C44FE2">
          <w:rPr>
            <w:noProof/>
            <w:webHidden/>
          </w:rPr>
          <w:fldChar w:fldCharType="separate"/>
        </w:r>
        <w:r w:rsidR="00C44FE2">
          <w:rPr>
            <w:noProof/>
            <w:webHidden/>
          </w:rPr>
          <w:t>32</w:t>
        </w:r>
        <w:r w:rsidR="00C44FE2">
          <w:rPr>
            <w:noProof/>
            <w:webHidden/>
          </w:rPr>
          <w:fldChar w:fldCharType="end"/>
        </w:r>
      </w:hyperlink>
    </w:p>
    <w:p w14:paraId="05A8EEE9" w14:textId="77777777" w:rsidR="00C44FE2" w:rsidRDefault="00C2484F">
      <w:pPr>
        <w:pStyle w:val="TOC1"/>
        <w:rPr>
          <w:rFonts w:asciiTheme="minorHAnsi" w:eastAsiaTheme="minorEastAsia" w:hAnsiTheme="minorHAnsi" w:cstheme="minorBidi"/>
          <w:noProof/>
          <w:sz w:val="22"/>
        </w:rPr>
      </w:pPr>
      <w:hyperlink w:anchor="_Toc343859584" w:history="1">
        <w:r w:rsidR="00C44FE2" w:rsidRPr="002D1A1E">
          <w:rPr>
            <w:rStyle w:val="Hyperlink"/>
            <w:noProof/>
          </w:rPr>
          <w:t>Hình 4.3: Mạng nơron hồi quy</w:t>
        </w:r>
        <w:r w:rsidR="00C44FE2">
          <w:rPr>
            <w:noProof/>
            <w:webHidden/>
          </w:rPr>
          <w:tab/>
        </w:r>
        <w:r w:rsidR="00C44FE2">
          <w:rPr>
            <w:noProof/>
            <w:webHidden/>
          </w:rPr>
          <w:fldChar w:fldCharType="begin"/>
        </w:r>
        <w:r w:rsidR="00C44FE2">
          <w:rPr>
            <w:noProof/>
            <w:webHidden/>
          </w:rPr>
          <w:instrText xml:space="preserve"> PAGEREF _Toc343859584 \h </w:instrText>
        </w:r>
        <w:r w:rsidR="00C44FE2">
          <w:rPr>
            <w:noProof/>
            <w:webHidden/>
          </w:rPr>
        </w:r>
        <w:r w:rsidR="00C44FE2">
          <w:rPr>
            <w:noProof/>
            <w:webHidden/>
          </w:rPr>
          <w:fldChar w:fldCharType="separate"/>
        </w:r>
        <w:r w:rsidR="00C44FE2">
          <w:rPr>
            <w:noProof/>
            <w:webHidden/>
          </w:rPr>
          <w:t>33</w:t>
        </w:r>
        <w:r w:rsidR="00C44FE2">
          <w:rPr>
            <w:noProof/>
            <w:webHidden/>
          </w:rPr>
          <w:fldChar w:fldCharType="end"/>
        </w:r>
      </w:hyperlink>
    </w:p>
    <w:p w14:paraId="3CE20895" w14:textId="77777777" w:rsidR="00C44FE2" w:rsidRDefault="00C2484F">
      <w:pPr>
        <w:pStyle w:val="TOC1"/>
        <w:rPr>
          <w:rFonts w:asciiTheme="minorHAnsi" w:eastAsiaTheme="minorEastAsia" w:hAnsiTheme="minorHAnsi" w:cstheme="minorBidi"/>
          <w:noProof/>
          <w:sz w:val="22"/>
        </w:rPr>
      </w:pPr>
      <w:hyperlink w:anchor="_Toc343859585" w:history="1">
        <w:r w:rsidR="00C44FE2" w:rsidRPr="002D1A1E">
          <w:rPr>
            <w:rStyle w:val="Hyperlink"/>
            <w:noProof/>
          </w:rPr>
          <w:t>Hình 4.4:  Mô hình học có giám sát</w:t>
        </w:r>
        <w:r w:rsidR="00C44FE2">
          <w:rPr>
            <w:noProof/>
            <w:webHidden/>
          </w:rPr>
          <w:tab/>
        </w:r>
        <w:r w:rsidR="00C44FE2">
          <w:rPr>
            <w:noProof/>
            <w:webHidden/>
          </w:rPr>
          <w:fldChar w:fldCharType="begin"/>
        </w:r>
        <w:r w:rsidR="00C44FE2">
          <w:rPr>
            <w:noProof/>
            <w:webHidden/>
          </w:rPr>
          <w:instrText xml:space="preserve"> PAGEREF _Toc343859585 \h </w:instrText>
        </w:r>
        <w:r w:rsidR="00C44FE2">
          <w:rPr>
            <w:noProof/>
            <w:webHidden/>
          </w:rPr>
        </w:r>
        <w:r w:rsidR="00C44FE2">
          <w:rPr>
            <w:noProof/>
            <w:webHidden/>
          </w:rPr>
          <w:fldChar w:fldCharType="separate"/>
        </w:r>
        <w:r w:rsidR="00C44FE2">
          <w:rPr>
            <w:noProof/>
            <w:webHidden/>
          </w:rPr>
          <w:t>34</w:t>
        </w:r>
        <w:r w:rsidR="00C44FE2">
          <w:rPr>
            <w:noProof/>
            <w:webHidden/>
          </w:rPr>
          <w:fldChar w:fldCharType="end"/>
        </w:r>
      </w:hyperlink>
    </w:p>
    <w:p w14:paraId="46700EDA" w14:textId="77777777" w:rsidR="00C44FE2" w:rsidRDefault="00C2484F">
      <w:pPr>
        <w:pStyle w:val="TOC1"/>
        <w:rPr>
          <w:rFonts w:asciiTheme="minorHAnsi" w:eastAsiaTheme="minorEastAsia" w:hAnsiTheme="minorHAnsi" w:cstheme="minorBidi"/>
          <w:noProof/>
          <w:sz w:val="22"/>
        </w:rPr>
      </w:pPr>
      <w:hyperlink w:anchor="_Toc343859586" w:history="1">
        <w:r w:rsidR="00C44FE2" w:rsidRPr="002D1A1E">
          <w:rPr>
            <w:rStyle w:val="Hyperlink"/>
            <w:noProof/>
          </w:rPr>
          <w:t>Hình 4.5: Đơn vị mạng nơron</w:t>
        </w:r>
        <w:r w:rsidR="00C44FE2">
          <w:rPr>
            <w:noProof/>
            <w:webHidden/>
          </w:rPr>
          <w:tab/>
        </w:r>
        <w:r w:rsidR="00C44FE2">
          <w:rPr>
            <w:noProof/>
            <w:webHidden/>
          </w:rPr>
          <w:fldChar w:fldCharType="begin"/>
        </w:r>
        <w:r w:rsidR="00C44FE2">
          <w:rPr>
            <w:noProof/>
            <w:webHidden/>
          </w:rPr>
          <w:instrText xml:space="preserve"> PAGEREF _Toc343859586 \h </w:instrText>
        </w:r>
        <w:r w:rsidR="00C44FE2">
          <w:rPr>
            <w:noProof/>
            <w:webHidden/>
          </w:rPr>
        </w:r>
        <w:r w:rsidR="00C44FE2">
          <w:rPr>
            <w:noProof/>
            <w:webHidden/>
          </w:rPr>
          <w:fldChar w:fldCharType="separate"/>
        </w:r>
        <w:r w:rsidR="00C44FE2">
          <w:rPr>
            <w:noProof/>
            <w:webHidden/>
          </w:rPr>
          <w:t>35</w:t>
        </w:r>
        <w:r w:rsidR="00C44FE2">
          <w:rPr>
            <w:noProof/>
            <w:webHidden/>
          </w:rPr>
          <w:fldChar w:fldCharType="end"/>
        </w:r>
      </w:hyperlink>
    </w:p>
    <w:p w14:paraId="53F6890D" w14:textId="77777777" w:rsidR="00C44FE2" w:rsidRDefault="00C2484F">
      <w:pPr>
        <w:pStyle w:val="TOC1"/>
        <w:rPr>
          <w:rFonts w:asciiTheme="minorHAnsi" w:eastAsiaTheme="minorEastAsia" w:hAnsiTheme="minorHAnsi" w:cstheme="minorBidi"/>
          <w:noProof/>
          <w:sz w:val="22"/>
        </w:rPr>
      </w:pPr>
      <w:hyperlink w:anchor="_Toc343859587" w:history="1">
        <w:r w:rsidR="00C44FE2" w:rsidRPr="002D1A1E">
          <w:rPr>
            <w:rStyle w:val="Hyperlink"/>
            <w:noProof/>
          </w:rPr>
          <w:t>Hình 4.6: Mặt quyết định biểu diễn bởi perceptron hai đầu nhập</w:t>
        </w:r>
        <w:r w:rsidR="00C44FE2">
          <w:rPr>
            <w:noProof/>
            <w:webHidden/>
          </w:rPr>
          <w:tab/>
        </w:r>
        <w:r w:rsidR="00C44FE2">
          <w:rPr>
            <w:noProof/>
            <w:webHidden/>
          </w:rPr>
          <w:fldChar w:fldCharType="begin"/>
        </w:r>
        <w:r w:rsidR="00C44FE2">
          <w:rPr>
            <w:noProof/>
            <w:webHidden/>
          </w:rPr>
          <w:instrText xml:space="preserve"> PAGEREF _Toc343859587 \h </w:instrText>
        </w:r>
        <w:r w:rsidR="00C44FE2">
          <w:rPr>
            <w:noProof/>
            <w:webHidden/>
          </w:rPr>
        </w:r>
        <w:r w:rsidR="00C44FE2">
          <w:rPr>
            <w:noProof/>
            <w:webHidden/>
          </w:rPr>
          <w:fldChar w:fldCharType="separate"/>
        </w:r>
        <w:r w:rsidR="00C44FE2">
          <w:rPr>
            <w:noProof/>
            <w:webHidden/>
          </w:rPr>
          <w:t>36</w:t>
        </w:r>
        <w:r w:rsidR="00C44FE2">
          <w:rPr>
            <w:noProof/>
            <w:webHidden/>
          </w:rPr>
          <w:fldChar w:fldCharType="end"/>
        </w:r>
      </w:hyperlink>
    </w:p>
    <w:p w14:paraId="33F498FB" w14:textId="77777777" w:rsidR="00C44FE2" w:rsidRDefault="00C2484F">
      <w:pPr>
        <w:pStyle w:val="TOC1"/>
        <w:rPr>
          <w:rFonts w:asciiTheme="minorHAnsi" w:eastAsiaTheme="minorEastAsia" w:hAnsiTheme="minorHAnsi" w:cstheme="minorBidi"/>
          <w:noProof/>
          <w:sz w:val="22"/>
        </w:rPr>
      </w:pPr>
      <w:hyperlink w:anchor="_Toc343859588" w:history="1">
        <w:r w:rsidR="00C44FE2" w:rsidRPr="002D1A1E">
          <w:rPr>
            <w:rStyle w:val="Hyperlink"/>
            <w:noProof/>
          </w:rPr>
          <w:t>Hình 4.7: Hàm lỗi của một đơn vị tuyến tính</w:t>
        </w:r>
        <w:r w:rsidR="00C44FE2">
          <w:rPr>
            <w:noProof/>
            <w:webHidden/>
          </w:rPr>
          <w:tab/>
        </w:r>
        <w:r w:rsidR="00C44FE2">
          <w:rPr>
            <w:noProof/>
            <w:webHidden/>
          </w:rPr>
          <w:fldChar w:fldCharType="begin"/>
        </w:r>
        <w:r w:rsidR="00C44FE2">
          <w:rPr>
            <w:noProof/>
            <w:webHidden/>
          </w:rPr>
          <w:instrText xml:space="preserve"> PAGEREF _Toc343859588 \h </w:instrText>
        </w:r>
        <w:r w:rsidR="00C44FE2">
          <w:rPr>
            <w:noProof/>
            <w:webHidden/>
          </w:rPr>
        </w:r>
        <w:r w:rsidR="00C44FE2">
          <w:rPr>
            <w:noProof/>
            <w:webHidden/>
          </w:rPr>
          <w:fldChar w:fldCharType="separate"/>
        </w:r>
        <w:r w:rsidR="00C44FE2">
          <w:rPr>
            <w:noProof/>
            <w:webHidden/>
          </w:rPr>
          <w:t>38</w:t>
        </w:r>
        <w:r w:rsidR="00C44FE2">
          <w:rPr>
            <w:noProof/>
            <w:webHidden/>
          </w:rPr>
          <w:fldChar w:fldCharType="end"/>
        </w:r>
      </w:hyperlink>
    </w:p>
    <w:p w14:paraId="499DA62E" w14:textId="77777777" w:rsidR="00C44FE2" w:rsidRDefault="00C2484F">
      <w:pPr>
        <w:pStyle w:val="TOC1"/>
        <w:rPr>
          <w:rFonts w:asciiTheme="minorHAnsi" w:eastAsiaTheme="minorEastAsia" w:hAnsiTheme="minorHAnsi" w:cstheme="minorBidi"/>
          <w:noProof/>
          <w:sz w:val="22"/>
        </w:rPr>
      </w:pPr>
      <w:hyperlink w:anchor="_Toc343859589" w:history="1">
        <w:r w:rsidR="00C44FE2" w:rsidRPr="002D1A1E">
          <w:rPr>
            <w:rStyle w:val="Hyperlink"/>
            <w:noProof/>
          </w:rPr>
          <w:t>Hình 4.8: Đơn vị sigmoid</w:t>
        </w:r>
        <w:r w:rsidR="00C44FE2">
          <w:rPr>
            <w:noProof/>
            <w:webHidden/>
          </w:rPr>
          <w:tab/>
        </w:r>
        <w:r w:rsidR="00C44FE2">
          <w:rPr>
            <w:noProof/>
            <w:webHidden/>
          </w:rPr>
          <w:fldChar w:fldCharType="begin"/>
        </w:r>
        <w:r w:rsidR="00C44FE2">
          <w:rPr>
            <w:noProof/>
            <w:webHidden/>
          </w:rPr>
          <w:instrText xml:space="preserve"> PAGEREF _Toc343859589 \h </w:instrText>
        </w:r>
        <w:r w:rsidR="00C44FE2">
          <w:rPr>
            <w:noProof/>
            <w:webHidden/>
          </w:rPr>
        </w:r>
        <w:r w:rsidR="00C44FE2">
          <w:rPr>
            <w:noProof/>
            <w:webHidden/>
          </w:rPr>
          <w:fldChar w:fldCharType="separate"/>
        </w:r>
        <w:r w:rsidR="00C44FE2">
          <w:rPr>
            <w:noProof/>
            <w:webHidden/>
          </w:rPr>
          <w:t>41</w:t>
        </w:r>
        <w:r w:rsidR="00C44FE2">
          <w:rPr>
            <w:noProof/>
            <w:webHidden/>
          </w:rPr>
          <w:fldChar w:fldCharType="end"/>
        </w:r>
      </w:hyperlink>
    </w:p>
    <w:p w14:paraId="3FFD1A1D" w14:textId="77777777" w:rsidR="00C44FE2" w:rsidRDefault="00C2484F">
      <w:pPr>
        <w:pStyle w:val="TOC1"/>
        <w:rPr>
          <w:rFonts w:asciiTheme="minorHAnsi" w:eastAsiaTheme="minorEastAsia" w:hAnsiTheme="minorHAnsi" w:cstheme="minorBidi"/>
          <w:noProof/>
          <w:sz w:val="22"/>
        </w:rPr>
      </w:pPr>
      <w:hyperlink w:anchor="_Toc343859590" w:history="1">
        <w:r w:rsidR="00C44FE2" w:rsidRPr="002D1A1E">
          <w:rPr>
            <w:rStyle w:val="Hyperlink"/>
            <w:noProof/>
          </w:rPr>
          <w:t>Hình 4.9: Giải thuật lan truyền ngược</w:t>
        </w:r>
        <w:r w:rsidR="00C44FE2">
          <w:rPr>
            <w:noProof/>
            <w:webHidden/>
          </w:rPr>
          <w:tab/>
        </w:r>
        <w:r w:rsidR="00C44FE2">
          <w:rPr>
            <w:noProof/>
            <w:webHidden/>
          </w:rPr>
          <w:fldChar w:fldCharType="begin"/>
        </w:r>
        <w:r w:rsidR="00C44FE2">
          <w:rPr>
            <w:noProof/>
            <w:webHidden/>
          </w:rPr>
          <w:instrText xml:space="preserve"> PAGEREF _Toc343859590 \h </w:instrText>
        </w:r>
        <w:r w:rsidR="00C44FE2">
          <w:rPr>
            <w:noProof/>
            <w:webHidden/>
          </w:rPr>
        </w:r>
        <w:r w:rsidR="00C44FE2">
          <w:rPr>
            <w:noProof/>
            <w:webHidden/>
          </w:rPr>
          <w:fldChar w:fldCharType="separate"/>
        </w:r>
        <w:r w:rsidR="00C44FE2">
          <w:rPr>
            <w:noProof/>
            <w:webHidden/>
          </w:rPr>
          <w:t>45</w:t>
        </w:r>
        <w:r w:rsidR="00C44FE2">
          <w:rPr>
            <w:noProof/>
            <w:webHidden/>
          </w:rPr>
          <w:fldChar w:fldCharType="end"/>
        </w:r>
      </w:hyperlink>
    </w:p>
    <w:p w14:paraId="6BDF977C" w14:textId="77777777" w:rsidR="00C44FE2" w:rsidRDefault="00C2484F">
      <w:pPr>
        <w:pStyle w:val="TOC1"/>
        <w:rPr>
          <w:rFonts w:asciiTheme="minorHAnsi" w:eastAsiaTheme="minorEastAsia" w:hAnsiTheme="minorHAnsi" w:cstheme="minorBidi"/>
          <w:noProof/>
          <w:sz w:val="22"/>
        </w:rPr>
      </w:pPr>
      <w:hyperlink w:anchor="_Toc343859591" w:history="1">
        <w:r w:rsidR="00C44FE2" w:rsidRPr="002D1A1E">
          <w:rPr>
            <w:rStyle w:val="Hyperlink"/>
            <w:noProof/>
          </w:rPr>
          <w:t>Hình 4.9: Giải thuật RPROP</w:t>
        </w:r>
        <w:r w:rsidR="00C44FE2">
          <w:rPr>
            <w:noProof/>
            <w:webHidden/>
          </w:rPr>
          <w:tab/>
        </w:r>
        <w:r w:rsidR="00C44FE2">
          <w:rPr>
            <w:noProof/>
            <w:webHidden/>
          </w:rPr>
          <w:fldChar w:fldCharType="begin"/>
        </w:r>
        <w:r w:rsidR="00C44FE2">
          <w:rPr>
            <w:noProof/>
            <w:webHidden/>
          </w:rPr>
          <w:instrText xml:space="preserve"> PAGEREF _Toc343859591 \h </w:instrText>
        </w:r>
        <w:r w:rsidR="00C44FE2">
          <w:rPr>
            <w:noProof/>
            <w:webHidden/>
          </w:rPr>
        </w:r>
        <w:r w:rsidR="00C44FE2">
          <w:rPr>
            <w:noProof/>
            <w:webHidden/>
          </w:rPr>
          <w:fldChar w:fldCharType="separate"/>
        </w:r>
        <w:r w:rsidR="00C44FE2">
          <w:rPr>
            <w:noProof/>
            <w:webHidden/>
          </w:rPr>
          <w:t>48</w:t>
        </w:r>
        <w:r w:rsidR="00C44FE2">
          <w:rPr>
            <w:noProof/>
            <w:webHidden/>
          </w:rPr>
          <w:fldChar w:fldCharType="end"/>
        </w:r>
      </w:hyperlink>
    </w:p>
    <w:p w14:paraId="7BC35ECA" w14:textId="77777777" w:rsidR="00C44FE2" w:rsidRDefault="00C2484F">
      <w:pPr>
        <w:pStyle w:val="TOC1"/>
        <w:rPr>
          <w:rFonts w:asciiTheme="minorHAnsi" w:eastAsiaTheme="minorEastAsia" w:hAnsiTheme="minorHAnsi" w:cstheme="minorBidi"/>
          <w:noProof/>
          <w:sz w:val="22"/>
        </w:rPr>
      </w:pPr>
      <w:hyperlink w:anchor="_Toc343859592" w:history="1">
        <w:r w:rsidR="00C44FE2" w:rsidRPr="002D1A1E">
          <w:rPr>
            <w:rStyle w:val="Hyperlink"/>
            <w:noProof/>
          </w:rPr>
          <w:t>Hình 4.10: Mô hình học với chuỗi thời gian</w:t>
        </w:r>
        <w:r w:rsidR="00C44FE2">
          <w:rPr>
            <w:noProof/>
            <w:webHidden/>
          </w:rPr>
          <w:tab/>
        </w:r>
        <w:r w:rsidR="00C44FE2">
          <w:rPr>
            <w:noProof/>
            <w:webHidden/>
          </w:rPr>
          <w:fldChar w:fldCharType="begin"/>
        </w:r>
        <w:r w:rsidR="00C44FE2">
          <w:rPr>
            <w:noProof/>
            <w:webHidden/>
          </w:rPr>
          <w:instrText xml:space="preserve"> PAGEREF _Toc343859592 \h </w:instrText>
        </w:r>
        <w:r w:rsidR="00C44FE2">
          <w:rPr>
            <w:noProof/>
            <w:webHidden/>
          </w:rPr>
        </w:r>
        <w:r w:rsidR="00C44FE2">
          <w:rPr>
            <w:noProof/>
            <w:webHidden/>
          </w:rPr>
          <w:fldChar w:fldCharType="separate"/>
        </w:r>
        <w:r w:rsidR="00C44FE2">
          <w:rPr>
            <w:noProof/>
            <w:webHidden/>
          </w:rPr>
          <w:t>50</w:t>
        </w:r>
        <w:r w:rsidR="00C44FE2">
          <w:rPr>
            <w:noProof/>
            <w:webHidden/>
          </w:rPr>
          <w:fldChar w:fldCharType="end"/>
        </w:r>
      </w:hyperlink>
    </w:p>
    <w:p w14:paraId="11185735" w14:textId="77777777" w:rsidR="00C44FE2" w:rsidRDefault="00C2484F">
      <w:pPr>
        <w:pStyle w:val="TOC1"/>
        <w:rPr>
          <w:rFonts w:asciiTheme="minorHAnsi" w:eastAsiaTheme="minorEastAsia" w:hAnsiTheme="minorHAnsi" w:cstheme="minorBidi"/>
          <w:noProof/>
          <w:sz w:val="22"/>
        </w:rPr>
      </w:pPr>
      <w:hyperlink w:anchor="_Toc343859593" w:history="1">
        <w:r w:rsidR="00C44FE2" w:rsidRPr="002D1A1E">
          <w:rPr>
            <w:rStyle w:val="Hyperlink"/>
            <w:noProof/>
          </w:rPr>
          <w:t>Hình 5.1 Mô hình kết hợp ARIMA và mạng nơron</w:t>
        </w:r>
        <w:r w:rsidR="00C44FE2">
          <w:rPr>
            <w:noProof/>
            <w:webHidden/>
          </w:rPr>
          <w:tab/>
        </w:r>
        <w:r w:rsidR="00C44FE2">
          <w:rPr>
            <w:noProof/>
            <w:webHidden/>
          </w:rPr>
          <w:fldChar w:fldCharType="begin"/>
        </w:r>
        <w:r w:rsidR="00C44FE2">
          <w:rPr>
            <w:noProof/>
            <w:webHidden/>
          </w:rPr>
          <w:instrText xml:space="preserve"> PAGEREF _Toc343859593 \h </w:instrText>
        </w:r>
        <w:r w:rsidR="00C44FE2">
          <w:rPr>
            <w:noProof/>
            <w:webHidden/>
          </w:rPr>
        </w:r>
        <w:r w:rsidR="00C44FE2">
          <w:rPr>
            <w:noProof/>
            <w:webHidden/>
          </w:rPr>
          <w:fldChar w:fldCharType="separate"/>
        </w:r>
        <w:r w:rsidR="00C44FE2">
          <w:rPr>
            <w:noProof/>
            <w:webHidden/>
          </w:rPr>
          <w:t>60</w:t>
        </w:r>
        <w:r w:rsidR="00C44FE2">
          <w:rPr>
            <w:noProof/>
            <w:webHidden/>
          </w:rPr>
          <w:fldChar w:fldCharType="end"/>
        </w:r>
      </w:hyperlink>
    </w:p>
    <w:p w14:paraId="6DD64E6A" w14:textId="77777777" w:rsidR="00C44FE2" w:rsidRDefault="00C2484F">
      <w:pPr>
        <w:pStyle w:val="TOC1"/>
        <w:rPr>
          <w:rFonts w:asciiTheme="minorHAnsi" w:eastAsiaTheme="minorEastAsia" w:hAnsiTheme="minorHAnsi" w:cstheme="minorBidi"/>
          <w:noProof/>
          <w:sz w:val="22"/>
        </w:rPr>
      </w:pPr>
      <w:hyperlink w:anchor="_Toc343859594" w:history="1">
        <w:r w:rsidR="00C44FE2" w:rsidRPr="002D1A1E">
          <w:rPr>
            <w:rStyle w:val="Hyperlink"/>
            <w:noProof/>
          </w:rPr>
          <w:t>Hình 6.1: Giao diện quá trình xây dựng mô hình SARIMA</w:t>
        </w:r>
        <w:r w:rsidR="00C44FE2">
          <w:rPr>
            <w:noProof/>
            <w:webHidden/>
          </w:rPr>
          <w:tab/>
        </w:r>
        <w:r w:rsidR="00C44FE2">
          <w:rPr>
            <w:noProof/>
            <w:webHidden/>
          </w:rPr>
          <w:fldChar w:fldCharType="begin"/>
        </w:r>
        <w:r w:rsidR="00C44FE2">
          <w:rPr>
            <w:noProof/>
            <w:webHidden/>
          </w:rPr>
          <w:instrText xml:space="preserve"> PAGEREF _Toc343859594 \h </w:instrText>
        </w:r>
        <w:r w:rsidR="00C44FE2">
          <w:rPr>
            <w:noProof/>
            <w:webHidden/>
          </w:rPr>
        </w:r>
        <w:r w:rsidR="00C44FE2">
          <w:rPr>
            <w:noProof/>
            <w:webHidden/>
          </w:rPr>
          <w:fldChar w:fldCharType="separate"/>
        </w:r>
        <w:r w:rsidR="00C44FE2">
          <w:rPr>
            <w:noProof/>
            <w:webHidden/>
          </w:rPr>
          <w:t>62</w:t>
        </w:r>
        <w:r w:rsidR="00C44FE2">
          <w:rPr>
            <w:noProof/>
            <w:webHidden/>
          </w:rPr>
          <w:fldChar w:fldCharType="end"/>
        </w:r>
      </w:hyperlink>
    </w:p>
    <w:p w14:paraId="518B2142" w14:textId="77777777" w:rsidR="00C44FE2" w:rsidRDefault="00C2484F">
      <w:pPr>
        <w:pStyle w:val="TOC1"/>
        <w:rPr>
          <w:rFonts w:asciiTheme="minorHAnsi" w:eastAsiaTheme="minorEastAsia" w:hAnsiTheme="minorHAnsi" w:cstheme="minorBidi"/>
          <w:noProof/>
          <w:sz w:val="22"/>
        </w:rPr>
      </w:pPr>
      <w:hyperlink w:anchor="_Toc343859595" w:history="1">
        <w:r w:rsidR="00C44FE2" w:rsidRPr="002D1A1E">
          <w:rPr>
            <w:rStyle w:val="Hyperlink"/>
            <w:noProof/>
          </w:rPr>
          <w:t>Hình 6.2: Giao diện quá trình xây dựng mô hình mạng nơron</w:t>
        </w:r>
        <w:r w:rsidR="00C44FE2">
          <w:rPr>
            <w:noProof/>
            <w:webHidden/>
          </w:rPr>
          <w:tab/>
        </w:r>
        <w:r w:rsidR="00C44FE2">
          <w:rPr>
            <w:noProof/>
            <w:webHidden/>
          </w:rPr>
          <w:fldChar w:fldCharType="begin"/>
        </w:r>
        <w:r w:rsidR="00C44FE2">
          <w:rPr>
            <w:noProof/>
            <w:webHidden/>
          </w:rPr>
          <w:instrText xml:space="preserve"> PAGEREF _Toc343859595 \h </w:instrText>
        </w:r>
        <w:r w:rsidR="00C44FE2">
          <w:rPr>
            <w:noProof/>
            <w:webHidden/>
          </w:rPr>
        </w:r>
        <w:r w:rsidR="00C44FE2">
          <w:rPr>
            <w:noProof/>
            <w:webHidden/>
          </w:rPr>
          <w:fldChar w:fldCharType="separate"/>
        </w:r>
        <w:r w:rsidR="00C44FE2">
          <w:rPr>
            <w:noProof/>
            <w:webHidden/>
          </w:rPr>
          <w:t>63</w:t>
        </w:r>
        <w:r w:rsidR="00C44FE2">
          <w:rPr>
            <w:noProof/>
            <w:webHidden/>
          </w:rPr>
          <w:fldChar w:fldCharType="end"/>
        </w:r>
      </w:hyperlink>
    </w:p>
    <w:p w14:paraId="6187B86B" w14:textId="77777777" w:rsidR="00C44FE2" w:rsidRDefault="00C2484F">
      <w:pPr>
        <w:pStyle w:val="TOC1"/>
        <w:rPr>
          <w:rFonts w:asciiTheme="minorHAnsi" w:eastAsiaTheme="minorEastAsia" w:hAnsiTheme="minorHAnsi" w:cstheme="minorBidi"/>
          <w:noProof/>
          <w:sz w:val="22"/>
        </w:rPr>
      </w:pPr>
      <w:hyperlink w:anchor="_Toc343859596" w:history="1">
        <w:r w:rsidR="00C44FE2" w:rsidRPr="002D1A1E">
          <w:rPr>
            <w:rStyle w:val="Hyperlink"/>
            <w:noProof/>
          </w:rPr>
          <w:t>Hình 6.3: Giao diện quá trình dự đoán sử dụng mô hình kết hợp</w:t>
        </w:r>
        <w:r w:rsidR="00C44FE2">
          <w:rPr>
            <w:noProof/>
            <w:webHidden/>
          </w:rPr>
          <w:tab/>
        </w:r>
        <w:r w:rsidR="00C44FE2">
          <w:rPr>
            <w:noProof/>
            <w:webHidden/>
          </w:rPr>
          <w:fldChar w:fldCharType="begin"/>
        </w:r>
        <w:r w:rsidR="00C44FE2">
          <w:rPr>
            <w:noProof/>
            <w:webHidden/>
          </w:rPr>
          <w:instrText xml:space="preserve"> PAGEREF _Toc343859596 \h </w:instrText>
        </w:r>
        <w:r w:rsidR="00C44FE2">
          <w:rPr>
            <w:noProof/>
            <w:webHidden/>
          </w:rPr>
        </w:r>
        <w:r w:rsidR="00C44FE2">
          <w:rPr>
            <w:noProof/>
            <w:webHidden/>
          </w:rPr>
          <w:fldChar w:fldCharType="separate"/>
        </w:r>
        <w:r w:rsidR="00C44FE2">
          <w:rPr>
            <w:noProof/>
            <w:webHidden/>
          </w:rPr>
          <w:t>64</w:t>
        </w:r>
        <w:r w:rsidR="00C44FE2">
          <w:rPr>
            <w:noProof/>
            <w:webHidden/>
          </w:rPr>
          <w:fldChar w:fldCharType="end"/>
        </w:r>
      </w:hyperlink>
    </w:p>
    <w:p w14:paraId="2EBAB9BD" w14:textId="77777777" w:rsidR="00C44FE2" w:rsidRDefault="00C2484F">
      <w:pPr>
        <w:pStyle w:val="TOC1"/>
        <w:rPr>
          <w:rFonts w:asciiTheme="minorHAnsi" w:eastAsiaTheme="minorEastAsia" w:hAnsiTheme="minorHAnsi" w:cstheme="minorBidi"/>
          <w:noProof/>
          <w:sz w:val="22"/>
        </w:rPr>
      </w:pPr>
      <w:hyperlink w:anchor="_Toc343859597" w:history="1">
        <w:r w:rsidR="00C44FE2" w:rsidRPr="002D1A1E">
          <w:rPr>
            <w:rStyle w:val="Hyperlink"/>
            <w:noProof/>
          </w:rPr>
          <w:t>Hình 6.4: Đồ thị của chuỗi thời gian</w:t>
        </w:r>
        <w:r w:rsidR="00C44FE2">
          <w:rPr>
            <w:noProof/>
            <w:webHidden/>
          </w:rPr>
          <w:tab/>
        </w:r>
        <w:r w:rsidR="00C44FE2">
          <w:rPr>
            <w:noProof/>
            <w:webHidden/>
          </w:rPr>
          <w:fldChar w:fldCharType="begin"/>
        </w:r>
        <w:r w:rsidR="00C44FE2">
          <w:rPr>
            <w:noProof/>
            <w:webHidden/>
          </w:rPr>
          <w:instrText xml:space="preserve"> PAGEREF _Toc343859597 \h </w:instrText>
        </w:r>
        <w:r w:rsidR="00C44FE2">
          <w:rPr>
            <w:noProof/>
            <w:webHidden/>
          </w:rPr>
        </w:r>
        <w:r w:rsidR="00C44FE2">
          <w:rPr>
            <w:noProof/>
            <w:webHidden/>
          </w:rPr>
          <w:fldChar w:fldCharType="separate"/>
        </w:r>
        <w:r w:rsidR="00C44FE2">
          <w:rPr>
            <w:noProof/>
            <w:webHidden/>
          </w:rPr>
          <w:t>65</w:t>
        </w:r>
        <w:r w:rsidR="00C44FE2">
          <w:rPr>
            <w:noProof/>
            <w:webHidden/>
          </w:rPr>
          <w:fldChar w:fldCharType="end"/>
        </w:r>
      </w:hyperlink>
    </w:p>
    <w:p w14:paraId="4C744B78" w14:textId="77777777" w:rsidR="00C44FE2" w:rsidRDefault="00C2484F">
      <w:pPr>
        <w:pStyle w:val="TOC1"/>
        <w:rPr>
          <w:rFonts w:asciiTheme="minorHAnsi" w:eastAsiaTheme="minorEastAsia" w:hAnsiTheme="minorHAnsi" w:cstheme="minorBidi"/>
          <w:noProof/>
          <w:sz w:val="22"/>
        </w:rPr>
      </w:pPr>
      <w:hyperlink w:anchor="_Toc343859598" w:history="1">
        <w:r w:rsidR="00C44FE2" w:rsidRPr="002D1A1E">
          <w:rPr>
            <w:rStyle w:val="Hyperlink"/>
            <w:noProof/>
          </w:rPr>
          <w:t>Hình 6.5: Hàm tự tương quan của chuỗi thời gian</w:t>
        </w:r>
        <w:r w:rsidR="00C44FE2">
          <w:rPr>
            <w:noProof/>
            <w:webHidden/>
          </w:rPr>
          <w:tab/>
        </w:r>
        <w:r w:rsidR="00C44FE2">
          <w:rPr>
            <w:noProof/>
            <w:webHidden/>
          </w:rPr>
          <w:fldChar w:fldCharType="begin"/>
        </w:r>
        <w:r w:rsidR="00C44FE2">
          <w:rPr>
            <w:noProof/>
            <w:webHidden/>
          </w:rPr>
          <w:instrText xml:space="preserve"> PAGEREF _Toc343859598 \h </w:instrText>
        </w:r>
        <w:r w:rsidR="00C44FE2">
          <w:rPr>
            <w:noProof/>
            <w:webHidden/>
          </w:rPr>
        </w:r>
        <w:r w:rsidR="00C44FE2">
          <w:rPr>
            <w:noProof/>
            <w:webHidden/>
          </w:rPr>
          <w:fldChar w:fldCharType="separate"/>
        </w:r>
        <w:r w:rsidR="00C44FE2">
          <w:rPr>
            <w:noProof/>
            <w:webHidden/>
          </w:rPr>
          <w:t>65</w:t>
        </w:r>
        <w:r w:rsidR="00C44FE2">
          <w:rPr>
            <w:noProof/>
            <w:webHidden/>
          </w:rPr>
          <w:fldChar w:fldCharType="end"/>
        </w:r>
      </w:hyperlink>
    </w:p>
    <w:p w14:paraId="24802332" w14:textId="77777777" w:rsidR="00C44FE2" w:rsidRDefault="00C2484F">
      <w:pPr>
        <w:pStyle w:val="TOC1"/>
        <w:rPr>
          <w:rFonts w:asciiTheme="minorHAnsi" w:eastAsiaTheme="minorEastAsia" w:hAnsiTheme="minorHAnsi" w:cstheme="minorBidi"/>
          <w:noProof/>
          <w:sz w:val="22"/>
        </w:rPr>
      </w:pPr>
      <w:hyperlink w:anchor="_Toc343859599" w:history="1">
        <w:r w:rsidR="00C44FE2" w:rsidRPr="002D1A1E">
          <w:rPr>
            <w:rStyle w:val="Hyperlink"/>
            <w:noProof/>
          </w:rPr>
          <w:t>Hình 6.6: Hàm tự tương quan riêng phần của chuỗi thời gian</w:t>
        </w:r>
        <w:r w:rsidR="00C44FE2">
          <w:rPr>
            <w:noProof/>
            <w:webHidden/>
          </w:rPr>
          <w:tab/>
        </w:r>
        <w:r w:rsidR="00C44FE2">
          <w:rPr>
            <w:noProof/>
            <w:webHidden/>
          </w:rPr>
          <w:fldChar w:fldCharType="begin"/>
        </w:r>
        <w:r w:rsidR="00C44FE2">
          <w:rPr>
            <w:noProof/>
            <w:webHidden/>
          </w:rPr>
          <w:instrText xml:space="preserve"> PAGEREF _Toc343859599 \h </w:instrText>
        </w:r>
        <w:r w:rsidR="00C44FE2">
          <w:rPr>
            <w:noProof/>
            <w:webHidden/>
          </w:rPr>
        </w:r>
        <w:r w:rsidR="00C44FE2">
          <w:rPr>
            <w:noProof/>
            <w:webHidden/>
          </w:rPr>
          <w:fldChar w:fldCharType="separate"/>
        </w:r>
        <w:r w:rsidR="00C44FE2">
          <w:rPr>
            <w:noProof/>
            <w:webHidden/>
          </w:rPr>
          <w:t>66</w:t>
        </w:r>
        <w:r w:rsidR="00C44FE2">
          <w:rPr>
            <w:noProof/>
            <w:webHidden/>
          </w:rPr>
          <w:fldChar w:fldCharType="end"/>
        </w:r>
      </w:hyperlink>
    </w:p>
    <w:p w14:paraId="62D2FE84" w14:textId="77777777" w:rsidR="00C44FE2" w:rsidRDefault="00C2484F">
      <w:pPr>
        <w:pStyle w:val="TOC1"/>
        <w:rPr>
          <w:rFonts w:asciiTheme="minorHAnsi" w:eastAsiaTheme="minorEastAsia" w:hAnsiTheme="minorHAnsi" w:cstheme="minorBidi"/>
          <w:noProof/>
          <w:sz w:val="22"/>
        </w:rPr>
      </w:pPr>
      <w:hyperlink w:anchor="_Toc343859600" w:history="1">
        <w:r w:rsidR="00C44FE2" w:rsidRPr="002D1A1E">
          <w:rPr>
            <w:rStyle w:val="Hyperlink"/>
            <w:noProof/>
          </w:rPr>
          <w:t>Hình 6</w:t>
        </w:r>
        <w:r w:rsidR="00C44FE2" w:rsidRPr="002D1A1E">
          <w:rPr>
            <w:rStyle w:val="Hyperlink"/>
            <w:b/>
            <w:noProof/>
          </w:rPr>
          <w:t>.</w:t>
        </w:r>
        <w:r w:rsidR="00C44FE2" w:rsidRPr="002D1A1E">
          <w:rPr>
            <w:rStyle w:val="Hyperlink"/>
            <w:noProof/>
          </w:rPr>
          <w:t>7: Đồ thị chuỗi dữ liệu Passengers</w:t>
        </w:r>
        <w:r w:rsidR="00C44FE2">
          <w:rPr>
            <w:noProof/>
            <w:webHidden/>
          </w:rPr>
          <w:tab/>
        </w:r>
        <w:r w:rsidR="00C44FE2">
          <w:rPr>
            <w:noProof/>
            <w:webHidden/>
          </w:rPr>
          <w:fldChar w:fldCharType="begin"/>
        </w:r>
        <w:r w:rsidR="00C44FE2">
          <w:rPr>
            <w:noProof/>
            <w:webHidden/>
          </w:rPr>
          <w:instrText xml:space="preserve"> PAGEREF _Toc343859600 \h </w:instrText>
        </w:r>
        <w:r w:rsidR="00C44FE2">
          <w:rPr>
            <w:noProof/>
            <w:webHidden/>
          </w:rPr>
        </w:r>
        <w:r w:rsidR="00C44FE2">
          <w:rPr>
            <w:noProof/>
            <w:webHidden/>
          </w:rPr>
          <w:fldChar w:fldCharType="separate"/>
        </w:r>
        <w:r w:rsidR="00C44FE2">
          <w:rPr>
            <w:noProof/>
            <w:webHidden/>
          </w:rPr>
          <w:t>68</w:t>
        </w:r>
        <w:r w:rsidR="00C44FE2">
          <w:rPr>
            <w:noProof/>
            <w:webHidden/>
          </w:rPr>
          <w:fldChar w:fldCharType="end"/>
        </w:r>
      </w:hyperlink>
    </w:p>
    <w:p w14:paraId="537B077C" w14:textId="77777777" w:rsidR="00C44FE2" w:rsidRDefault="00C2484F">
      <w:pPr>
        <w:pStyle w:val="TOC1"/>
        <w:rPr>
          <w:rFonts w:asciiTheme="minorHAnsi" w:eastAsiaTheme="minorEastAsia" w:hAnsiTheme="minorHAnsi" w:cstheme="minorBidi"/>
          <w:noProof/>
          <w:sz w:val="22"/>
        </w:rPr>
      </w:pPr>
      <w:hyperlink w:anchor="_Toc343859601" w:history="1">
        <w:r w:rsidR="00C44FE2" w:rsidRPr="002D1A1E">
          <w:rPr>
            <w:rStyle w:val="Hyperlink"/>
            <w:noProof/>
          </w:rPr>
          <w:t>Hình 6.8: Đồ thị chuỗi dữ liệu Paper</w:t>
        </w:r>
        <w:r w:rsidR="00C44FE2">
          <w:rPr>
            <w:noProof/>
            <w:webHidden/>
          </w:rPr>
          <w:tab/>
        </w:r>
        <w:r w:rsidR="00C44FE2">
          <w:rPr>
            <w:noProof/>
            <w:webHidden/>
          </w:rPr>
          <w:fldChar w:fldCharType="begin"/>
        </w:r>
        <w:r w:rsidR="00C44FE2">
          <w:rPr>
            <w:noProof/>
            <w:webHidden/>
          </w:rPr>
          <w:instrText xml:space="preserve"> PAGEREF _Toc343859601 \h </w:instrText>
        </w:r>
        <w:r w:rsidR="00C44FE2">
          <w:rPr>
            <w:noProof/>
            <w:webHidden/>
          </w:rPr>
        </w:r>
        <w:r w:rsidR="00C44FE2">
          <w:rPr>
            <w:noProof/>
            <w:webHidden/>
          </w:rPr>
          <w:fldChar w:fldCharType="separate"/>
        </w:r>
        <w:r w:rsidR="00C44FE2">
          <w:rPr>
            <w:noProof/>
            <w:webHidden/>
          </w:rPr>
          <w:t>68</w:t>
        </w:r>
        <w:r w:rsidR="00C44FE2">
          <w:rPr>
            <w:noProof/>
            <w:webHidden/>
          </w:rPr>
          <w:fldChar w:fldCharType="end"/>
        </w:r>
      </w:hyperlink>
    </w:p>
    <w:p w14:paraId="31DB11B7" w14:textId="77777777" w:rsidR="00C44FE2" w:rsidRDefault="00C2484F">
      <w:pPr>
        <w:pStyle w:val="TOC1"/>
        <w:rPr>
          <w:rFonts w:asciiTheme="minorHAnsi" w:eastAsiaTheme="minorEastAsia" w:hAnsiTheme="minorHAnsi" w:cstheme="minorBidi"/>
          <w:noProof/>
          <w:sz w:val="22"/>
        </w:rPr>
      </w:pPr>
      <w:hyperlink w:anchor="_Toc343859602" w:history="1">
        <w:r w:rsidR="00C44FE2" w:rsidRPr="002D1A1E">
          <w:rPr>
            <w:rStyle w:val="Hyperlink"/>
            <w:noProof/>
          </w:rPr>
          <w:t>Hình 6.9: Đồ thị chuỗi dữ liệu Deaths</w:t>
        </w:r>
        <w:r w:rsidR="00C44FE2">
          <w:rPr>
            <w:noProof/>
            <w:webHidden/>
          </w:rPr>
          <w:tab/>
        </w:r>
        <w:r w:rsidR="00C44FE2">
          <w:rPr>
            <w:noProof/>
            <w:webHidden/>
          </w:rPr>
          <w:fldChar w:fldCharType="begin"/>
        </w:r>
        <w:r w:rsidR="00C44FE2">
          <w:rPr>
            <w:noProof/>
            <w:webHidden/>
          </w:rPr>
          <w:instrText xml:space="preserve"> PAGEREF _Toc343859602 \h </w:instrText>
        </w:r>
        <w:r w:rsidR="00C44FE2">
          <w:rPr>
            <w:noProof/>
            <w:webHidden/>
          </w:rPr>
        </w:r>
        <w:r w:rsidR="00C44FE2">
          <w:rPr>
            <w:noProof/>
            <w:webHidden/>
          </w:rPr>
          <w:fldChar w:fldCharType="separate"/>
        </w:r>
        <w:r w:rsidR="00C44FE2">
          <w:rPr>
            <w:noProof/>
            <w:webHidden/>
          </w:rPr>
          <w:t>69</w:t>
        </w:r>
        <w:r w:rsidR="00C44FE2">
          <w:rPr>
            <w:noProof/>
            <w:webHidden/>
          </w:rPr>
          <w:fldChar w:fldCharType="end"/>
        </w:r>
      </w:hyperlink>
    </w:p>
    <w:p w14:paraId="3C436203" w14:textId="77777777" w:rsidR="00C44FE2" w:rsidRDefault="00C2484F">
      <w:pPr>
        <w:pStyle w:val="TOC1"/>
        <w:rPr>
          <w:rFonts w:asciiTheme="minorHAnsi" w:eastAsiaTheme="minorEastAsia" w:hAnsiTheme="minorHAnsi" w:cstheme="minorBidi"/>
          <w:noProof/>
          <w:sz w:val="22"/>
        </w:rPr>
      </w:pPr>
      <w:hyperlink w:anchor="_Toc343859603" w:history="1">
        <w:r w:rsidR="00C44FE2" w:rsidRPr="002D1A1E">
          <w:rPr>
            <w:rStyle w:val="Hyperlink"/>
            <w:noProof/>
          </w:rPr>
          <w:t>Hình 6.10: Đồ thị chuỗi dữ liệu Maxtemp</w:t>
        </w:r>
        <w:r w:rsidR="00C44FE2">
          <w:rPr>
            <w:noProof/>
            <w:webHidden/>
          </w:rPr>
          <w:tab/>
        </w:r>
        <w:r w:rsidR="00C44FE2">
          <w:rPr>
            <w:noProof/>
            <w:webHidden/>
          </w:rPr>
          <w:fldChar w:fldCharType="begin"/>
        </w:r>
        <w:r w:rsidR="00C44FE2">
          <w:rPr>
            <w:noProof/>
            <w:webHidden/>
          </w:rPr>
          <w:instrText xml:space="preserve"> PAGEREF _Toc343859603 \h </w:instrText>
        </w:r>
        <w:r w:rsidR="00C44FE2">
          <w:rPr>
            <w:noProof/>
            <w:webHidden/>
          </w:rPr>
        </w:r>
        <w:r w:rsidR="00C44FE2">
          <w:rPr>
            <w:noProof/>
            <w:webHidden/>
          </w:rPr>
          <w:fldChar w:fldCharType="separate"/>
        </w:r>
        <w:r w:rsidR="00C44FE2">
          <w:rPr>
            <w:noProof/>
            <w:webHidden/>
          </w:rPr>
          <w:t>69</w:t>
        </w:r>
        <w:r w:rsidR="00C44FE2">
          <w:rPr>
            <w:noProof/>
            <w:webHidden/>
          </w:rPr>
          <w:fldChar w:fldCharType="end"/>
        </w:r>
      </w:hyperlink>
    </w:p>
    <w:p w14:paraId="0013E057" w14:textId="77777777" w:rsidR="00C44FE2" w:rsidRDefault="00C2484F">
      <w:pPr>
        <w:pStyle w:val="TOC1"/>
        <w:rPr>
          <w:rFonts w:asciiTheme="minorHAnsi" w:eastAsiaTheme="minorEastAsia" w:hAnsiTheme="minorHAnsi" w:cstheme="minorBidi"/>
          <w:noProof/>
          <w:sz w:val="22"/>
        </w:rPr>
      </w:pPr>
      <w:hyperlink w:anchor="_Toc343859604" w:history="1">
        <w:r w:rsidR="00C44FE2" w:rsidRPr="002D1A1E">
          <w:rPr>
            <w:rStyle w:val="Hyperlink"/>
            <w:noProof/>
          </w:rPr>
          <w:t>Hình 6.11: Đồ thị chuỗi dữ liệu Chemical</w:t>
        </w:r>
        <w:r w:rsidR="00C44FE2">
          <w:rPr>
            <w:noProof/>
            <w:webHidden/>
          </w:rPr>
          <w:tab/>
        </w:r>
        <w:r w:rsidR="00C44FE2">
          <w:rPr>
            <w:noProof/>
            <w:webHidden/>
          </w:rPr>
          <w:fldChar w:fldCharType="begin"/>
        </w:r>
        <w:r w:rsidR="00C44FE2">
          <w:rPr>
            <w:noProof/>
            <w:webHidden/>
          </w:rPr>
          <w:instrText xml:space="preserve"> PAGEREF _Toc343859604 \h </w:instrText>
        </w:r>
        <w:r w:rsidR="00C44FE2">
          <w:rPr>
            <w:noProof/>
            <w:webHidden/>
          </w:rPr>
        </w:r>
        <w:r w:rsidR="00C44FE2">
          <w:rPr>
            <w:noProof/>
            <w:webHidden/>
          </w:rPr>
          <w:fldChar w:fldCharType="separate"/>
        </w:r>
        <w:r w:rsidR="00C44FE2">
          <w:rPr>
            <w:noProof/>
            <w:webHidden/>
          </w:rPr>
          <w:t>70</w:t>
        </w:r>
        <w:r w:rsidR="00C44FE2">
          <w:rPr>
            <w:noProof/>
            <w:webHidden/>
          </w:rPr>
          <w:fldChar w:fldCharType="end"/>
        </w:r>
      </w:hyperlink>
    </w:p>
    <w:p w14:paraId="15921584" w14:textId="77777777" w:rsidR="00C44FE2" w:rsidRDefault="00C2484F">
      <w:pPr>
        <w:pStyle w:val="TOC1"/>
        <w:rPr>
          <w:rFonts w:asciiTheme="minorHAnsi" w:eastAsiaTheme="minorEastAsia" w:hAnsiTheme="minorHAnsi" w:cstheme="minorBidi"/>
          <w:noProof/>
          <w:sz w:val="22"/>
        </w:rPr>
      </w:pPr>
      <w:hyperlink w:anchor="_Toc343859605" w:history="1">
        <w:r w:rsidR="00C44FE2" w:rsidRPr="002D1A1E">
          <w:rPr>
            <w:rStyle w:val="Hyperlink"/>
            <w:noProof/>
          </w:rPr>
          <w:t>Hình 6.12: Đồ thị chuỗi dữ liệu Prices</w:t>
        </w:r>
        <w:r w:rsidR="00C44FE2">
          <w:rPr>
            <w:noProof/>
            <w:webHidden/>
          </w:rPr>
          <w:tab/>
        </w:r>
        <w:r w:rsidR="00C44FE2">
          <w:rPr>
            <w:noProof/>
            <w:webHidden/>
          </w:rPr>
          <w:fldChar w:fldCharType="begin"/>
        </w:r>
        <w:r w:rsidR="00C44FE2">
          <w:rPr>
            <w:noProof/>
            <w:webHidden/>
          </w:rPr>
          <w:instrText xml:space="preserve"> PAGEREF _Toc343859605 \h </w:instrText>
        </w:r>
        <w:r w:rsidR="00C44FE2">
          <w:rPr>
            <w:noProof/>
            <w:webHidden/>
          </w:rPr>
        </w:r>
        <w:r w:rsidR="00C44FE2">
          <w:rPr>
            <w:noProof/>
            <w:webHidden/>
          </w:rPr>
          <w:fldChar w:fldCharType="separate"/>
        </w:r>
        <w:r w:rsidR="00C44FE2">
          <w:rPr>
            <w:noProof/>
            <w:webHidden/>
          </w:rPr>
          <w:t>70</w:t>
        </w:r>
        <w:r w:rsidR="00C44FE2">
          <w:rPr>
            <w:noProof/>
            <w:webHidden/>
          </w:rPr>
          <w:fldChar w:fldCharType="end"/>
        </w:r>
      </w:hyperlink>
    </w:p>
    <w:p w14:paraId="20502D5E" w14:textId="77777777" w:rsidR="00C44FE2" w:rsidRDefault="00C2484F">
      <w:pPr>
        <w:pStyle w:val="TOC1"/>
        <w:rPr>
          <w:rFonts w:asciiTheme="minorHAnsi" w:eastAsiaTheme="minorEastAsia" w:hAnsiTheme="minorHAnsi" w:cstheme="minorBidi"/>
          <w:noProof/>
          <w:sz w:val="22"/>
        </w:rPr>
      </w:pPr>
      <w:hyperlink w:anchor="_Toc343859606" w:history="1">
        <w:r w:rsidR="00C44FE2" w:rsidRPr="002D1A1E">
          <w:rPr>
            <w:rStyle w:val="Hyperlink"/>
            <w:rFonts w:cs="Arial"/>
            <w:noProof/>
          </w:rPr>
          <w:t>Hình 6.13: Đồ thị chuỗi dữ liệu Sunspots</w:t>
        </w:r>
        <w:r w:rsidR="00C44FE2">
          <w:rPr>
            <w:noProof/>
            <w:webHidden/>
          </w:rPr>
          <w:tab/>
        </w:r>
        <w:r w:rsidR="00C44FE2">
          <w:rPr>
            <w:noProof/>
            <w:webHidden/>
          </w:rPr>
          <w:fldChar w:fldCharType="begin"/>
        </w:r>
        <w:r w:rsidR="00C44FE2">
          <w:rPr>
            <w:noProof/>
            <w:webHidden/>
          </w:rPr>
          <w:instrText xml:space="preserve"> PAGEREF _Toc343859606 \h </w:instrText>
        </w:r>
        <w:r w:rsidR="00C44FE2">
          <w:rPr>
            <w:noProof/>
            <w:webHidden/>
          </w:rPr>
        </w:r>
        <w:r w:rsidR="00C44FE2">
          <w:rPr>
            <w:noProof/>
            <w:webHidden/>
          </w:rPr>
          <w:fldChar w:fldCharType="separate"/>
        </w:r>
        <w:r w:rsidR="00C44FE2">
          <w:rPr>
            <w:noProof/>
            <w:webHidden/>
          </w:rPr>
          <w:t>71</w:t>
        </w:r>
        <w:r w:rsidR="00C44FE2">
          <w:rPr>
            <w:noProof/>
            <w:webHidden/>
          </w:rPr>
          <w:fldChar w:fldCharType="end"/>
        </w:r>
      </w:hyperlink>
    </w:p>
    <w:p w14:paraId="3EE92A10" w14:textId="77777777" w:rsidR="00C44FE2" w:rsidRDefault="00C2484F">
      <w:pPr>
        <w:pStyle w:val="TOC1"/>
        <w:rPr>
          <w:rFonts w:asciiTheme="minorHAnsi" w:eastAsiaTheme="minorEastAsia" w:hAnsiTheme="minorHAnsi" w:cstheme="minorBidi"/>
          <w:noProof/>
          <w:sz w:val="22"/>
        </w:rPr>
      </w:pPr>
      <w:hyperlink w:anchor="_Toc343859607" w:history="1">
        <w:r w:rsidR="00C44FE2" w:rsidRPr="002D1A1E">
          <w:rPr>
            <w:rStyle w:val="Hyperlink"/>
            <w:noProof/>
          </w:rPr>
          <w:t>Hình 6.14: Đồ thị chuỗi dữ liệu Kobe</w:t>
        </w:r>
        <w:r w:rsidR="00C44FE2">
          <w:rPr>
            <w:noProof/>
            <w:webHidden/>
          </w:rPr>
          <w:tab/>
        </w:r>
        <w:r w:rsidR="00C44FE2">
          <w:rPr>
            <w:noProof/>
            <w:webHidden/>
          </w:rPr>
          <w:fldChar w:fldCharType="begin"/>
        </w:r>
        <w:r w:rsidR="00C44FE2">
          <w:rPr>
            <w:noProof/>
            <w:webHidden/>
          </w:rPr>
          <w:instrText xml:space="preserve"> PAGEREF _Toc343859607 \h </w:instrText>
        </w:r>
        <w:r w:rsidR="00C44FE2">
          <w:rPr>
            <w:noProof/>
            <w:webHidden/>
          </w:rPr>
        </w:r>
        <w:r w:rsidR="00C44FE2">
          <w:rPr>
            <w:noProof/>
            <w:webHidden/>
          </w:rPr>
          <w:fldChar w:fldCharType="separate"/>
        </w:r>
        <w:r w:rsidR="00C44FE2">
          <w:rPr>
            <w:noProof/>
            <w:webHidden/>
          </w:rPr>
          <w:t>71</w:t>
        </w:r>
        <w:r w:rsidR="00C44FE2">
          <w:rPr>
            <w:noProof/>
            <w:webHidden/>
          </w:rPr>
          <w:fldChar w:fldCharType="end"/>
        </w:r>
      </w:hyperlink>
    </w:p>
    <w:p w14:paraId="752E51D5" w14:textId="77777777" w:rsidR="00023D92" w:rsidRDefault="00187200" w:rsidP="00187200">
      <w:r>
        <w:fldChar w:fldCharType="end"/>
      </w:r>
    </w:p>
    <w:p w14:paraId="0D0647A7" w14:textId="77777777" w:rsidR="00023D92" w:rsidRDefault="00023D92">
      <w:pPr>
        <w:spacing w:before="0" w:after="200" w:line="276" w:lineRule="auto"/>
        <w:jc w:val="left"/>
      </w:pPr>
      <w:r>
        <w:br w:type="page"/>
      </w:r>
    </w:p>
    <w:p w14:paraId="44F77B1A" w14:textId="77777777" w:rsidR="00682B49" w:rsidRDefault="006D2AC8" w:rsidP="003A16E8">
      <w:pPr>
        <w:pStyle w:val="Heading1"/>
        <w:numPr>
          <w:ilvl w:val="0"/>
          <w:numId w:val="0"/>
        </w:numPr>
        <w:tabs>
          <w:tab w:val="clear" w:pos="864"/>
        </w:tabs>
      </w:pPr>
      <w:bookmarkStart w:id="12" w:name="_Toc343859748"/>
      <w:r w:rsidRPr="00250D4D">
        <w:lastRenderedPageBreak/>
        <w:t>DANH MỤ</w:t>
      </w:r>
      <w:r>
        <w:t>C BẢNG</w:t>
      </w:r>
      <w:bookmarkEnd w:id="12"/>
    </w:p>
    <w:p w14:paraId="2AC9749D" w14:textId="77777777" w:rsidR="007740F0" w:rsidRDefault="00B557A5">
      <w:pPr>
        <w:pStyle w:val="TOC1"/>
        <w:rPr>
          <w:rFonts w:asciiTheme="minorHAnsi" w:eastAsiaTheme="minorEastAsia" w:hAnsiTheme="minorHAnsi" w:cstheme="minorBidi"/>
          <w:noProof/>
          <w:sz w:val="22"/>
        </w:rPr>
      </w:pPr>
      <w:r>
        <w:fldChar w:fldCharType="begin"/>
      </w:r>
      <w:r>
        <w:instrText xml:space="preserve"> TOC \f \h \z \t "Bang,1" </w:instrText>
      </w:r>
      <w:r>
        <w:fldChar w:fldCharType="separate"/>
      </w:r>
      <w:hyperlink w:anchor="_Toc343844952" w:history="1">
        <w:r w:rsidR="007740F0" w:rsidRPr="00EC3F40">
          <w:rPr>
            <w:rStyle w:val="Hyperlink"/>
            <w:noProof/>
          </w:rPr>
          <w:t>Bảng 2.1: Một số kĩ thuật dự đoán cho từng thành phần của chuỗi thời gian</w:t>
        </w:r>
        <w:r w:rsidR="007740F0">
          <w:rPr>
            <w:noProof/>
            <w:webHidden/>
          </w:rPr>
          <w:tab/>
        </w:r>
        <w:r w:rsidR="007740F0">
          <w:rPr>
            <w:noProof/>
            <w:webHidden/>
          </w:rPr>
          <w:fldChar w:fldCharType="begin"/>
        </w:r>
        <w:r w:rsidR="007740F0">
          <w:rPr>
            <w:noProof/>
            <w:webHidden/>
          </w:rPr>
          <w:instrText xml:space="preserve"> PAGEREF _Toc343844952 \h </w:instrText>
        </w:r>
        <w:r w:rsidR="007740F0">
          <w:rPr>
            <w:noProof/>
            <w:webHidden/>
          </w:rPr>
        </w:r>
        <w:r w:rsidR="007740F0">
          <w:rPr>
            <w:noProof/>
            <w:webHidden/>
          </w:rPr>
          <w:fldChar w:fldCharType="separate"/>
        </w:r>
        <w:r w:rsidR="00870F06">
          <w:rPr>
            <w:noProof/>
            <w:webHidden/>
          </w:rPr>
          <w:t>13</w:t>
        </w:r>
        <w:r w:rsidR="007740F0">
          <w:rPr>
            <w:noProof/>
            <w:webHidden/>
          </w:rPr>
          <w:fldChar w:fldCharType="end"/>
        </w:r>
      </w:hyperlink>
    </w:p>
    <w:p w14:paraId="0D8B6B41" w14:textId="77777777" w:rsidR="007740F0" w:rsidRDefault="00C2484F">
      <w:pPr>
        <w:pStyle w:val="TOC1"/>
        <w:rPr>
          <w:rFonts w:asciiTheme="minorHAnsi" w:eastAsiaTheme="minorEastAsia" w:hAnsiTheme="minorHAnsi" w:cstheme="minorBidi"/>
          <w:noProof/>
          <w:sz w:val="22"/>
        </w:rPr>
      </w:pPr>
      <w:hyperlink w:anchor="_Toc343844953" w:history="1">
        <w:r w:rsidR="007740F0" w:rsidRPr="00EC3F40">
          <w:rPr>
            <w:rStyle w:val="Hyperlink"/>
            <w:noProof/>
          </w:rPr>
          <w:t>Bảng 3.1: Tính chất của ACF và PACF</w:t>
        </w:r>
        <w:r w:rsidR="007740F0">
          <w:rPr>
            <w:noProof/>
            <w:webHidden/>
          </w:rPr>
          <w:tab/>
        </w:r>
        <w:r w:rsidR="007740F0">
          <w:rPr>
            <w:noProof/>
            <w:webHidden/>
          </w:rPr>
          <w:fldChar w:fldCharType="begin"/>
        </w:r>
        <w:r w:rsidR="007740F0">
          <w:rPr>
            <w:noProof/>
            <w:webHidden/>
          </w:rPr>
          <w:instrText xml:space="preserve"> PAGEREF _Toc343844953 \h </w:instrText>
        </w:r>
        <w:r w:rsidR="007740F0">
          <w:rPr>
            <w:noProof/>
            <w:webHidden/>
          </w:rPr>
        </w:r>
        <w:r w:rsidR="007740F0">
          <w:rPr>
            <w:noProof/>
            <w:webHidden/>
          </w:rPr>
          <w:fldChar w:fldCharType="separate"/>
        </w:r>
        <w:r w:rsidR="00870F06">
          <w:rPr>
            <w:noProof/>
            <w:webHidden/>
          </w:rPr>
          <w:t>23</w:t>
        </w:r>
        <w:r w:rsidR="007740F0">
          <w:rPr>
            <w:noProof/>
            <w:webHidden/>
          </w:rPr>
          <w:fldChar w:fldCharType="end"/>
        </w:r>
      </w:hyperlink>
    </w:p>
    <w:p w14:paraId="389E4347" w14:textId="77777777" w:rsidR="007740F0" w:rsidRDefault="00C2484F">
      <w:pPr>
        <w:pStyle w:val="TOC1"/>
        <w:rPr>
          <w:rFonts w:asciiTheme="minorHAnsi" w:eastAsiaTheme="minorEastAsia" w:hAnsiTheme="minorHAnsi" w:cstheme="minorBidi"/>
          <w:noProof/>
          <w:sz w:val="22"/>
        </w:rPr>
      </w:pPr>
      <w:hyperlink w:anchor="_Toc343844954" w:history="1">
        <w:r w:rsidR="007740F0" w:rsidRPr="00EC3F40">
          <w:rPr>
            <w:rStyle w:val="Hyperlink"/>
            <w:noProof/>
          </w:rPr>
          <w:t>Bảng 6.1: Phân loại dữ liệu thực nghiệm</w:t>
        </w:r>
        <w:r w:rsidR="007740F0">
          <w:rPr>
            <w:noProof/>
            <w:webHidden/>
          </w:rPr>
          <w:tab/>
        </w:r>
        <w:r w:rsidR="007740F0">
          <w:rPr>
            <w:noProof/>
            <w:webHidden/>
          </w:rPr>
          <w:fldChar w:fldCharType="begin"/>
        </w:r>
        <w:r w:rsidR="007740F0">
          <w:rPr>
            <w:noProof/>
            <w:webHidden/>
          </w:rPr>
          <w:instrText xml:space="preserve"> PAGEREF _Toc343844954 \h </w:instrText>
        </w:r>
        <w:r w:rsidR="007740F0">
          <w:rPr>
            <w:noProof/>
            <w:webHidden/>
          </w:rPr>
        </w:r>
        <w:r w:rsidR="007740F0">
          <w:rPr>
            <w:noProof/>
            <w:webHidden/>
          </w:rPr>
          <w:fldChar w:fldCharType="separate"/>
        </w:r>
        <w:r w:rsidR="00870F06">
          <w:rPr>
            <w:noProof/>
            <w:webHidden/>
          </w:rPr>
          <w:t>67</w:t>
        </w:r>
        <w:r w:rsidR="007740F0">
          <w:rPr>
            <w:noProof/>
            <w:webHidden/>
          </w:rPr>
          <w:fldChar w:fldCharType="end"/>
        </w:r>
      </w:hyperlink>
    </w:p>
    <w:p w14:paraId="2A87CA25" w14:textId="77777777" w:rsidR="007740F0" w:rsidRDefault="00C2484F">
      <w:pPr>
        <w:pStyle w:val="TOC1"/>
        <w:rPr>
          <w:rFonts w:asciiTheme="minorHAnsi" w:eastAsiaTheme="minorEastAsia" w:hAnsiTheme="minorHAnsi" w:cstheme="minorBidi"/>
          <w:noProof/>
          <w:sz w:val="22"/>
        </w:rPr>
      </w:pPr>
      <w:hyperlink w:anchor="_Toc343844955" w:history="1">
        <w:r w:rsidR="007740F0" w:rsidRPr="00EC3F40">
          <w:rPr>
            <w:rStyle w:val="Hyperlink"/>
            <w:noProof/>
          </w:rPr>
          <w:t>Bảng 6.2: Kết quả thực nghiệm chuỗi dữ liệu Passengers</w:t>
        </w:r>
        <w:r w:rsidR="007740F0">
          <w:rPr>
            <w:noProof/>
            <w:webHidden/>
          </w:rPr>
          <w:tab/>
        </w:r>
        <w:r w:rsidR="007740F0">
          <w:rPr>
            <w:noProof/>
            <w:webHidden/>
          </w:rPr>
          <w:fldChar w:fldCharType="begin"/>
        </w:r>
        <w:r w:rsidR="007740F0">
          <w:rPr>
            <w:noProof/>
            <w:webHidden/>
          </w:rPr>
          <w:instrText xml:space="preserve"> PAGEREF _Toc343844955 \h </w:instrText>
        </w:r>
        <w:r w:rsidR="007740F0">
          <w:rPr>
            <w:noProof/>
            <w:webHidden/>
          </w:rPr>
        </w:r>
        <w:r w:rsidR="007740F0">
          <w:rPr>
            <w:noProof/>
            <w:webHidden/>
          </w:rPr>
          <w:fldChar w:fldCharType="separate"/>
        </w:r>
        <w:r w:rsidR="00870F06">
          <w:rPr>
            <w:noProof/>
            <w:webHidden/>
          </w:rPr>
          <w:t>72</w:t>
        </w:r>
        <w:r w:rsidR="007740F0">
          <w:rPr>
            <w:noProof/>
            <w:webHidden/>
          </w:rPr>
          <w:fldChar w:fldCharType="end"/>
        </w:r>
      </w:hyperlink>
    </w:p>
    <w:p w14:paraId="3662AEA1" w14:textId="77777777" w:rsidR="007740F0" w:rsidRDefault="00C2484F">
      <w:pPr>
        <w:pStyle w:val="TOC1"/>
        <w:rPr>
          <w:rFonts w:asciiTheme="minorHAnsi" w:eastAsiaTheme="minorEastAsia" w:hAnsiTheme="minorHAnsi" w:cstheme="minorBidi"/>
          <w:noProof/>
          <w:sz w:val="22"/>
        </w:rPr>
      </w:pPr>
      <w:hyperlink w:anchor="_Toc343844956" w:history="1">
        <w:r w:rsidR="007740F0" w:rsidRPr="00EC3F40">
          <w:rPr>
            <w:rStyle w:val="Hyperlink"/>
            <w:noProof/>
          </w:rPr>
          <w:t>Bảng 6.3: Kết quả thực nghiệm chuỗi dữ liệu Paper</w:t>
        </w:r>
        <w:r w:rsidR="007740F0">
          <w:rPr>
            <w:noProof/>
            <w:webHidden/>
          </w:rPr>
          <w:tab/>
        </w:r>
        <w:r w:rsidR="007740F0">
          <w:rPr>
            <w:noProof/>
            <w:webHidden/>
          </w:rPr>
          <w:fldChar w:fldCharType="begin"/>
        </w:r>
        <w:r w:rsidR="007740F0">
          <w:rPr>
            <w:noProof/>
            <w:webHidden/>
          </w:rPr>
          <w:instrText xml:space="preserve"> PAGEREF _Toc343844956 \h </w:instrText>
        </w:r>
        <w:r w:rsidR="007740F0">
          <w:rPr>
            <w:noProof/>
            <w:webHidden/>
          </w:rPr>
        </w:r>
        <w:r w:rsidR="007740F0">
          <w:rPr>
            <w:noProof/>
            <w:webHidden/>
          </w:rPr>
          <w:fldChar w:fldCharType="separate"/>
        </w:r>
        <w:r w:rsidR="00870F06">
          <w:rPr>
            <w:noProof/>
            <w:webHidden/>
          </w:rPr>
          <w:t>73</w:t>
        </w:r>
        <w:r w:rsidR="007740F0">
          <w:rPr>
            <w:noProof/>
            <w:webHidden/>
          </w:rPr>
          <w:fldChar w:fldCharType="end"/>
        </w:r>
      </w:hyperlink>
    </w:p>
    <w:p w14:paraId="02D23161" w14:textId="77777777" w:rsidR="007740F0" w:rsidRDefault="00C2484F">
      <w:pPr>
        <w:pStyle w:val="TOC1"/>
        <w:rPr>
          <w:rFonts w:asciiTheme="minorHAnsi" w:eastAsiaTheme="minorEastAsia" w:hAnsiTheme="minorHAnsi" w:cstheme="minorBidi"/>
          <w:noProof/>
          <w:sz w:val="22"/>
        </w:rPr>
      </w:pPr>
      <w:hyperlink w:anchor="_Toc343844957" w:history="1">
        <w:r w:rsidR="007740F0" w:rsidRPr="00EC3F40">
          <w:rPr>
            <w:rStyle w:val="Hyperlink"/>
            <w:noProof/>
          </w:rPr>
          <w:t>Bảng 6.4: Kết quả thực nghiệm chuỗi dữ liệu Deaths</w:t>
        </w:r>
        <w:r w:rsidR="007740F0">
          <w:rPr>
            <w:noProof/>
            <w:webHidden/>
          </w:rPr>
          <w:tab/>
        </w:r>
        <w:r w:rsidR="007740F0">
          <w:rPr>
            <w:noProof/>
            <w:webHidden/>
          </w:rPr>
          <w:fldChar w:fldCharType="begin"/>
        </w:r>
        <w:r w:rsidR="007740F0">
          <w:rPr>
            <w:noProof/>
            <w:webHidden/>
          </w:rPr>
          <w:instrText xml:space="preserve"> PAGEREF _Toc343844957 \h </w:instrText>
        </w:r>
        <w:r w:rsidR="007740F0">
          <w:rPr>
            <w:noProof/>
            <w:webHidden/>
          </w:rPr>
        </w:r>
        <w:r w:rsidR="007740F0">
          <w:rPr>
            <w:noProof/>
            <w:webHidden/>
          </w:rPr>
          <w:fldChar w:fldCharType="separate"/>
        </w:r>
        <w:r w:rsidR="00870F06">
          <w:rPr>
            <w:noProof/>
            <w:webHidden/>
          </w:rPr>
          <w:t>73</w:t>
        </w:r>
        <w:r w:rsidR="007740F0">
          <w:rPr>
            <w:noProof/>
            <w:webHidden/>
          </w:rPr>
          <w:fldChar w:fldCharType="end"/>
        </w:r>
      </w:hyperlink>
    </w:p>
    <w:p w14:paraId="54BD1660" w14:textId="77777777" w:rsidR="007740F0" w:rsidRDefault="00C2484F">
      <w:pPr>
        <w:pStyle w:val="TOC1"/>
        <w:rPr>
          <w:rFonts w:asciiTheme="minorHAnsi" w:eastAsiaTheme="minorEastAsia" w:hAnsiTheme="minorHAnsi" w:cstheme="minorBidi"/>
          <w:noProof/>
          <w:sz w:val="22"/>
        </w:rPr>
      </w:pPr>
      <w:hyperlink w:anchor="_Toc343844958" w:history="1">
        <w:r w:rsidR="007740F0" w:rsidRPr="00EC3F40">
          <w:rPr>
            <w:rStyle w:val="Hyperlink"/>
            <w:noProof/>
          </w:rPr>
          <w:t>Bảng 6.5: Kết quả thực nghiệm chuỗi dữ liệu Maxtemp</w:t>
        </w:r>
        <w:r w:rsidR="007740F0">
          <w:rPr>
            <w:noProof/>
            <w:webHidden/>
          </w:rPr>
          <w:tab/>
        </w:r>
        <w:r w:rsidR="007740F0">
          <w:rPr>
            <w:noProof/>
            <w:webHidden/>
          </w:rPr>
          <w:fldChar w:fldCharType="begin"/>
        </w:r>
        <w:r w:rsidR="007740F0">
          <w:rPr>
            <w:noProof/>
            <w:webHidden/>
          </w:rPr>
          <w:instrText xml:space="preserve"> PAGEREF _Toc343844958 \h </w:instrText>
        </w:r>
        <w:r w:rsidR="007740F0">
          <w:rPr>
            <w:noProof/>
            <w:webHidden/>
          </w:rPr>
        </w:r>
        <w:r w:rsidR="007740F0">
          <w:rPr>
            <w:noProof/>
            <w:webHidden/>
          </w:rPr>
          <w:fldChar w:fldCharType="separate"/>
        </w:r>
        <w:r w:rsidR="00870F06">
          <w:rPr>
            <w:noProof/>
            <w:webHidden/>
          </w:rPr>
          <w:t>74</w:t>
        </w:r>
        <w:r w:rsidR="007740F0">
          <w:rPr>
            <w:noProof/>
            <w:webHidden/>
          </w:rPr>
          <w:fldChar w:fldCharType="end"/>
        </w:r>
      </w:hyperlink>
    </w:p>
    <w:p w14:paraId="75104D4C" w14:textId="77777777" w:rsidR="007740F0" w:rsidRDefault="00C2484F">
      <w:pPr>
        <w:pStyle w:val="TOC1"/>
        <w:rPr>
          <w:rFonts w:asciiTheme="minorHAnsi" w:eastAsiaTheme="minorEastAsia" w:hAnsiTheme="minorHAnsi" w:cstheme="minorBidi"/>
          <w:noProof/>
          <w:sz w:val="22"/>
        </w:rPr>
      </w:pPr>
      <w:hyperlink w:anchor="_Toc343844959" w:history="1">
        <w:r w:rsidR="007740F0" w:rsidRPr="00EC3F40">
          <w:rPr>
            <w:rStyle w:val="Hyperlink"/>
            <w:noProof/>
          </w:rPr>
          <w:t>Bảng 6.6: Kết quả thực nghiệm chuỗi dữ liệu Chemical</w:t>
        </w:r>
        <w:r w:rsidR="007740F0">
          <w:rPr>
            <w:noProof/>
            <w:webHidden/>
          </w:rPr>
          <w:tab/>
        </w:r>
        <w:r w:rsidR="007740F0">
          <w:rPr>
            <w:noProof/>
            <w:webHidden/>
          </w:rPr>
          <w:fldChar w:fldCharType="begin"/>
        </w:r>
        <w:r w:rsidR="007740F0">
          <w:rPr>
            <w:noProof/>
            <w:webHidden/>
          </w:rPr>
          <w:instrText xml:space="preserve"> PAGEREF _Toc343844959 \h </w:instrText>
        </w:r>
        <w:r w:rsidR="007740F0">
          <w:rPr>
            <w:noProof/>
            <w:webHidden/>
          </w:rPr>
        </w:r>
        <w:r w:rsidR="007740F0">
          <w:rPr>
            <w:noProof/>
            <w:webHidden/>
          </w:rPr>
          <w:fldChar w:fldCharType="separate"/>
        </w:r>
        <w:r w:rsidR="00870F06">
          <w:rPr>
            <w:noProof/>
            <w:webHidden/>
          </w:rPr>
          <w:t>75</w:t>
        </w:r>
        <w:r w:rsidR="007740F0">
          <w:rPr>
            <w:noProof/>
            <w:webHidden/>
          </w:rPr>
          <w:fldChar w:fldCharType="end"/>
        </w:r>
      </w:hyperlink>
    </w:p>
    <w:p w14:paraId="0D724716" w14:textId="77777777" w:rsidR="007740F0" w:rsidRDefault="00C2484F">
      <w:pPr>
        <w:pStyle w:val="TOC1"/>
        <w:rPr>
          <w:rFonts w:asciiTheme="minorHAnsi" w:eastAsiaTheme="minorEastAsia" w:hAnsiTheme="minorHAnsi" w:cstheme="minorBidi"/>
          <w:noProof/>
          <w:sz w:val="22"/>
        </w:rPr>
      </w:pPr>
      <w:hyperlink w:anchor="_Toc343844960" w:history="1">
        <w:r w:rsidR="007740F0" w:rsidRPr="00EC3F40">
          <w:rPr>
            <w:rStyle w:val="Hyperlink"/>
            <w:noProof/>
          </w:rPr>
          <w:t>Bảng 6.7: Kết quả thực nghiệm chuỗi dữ liệu Prices</w:t>
        </w:r>
        <w:r w:rsidR="007740F0">
          <w:rPr>
            <w:noProof/>
            <w:webHidden/>
          </w:rPr>
          <w:tab/>
        </w:r>
        <w:r w:rsidR="007740F0">
          <w:rPr>
            <w:noProof/>
            <w:webHidden/>
          </w:rPr>
          <w:fldChar w:fldCharType="begin"/>
        </w:r>
        <w:r w:rsidR="007740F0">
          <w:rPr>
            <w:noProof/>
            <w:webHidden/>
          </w:rPr>
          <w:instrText xml:space="preserve"> PAGEREF _Toc343844960 \h </w:instrText>
        </w:r>
        <w:r w:rsidR="007740F0">
          <w:rPr>
            <w:noProof/>
            <w:webHidden/>
          </w:rPr>
        </w:r>
        <w:r w:rsidR="007740F0">
          <w:rPr>
            <w:noProof/>
            <w:webHidden/>
          </w:rPr>
          <w:fldChar w:fldCharType="separate"/>
        </w:r>
        <w:r w:rsidR="00870F06">
          <w:rPr>
            <w:noProof/>
            <w:webHidden/>
          </w:rPr>
          <w:t>75</w:t>
        </w:r>
        <w:r w:rsidR="007740F0">
          <w:rPr>
            <w:noProof/>
            <w:webHidden/>
          </w:rPr>
          <w:fldChar w:fldCharType="end"/>
        </w:r>
      </w:hyperlink>
    </w:p>
    <w:p w14:paraId="741DCED0" w14:textId="77777777" w:rsidR="007740F0" w:rsidRDefault="00C2484F">
      <w:pPr>
        <w:pStyle w:val="TOC1"/>
        <w:rPr>
          <w:rFonts w:asciiTheme="minorHAnsi" w:eastAsiaTheme="minorEastAsia" w:hAnsiTheme="minorHAnsi" w:cstheme="minorBidi"/>
          <w:noProof/>
          <w:sz w:val="22"/>
        </w:rPr>
      </w:pPr>
      <w:hyperlink w:anchor="_Toc343844961" w:history="1">
        <w:r w:rsidR="007740F0" w:rsidRPr="00EC3F40">
          <w:rPr>
            <w:rStyle w:val="Hyperlink"/>
            <w:noProof/>
          </w:rPr>
          <w:t>Bảng 6.8: Kết quả thực nghiệm chuỗi dữ liệu Sunspots</w:t>
        </w:r>
        <w:r w:rsidR="007740F0">
          <w:rPr>
            <w:noProof/>
            <w:webHidden/>
          </w:rPr>
          <w:tab/>
        </w:r>
        <w:r w:rsidR="007740F0">
          <w:rPr>
            <w:noProof/>
            <w:webHidden/>
          </w:rPr>
          <w:fldChar w:fldCharType="begin"/>
        </w:r>
        <w:r w:rsidR="007740F0">
          <w:rPr>
            <w:noProof/>
            <w:webHidden/>
          </w:rPr>
          <w:instrText xml:space="preserve"> PAGEREF _Toc343844961 \h </w:instrText>
        </w:r>
        <w:r w:rsidR="007740F0">
          <w:rPr>
            <w:noProof/>
            <w:webHidden/>
          </w:rPr>
        </w:r>
        <w:r w:rsidR="007740F0">
          <w:rPr>
            <w:noProof/>
            <w:webHidden/>
          </w:rPr>
          <w:fldChar w:fldCharType="separate"/>
        </w:r>
        <w:r w:rsidR="00870F06">
          <w:rPr>
            <w:noProof/>
            <w:webHidden/>
          </w:rPr>
          <w:t>76</w:t>
        </w:r>
        <w:r w:rsidR="007740F0">
          <w:rPr>
            <w:noProof/>
            <w:webHidden/>
          </w:rPr>
          <w:fldChar w:fldCharType="end"/>
        </w:r>
      </w:hyperlink>
    </w:p>
    <w:p w14:paraId="3693E7C4" w14:textId="77777777" w:rsidR="007740F0" w:rsidRDefault="00C2484F">
      <w:pPr>
        <w:pStyle w:val="TOC1"/>
        <w:rPr>
          <w:rFonts w:asciiTheme="minorHAnsi" w:eastAsiaTheme="minorEastAsia" w:hAnsiTheme="minorHAnsi" w:cstheme="minorBidi"/>
          <w:noProof/>
          <w:sz w:val="22"/>
        </w:rPr>
      </w:pPr>
      <w:hyperlink w:anchor="_Toc343844962" w:history="1">
        <w:r w:rsidR="007740F0" w:rsidRPr="00EC3F40">
          <w:rPr>
            <w:rStyle w:val="Hyperlink"/>
            <w:noProof/>
          </w:rPr>
          <w:t>Bảng 6.9: Kết quả thực nghiệm chuỗi dữ liệu Kobe</w:t>
        </w:r>
        <w:r w:rsidR="007740F0">
          <w:rPr>
            <w:noProof/>
            <w:webHidden/>
          </w:rPr>
          <w:tab/>
        </w:r>
        <w:r w:rsidR="007740F0">
          <w:rPr>
            <w:noProof/>
            <w:webHidden/>
          </w:rPr>
          <w:fldChar w:fldCharType="begin"/>
        </w:r>
        <w:r w:rsidR="007740F0">
          <w:rPr>
            <w:noProof/>
            <w:webHidden/>
          </w:rPr>
          <w:instrText xml:space="preserve"> PAGEREF _Toc343844962 \h </w:instrText>
        </w:r>
        <w:r w:rsidR="007740F0">
          <w:rPr>
            <w:noProof/>
            <w:webHidden/>
          </w:rPr>
        </w:r>
        <w:r w:rsidR="007740F0">
          <w:rPr>
            <w:noProof/>
            <w:webHidden/>
          </w:rPr>
          <w:fldChar w:fldCharType="separate"/>
        </w:r>
        <w:r w:rsidR="00870F06">
          <w:rPr>
            <w:noProof/>
            <w:webHidden/>
          </w:rPr>
          <w:t>76</w:t>
        </w:r>
        <w:r w:rsidR="007740F0">
          <w:rPr>
            <w:noProof/>
            <w:webHidden/>
          </w:rPr>
          <w:fldChar w:fldCharType="end"/>
        </w:r>
      </w:hyperlink>
    </w:p>
    <w:p w14:paraId="441EED9C" w14:textId="5C53C836" w:rsidR="00D80916" w:rsidRDefault="00B557A5" w:rsidP="00D80916">
      <w:pPr>
        <w:spacing w:before="0" w:after="200" w:line="276" w:lineRule="auto"/>
        <w:jc w:val="left"/>
        <w:rPr>
          <w:noProof/>
        </w:rPr>
      </w:pPr>
      <w:r>
        <w:rPr>
          <w:rFonts w:cs="Arial"/>
          <w:kern w:val="32"/>
          <w:sz w:val="32"/>
          <w:szCs w:val="32"/>
        </w:rPr>
        <w:fldChar w:fldCharType="end"/>
      </w:r>
    </w:p>
    <w:p w14:paraId="718E6531" w14:textId="77777777" w:rsidR="00D80916" w:rsidRPr="003A16E8" w:rsidRDefault="00D80916" w:rsidP="003A16E8"/>
    <w:p w14:paraId="7ECCFBBD" w14:textId="77777777" w:rsidR="00D80916" w:rsidRPr="003A16E8" w:rsidRDefault="00D80916" w:rsidP="003A16E8"/>
    <w:p w14:paraId="18E27414" w14:textId="77777777" w:rsidR="00D80916" w:rsidRPr="003A16E8" w:rsidRDefault="00D80916" w:rsidP="003A16E8"/>
    <w:p w14:paraId="428BE4D4" w14:textId="77777777" w:rsidR="00D80916" w:rsidRPr="003A16E8" w:rsidRDefault="00D80916" w:rsidP="003A16E8"/>
    <w:p w14:paraId="0BD67063" w14:textId="77777777" w:rsidR="00D80916" w:rsidRDefault="00D80916" w:rsidP="00D80916"/>
    <w:p w14:paraId="3CA23180" w14:textId="77777777" w:rsidR="00D80916" w:rsidRDefault="00D80916" w:rsidP="003A16E8">
      <w:pPr>
        <w:tabs>
          <w:tab w:val="left" w:pos="1260"/>
        </w:tabs>
      </w:pPr>
      <w:r>
        <w:tab/>
      </w:r>
    </w:p>
    <w:p w14:paraId="3551C36F" w14:textId="77777777" w:rsidR="005F51CA" w:rsidRPr="002562FE" w:rsidRDefault="005F51CA" w:rsidP="002562FE">
      <w:pPr>
        <w:rPr>
          <w:b/>
          <w:bCs/>
        </w:rPr>
        <w:sectPr w:rsidR="005F51CA" w:rsidRPr="002562FE" w:rsidSect="003A16E8">
          <w:footerReference w:type="default" r:id="rId9"/>
          <w:pgSz w:w="11909" w:h="16834" w:code="9"/>
          <w:pgMar w:top="1138" w:right="1134" w:bottom="1134" w:left="1701" w:header="720" w:footer="720" w:gutter="0"/>
          <w:pgNumType w:fmt="lowerRoman" w:start="1"/>
          <w:cols w:space="720"/>
          <w:titlePg/>
          <w:docGrid w:linePitch="360"/>
        </w:sectPr>
      </w:pPr>
    </w:p>
    <w:p w14:paraId="0476CC7D" w14:textId="28A24901" w:rsidR="004D65BA" w:rsidRPr="003A16E8" w:rsidRDefault="00E94A26" w:rsidP="001D3484">
      <w:pPr>
        <w:pStyle w:val="Heading1"/>
        <w:rPr>
          <w:szCs w:val="26"/>
        </w:rPr>
      </w:pPr>
      <w:bookmarkStart w:id="13" w:name="_Toc343083492"/>
      <w:bookmarkStart w:id="14" w:name="_Toc343083706"/>
      <w:bookmarkStart w:id="15" w:name="_Toc343083917"/>
      <w:bookmarkStart w:id="16" w:name="_Toc343220676"/>
      <w:bookmarkStart w:id="17" w:name="_Toc343232179"/>
      <w:bookmarkStart w:id="18" w:name="_Toc343232592"/>
      <w:bookmarkStart w:id="19" w:name="_Toc343232877"/>
      <w:bookmarkStart w:id="20" w:name="_Toc343415382"/>
      <w:bookmarkStart w:id="21" w:name="_Toc343415678"/>
      <w:bookmarkStart w:id="22" w:name="_Toc343452337"/>
      <w:bookmarkStart w:id="23" w:name="_Toc343461128"/>
      <w:bookmarkStart w:id="24" w:name="_Toc343494015"/>
      <w:bookmarkStart w:id="25" w:name="_Toc343494227"/>
      <w:bookmarkStart w:id="26" w:name="_Toc343495000"/>
      <w:bookmarkStart w:id="27" w:name="_Toc343660227"/>
      <w:bookmarkStart w:id="28" w:name="_Toc343660441"/>
      <w:bookmarkStart w:id="29" w:name="_Toc343711069"/>
      <w:bookmarkStart w:id="30" w:name="_Toc343829033"/>
      <w:bookmarkStart w:id="31" w:name="_Toc343831837"/>
      <w:bookmarkStart w:id="32" w:name="_Toc343832206"/>
      <w:bookmarkStart w:id="33" w:name="_Toc343832423"/>
      <w:bookmarkStart w:id="34" w:name="_Toc343832640"/>
      <w:bookmarkStart w:id="35" w:name="_Toc343837233"/>
      <w:bookmarkStart w:id="36" w:name="_Toc343841791"/>
      <w:bookmarkStart w:id="37" w:name="_Toc343844689"/>
      <w:bookmarkStart w:id="38" w:name="_Toc343083493"/>
      <w:bookmarkStart w:id="39" w:name="_Toc343083707"/>
      <w:bookmarkStart w:id="40" w:name="_Toc343083918"/>
      <w:bookmarkStart w:id="41" w:name="_Toc343220677"/>
      <w:bookmarkStart w:id="42" w:name="_Toc343232180"/>
      <w:bookmarkStart w:id="43" w:name="_Toc343232593"/>
      <w:bookmarkStart w:id="44" w:name="_Toc343232878"/>
      <w:bookmarkStart w:id="45" w:name="_Toc343415383"/>
      <w:bookmarkStart w:id="46" w:name="_Toc343415679"/>
      <w:bookmarkStart w:id="47" w:name="_Toc343452338"/>
      <w:bookmarkStart w:id="48" w:name="_Toc343461129"/>
      <w:bookmarkStart w:id="49" w:name="_Toc343494016"/>
      <w:bookmarkStart w:id="50" w:name="_Toc343494228"/>
      <w:bookmarkStart w:id="51" w:name="_Toc343495001"/>
      <w:bookmarkStart w:id="52" w:name="_Toc343660228"/>
      <w:bookmarkStart w:id="53" w:name="_Toc343660442"/>
      <w:bookmarkStart w:id="54" w:name="_Toc343711070"/>
      <w:bookmarkStart w:id="55" w:name="_Toc343829034"/>
      <w:bookmarkStart w:id="56" w:name="_Toc343831838"/>
      <w:bookmarkStart w:id="57" w:name="_Toc343832207"/>
      <w:bookmarkStart w:id="58" w:name="_Toc343832424"/>
      <w:bookmarkStart w:id="59" w:name="_Toc343832641"/>
      <w:bookmarkStart w:id="60" w:name="_Toc343837234"/>
      <w:bookmarkStart w:id="61" w:name="_Toc343841792"/>
      <w:bookmarkStart w:id="62" w:name="_Toc343844690"/>
      <w:bookmarkStart w:id="63" w:name="_Toc343083494"/>
      <w:bookmarkStart w:id="64" w:name="_Toc343083708"/>
      <w:bookmarkStart w:id="65" w:name="_Toc343083919"/>
      <w:bookmarkStart w:id="66" w:name="_Toc343220678"/>
      <w:bookmarkStart w:id="67" w:name="_Toc343232181"/>
      <w:bookmarkStart w:id="68" w:name="_Toc343232594"/>
      <w:bookmarkStart w:id="69" w:name="_Toc343232879"/>
      <w:bookmarkStart w:id="70" w:name="_Toc343415384"/>
      <w:bookmarkStart w:id="71" w:name="_Toc343415680"/>
      <w:bookmarkStart w:id="72" w:name="_Toc343452339"/>
      <w:bookmarkStart w:id="73" w:name="_Toc343461130"/>
      <w:bookmarkStart w:id="74" w:name="_Toc343494017"/>
      <w:bookmarkStart w:id="75" w:name="_Toc343494229"/>
      <w:bookmarkStart w:id="76" w:name="_Toc343495002"/>
      <w:bookmarkStart w:id="77" w:name="_Toc343660229"/>
      <w:bookmarkStart w:id="78" w:name="_Toc343660443"/>
      <w:bookmarkStart w:id="79" w:name="_Toc343711071"/>
      <w:bookmarkStart w:id="80" w:name="_Toc343829035"/>
      <w:bookmarkStart w:id="81" w:name="_Toc343831839"/>
      <w:bookmarkStart w:id="82" w:name="_Toc343832208"/>
      <w:bookmarkStart w:id="83" w:name="_Toc343832425"/>
      <w:bookmarkStart w:id="84" w:name="_Toc343832642"/>
      <w:bookmarkStart w:id="85" w:name="_Toc343837235"/>
      <w:bookmarkStart w:id="86" w:name="_Toc343841793"/>
      <w:bookmarkStart w:id="87" w:name="_Toc343844691"/>
      <w:bookmarkStart w:id="88" w:name="_Toc343083495"/>
      <w:bookmarkStart w:id="89" w:name="_Toc343083709"/>
      <w:bookmarkStart w:id="90" w:name="_Toc343083920"/>
      <w:bookmarkStart w:id="91" w:name="_Toc343220679"/>
      <w:bookmarkStart w:id="92" w:name="_Toc343232182"/>
      <w:bookmarkStart w:id="93" w:name="_Toc343232595"/>
      <w:bookmarkStart w:id="94" w:name="_Toc343232880"/>
      <w:bookmarkStart w:id="95" w:name="_Toc343415385"/>
      <w:bookmarkStart w:id="96" w:name="_Toc343415681"/>
      <w:bookmarkStart w:id="97" w:name="_Toc343452340"/>
      <w:bookmarkStart w:id="98" w:name="_Toc343461131"/>
      <w:bookmarkStart w:id="99" w:name="_Toc343494018"/>
      <w:bookmarkStart w:id="100" w:name="_Toc343494230"/>
      <w:bookmarkStart w:id="101" w:name="_Toc343495003"/>
      <w:bookmarkStart w:id="102" w:name="_Toc343660230"/>
      <w:bookmarkStart w:id="103" w:name="_Toc343660444"/>
      <w:bookmarkStart w:id="104" w:name="_Toc343711072"/>
      <w:bookmarkStart w:id="105" w:name="_Toc343829036"/>
      <w:bookmarkStart w:id="106" w:name="_Toc343831840"/>
      <w:bookmarkStart w:id="107" w:name="_Toc343832209"/>
      <w:bookmarkStart w:id="108" w:name="_Toc343832426"/>
      <w:bookmarkStart w:id="109" w:name="_Toc343832643"/>
      <w:bookmarkStart w:id="110" w:name="_Toc343837236"/>
      <w:bookmarkStart w:id="111" w:name="_Toc343841794"/>
      <w:bookmarkStart w:id="112" w:name="_Toc343844692"/>
      <w:bookmarkStart w:id="113" w:name="_Toc343083496"/>
      <w:bookmarkStart w:id="114" w:name="_Toc343083710"/>
      <w:bookmarkStart w:id="115" w:name="_Toc343083921"/>
      <w:bookmarkStart w:id="116" w:name="_Toc343220680"/>
      <w:bookmarkStart w:id="117" w:name="_Toc343232183"/>
      <w:bookmarkStart w:id="118" w:name="_Toc343232596"/>
      <w:bookmarkStart w:id="119" w:name="_Toc343232881"/>
      <w:bookmarkStart w:id="120" w:name="_Toc343415386"/>
      <w:bookmarkStart w:id="121" w:name="_Toc343415682"/>
      <w:bookmarkStart w:id="122" w:name="_Toc343452341"/>
      <w:bookmarkStart w:id="123" w:name="_Toc343461132"/>
      <w:bookmarkStart w:id="124" w:name="_Toc343494019"/>
      <w:bookmarkStart w:id="125" w:name="_Toc343494231"/>
      <w:bookmarkStart w:id="126" w:name="_Toc343495004"/>
      <w:bookmarkStart w:id="127" w:name="_Toc343660231"/>
      <w:bookmarkStart w:id="128" w:name="_Toc343660445"/>
      <w:bookmarkStart w:id="129" w:name="_Toc343711073"/>
      <w:bookmarkStart w:id="130" w:name="_Toc343829037"/>
      <w:bookmarkStart w:id="131" w:name="_Toc343831841"/>
      <w:bookmarkStart w:id="132" w:name="_Toc343832210"/>
      <w:bookmarkStart w:id="133" w:name="_Toc343832427"/>
      <w:bookmarkStart w:id="134" w:name="_Toc343832644"/>
      <w:bookmarkStart w:id="135" w:name="_Toc343837237"/>
      <w:bookmarkStart w:id="136" w:name="_Toc343841795"/>
      <w:bookmarkStart w:id="137" w:name="_Toc343844693"/>
      <w:bookmarkStart w:id="138" w:name="_Toc343083497"/>
      <w:bookmarkStart w:id="139" w:name="_Toc343083711"/>
      <w:bookmarkStart w:id="140" w:name="_Toc343083922"/>
      <w:bookmarkStart w:id="141" w:name="_Toc343220681"/>
      <w:bookmarkStart w:id="142" w:name="_Toc343232184"/>
      <w:bookmarkStart w:id="143" w:name="_Toc343232597"/>
      <w:bookmarkStart w:id="144" w:name="_Toc343232882"/>
      <w:bookmarkStart w:id="145" w:name="_Toc343415387"/>
      <w:bookmarkStart w:id="146" w:name="_Toc343415683"/>
      <w:bookmarkStart w:id="147" w:name="_Toc343452342"/>
      <w:bookmarkStart w:id="148" w:name="_Toc343461133"/>
      <w:bookmarkStart w:id="149" w:name="_Toc343494020"/>
      <w:bookmarkStart w:id="150" w:name="_Toc343494232"/>
      <w:bookmarkStart w:id="151" w:name="_Toc343495005"/>
      <w:bookmarkStart w:id="152" w:name="_Toc343660232"/>
      <w:bookmarkStart w:id="153" w:name="_Toc343660446"/>
      <w:bookmarkStart w:id="154" w:name="_Toc343711074"/>
      <w:bookmarkStart w:id="155" w:name="_Toc343829038"/>
      <w:bookmarkStart w:id="156" w:name="_Toc343831842"/>
      <w:bookmarkStart w:id="157" w:name="_Toc343832211"/>
      <w:bookmarkStart w:id="158" w:name="_Toc343832428"/>
      <w:bookmarkStart w:id="159" w:name="_Toc343832645"/>
      <w:bookmarkStart w:id="160" w:name="_Toc343837238"/>
      <w:bookmarkStart w:id="161" w:name="_Toc343841796"/>
      <w:bookmarkStart w:id="162" w:name="_Toc343844694"/>
      <w:bookmarkStart w:id="163" w:name="_Toc343083498"/>
      <w:bookmarkStart w:id="164" w:name="_Toc343083712"/>
      <w:bookmarkStart w:id="165" w:name="_Toc343083923"/>
      <w:bookmarkStart w:id="166" w:name="_Toc343220682"/>
      <w:bookmarkStart w:id="167" w:name="_Toc343232185"/>
      <w:bookmarkStart w:id="168" w:name="_Toc343232598"/>
      <w:bookmarkStart w:id="169" w:name="_Toc343232883"/>
      <w:bookmarkStart w:id="170" w:name="_Toc343415388"/>
      <w:bookmarkStart w:id="171" w:name="_Toc343415684"/>
      <w:bookmarkStart w:id="172" w:name="_Toc343452343"/>
      <w:bookmarkStart w:id="173" w:name="_Toc343461134"/>
      <w:bookmarkStart w:id="174" w:name="_Toc343494021"/>
      <w:bookmarkStart w:id="175" w:name="_Toc343494233"/>
      <w:bookmarkStart w:id="176" w:name="_Toc343495006"/>
      <w:bookmarkStart w:id="177" w:name="_Toc343660233"/>
      <w:bookmarkStart w:id="178" w:name="_Toc343660447"/>
      <w:bookmarkStart w:id="179" w:name="_Toc343711075"/>
      <w:bookmarkStart w:id="180" w:name="_Toc343829039"/>
      <w:bookmarkStart w:id="181" w:name="_Toc343831843"/>
      <w:bookmarkStart w:id="182" w:name="_Toc343832212"/>
      <w:bookmarkStart w:id="183" w:name="_Toc343832429"/>
      <w:bookmarkStart w:id="184" w:name="_Toc343832646"/>
      <w:bookmarkStart w:id="185" w:name="_Toc343837239"/>
      <w:bookmarkStart w:id="186" w:name="_Toc343841797"/>
      <w:bookmarkStart w:id="187" w:name="_Toc343844695"/>
      <w:bookmarkStart w:id="188" w:name="_Toc343083499"/>
      <w:bookmarkStart w:id="189" w:name="_Toc343083713"/>
      <w:bookmarkStart w:id="190" w:name="_Toc343083924"/>
      <w:bookmarkStart w:id="191" w:name="_Toc343220683"/>
      <w:bookmarkStart w:id="192" w:name="_Toc343232186"/>
      <w:bookmarkStart w:id="193" w:name="_Toc343232599"/>
      <w:bookmarkStart w:id="194" w:name="_Toc343232884"/>
      <w:bookmarkStart w:id="195" w:name="_Toc343415389"/>
      <w:bookmarkStart w:id="196" w:name="_Toc343415685"/>
      <w:bookmarkStart w:id="197" w:name="_Toc343452344"/>
      <w:bookmarkStart w:id="198" w:name="_Toc343461135"/>
      <w:bookmarkStart w:id="199" w:name="_Toc343494022"/>
      <w:bookmarkStart w:id="200" w:name="_Toc343494234"/>
      <w:bookmarkStart w:id="201" w:name="_Toc343495007"/>
      <w:bookmarkStart w:id="202" w:name="_Toc343660234"/>
      <w:bookmarkStart w:id="203" w:name="_Toc343660448"/>
      <w:bookmarkStart w:id="204" w:name="_Toc343711076"/>
      <w:bookmarkStart w:id="205" w:name="_Toc343829040"/>
      <w:bookmarkStart w:id="206" w:name="_Toc343831844"/>
      <w:bookmarkStart w:id="207" w:name="_Toc343832213"/>
      <w:bookmarkStart w:id="208" w:name="_Toc343832430"/>
      <w:bookmarkStart w:id="209" w:name="_Toc343832647"/>
      <w:bookmarkStart w:id="210" w:name="_Toc343837240"/>
      <w:bookmarkStart w:id="211" w:name="_Toc343841798"/>
      <w:bookmarkStart w:id="212" w:name="_Toc343844696"/>
      <w:bookmarkStart w:id="213" w:name="_Toc343083500"/>
      <w:bookmarkStart w:id="214" w:name="_Toc343083714"/>
      <w:bookmarkStart w:id="215" w:name="_Toc343083925"/>
      <w:bookmarkStart w:id="216" w:name="_Toc343220684"/>
      <w:bookmarkStart w:id="217" w:name="_Toc343232187"/>
      <w:bookmarkStart w:id="218" w:name="_Toc343232600"/>
      <w:bookmarkStart w:id="219" w:name="_Toc343232885"/>
      <w:bookmarkStart w:id="220" w:name="_Toc343415390"/>
      <w:bookmarkStart w:id="221" w:name="_Toc343415686"/>
      <w:bookmarkStart w:id="222" w:name="_Toc343452345"/>
      <w:bookmarkStart w:id="223" w:name="_Toc343461136"/>
      <w:bookmarkStart w:id="224" w:name="_Toc343494023"/>
      <w:bookmarkStart w:id="225" w:name="_Toc343494235"/>
      <w:bookmarkStart w:id="226" w:name="_Toc343495008"/>
      <w:bookmarkStart w:id="227" w:name="_Toc343660235"/>
      <w:bookmarkStart w:id="228" w:name="_Toc343660449"/>
      <w:bookmarkStart w:id="229" w:name="_Toc343711077"/>
      <w:bookmarkStart w:id="230" w:name="_Toc343829041"/>
      <w:bookmarkStart w:id="231" w:name="_Toc343831845"/>
      <w:bookmarkStart w:id="232" w:name="_Toc343832214"/>
      <w:bookmarkStart w:id="233" w:name="_Toc343832431"/>
      <w:bookmarkStart w:id="234" w:name="_Toc343832648"/>
      <w:bookmarkStart w:id="235" w:name="_Toc343837241"/>
      <w:bookmarkStart w:id="236" w:name="_Toc343841799"/>
      <w:bookmarkStart w:id="237" w:name="_Toc343844697"/>
      <w:bookmarkStart w:id="238" w:name="_Toc343083501"/>
      <w:bookmarkStart w:id="239" w:name="_Toc343083715"/>
      <w:bookmarkStart w:id="240" w:name="_Toc343083926"/>
      <w:bookmarkStart w:id="241" w:name="_Toc343220685"/>
      <w:bookmarkStart w:id="242" w:name="_Toc343232188"/>
      <w:bookmarkStart w:id="243" w:name="_Toc343232601"/>
      <w:bookmarkStart w:id="244" w:name="_Toc343232886"/>
      <w:bookmarkStart w:id="245" w:name="_Toc343415391"/>
      <w:bookmarkStart w:id="246" w:name="_Toc343415687"/>
      <w:bookmarkStart w:id="247" w:name="_Toc343452346"/>
      <w:bookmarkStart w:id="248" w:name="_Toc343461137"/>
      <w:bookmarkStart w:id="249" w:name="_Toc343494024"/>
      <w:bookmarkStart w:id="250" w:name="_Toc343494236"/>
      <w:bookmarkStart w:id="251" w:name="_Toc343495009"/>
      <w:bookmarkStart w:id="252" w:name="_Toc343660236"/>
      <w:bookmarkStart w:id="253" w:name="_Toc343660450"/>
      <w:bookmarkStart w:id="254" w:name="_Toc343711078"/>
      <w:bookmarkStart w:id="255" w:name="_Toc343829042"/>
      <w:bookmarkStart w:id="256" w:name="_Toc343831846"/>
      <w:bookmarkStart w:id="257" w:name="_Toc343832215"/>
      <w:bookmarkStart w:id="258" w:name="_Toc343832432"/>
      <w:bookmarkStart w:id="259" w:name="_Toc343832649"/>
      <w:bookmarkStart w:id="260" w:name="_Toc343837242"/>
      <w:bookmarkStart w:id="261" w:name="_Toc343841800"/>
      <w:bookmarkStart w:id="262" w:name="_Toc343844698"/>
      <w:bookmarkStart w:id="263" w:name="_Toc343083502"/>
      <w:bookmarkStart w:id="264" w:name="_Toc343083716"/>
      <w:bookmarkStart w:id="265" w:name="_Toc343083927"/>
      <w:bookmarkStart w:id="266" w:name="_Toc343220686"/>
      <w:bookmarkStart w:id="267" w:name="_Toc343232189"/>
      <w:bookmarkStart w:id="268" w:name="_Toc343232602"/>
      <w:bookmarkStart w:id="269" w:name="_Toc343232887"/>
      <w:bookmarkStart w:id="270" w:name="_Toc343415392"/>
      <w:bookmarkStart w:id="271" w:name="_Toc343415688"/>
      <w:bookmarkStart w:id="272" w:name="_Toc343452347"/>
      <w:bookmarkStart w:id="273" w:name="_Toc343461138"/>
      <w:bookmarkStart w:id="274" w:name="_Toc343494025"/>
      <w:bookmarkStart w:id="275" w:name="_Toc343494237"/>
      <w:bookmarkStart w:id="276" w:name="_Toc343495010"/>
      <w:bookmarkStart w:id="277" w:name="_Toc343660237"/>
      <w:bookmarkStart w:id="278" w:name="_Toc343660451"/>
      <w:bookmarkStart w:id="279" w:name="_Toc343711079"/>
      <w:bookmarkStart w:id="280" w:name="_Toc343829043"/>
      <w:bookmarkStart w:id="281" w:name="_Toc343831847"/>
      <w:bookmarkStart w:id="282" w:name="_Toc343832216"/>
      <w:bookmarkStart w:id="283" w:name="_Toc343832433"/>
      <w:bookmarkStart w:id="284" w:name="_Toc343832650"/>
      <w:bookmarkStart w:id="285" w:name="_Toc343837243"/>
      <w:bookmarkStart w:id="286" w:name="_Toc343841801"/>
      <w:bookmarkStart w:id="287" w:name="_Toc343844699"/>
      <w:bookmarkStart w:id="288" w:name="_Toc343083503"/>
      <w:bookmarkStart w:id="289" w:name="_Toc343083717"/>
      <w:bookmarkStart w:id="290" w:name="_Toc343083928"/>
      <w:bookmarkStart w:id="291" w:name="_Toc343220687"/>
      <w:bookmarkStart w:id="292" w:name="_Toc343232190"/>
      <w:bookmarkStart w:id="293" w:name="_Toc343232603"/>
      <w:bookmarkStart w:id="294" w:name="_Toc343232888"/>
      <w:bookmarkStart w:id="295" w:name="_Toc343415393"/>
      <w:bookmarkStart w:id="296" w:name="_Toc343415689"/>
      <w:bookmarkStart w:id="297" w:name="_Toc343452348"/>
      <w:bookmarkStart w:id="298" w:name="_Toc343461139"/>
      <w:bookmarkStart w:id="299" w:name="_Toc343494026"/>
      <w:bookmarkStart w:id="300" w:name="_Toc343494238"/>
      <w:bookmarkStart w:id="301" w:name="_Toc343495011"/>
      <w:bookmarkStart w:id="302" w:name="_Toc343660238"/>
      <w:bookmarkStart w:id="303" w:name="_Toc343660452"/>
      <w:bookmarkStart w:id="304" w:name="_Toc343711080"/>
      <w:bookmarkStart w:id="305" w:name="_Toc343829044"/>
      <w:bookmarkStart w:id="306" w:name="_Toc343831848"/>
      <w:bookmarkStart w:id="307" w:name="_Toc343832217"/>
      <w:bookmarkStart w:id="308" w:name="_Toc343832434"/>
      <w:bookmarkStart w:id="309" w:name="_Toc343832651"/>
      <w:bookmarkStart w:id="310" w:name="_Toc343837244"/>
      <w:bookmarkStart w:id="311" w:name="_Toc343841802"/>
      <w:bookmarkStart w:id="312" w:name="_Toc343844700"/>
      <w:bookmarkStart w:id="313" w:name="_Toc343083504"/>
      <w:bookmarkStart w:id="314" w:name="_Toc343083718"/>
      <w:bookmarkStart w:id="315" w:name="_Toc343083929"/>
      <w:bookmarkStart w:id="316" w:name="_Toc343220688"/>
      <w:bookmarkStart w:id="317" w:name="_Toc343232191"/>
      <w:bookmarkStart w:id="318" w:name="_Toc343232604"/>
      <w:bookmarkStart w:id="319" w:name="_Toc343232889"/>
      <w:bookmarkStart w:id="320" w:name="_Toc343415394"/>
      <w:bookmarkStart w:id="321" w:name="_Toc343415690"/>
      <w:bookmarkStart w:id="322" w:name="_Toc343452349"/>
      <w:bookmarkStart w:id="323" w:name="_Toc343461140"/>
      <w:bookmarkStart w:id="324" w:name="_Toc343494027"/>
      <w:bookmarkStart w:id="325" w:name="_Toc343494239"/>
      <w:bookmarkStart w:id="326" w:name="_Toc343495012"/>
      <w:bookmarkStart w:id="327" w:name="_Toc343660239"/>
      <w:bookmarkStart w:id="328" w:name="_Toc343660453"/>
      <w:bookmarkStart w:id="329" w:name="_Toc343711081"/>
      <w:bookmarkStart w:id="330" w:name="_Toc343829045"/>
      <w:bookmarkStart w:id="331" w:name="_Toc343831849"/>
      <w:bookmarkStart w:id="332" w:name="_Toc343832218"/>
      <w:bookmarkStart w:id="333" w:name="_Toc343832435"/>
      <w:bookmarkStart w:id="334" w:name="_Toc343832652"/>
      <w:bookmarkStart w:id="335" w:name="_Toc343837245"/>
      <w:bookmarkStart w:id="336" w:name="_Toc343841803"/>
      <w:bookmarkStart w:id="337" w:name="_Toc343844701"/>
      <w:bookmarkStart w:id="338" w:name="_Toc343083505"/>
      <w:bookmarkStart w:id="339" w:name="_Toc343083719"/>
      <w:bookmarkStart w:id="340" w:name="_Toc343083930"/>
      <w:bookmarkStart w:id="341" w:name="_Toc343220689"/>
      <w:bookmarkStart w:id="342" w:name="_Toc343232192"/>
      <w:bookmarkStart w:id="343" w:name="_Toc343232605"/>
      <w:bookmarkStart w:id="344" w:name="_Toc343232890"/>
      <w:bookmarkStart w:id="345" w:name="_Toc343415395"/>
      <w:bookmarkStart w:id="346" w:name="_Toc343415691"/>
      <w:bookmarkStart w:id="347" w:name="_Toc343452350"/>
      <w:bookmarkStart w:id="348" w:name="_Toc343461141"/>
      <w:bookmarkStart w:id="349" w:name="_Toc343494028"/>
      <w:bookmarkStart w:id="350" w:name="_Toc343494240"/>
      <w:bookmarkStart w:id="351" w:name="_Toc343495013"/>
      <w:bookmarkStart w:id="352" w:name="_Toc343660240"/>
      <w:bookmarkStart w:id="353" w:name="_Toc343660454"/>
      <w:bookmarkStart w:id="354" w:name="_Toc343711082"/>
      <w:bookmarkStart w:id="355" w:name="_Toc343829046"/>
      <w:bookmarkStart w:id="356" w:name="_Toc343831850"/>
      <w:bookmarkStart w:id="357" w:name="_Toc343832219"/>
      <w:bookmarkStart w:id="358" w:name="_Toc343832436"/>
      <w:bookmarkStart w:id="359" w:name="_Toc343832653"/>
      <w:bookmarkStart w:id="360" w:name="_Toc343837246"/>
      <w:bookmarkStart w:id="361" w:name="_Toc343841804"/>
      <w:bookmarkStart w:id="362" w:name="_Toc343844702"/>
      <w:bookmarkStart w:id="363" w:name="_Toc343083506"/>
      <w:bookmarkStart w:id="364" w:name="_Toc343083720"/>
      <w:bookmarkStart w:id="365" w:name="_Toc343083931"/>
      <w:bookmarkStart w:id="366" w:name="_Toc343220690"/>
      <w:bookmarkStart w:id="367" w:name="_Toc343232193"/>
      <w:bookmarkStart w:id="368" w:name="_Toc343232606"/>
      <w:bookmarkStart w:id="369" w:name="_Toc343232891"/>
      <w:bookmarkStart w:id="370" w:name="_Toc343415396"/>
      <w:bookmarkStart w:id="371" w:name="_Toc343415692"/>
      <w:bookmarkStart w:id="372" w:name="_Toc343452351"/>
      <w:bookmarkStart w:id="373" w:name="_Toc343461142"/>
      <w:bookmarkStart w:id="374" w:name="_Toc343494029"/>
      <w:bookmarkStart w:id="375" w:name="_Toc343494241"/>
      <w:bookmarkStart w:id="376" w:name="_Toc343495014"/>
      <w:bookmarkStart w:id="377" w:name="_Toc343660241"/>
      <w:bookmarkStart w:id="378" w:name="_Toc343660455"/>
      <w:bookmarkStart w:id="379" w:name="_Toc343711083"/>
      <w:bookmarkStart w:id="380" w:name="_Toc343829047"/>
      <w:bookmarkStart w:id="381" w:name="_Toc343831851"/>
      <w:bookmarkStart w:id="382" w:name="_Toc343832220"/>
      <w:bookmarkStart w:id="383" w:name="_Toc343832437"/>
      <w:bookmarkStart w:id="384" w:name="_Toc343832654"/>
      <w:bookmarkStart w:id="385" w:name="_Toc343837247"/>
      <w:bookmarkStart w:id="386" w:name="_Toc343841805"/>
      <w:bookmarkStart w:id="387" w:name="_Toc343844703"/>
      <w:bookmarkStart w:id="388" w:name="_Toc343083507"/>
      <w:bookmarkStart w:id="389" w:name="_Toc343083721"/>
      <w:bookmarkStart w:id="390" w:name="_Toc343083932"/>
      <w:bookmarkStart w:id="391" w:name="_Toc343220691"/>
      <w:bookmarkStart w:id="392" w:name="_Toc343232194"/>
      <w:bookmarkStart w:id="393" w:name="_Toc343232607"/>
      <w:bookmarkStart w:id="394" w:name="_Toc343232892"/>
      <w:bookmarkStart w:id="395" w:name="_Toc343415397"/>
      <w:bookmarkStart w:id="396" w:name="_Toc343415693"/>
      <w:bookmarkStart w:id="397" w:name="_Toc343452352"/>
      <w:bookmarkStart w:id="398" w:name="_Toc343461143"/>
      <w:bookmarkStart w:id="399" w:name="_Toc343494030"/>
      <w:bookmarkStart w:id="400" w:name="_Toc343494242"/>
      <w:bookmarkStart w:id="401" w:name="_Toc343495015"/>
      <w:bookmarkStart w:id="402" w:name="_Toc343660242"/>
      <w:bookmarkStart w:id="403" w:name="_Toc343660456"/>
      <w:bookmarkStart w:id="404" w:name="_Toc343711084"/>
      <w:bookmarkStart w:id="405" w:name="_Toc343829048"/>
      <w:bookmarkStart w:id="406" w:name="_Toc343831852"/>
      <w:bookmarkStart w:id="407" w:name="_Toc343832221"/>
      <w:bookmarkStart w:id="408" w:name="_Toc343832438"/>
      <w:bookmarkStart w:id="409" w:name="_Toc343832655"/>
      <w:bookmarkStart w:id="410" w:name="_Toc343837248"/>
      <w:bookmarkStart w:id="411" w:name="_Toc343841806"/>
      <w:bookmarkStart w:id="412" w:name="_Toc343844704"/>
      <w:bookmarkStart w:id="413" w:name="_Toc343083508"/>
      <w:bookmarkStart w:id="414" w:name="_Toc343083722"/>
      <w:bookmarkStart w:id="415" w:name="_Toc343083933"/>
      <w:bookmarkStart w:id="416" w:name="_Toc343220692"/>
      <w:bookmarkStart w:id="417" w:name="_Toc343232195"/>
      <w:bookmarkStart w:id="418" w:name="_Toc343232608"/>
      <w:bookmarkStart w:id="419" w:name="_Toc343232893"/>
      <w:bookmarkStart w:id="420" w:name="_Toc343415398"/>
      <w:bookmarkStart w:id="421" w:name="_Toc343415694"/>
      <w:bookmarkStart w:id="422" w:name="_Toc343452353"/>
      <w:bookmarkStart w:id="423" w:name="_Toc343461144"/>
      <w:bookmarkStart w:id="424" w:name="_Toc343494031"/>
      <w:bookmarkStart w:id="425" w:name="_Toc343494243"/>
      <w:bookmarkStart w:id="426" w:name="_Toc343495016"/>
      <w:bookmarkStart w:id="427" w:name="_Toc343660243"/>
      <w:bookmarkStart w:id="428" w:name="_Toc343660457"/>
      <w:bookmarkStart w:id="429" w:name="_Toc343711085"/>
      <w:bookmarkStart w:id="430" w:name="_Toc343829049"/>
      <w:bookmarkStart w:id="431" w:name="_Toc343831853"/>
      <w:bookmarkStart w:id="432" w:name="_Toc343832222"/>
      <w:bookmarkStart w:id="433" w:name="_Toc343832439"/>
      <w:bookmarkStart w:id="434" w:name="_Toc343832656"/>
      <w:bookmarkStart w:id="435" w:name="_Toc343837249"/>
      <w:bookmarkStart w:id="436" w:name="_Toc343841807"/>
      <w:bookmarkStart w:id="437" w:name="_Toc343844705"/>
      <w:bookmarkStart w:id="438" w:name="_Toc343083509"/>
      <w:bookmarkStart w:id="439" w:name="_Toc343083723"/>
      <w:bookmarkStart w:id="440" w:name="_Toc343083934"/>
      <w:bookmarkStart w:id="441" w:name="_Toc343220693"/>
      <w:bookmarkStart w:id="442" w:name="_Toc343232196"/>
      <w:bookmarkStart w:id="443" w:name="_Toc343232609"/>
      <w:bookmarkStart w:id="444" w:name="_Toc343232894"/>
      <w:bookmarkStart w:id="445" w:name="_Toc343415399"/>
      <w:bookmarkStart w:id="446" w:name="_Toc343415695"/>
      <w:bookmarkStart w:id="447" w:name="_Toc343452354"/>
      <w:bookmarkStart w:id="448" w:name="_Toc343461145"/>
      <w:bookmarkStart w:id="449" w:name="_Toc343494032"/>
      <w:bookmarkStart w:id="450" w:name="_Toc343494244"/>
      <w:bookmarkStart w:id="451" w:name="_Toc343495017"/>
      <w:bookmarkStart w:id="452" w:name="_Toc343660244"/>
      <w:bookmarkStart w:id="453" w:name="_Toc343660458"/>
      <w:bookmarkStart w:id="454" w:name="_Toc343711086"/>
      <w:bookmarkStart w:id="455" w:name="_Toc343829050"/>
      <w:bookmarkStart w:id="456" w:name="_Toc343831854"/>
      <w:bookmarkStart w:id="457" w:name="_Toc343832223"/>
      <w:bookmarkStart w:id="458" w:name="_Toc343832440"/>
      <w:bookmarkStart w:id="459" w:name="_Toc343832657"/>
      <w:bookmarkStart w:id="460" w:name="_Toc343837250"/>
      <w:bookmarkStart w:id="461" w:name="_Toc343841808"/>
      <w:bookmarkStart w:id="462" w:name="_Toc343844706"/>
      <w:bookmarkStart w:id="463" w:name="_Toc343083510"/>
      <w:bookmarkStart w:id="464" w:name="_Toc343083724"/>
      <w:bookmarkStart w:id="465" w:name="_Toc343083935"/>
      <w:bookmarkStart w:id="466" w:name="_Toc343220694"/>
      <w:bookmarkStart w:id="467" w:name="_Toc343232197"/>
      <w:bookmarkStart w:id="468" w:name="_Toc343232610"/>
      <w:bookmarkStart w:id="469" w:name="_Toc343232895"/>
      <w:bookmarkStart w:id="470" w:name="_Toc343415400"/>
      <w:bookmarkStart w:id="471" w:name="_Toc343415696"/>
      <w:bookmarkStart w:id="472" w:name="_Toc343452355"/>
      <w:bookmarkStart w:id="473" w:name="_Toc343461146"/>
      <w:bookmarkStart w:id="474" w:name="_Toc343494033"/>
      <w:bookmarkStart w:id="475" w:name="_Toc343494245"/>
      <w:bookmarkStart w:id="476" w:name="_Toc343495018"/>
      <w:bookmarkStart w:id="477" w:name="_Toc343660245"/>
      <w:bookmarkStart w:id="478" w:name="_Toc343660459"/>
      <w:bookmarkStart w:id="479" w:name="_Toc343711087"/>
      <w:bookmarkStart w:id="480" w:name="_Toc343829051"/>
      <w:bookmarkStart w:id="481" w:name="_Toc343831855"/>
      <w:bookmarkStart w:id="482" w:name="_Toc343832224"/>
      <w:bookmarkStart w:id="483" w:name="_Toc343832441"/>
      <w:bookmarkStart w:id="484" w:name="_Toc343832658"/>
      <w:bookmarkStart w:id="485" w:name="_Toc343837251"/>
      <w:bookmarkStart w:id="486" w:name="_Toc343841809"/>
      <w:bookmarkStart w:id="487" w:name="_Toc343844707"/>
      <w:bookmarkStart w:id="488" w:name="_Toc343083511"/>
      <w:bookmarkStart w:id="489" w:name="_Toc343083725"/>
      <w:bookmarkStart w:id="490" w:name="_Toc343083936"/>
      <w:bookmarkStart w:id="491" w:name="_Toc343220695"/>
      <w:bookmarkStart w:id="492" w:name="_Toc343232198"/>
      <w:bookmarkStart w:id="493" w:name="_Toc343232611"/>
      <w:bookmarkStart w:id="494" w:name="_Toc343232896"/>
      <w:bookmarkStart w:id="495" w:name="_Toc343415401"/>
      <w:bookmarkStart w:id="496" w:name="_Toc343415697"/>
      <w:bookmarkStart w:id="497" w:name="_Toc343452356"/>
      <w:bookmarkStart w:id="498" w:name="_Toc343461147"/>
      <w:bookmarkStart w:id="499" w:name="_Toc343494034"/>
      <w:bookmarkStart w:id="500" w:name="_Toc343494246"/>
      <w:bookmarkStart w:id="501" w:name="_Toc343495019"/>
      <w:bookmarkStart w:id="502" w:name="_Toc343660246"/>
      <w:bookmarkStart w:id="503" w:name="_Toc343660460"/>
      <w:bookmarkStart w:id="504" w:name="_Toc343711088"/>
      <w:bookmarkStart w:id="505" w:name="_Toc343829052"/>
      <w:bookmarkStart w:id="506" w:name="_Toc343831856"/>
      <w:bookmarkStart w:id="507" w:name="_Toc343832225"/>
      <w:bookmarkStart w:id="508" w:name="_Toc343832442"/>
      <w:bookmarkStart w:id="509" w:name="_Toc343832659"/>
      <w:bookmarkStart w:id="510" w:name="_Toc343837252"/>
      <w:bookmarkStart w:id="511" w:name="_Toc343841810"/>
      <w:bookmarkStart w:id="512" w:name="_Toc343844708"/>
      <w:bookmarkStart w:id="513" w:name="_Toc343083512"/>
      <w:bookmarkStart w:id="514" w:name="_Toc343083726"/>
      <w:bookmarkStart w:id="515" w:name="_Toc343083937"/>
      <w:bookmarkStart w:id="516" w:name="_Toc343220696"/>
      <w:bookmarkStart w:id="517" w:name="_Toc343232199"/>
      <w:bookmarkStart w:id="518" w:name="_Toc343232612"/>
      <w:bookmarkStart w:id="519" w:name="_Toc343232897"/>
      <w:bookmarkStart w:id="520" w:name="_Toc343415402"/>
      <w:bookmarkStart w:id="521" w:name="_Toc343415698"/>
      <w:bookmarkStart w:id="522" w:name="_Toc343452357"/>
      <w:bookmarkStart w:id="523" w:name="_Toc343461148"/>
      <w:bookmarkStart w:id="524" w:name="_Toc343494035"/>
      <w:bookmarkStart w:id="525" w:name="_Toc343494247"/>
      <w:bookmarkStart w:id="526" w:name="_Toc343495020"/>
      <w:bookmarkStart w:id="527" w:name="_Toc343660247"/>
      <w:bookmarkStart w:id="528" w:name="_Toc343660461"/>
      <w:bookmarkStart w:id="529" w:name="_Toc343711089"/>
      <w:bookmarkStart w:id="530" w:name="_Toc343829053"/>
      <w:bookmarkStart w:id="531" w:name="_Toc343831857"/>
      <w:bookmarkStart w:id="532" w:name="_Toc343832226"/>
      <w:bookmarkStart w:id="533" w:name="_Toc343832443"/>
      <w:bookmarkStart w:id="534" w:name="_Toc343832660"/>
      <w:bookmarkStart w:id="535" w:name="_Toc343837253"/>
      <w:bookmarkStart w:id="536" w:name="_Toc343841811"/>
      <w:bookmarkStart w:id="537" w:name="_Toc343844709"/>
      <w:bookmarkStart w:id="538" w:name="_Toc343083513"/>
      <w:bookmarkStart w:id="539" w:name="_Toc343083727"/>
      <w:bookmarkStart w:id="540" w:name="_Toc343083938"/>
      <w:bookmarkStart w:id="541" w:name="_Toc343220697"/>
      <w:bookmarkStart w:id="542" w:name="_Toc343232200"/>
      <w:bookmarkStart w:id="543" w:name="_Toc343232613"/>
      <w:bookmarkStart w:id="544" w:name="_Toc343232898"/>
      <w:bookmarkStart w:id="545" w:name="_Toc343415403"/>
      <w:bookmarkStart w:id="546" w:name="_Toc343415699"/>
      <w:bookmarkStart w:id="547" w:name="_Toc343452358"/>
      <w:bookmarkStart w:id="548" w:name="_Toc343461149"/>
      <w:bookmarkStart w:id="549" w:name="_Toc343494036"/>
      <w:bookmarkStart w:id="550" w:name="_Toc343494248"/>
      <w:bookmarkStart w:id="551" w:name="_Toc343495021"/>
      <w:bookmarkStart w:id="552" w:name="_Toc343660248"/>
      <w:bookmarkStart w:id="553" w:name="_Toc343660462"/>
      <w:bookmarkStart w:id="554" w:name="_Toc343711090"/>
      <w:bookmarkStart w:id="555" w:name="_Toc343829054"/>
      <w:bookmarkStart w:id="556" w:name="_Toc343831858"/>
      <w:bookmarkStart w:id="557" w:name="_Toc343832227"/>
      <w:bookmarkStart w:id="558" w:name="_Toc343832444"/>
      <w:bookmarkStart w:id="559" w:name="_Toc343832661"/>
      <w:bookmarkStart w:id="560" w:name="_Toc343837254"/>
      <w:bookmarkStart w:id="561" w:name="_Toc343841812"/>
      <w:bookmarkStart w:id="562" w:name="_Toc343844710"/>
      <w:bookmarkStart w:id="563" w:name="_Toc343083514"/>
      <w:bookmarkStart w:id="564" w:name="_Toc343083728"/>
      <w:bookmarkStart w:id="565" w:name="_Toc343083939"/>
      <w:bookmarkStart w:id="566" w:name="_Toc343220698"/>
      <w:bookmarkStart w:id="567" w:name="_Toc343232201"/>
      <w:bookmarkStart w:id="568" w:name="_Toc343232614"/>
      <w:bookmarkStart w:id="569" w:name="_Toc343232899"/>
      <w:bookmarkStart w:id="570" w:name="_Toc343415404"/>
      <w:bookmarkStart w:id="571" w:name="_Toc343415700"/>
      <w:bookmarkStart w:id="572" w:name="_Toc343452359"/>
      <w:bookmarkStart w:id="573" w:name="_Toc343461150"/>
      <w:bookmarkStart w:id="574" w:name="_Toc343494037"/>
      <w:bookmarkStart w:id="575" w:name="_Toc343494249"/>
      <w:bookmarkStart w:id="576" w:name="_Toc343495022"/>
      <w:bookmarkStart w:id="577" w:name="_Toc343660249"/>
      <w:bookmarkStart w:id="578" w:name="_Toc343660463"/>
      <w:bookmarkStart w:id="579" w:name="_Toc343711091"/>
      <w:bookmarkStart w:id="580" w:name="_Toc343829055"/>
      <w:bookmarkStart w:id="581" w:name="_Toc343831859"/>
      <w:bookmarkStart w:id="582" w:name="_Toc343832228"/>
      <w:bookmarkStart w:id="583" w:name="_Toc343832445"/>
      <w:bookmarkStart w:id="584" w:name="_Toc343832662"/>
      <w:bookmarkStart w:id="585" w:name="_Toc343837255"/>
      <w:bookmarkStart w:id="586" w:name="_Toc343841813"/>
      <w:bookmarkStart w:id="587" w:name="_Toc343844711"/>
      <w:bookmarkStart w:id="588" w:name="_Toc343232900"/>
      <w:bookmarkStart w:id="589" w:name="_Toc343415405"/>
      <w:bookmarkStart w:id="590" w:name="_Toc343415701"/>
      <w:bookmarkStart w:id="591" w:name="_Toc343452360"/>
      <w:bookmarkStart w:id="592" w:name="_Toc343461151"/>
      <w:bookmarkStart w:id="593" w:name="_Toc343494038"/>
      <w:bookmarkStart w:id="594" w:name="_Toc343494250"/>
      <w:bookmarkStart w:id="595" w:name="_Toc343495023"/>
      <w:bookmarkStart w:id="596" w:name="_Toc343660250"/>
      <w:bookmarkStart w:id="597" w:name="_Toc343660464"/>
      <w:bookmarkStart w:id="598" w:name="_Toc343711092"/>
      <w:bookmarkStart w:id="599" w:name="_Toc343829056"/>
      <w:bookmarkStart w:id="600" w:name="_Toc343831860"/>
      <w:bookmarkStart w:id="601" w:name="_Toc343832229"/>
      <w:bookmarkStart w:id="602" w:name="_Toc343832446"/>
      <w:bookmarkStart w:id="603" w:name="_Toc343832663"/>
      <w:bookmarkStart w:id="604" w:name="_Toc343837256"/>
      <w:bookmarkStart w:id="605" w:name="_Toc343841814"/>
      <w:bookmarkStart w:id="606" w:name="_Toc3438447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r>
        <w:rPr>
          <w:szCs w:val="26"/>
        </w:rPr>
        <w:lastRenderedPageBreak/>
        <w:t xml:space="preserve">   </w:t>
      </w:r>
      <w:r w:rsidR="00AB74F2">
        <w:rPr>
          <w:szCs w:val="26"/>
        </w:rPr>
        <w:t xml:space="preserve"> </w:t>
      </w:r>
      <w:bookmarkStart w:id="607" w:name="_Toc343859749"/>
      <w:r w:rsidR="008002A4">
        <w:rPr>
          <w:szCs w:val="26"/>
        </w:rPr>
        <w:t>GIỚI THIỆU</w:t>
      </w:r>
      <w:bookmarkEnd w:id="607"/>
    </w:p>
    <w:p w14:paraId="5C8F8890" w14:textId="1BD4150B" w:rsidR="004D65BA" w:rsidRPr="0049233F" w:rsidRDefault="004D65BA" w:rsidP="003A16E8">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rsidP="003A16E8">
      <w:pPr>
        <w:rPr>
          <w:szCs w:val="26"/>
        </w:rPr>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 xml:space="preserve">ệu </w:t>
      </w:r>
      <w:proofErr w:type="gramStart"/>
      <w:r w:rsidRPr="00F47D20">
        <w:t>thu</w:t>
      </w:r>
      <w:proofErr w:type="gramEnd"/>
      <w:r w:rsidRPr="00F47D20">
        <w:t xml:space="preserve"> nh</w:t>
      </w:r>
      <w:r w:rsidRPr="00D36E92">
        <w:t>ậ</w:t>
      </w:r>
      <w:r w:rsidRPr="004F7219">
        <w:t>p thư</w:t>
      </w:r>
      <w:r w:rsidRPr="00F133C3">
        <w:t>ờ</w:t>
      </w:r>
      <w:r w:rsidRPr="003A16E8">
        <w:t>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w:t>
      </w:r>
      <w:r w:rsidR="008B254F">
        <w:rPr>
          <w:szCs w:val="26"/>
        </w:rPr>
        <w:t>c vào t</w:t>
      </w:r>
      <w:r w:rsidRPr="0049233F">
        <w:rPr>
          <w:szCs w:val="26"/>
        </w:rPr>
        <w:t xml:space="preserve">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005793C1" w14:textId="08A5FE57" w:rsidR="004D65BA" w:rsidRPr="0049233F" w:rsidRDefault="004D65BA" w:rsidP="003A16E8">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 phương pháp hồi quy) đã được xây dựng từ thế kỷ 19 và nhiều phương pháp</w:t>
      </w:r>
      <w:r w:rsidR="008B254F">
        <w:t xml:space="preserve"> khác</w:t>
      </w:r>
      <w:r w:rsidRPr="0049233F">
        <w:t xml:space="preserve"> (ví dụ phương pháp mạng </w:t>
      </w:r>
      <w:r w:rsidR="008E24BE">
        <w:t>nơron</w:t>
      </w:r>
      <w:r w:rsidR="008E24BE" w:rsidRPr="0049233F">
        <w:t xml:space="preserve"> </w:t>
      </w:r>
      <w:r w:rsidRPr="0049233F">
        <w:t xml:space="preserve">nhân tạo) được phát triển gần đây. Cơ bản có hai kỹ thuật chủ yếu trong việc dự báo chuỗi thời gian là các phương pháp thống kê: hồi quy, làm trơn, ARIMA… và phương pháp dùng mạng </w:t>
      </w:r>
      <w:r w:rsidR="008E24BE">
        <w:t>nơron</w:t>
      </w:r>
      <w:r w:rsidR="008E24BE" w:rsidRPr="0049233F">
        <w:t xml:space="preserve"> </w:t>
      </w:r>
      <w:r w:rsidRPr="0049233F">
        <w:t>nhân tạo.</w:t>
      </w:r>
    </w:p>
    <w:p w14:paraId="3ACBF295" w14:textId="3E46CCDD" w:rsidR="004D65BA" w:rsidRPr="0049233F" w:rsidRDefault="00355596" w:rsidP="00286C29">
      <w:pPr>
        <w:pStyle w:val="Heading2"/>
      </w:pPr>
      <w:bookmarkStart w:id="608" w:name="_Toc343859750"/>
      <w:r>
        <w:t>Mục tiêu của đề tài</w:t>
      </w:r>
      <w:bookmarkEnd w:id="608"/>
    </w:p>
    <w:p w14:paraId="3D26230F" w14:textId="1C5EF322" w:rsidR="007C782C" w:rsidRPr="0030559E" w:rsidRDefault="007C782C" w:rsidP="003A16E8">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Phương thức d</w:t>
      </w:r>
      <w:r>
        <w:t>ự</w:t>
      </w:r>
      <w:r w:rsidRPr="0030559E">
        <w:t xml:space="preserve"> báo chuỗi thời gian được </w:t>
      </w:r>
      <w:r w:rsidRPr="0030559E">
        <w:lastRenderedPageBreak/>
        <w:t>chia thành hai lớ</w:t>
      </w:r>
      <w:r w:rsidR="00AC05B5">
        <w:t>p mô hình</w:t>
      </w:r>
      <w:r w:rsidR="00870F06">
        <w:t>:</w:t>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r w:rsidR="008E24BE">
        <w:t>nơron</w:t>
      </w:r>
      <w:r w:rsidR="008E24BE" w:rsidRPr="0049233F">
        <w:t xml:space="preserve"> </w:t>
      </w:r>
      <w:r w:rsidRPr="0030559E">
        <w:t>nhân tạo.</w:t>
      </w:r>
    </w:p>
    <w:p w14:paraId="7B1BD202" w14:textId="4D370843" w:rsidR="007C782C" w:rsidRPr="0030559E" w:rsidRDefault="007C782C" w:rsidP="003A16E8">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r w:rsidR="008E24BE">
        <w:t>ị</w:t>
      </w:r>
      <w:r w:rsidRPr="0030559E">
        <w:t>ch với mức độ phi tuyến của chuỗi dữ liệu.</w:t>
      </w:r>
    </w:p>
    <w:p w14:paraId="75549594" w14:textId="3BE2D1D2" w:rsidR="007C782C" w:rsidRPr="0030559E" w:rsidRDefault="007C782C" w:rsidP="003A16E8">
      <w:r w:rsidRPr="0030559E">
        <w:t xml:space="preserve">Ngược lại, mô hình mạng nơron nhân tạo lại dự báo hiệu quả với chuỗi dữ liệu phi tuyến. Mạng nơron nhân tạo là mạng lưới các </w:t>
      </w:r>
      <w:r w:rsidR="00DE25DE">
        <w:t>nút</w:t>
      </w:r>
      <w:r>
        <w:t xml:space="preserve"> gồm</w:t>
      </w:r>
      <w:r w:rsidRPr="0030559E">
        <w:t xml:space="preserve"> đa tầng. Sự giao tiếp giữa các tầng thông qua các tham số được lựa chọn bằng phương pháp thử và sửa sai (trial and error). Tuy nhiên, mạng nơron nhân tạo không cho kết quả dự báo tốt khi phải xử lý các chuỗi thời gian tuyến tính.</w:t>
      </w:r>
    </w:p>
    <w:p w14:paraId="48FB3C89" w14:textId="77777777" w:rsidR="007C782C" w:rsidRPr="0030559E" w:rsidRDefault="007C782C" w:rsidP="003A16E8">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p>
    <w:p w14:paraId="694E31A7" w14:textId="6CF76E21" w:rsidR="007C782C" w:rsidRPr="0030559E" w:rsidRDefault="007C782C" w:rsidP="003A16E8">
      <w:r w:rsidRPr="0030559E">
        <w:t xml:space="preserve">Do đó, một vài nhà nghiên cứu đã </w:t>
      </w:r>
      <w:r w:rsidR="008B254F" w:rsidRPr="008B254F">
        <w:t>đề xuất mô hình mới là sư kết hợ</w:t>
      </w:r>
      <w:r w:rsidR="008B254F">
        <w:t>p</w:t>
      </w:r>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p>
    <w:p w14:paraId="77D3C45B" w14:textId="77777777" w:rsidR="007C782C" w:rsidRPr="0030559E" w:rsidRDefault="007C782C" w:rsidP="003A16E8">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p>
    <w:p w14:paraId="332E1C1B" w14:textId="4AFEB56E" w:rsidR="004D65BA" w:rsidRPr="0049233F" w:rsidRDefault="00355596" w:rsidP="00286C29">
      <w:pPr>
        <w:pStyle w:val="Heading2"/>
        <w:rPr>
          <w:i/>
        </w:rPr>
      </w:pPr>
      <w:bookmarkStart w:id="609" w:name="_Toc343083518"/>
      <w:bookmarkStart w:id="610" w:name="_Toc343083732"/>
      <w:bookmarkStart w:id="611" w:name="_Toc343083943"/>
      <w:bookmarkStart w:id="612" w:name="_Toc343220702"/>
      <w:bookmarkStart w:id="613" w:name="_Toc343232206"/>
      <w:bookmarkStart w:id="614" w:name="_Toc343232619"/>
      <w:bookmarkStart w:id="615" w:name="_Toc343232904"/>
      <w:bookmarkStart w:id="616" w:name="_Toc343415409"/>
      <w:bookmarkStart w:id="617" w:name="_Toc343415705"/>
      <w:bookmarkStart w:id="618" w:name="_Toc343452364"/>
      <w:bookmarkStart w:id="619" w:name="_Toc343461154"/>
      <w:bookmarkStart w:id="620" w:name="_Toc343494041"/>
      <w:bookmarkStart w:id="621" w:name="_Toc343494253"/>
      <w:bookmarkStart w:id="622" w:name="_Toc343495026"/>
      <w:bookmarkStart w:id="623" w:name="_Toc343660253"/>
      <w:bookmarkStart w:id="624" w:name="_Toc343660467"/>
      <w:bookmarkStart w:id="625" w:name="_Toc343711095"/>
      <w:bookmarkStart w:id="626" w:name="_Toc343829059"/>
      <w:bookmarkStart w:id="627" w:name="_Toc343831863"/>
      <w:bookmarkStart w:id="628" w:name="_Toc343832232"/>
      <w:bookmarkStart w:id="629" w:name="_Toc343832449"/>
      <w:bookmarkStart w:id="630" w:name="_Toc343832666"/>
      <w:bookmarkStart w:id="631" w:name="_Toc343837259"/>
      <w:bookmarkStart w:id="632" w:name="_Toc343841817"/>
      <w:bookmarkStart w:id="633" w:name="_Toc343844715"/>
      <w:bookmarkStart w:id="634" w:name="_Toc343083519"/>
      <w:bookmarkStart w:id="635" w:name="_Toc343083733"/>
      <w:bookmarkStart w:id="636" w:name="_Toc343083944"/>
      <w:bookmarkStart w:id="637" w:name="_Toc343220703"/>
      <w:bookmarkStart w:id="638" w:name="_Toc343232207"/>
      <w:bookmarkStart w:id="639" w:name="_Toc343232620"/>
      <w:bookmarkStart w:id="640" w:name="_Toc343232905"/>
      <w:bookmarkStart w:id="641" w:name="_Toc343415410"/>
      <w:bookmarkStart w:id="642" w:name="_Toc343415706"/>
      <w:bookmarkStart w:id="643" w:name="_Toc343452365"/>
      <w:bookmarkStart w:id="644" w:name="_Toc343461155"/>
      <w:bookmarkStart w:id="645" w:name="_Toc343494042"/>
      <w:bookmarkStart w:id="646" w:name="_Toc343494254"/>
      <w:bookmarkStart w:id="647" w:name="_Toc343495027"/>
      <w:bookmarkStart w:id="648" w:name="_Toc343660254"/>
      <w:bookmarkStart w:id="649" w:name="_Toc343660468"/>
      <w:bookmarkStart w:id="650" w:name="_Toc343711096"/>
      <w:bookmarkStart w:id="651" w:name="_Toc343829060"/>
      <w:bookmarkStart w:id="652" w:name="_Toc343831864"/>
      <w:bookmarkStart w:id="653" w:name="_Toc343832233"/>
      <w:bookmarkStart w:id="654" w:name="_Toc343832450"/>
      <w:bookmarkStart w:id="655" w:name="_Toc343832667"/>
      <w:bookmarkStart w:id="656" w:name="_Toc343837260"/>
      <w:bookmarkStart w:id="657" w:name="_Toc343841818"/>
      <w:bookmarkStart w:id="658" w:name="_Toc343844716"/>
      <w:bookmarkStart w:id="659" w:name="_Toc343083520"/>
      <w:bookmarkStart w:id="660" w:name="_Toc343083734"/>
      <w:bookmarkStart w:id="661" w:name="_Toc343083945"/>
      <w:bookmarkStart w:id="662" w:name="_Toc343220704"/>
      <w:bookmarkStart w:id="663" w:name="_Toc343232208"/>
      <w:bookmarkStart w:id="664" w:name="_Toc343232621"/>
      <w:bookmarkStart w:id="665" w:name="_Toc343232906"/>
      <w:bookmarkStart w:id="666" w:name="_Toc343415411"/>
      <w:bookmarkStart w:id="667" w:name="_Toc343415707"/>
      <w:bookmarkStart w:id="668" w:name="_Toc343452366"/>
      <w:bookmarkStart w:id="669" w:name="_Toc343461156"/>
      <w:bookmarkStart w:id="670" w:name="_Toc343494043"/>
      <w:bookmarkStart w:id="671" w:name="_Toc343494255"/>
      <w:bookmarkStart w:id="672" w:name="_Toc343495028"/>
      <w:bookmarkStart w:id="673" w:name="_Toc343660255"/>
      <w:bookmarkStart w:id="674" w:name="_Toc343660469"/>
      <w:bookmarkStart w:id="675" w:name="_Toc343711097"/>
      <w:bookmarkStart w:id="676" w:name="_Toc343829061"/>
      <w:bookmarkStart w:id="677" w:name="_Toc343831865"/>
      <w:bookmarkStart w:id="678" w:name="_Toc343832234"/>
      <w:bookmarkStart w:id="679" w:name="_Toc343832451"/>
      <w:bookmarkStart w:id="680" w:name="_Toc343832668"/>
      <w:bookmarkStart w:id="681" w:name="_Toc343837261"/>
      <w:bookmarkStart w:id="682" w:name="_Toc343841819"/>
      <w:bookmarkStart w:id="683" w:name="_Toc343844717"/>
      <w:bookmarkStart w:id="684" w:name="_Toc343083521"/>
      <w:bookmarkStart w:id="685" w:name="_Toc343083735"/>
      <w:bookmarkStart w:id="686" w:name="_Toc343083946"/>
      <w:bookmarkStart w:id="687" w:name="_Toc343220705"/>
      <w:bookmarkStart w:id="688" w:name="_Toc343232209"/>
      <w:bookmarkStart w:id="689" w:name="_Toc343232622"/>
      <w:bookmarkStart w:id="690" w:name="_Toc343232907"/>
      <w:bookmarkStart w:id="691" w:name="_Toc343415412"/>
      <w:bookmarkStart w:id="692" w:name="_Toc343415708"/>
      <w:bookmarkStart w:id="693" w:name="_Toc343452367"/>
      <w:bookmarkStart w:id="694" w:name="_Toc343461157"/>
      <w:bookmarkStart w:id="695" w:name="_Toc343494044"/>
      <w:bookmarkStart w:id="696" w:name="_Toc343494256"/>
      <w:bookmarkStart w:id="697" w:name="_Toc343495029"/>
      <w:bookmarkStart w:id="698" w:name="_Toc343660256"/>
      <w:bookmarkStart w:id="699" w:name="_Toc343660470"/>
      <w:bookmarkStart w:id="700" w:name="_Toc343711098"/>
      <w:bookmarkStart w:id="701" w:name="_Toc343829062"/>
      <w:bookmarkStart w:id="702" w:name="_Toc343831866"/>
      <w:bookmarkStart w:id="703" w:name="_Toc343832235"/>
      <w:bookmarkStart w:id="704" w:name="_Toc343832452"/>
      <w:bookmarkStart w:id="705" w:name="_Toc343832669"/>
      <w:bookmarkStart w:id="706" w:name="_Toc343837262"/>
      <w:bookmarkStart w:id="707" w:name="_Toc343841820"/>
      <w:bookmarkStart w:id="708" w:name="_Toc343844718"/>
      <w:bookmarkStart w:id="709" w:name="_Toc343083522"/>
      <w:bookmarkStart w:id="710" w:name="_Toc343083736"/>
      <w:bookmarkStart w:id="711" w:name="_Toc343083947"/>
      <w:bookmarkStart w:id="712" w:name="_Toc343220706"/>
      <w:bookmarkStart w:id="713" w:name="_Toc343232210"/>
      <w:bookmarkStart w:id="714" w:name="_Toc343232623"/>
      <w:bookmarkStart w:id="715" w:name="_Toc343232908"/>
      <w:bookmarkStart w:id="716" w:name="_Toc343415413"/>
      <w:bookmarkStart w:id="717" w:name="_Toc343415709"/>
      <w:bookmarkStart w:id="718" w:name="_Toc343452368"/>
      <w:bookmarkStart w:id="719" w:name="_Toc343461158"/>
      <w:bookmarkStart w:id="720" w:name="_Toc343494045"/>
      <w:bookmarkStart w:id="721" w:name="_Toc343494257"/>
      <w:bookmarkStart w:id="722" w:name="_Toc343495030"/>
      <w:bookmarkStart w:id="723" w:name="_Toc343660257"/>
      <w:bookmarkStart w:id="724" w:name="_Toc343660471"/>
      <w:bookmarkStart w:id="725" w:name="_Toc343711099"/>
      <w:bookmarkStart w:id="726" w:name="_Toc343829063"/>
      <w:bookmarkStart w:id="727" w:name="_Toc343831867"/>
      <w:bookmarkStart w:id="728" w:name="_Toc343832236"/>
      <w:bookmarkStart w:id="729" w:name="_Toc343832453"/>
      <w:bookmarkStart w:id="730" w:name="_Toc343832670"/>
      <w:bookmarkStart w:id="731" w:name="_Toc343837263"/>
      <w:bookmarkStart w:id="732" w:name="_Toc343841821"/>
      <w:bookmarkStart w:id="733" w:name="_Toc343844719"/>
      <w:bookmarkStart w:id="734" w:name="_Toc343083523"/>
      <w:bookmarkStart w:id="735" w:name="_Toc343083737"/>
      <w:bookmarkStart w:id="736" w:name="_Toc343083948"/>
      <w:bookmarkStart w:id="737" w:name="_Toc343220707"/>
      <w:bookmarkStart w:id="738" w:name="_Toc343232211"/>
      <w:bookmarkStart w:id="739" w:name="_Toc343232624"/>
      <w:bookmarkStart w:id="740" w:name="_Toc343232909"/>
      <w:bookmarkStart w:id="741" w:name="_Toc343415414"/>
      <w:bookmarkStart w:id="742" w:name="_Toc343415710"/>
      <w:bookmarkStart w:id="743" w:name="_Toc343452369"/>
      <w:bookmarkStart w:id="744" w:name="_Toc343461159"/>
      <w:bookmarkStart w:id="745" w:name="_Toc343494046"/>
      <w:bookmarkStart w:id="746" w:name="_Toc343494258"/>
      <w:bookmarkStart w:id="747" w:name="_Toc343495031"/>
      <w:bookmarkStart w:id="748" w:name="_Toc343660258"/>
      <w:bookmarkStart w:id="749" w:name="_Toc343660472"/>
      <w:bookmarkStart w:id="750" w:name="_Toc343711100"/>
      <w:bookmarkStart w:id="751" w:name="_Toc343829064"/>
      <w:bookmarkStart w:id="752" w:name="_Toc343831868"/>
      <w:bookmarkStart w:id="753" w:name="_Toc343832237"/>
      <w:bookmarkStart w:id="754" w:name="_Toc343832454"/>
      <w:bookmarkStart w:id="755" w:name="_Toc343832671"/>
      <w:bookmarkStart w:id="756" w:name="_Toc343837264"/>
      <w:bookmarkStart w:id="757" w:name="_Toc343841822"/>
      <w:bookmarkStart w:id="758" w:name="_Toc343844720"/>
      <w:bookmarkStart w:id="759" w:name="_Toc343083524"/>
      <w:bookmarkStart w:id="760" w:name="_Toc343083738"/>
      <w:bookmarkStart w:id="761" w:name="_Toc343083949"/>
      <w:bookmarkStart w:id="762" w:name="_Toc343220708"/>
      <w:bookmarkStart w:id="763" w:name="_Toc343232212"/>
      <w:bookmarkStart w:id="764" w:name="_Toc343232625"/>
      <w:bookmarkStart w:id="765" w:name="_Toc343232910"/>
      <w:bookmarkStart w:id="766" w:name="_Toc343415415"/>
      <w:bookmarkStart w:id="767" w:name="_Toc343415711"/>
      <w:bookmarkStart w:id="768" w:name="_Toc343452370"/>
      <w:bookmarkStart w:id="769" w:name="_Toc343461160"/>
      <w:bookmarkStart w:id="770" w:name="_Toc343494047"/>
      <w:bookmarkStart w:id="771" w:name="_Toc343494259"/>
      <w:bookmarkStart w:id="772" w:name="_Toc343495032"/>
      <w:bookmarkStart w:id="773" w:name="_Toc343660259"/>
      <w:bookmarkStart w:id="774" w:name="_Toc343660473"/>
      <w:bookmarkStart w:id="775" w:name="_Toc343711101"/>
      <w:bookmarkStart w:id="776" w:name="_Toc343829065"/>
      <w:bookmarkStart w:id="777" w:name="_Toc343831869"/>
      <w:bookmarkStart w:id="778" w:name="_Toc343832238"/>
      <w:bookmarkStart w:id="779" w:name="_Toc343832455"/>
      <w:bookmarkStart w:id="780" w:name="_Toc343832672"/>
      <w:bookmarkStart w:id="781" w:name="_Toc343837265"/>
      <w:bookmarkStart w:id="782" w:name="_Toc343841823"/>
      <w:bookmarkStart w:id="783" w:name="_Toc343844721"/>
      <w:bookmarkStart w:id="784" w:name="_Toc343083525"/>
      <w:bookmarkStart w:id="785" w:name="_Toc343083739"/>
      <w:bookmarkStart w:id="786" w:name="_Toc343083950"/>
      <w:bookmarkStart w:id="787" w:name="_Toc343220709"/>
      <w:bookmarkStart w:id="788" w:name="_Toc343232213"/>
      <w:bookmarkStart w:id="789" w:name="_Toc343232626"/>
      <w:bookmarkStart w:id="790" w:name="_Toc343232911"/>
      <w:bookmarkStart w:id="791" w:name="_Toc343415416"/>
      <w:bookmarkStart w:id="792" w:name="_Toc343415712"/>
      <w:bookmarkStart w:id="793" w:name="_Toc343452371"/>
      <w:bookmarkStart w:id="794" w:name="_Toc343461161"/>
      <w:bookmarkStart w:id="795" w:name="_Toc343494048"/>
      <w:bookmarkStart w:id="796" w:name="_Toc343494260"/>
      <w:bookmarkStart w:id="797" w:name="_Toc343495033"/>
      <w:bookmarkStart w:id="798" w:name="_Toc343660260"/>
      <w:bookmarkStart w:id="799" w:name="_Toc343660474"/>
      <w:bookmarkStart w:id="800" w:name="_Toc343711102"/>
      <w:bookmarkStart w:id="801" w:name="_Toc343829066"/>
      <w:bookmarkStart w:id="802" w:name="_Toc343831870"/>
      <w:bookmarkStart w:id="803" w:name="_Toc343832239"/>
      <w:bookmarkStart w:id="804" w:name="_Toc343832456"/>
      <w:bookmarkStart w:id="805" w:name="_Toc343832673"/>
      <w:bookmarkStart w:id="806" w:name="_Toc343837266"/>
      <w:bookmarkStart w:id="807" w:name="_Toc343841824"/>
      <w:bookmarkStart w:id="808" w:name="_Toc343844722"/>
      <w:bookmarkStart w:id="809" w:name="_Toc343083526"/>
      <w:bookmarkStart w:id="810" w:name="_Toc343083740"/>
      <w:bookmarkStart w:id="811" w:name="_Toc343083951"/>
      <w:bookmarkStart w:id="812" w:name="_Toc343220710"/>
      <w:bookmarkStart w:id="813" w:name="_Toc343232214"/>
      <w:bookmarkStart w:id="814" w:name="_Toc343232627"/>
      <w:bookmarkStart w:id="815" w:name="_Toc343232912"/>
      <w:bookmarkStart w:id="816" w:name="_Toc343415417"/>
      <w:bookmarkStart w:id="817" w:name="_Toc343415713"/>
      <w:bookmarkStart w:id="818" w:name="_Toc343452372"/>
      <w:bookmarkStart w:id="819" w:name="_Toc343461162"/>
      <w:bookmarkStart w:id="820" w:name="_Toc343494049"/>
      <w:bookmarkStart w:id="821" w:name="_Toc343494261"/>
      <w:bookmarkStart w:id="822" w:name="_Toc343495034"/>
      <w:bookmarkStart w:id="823" w:name="_Toc343660261"/>
      <w:bookmarkStart w:id="824" w:name="_Toc343660475"/>
      <w:bookmarkStart w:id="825" w:name="_Toc343711103"/>
      <w:bookmarkStart w:id="826" w:name="_Toc343829067"/>
      <w:bookmarkStart w:id="827" w:name="_Toc343831871"/>
      <w:bookmarkStart w:id="828" w:name="_Toc343832240"/>
      <w:bookmarkStart w:id="829" w:name="_Toc343832457"/>
      <w:bookmarkStart w:id="830" w:name="_Toc343832674"/>
      <w:bookmarkStart w:id="831" w:name="_Toc343837267"/>
      <w:bookmarkStart w:id="832" w:name="_Toc343841825"/>
      <w:bookmarkStart w:id="833" w:name="_Toc343844723"/>
      <w:bookmarkStart w:id="834" w:name="_Toc343859751"/>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t>Cấu trúc báo cáo</w:t>
      </w:r>
      <w:bookmarkEnd w:id="834"/>
    </w:p>
    <w:p w14:paraId="0AF912A0" w14:textId="29212AFB" w:rsidR="004D65BA" w:rsidRDefault="004D65BA" w:rsidP="003A16E8">
      <w:r w:rsidRPr="0049233F">
        <w:t xml:space="preserve">Bài báo cáo chia làm </w:t>
      </w:r>
      <w:r w:rsidR="00682B49">
        <w:t>7</w:t>
      </w:r>
      <w:r w:rsidRPr="0049233F">
        <w:t xml:space="preserve"> chương:</w:t>
      </w:r>
    </w:p>
    <w:p w14:paraId="104C3D4C" w14:textId="1F8CD895" w:rsidR="00946BC5" w:rsidRDefault="00946BC5">
      <w:r>
        <w:t>Chương 1</w:t>
      </w:r>
      <w:r w:rsidR="006A6E25">
        <w:t>.</w:t>
      </w:r>
      <w:r>
        <w:t xml:space="preserve"> GIỚI THIỆU CHUNG </w:t>
      </w:r>
      <w:r w:rsidR="00FD250C">
        <w:t xml:space="preserve">trình bày </w:t>
      </w:r>
      <w:r>
        <w:t>tổng quan về bài toán dự báo</w:t>
      </w:r>
    </w:p>
    <w:p w14:paraId="57D856CA" w14:textId="795D9E52" w:rsidR="00946BC5" w:rsidRDefault="00946BC5">
      <w:r>
        <w:t>Chương 2</w:t>
      </w:r>
      <w:r w:rsidR="006A6E25">
        <w:t>.</w:t>
      </w:r>
      <w:r>
        <w:t xml:space="preserve"> CHUỖI DỮ LIỆU THỜI GIAN </w:t>
      </w:r>
      <w:r w:rsidR="00FD250C">
        <w:t xml:space="preserve">trình bày </w:t>
      </w:r>
      <w:r>
        <w:t>các khái niệm liên quan về chuỗi dữ liệu thời gian, giới thiệu các thành phần chuỗi thời gian, các khái niệm thống kê liên quan.</w:t>
      </w:r>
    </w:p>
    <w:p w14:paraId="2186567B" w14:textId="4CE483EF" w:rsidR="00946BC5" w:rsidRDefault="00730A63">
      <w:r>
        <w:t>Chương 3</w:t>
      </w:r>
      <w:r w:rsidR="006A6E25">
        <w:t>.</w:t>
      </w:r>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p>
    <w:p w14:paraId="39B07105" w14:textId="77571213" w:rsidR="00946BC5" w:rsidRDefault="00730A63">
      <w:r>
        <w:t>Chương 4</w:t>
      </w:r>
      <w:r w:rsidR="006A6E25">
        <w:t>.</w:t>
      </w:r>
      <w:r w:rsidR="00946BC5">
        <w:t xml:space="preserve"> MÔ HÌNH ANN</w:t>
      </w:r>
      <w:r w:rsidR="00FD250C">
        <w:t xml:space="preserve"> trình bày</w:t>
      </w:r>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r w:rsidR="00F47D20">
        <w:t xml:space="preserve">của mạng nơron nhân tạo </w:t>
      </w:r>
      <w:r w:rsidR="00946BC5">
        <w:t xml:space="preserve">là giải thuật </w:t>
      </w:r>
      <w:proofErr w:type="gramStart"/>
      <w:r w:rsidR="00946BC5">
        <w:t>lan</w:t>
      </w:r>
      <w:proofErr w:type="gramEnd"/>
      <w:r w:rsidR="00946BC5">
        <w:t xml:space="preserve"> truyền ngược (Back Propagation), lan truyền có tính đàn hồi (Resilient Propagation).</w:t>
      </w:r>
    </w:p>
    <w:p w14:paraId="40EC9978" w14:textId="0543532B" w:rsidR="00946BC5" w:rsidRDefault="00730A63">
      <w:r>
        <w:t>Chương 5</w:t>
      </w:r>
      <w:r w:rsidR="006A6E25">
        <w:t>.</w:t>
      </w:r>
      <w:r w:rsidR="00946BC5">
        <w:t xml:space="preserve"> MÔ HÌNH KẾT HỢP SARIMA VÀ ANN trình bày cơ sở hình thành, nguyên lý hoạt động của mô hình kết hợp.</w:t>
      </w:r>
    </w:p>
    <w:p w14:paraId="4FC86377" w14:textId="02C16C99" w:rsidR="00946BC5" w:rsidRDefault="00946BC5">
      <w:r>
        <w:t>Chươ</w:t>
      </w:r>
      <w:r w:rsidR="00730A63">
        <w:t>ng 6</w:t>
      </w:r>
      <w:r w:rsidR="006A6E25">
        <w:t>.</w:t>
      </w:r>
      <w:r>
        <w:t xml:space="preserve"> KẾT QUẢ THỰC NGHIỆM </w:t>
      </w:r>
      <w:r w:rsidR="00FD250C">
        <w:t xml:space="preserve">trình bày </w:t>
      </w:r>
      <w:r>
        <w:t>tổng quan chương trình thực nghiệm, dữ liệu thực nghiệm</w:t>
      </w:r>
      <w:r w:rsidR="00F47D20">
        <w:t>,</w:t>
      </w:r>
      <w:r>
        <w:t xml:space="preserve"> các công cụ liên quan</w:t>
      </w:r>
      <w:r w:rsidR="00F47D20">
        <w:t xml:space="preserve"> và</w:t>
      </w:r>
      <w:r>
        <w:t xml:space="preserve"> </w:t>
      </w:r>
      <w:r w:rsidR="00F47D20">
        <w:t>k</w:t>
      </w:r>
      <w:r>
        <w:t>ết quả thực nghiệm của ba mô hình đã được đề cập: SARIMA, ANN và SARIMA – ANN.</w:t>
      </w:r>
    </w:p>
    <w:p w14:paraId="75009931" w14:textId="13A6748F" w:rsidR="0087598C" w:rsidRDefault="00730A63" w:rsidP="003A16E8">
      <w:r>
        <w:t>Chương 7</w:t>
      </w:r>
      <w:r w:rsidR="006A6E25">
        <w:t>.</w:t>
      </w:r>
      <w:r w:rsidR="00946BC5">
        <w:t xml:space="preserve"> KẾT LUẬN </w:t>
      </w:r>
      <w:r w:rsidR="00BB5E39">
        <w:t xml:space="preserve">trình bày </w:t>
      </w:r>
      <w:r w:rsidR="00946BC5">
        <w:t>tổng kết báo cáo và hướng phát triển của đề tài.</w:t>
      </w:r>
    </w:p>
    <w:p w14:paraId="5E81A452" w14:textId="775B299D" w:rsidR="00AA4819" w:rsidRDefault="007B33EC" w:rsidP="00AA4819">
      <w:pPr>
        <w:pStyle w:val="Heading1"/>
      </w:pPr>
      <w:bookmarkStart w:id="835" w:name="_Toc343083528"/>
      <w:bookmarkStart w:id="836" w:name="_Toc343083742"/>
      <w:bookmarkStart w:id="837" w:name="_Toc343083953"/>
      <w:bookmarkStart w:id="838" w:name="_Toc343220712"/>
      <w:bookmarkStart w:id="839" w:name="_Toc343232216"/>
      <w:bookmarkStart w:id="840" w:name="_Toc343232629"/>
      <w:bookmarkStart w:id="841" w:name="_Toc343232914"/>
      <w:bookmarkStart w:id="842" w:name="_Toc343415419"/>
      <w:bookmarkStart w:id="843" w:name="_Toc343415715"/>
      <w:bookmarkEnd w:id="835"/>
      <w:bookmarkEnd w:id="836"/>
      <w:bookmarkEnd w:id="837"/>
      <w:bookmarkEnd w:id="838"/>
      <w:bookmarkEnd w:id="839"/>
      <w:bookmarkEnd w:id="840"/>
      <w:bookmarkEnd w:id="841"/>
      <w:bookmarkEnd w:id="842"/>
      <w:bookmarkEnd w:id="843"/>
      <w:r>
        <w:lastRenderedPageBreak/>
        <w:t xml:space="preserve">    </w:t>
      </w:r>
      <w:bookmarkStart w:id="844" w:name="_Toc343452374"/>
      <w:bookmarkStart w:id="845" w:name="_Toc343461164"/>
      <w:bookmarkStart w:id="846" w:name="_Toc343494051"/>
      <w:bookmarkStart w:id="847" w:name="_Toc343494263"/>
      <w:bookmarkStart w:id="848" w:name="_Toc343495036"/>
      <w:bookmarkStart w:id="849" w:name="_Toc343660263"/>
      <w:bookmarkStart w:id="850" w:name="_Toc343660477"/>
      <w:bookmarkStart w:id="851" w:name="_Toc343711105"/>
      <w:bookmarkStart w:id="852" w:name="_Toc343829069"/>
      <w:bookmarkStart w:id="853" w:name="_Toc343831873"/>
      <w:bookmarkStart w:id="854" w:name="_Toc343832242"/>
      <w:bookmarkStart w:id="855" w:name="_Toc343832459"/>
      <w:bookmarkStart w:id="856" w:name="_Toc343832676"/>
      <w:bookmarkStart w:id="857" w:name="_Toc343837269"/>
      <w:bookmarkStart w:id="858" w:name="_Toc343841827"/>
      <w:bookmarkStart w:id="859" w:name="_Toc343844725"/>
      <w:bookmarkStart w:id="860" w:name="_Toc343083529"/>
      <w:bookmarkStart w:id="861" w:name="_Toc343083743"/>
      <w:bookmarkStart w:id="862" w:name="_Toc343083954"/>
      <w:bookmarkStart w:id="863" w:name="_Toc343220713"/>
      <w:bookmarkStart w:id="864" w:name="_Toc343232217"/>
      <w:bookmarkStart w:id="865" w:name="_Toc343232630"/>
      <w:bookmarkStart w:id="866" w:name="_Toc343232915"/>
      <w:bookmarkStart w:id="867" w:name="_Toc343415420"/>
      <w:bookmarkStart w:id="868" w:name="_Toc343415716"/>
      <w:bookmarkStart w:id="869" w:name="_Toc343452375"/>
      <w:bookmarkStart w:id="870" w:name="_Toc343461165"/>
      <w:bookmarkStart w:id="871" w:name="_Toc343494052"/>
      <w:bookmarkStart w:id="872" w:name="_Toc343494264"/>
      <w:bookmarkStart w:id="873" w:name="_Toc343495037"/>
      <w:bookmarkStart w:id="874" w:name="_Toc343660264"/>
      <w:bookmarkStart w:id="875" w:name="_Toc343660478"/>
      <w:bookmarkStart w:id="876" w:name="_Toc343711106"/>
      <w:bookmarkStart w:id="877" w:name="_Toc343829070"/>
      <w:bookmarkStart w:id="878" w:name="_Toc343831874"/>
      <w:bookmarkStart w:id="879" w:name="_Toc343832243"/>
      <w:bookmarkStart w:id="880" w:name="_Toc343832460"/>
      <w:bookmarkStart w:id="881" w:name="_Toc343832677"/>
      <w:bookmarkStart w:id="882" w:name="_Toc343837270"/>
      <w:bookmarkStart w:id="883" w:name="_Toc343841828"/>
      <w:bookmarkStart w:id="884" w:name="_Toc343844726"/>
      <w:bookmarkStart w:id="885" w:name="_Toc343083530"/>
      <w:bookmarkStart w:id="886" w:name="_Toc343083744"/>
      <w:bookmarkStart w:id="887" w:name="_Toc343083955"/>
      <w:bookmarkStart w:id="888" w:name="_Toc343220714"/>
      <w:bookmarkStart w:id="889" w:name="_Toc343232218"/>
      <w:bookmarkStart w:id="890" w:name="_Toc343232631"/>
      <w:bookmarkStart w:id="891" w:name="_Toc343232916"/>
      <w:bookmarkStart w:id="892" w:name="_Toc343415421"/>
      <w:bookmarkStart w:id="893" w:name="_Toc343415717"/>
      <w:bookmarkStart w:id="894" w:name="_Toc343452376"/>
      <w:bookmarkStart w:id="895" w:name="_Toc343461166"/>
      <w:bookmarkStart w:id="896" w:name="_Toc343494053"/>
      <w:bookmarkStart w:id="897" w:name="_Toc343494265"/>
      <w:bookmarkStart w:id="898" w:name="_Toc343495038"/>
      <w:bookmarkStart w:id="899" w:name="_Toc343660265"/>
      <w:bookmarkStart w:id="900" w:name="_Toc343660479"/>
      <w:bookmarkStart w:id="901" w:name="_Toc343711107"/>
      <w:bookmarkStart w:id="902" w:name="_Toc343829071"/>
      <w:bookmarkStart w:id="903" w:name="_Toc343831875"/>
      <w:bookmarkStart w:id="904" w:name="_Toc343832244"/>
      <w:bookmarkStart w:id="905" w:name="_Toc343832461"/>
      <w:bookmarkStart w:id="906" w:name="_Toc343832678"/>
      <w:bookmarkStart w:id="907" w:name="_Toc343837271"/>
      <w:bookmarkStart w:id="908" w:name="_Toc343841829"/>
      <w:bookmarkStart w:id="909" w:name="_Toc343844727"/>
      <w:bookmarkStart w:id="910" w:name="_Toc343083531"/>
      <w:bookmarkStart w:id="911" w:name="_Toc343083745"/>
      <w:bookmarkStart w:id="912" w:name="_Toc343083956"/>
      <w:bookmarkStart w:id="913" w:name="_Toc343220715"/>
      <w:bookmarkStart w:id="914" w:name="_Toc343232219"/>
      <w:bookmarkStart w:id="915" w:name="_Toc343232632"/>
      <w:bookmarkStart w:id="916" w:name="_Toc343232917"/>
      <w:bookmarkStart w:id="917" w:name="_Toc343415422"/>
      <w:bookmarkStart w:id="918" w:name="_Toc343415718"/>
      <w:bookmarkStart w:id="919" w:name="_Toc343452377"/>
      <w:bookmarkStart w:id="920" w:name="_Toc343461167"/>
      <w:bookmarkStart w:id="921" w:name="_Toc343494054"/>
      <w:bookmarkStart w:id="922" w:name="_Toc343494266"/>
      <w:bookmarkStart w:id="923" w:name="_Toc343495039"/>
      <w:bookmarkStart w:id="924" w:name="_Toc343660266"/>
      <w:bookmarkStart w:id="925" w:name="_Toc343660480"/>
      <w:bookmarkStart w:id="926" w:name="_Toc343711108"/>
      <w:bookmarkStart w:id="927" w:name="_Toc343829072"/>
      <w:bookmarkStart w:id="928" w:name="_Toc343831876"/>
      <w:bookmarkStart w:id="929" w:name="_Toc343832245"/>
      <w:bookmarkStart w:id="930" w:name="_Toc343832462"/>
      <w:bookmarkStart w:id="931" w:name="_Toc343832679"/>
      <w:bookmarkStart w:id="932" w:name="_Toc343837272"/>
      <w:bookmarkStart w:id="933" w:name="_Toc343841830"/>
      <w:bookmarkStart w:id="934" w:name="_Toc343844728"/>
      <w:bookmarkStart w:id="935" w:name="_Toc343083532"/>
      <w:bookmarkStart w:id="936" w:name="_Toc343083746"/>
      <w:bookmarkStart w:id="937" w:name="_Toc343083957"/>
      <w:bookmarkStart w:id="938" w:name="_Toc343220716"/>
      <w:bookmarkStart w:id="939" w:name="_Toc343232220"/>
      <w:bookmarkStart w:id="940" w:name="_Toc343232633"/>
      <w:bookmarkStart w:id="941" w:name="_Toc343232918"/>
      <w:bookmarkStart w:id="942" w:name="_Toc343415423"/>
      <w:bookmarkStart w:id="943" w:name="_Toc343415719"/>
      <w:bookmarkStart w:id="944" w:name="_Toc343452378"/>
      <w:bookmarkStart w:id="945" w:name="_Toc343461168"/>
      <w:bookmarkStart w:id="946" w:name="_Toc343494055"/>
      <w:bookmarkStart w:id="947" w:name="_Toc343494267"/>
      <w:bookmarkStart w:id="948" w:name="_Toc343495040"/>
      <w:bookmarkStart w:id="949" w:name="_Toc343660267"/>
      <w:bookmarkStart w:id="950" w:name="_Toc343660481"/>
      <w:bookmarkStart w:id="951" w:name="_Toc343711109"/>
      <w:bookmarkStart w:id="952" w:name="_Toc343829073"/>
      <w:bookmarkStart w:id="953" w:name="_Toc343831877"/>
      <w:bookmarkStart w:id="954" w:name="_Toc343832246"/>
      <w:bookmarkStart w:id="955" w:name="_Toc343832463"/>
      <w:bookmarkStart w:id="956" w:name="_Toc343832680"/>
      <w:bookmarkStart w:id="957" w:name="_Toc343837273"/>
      <w:bookmarkStart w:id="958" w:name="_Toc343841831"/>
      <w:bookmarkStart w:id="959" w:name="_Toc343844729"/>
      <w:bookmarkStart w:id="960" w:name="_Toc343083533"/>
      <w:bookmarkStart w:id="961" w:name="_Toc343083747"/>
      <w:bookmarkStart w:id="962" w:name="_Toc343083958"/>
      <w:bookmarkStart w:id="963" w:name="_Toc343220717"/>
      <w:bookmarkStart w:id="964" w:name="_Toc343232221"/>
      <w:bookmarkStart w:id="965" w:name="_Toc343232634"/>
      <w:bookmarkStart w:id="966" w:name="_Toc343232919"/>
      <w:bookmarkStart w:id="967" w:name="_Toc343415424"/>
      <w:bookmarkStart w:id="968" w:name="_Toc343415720"/>
      <w:bookmarkStart w:id="969" w:name="_Toc343452379"/>
      <w:bookmarkStart w:id="970" w:name="_Toc343461169"/>
      <w:bookmarkStart w:id="971" w:name="_Toc343494056"/>
      <w:bookmarkStart w:id="972" w:name="_Toc343494268"/>
      <w:bookmarkStart w:id="973" w:name="_Toc343495041"/>
      <w:bookmarkStart w:id="974" w:name="_Toc343660268"/>
      <w:bookmarkStart w:id="975" w:name="_Toc343660482"/>
      <w:bookmarkStart w:id="976" w:name="_Toc343711110"/>
      <w:bookmarkStart w:id="977" w:name="_Toc343829074"/>
      <w:bookmarkStart w:id="978" w:name="_Toc343831878"/>
      <w:bookmarkStart w:id="979" w:name="_Toc343832247"/>
      <w:bookmarkStart w:id="980" w:name="_Toc343832464"/>
      <w:bookmarkStart w:id="981" w:name="_Toc343832681"/>
      <w:bookmarkStart w:id="982" w:name="_Toc343837274"/>
      <w:bookmarkStart w:id="983" w:name="_Toc343841832"/>
      <w:bookmarkStart w:id="984" w:name="_Toc343844730"/>
      <w:bookmarkStart w:id="985" w:name="_Toc343083534"/>
      <w:bookmarkStart w:id="986" w:name="_Toc343083748"/>
      <w:bookmarkStart w:id="987" w:name="_Toc343083959"/>
      <w:bookmarkStart w:id="988" w:name="_Toc343220718"/>
      <w:bookmarkStart w:id="989" w:name="_Toc343232222"/>
      <w:bookmarkStart w:id="990" w:name="_Toc343232635"/>
      <w:bookmarkStart w:id="991" w:name="_Toc343232920"/>
      <w:bookmarkStart w:id="992" w:name="_Toc343415425"/>
      <w:bookmarkStart w:id="993" w:name="_Toc343415721"/>
      <w:bookmarkStart w:id="994" w:name="_Toc343452380"/>
      <w:bookmarkStart w:id="995" w:name="_Toc343461170"/>
      <w:bookmarkStart w:id="996" w:name="_Toc343494057"/>
      <w:bookmarkStart w:id="997" w:name="_Toc343494269"/>
      <w:bookmarkStart w:id="998" w:name="_Toc343495042"/>
      <w:bookmarkStart w:id="999" w:name="_Toc343660269"/>
      <w:bookmarkStart w:id="1000" w:name="_Toc343660483"/>
      <w:bookmarkStart w:id="1001" w:name="_Toc343711111"/>
      <w:bookmarkStart w:id="1002" w:name="_Toc343829075"/>
      <w:bookmarkStart w:id="1003" w:name="_Toc343831879"/>
      <w:bookmarkStart w:id="1004" w:name="_Toc343832248"/>
      <w:bookmarkStart w:id="1005" w:name="_Toc343832465"/>
      <w:bookmarkStart w:id="1006" w:name="_Toc343832682"/>
      <w:bookmarkStart w:id="1007" w:name="_Toc343837275"/>
      <w:bookmarkStart w:id="1008" w:name="_Toc343841833"/>
      <w:bookmarkStart w:id="1009" w:name="_Toc343844731"/>
      <w:bookmarkStart w:id="1010" w:name="_Toc343083535"/>
      <w:bookmarkStart w:id="1011" w:name="_Toc343083749"/>
      <w:bookmarkStart w:id="1012" w:name="_Toc343083960"/>
      <w:bookmarkStart w:id="1013" w:name="_Toc343220719"/>
      <w:bookmarkStart w:id="1014" w:name="_Toc343232223"/>
      <w:bookmarkStart w:id="1015" w:name="_Toc343232636"/>
      <w:bookmarkStart w:id="1016" w:name="_Toc343232921"/>
      <w:bookmarkStart w:id="1017" w:name="_Toc343415426"/>
      <w:bookmarkStart w:id="1018" w:name="_Toc343415722"/>
      <w:bookmarkStart w:id="1019" w:name="_Toc343452381"/>
      <w:bookmarkStart w:id="1020" w:name="_Toc343461171"/>
      <w:bookmarkStart w:id="1021" w:name="_Toc343494058"/>
      <w:bookmarkStart w:id="1022" w:name="_Toc343494270"/>
      <w:bookmarkStart w:id="1023" w:name="_Toc343495043"/>
      <w:bookmarkStart w:id="1024" w:name="_Toc343660270"/>
      <w:bookmarkStart w:id="1025" w:name="_Toc343660484"/>
      <w:bookmarkStart w:id="1026" w:name="_Toc343711112"/>
      <w:bookmarkStart w:id="1027" w:name="_Toc343829076"/>
      <w:bookmarkStart w:id="1028" w:name="_Toc343831880"/>
      <w:bookmarkStart w:id="1029" w:name="_Toc343832249"/>
      <w:bookmarkStart w:id="1030" w:name="_Toc343832466"/>
      <w:bookmarkStart w:id="1031" w:name="_Toc343832683"/>
      <w:bookmarkStart w:id="1032" w:name="_Toc343837276"/>
      <w:bookmarkStart w:id="1033" w:name="_Toc343841834"/>
      <w:bookmarkStart w:id="1034" w:name="_Toc343844732"/>
      <w:bookmarkStart w:id="1035" w:name="_Toc343083536"/>
      <w:bookmarkStart w:id="1036" w:name="_Toc343083750"/>
      <w:bookmarkStart w:id="1037" w:name="_Toc343083961"/>
      <w:bookmarkStart w:id="1038" w:name="_Toc343220720"/>
      <w:bookmarkStart w:id="1039" w:name="_Toc343232224"/>
      <w:bookmarkStart w:id="1040" w:name="_Toc343232637"/>
      <w:bookmarkStart w:id="1041" w:name="_Toc343232922"/>
      <w:bookmarkStart w:id="1042" w:name="_Toc343415427"/>
      <w:bookmarkStart w:id="1043" w:name="_Toc343415723"/>
      <w:bookmarkStart w:id="1044" w:name="_Toc343452382"/>
      <w:bookmarkStart w:id="1045" w:name="_Toc343461172"/>
      <w:bookmarkStart w:id="1046" w:name="_Toc343494059"/>
      <w:bookmarkStart w:id="1047" w:name="_Toc343494271"/>
      <w:bookmarkStart w:id="1048" w:name="_Toc343495044"/>
      <w:bookmarkStart w:id="1049" w:name="_Toc343660271"/>
      <w:bookmarkStart w:id="1050" w:name="_Toc343660485"/>
      <w:bookmarkStart w:id="1051" w:name="_Toc343711113"/>
      <w:bookmarkStart w:id="1052" w:name="_Toc343829077"/>
      <w:bookmarkStart w:id="1053" w:name="_Toc343831881"/>
      <w:bookmarkStart w:id="1054" w:name="_Toc343832250"/>
      <w:bookmarkStart w:id="1055" w:name="_Toc343832467"/>
      <w:bookmarkStart w:id="1056" w:name="_Toc343832684"/>
      <w:bookmarkStart w:id="1057" w:name="_Toc343837277"/>
      <w:bookmarkStart w:id="1058" w:name="_Toc343841835"/>
      <w:bookmarkStart w:id="1059" w:name="_Toc343844733"/>
      <w:bookmarkStart w:id="1060" w:name="_Toc343859752"/>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sidR="007529B1" w:rsidRPr="003A16E8">
        <w:t>CHUỖI THỜI GIAN VÀ CÁC THÀNH PHẦN CỦA CHUỖI THỜI GIAN</w:t>
      </w:r>
      <w:bookmarkEnd w:id="1060"/>
    </w:p>
    <w:p w14:paraId="3E498819" w14:textId="55227863" w:rsidR="00E231FB" w:rsidRPr="002F74DC" w:rsidRDefault="00E231FB" w:rsidP="003A16E8">
      <w:r>
        <w:t xml:space="preserve">Trong chương này, chúng tôi sẽ giới thiệu các khái niệm cơ bản về chuỗi thời gian, các thành phần của chuỗi thời gian. Đồng thời, giới thiệu phương pháp để xác định các thành phần </w:t>
      </w:r>
      <w:r w:rsidR="00BB5E39">
        <w:t>của chuỗi thời gian</w:t>
      </w:r>
      <w:r>
        <w:t>, cũng như các công cụ hỗ trợ cho quá trình phân tích</w:t>
      </w:r>
      <w:r w:rsidR="00330CA0">
        <w:t xml:space="preserve"> chuỗi thời gian</w:t>
      </w:r>
      <w:r>
        <w:t xml:space="preserve">. Mục đích là </w:t>
      </w:r>
      <w:r w:rsidR="00330CA0">
        <w:t>giúp</w:t>
      </w:r>
      <w:r>
        <w:t xml:space="preserve"> người đọc nắm được tổng quan về chuỗi dữ liệu thời gian, thành phần của chuỗi thời gian</w:t>
      </w:r>
      <w:r w:rsidR="00330CA0">
        <w:t xml:space="preserve"> và</w:t>
      </w:r>
      <w:r>
        <w:t xml:space="preserve"> cách xác định chúng.</w:t>
      </w:r>
    </w:p>
    <w:p w14:paraId="2E89C694" w14:textId="4FBA48F7" w:rsidR="00AA4819" w:rsidRPr="0049233F" w:rsidRDefault="00AA4819" w:rsidP="00286C29">
      <w:pPr>
        <w:pStyle w:val="Heading2"/>
      </w:pPr>
      <w:bookmarkStart w:id="1061" w:name="_Toc343859753"/>
      <w:r w:rsidRPr="003A16E8">
        <w:t>Chuỗi thời gian</w:t>
      </w:r>
      <w:bookmarkEnd w:id="1061"/>
    </w:p>
    <w:p w14:paraId="7693E365" w14:textId="2E6BA0B7" w:rsidR="00024D6E" w:rsidRPr="003A16E8" w:rsidRDefault="00387D5F" w:rsidP="003A16E8">
      <w:r w:rsidRPr="003A16E8">
        <w:t xml:space="preserve">Dữ liệu chuỗi thời gian </w:t>
      </w:r>
      <w:r w:rsidR="00024D6E" w:rsidRPr="003A16E8">
        <w:t xml:space="preserve">là dữ liệu được </w:t>
      </w:r>
      <w:proofErr w:type="gramStart"/>
      <w:r w:rsidR="00024D6E" w:rsidRPr="003A16E8">
        <w:t>thu</w:t>
      </w:r>
      <w:proofErr w:type="gramEnd"/>
      <w:r w:rsidR="00024D6E" w:rsidRPr="003A16E8">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3A16E8">
        <w:t>theo</w:t>
      </w:r>
      <w:proofErr w:type="gramEnd"/>
      <w:r w:rsidR="00024D6E" w:rsidRPr="003A16E8">
        <w:t xml:space="preserve"> từng năm, hay</w:t>
      </w:r>
      <w:r w:rsidR="00FD279A">
        <w:t xml:space="preserve"> số lượng</w:t>
      </w:r>
      <w:r w:rsidR="00024D6E" w:rsidRPr="003A16E8">
        <w:t xml:space="preserve"> </w:t>
      </w:r>
      <w:r w:rsidR="00FD279A">
        <w:t xml:space="preserve">hành khách sử dụng phương tiện công cộng </w:t>
      </w:r>
      <w:r w:rsidR="00024D6E" w:rsidRPr="003A16E8">
        <w:t xml:space="preserve">của một </w:t>
      </w:r>
      <w:r w:rsidR="00FD279A">
        <w:t>thành phố</w:t>
      </w:r>
      <w:r w:rsidR="00024D6E" w:rsidRPr="003A16E8">
        <w:t xml:space="preserve"> được lưu trữ theo từng </w:t>
      </w:r>
      <w:r w:rsidR="00FD279A">
        <w:t>tháng</w:t>
      </w:r>
      <w:r w:rsidR="00024D6E" w:rsidRPr="003A16E8">
        <w:t xml:space="preserve"> là các dữ liệu chuỗi thời gian.</w:t>
      </w:r>
    </w:p>
    <w:p w14:paraId="45224F38" w14:textId="54687F3F" w:rsidR="00024D6E" w:rsidRPr="003A16E8" w:rsidRDefault="00024D6E" w:rsidP="00024D6E">
      <w:pPr>
        <w:rPr>
          <w:szCs w:val="26"/>
        </w:rPr>
      </w:pPr>
      <w:r w:rsidRPr="003A16E8">
        <w:t xml:space="preserve">Ta </w:t>
      </w:r>
      <w:r w:rsidR="005C2C13" w:rsidRPr="003A16E8">
        <w:t xml:space="preserve">thường </w:t>
      </w:r>
      <w:r w:rsidRPr="003A16E8">
        <w:t xml:space="preserve">ký kiệu chuỗi thời gian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3A16E8">
        <w:t xml:space="preserve"> với </w:t>
      </w:r>
      <m:oMath>
        <m:r>
          <w:rPr>
            <w:rFonts w:ascii="Cambria Math" w:hAnsi="Cambria Math"/>
          </w:rPr>
          <m:t>t</m:t>
        </m:r>
      </m:oMath>
      <w:r w:rsidRPr="003A16E8">
        <w:t xml:space="preserve"> là các số tự nhiên.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6A39">
        <w:t xml:space="preserve"> </w:t>
      </w:r>
      <w:proofErr w:type="gramStart"/>
      <w:r w:rsidRPr="003A16E8">
        <w:t>là</w:t>
      </w:r>
      <w:proofErr w:type="gramEnd"/>
      <w:r w:rsidRPr="003A16E8">
        <w:t xml:space="preserve"> các biến ngẫu nhiên rút ra từ một phân bố xác suấ</w:t>
      </w:r>
      <w:r w:rsidR="0084788B">
        <w:t>t nào đó. Hình 2.1</w:t>
      </w:r>
      <w:r w:rsidRPr="003A16E8">
        <w:t xml:space="preserve"> là một ví dụ về chuỗi thời gian, số hành khách đặt ch</w:t>
      </w:r>
      <w:r w:rsidR="0084788B">
        <w:t>ỗ</w:t>
      </w:r>
      <w:r w:rsidRPr="003A16E8">
        <w:t xml:space="preserve"> hàng tháng của hãng </w:t>
      </w:r>
      <w:r w:rsidR="005C2C13" w:rsidRPr="003A16E8">
        <w:t xml:space="preserve">hàng không </w:t>
      </w:r>
      <w:r w:rsidRPr="003A16E8">
        <w:t>Pan Am</w:t>
      </w:r>
      <w:r w:rsidR="005C2C13" w:rsidRPr="003A16E8">
        <w:t>.</w:t>
      </w:r>
    </w:p>
    <w:p w14:paraId="5045DE3A" w14:textId="77777777" w:rsidR="009526E2" w:rsidRPr="003A16E8" w:rsidRDefault="00024D6E" w:rsidP="003A16E8">
      <w:pPr>
        <w:pStyle w:val="Canhgiua"/>
      </w:pPr>
      <w:r w:rsidRPr="003A16E8">
        <w:rPr>
          <w:noProof/>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6148F770" w14:textId="298A5E0D" w:rsidR="00024D6E" w:rsidRPr="003A16E8" w:rsidRDefault="00024D6E" w:rsidP="002562FE">
      <w:pPr>
        <w:pStyle w:val="Hinh"/>
      </w:pPr>
      <w:bookmarkStart w:id="1062" w:name="_Toc312142075"/>
      <w:bookmarkStart w:id="1063" w:name="_Toc343029950"/>
      <w:bookmarkStart w:id="1064" w:name="_Toc343859568"/>
      <w:r w:rsidRPr="003A16E8">
        <w:rPr>
          <w:bCs w:val="0"/>
        </w:rPr>
        <w:t xml:space="preserve">Hình </w:t>
      </w:r>
      <w:r w:rsidR="005F761D" w:rsidRPr="00032D83">
        <w:rPr>
          <w:bCs w:val="0"/>
        </w:rPr>
        <w:t>2</w:t>
      </w:r>
      <w:r w:rsidR="00FD0D9E" w:rsidRPr="00032D83">
        <w:rPr>
          <w:bCs w:val="0"/>
        </w:rPr>
        <w:t>.1</w:t>
      </w:r>
      <w:r w:rsidR="00C409EE" w:rsidRPr="006D6C8D">
        <w:t>:</w:t>
      </w:r>
      <w:r w:rsidRPr="003A16E8">
        <w:rPr>
          <w:bCs w:val="0"/>
        </w:rPr>
        <w:t xml:space="preserve"> Số khách hàng đặt chỗ hàng tháng của hãng Pan Am</w:t>
      </w:r>
      <w:bookmarkEnd w:id="1062"/>
      <w:bookmarkEnd w:id="1063"/>
      <w:bookmarkEnd w:id="1064"/>
    </w:p>
    <w:p w14:paraId="47496638" w14:textId="01A21694" w:rsidR="0080635D" w:rsidRPr="003A16E8" w:rsidRDefault="0080635D" w:rsidP="003A16E8">
      <w:r w:rsidRPr="003A16E8">
        <w:lastRenderedPageBreak/>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3A16E8">
        <w:t>chu</w:t>
      </w:r>
      <w:proofErr w:type="gramEnd"/>
      <w:r w:rsidRPr="003A16E8">
        <w:t xml:space="preserve"> kỳ, thành phầ</w:t>
      </w:r>
      <w:r w:rsidR="00E51BBD">
        <w:t>n mùa và</w:t>
      </w:r>
      <w:r w:rsidRPr="003A16E8">
        <w:t xml:space="preserve"> bất qui tắc </w:t>
      </w:r>
    </w:p>
    <w:p w14:paraId="65E346B6" w14:textId="17F9BC19" w:rsidR="001F017F" w:rsidRPr="003A16E8" w:rsidRDefault="00F518BC" w:rsidP="003A16E8">
      <w:pPr>
        <w:pStyle w:val="BuletL1"/>
      </w:pPr>
      <w:r w:rsidRPr="003A16E8">
        <w:t>Thành phần</w:t>
      </w:r>
      <w:r w:rsidR="001F017F" w:rsidRPr="003A16E8">
        <w:t xml:space="preserve"> xu hướ</w:t>
      </w:r>
      <w:r w:rsidRPr="003A16E8">
        <w:t>ng (trend)</w:t>
      </w:r>
      <w:r w:rsidR="00246F0B">
        <w:t>: C</w:t>
      </w:r>
      <w:r w:rsidR="001F017F" w:rsidRPr="003A16E8">
        <w:t>huỗi dữ liệu quan sát tăng hoặc giảm trong suốt thời đoạn quan sát</w:t>
      </w:r>
      <w:r w:rsidR="00962369" w:rsidRPr="003A16E8">
        <w:t>. Đây là thành phần dài hạn (long term)</w:t>
      </w:r>
      <w:r w:rsidR="001F017F" w:rsidRPr="003A16E8">
        <w:t>. Những chuỗi thời gian có chứa thành phần xu hướng thường gặp như: sự gia tăng dân số, tốc độ lạm phát, tăng trưởng của sản xuất.</w:t>
      </w:r>
    </w:p>
    <w:p w14:paraId="5B1CA22F" w14:textId="0602D073" w:rsidR="001F017F" w:rsidRPr="003A16E8" w:rsidRDefault="00F518BC" w:rsidP="003A16E8">
      <w:pPr>
        <w:pStyle w:val="BuletL1"/>
      </w:pPr>
      <w:r w:rsidRPr="003A16E8">
        <w:t>Thành phần</w:t>
      </w:r>
      <w:r w:rsidR="001F017F" w:rsidRPr="003A16E8">
        <w:t xml:space="preserve"> </w:t>
      </w:r>
      <w:r w:rsidRPr="003A16E8">
        <w:t>c</w:t>
      </w:r>
      <w:r w:rsidR="00F7259F" w:rsidRPr="003A16E8">
        <w:t>hu k</w:t>
      </w:r>
      <w:r w:rsidR="00C17C95" w:rsidRPr="00EB1298">
        <w:t>ỳ</w:t>
      </w:r>
      <w:r w:rsidR="00F7259F" w:rsidRPr="003A16E8">
        <w:t xml:space="preserve"> (cyclical)</w:t>
      </w:r>
      <w:r w:rsidR="00246F0B">
        <w:t>: N</w:t>
      </w:r>
      <w:r w:rsidR="008E2CA2" w:rsidRPr="003A16E8">
        <w:t>hững giá trị quan sát tăng lên, hoặc giảm xuống trong những khoảng thời gian khác nhau.Thành phần chu kì thường có dao động dạ</w:t>
      </w:r>
      <w:r w:rsidRPr="003A16E8">
        <w:t>ng só</w:t>
      </w:r>
      <w:r w:rsidR="008E2CA2" w:rsidRPr="003A16E8">
        <w:t xml:space="preserve">ng quanh trục xu hướng. Thường xuất hiện bởi sự gia tăng hoặc thu hẹp </w:t>
      </w:r>
      <w:r w:rsidR="00FD279A">
        <w:t xml:space="preserve">sản xuất </w:t>
      </w:r>
      <w:r w:rsidR="008E2CA2" w:rsidRPr="003A16E8">
        <w:t>trong kinh tế.</w:t>
      </w:r>
    </w:p>
    <w:p w14:paraId="7486DEC1" w14:textId="508D191C" w:rsidR="00C130E5" w:rsidRDefault="00C130E5" w:rsidP="003A16E8">
      <w:pPr>
        <w:pStyle w:val="BuletL1"/>
      </w:pPr>
      <w:r w:rsidRPr="003A16E8">
        <w:t>T</w:t>
      </w:r>
      <w:r w:rsidR="00F518BC" w:rsidRPr="003A16E8">
        <w:t>hành phần</w:t>
      </w:r>
      <w:r w:rsidRPr="003A16E8">
        <w:t xml:space="preserve"> mùa (seasonal): </w:t>
      </w:r>
      <w:r w:rsidR="00246F0B">
        <w:t>N</w:t>
      </w:r>
      <w:r w:rsidRPr="003A16E8">
        <w:t>hững thay đổi lặp lại hằng năm được gọi là tính mùa của chuỗi thời gian. Chu kì của những chuỗi thời gian có thể là tháng, quí, hoặc là 6 tháng,</w:t>
      </w:r>
      <w:r w:rsidR="008E6A9A" w:rsidRPr="003A16E8">
        <w:t xml:space="preserve"> </w:t>
      </w:r>
      <w:r w:rsidRPr="003A16E8">
        <w:t xml:space="preserve">… Ví dụ: nhu cầu mua sắm dụng cụ học tập thường cao trong giai đoạn tháng 8, tháng 9 hằng năm. </w:t>
      </w:r>
      <w:r w:rsidR="00213AA5" w:rsidRPr="003A16E8">
        <w:t xml:space="preserve"> Tính mùa thường phản ánh điều kiện thời tiế</w:t>
      </w:r>
      <w:r w:rsidR="00B65917">
        <w:t>t hay những</w:t>
      </w:r>
      <w:r w:rsidR="00213AA5" w:rsidRPr="003A16E8">
        <w:t xml:space="preserve"> kì nghỉ trong năm.</w:t>
      </w:r>
    </w:p>
    <w:p w14:paraId="7CEE74F6" w14:textId="6309EFE2" w:rsidR="00C44FE2" w:rsidRPr="00EB1298" w:rsidRDefault="00C44FE2" w:rsidP="003A16E8">
      <w:pPr>
        <w:pStyle w:val="BuletL1"/>
      </w:pPr>
      <w:r w:rsidRPr="003A16E8">
        <w:t>Thành phần bất qui tắc</w:t>
      </w:r>
      <w:r>
        <w:t xml:space="preserve"> (irregular)</w:t>
      </w:r>
      <w:r w:rsidRPr="003A16E8">
        <w:t>: Là thành phần thể hiện sự biến đổi ngẫu nhiên không thể đoán được của chuỗi thời gian.</w:t>
      </w:r>
    </w:p>
    <w:p w14:paraId="3B0B5319" w14:textId="6ED1AD33" w:rsidR="009F530B" w:rsidRDefault="00C44FE2" w:rsidP="00286C29">
      <w:pPr>
        <w:pStyle w:val="Heading2"/>
      </w:pPr>
      <w:bookmarkStart w:id="1065" w:name="_Toc343859754"/>
      <w:r w:rsidRPr="003A16E8">
        <w:t>Dự báo chuỗi thời gian</w:t>
      </w:r>
      <w:bookmarkEnd w:id="1065"/>
      <w:r w:rsidRPr="003A16E8">
        <w:rPr>
          <w:rFonts w:eastAsia="Calibri"/>
          <w:b w:val="0"/>
          <w:bCs w:val="0"/>
          <w:sz w:val="26"/>
          <w:szCs w:val="26"/>
          <w:lang w:val="fr-FR"/>
        </w:rPr>
        <w:t xml:space="preserve"> </w:t>
      </w:r>
      <w:bookmarkStart w:id="1066" w:name="_Toc343083539"/>
      <w:bookmarkStart w:id="1067" w:name="_Toc343083753"/>
      <w:bookmarkStart w:id="1068" w:name="_Toc343083964"/>
      <w:bookmarkStart w:id="1069" w:name="_Toc343220723"/>
      <w:bookmarkStart w:id="1070" w:name="_Toc343232227"/>
      <w:bookmarkStart w:id="1071" w:name="_Toc343232640"/>
      <w:bookmarkStart w:id="1072" w:name="_Toc343232925"/>
      <w:bookmarkStart w:id="1073" w:name="_Toc343415430"/>
      <w:bookmarkStart w:id="1074" w:name="_Toc343415726"/>
      <w:bookmarkStart w:id="1075" w:name="_Toc343452385"/>
      <w:bookmarkStart w:id="1076" w:name="_Toc343461175"/>
      <w:bookmarkStart w:id="1077" w:name="_Toc343494062"/>
      <w:bookmarkStart w:id="1078" w:name="_Toc343494274"/>
      <w:bookmarkStart w:id="1079" w:name="_Toc343495047"/>
      <w:bookmarkStart w:id="1080" w:name="_Toc343660274"/>
      <w:bookmarkStart w:id="1081" w:name="_Toc343660488"/>
      <w:bookmarkStart w:id="1082" w:name="_Toc343711116"/>
      <w:bookmarkStart w:id="1083" w:name="_Toc343829080"/>
      <w:bookmarkStart w:id="1084" w:name="_Toc343831884"/>
      <w:bookmarkStart w:id="1085" w:name="_Toc343832253"/>
      <w:bookmarkStart w:id="1086" w:name="_Toc343832470"/>
      <w:bookmarkStart w:id="1087" w:name="_Toc343832687"/>
      <w:bookmarkStart w:id="1088" w:name="_Toc343837280"/>
      <w:bookmarkStart w:id="1089" w:name="_Toc343841838"/>
      <w:bookmarkStart w:id="1090" w:name="_Toc343844736"/>
      <w:bookmarkStart w:id="1091" w:name="_Toc343083540"/>
      <w:bookmarkStart w:id="1092" w:name="_Toc343083754"/>
      <w:bookmarkStart w:id="1093" w:name="_Toc343083965"/>
      <w:bookmarkStart w:id="1094" w:name="_Toc343220724"/>
      <w:bookmarkStart w:id="1095" w:name="_Toc343232228"/>
      <w:bookmarkStart w:id="1096" w:name="_Toc343232641"/>
      <w:bookmarkStart w:id="1097" w:name="_Toc343232926"/>
      <w:bookmarkStart w:id="1098" w:name="_Toc343415431"/>
      <w:bookmarkStart w:id="1099" w:name="_Toc343415727"/>
      <w:bookmarkStart w:id="1100" w:name="_Toc343452386"/>
      <w:bookmarkStart w:id="1101" w:name="_Toc343461176"/>
      <w:bookmarkStart w:id="1102" w:name="_Toc343494063"/>
      <w:bookmarkStart w:id="1103" w:name="_Toc343494275"/>
      <w:bookmarkStart w:id="1104" w:name="_Toc343495048"/>
      <w:bookmarkStart w:id="1105" w:name="_Toc343660275"/>
      <w:bookmarkStart w:id="1106" w:name="_Toc343660489"/>
      <w:bookmarkStart w:id="1107" w:name="_Toc343711117"/>
      <w:bookmarkStart w:id="1108" w:name="_Toc343829081"/>
      <w:bookmarkStart w:id="1109" w:name="_Toc343831885"/>
      <w:bookmarkStart w:id="1110" w:name="_Toc343832254"/>
      <w:bookmarkStart w:id="1111" w:name="_Toc343832471"/>
      <w:bookmarkStart w:id="1112" w:name="_Toc343832688"/>
      <w:bookmarkStart w:id="1113" w:name="_Toc343837281"/>
      <w:bookmarkStart w:id="1114" w:name="_Toc343841839"/>
      <w:bookmarkStart w:id="1115" w:name="_Toc343844737"/>
      <w:bookmarkStart w:id="1116" w:name="_Toc343083541"/>
      <w:bookmarkStart w:id="1117" w:name="_Toc343083755"/>
      <w:bookmarkStart w:id="1118" w:name="_Toc343083966"/>
      <w:bookmarkStart w:id="1119" w:name="_Toc343220725"/>
      <w:bookmarkStart w:id="1120" w:name="_Toc343232229"/>
      <w:bookmarkStart w:id="1121" w:name="_Toc343232642"/>
      <w:bookmarkStart w:id="1122" w:name="_Toc343232927"/>
      <w:bookmarkStart w:id="1123" w:name="_Toc343415432"/>
      <w:bookmarkStart w:id="1124" w:name="_Toc343415728"/>
      <w:bookmarkStart w:id="1125" w:name="_Toc343452387"/>
      <w:bookmarkStart w:id="1126" w:name="_Toc343461177"/>
      <w:bookmarkStart w:id="1127" w:name="_Toc343494064"/>
      <w:bookmarkStart w:id="1128" w:name="_Toc343494276"/>
      <w:bookmarkStart w:id="1129" w:name="_Toc343495049"/>
      <w:bookmarkStart w:id="1130" w:name="_Toc343660276"/>
      <w:bookmarkStart w:id="1131" w:name="_Toc343660490"/>
      <w:bookmarkStart w:id="1132" w:name="_Toc343711118"/>
      <w:bookmarkStart w:id="1133" w:name="_Toc343829082"/>
      <w:bookmarkStart w:id="1134" w:name="_Toc343831886"/>
      <w:bookmarkStart w:id="1135" w:name="_Toc343832255"/>
      <w:bookmarkStart w:id="1136" w:name="_Toc343832472"/>
      <w:bookmarkStart w:id="1137" w:name="_Toc343832689"/>
      <w:bookmarkStart w:id="1138" w:name="_Toc343837282"/>
      <w:bookmarkStart w:id="1139" w:name="_Toc343841840"/>
      <w:bookmarkStart w:id="1140" w:name="_Toc343844738"/>
      <w:bookmarkStart w:id="1141" w:name="_Toc343083542"/>
      <w:bookmarkStart w:id="1142" w:name="_Toc343083756"/>
      <w:bookmarkStart w:id="1143" w:name="_Toc343083967"/>
      <w:bookmarkStart w:id="1144" w:name="_Toc343220726"/>
      <w:bookmarkStart w:id="1145" w:name="_Toc343232230"/>
      <w:bookmarkStart w:id="1146" w:name="_Toc343232643"/>
      <w:bookmarkStart w:id="1147" w:name="_Toc343232928"/>
      <w:bookmarkStart w:id="1148" w:name="_Toc343415433"/>
      <w:bookmarkStart w:id="1149" w:name="_Toc343415729"/>
      <w:bookmarkStart w:id="1150" w:name="_Toc343452388"/>
      <w:bookmarkStart w:id="1151" w:name="_Toc343461178"/>
      <w:bookmarkStart w:id="1152" w:name="_Toc343494065"/>
      <w:bookmarkStart w:id="1153" w:name="_Toc343494277"/>
      <w:bookmarkStart w:id="1154" w:name="_Toc343495050"/>
      <w:bookmarkStart w:id="1155" w:name="_Toc343660277"/>
      <w:bookmarkStart w:id="1156" w:name="_Toc343660491"/>
      <w:bookmarkStart w:id="1157" w:name="_Toc343711119"/>
      <w:bookmarkStart w:id="1158" w:name="_Toc343829083"/>
      <w:bookmarkStart w:id="1159" w:name="_Toc343831887"/>
      <w:bookmarkStart w:id="1160" w:name="_Toc343832256"/>
      <w:bookmarkStart w:id="1161" w:name="_Toc343832473"/>
      <w:bookmarkStart w:id="1162" w:name="_Toc343832690"/>
      <w:bookmarkStart w:id="1163" w:name="_Toc343837283"/>
      <w:bookmarkStart w:id="1164" w:name="_Toc343841841"/>
      <w:bookmarkStart w:id="1165" w:name="_Toc343844739"/>
      <w:bookmarkStart w:id="1166" w:name="_Toc343083543"/>
      <w:bookmarkStart w:id="1167" w:name="_Toc343083757"/>
      <w:bookmarkStart w:id="1168" w:name="_Toc343083968"/>
      <w:bookmarkStart w:id="1169" w:name="_Toc343220727"/>
      <w:bookmarkStart w:id="1170" w:name="_Toc343232231"/>
      <w:bookmarkStart w:id="1171" w:name="_Toc343232644"/>
      <w:bookmarkStart w:id="1172" w:name="_Toc343232929"/>
      <w:bookmarkStart w:id="1173" w:name="_Toc343415434"/>
      <w:bookmarkStart w:id="1174" w:name="_Toc343415730"/>
      <w:bookmarkStart w:id="1175" w:name="_Toc343452389"/>
      <w:bookmarkStart w:id="1176" w:name="_Toc343461179"/>
      <w:bookmarkStart w:id="1177" w:name="_Toc343494066"/>
      <w:bookmarkStart w:id="1178" w:name="_Toc343494278"/>
      <w:bookmarkStart w:id="1179" w:name="_Toc343495051"/>
      <w:bookmarkStart w:id="1180" w:name="_Toc343660278"/>
      <w:bookmarkStart w:id="1181" w:name="_Toc343660492"/>
      <w:bookmarkStart w:id="1182" w:name="_Toc343711120"/>
      <w:bookmarkStart w:id="1183" w:name="_Toc343829084"/>
      <w:bookmarkStart w:id="1184" w:name="_Toc343831888"/>
      <w:bookmarkStart w:id="1185" w:name="_Toc343832257"/>
      <w:bookmarkStart w:id="1186" w:name="_Toc343832474"/>
      <w:bookmarkStart w:id="1187" w:name="_Toc343832691"/>
      <w:bookmarkStart w:id="1188" w:name="_Toc343837284"/>
      <w:bookmarkStart w:id="1189" w:name="_Toc343841842"/>
      <w:bookmarkStart w:id="1190" w:name="_Toc343844740"/>
      <w:bookmarkStart w:id="1191" w:name="_Toc343083544"/>
      <w:bookmarkStart w:id="1192" w:name="_Toc343083758"/>
      <w:bookmarkStart w:id="1193" w:name="_Toc343083969"/>
      <w:bookmarkStart w:id="1194" w:name="_Toc343220728"/>
      <w:bookmarkStart w:id="1195" w:name="_Toc343232232"/>
      <w:bookmarkStart w:id="1196" w:name="_Toc343232645"/>
      <w:bookmarkStart w:id="1197" w:name="_Toc343232930"/>
      <w:bookmarkStart w:id="1198" w:name="_Toc343415435"/>
      <w:bookmarkStart w:id="1199" w:name="_Toc343415731"/>
      <w:bookmarkStart w:id="1200" w:name="_Toc343452390"/>
      <w:bookmarkStart w:id="1201" w:name="_Toc343461180"/>
      <w:bookmarkStart w:id="1202" w:name="_Toc343494067"/>
      <w:bookmarkStart w:id="1203" w:name="_Toc343494279"/>
      <w:bookmarkStart w:id="1204" w:name="_Toc343495052"/>
      <w:bookmarkStart w:id="1205" w:name="_Toc343660279"/>
      <w:bookmarkStart w:id="1206" w:name="_Toc343660493"/>
      <w:bookmarkStart w:id="1207" w:name="_Toc343711121"/>
      <w:bookmarkStart w:id="1208" w:name="_Toc343829085"/>
      <w:bookmarkStart w:id="1209" w:name="_Toc343831889"/>
      <w:bookmarkStart w:id="1210" w:name="_Toc343832258"/>
      <w:bookmarkStart w:id="1211" w:name="_Toc343832475"/>
      <w:bookmarkStart w:id="1212" w:name="_Toc343832692"/>
      <w:bookmarkStart w:id="1213" w:name="_Toc343837285"/>
      <w:bookmarkStart w:id="1214" w:name="_Toc343841843"/>
      <w:bookmarkStart w:id="1215" w:name="_Toc343844741"/>
      <w:bookmarkStart w:id="1216" w:name="_Toc343083545"/>
      <w:bookmarkStart w:id="1217" w:name="_Toc343083759"/>
      <w:bookmarkStart w:id="1218" w:name="_Toc343083970"/>
      <w:bookmarkStart w:id="1219" w:name="_Toc343220729"/>
      <w:bookmarkStart w:id="1220" w:name="_Toc343232233"/>
      <w:bookmarkStart w:id="1221" w:name="_Toc343232646"/>
      <w:bookmarkStart w:id="1222" w:name="_Toc343232931"/>
      <w:bookmarkStart w:id="1223" w:name="_Toc343415436"/>
      <w:bookmarkStart w:id="1224" w:name="_Toc343415732"/>
      <w:bookmarkStart w:id="1225" w:name="_Toc343452391"/>
      <w:bookmarkStart w:id="1226" w:name="_Toc343461181"/>
      <w:bookmarkStart w:id="1227" w:name="_Toc343494068"/>
      <w:bookmarkStart w:id="1228" w:name="_Toc343494280"/>
      <w:bookmarkStart w:id="1229" w:name="_Toc343495053"/>
      <w:bookmarkStart w:id="1230" w:name="_Toc343660280"/>
      <w:bookmarkStart w:id="1231" w:name="_Toc343660494"/>
      <w:bookmarkStart w:id="1232" w:name="_Toc343711122"/>
      <w:bookmarkStart w:id="1233" w:name="_Toc343829086"/>
      <w:bookmarkStart w:id="1234" w:name="_Toc343831890"/>
      <w:bookmarkStart w:id="1235" w:name="_Toc343832259"/>
      <w:bookmarkStart w:id="1236" w:name="_Toc343832476"/>
      <w:bookmarkStart w:id="1237" w:name="_Toc343832693"/>
      <w:bookmarkStart w:id="1238" w:name="_Toc343837286"/>
      <w:bookmarkStart w:id="1239" w:name="_Toc343841844"/>
      <w:bookmarkStart w:id="1240" w:name="_Toc343844742"/>
      <w:bookmarkStart w:id="1241" w:name="_Toc343083546"/>
      <w:bookmarkStart w:id="1242" w:name="_Toc343083760"/>
      <w:bookmarkStart w:id="1243" w:name="_Toc343083971"/>
      <w:bookmarkStart w:id="1244" w:name="_Toc343220730"/>
      <w:bookmarkStart w:id="1245" w:name="_Toc343232234"/>
      <w:bookmarkStart w:id="1246" w:name="_Toc343232647"/>
      <w:bookmarkStart w:id="1247" w:name="_Toc343232932"/>
      <w:bookmarkStart w:id="1248" w:name="_Toc343415437"/>
      <w:bookmarkStart w:id="1249" w:name="_Toc343415733"/>
      <w:bookmarkStart w:id="1250" w:name="_Toc343452392"/>
      <w:bookmarkStart w:id="1251" w:name="_Toc343461182"/>
      <w:bookmarkStart w:id="1252" w:name="_Toc343494069"/>
      <w:bookmarkStart w:id="1253" w:name="_Toc343494281"/>
      <w:bookmarkStart w:id="1254" w:name="_Toc343495054"/>
      <w:bookmarkStart w:id="1255" w:name="_Toc343660281"/>
      <w:bookmarkStart w:id="1256" w:name="_Toc343660495"/>
      <w:bookmarkStart w:id="1257" w:name="_Toc343711123"/>
      <w:bookmarkStart w:id="1258" w:name="_Toc343829087"/>
      <w:bookmarkStart w:id="1259" w:name="_Toc343831891"/>
      <w:bookmarkStart w:id="1260" w:name="_Toc343832260"/>
      <w:bookmarkStart w:id="1261" w:name="_Toc343832477"/>
      <w:bookmarkStart w:id="1262" w:name="_Toc343832694"/>
      <w:bookmarkStart w:id="1263" w:name="_Toc343837287"/>
      <w:bookmarkStart w:id="1264" w:name="_Toc343841845"/>
      <w:bookmarkStart w:id="1265" w:name="_Toc343844743"/>
      <w:bookmarkStart w:id="1266" w:name="_Toc343083547"/>
      <w:bookmarkStart w:id="1267" w:name="_Toc343083761"/>
      <w:bookmarkStart w:id="1268" w:name="_Toc343083972"/>
      <w:bookmarkStart w:id="1269" w:name="_Toc343220731"/>
      <w:bookmarkStart w:id="1270" w:name="_Toc343232235"/>
      <w:bookmarkStart w:id="1271" w:name="_Toc343232648"/>
      <w:bookmarkStart w:id="1272" w:name="_Toc343232933"/>
      <w:bookmarkStart w:id="1273" w:name="_Toc343415438"/>
      <w:bookmarkStart w:id="1274" w:name="_Toc343415734"/>
      <w:bookmarkStart w:id="1275" w:name="_Toc343452393"/>
      <w:bookmarkStart w:id="1276" w:name="_Toc343461183"/>
      <w:bookmarkStart w:id="1277" w:name="_Toc343494070"/>
      <w:bookmarkStart w:id="1278" w:name="_Toc343494282"/>
      <w:bookmarkStart w:id="1279" w:name="_Toc343495055"/>
      <w:bookmarkStart w:id="1280" w:name="_Toc343660282"/>
      <w:bookmarkStart w:id="1281" w:name="_Toc343660496"/>
      <w:bookmarkStart w:id="1282" w:name="_Toc343711124"/>
      <w:bookmarkStart w:id="1283" w:name="_Toc343829088"/>
      <w:bookmarkStart w:id="1284" w:name="_Toc343831892"/>
      <w:bookmarkStart w:id="1285" w:name="_Toc343832261"/>
      <w:bookmarkStart w:id="1286" w:name="_Toc343832478"/>
      <w:bookmarkStart w:id="1287" w:name="_Toc343832695"/>
      <w:bookmarkStart w:id="1288" w:name="_Toc343837288"/>
      <w:bookmarkStart w:id="1289" w:name="_Toc343841846"/>
      <w:bookmarkStart w:id="1290" w:name="_Toc343844744"/>
      <w:bookmarkStart w:id="1291" w:name="_Toc343083548"/>
      <w:bookmarkStart w:id="1292" w:name="_Toc343083762"/>
      <w:bookmarkStart w:id="1293" w:name="_Toc343083973"/>
      <w:bookmarkStart w:id="1294" w:name="_Toc343220732"/>
      <w:bookmarkStart w:id="1295" w:name="_Toc343232236"/>
      <w:bookmarkStart w:id="1296" w:name="_Toc343232649"/>
      <w:bookmarkStart w:id="1297" w:name="_Toc343232934"/>
      <w:bookmarkStart w:id="1298" w:name="_Toc343415439"/>
      <w:bookmarkStart w:id="1299" w:name="_Toc343415735"/>
      <w:bookmarkStart w:id="1300" w:name="_Toc343452394"/>
      <w:bookmarkStart w:id="1301" w:name="_Toc343461184"/>
      <w:bookmarkStart w:id="1302" w:name="_Toc343494071"/>
      <w:bookmarkStart w:id="1303" w:name="_Toc343494283"/>
      <w:bookmarkStart w:id="1304" w:name="_Toc343495056"/>
      <w:bookmarkStart w:id="1305" w:name="_Toc343660283"/>
      <w:bookmarkStart w:id="1306" w:name="_Toc343660497"/>
      <w:bookmarkStart w:id="1307" w:name="_Toc343711125"/>
      <w:bookmarkStart w:id="1308" w:name="_Toc343829089"/>
      <w:bookmarkStart w:id="1309" w:name="_Toc343831893"/>
      <w:bookmarkStart w:id="1310" w:name="_Toc343832262"/>
      <w:bookmarkStart w:id="1311" w:name="_Toc343832479"/>
      <w:bookmarkStart w:id="1312" w:name="_Toc343832696"/>
      <w:bookmarkStart w:id="1313" w:name="_Toc343837289"/>
      <w:bookmarkStart w:id="1314" w:name="_Toc343841847"/>
      <w:bookmarkStart w:id="1315" w:name="_Toc343844745"/>
      <w:bookmarkStart w:id="1316" w:name="_Toc343083549"/>
      <w:bookmarkStart w:id="1317" w:name="_Toc343083763"/>
      <w:bookmarkStart w:id="1318" w:name="_Toc343083974"/>
      <w:bookmarkStart w:id="1319" w:name="_Toc343220733"/>
      <w:bookmarkStart w:id="1320" w:name="_Toc343232237"/>
      <w:bookmarkStart w:id="1321" w:name="_Toc343232650"/>
      <w:bookmarkStart w:id="1322" w:name="_Toc343232935"/>
      <w:bookmarkStart w:id="1323" w:name="_Toc343415440"/>
      <w:bookmarkStart w:id="1324" w:name="_Toc343415736"/>
      <w:bookmarkStart w:id="1325" w:name="_Toc343452395"/>
      <w:bookmarkStart w:id="1326" w:name="_Toc343461185"/>
      <w:bookmarkStart w:id="1327" w:name="_Toc343494072"/>
      <w:bookmarkStart w:id="1328" w:name="_Toc343494284"/>
      <w:bookmarkStart w:id="1329" w:name="_Toc343495057"/>
      <w:bookmarkStart w:id="1330" w:name="_Toc343660284"/>
      <w:bookmarkStart w:id="1331" w:name="_Toc343660498"/>
      <w:bookmarkStart w:id="1332" w:name="_Toc343711126"/>
      <w:bookmarkStart w:id="1333" w:name="_Toc343829090"/>
      <w:bookmarkStart w:id="1334" w:name="_Toc343831894"/>
      <w:bookmarkStart w:id="1335" w:name="_Toc343832263"/>
      <w:bookmarkStart w:id="1336" w:name="_Toc343832480"/>
      <w:bookmarkStart w:id="1337" w:name="_Toc343832697"/>
      <w:bookmarkStart w:id="1338" w:name="_Toc343837290"/>
      <w:bookmarkStart w:id="1339" w:name="_Toc343841848"/>
      <w:bookmarkStart w:id="1340" w:name="_Toc343844746"/>
      <w:bookmarkStart w:id="1341" w:name="_Toc343083550"/>
      <w:bookmarkStart w:id="1342" w:name="_Toc343083764"/>
      <w:bookmarkStart w:id="1343" w:name="_Toc343083975"/>
      <w:bookmarkStart w:id="1344" w:name="_Toc343220734"/>
      <w:bookmarkStart w:id="1345" w:name="_Toc343232238"/>
      <w:bookmarkStart w:id="1346" w:name="_Toc343232651"/>
      <w:bookmarkStart w:id="1347" w:name="_Toc343232936"/>
      <w:bookmarkStart w:id="1348" w:name="_Toc343415441"/>
      <w:bookmarkStart w:id="1349" w:name="_Toc343415737"/>
      <w:bookmarkStart w:id="1350" w:name="_Toc343452396"/>
      <w:bookmarkStart w:id="1351" w:name="_Toc343461186"/>
      <w:bookmarkStart w:id="1352" w:name="_Toc343494073"/>
      <w:bookmarkStart w:id="1353" w:name="_Toc343494285"/>
      <w:bookmarkStart w:id="1354" w:name="_Toc343495058"/>
      <w:bookmarkStart w:id="1355" w:name="_Toc343660285"/>
      <w:bookmarkStart w:id="1356" w:name="_Toc343660499"/>
      <w:bookmarkStart w:id="1357" w:name="_Toc343711127"/>
      <w:bookmarkStart w:id="1358" w:name="_Toc343829091"/>
      <w:bookmarkStart w:id="1359" w:name="_Toc343831895"/>
      <w:bookmarkStart w:id="1360" w:name="_Toc343832264"/>
      <w:bookmarkStart w:id="1361" w:name="_Toc343832481"/>
      <w:bookmarkStart w:id="1362" w:name="_Toc343832698"/>
      <w:bookmarkStart w:id="1363" w:name="_Toc343837291"/>
      <w:bookmarkStart w:id="1364" w:name="_Toc343841849"/>
      <w:bookmarkStart w:id="1365" w:name="_Toc343844747"/>
      <w:bookmarkStart w:id="1366" w:name="_Toc343083551"/>
      <w:bookmarkStart w:id="1367" w:name="_Toc343083765"/>
      <w:bookmarkStart w:id="1368" w:name="_Toc343083976"/>
      <w:bookmarkStart w:id="1369" w:name="_Toc343220735"/>
      <w:bookmarkStart w:id="1370" w:name="_Toc343232239"/>
      <w:bookmarkStart w:id="1371" w:name="_Toc343232652"/>
      <w:bookmarkStart w:id="1372" w:name="_Toc343232937"/>
      <w:bookmarkStart w:id="1373" w:name="_Toc343415442"/>
      <w:bookmarkStart w:id="1374" w:name="_Toc343415738"/>
      <w:bookmarkStart w:id="1375" w:name="_Toc343452397"/>
      <w:bookmarkStart w:id="1376" w:name="_Toc343461187"/>
      <w:bookmarkStart w:id="1377" w:name="_Toc343494074"/>
      <w:bookmarkStart w:id="1378" w:name="_Toc343494286"/>
      <w:bookmarkStart w:id="1379" w:name="_Toc343495059"/>
      <w:bookmarkStart w:id="1380" w:name="_Toc343660286"/>
      <w:bookmarkStart w:id="1381" w:name="_Toc343660500"/>
      <w:bookmarkStart w:id="1382" w:name="_Toc343711128"/>
      <w:bookmarkStart w:id="1383" w:name="_Toc343829092"/>
      <w:bookmarkStart w:id="1384" w:name="_Toc343831896"/>
      <w:bookmarkStart w:id="1385" w:name="_Toc343832265"/>
      <w:bookmarkStart w:id="1386" w:name="_Toc343832482"/>
      <w:bookmarkStart w:id="1387" w:name="_Toc343832699"/>
      <w:bookmarkStart w:id="1388" w:name="_Toc343837292"/>
      <w:bookmarkStart w:id="1389" w:name="_Toc343841850"/>
      <w:bookmarkStart w:id="1390" w:name="_Toc343844748"/>
      <w:bookmarkStart w:id="1391" w:name="_Toc343083552"/>
      <w:bookmarkStart w:id="1392" w:name="_Toc343083766"/>
      <w:bookmarkStart w:id="1393" w:name="_Toc343083977"/>
      <w:bookmarkStart w:id="1394" w:name="_Toc343220736"/>
      <w:bookmarkStart w:id="1395" w:name="_Toc343232240"/>
      <w:bookmarkStart w:id="1396" w:name="_Toc343232653"/>
      <w:bookmarkStart w:id="1397" w:name="_Toc343232938"/>
      <w:bookmarkStart w:id="1398" w:name="_Toc343415443"/>
      <w:bookmarkStart w:id="1399" w:name="_Toc343415739"/>
      <w:bookmarkStart w:id="1400" w:name="_Toc343452398"/>
      <w:bookmarkStart w:id="1401" w:name="_Toc343461188"/>
      <w:bookmarkStart w:id="1402" w:name="_Toc343494075"/>
      <w:bookmarkStart w:id="1403" w:name="_Toc343494287"/>
      <w:bookmarkStart w:id="1404" w:name="_Toc343495060"/>
      <w:bookmarkStart w:id="1405" w:name="_Toc343660287"/>
      <w:bookmarkStart w:id="1406" w:name="_Toc343660501"/>
      <w:bookmarkStart w:id="1407" w:name="_Toc343711129"/>
      <w:bookmarkStart w:id="1408" w:name="_Toc343829093"/>
      <w:bookmarkStart w:id="1409" w:name="_Toc343831897"/>
      <w:bookmarkStart w:id="1410" w:name="_Toc343832266"/>
      <w:bookmarkStart w:id="1411" w:name="_Toc343832483"/>
      <w:bookmarkStart w:id="1412" w:name="_Toc343832700"/>
      <w:bookmarkStart w:id="1413" w:name="_Toc343837293"/>
      <w:bookmarkStart w:id="1414" w:name="_Toc343841851"/>
      <w:bookmarkStart w:id="1415" w:name="_Toc343844749"/>
      <w:bookmarkStart w:id="1416" w:name="_Toc343083553"/>
      <w:bookmarkStart w:id="1417" w:name="_Toc343083767"/>
      <w:bookmarkStart w:id="1418" w:name="_Toc343083978"/>
      <w:bookmarkStart w:id="1419" w:name="_Toc343220737"/>
      <w:bookmarkStart w:id="1420" w:name="_Toc343232241"/>
      <w:bookmarkStart w:id="1421" w:name="_Toc343232654"/>
      <w:bookmarkStart w:id="1422" w:name="_Toc343232939"/>
      <w:bookmarkStart w:id="1423" w:name="_Toc343415444"/>
      <w:bookmarkStart w:id="1424" w:name="_Toc343415740"/>
      <w:bookmarkStart w:id="1425" w:name="_Toc343452399"/>
      <w:bookmarkStart w:id="1426" w:name="_Toc343461189"/>
      <w:bookmarkStart w:id="1427" w:name="_Toc343494076"/>
      <w:bookmarkStart w:id="1428" w:name="_Toc343494288"/>
      <w:bookmarkStart w:id="1429" w:name="_Toc343495061"/>
      <w:bookmarkStart w:id="1430" w:name="_Toc343660288"/>
      <w:bookmarkStart w:id="1431" w:name="_Toc343660502"/>
      <w:bookmarkStart w:id="1432" w:name="_Toc343711130"/>
      <w:bookmarkStart w:id="1433" w:name="_Toc343829094"/>
      <w:bookmarkStart w:id="1434" w:name="_Toc343831898"/>
      <w:bookmarkStart w:id="1435" w:name="_Toc343832267"/>
      <w:bookmarkStart w:id="1436" w:name="_Toc343832484"/>
      <w:bookmarkStart w:id="1437" w:name="_Toc343832701"/>
      <w:bookmarkStart w:id="1438" w:name="_Toc343837294"/>
      <w:bookmarkStart w:id="1439" w:name="_Toc343841852"/>
      <w:bookmarkStart w:id="1440" w:name="_Toc343844750"/>
      <w:bookmarkStart w:id="1441" w:name="_Toc343083554"/>
      <w:bookmarkStart w:id="1442" w:name="_Toc343083768"/>
      <w:bookmarkStart w:id="1443" w:name="_Toc343083979"/>
      <w:bookmarkStart w:id="1444" w:name="_Toc343220738"/>
      <w:bookmarkStart w:id="1445" w:name="_Toc343232242"/>
      <w:bookmarkStart w:id="1446" w:name="_Toc343232655"/>
      <w:bookmarkStart w:id="1447" w:name="_Toc343232940"/>
      <w:bookmarkStart w:id="1448" w:name="_Toc343415445"/>
      <w:bookmarkStart w:id="1449" w:name="_Toc343415741"/>
      <w:bookmarkStart w:id="1450" w:name="_Toc343452400"/>
      <w:bookmarkStart w:id="1451" w:name="_Toc343461190"/>
      <w:bookmarkStart w:id="1452" w:name="_Toc343494077"/>
      <w:bookmarkStart w:id="1453" w:name="_Toc343494289"/>
      <w:bookmarkStart w:id="1454" w:name="_Toc343495062"/>
      <w:bookmarkStart w:id="1455" w:name="_Toc343660289"/>
      <w:bookmarkStart w:id="1456" w:name="_Toc343660503"/>
      <w:bookmarkStart w:id="1457" w:name="_Toc343711131"/>
      <w:bookmarkStart w:id="1458" w:name="_Toc343829095"/>
      <w:bookmarkStart w:id="1459" w:name="_Toc343831899"/>
      <w:bookmarkStart w:id="1460" w:name="_Toc343832268"/>
      <w:bookmarkStart w:id="1461" w:name="_Toc343832485"/>
      <w:bookmarkStart w:id="1462" w:name="_Toc343832702"/>
      <w:bookmarkStart w:id="1463" w:name="_Toc343837295"/>
      <w:bookmarkStart w:id="1464" w:name="_Toc343841853"/>
      <w:bookmarkStart w:id="1465" w:name="_Toc343844751"/>
      <w:bookmarkStart w:id="1466" w:name="_Toc343083555"/>
      <w:bookmarkStart w:id="1467" w:name="_Toc343083769"/>
      <w:bookmarkStart w:id="1468" w:name="_Toc343083980"/>
      <w:bookmarkStart w:id="1469" w:name="_Toc343220739"/>
      <w:bookmarkStart w:id="1470" w:name="_Toc343232243"/>
      <w:bookmarkStart w:id="1471" w:name="_Toc343232656"/>
      <w:bookmarkStart w:id="1472" w:name="_Toc343232941"/>
      <w:bookmarkStart w:id="1473" w:name="_Toc343415446"/>
      <w:bookmarkStart w:id="1474" w:name="_Toc343415742"/>
      <w:bookmarkStart w:id="1475" w:name="_Toc343452401"/>
      <w:bookmarkStart w:id="1476" w:name="_Toc343461191"/>
      <w:bookmarkStart w:id="1477" w:name="_Toc343494078"/>
      <w:bookmarkStart w:id="1478" w:name="_Toc343494290"/>
      <w:bookmarkStart w:id="1479" w:name="_Toc343495063"/>
      <w:bookmarkStart w:id="1480" w:name="_Toc343660290"/>
      <w:bookmarkStart w:id="1481" w:name="_Toc343660504"/>
      <w:bookmarkStart w:id="1482" w:name="_Toc343711132"/>
      <w:bookmarkStart w:id="1483" w:name="_Toc343829096"/>
      <w:bookmarkStart w:id="1484" w:name="_Toc343831900"/>
      <w:bookmarkStart w:id="1485" w:name="_Toc343832269"/>
      <w:bookmarkStart w:id="1486" w:name="_Toc343832486"/>
      <w:bookmarkStart w:id="1487" w:name="_Toc343832703"/>
      <w:bookmarkStart w:id="1488" w:name="_Toc343837296"/>
      <w:bookmarkStart w:id="1489" w:name="_Toc343841854"/>
      <w:bookmarkStart w:id="1490" w:name="_Toc343844752"/>
      <w:bookmarkStart w:id="1491" w:name="_Toc343083556"/>
      <w:bookmarkStart w:id="1492" w:name="_Toc343083770"/>
      <w:bookmarkStart w:id="1493" w:name="_Toc343083981"/>
      <w:bookmarkStart w:id="1494" w:name="_Toc343220740"/>
      <w:bookmarkStart w:id="1495" w:name="_Toc343232244"/>
      <w:bookmarkStart w:id="1496" w:name="_Toc343232657"/>
      <w:bookmarkStart w:id="1497" w:name="_Toc343232942"/>
      <w:bookmarkStart w:id="1498" w:name="_Toc343415447"/>
      <w:bookmarkStart w:id="1499" w:name="_Toc343415743"/>
      <w:bookmarkStart w:id="1500" w:name="_Toc343452402"/>
      <w:bookmarkStart w:id="1501" w:name="_Toc343461192"/>
      <w:bookmarkStart w:id="1502" w:name="_Toc343494079"/>
      <w:bookmarkStart w:id="1503" w:name="_Toc343494291"/>
      <w:bookmarkStart w:id="1504" w:name="_Toc343495064"/>
      <w:bookmarkStart w:id="1505" w:name="_Toc343660291"/>
      <w:bookmarkStart w:id="1506" w:name="_Toc343660505"/>
      <w:bookmarkStart w:id="1507" w:name="_Toc343711133"/>
      <w:bookmarkStart w:id="1508" w:name="_Toc343829097"/>
      <w:bookmarkStart w:id="1509" w:name="_Toc343831901"/>
      <w:bookmarkStart w:id="1510" w:name="_Toc343832270"/>
      <w:bookmarkStart w:id="1511" w:name="_Toc343832487"/>
      <w:bookmarkStart w:id="1512" w:name="_Toc343832704"/>
      <w:bookmarkStart w:id="1513" w:name="_Toc343837297"/>
      <w:bookmarkStart w:id="1514" w:name="_Toc343841855"/>
      <w:bookmarkStart w:id="1515" w:name="_Toc343844753"/>
      <w:bookmarkStart w:id="1516" w:name="_Toc343083557"/>
      <w:bookmarkStart w:id="1517" w:name="_Toc343083771"/>
      <w:bookmarkStart w:id="1518" w:name="_Toc343083982"/>
      <w:bookmarkStart w:id="1519" w:name="_Toc343220741"/>
      <w:bookmarkStart w:id="1520" w:name="_Toc343232245"/>
      <w:bookmarkStart w:id="1521" w:name="_Toc343232658"/>
      <w:bookmarkStart w:id="1522" w:name="_Toc343232943"/>
      <w:bookmarkStart w:id="1523" w:name="_Toc343415448"/>
      <w:bookmarkStart w:id="1524" w:name="_Toc343415744"/>
      <w:bookmarkStart w:id="1525" w:name="_Toc343452403"/>
      <w:bookmarkStart w:id="1526" w:name="_Toc343461193"/>
      <w:bookmarkStart w:id="1527" w:name="_Toc343494080"/>
      <w:bookmarkStart w:id="1528" w:name="_Toc343494292"/>
      <w:bookmarkStart w:id="1529" w:name="_Toc343495065"/>
      <w:bookmarkStart w:id="1530" w:name="_Toc343660292"/>
      <w:bookmarkStart w:id="1531" w:name="_Toc343660506"/>
      <w:bookmarkStart w:id="1532" w:name="_Toc343711134"/>
      <w:bookmarkStart w:id="1533" w:name="_Toc343829098"/>
      <w:bookmarkStart w:id="1534" w:name="_Toc343831902"/>
      <w:bookmarkStart w:id="1535" w:name="_Toc343832271"/>
      <w:bookmarkStart w:id="1536" w:name="_Toc343832488"/>
      <w:bookmarkStart w:id="1537" w:name="_Toc343832705"/>
      <w:bookmarkStart w:id="1538" w:name="_Toc343837298"/>
      <w:bookmarkStart w:id="1539" w:name="_Toc343841856"/>
      <w:bookmarkStart w:id="1540" w:name="_Toc343844754"/>
      <w:bookmarkStart w:id="1541" w:name="_Toc343083558"/>
      <w:bookmarkStart w:id="1542" w:name="_Toc343083772"/>
      <w:bookmarkStart w:id="1543" w:name="_Toc343083983"/>
      <w:bookmarkStart w:id="1544" w:name="_Toc343220742"/>
      <w:bookmarkStart w:id="1545" w:name="_Toc343232246"/>
      <w:bookmarkStart w:id="1546" w:name="_Toc343232659"/>
      <w:bookmarkStart w:id="1547" w:name="_Toc343232944"/>
      <w:bookmarkStart w:id="1548" w:name="_Toc343415449"/>
      <w:bookmarkStart w:id="1549" w:name="_Toc343415745"/>
      <w:bookmarkStart w:id="1550" w:name="_Toc343452404"/>
      <w:bookmarkStart w:id="1551" w:name="_Toc343461194"/>
      <w:bookmarkStart w:id="1552" w:name="_Toc343494081"/>
      <w:bookmarkStart w:id="1553" w:name="_Toc343494293"/>
      <w:bookmarkStart w:id="1554" w:name="_Toc343495066"/>
      <w:bookmarkStart w:id="1555" w:name="_Toc343660293"/>
      <w:bookmarkStart w:id="1556" w:name="_Toc343660507"/>
      <w:bookmarkStart w:id="1557" w:name="_Toc343711135"/>
      <w:bookmarkStart w:id="1558" w:name="_Toc343829099"/>
      <w:bookmarkStart w:id="1559" w:name="_Toc343831903"/>
      <w:bookmarkStart w:id="1560" w:name="_Toc343832272"/>
      <w:bookmarkStart w:id="1561" w:name="_Toc343832489"/>
      <w:bookmarkStart w:id="1562" w:name="_Toc343832706"/>
      <w:bookmarkStart w:id="1563" w:name="_Toc343837299"/>
      <w:bookmarkStart w:id="1564" w:name="_Toc343841857"/>
      <w:bookmarkStart w:id="1565" w:name="_Toc343844755"/>
      <w:bookmarkStart w:id="1566" w:name="_Toc343083559"/>
      <w:bookmarkStart w:id="1567" w:name="_Toc343083773"/>
      <w:bookmarkStart w:id="1568" w:name="_Toc343083984"/>
      <w:bookmarkStart w:id="1569" w:name="_Toc343220743"/>
      <w:bookmarkStart w:id="1570" w:name="_Toc343232247"/>
      <w:bookmarkStart w:id="1571" w:name="_Toc343232660"/>
      <w:bookmarkStart w:id="1572" w:name="_Toc343232945"/>
      <w:bookmarkStart w:id="1573" w:name="_Toc343415450"/>
      <w:bookmarkStart w:id="1574" w:name="_Toc343415746"/>
      <w:bookmarkStart w:id="1575" w:name="_Toc343452405"/>
      <w:bookmarkStart w:id="1576" w:name="_Toc343461195"/>
      <w:bookmarkStart w:id="1577" w:name="_Toc343494082"/>
      <w:bookmarkStart w:id="1578" w:name="_Toc343494294"/>
      <w:bookmarkStart w:id="1579" w:name="_Toc343495067"/>
      <w:bookmarkStart w:id="1580" w:name="_Toc343660294"/>
      <w:bookmarkStart w:id="1581" w:name="_Toc343660508"/>
      <w:bookmarkStart w:id="1582" w:name="_Toc343711136"/>
      <w:bookmarkStart w:id="1583" w:name="_Toc343829100"/>
      <w:bookmarkStart w:id="1584" w:name="_Toc343831904"/>
      <w:bookmarkStart w:id="1585" w:name="_Toc343832273"/>
      <w:bookmarkStart w:id="1586" w:name="_Toc343832490"/>
      <w:bookmarkStart w:id="1587" w:name="_Toc343832707"/>
      <w:bookmarkStart w:id="1588" w:name="_Toc343837300"/>
      <w:bookmarkStart w:id="1589" w:name="_Toc343841858"/>
      <w:bookmarkStart w:id="1590" w:name="_Toc343844756"/>
      <w:bookmarkStart w:id="1591" w:name="_Toc343083560"/>
      <w:bookmarkStart w:id="1592" w:name="_Toc343083774"/>
      <w:bookmarkStart w:id="1593" w:name="_Toc343083985"/>
      <w:bookmarkStart w:id="1594" w:name="_Toc343220744"/>
      <w:bookmarkStart w:id="1595" w:name="_Toc343232248"/>
      <w:bookmarkStart w:id="1596" w:name="_Toc343232661"/>
      <w:bookmarkStart w:id="1597" w:name="_Toc343232946"/>
      <w:bookmarkStart w:id="1598" w:name="_Toc343415451"/>
      <w:bookmarkStart w:id="1599" w:name="_Toc343415747"/>
      <w:bookmarkStart w:id="1600" w:name="_Toc343452406"/>
      <w:bookmarkStart w:id="1601" w:name="_Toc343461196"/>
      <w:bookmarkStart w:id="1602" w:name="_Toc343494083"/>
      <w:bookmarkStart w:id="1603" w:name="_Toc343494295"/>
      <w:bookmarkStart w:id="1604" w:name="_Toc343495068"/>
      <w:bookmarkStart w:id="1605" w:name="_Toc343660295"/>
      <w:bookmarkStart w:id="1606" w:name="_Toc343660509"/>
      <w:bookmarkStart w:id="1607" w:name="_Toc343711137"/>
      <w:bookmarkStart w:id="1608" w:name="_Toc343829101"/>
      <w:bookmarkStart w:id="1609" w:name="_Toc343831905"/>
      <w:bookmarkStart w:id="1610" w:name="_Toc343832274"/>
      <w:bookmarkStart w:id="1611" w:name="_Toc343832491"/>
      <w:bookmarkStart w:id="1612" w:name="_Toc343832708"/>
      <w:bookmarkStart w:id="1613" w:name="_Toc343837301"/>
      <w:bookmarkStart w:id="1614" w:name="_Toc343841859"/>
      <w:bookmarkStart w:id="1615" w:name="_Toc343844757"/>
      <w:bookmarkStart w:id="1616" w:name="_Toc343083561"/>
      <w:bookmarkStart w:id="1617" w:name="_Toc343083775"/>
      <w:bookmarkStart w:id="1618" w:name="_Toc343083986"/>
      <w:bookmarkStart w:id="1619" w:name="_Toc343220745"/>
      <w:bookmarkStart w:id="1620" w:name="_Toc343232249"/>
      <w:bookmarkStart w:id="1621" w:name="_Toc343232662"/>
      <w:bookmarkStart w:id="1622" w:name="_Toc343232947"/>
      <w:bookmarkStart w:id="1623" w:name="_Toc343415452"/>
      <w:bookmarkStart w:id="1624" w:name="_Toc343415748"/>
      <w:bookmarkStart w:id="1625" w:name="_Toc343452407"/>
      <w:bookmarkStart w:id="1626" w:name="_Toc343461197"/>
      <w:bookmarkStart w:id="1627" w:name="_Toc343494084"/>
      <w:bookmarkStart w:id="1628" w:name="_Toc343494296"/>
      <w:bookmarkStart w:id="1629" w:name="_Toc343495069"/>
      <w:bookmarkStart w:id="1630" w:name="_Toc343660296"/>
      <w:bookmarkStart w:id="1631" w:name="_Toc343660510"/>
      <w:bookmarkStart w:id="1632" w:name="_Toc343711138"/>
      <w:bookmarkStart w:id="1633" w:name="_Toc343829102"/>
      <w:bookmarkStart w:id="1634" w:name="_Toc343831906"/>
      <w:bookmarkStart w:id="1635" w:name="_Toc343832275"/>
      <w:bookmarkStart w:id="1636" w:name="_Toc343832492"/>
      <w:bookmarkStart w:id="1637" w:name="_Toc343832709"/>
      <w:bookmarkStart w:id="1638" w:name="_Toc343837302"/>
      <w:bookmarkStart w:id="1639" w:name="_Toc343841860"/>
      <w:bookmarkStart w:id="1640" w:name="_Toc343844758"/>
      <w:bookmarkStart w:id="1641" w:name="_Toc343083562"/>
      <w:bookmarkStart w:id="1642" w:name="_Toc343083776"/>
      <w:bookmarkStart w:id="1643" w:name="_Toc343083987"/>
      <w:bookmarkStart w:id="1644" w:name="_Toc343220746"/>
      <w:bookmarkStart w:id="1645" w:name="_Toc343232250"/>
      <w:bookmarkStart w:id="1646" w:name="_Toc343232663"/>
      <w:bookmarkStart w:id="1647" w:name="_Toc343232948"/>
      <w:bookmarkStart w:id="1648" w:name="_Toc343415453"/>
      <w:bookmarkStart w:id="1649" w:name="_Toc343415749"/>
      <w:bookmarkStart w:id="1650" w:name="_Toc343452408"/>
      <w:bookmarkStart w:id="1651" w:name="_Toc343461198"/>
      <w:bookmarkStart w:id="1652" w:name="_Toc343494085"/>
      <w:bookmarkStart w:id="1653" w:name="_Toc343494297"/>
      <w:bookmarkStart w:id="1654" w:name="_Toc343495070"/>
      <w:bookmarkStart w:id="1655" w:name="_Toc343660297"/>
      <w:bookmarkStart w:id="1656" w:name="_Toc343660511"/>
      <w:bookmarkStart w:id="1657" w:name="_Toc343711139"/>
      <w:bookmarkStart w:id="1658" w:name="_Toc343829103"/>
      <w:bookmarkStart w:id="1659" w:name="_Toc343831907"/>
      <w:bookmarkStart w:id="1660" w:name="_Toc343832276"/>
      <w:bookmarkStart w:id="1661" w:name="_Toc343832493"/>
      <w:bookmarkStart w:id="1662" w:name="_Toc343832710"/>
      <w:bookmarkStart w:id="1663" w:name="_Toc343837303"/>
      <w:bookmarkStart w:id="1664" w:name="_Toc343841861"/>
      <w:bookmarkStart w:id="1665" w:name="_Toc343844759"/>
      <w:bookmarkStart w:id="1666" w:name="_Toc343083563"/>
      <w:bookmarkStart w:id="1667" w:name="_Toc343083777"/>
      <w:bookmarkStart w:id="1668" w:name="_Toc343083988"/>
      <w:bookmarkStart w:id="1669" w:name="_Toc343220747"/>
      <w:bookmarkStart w:id="1670" w:name="_Toc343232251"/>
      <w:bookmarkStart w:id="1671" w:name="_Toc343232664"/>
      <w:bookmarkStart w:id="1672" w:name="_Toc343232949"/>
      <w:bookmarkStart w:id="1673" w:name="_Toc343415454"/>
      <w:bookmarkStart w:id="1674" w:name="_Toc343415750"/>
      <w:bookmarkStart w:id="1675" w:name="_Toc343452409"/>
      <w:bookmarkStart w:id="1676" w:name="_Toc343461199"/>
      <w:bookmarkStart w:id="1677" w:name="_Toc343494086"/>
      <w:bookmarkStart w:id="1678" w:name="_Toc343494298"/>
      <w:bookmarkStart w:id="1679" w:name="_Toc343495071"/>
      <w:bookmarkStart w:id="1680" w:name="_Toc343660298"/>
      <w:bookmarkStart w:id="1681" w:name="_Toc343660512"/>
      <w:bookmarkStart w:id="1682" w:name="_Toc343711140"/>
      <w:bookmarkStart w:id="1683" w:name="_Toc343829104"/>
      <w:bookmarkStart w:id="1684" w:name="_Toc343831908"/>
      <w:bookmarkStart w:id="1685" w:name="_Toc343832277"/>
      <w:bookmarkStart w:id="1686" w:name="_Toc343832494"/>
      <w:bookmarkStart w:id="1687" w:name="_Toc343832711"/>
      <w:bookmarkStart w:id="1688" w:name="_Toc343837304"/>
      <w:bookmarkStart w:id="1689" w:name="_Toc343841862"/>
      <w:bookmarkStart w:id="1690" w:name="_Toc343844760"/>
      <w:bookmarkStart w:id="1691" w:name="_Toc343083564"/>
      <w:bookmarkStart w:id="1692" w:name="_Toc343083778"/>
      <w:bookmarkStart w:id="1693" w:name="_Toc343083989"/>
      <w:bookmarkStart w:id="1694" w:name="_Toc343220748"/>
      <w:bookmarkStart w:id="1695" w:name="_Toc343232252"/>
      <w:bookmarkStart w:id="1696" w:name="_Toc343232665"/>
      <w:bookmarkStart w:id="1697" w:name="_Toc343232950"/>
      <w:bookmarkStart w:id="1698" w:name="_Toc343415455"/>
      <w:bookmarkStart w:id="1699" w:name="_Toc343415751"/>
      <w:bookmarkStart w:id="1700" w:name="_Toc343452410"/>
      <w:bookmarkStart w:id="1701" w:name="_Toc343461200"/>
      <w:bookmarkStart w:id="1702" w:name="_Toc343494087"/>
      <w:bookmarkStart w:id="1703" w:name="_Toc343494299"/>
      <w:bookmarkStart w:id="1704" w:name="_Toc343495072"/>
      <w:bookmarkStart w:id="1705" w:name="_Toc343660299"/>
      <w:bookmarkStart w:id="1706" w:name="_Toc343660513"/>
      <w:bookmarkStart w:id="1707" w:name="_Toc343711141"/>
      <w:bookmarkStart w:id="1708" w:name="_Toc343829105"/>
      <w:bookmarkStart w:id="1709" w:name="_Toc343831909"/>
      <w:bookmarkStart w:id="1710" w:name="_Toc343832278"/>
      <w:bookmarkStart w:id="1711" w:name="_Toc343832495"/>
      <w:bookmarkStart w:id="1712" w:name="_Toc343832712"/>
      <w:bookmarkStart w:id="1713" w:name="_Toc343837305"/>
      <w:bookmarkStart w:id="1714" w:name="_Toc343841863"/>
      <w:bookmarkStart w:id="1715" w:name="_Toc343844761"/>
      <w:bookmarkStart w:id="1716" w:name="_Toc343083565"/>
      <w:bookmarkStart w:id="1717" w:name="_Toc343083779"/>
      <w:bookmarkStart w:id="1718" w:name="_Toc343083990"/>
      <w:bookmarkStart w:id="1719" w:name="_Toc343220749"/>
      <w:bookmarkStart w:id="1720" w:name="_Toc343232253"/>
      <w:bookmarkStart w:id="1721" w:name="_Toc343232666"/>
      <w:bookmarkStart w:id="1722" w:name="_Toc343232951"/>
      <w:bookmarkStart w:id="1723" w:name="_Toc343415456"/>
      <w:bookmarkStart w:id="1724" w:name="_Toc343415752"/>
      <w:bookmarkStart w:id="1725" w:name="_Toc343452411"/>
      <w:bookmarkStart w:id="1726" w:name="_Toc343461201"/>
      <w:bookmarkStart w:id="1727" w:name="_Toc343494088"/>
      <w:bookmarkStart w:id="1728" w:name="_Toc343494300"/>
      <w:bookmarkStart w:id="1729" w:name="_Toc343495073"/>
      <w:bookmarkStart w:id="1730" w:name="_Toc343660300"/>
      <w:bookmarkStart w:id="1731" w:name="_Toc343660514"/>
      <w:bookmarkStart w:id="1732" w:name="_Toc343711142"/>
      <w:bookmarkStart w:id="1733" w:name="_Toc343829106"/>
      <w:bookmarkStart w:id="1734" w:name="_Toc343831910"/>
      <w:bookmarkStart w:id="1735" w:name="_Toc343832279"/>
      <w:bookmarkStart w:id="1736" w:name="_Toc343832496"/>
      <w:bookmarkStart w:id="1737" w:name="_Toc343832713"/>
      <w:bookmarkStart w:id="1738" w:name="_Toc343837306"/>
      <w:bookmarkStart w:id="1739" w:name="_Toc343841864"/>
      <w:bookmarkStart w:id="1740" w:name="_Toc343844762"/>
      <w:bookmarkStart w:id="1741" w:name="_Toc343083566"/>
      <w:bookmarkStart w:id="1742" w:name="_Toc343083780"/>
      <w:bookmarkStart w:id="1743" w:name="_Toc343083991"/>
      <w:bookmarkStart w:id="1744" w:name="_Toc343220750"/>
      <w:bookmarkStart w:id="1745" w:name="_Toc343232254"/>
      <w:bookmarkStart w:id="1746" w:name="_Toc343232667"/>
      <w:bookmarkStart w:id="1747" w:name="_Toc343232952"/>
      <w:bookmarkStart w:id="1748" w:name="_Toc343415457"/>
      <w:bookmarkStart w:id="1749" w:name="_Toc343415753"/>
      <w:bookmarkStart w:id="1750" w:name="_Toc343452412"/>
      <w:bookmarkStart w:id="1751" w:name="_Toc343461202"/>
      <w:bookmarkStart w:id="1752" w:name="_Toc343494089"/>
      <w:bookmarkStart w:id="1753" w:name="_Toc343494301"/>
      <w:bookmarkStart w:id="1754" w:name="_Toc343495074"/>
      <w:bookmarkStart w:id="1755" w:name="_Toc343660301"/>
      <w:bookmarkStart w:id="1756" w:name="_Toc343660515"/>
      <w:bookmarkStart w:id="1757" w:name="_Toc343711143"/>
      <w:bookmarkStart w:id="1758" w:name="_Toc343829107"/>
      <w:bookmarkStart w:id="1759" w:name="_Toc343831911"/>
      <w:bookmarkStart w:id="1760" w:name="_Toc343832280"/>
      <w:bookmarkStart w:id="1761" w:name="_Toc343832497"/>
      <w:bookmarkStart w:id="1762" w:name="_Toc343832714"/>
      <w:bookmarkStart w:id="1763" w:name="_Toc343837307"/>
      <w:bookmarkStart w:id="1764" w:name="_Toc343841865"/>
      <w:bookmarkStart w:id="1765" w:name="_Toc343844763"/>
      <w:bookmarkStart w:id="1766" w:name="_Toc343083567"/>
      <w:bookmarkStart w:id="1767" w:name="_Toc343083781"/>
      <w:bookmarkStart w:id="1768" w:name="_Toc343083992"/>
      <w:bookmarkStart w:id="1769" w:name="_Toc343220751"/>
      <w:bookmarkStart w:id="1770" w:name="_Toc343232255"/>
      <w:bookmarkStart w:id="1771" w:name="_Toc343232668"/>
      <w:bookmarkStart w:id="1772" w:name="_Toc343232953"/>
      <w:bookmarkStart w:id="1773" w:name="_Toc343415458"/>
      <w:bookmarkStart w:id="1774" w:name="_Toc343415754"/>
      <w:bookmarkStart w:id="1775" w:name="_Toc343452413"/>
      <w:bookmarkStart w:id="1776" w:name="_Toc343461203"/>
      <w:bookmarkStart w:id="1777" w:name="_Toc343494090"/>
      <w:bookmarkStart w:id="1778" w:name="_Toc343494302"/>
      <w:bookmarkStart w:id="1779" w:name="_Toc343495075"/>
      <w:bookmarkStart w:id="1780" w:name="_Toc343660302"/>
      <w:bookmarkStart w:id="1781" w:name="_Toc343660516"/>
      <w:bookmarkStart w:id="1782" w:name="_Toc343711144"/>
      <w:bookmarkStart w:id="1783" w:name="_Toc343829108"/>
      <w:bookmarkStart w:id="1784" w:name="_Toc343831912"/>
      <w:bookmarkStart w:id="1785" w:name="_Toc343832281"/>
      <w:bookmarkStart w:id="1786" w:name="_Toc343832498"/>
      <w:bookmarkStart w:id="1787" w:name="_Toc343832715"/>
      <w:bookmarkStart w:id="1788" w:name="_Toc343837308"/>
      <w:bookmarkStart w:id="1789" w:name="_Toc343841866"/>
      <w:bookmarkStart w:id="1790" w:name="_Toc343844764"/>
      <w:bookmarkStart w:id="1791" w:name="_Toc343083568"/>
      <w:bookmarkStart w:id="1792" w:name="_Toc343083782"/>
      <w:bookmarkStart w:id="1793" w:name="_Toc343083993"/>
      <w:bookmarkStart w:id="1794" w:name="_Toc343220752"/>
      <w:bookmarkStart w:id="1795" w:name="_Toc343232256"/>
      <w:bookmarkStart w:id="1796" w:name="_Toc343232669"/>
      <w:bookmarkStart w:id="1797" w:name="_Toc343232954"/>
      <w:bookmarkStart w:id="1798" w:name="_Toc343415459"/>
      <w:bookmarkStart w:id="1799" w:name="_Toc343415755"/>
      <w:bookmarkStart w:id="1800" w:name="_Toc343452414"/>
      <w:bookmarkStart w:id="1801" w:name="_Toc343461204"/>
      <w:bookmarkStart w:id="1802" w:name="_Toc343494091"/>
      <w:bookmarkStart w:id="1803" w:name="_Toc343494303"/>
      <w:bookmarkStart w:id="1804" w:name="_Toc343495076"/>
      <w:bookmarkStart w:id="1805" w:name="_Toc343660303"/>
      <w:bookmarkStart w:id="1806" w:name="_Toc343660517"/>
      <w:bookmarkStart w:id="1807" w:name="_Toc343711145"/>
      <w:bookmarkStart w:id="1808" w:name="_Toc343829109"/>
      <w:bookmarkStart w:id="1809" w:name="_Toc343831913"/>
      <w:bookmarkStart w:id="1810" w:name="_Toc343832282"/>
      <w:bookmarkStart w:id="1811" w:name="_Toc343832499"/>
      <w:bookmarkStart w:id="1812" w:name="_Toc343832716"/>
      <w:bookmarkStart w:id="1813" w:name="_Toc343837309"/>
      <w:bookmarkStart w:id="1814" w:name="_Toc343841867"/>
      <w:bookmarkStart w:id="1815" w:name="_Toc343844765"/>
      <w:bookmarkStart w:id="1816" w:name="_Toc343083569"/>
      <w:bookmarkStart w:id="1817" w:name="_Toc343083783"/>
      <w:bookmarkStart w:id="1818" w:name="_Toc343083994"/>
      <w:bookmarkStart w:id="1819" w:name="_Toc343220753"/>
      <w:bookmarkStart w:id="1820" w:name="_Toc343232257"/>
      <w:bookmarkStart w:id="1821" w:name="_Toc343232670"/>
      <w:bookmarkStart w:id="1822" w:name="_Toc343232955"/>
      <w:bookmarkStart w:id="1823" w:name="_Toc343415460"/>
      <w:bookmarkStart w:id="1824" w:name="_Toc343415756"/>
      <w:bookmarkStart w:id="1825" w:name="_Toc343452415"/>
      <w:bookmarkStart w:id="1826" w:name="_Toc343461205"/>
      <w:bookmarkStart w:id="1827" w:name="_Toc343494092"/>
      <w:bookmarkStart w:id="1828" w:name="_Toc343494304"/>
      <w:bookmarkStart w:id="1829" w:name="_Toc343495077"/>
      <w:bookmarkStart w:id="1830" w:name="_Toc343660304"/>
      <w:bookmarkStart w:id="1831" w:name="_Toc343660518"/>
      <w:bookmarkStart w:id="1832" w:name="_Toc343711146"/>
      <w:bookmarkStart w:id="1833" w:name="_Toc343829110"/>
      <w:bookmarkStart w:id="1834" w:name="_Toc343831914"/>
      <w:bookmarkStart w:id="1835" w:name="_Toc343832283"/>
      <w:bookmarkStart w:id="1836" w:name="_Toc343832500"/>
      <w:bookmarkStart w:id="1837" w:name="_Toc343832717"/>
      <w:bookmarkStart w:id="1838" w:name="_Toc343837310"/>
      <w:bookmarkStart w:id="1839" w:name="_Toc343841868"/>
      <w:bookmarkStart w:id="1840" w:name="_Toc343844766"/>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0ABC4A3D" w14:textId="09725765" w:rsidR="004174BC" w:rsidRDefault="00925766" w:rsidP="003A16E8">
      <w:r w:rsidRPr="003C57D8">
        <w:t>Như chúng ta đã biế</w:t>
      </w:r>
      <w:r w:rsidRPr="003044F7">
        <w:t>t, dự báo là một nhu cầu c</w:t>
      </w:r>
      <w:r w:rsidR="00FD250C">
        <w:t>ấp</w:t>
      </w:r>
      <w:r w:rsidRPr="003044F7">
        <w:t xml:space="preserve"> thiết và rất quan trọng đối với mỗi cá nhân, tổ ch</w:t>
      </w:r>
      <w:r w:rsidR="00FD250C">
        <w:t>ứ</w:t>
      </w:r>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r w:rsidR="000E1023">
        <w:t xml:space="preserve"> Hình 2.2 minh họa thứ tự các giai đoạn trong bài toán dự báo.</w:t>
      </w:r>
    </w:p>
    <w:p w14:paraId="7478A9D3" w14:textId="77777777" w:rsidR="00925766" w:rsidRPr="003044F7" w:rsidRDefault="00925766">
      <w:r w:rsidRPr="003044F7">
        <w:t>Trong bài toán dự báo chuỗi thời gian, các chuyên gia thường chia làm 3 lớp phương thức dự báo [9]:</w:t>
      </w:r>
    </w:p>
    <w:p w14:paraId="5417EF2C" w14:textId="77777777" w:rsidR="00925766" w:rsidRPr="003044F7" w:rsidRDefault="00925766" w:rsidP="003A16E8">
      <w:pPr>
        <w:pStyle w:val="BuletL1"/>
      </w:pPr>
      <w:r w:rsidRPr="003044F7">
        <w:lastRenderedPageBreak/>
        <w:t>Phương thức dự báo cảm tính (judgemental forecasting method) dựa trên quyết định, cảm nhận của các chuyên gia, người sử dụng hay những kiến thức chủ quan của họ.</w:t>
      </w:r>
    </w:p>
    <w:p w14:paraId="353F5E00" w14:textId="77777777" w:rsidR="00925766" w:rsidRPr="003044F7" w:rsidRDefault="00925766" w:rsidP="003A16E8">
      <w:pPr>
        <w:pStyle w:val="BuletL1"/>
      </w:pPr>
      <w:r w:rsidRPr="003044F7">
        <w:t>Phương thức dự báo đơn biến (univariate method) giá trị dự báo phụ thuộc vào 1 chuỗi giá trị ở hiện tại và quá khứ.</w:t>
      </w:r>
    </w:p>
    <w:p w14:paraId="5B05F8DF" w14:textId="77777777" w:rsidR="00925766" w:rsidRPr="003044F7" w:rsidRDefault="00925766" w:rsidP="003A16E8">
      <w:pPr>
        <w:pStyle w:val="BuletL1"/>
      </w:pPr>
      <w:r w:rsidRPr="003044F7">
        <w:t>Phương thức dự báo đa biến (multivariate method) biến dự báo phụ thuộc vào nhiều chuỗi dữ liệu.</w:t>
      </w:r>
    </w:p>
    <w:p w14:paraId="0F2958CF" w14:textId="77777777" w:rsidR="00925766" w:rsidRDefault="00925766">
      <w:r w:rsidRPr="003C57D8">
        <w:t>Ngoài ra chúng ta có thể</w:t>
      </w:r>
      <w:r w:rsidRPr="003044F7">
        <w:t xml:space="preserve"> kết hợp hai hoặc nhiều các phương thức nêu trên.</w:t>
      </w:r>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94385"/>
                    </a:xfrm>
                    <a:prstGeom prst="rect">
                      <a:avLst/>
                    </a:prstGeom>
                  </pic:spPr>
                </pic:pic>
              </a:graphicData>
            </a:graphic>
          </wp:inline>
        </w:drawing>
      </w:r>
    </w:p>
    <w:p w14:paraId="454CBBB3" w14:textId="48DF9E7E" w:rsidR="00FC238C" w:rsidRDefault="00FC238C" w:rsidP="00F27150">
      <w:pPr>
        <w:pStyle w:val="Hinh"/>
      </w:pPr>
      <w:bookmarkStart w:id="1841" w:name="_Toc343859569"/>
      <w:r w:rsidRPr="00032D83">
        <w:t>Hình 2.</w:t>
      </w:r>
      <w:r w:rsidRPr="006D6C8D">
        <w:t>2</w:t>
      </w:r>
      <w:r w:rsidRPr="003A16E8">
        <w:t>: Mô hình bài toán dự báo chuỗi thời gian</w:t>
      </w:r>
      <w:bookmarkEnd w:id="1841"/>
    </w:p>
    <w:p w14:paraId="612DCCC5" w14:textId="77777777" w:rsidR="00FD279A" w:rsidRPr="003044F7" w:rsidRDefault="00FD279A" w:rsidP="00F27150">
      <w:pPr>
        <w:pStyle w:val="Hinh"/>
      </w:pPr>
    </w:p>
    <w:p w14:paraId="37C764C0" w14:textId="1CE71AFA" w:rsidR="00454557" w:rsidRPr="003C57D8" w:rsidRDefault="00925766" w:rsidP="003A16E8">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p>
    <w:p w14:paraId="3B486B68" w14:textId="0602CA71" w:rsidR="00962CF4" w:rsidRPr="002569E2" w:rsidRDefault="00925766" w:rsidP="003A16E8">
      <w:r w:rsidRPr="003044F7">
        <w:rPr>
          <w:szCs w:val="26"/>
        </w:rPr>
        <w:t xml:space="preserve">Các mô hình được trình bày trong luận văn gồm: </w:t>
      </w:r>
      <w:r w:rsidR="00E84D39">
        <w:rPr>
          <w:szCs w:val="26"/>
        </w:rPr>
        <w:t xml:space="preserve">lớp </w:t>
      </w:r>
      <w:r w:rsidRPr="003044F7">
        <w:rPr>
          <w:szCs w:val="26"/>
        </w:rPr>
        <w:t>mô hình ARIMA, mô hình ANN</w:t>
      </w:r>
      <w:r w:rsidR="00FD279A">
        <w:rPr>
          <w:szCs w:val="26"/>
        </w:rPr>
        <w:t xml:space="preserve"> và mô hình kết hợp SARIMA-ANN</w:t>
      </w:r>
      <w:r w:rsidRPr="003044F7">
        <w:rPr>
          <w:szCs w:val="26"/>
        </w:rPr>
        <w:t xml:space="preserve"> đều thuộc lớp mô hình ngoại suy đơn biến.</w:t>
      </w:r>
    </w:p>
    <w:p w14:paraId="644D3E22" w14:textId="3EB9020A" w:rsidR="009F530B" w:rsidRDefault="009F530B" w:rsidP="00286C29">
      <w:pPr>
        <w:pStyle w:val="Heading2"/>
      </w:pPr>
      <w:bookmarkStart w:id="1842" w:name="_Toc343859755"/>
      <w:r w:rsidRPr="0049233F">
        <w:t>Khái niệm thống kê liên quan</w:t>
      </w:r>
      <w:bookmarkEnd w:id="1842"/>
    </w:p>
    <w:p w14:paraId="04DBB0A5" w14:textId="4AA75FA2" w:rsidR="00D11D23" w:rsidRPr="00032D83" w:rsidRDefault="00D11D23" w:rsidP="003A16E8">
      <w:r>
        <w:t xml:space="preserve">Để nhận dạng ra đặc điểm và các thành phần của chuỗi thời gian, các nhà dự báo thường dùng các </w:t>
      </w:r>
      <w:r w:rsidR="0069415C">
        <w:t>công cụ toán học</w:t>
      </w:r>
      <w:r>
        <w:t xml:space="preserve">. Đặc biệt, các </w:t>
      </w:r>
      <w:r w:rsidR="0069415C">
        <w:t>công cụ</w:t>
      </w:r>
      <w:r>
        <w:t xml:space="preserve"> này được sử dụng nhiều cho lớp mô hình ARIMA. </w:t>
      </w:r>
      <w:r w:rsidR="00156046">
        <w:t>Trong phần này c</w:t>
      </w:r>
      <w:r>
        <w:t xml:space="preserve">húng tôi giới thiệu hai công cụ phổ biến và rất quan trọng là hàm tự tương quan và hàm tự tương quan </w:t>
      </w:r>
      <w:r w:rsidR="00E84D39">
        <w:t>riêng</w:t>
      </w:r>
      <w:r>
        <w:t xml:space="preserve"> phần.</w:t>
      </w:r>
    </w:p>
    <w:p w14:paraId="025597E4" w14:textId="7C32D678" w:rsidR="00CA1785" w:rsidRDefault="00CA1785" w:rsidP="003A16E8">
      <w:pPr>
        <w:pStyle w:val="Heading3"/>
      </w:pPr>
      <w:bookmarkStart w:id="1843" w:name="_Toc343859756"/>
      <w:r>
        <w:t>Hệ số tự tương quan</w:t>
      </w:r>
      <w:bookmarkEnd w:id="1843"/>
    </w:p>
    <w:p w14:paraId="7A47B214" w14:textId="5E122FB3" w:rsidR="00D36E92" w:rsidRDefault="00BC6984" w:rsidP="003A16E8">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tương quan với nhau. Để đo mức độ tương quan này, ta sử dụng hệ số tự tương quan (autocorrelation coefficient).</w:t>
      </w:r>
    </w:p>
    <w:p w14:paraId="363517AC" w14:textId="4248DA39" w:rsidR="00011A74" w:rsidRDefault="000E6941" w:rsidP="003A16E8">
      <w:pPr>
        <w:rPr>
          <w:szCs w:val="26"/>
        </w:rPr>
      </w:pPr>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p>
    <w:p w14:paraId="194D7B16" w14:textId="414C4928" w:rsidR="000E6941" w:rsidRPr="0049233F" w:rsidRDefault="002557BE" w:rsidP="003A16E8">
      <w:pPr>
        <w:rPr>
          <w:szCs w:val="26"/>
        </w:rPr>
      </w:pPr>
      <w:r>
        <w:rPr>
          <w:szCs w:val="26"/>
        </w:rPr>
        <w:t>Ta tính hệ</w:t>
      </w:r>
      <w:r w:rsidR="000E6941" w:rsidRPr="004D696B">
        <w:rPr>
          <w:szCs w:val="26"/>
        </w:rPr>
        <w:t xml:space="preserve">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000E6941" w:rsidRPr="0049233F">
        <w:rPr>
          <w:szCs w:val="26"/>
        </w:rPr>
        <w:t xml:space="preserve"> </w:t>
      </w:r>
      <w:r w:rsidR="000E6941" w:rsidRPr="004D696B">
        <w:rPr>
          <w:szCs w:val="26"/>
        </w:rPr>
        <w:t xml:space="preserve">với độ trễ </w:t>
      </w:r>
      <m:oMath>
        <m:r>
          <w:rPr>
            <w:rFonts w:ascii="Cambria Math" w:hAnsi="Cambria Math"/>
            <w:szCs w:val="26"/>
          </w:rPr>
          <m:t>k</m:t>
        </m:r>
      </m:oMath>
      <w:r w:rsidR="000E6941" w:rsidRPr="004D696B">
        <w:rPr>
          <w:szCs w:val="26"/>
        </w:rPr>
        <w:t xml:space="preserve"> </w:t>
      </w:r>
      <w:proofErr w:type="gramStart"/>
      <w:r w:rsidR="000E6941" w:rsidRPr="004D696B">
        <w:rPr>
          <w:szCs w:val="26"/>
        </w:rPr>
        <w:t>theo</w:t>
      </w:r>
      <w:proofErr w:type="gramEnd"/>
      <w:r w:rsidR="000E6941" w:rsidRPr="004D696B">
        <w:rPr>
          <w:szCs w:val="26"/>
        </w:rPr>
        <w:t xml:space="preserve"> công thức</w:t>
      </w:r>
    </w:p>
    <w:p w14:paraId="4C77C04D" w14:textId="77777777" w:rsidR="000E6941" w:rsidRPr="00EB1298" w:rsidRDefault="00C2484F" w:rsidP="003A16E8">
      <w:pPr>
        <w:pStyle w:val="Canhgiua"/>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μ</m:t>
                      </m:r>
                    </m:e>
                  </m:d>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e>
                  </m:d>
                </m:e>
              </m:rad>
            </m:den>
          </m:f>
        </m:oMath>
      </m:oMathPara>
    </w:p>
    <w:p w14:paraId="2919247D" w14:textId="7D5FF6C4" w:rsidR="000E6941" w:rsidRPr="004D696B" w:rsidRDefault="00A718DF" w:rsidP="003A16E8">
      <w:r w:rsidRPr="003A16E8">
        <w:rPr>
          <w:noProof/>
          <w:szCs w:val="26"/>
        </w:rPr>
        <mc:AlternateContent>
          <mc:Choice Requires="wps">
            <w:drawing>
              <wp:anchor distT="0" distB="0" distL="114300" distR="114300" simplePos="0" relativeHeight="251625984"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63044B86" w:rsidR="00C2484F" w:rsidRDefault="00C2484F" w:rsidP="002562FE">
                            <w:pPr>
                              <w:pStyle w:val="EquationIndex"/>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63044B86" w:rsidR="00C2484F" w:rsidRDefault="00C2484F" w:rsidP="002562FE">
                      <w:pPr>
                        <w:pStyle w:val="EquationIndex"/>
                      </w:pPr>
                      <w:r>
                        <w:t>(2.1)</w:t>
                      </w:r>
                    </w:p>
                  </w:txbxContent>
                </v:textbox>
                <w10:wrap type="tight"/>
              </v:shape>
            </w:pict>
          </mc:Fallback>
        </mc:AlternateContent>
      </w:r>
      <w:r w:rsidR="000E6941" w:rsidRPr="004D696B">
        <w:t>Vớ</w:t>
      </w:r>
      <w:r w:rsidR="003044C9">
        <w:t>i:</w:t>
      </w:r>
    </w:p>
    <w:p w14:paraId="44999312" w14:textId="77777777" w:rsidR="000E6941" w:rsidRPr="00802E77" w:rsidRDefault="00C2484F" w:rsidP="003A16E8">
      <w:pPr>
        <w:pStyle w:val="BuletL2"/>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p>
    <w:p w14:paraId="52ABF434" w14:textId="77777777" w:rsidR="000E6941" w:rsidRPr="00802E77" w:rsidRDefault="000E6941" w:rsidP="003A16E8">
      <w:pPr>
        <w:pStyle w:val="BuletL2"/>
      </w:pPr>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9C4407D" w14:textId="06090A37" w:rsidR="000E6941" w:rsidRPr="004D696B" w:rsidRDefault="000E6941" w:rsidP="003A16E8">
      <w:r w:rsidRPr="004D696B">
        <w:t>Nếu</w:t>
      </w:r>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
    <w:p w14:paraId="68EACDD4" w14:textId="77777777" w:rsidR="000E6941" w:rsidRPr="004D696B" w:rsidRDefault="000E6941" w:rsidP="003A16E8">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p>
    <w:p w14:paraId="4B2B48F3" w14:textId="292C47FE" w:rsidR="000E6941" w:rsidRPr="004A4474" w:rsidRDefault="000E6941" w:rsidP="003A16E8">
      <w:pPr>
        <w:rPr>
          <w:szCs w:val="26"/>
        </w:rPr>
      </w:pPr>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r w:rsidR="004A4474">
        <w:rPr>
          <w:szCs w:val="26"/>
        </w:rPr>
        <w:t xml:space="preserve"> </w:t>
      </w:r>
      <w:r w:rsidRPr="004D696B">
        <w:t>Hình 2</w:t>
      </w:r>
      <w:r w:rsidR="008C7DAC">
        <w:t>.</w:t>
      </w:r>
      <w:r w:rsidR="00CB32EE">
        <w:t>3</w:t>
      </w:r>
      <w:r w:rsidRPr="004D696B">
        <w:t xml:space="preserve"> là một ví dụ về hàm tự tương quan.</w:t>
      </w:r>
    </w:p>
    <w:p w14:paraId="569A61C6" w14:textId="77777777" w:rsidR="000E6941" w:rsidRPr="004D696B" w:rsidRDefault="000E6941" w:rsidP="003A16E8">
      <w:pPr>
        <w:pStyle w:val="Canhgiua"/>
      </w:pPr>
      <w:r w:rsidRPr="003A16E8">
        <w:rPr>
          <w:noProof/>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p>
    <w:p w14:paraId="7BA5DE6A" w14:textId="050872EA" w:rsidR="000E6941" w:rsidRPr="000F2CC7" w:rsidRDefault="000E6941" w:rsidP="003A16E8">
      <w:pPr>
        <w:pStyle w:val="Hinh"/>
      </w:pPr>
      <w:bookmarkStart w:id="1844" w:name="_Toc343029951"/>
      <w:bookmarkStart w:id="1845" w:name="_Toc343859570"/>
      <w:r w:rsidRPr="003A16E8">
        <w:rPr>
          <w:rStyle w:val="HinhChar"/>
          <w:rFonts w:cs="Times New Roman"/>
          <w:bCs/>
        </w:rPr>
        <w:t xml:space="preserve">Hình </w:t>
      </w:r>
      <w:r w:rsidR="00E45C52" w:rsidRPr="00032D83">
        <w:rPr>
          <w:rStyle w:val="HinhChar"/>
          <w:rFonts w:cs="Times New Roman"/>
          <w:bCs/>
        </w:rPr>
        <w:t>2.</w:t>
      </w:r>
      <w:r w:rsidR="00CB32EE">
        <w:rPr>
          <w:rStyle w:val="HinhChar"/>
          <w:rFonts w:cs="Times New Roman"/>
          <w:bCs/>
        </w:rPr>
        <w:t>3</w:t>
      </w:r>
      <w:r w:rsidR="00AE7DA7" w:rsidRPr="006D6C8D">
        <w:rPr>
          <w:rStyle w:val="HinhChar"/>
          <w:rFonts w:cs="Times New Roman"/>
          <w:bCs/>
        </w:rPr>
        <w:t>:</w:t>
      </w:r>
      <w:r w:rsidRPr="00C251DA">
        <w:t xml:space="preserve"> Hàm t</w:t>
      </w:r>
      <w:r w:rsidRPr="004C2D67">
        <w:t>ự</w:t>
      </w:r>
      <w:r w:rsidRPr="000C3A28">
        <w:t xml:space="preserve"> tương quan</w:t>
      </w:r>
      <w:bookmarkEnd w:id="1844"/>
      <w:bookmarkEnd w:id="1845"/>
    </w:p>
    <w:p w14:paraId="25528185" w14:textId="77777777" w:rsidR="000E6941" w:rsidRPr="004D696B" w:rsidRDefault="000E6941" w:rsidP="000E6941">
      <w:pPr>
        <w:rPr>
          <w:szCs w:val="26"/>
        </w:rPr>
      </w:pPr>
      <w:r w:rsidRPr="004D696B">
        <w:rPr>
          <w:szCs w:val="26"/>
        </w:rPr>
        <w:tab/>
      </w:r>
    </w:p>
    <w:p w14:paraId="693F8C47" w14:textId="77777777" w:rsidR="000E6941" w:rsidRPr="004D696B" w:rsidRDefault="000E6941" w:rsidP="003A16E8">
      <w:r w:rsidRPr="004D696B">
        <w:t>Trong thực tế ta chỉ có thể tính được hệ số tự tương quan lấy mẫu và dùng thống kê để ước lượng các hệ số tự tương quan của đám đông (population).</w:t>
      </w:r>
    </w:p>
    <w:p w14:paraId="45F56C24" w14:textId="63F70C0F" w:rsidR="000E6941" w:rsidRPr="0049233F" w:rsidRDefault="000E6941" w:rsidP="003A16E8">
      <w:r w:rsidRPr="004D696B">
        <w:t>Công thức tính hệ số tự tương quan lấy mẫu:</w:t>
      </w:r>
    </w:p>
    <w:p w14:paraId="73426D94" w14:textId="7B4C98B2" w:rsidR="000E6941" w:rsidRPr="00097101" w:rsidRDefault="00C2484F" w:rsidP="003A16E8">
      <w:pPr>
        <w:pStyle w:val="Canhgiua"/>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num>
            <m:den>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den>
          </m:f>
        </m:oMath>
      </m:oMathPara>
    </w:p>
    <w:p w14:paraId="5672B210" w14:textId="17968EB1" w:rsidR="000E6941" w:rsidRPr="004D696B" w:rsidRDefault="007657A1">
      <w:r w:rsidRPr="003A16E8">
        <w:rPr>
          <w:noProof/>
        </w:rPr>
        <mc:AlternateContent>
          <mc:Choice Requires="wps">
            <w:drawing>
              <wp:anchor distT="0" distB="0" distL="114300" distR="114300" simplePos="0" relativeHeight="251704832"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36D2371C" w:rsidR="00C2484F" w:rsidRDefault="00C2484F" w:rsidP="002562FE">
                            <w:pPr>
                              <w:pStyle w:val="EquationIndex"/>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36D2371C" w:rsidR="00C2484F" w:rsidRDefault="00C2484F" w:rsidP="002562FE">
                      <w:pPr>
                        <w:pStyle w:val="EquationIndex"/>
                      </w:pPr>
                      <w:r>
                        <w:t>(2.2)</w:t>
                      </w:r>
                    </w:p>
                  </w:txbxContent>
                </v:textbox>
                <w10:wrap type="tight"/>
              </v:shape>
            </w:pict>
          </mc:Fallback>
        </mc:AlternateContent>
      </w:r>
      <w:r w:rsidR="000E6941" w:rsidRPr="004D696B">
        <w:t xml:space="preserve">Với </w:t>
      </w:r>
    </w:p>
    <w:p w14:paraId="0925EDDA" w14:textId="77777777" w:rsidR="000E6941" w:rsidRPr="00802E77" w:rsidRDefault="00C2484F" w:rsidP="003A16E8">
      <w:pPr>
        <w:pStyle w:val="BuletL2"/>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p>
    <w:p w14:paraId="0F22761A" w14:textId="77777777" w:rsidR="000E6941" w:rsidRPr="00802E77" w:rsidRDefault="00C2484F" w:rsidP="003A16E8">
      <w:pPr>
        <w:pStyle w:val="BuletL2"/>
      </w:pPr>
      <m:oMath>
        <m:acc>
          <m:accPr>
            <m:chr m:val="̅"/>
            <m:ctrlPr>
              <w:rPr>
                <w:rFonts w:ascii="Cambria Math" w:hAnsi="Cambria Math"/>
                <w:i/>
              </w:rPr>
            </m:ctrlPr>
          </m:accPr>
          <m:e>
            <m:r>
              <w:rPr>
                <w:rFonts w:ascii="Cambria Math" w:hAnsi="Cambria Math"/>
              </w:rPr>
              <m:t>X</m:t>
            </m:r>
          </m:e>
        </m:acc>
      </m:oMath>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381975DF" w14:textId="77777777" w:rsidR="000E6941" w:rsidRPr="00802E77" w:rsidRDefault="000E6941" w:rsidP="003A16E8">
      <w:pPr>
        <w:pStyle w:val="BuletL2"/>
        <w:rPr>
          <w:lang w:val="fr-FR"/>
        </w:rPr>
      </w:pPr>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p>
    <w:p w14:paraId="7CD95DB3" w14:textId="77777777" w:rsidR="000E6941" w:rsidRPr="004D696B" w:rsidRDefault="00454557" w:rsidP="003A16E8">
      <w:pPr>
        <w:rPr>
          <w:lang w:val="fr-FR"/>
        </w:rPr>
      </w:pPr>
      <w:r w:rsidRPr="003A16E8">
        <w:rPr>
          <w:noProof/>
        </w:rPr>
        <mc:AlternateContent>
          <mc:Choice Requires="wps">
            <w:drawing>
              <wp:anchor distT="0" distB="0" distL="114300" distR="114300" simplePos="0" relativeHeight="251630080"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3999086F" w:rsidR="00C2484F" w:rsidRDefault="00C2484F" w:rsidP="000E6941">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3999086F" w:rsidR="00C2484F" w:rsidRDefault="00C2484F" w:rsidP="000E6941">
                      <w:r>
                        <w:t>(2.3)</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p>
    <w:p w14:paraId="39EC8B5F" w14:textId="77777777" w:rsidR="000E6941" w:rsidRPr="00444FC1" w:rsidRDefault="000E6941" w:rsidP="003A16E8">
      <w:pPr>
        <w:pStyle w:val="Canhgiua"/>
        <w:rPr>
          <w:lang w:val="fr-FR"/>
        </w:rPr>
      </w:pPr>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p>
    <w:p w14:paraId="42AB925B" w14:textId="36EAEE0E" w:rsidR="000E6941" w:rsidRPr="004D696B" w:rsidRDefault="000E6941">
      <w:pPr>
        <w:rPr>
          <w:lang w:val="fr-FR"/>
        </w:rPr>
      </w:pPr>
      <w:r w:rsidRPr="004D696B">
        <w:rPr>
          <w:lang w:val="fr-FR"/>
        </w:rPr>
        <w:t>Với :</w:t>
      </w:r>
    </w:p>
    <w:p w14:paraId="4B1A748A" w14:textId="212A1700" w:rsidR="000E6941" w:rsidRPr="00802E77" w:rsidRDefault="00C2484F" w:rsidP="003A16E8">
      <w:pPr>
        <w:pStyle w:val="BuletL2"/>
        <w:rPr>
          <w:lang w:val="fr-FR"/>
        </w:rPr>
      </w:pP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i</m:t>
            </m:r>
          </m:sub>
        </m:sSub>
      </m:oMath>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p>
    <w:p w14:paraId="50F5B6E9" w14:textId="77777777" w:rsidR="000E6941" w:rsidRPr="00802E77" w:rsidRDefault="000E6941" w:rsidP="003A16E8">
      <w:pPr>
        <w:pStyle w:val="BuletL2"/>
        <w:rPr>
          <w:lang w:val="fr-FR"/>
        </w:rPr>
      </w:pPr>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p>
    <w:p w14:paraId="7D76EE3E" w14:textId="77777777" w:rsidR="000E6941" w:rsidRPr="00802E77" w:rsidRDefault="000E6941" w:rsidP="003A16E8">
      <w:pPr>
        <w:pStyle w:val="BuletL2"/>
        <w:rPr>
          <w:lang w:val="fr-FR"/>
        </w:rPr>
      </w:pPr>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p>
    <w:p w14:paraId="569ECC6A" w14:textId="77777777" w:rsidR="000E6941" w:rsidRPr="004D696B" w:rsidRDefault="000E6941" w:rsidP="003A16E8">
      <w:pPr>
        <w:rPr>
          <w:lang w:val="fr-FR"/>
        </w:rPr>
      </w:pPr>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p>
    <w:p w14:paraId="2514DD25" w14:textId="050BCE8C" w:rsidR="000E6941" w:rsidRPr="003A16E8" w:rsidRDefault="000E6941" w:rsidP="003A16E8">
      <w:pPr>
        <w:rPr>
          <w:lang w:val="fr-FR"/>
        </w:rPr>
      </w:pPr>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p>
    <w:p w14:paraId="2C7497BB" w14:textId="3CE41068" w:rsidR="00CA1785" w:rsidRDefault="00CA1785" w:rsidP="003A16E8">
      <w:pPr>
        <w:pStyle w:val="Heading3"/>
      </w:pPr>
      <w:bookmarkStart w:id="1846" w:name="_Toc343859757"/>
      <w:r>
        <w:t>Hệ số tự tương quan riêng phần</w:t>
      </w:r>
      <w:bookmarkEnd w:id="1846"/>
    </w:p>
    <w:p w14:paraId="0FED98C2" w14:textId="30FF7DBE" w:rsidR="00177321" w:rsidRDefault="00177321" w:rsidP="003A16E8">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p>
    <w:p w14:paraId="290A0A51" w14:textId="6ECB5A4A" w:rsidR="00177321" w:rsidRPr="0011407F" w:rsidRDefault="00177321" w:rsidP="003A16E8">
      <w:pPr>
        <w:pStyle w:val="Canhgiua"/>
      </w:pPr>
      <w:r>
        <w:lastRenderedPageBreak/>
        <w:tab/>
      </w:r>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p>
    <w:p w14:paraId="013A95FA" w14:textId="7A25EFA7" w:rsidR="00177321" w:rsidRDefault="00177321" w:rsidP="00177321">
      <w:pPr>
        <w:pStyle w:val="ListParagraph"/>
        <w:ind w:left="0"/>
        <w:rPr>
          <w:rFonts w:ascii="Times New Roman" w:eastAsiaTheme="minorEastAsia" w:hAnsi="Times New Roman"/>
          <w:sz w:val="26"/>
          <w:szCs w:val="26"/>
        </w:rPr>
      </w:pPr>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r w:rsidR="00A01806">
        <w:rPr>
          <w:rFonts w:ascii="Times New Roman" w:eastAsiaTheme="minorEastAsia" w:hAnsi="Times New Roman"/>
          <w:sz w:val="26"/>
          <w:szCs w:val="26"/>
        </w:rPr>
        <w:t xml:space="preserve"> </w:t>
      </w:r>
      <w:r w:rsidR="00723164">
        <w:rPr>
          <w:rFonts w:ascii="Times New Roman" w:eastAsiaTheme="minorEastAsia" w:hAnsi="Times New Roman"/>
          <w:sz w:val="26"/>
          <w:szCs w:val="26"/>
        </w:rPr>
        <w:t>[13]</w:t>
      </w:r>
      <w:r w:rsidR="00A01806">
        <w:rPr>
          <w:rFonts w:ascii="Times New Roman" w:eastAsiaTheme="minorEastAsia" w:hAnsi="Times New Roman"/>
          <w:sz w:val="26"/>
          <w:szCs w:val="26"/>
        </w:rPr>
        <w:t>:</w:t>
      </w:r>
    </w:p>
    <w:p w14:paraId="3F985569" w14:textId="424DCCFD" w:rsidR="00177321" w:rsidRPr="001E0FF2" w:rsidRDefault="00C2484F" w:rsidP="003A16E8">
      <w:pPr>
        <w:pStyle w:val="Canhgiua"/>
      </w:pPr>
      <m:oMathPara>
        <m:oMath>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r>
                        <m:rPr>
                          <m:sty m:val="p"/>
                        </m:rPr>
                        <w:rPr>
                          <w:rFonts w:ascii="Cambria Math" w:hAnsi="Cambria Math"/>
                        </w:rPr>
                        <m:t>-</m:t>
                      </m:r>
                      <m:r>
                        <w:rPr>
                          <w:rFonts w:ascii="Cambria Math" w:hAnsi="Cambria Math"/>
                        </w:rPr>
                        <m:t>j</m:t>
                      </m:r>
                    </m:sub>
                  </m:sSub>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nary>
            </m:den>
          </m:f>
        </m:oMath>
      </m:oMathPara>
    </w:p>
    <w:p w14:paraId="04D4AA41" w14:textId="3DBDE884" w:rsidR="00177321" w:rsidRPr="003A16E8" w:rsidRDefault="00C2484F" w:rsidP="003A16E8">
      <w:pPr>
        <w:pStyle w:val="Canhgiua"/>
        <w:rPr>
          <w:rFonts w:ascii="Calibri" w:hAnsi="Calibr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sub>
          </m:sSub>
        </m:oMath>
      </m:oMathPara>
    </w:p>
    <w:p w14:paraId="6D942BAB" w14:textId="5122E121" w:rsidR="00024D6E" w:rsidRPr="0049233F" w:rsidRDefault="00CD217B" w:rsidP="00C11B5F">
      <w:pPr>
        <w:pStyle w:val="Heading2"/>
        <w:jc w:val="left"/>
      </w:pPr>
      <w:bookmarkStart w:id="1847" w:name="_Toc343859758"/>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1847"/>
    </w:p>
    <w:p w14:paraId="685C37D4" w14:textId="77777777" w:rsidR="005E5CD3" w:rsidRPr="003A16E8" w:rsidRDefault="000E05CE">
      <w:pPr>
        <w:rPr>
          <w:lang w:val="fr-FR"/>
        </w:rPr>
      </w:pPr>
      <w:r w:rsidRPr="003A16E8">
        <w:rPr>
          <w:lang w:val="fr-FR"/>
        </w:rPr>
        <w:t xml:space="preserve">Như đã đề cặp ở trên, chuỗi thời gian có thể chứa bốn thành phần: </w:t>
      </w:r>
      <w:r w:rsidR="005E5CD3" w:rsidRPr="003A16E8">
        <w:rPr>
          <w:lang w:val="fr-FR"/>
        </w:rPr>
        <w:t>xu hướng (trend), chu kỳ (cyclical), mùa (seasonal), bất quy tắc</w:t>
      </w:r>
      <w:r w:rsidR="005B11DB">
        <w:rPr>
          <w:lang w:val="fr-FR"/>
        </w:rPr>
        <w:t xml:space="preserve"> </w:t>
      </w:r>
      <w:r w:rsidR="005E5CD3" w:rsidRPr="003A16E8">
        <w:rPr>
          <w:lang w:val="fr-FR"/>
        </w:rPr>
        <w:t>(irregular).</w:t>
      </w:r>
    </w:p>
    <w:p w14:paraId="34D6B1D5" w14:textId="77777777" w:rsidR="005E5CD3" w:rsidRPr="003A16E8" w:rsidRDefault="005E5CD3" w:rsidP="003A16E8">
      <w:pPr>
        <w:rPr>
          <w:b/>
          <w:lang w:val="fr-FR"/>
        </w:rPr>
      </w:pPr>
      <w:r w:rsidRPr="003A16E8">
        <w:rPr>
          <w:b/>
          <w:lang w:val="fr-FR"/>
        </w:rPr>
        <w:t>Thành phần xu hướng</w:t>
      </w:r>
      <w:r w:rsidR="005B11DB" w:rsidRPr="002562FE">
        <w:rPr>
          <w:b/>
          <w:lang w:val="fr-FR"/>
        </w:rPr>
        <w:t xml:space="preserve"> </w:t>
      </w:r>
      <w:r w:rsidRPr="003A16E8">
        <w:rPr>
          <w:b/>
          <w:lang w:val="fr-FR"/>
        </w:rPr>
        <w:t xml:space="preserve">(trend)  </w:t>
      </w:r>
    </w:p>
    <w:p w14:paraId="2B5365D6" w14:textId="05EA4115" w:rsidR="005E5CD3" w:rsidRPr="003A16E8" w:rsidRDefault="005E5CD3">
      <w:pPr>
        <w:rPr>
          <w:lang w:val="fr-FR"/>
        </w:rPr>
      </w:pPr>
      <w:r w:rsidRPr="003A16E8">
        <w:rPr>
          <w:lang w:val="fr-FR"/>
        </w:rPr>
        <w:t>Là thành phần thể hiện sự tăng hay giảm giá trị của chuỗi thời gian trong m</w:t>
      </w:r>
      <w:r w:rsidR="002702C6" w:rsidRPr="003A16E8">
        <w:rPr>
          <w:lang w:val="fr-FR"/>
        </w:rPr>
        <w:t>ột giai đoạn dài hạn nào đó [1]</w:t>
      </w:r>
      <w:r w:rsidRPr="003A16E8">
        <w:rPr>
          <w:lang w:val="fr-FR"/>
        </w:rPr>
        <w:t xml:space="preserve">. Nếu một chuỗi thời gian có </w:t>
      </w:r>
      <w:r w:rsidR="002702C6" w:rsidRPr="003A16E8">
        <w:rPr>
          <w:lang w:val="fr-FR"/>
        </w:rPr>
        <w:t xml:space="preserve">chứa </w:t>
      </w:r>
      <w:r w:rsidRPr="003A16E8">
        <w:rPr>
          <w:lang w:val="fr-FR"/>
        </w:rPr>
        <w:t>thành phần xu hướng sẽ có hệ số tự tương quan rất lớn ở những độ trễ đầu tiên và giảm dần về 0 khi độ trễ tăng lên.</w:t>
      </w:r>
      <w:r w:rsidR="000E05CE" w:rsidRPr="003A16E8">
        <w:rPr>
          <w:lang w:val="fr-FR"/>
        </w:rPr>
        <w:t xml:space="preserve"> Hình </w:t>
      </w:r>
      <w:r w:rsidR="007F6AD1">
        <w:rPr>
          <w:lang w:val="fr-FR"/>
        </w:rPr>
        <w:t>2.</w:t>
      </w:r>
      <w:r w:rsidR="00757B81">
        <w:rPr>
          <w:lang w:val="fr-FR"/>
        </w:rPr>
        <w:t>4</w:t>
      </w:r>
      <w:r w:rsidR="000E05CE" w:rsidRPr="003A16E8">
        <w:rPr>
          <w:lang w:val="fr-FR"/>
        </w:rPr>
        <w:t xml:space="preserve"> và </w:t>
      </w:r>
      <w:r w:rsidR="007F6AD1">
        <w:rPr>
          <w:lang w:val="fr-FR"/>
        </w:rPr>
        <w:t>2.</w:t>
      </w:r>
      <w:r w:rsidR="00757B81">
        <w:rPr>
          <w:lang w:val="fr-FR"/>
        </w:rPr>
        <w:t>5</w:t>
      </w:r>
      <w:r w:rsidR="000E05CE" w:rsidRPr="003A16E8">
        <w:rPr>
          <w:lang w:val="fr-FR"/>
        </w:rPr>
        <w:t xml:space="preserve"> là một minh họa </w:t>
      </w:r>
      <w:r w:rsidRPr="003A16E8">
        <w:rPr>
          <w:lang w:val="fr-FR"/>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3A16E8">
        <w:rPr>
          <w:lang w:val="fr-FR"/>
        </w:rPr>
        <w:t>ảm dần theo sự tăng của độ trễ.</w:t>
      </w:r>
    </w:p>
    <w:p w14:paraId="0EB2DAD1" w14:textId="1D618B04" w:rsidR="005E5CD3" w:rsidRPr="003A16E8" w:rsidRDefault="005E5CD3" w:rsidP="003A16E8">
      <w:pPr>
        <w:pStyle w:val="Canhgiua"/>
        <w:rPr>
          <w:lang w:val="fr-FR"/>
        </w:rPr>
      </w:pPr>
      <w:r w:rsidRPr="003A16E8">
        <w:rPr>
          <w:noProof/>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7E81300E" w14:textId="364AEF8D" w:rsidR="005E5CD3" w:rsidRDefault="005E5CD3" w:rsidP="003A16E8">
      <w:pPr>
        <w:pStyle w:val="Hinh"/>
      </w:pPr>
      <w:bookmarkStart w:id="1848" w:name="_Toc312142077"/>
      <w:bookmarkStart w:id="1849" w:name="_Toc343029952"/>
      <w:bookmarkStart w:id="1850" w:name="_Toc343859571"/>
      <w:r w:rsidRPr="003A16E8">
        <w:t xml:space="preserve">Hình </w:t>
      </w:r>
      <w:r w:rsidR="00D9284D" w:rsidRPr="00032D83">
        <w:t>2.</w:t>
      </w:r>
      <w:r w:rsidR="00757B81">
        <w:t>4</w:t>
      </w:r>
      <w:r w:rsidR="007F6AD1" w:rsidRPr="006D6C8D">
        <w:t>:</w:t>
      </w:r>
      <w:r w:rsidR="00D9284D" w:rsidRPr="003A16E8">
        <w:t xml:space="preserve"> </w:t>
      </w:r>
      <w:r w:rsidRPr="003A16E8">
        <w:t>Độ tăng nhiệt độ trung bình hàng năm từ 1856 đến 2005</w:t>
      </w:r>
      <w:bookmarkEnd w:id="1848"/>
      <w:bookmarkEnd w:id="1849"/>
      <w:bookmarkEnd w:id="1850"/>
    </w:p>
    <w:p w14:paraId="7CAA14BD" w14:textId="77777777" w:rsidR="005E5CD3" w:rsidRPr="003A16E8" w:rsidRDefault="005E5CD3" w:rsidP="003A16E8">
      <w:pPr>
        <w:pStyle w:val="Hinh"/>
        <w:rPr>
          <w:lang w:val="fr-FR"/>
        </w:rPr>
      </w:pPr>
    </w:p>
    <w:p w14:paraId="23EA88A1" w14:textId="77777777" w:rsidR="005E5CD3" w:rsidRPr="003A16E8" w:rsidRDefault="005E5CD3" w:rsidP="003A16E8">
      <w:pPr>
        <w:pStyle w:val="Canhgiua"/>
        <w:rPr>
          <w:lang w:val="fr-FR"/>
        </w:rPr>
      </w:pPr>
      <w:r w:rsidRPr="003A16E8">
        <w:rPr>
          <w:noProof/>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4209720A" w14:textId="708133CB" w:rsidR="00CF6224" w:rsidRPr="002562FE" w:rsidRDefault="005E5CD3" w:rsidP="002562FE">
      <w:pPr>
        <w:pStyle w:val="Hinh"/>
        <w:rPr>
          <w:lang w:val="fr-FR"/>
        </w:rPr>
      </w:pPr>
      <w:bookmarkStart w:id="1851" w:name="_Toc312142078"/>
      <w:bookmarkStart w:id="1852" w:name="_Toc343029953"/>
      <w:bookmarkStart w:id="1853" w:name="_Toc343859572"/>
      <w:r w:rsidRPr="003A16E8">
        <w:rPr>
          <w:lang w:val="fr-FR"/>
        </w:rPr>
        <w:t xml:space="preserve">Hình </w:t>
      </w:r>
      <w:r w:rsidR="00F9196F">
        <w:t>2.</w:t>
      </w:r>
      <w:r w:rsidR="00757B81">
        <w:t>5</w:t>
      </w:r>
      <w:r w:rsidR="007F6AD1">
        <w:t>:</w:t>
      </w:r>
      <w:r w:rsidR="00F9196F" w:rsidRPr="003A16E8">
        <w:rPr>
          <w:lang w:val="fr-FR"/>
        </w:rPr>
        <w:t xml:space="preserve"> </w:t>
      </w:r>
      <w:r w:rsidRPr="003A16E8">
        <w:rPr>
          <w:lang w:val="fr-FR"/>
        </w:rPr>
        <w:t>Hàm tự tương quan của chuỗi tăng nhiệt độ trung bình hàng năm từ 1856 đến 2005</w:t>
      </w:r>
      <w:bookmarkEnd w:id="1851"/>
      <w:bookmarkEnd w:id="1852"/>
      <w:bookmarkEnd w:id="1853"/>
    </w:p>
    <w:p w14:paraId="37486967" w14:textId="614295B1" w:rsidR="00444FC1" w:rsidRPr="003A16E8" w:rsidRDefault="000E05CE">
      <w:pPr>
        <w:rPr>
          <w:lang w:val="fr-FR"/>
        </w:rPr>
      </w:pPr>
      <w:r w:rsidRPr="002562FE">
        <w:rPr>
          <w:lang w:val="fr-FR"/>
        </w:rPr>
        <w:t>Chuỗi thời gian tĩnh (stationary time series) là chuỗi thời gian có trung bình và phương sai độc lập với thời gian</w:t>
      </w:r>
      <w:r w:rsidRPr="003A16E8">
        <w:rPr>
          <w:lang w:val="fr-FR"/>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3A16E8" w:rsidRDefault="00024E93" w:rsidP="003A16E8">
      <w:pPr>
        <w:rPr>
          <w:szCs w:val="26"/>
          <w:lang w:val="fr-FR"/>
        </w:rPr>
      </w:pPr>
      <w:r w:rsidRPr="003A16E8">
        <w:rPr>
          <w:szCs w:val="26"/>
          <w:lang w:val="fr-FR"/>
        </w:rPr>
        <w:t>Hệ số tự tương quan của chuỗi thời gian tĩnh giảm nhanh về 0, thông thường sau độ trễ thứ 2 hoặc thứ 3.</w:t>
      </w:r>
    </w:p>
    <w:p w14:paraId="3425B934" w14:textId="207177EE" w:rsidR="00024E93" w:rsidRPr="003A16E8" w:rsidRDefault="00024E93" w:rsidP="00024E93">
      <w:pPr>
        <w:rPr>
          <w:szCs w:val="26"/>
          <w:lang w:val="fr-FR"/>
        </w:rPr>
      </w:pPr>
      <w:r w:rsidRPr="003A16E8">
        <w:rPr>
          <w:b/>
          <w:szCs w:val="26"/>
          <w:lang w:val="fr-FR"/>
        </w:rPr>
        <w:t xml:space="preserve">Định </w:t>
      </w:r>
      <w:r w:rsidR="006D7A41">
        <w:rPr>
          <w:b/>
          <w:szCs w:val="26"/>
          <w:lang w:val="fr-FR"/>
        </w:rPr>
        <w:t>n</w:t>
      </w:r>
      <w:r w:rsidRPr="003A16E8">
        <w:rPr>
          <w:b/>
          <w:szCs w:val="26"/>
          <w:lang w:val="fr-FR"/>
        </w:rPr>
        <w:t>ghĩa :</w:t>
      </w:r>
      <w:r w:rsidRPr="003A16E8">
        <w:rPr>
          <w:szCs w:val="26"/>
          <w:lang w:val="fr-FR"/>
        </w:rPr>
        <w:t xml:space="preserve"> Một chuỗi thời gian </w:t>
      </w:r>
      <m:oMath>
        <m:d>
          <m:dPr>
            <m:begChr m:val="{"/>
            <m:endChr m:val="}"/>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r w:rsidRPr="003A16E8">
        <w:rPr>
          <w:szCs w:val="26"/>
          <w:lang w:val="fr-FR"/>
        </w:rPr>
        <w:t xml:space="preserve"> có tính chất tĩnh hay gọi là chuỗi thời gian tĩnh nếu nó thỏa mãn hai tính chất sau</w:t>
      </w:r>
      <w:r w:rsidR="006D7A41">
        <w:rPr>
          <w:szCs w:val="26"/>
          <w:lang w:val="fr-FR"/>
        </w:rPr>
        <w:t>:</w:t>
      </w:r>
    </w:p>
    <w:p w14:paraId="263EDCF4" w14:textId="3C12A96C" w:rsidR="00024E93" w:rsidRPr="003A16E8" w:rsidRDefault="00024E93" w:rsidP="00024E93">
      <w:pPr>
        <w:rPr>
          <w:szCs w:val="26"/>
          <w:lang w:val="fr-FR"/>
        </w:rPr>
      </w:pPr>
      <w:r w:rsidRPr="003A16E8">
        <w:rPr>
          <w:szCs w:val="26"/>
          <w:lang w:val="fr-FR"/>
        </w:rPr>
        <w:t xml:space="preserve">         (1) </w:t>
      </w: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r>
          <w:rPr>
            <w:rFonts w:ascii="Cambria Math" w:hAnsi="Cambria Math"/>
            <w:szCs w:val="26"/>
            <w:lang w:val="fr-FR"/>
          </w:rPr>
          <m:t>=μ ∀t</m:t>
        </m:r>
      </m:oMath>
      <w:r w:rsidRPr="003A16E8">
        <w:rPr>
          <w:szCs w:val="26"/>
          <w:lang w:val="fr-FR"/>
        </w:rPr>
        <w:t xml:space="preserve"> </w:t>
      </w:r>
    </w:p>
    <w:p w14:paraId="54AF470B" w14:textId="2D6AA4E6" w:rsidR="00024E93" w:rsidRPr="003A16E8" w:rsidRDefault="00024E93" w:rsidP="00024E93">
      <w:pPr>
        <w:rPr>
          <w:szCs w:val="26"/>
          <w:lang w:val="fr-FR"/>
        </w:rPr>
      </w:pPr>
      <w:r w:rsidRPr="003A16E8">
        <w:rPr>
          <w:szCs w:val="26"/>
          <w:lang w:val="fr-FR"/>
        </w:rPr>
        <w:t xml:space="preserve">         (2) </w:t>
      </w:r>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r w:rsidRPr="00B312F5">
        <w:rPr>
          <w:position w:val="-4"/>
          <w:szCs w:val="26"/>
          <w:lang w:val="fr-FR"/>
        </w:rPr>
        <w:object w:dxaOrig="180" w:dyaOrig="279" w14:anchorId="04173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12.7pt" o:ole="">
            <v:imagedata r:id="rId15" o:title=""/>
          </v:shape>
          <o:OLEObject Type="Embed" ProgID="Equation.DSMT4" ShapeID="_x0000_i1025" DrawAspect="Content" ObjectID="_1417797640" r:id="rId16"/>
        </w:object>
      </w:r>
    </w:p>
    <w:p w14:paraId="634558FF" w14:textId="3DE54A9C" w:rsidR="00AC34B6" w:rsidRDefault="00024E93">
      <w:pPr>
        <w:rPr>
          <w:lang w:val="fr-FR"/>
        </w:rPr>
      </w:pPr>
      <w:r w:rsidRPr="003A16E8">
        <w:rPr>
          <w:lang w:val="fr-FR"/>
        </w:rPr>
        <w:t xml:space="preserve">Ngược lại, một chuỗi thời gian có chứa thành phần </w:t>
      </w:r>
      <w:r w:rsidR="006D7A41">
        <w:rPr>
          <w:lang w:val="fr-FR"/>
        </w:rPr>
        <w:t>xu hướng</w:t>
      </w:r>
      <w:r w:rsidR="006D7A41" w:rsidRPr="003A16E8">
        <w:rPr>
          <w:lang w:val="fr-FR"/>
        </w:rPr>
        <w:t xml:space="preserve"> </w:t>
      </w:r>
      <w:r w:rsidRPr="003A16E8">
        <w:rPr>
          <w:lang w:val="fr-FR"/>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3A16E8" w:rsidRDefault="00757B81">
      <w:pPr>
        <w:rPr>
          <w:lang w:val="fr-FR"/>
        </w:rPr>
      </w:pPr>
      <w:r>
        <w:rPr>
          <w:lang w:val="fr-FR"/>
        </w:rPr>
        <w:t xml:space="preserve">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3A16E8" w:rsidRDefault="00AC34B6" w:rsidP="003A16E8">
      <w:pPr>
        <w:pStyle w:val="Canhgiua"/>
        <w:rPr>
          <w:lang w:val="fr-FR"/>
        </w:rPr>
      </w:pPr>
      <w:r w:rsidRPr="003A16E8">
        <w:rPr>
          <w:noProof/>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tĩnh</w:t>
      </w:r>
    </w:p>
    <w:p w14:paraId="0EB81842" w14:textId="77777777" w:rsidR="00AC34B6" w:rsidRPr="003A16E8" w:rsidRDefault="00AC34B6" w:rsidP="003A16E8">
      <w:pPr>
        <w:pStyle w:val="Canhgiua"/>
        <w:rPr>
          <w:lang w:val="fr-FR"/>
        </w:rPr>
      </w:pPr>
      <w:r w:rsidRPr="003A16E8">
        <w:rPr>
          <w:lang w:val="fr-FR"/>
        </w:rPr>
        <w:t xml:space="preserve">   </w:t>
      </w:r>
      <w:r w:rsidRPr="003A16E8">
        <w:rPr>
          <w:noProof/>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không tĩnh</w:t>
      </w:r>
    </w:p>
    <w:p w14:paraId="2AF79E39" w14:textId="6E2723EA" w:rsidR="00AC34B6" w:rsidRPr="003A16E8" w:rsidRDefault="00AC34B6" w:rsidP="003A16E8">
      <w:pPr>
        <w:pStyle w:val="Hinh"/>
        <w:rPr>
          <w:lang w:val="fr-FR"/>
        </w:rPr>
      </w:pPr>
      <w:r w:rsidRPr="003A16E8">
        <w:rPr>
          <w:lang w:val="fr-FR"/>
        </w:rPr>
        <w:t xml:space="preserve">    </w:t>
      </w:r>
      <w:bookmarkStart w:id="1854" w:name="_Toc312142080"/>
      <w:bookmarkStart w:id="1855" w:name="_Toc343029954"/>
      <w:bookmarkStart w:id="1856" w:name="_Toc343859573"/>
      <w:r w:rsidRPr="003A16E8">
        <w:rPr>
          <w:lang w:val="fr-FR"/>
        </w:rPr>
        <w:t xml:space="preserve">Hình </w:t>
      </w:r>
      <w:r w:rsidR="004F02C0">
        <w:t>2.</w:t>
      </w:r>
      <w:r w:rsidR="00757B81">
        <w:t>6</w:t>
      </w:r>
      <w:r w:rsidR="00932971">
        <w:t>:</w:t>
      </w:r>
      <w:r w:rsidR="004F02C0" w:rsidRPr="003A16E8">
        <w:rPr>
          <w:lang w:val="fr-FR"/>
        </w:rPr>
        <w:t xml:space="preserve"> </w:t>
      </w:r>
      <w:r w:rsidRPr="003A16E8">
        <w:rPr>
          <w:lang w:val="fr-FR"/>
        </w:rPr>
        <w:t>(a) Chuỗi thời gi</w:t>
      </w:r>
      <w:r w:rsidR="00757B81">
        <w:rPr>
          <w:lang w:val="fr-FR"/>
        </w:rPr>
        <w:t>an tĩnh, (b) C</w:t>
      </w:r>
      <w:r w:rsidRPr="003A16E8">
        <w:rPr>
          <w:lang w:val="fr-FR"/>
        </w:rPr>
        <w:t>huỗi thời gian không tĩnh.</w:t>
      </w:r>
      <w:bookmarkEnd w:id="1854"/>
      <w:bookmarkEnd w:id="1855"/>
      <w:bookmarkEnd w:id="1856"/>
    </w:p>
    <w:p w14:paraId="787DB4BD" w14:textId="77777777" w:rsidR="00AC34B6" w:rsidRPr="003A16E8" w:rsidRDefault="00AC34B6" w:rsidP="005E5CD3">
      <w:pPr>
        <w:rPr>
          <w:szCs w:val="26"/>
          <w:lang w:val="fr-FR"/>
        </w:rPr>
      </w:pPr>
      <w:r w:rsidRPr="003A16E8">
        <w:rPr>
          <w:szCs w:val="26"/>
          <w:lang w:val="fr-FR"/>
        </w:rPr>
        <w:tab/>
      </w:r>
    </w:p>
    <w:p w14:paraId="098BB42B" w14:textId="52758B7B" w:rsidR="00AC34B6" w:rsidRPr="003A16E8" w:rsidRDefault="00B87EB5">
      <w:pPr>
        <w:rPr>
          <w:lang w:val="fr-FR"/>
        </w:rPr>
      </w:pPr>
      <w:r w:rsidRPr="003A16E8">
        <w:rPr>
          <w:lang w:val="fr-FR"/>
        </w:rPr>
        <w:t>C</w:t>
      </w:r>
      <w:r w:rsidR="00AC34B6" w:rsidRPr="003A16E8">
        <w:rPr>
          <w:lang w:val="fr-FR"/>
        </w:rPr>
        <w:t xml:space="preserve">huỗi thời gian không tĩnh </w:t>
      </w:r>
      <w:r w:rsidRPr="003A16E8">
        <w:rPr>
          <w:lang w:val="fr-FR"/>
        </w:rPr>
        <w:t xml:space="preserve">rất khó để biểu diễn </w:t>
      </w:r>
      <w:r w:rsidR="00AC34B6" w:rsidRPr="003A16E8">
        <w:rPr>
          <w:lang w:val="fr-FR"/>
        </w:rPr>
        <w:t>bằng mô hình toán học</w:t>
      </w:r>
      <w:r w:rsidRPr="003A16E8">
        <w:rPr>
          <w:lang w:val="fr-FR"/>
        </w:rPr>
        <w:t xml:space="preserve"> và thự</w:t>
      </w:r>
      <w:r w:rsidR="004F7219">
        <w:rPr>
          <w:lang w:val="fr-FR"/>
        </w:rPr>
        <w:t>c hiệ</w:t>
      </w:r>
      <w:r w:rsidRPr="003A16E8">
        <w:rPr>
          <w:lang w:val="fr-FR"/>
        </w:rPr>
        <w:t>n dự báo. Tuy nhiên,</w:t>
      </w:r>
      <w:r w:rsidR="00AC34B6" w:rsidRPr="003A16E8">
        <w:rPr>
          <w:lang w:val="fr-FR"/>
        </w:rPr>
        <w:t xml:space="preserve"> </w:t>
      </w:r>
      <w:r w:rsidRPr="003A16E8">
        <w:rPr>
          <w:lang w:val="fr-FR"/>
        </w:rPr>
        <w:t>trong thực tế ta gặp rất nhiều dữ liệu thời gian là chuỗi không tĩnh. Do đó ta cần chuyển đổi chuỗi thời gian không tĩnh thành chuỗi thời gian tĩnh</w:t>
      </w:r>
      <w:r w:rsidR="000F1F6F" w:rsidRPr="003A16E8">
        <w:rPr>
          <w:lang w:val="fr-FR"/>
        </w:rPr>
        <w:t>, đồng nghĩa với việc loại bỏ thành phần xu hướng ra khỏi chuỗi thời gian không tĩnh</w:t>
      </w:r>
      <w:r w:rsidRPr="003A16E8">
        <w:rPr>
          <w:lang w:val="fr-FR"/>
        </w:rPr>
        <w:t xml:space="preserve">. Một trong những phương </w:t>
      </w:r>
      <w:r w:rsidR="000F1F6F" w:rsidRPr="003A16E8">
        <w:rPr>
          <w:lang w:val="fr-FR"/>
        </w:rPr>
        <w:t>pháp phổ biến được sử dụng là phương pháp lấy hiệu (differencing)</w:t>
      </w:r>
      <w:r w:rsidR="00091D45">
        <w:rPr>
          <w:lang w:val="fr-FR"/>
        </w:rPr>
        <w:t>.</w:t>
      </w:r>
    </w:p>
    <w:p w14:paraId="0A6C57D4" w14:textId="66806EE4" w:rsidR="00891415" w:rsidRPr="002562FE" w:rsidRDefault="003219CB">
      <w:pPr>
        <w:rPr>
          <w:lang w:val="fr-FR"/>
        </w:rPr>
      </w:pPr>
      <w:r w:rsidRPr="003A16E8">
        <w:rPr>
          <w:lang w:val="fr-FR"/>
        </w:rPr>
        <w:t xml:space="preserve">Đối với một chuỗi thời gian không </w:t>
      </w:r>
      <w:proofErr w:type="gramStart"/>
      <w:r w:rsidRPr="003A16E8">
        <w:rPr>
          <w:lang w:val="fr-FR"/>
        </w:rPr>
        <w:t xml:space="preserve">tĩnh </w:t>
      </w:r>
      <m:oMath>
        <m:d>
          <m:dPr>
            <m:begChr m:val="{"/>
            <m:endChr m:val="}"/>
            <m:ctrlPr>
              <w:rPr>
                <w:rFonts w:ascii="Cambria Math" w:hAnsi="Cambria Math"/>
                <w:i/>
                <w:lang w:val="fr-FR"/>
              </w:rPr>
            </m:ctrlPr>
          </m:dPr>
          <m:e>
            <w:proofErr w:type="gramEnd"/>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e>
        </m:d>
      </m:oMath>
      <w:r w:rsidR="00623920" w:rsidRPr="00100B8E">
        <w:rPr>
          <w:lang w:val="fr-FR"/>
        </w:rPr>
        <w:t xml:space="preserve"> </w:t>
      </w:r>
      <w:r w:rsidRPr="003A16E8">
        <w:rPr>
          <w:lang w:val="fr-FR"/>
        </w:rPr>
        <w:t xml:space="preserve">, ta áp dụng toán tử lấy hiệu </w:t>
      </w:r>
      <m:oMath>
        <m:r>
          <w:rPr>
            <w:rFonts w:ascii="Cambria Math" w:hAnsi="Cambria Math"/>
            <w:lang w:val="fr-FR"/>
          </w:rPr>
          <m:t>∆</m:t>
        </m:r>
      </m:oMath>
      <w:r w:rsidRPr="003A16E8">
        <w:rPr>
          <w:lang w:val="fr-FR"/>
        </w:rPr>
        <w:t xml:space="preserve"> lên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để được một chuỗi thời gian mới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với </w:t>
      </w:r>
    </w:p>
    <w:p w14:paraId="38874533" w14:textId="23FDB904" w:rsidR="003219CB" w:rsidRPr="003A16E8" w:rsidRDefault="003219CB" w:rsidP="003A16E8">
      <w:pPr>
        <w:pStyle w:val="Canhgiua"/>
      </w:pPr>
      <m:oMathPara>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m:oMathPara>
    </w:p>
    <w:p w14:paraId="38769882" w14:textId="37088282" w:rsidR="00AC34B6" w:rsidRPr="003A16E8" w:rsidRDefault="003219CB" w:rsidP="005E5CD3">
      <w:pPr>
        <w:rPr>
          <w:szCs w:val="26"/>
          <w:vertAlign w:val="subscript"/>
          <w:lang w:val="fr-FR"/>
        </w:rPr>
      </w:pPr>
      <w:r w:rsidRPr="003A16E8">
        <w:rPr>
          <w:szCs w:val="26"/>
          <w:lang w:val="fr-FR"/>
        </w:rPr>
        <w:lastRenderedPageBreak/>
        <w:t xml:space="preserve">Nếu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r w:rsidRPr="003A16E8">
        <w:rPr>
          <w:szCs w:val="26"/>
          <w:lang w:val="fr-FR"/>
        </w:rPr>
        <w:t xml:space="preserve">là chuỗi tĩnh thì ta xây dựng mô hình mô tả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r w:rsidRPr="003A16E8">
        <w:rPr>
          <w:szCs w:val="26"/>
          <w:lang w:val="fr-FR"/>
        </w:rPr>
        <w:t xml:space="preserve">rồi từ đó suy </w:t>
      </w:r>
      <w:proofErr w:type="gramStart"/>
      <w:r w:rsidRPr="003A16E8">
        <w:rPr>
          <w:szCs w:val="26"/>
          <w:lang w:val="fr-FR"/>
        </w:rPr>
        <w:t xml:space="preserve">ra </w:t>
      </w:r>
      <w:proofErr w:type="gramEnd"/>
      <m:oMath>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Nếu</w:t>
      </w:r>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xml:space="preserve"> vẫn là chuỗi không tĩnh, ta tiếp tục áp dụng toán tử </w:t>
      </w:r>
      <m:oMath>
        <m:r>
          <w:rPr>
            <w:rFonts w:ascii="Cambria Math" w:hAnsi="Cambria Math"/>
            <w:szCs w:val="26"/>
            <w:lang w:val="fr-FR"/>
          </w:rPr>
          <m:t>∆</m:t>
        </m:r>
      </m:oMath>
      <w:r w:rsidR="00013058">
        <w:rPr>
          <w:szCs w:val="26"/>
          <w:lang w:val="fr-FR"/>
        </w:rPr>
        <w:t xml:space="preserve"> </w:t>
      </w:r>
      <w:r w:rsidRPr="003A16E8">
        <w:rPr>
          <w:szCs w:val="26"/>
          <w:lang w:val="fr-FR"/>
        </w:rPr>
        <w:t xml:space="preserve">cho </w:t>
      </w:r>
      <w:proofErr w:type="gramStart"/>
      <w:r w:rsidRPr="003A16E8">
        <w:rPr>
          <w:szCs w:val="26"/>
          <w:lang w:val="fr-FR"/>
        </w:rPr>
        <w:t xml:space="preserve">chuỗi </w:t>
      </w:r>
      <w:proofErr w:type="gramEnd"/>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p>
    <w:p w14:paraId="56DC27CA" w14:textId="5C838E2A" w:rsidR="004E0A08" w:rsidRPr="002562FE" w:rsidRDefault="005E5CD3" w:rsidP="003A16E8">
      <w:pPr>
        <w:rPr>
          <w:b/>
          <w:lang w:val="fr-FR"/>
        </w:rPr>
      </w:pPr>
      <w:r w:rsidRPr="003A16E8">
        <w:rPr>
          <w:b/>
          <w:lang w:val="fr-FR"/>
        </w:rPr>
        <w:t>Thành phần chu kỳ (cyclical)</w:t>
      </w:r>
    </w:p>
    <w:p w14:paraId="0D73FA58" w14:textId="77777777" w:rsidR="005E5CD3" w:rsidRPr="003A16E8" w:rsidRDefault="005E5CD3" w:rsidP="003A16E8">
      <w:pPr>
        <w:rPr>
          <w:szCs w:val="26"/>
          <w:lang w:val="fr-FR"/>
        </w:rPr>
      </w:pPr>
      <w:r w:rsidRPr="003A16E8">
        <w:rPr>
          <w:szCs w:val="26"/>
          <w:lang w:val="fr-FR"/>
        </w:rPr>
        <w:t xml:space="preserve">Là chuỗi biến đổi dạng sóng quanh xu hướng [1]. Trong thực tế thành phần này rất khó xác định </w:t>
      </w:r>
      <w:r w:rsidR="00E26A6D" w:rsidRPr="003A16E8">
        <w:rPr>
          <w:szCs w:val="26"/>
          <w:lang w:val="fr-FR"/>
        </w:rPr>
        <w:t>bởi vì những dao động dạng sóng quanh xu hướng luôn thay đổi cả về biên độ và khoảng thời gian xuất hiện. Do đó</w:t>
      </w:r>
      <w:r w:rsidRPr="003A16E8">
        <w:rPr>
          <w:szCs w:val="26"/>
          <w:lang w:val="fr-FR"/>
        </w:rPr>
        <w:t xml:space="preserve"> người ta thường xem nó như là một phần của thành phần xu hướng.</w:t>
      </w:r>
    </w:p>
    <w:p w14:paraId="3557B12D" w14:textId="77777777" w:rsidR="005E5CD3" w:rsidRPr="003A16E8" w:rsidRDefault="005E5CD3" w:rsidP="003A16E8">
      <w:pPr>
        <w:rPr>
          <w:b/>
          <w:lang w:val="fr-FR"/>
        </w:rPr>
      </w:pPr>
      <w:r w:rsidRPr="003A16E8">
        <w:rPr>
          <w:b/>
          <w:lang w:val="fr-FR"/>
        </w:rPr>
        <w:t>Thành phần bất quy tắc (irregular)</w:t>
      </w:r>
    </w:p>
    <w:p w14:paraId="0034CF76" w14:textId="77777777" w:rsidR="005E5CD3" w:rsidRPr="003A16E8" w:rsidRDefault="005E5CD3" w:rsidP="003A16E8">
      <w:pPr>
        <w:rPr>
          <w:lang w:val="fr-FR"/>
        </w:rPr>
      </w:pPr>
      <w:r w:rsidRPr="003A16E8">
        <w:rPr>
          <w:lang w:val="fr-FR"/>
        </w:rPr>
        <w:t xml:space="preserve"> Là thành phần thể hiện sự biến đổi ngẫu nhiên không thể đoán được của chuỗi thời gian [1].</w:t>
      </w:r>
    </w:p>
    <w:p w14:paraId="0507999E" w14:textId="77777777" w:rsidR="005E5CD3" w:rsidRPr="003A16E8" w:rsidRDefault="005E5CD3" w:rsidP="003A16E8">
      <w:pPr>
        <w:rPr>
          <w:b/>
          <w:lang w:val="fr-FR"/>
        </w:rPr>
      </w:pPr>
      <w:r w:rsidRPr="003A16E8">
        <w:rPr>
          <w:b/>
          <w:lang w:val="fr-FR"/>
        </w:rPr>
        <w:t>Thành phần mùa (Seasonal)</w:t>
      </w:r>
    </w:p>
    <w:p w14:paraId="0F9CFB46" w14:textId="3DF1D266" w:rsidR="005E5CD3" w:rsidRDefault="005E5CD3" w:rsidP="003A16E8">
      <w:pPr>
        <w:rPr>
          <w:lang w:val="fr-FR"/>
        </w:rPr>
      </w:pPr>
      <w:r w:rsidRPr="003A16E8">
        <w:rPr>
          <w:lang w:val="fr-FR"/>
        </w:rPr>
        <w:t xml:space="preserve"> </w:t>
      </w:r>
      <w:r w:rsidR="00E26A6D" w:rsidRPr="003A16E8">
        <w:rPr>
          <w:lang w:val="fr-FR"/>
        </w:rPr>
        <w:t>Theo như định nghĩa bên trên thì đây l</w:t>
      </w:r>
      <w:r w:rsidRPr="003A16E8">
        <w:rPr>
          <w:lang w:val="fr-FR"/>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r w:rsidR="00D20536">
        <w:rPr>
          <w:lang w:val="fr-FR"/>
        </w:rPr>
        <w:t>2.</w:t>
      </w:r>
      <w:r w:rsidR="005A4357">
        <w:rPr>
          <w:lang w:val="fr-FR"/>
        </w:rPr>
        <w:t>7</w:t>
      </w:r>
      <w:r w:rsidRPr="003A16E8">
        <w:rPr>
          <w:lang w:val="fr-FR"/>
        </w:rPr>
        <w:t xml:space="preserve"> là đồ thị của một chuỗi thời gian có tính mùa</w:t>
      </w:r>
      <w:r w:rsidR="00D20536">
        <w:rPr>
          <w:lang w:val="fr-FR"/>
        </w:rPr>
        <w:t>.</w:t>
      </w:r>
      <w:r w:rsidR="004B1E49">
        <w:rPr>
          <w:lang w:val="fr-FR"/>
        </w:rPr>
        <w:t xml:space="preserve"> Ta nhận thấy hình dáng đồ thị qua các năm gần như là tương tự nhau</w:t>
      </w:r>
      <w:r w:rsidR="00C4504D">
        <w:rPr>
          <w:lang w:val="fr-FR"/>
        </w:rPr>
        <w:t>.</w:t>
      </w:r>
    </w:p>
    <w:p w14:paraId="57A476D9" w14:textId="77777777" w:rsidR="00E84D39" w:rsidRPr="003A16E8" w:rsidRDefault="00E84D39" w:rsidP="003A16E8">
      <w:pPr>
        <w:pStyle w:val="Canhgiua"/>
        <w:rPr>
          <w:lang w:val="fr-FR"/>
        </w:rPr>
      </w:pPr>
      <w:r w:rsidRPr="003A16E8">
        <w:rPr>
          <w:noProof/>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BF38C7F" w:rsidR="00D36E92" w:rsidRDefault="00E84D39" w:rsidP="00E84D39">
      <w:pPr>
        <w:pStyle w:val="Hinh"/>
      </w:pPr>
      <w:bookmarkStart w:id="1857" w:name="_Toc343859574"/>
      <w:bookmarkStart w:id="1858" w:name="_Toc312142079"/>
      <w:bookmarkStart w:id="1859" w:name="_Toc343029955"/>
      <w:r w:rsidRPr="003A16E8">
        <w:t xml:space="preserve">Hình </w:t>
      </w:r>
      <w:r w:rsidRPr="00032D83">
        <w:rPr>
          <w:bCs w:val="0"/>
        </w:rPr>
        <w:t>2.</w:t>
      </w:r>
      <w:r>
        <w:rPr>
          <w:bCs w:val="0"/>
        </w:rPr>
        <w:t>7</w:t>
      </w:r>
      <w:r w:rsidRPr="00032D83">
        <w:rPr>
          <w:bCs w:val="0"/>
        </w:rPr>
        <w:t>:</w:t>
      </w:r>
      <w:r w:rsidRPr="003A16E8">
        <w:t xml:space="preserve"> Chuỗi thời gian có tính mùa</w:t>
      </w:r>
      <w:bookmarkEnd w:id="1857"/>
    </w:p>
    <w:bookmarkEnd w:id="1858"/>
    <w:bookmarkEnd w:id="1859"/>
    <w:p w14:paraId="463418B3" w14:textId="19A765B8" w:rsidR="00E84D39" w:rsidRDefault="00E84D39" w:rsidP="00E84D39">
      <w:pPr>
        <w:pStyle w:val="Hinh"/>
        <w:rPr>
          <w:lang w:val="fr-FR"/>
        </w:rPr>
      </w:pPr>
    </w:p>
    <w:p w14:paraId="6061EC0D" w14:textId="0274C1E8" w:rsidR="00BE19A7" w:rsidRDefault="0045079D" w:rsidP="001A7D30">
      <w:pPr>
        <w:ind w:firstLine="0"/>
        <w:rPr>
          <w:szCs w:val="26"/>
          <w:lang w:val="fr-FR"/>
        </w:rPr>
      </w:pPr>
      <w:r>
        <w:rPr>
          <w:lang w:val="fr-FR"/>
        </w:rPr>
        <w:t xml:space="preserve">      </w:t>
      </w:r>
      <w:r w:rsidR="00CE67EE" w:rsidRPr="003A16E8">
        <w:rPr>
          <w:lang w:val="fr-FR"/>
        </w:rPr>
        <w:t>Việc xác định một chuỗi thời gian có thành phần xu hướng hay thành phần mùa rấ</w:t>
      </w:r>
      <w:r w:rsidR="00CE67EE">
        <w:rPr>
          <w:lang w:val="fr-FR"/>
        </w:rPr>
        <w:t>t quan trọ</w:t>
      </w:r>
      <w:r w:rsidR="00CE67EE" w:rsidRPr="003A16E8">
        <w:rPr>
          <w:lang w:val="fr-FR"/>
        </w:rPr>
        <w:t>ng trong bài toán dự đoán chuỗi thời gian. Nó giúp ta lựa chọn được mô hình dự đoán phù hợp hay giúp cải tiến mô hình đã có chính xác hơn.</w:t>
      </w:r>
      <w:r>
        <w:rPr>
          <w:lang w:val="fr-FR"/>
        </w:rPr>
        <w:t xml:space="preserve"> </w:t>
      </w:r>
      <w:r w:rsidR="00CE67EE" w:rsidRPr="003A16E8">
        <w:rPr>
          <w:szCs w:val="26"/>
          <w:lang w:val="fr-FR"/>
        </w:rPr>
        <w:t xml:space="preserve">Bảng </w:t>
      </w:r>
      <w:r w:rsidR="00CE67EE">
        <w:rPr>
          <w:szCs w:val="26"/>
          <w:lang w:val="fr-FR"/>
        </w:rPr>
        <w:t xml:space="preserve">2.1 </w:t>
      </w:r>
      <w:r w:rsidR="00CE67EE" w:rsidRPr="003A16E8">
        <w:rPr>
          <w:szCs w:val="26"/>
          <w:lang w:val="fr-FR"/>
        </w:rPr>
        <w:t>tóm tắt một số kĩ thuật dự đoán cho từng thành phần của chuỗi thờ</w:t>
      </w:r>
      <w:r w:rsidR="005A4357">
        <w:rPr>
          <w:szCs w:val="26"/>
          <w:lang w:val="fr-FR"/>
        </w:rPr>
        <w:t>i gian</w:t>
      </w:r>
      <w:r w:rsidR="00CE67EE" w:rsidRPr="003A16E8">
        <w:rPr>
          <w:szCs w:val="26"/>
          <w:lang w:val="fr-FR"/>
        </w:rPr>
        <w:t>.</w:t>
      </w:r>
    </w:p>
    <w:p w14:paraId="75E90FC6" w14:textId="3E96869F" w:rsidR="004F7219" w:rsidRDefault="004F7219" w:rsidP="004F7219">
      <w:pPr>
        <w:pStyle w:val="Bang"/>
        <w:rPr>
          <w:szCs w:val="26"/>
        </w:rPr>
      </w:pPr>
      <w:bookmarkStart w:id="1860" w:name="_Toc343844952"/>
      <w:r w:rsidRPr="003A16E8">
        <w:t>Bảng 2.1:</w:t>
      </w:r>
      <w:r w:rsidRPr="00EF4E32">
        <w:t xml:space="preserve"> Một số kĩ thuật dự đoán cho từng thành phần của chuỗi thời gian</w:t>
      </w:r>
      <w:bookmarkEnd w:id="1860"/>
    </w:p>
    <w:tbl>
      <w:tblPr>
        <w:tblStyle w:val="TableGrid"/>
        <w:tblW w:w="0" w:type="auto"/>
        <w:tblLook w:val="04A0" w:firstRow="1" w:lastRow="0" w:firstColumn="1" w:lastColumn="0" w:noHBand="0" w:noVBand="1"/>
      </w:tblPr>
      <w:tblGrid>
        <w:gridCol w:w="1616"/>
        <w:gridCol w:w="3908"/>
        <w:gridCol w:w="3642"/>
      </w:tblGrid>
      <w:tr w:rsidR="004F7219" w:rsidRPr="001625BA" w14:paraId="428D3594" w14:textId="77777777" w:rsidTr="007F604B">
        <w:trPr>
          <w:trHeight w:val="437"/>
        </w:trPr>
        <w:tc>
          <w:tcPr>
            <w:tcW w:w="1616" w:type="dxa"/>
          </w:tcPr>
          <w:p w14:paraId="090F14F2" w14:textId="77777777" w:rsidR="004F7219" w:rsidRPr="001625BA" w:rsidRDefault="004F7219" w:rsidP="007F604B">
            <w:pPr>
              <w:pStyle w:val="NoFormat"/>
              <w:jc w:val="center"/>
              <w:rPr>
                <w:b/>
              </w:rPr>
            </w:pPr>
            <w:r w:rsidRPr="001625BA">
              <w:rPr>
                <w:b/>
              </w:rPr>
              <w:t>Thành phần</w:t>
            </w:r>
          </w:p>
        </w:tc>
        <w:tc>
          <w:tcPr>
            <w:tcW w:w="3908" w:type="dxa"/>
          </w:tcPr>
          <w:p w14:paraId="22A33EB0" w14:textId="77777777" w:rsidR="004F7219" w:rsidRPr="001625BA" w:rsidRDefault="004F7219" w:rsidP="007F604B">
            <w:pPr>
              <w:pStyle w:val="NoFormat"/>
              <w:jc w:val="center"/>
              <w:rPr>
                <w:b/>
              </w:rPr>
            </w:pPr>
            <w:r w:rsidRPr="001625BA">
              <w:rPr>
                <w:b/>
              </w:rPr>
              <w:t>Kĩ thuật dự báo</w:t>
            </w:r>
          </w:p>
        </w:tc>
        <w:tc>
          <w:tcPr>
            <w:tcW w:w="3642" w:type="dxa"/>
          </w:tcPr>
          <w:p w14:paraId="6BA8B74F" w14:textId="77777777" w:rsidR="004F7219" w:rsidRPr="001625BA" w:rsidRDefault="004F7219" w:rsidP="007F604B">
            <w:pPr>
              <w:pStyle w:val="NoFormat"/>
              <w:jc w:val="center"/>
              <w:rPr>
                <w:b/>
              </w:rPr>
            </w:pPr>
            <w:r w:rsidRPr="001625BA">
              <w:rPr>
                <w:b/>
              </w:rPr>
              <w:t>Áp dụng</w:t>
            </w:r>
          </w:p>
        </w:tc>
      </w:tr>
      <w:tr w:rsidR="004F7219" w:rsidRPr="004B1D5C" w14:paraId="2AF70012" w14:textId="77777777" w:rsidTr="007F604B">
        <w:trPr>
          <w:trHeight w:val="3151"/>
        </w:trPr>
        <w:tc>
          <w:tcPr>
            <w:tcW w:w="1616" w:type="dxa"/>
            <w:vAlign w:val="center"/>
          </w:tcPr>
          <w:p w14:paraId="3E4D4D8D" w14:textId="77777777" w:rsidR="004F7219" w:rsidRPr="00BE19A7" w:rsidRDefault="004F7219" w:rsidP="007F604B">
            <w:pPr>
              <w:pStyle w:val="NoFormat"/>
              <w:jc w:val="center"/>
              <w:rPr>
                <w:b/>
              </w:rPr>
            </w:pPr>
            <w:r w:rsidRPr="00BE19A7">
              <w:rPr>
                <w:b/>
              </w:rPr>
              <w:t>Chuỗi tĩnh</w:t>
            </w:r>
          </w:p>
        </w:tc>
        <w:tc>
          <w:tcPr>
            <w:tcW w:w="3908" w:type="dxa"/>
          </w:tcPr>
          <w:p w14:paraId="36A4EB72" w14:textId="77777777" w:rsidR="004F7219" w:rsidRPr="004B1D5C" w:rsidRDefault="004F7219" w:rsidP="007F604B">
            <w:pPr>
              <w:pStyle w:val="NoFormat"/>
            </w:pPr>
            <w:r w:rsidRPr="004B1D5C">
              <w:t xml:space="preserve">    Trung bình đơn giản (simple average method)</w:t>
            </w:r>
          </w:p>
          <w:p w14:paraId="6FE94A5B" w14:textId="77777777" w:rsidR="004F7219" w:rsidRPr="004B1D5C" w:rsidRDefault="004F7219" w:rsidP="007F604B">
            <w:pPr>
              <w:pStyle w:val="NoFormat"/>
            </w:pPr>
            <w:r w:rsidRPr="004B1D5C">
              <w:t xml:space="preserve">    Trung bình di động (moving average - MA)</w:t>
            </w:r>
          </w:p>
          <w:p w14:paraId="63D66C02" w14:textId="77777777" w:rsidR="004F7219" w:rsidRPr="004B1D5C" w:rsidRDefault="004F7219" w:rsidP="007F604B">
            <w:pPr>
              <w:pStyle w:val="NoFormat"/>
            </w:pPr>
            <w:r w:rsidRPr="004B1D5C">
              <w:t xml:space="preserve">    Tự hồi quy kết hợp trung bình di động (Autoregressive moving average - ARMA)</w:t>
            </w:r>
          </w:p>
        </w:tc>
        <w:tc>
          <w:tcPr>
            <w:tcW w:w="3642" w:type="dxa"/>
          </w:tcPr>
          <w:p w14:paraId="33FA78BF" w14:textId="77777777" w:rsidR="004F7219" w:rsidRPr="004B1D5C" w:rsidRDefault="004F7219" w:rsidP="007F604B">
            <w:pPr>
              <w:pStyle w:val="NoFormat"/>
            </w:pPr>
            <w:r w:rsidRPr="004B1D5C">
              <w:t xml:space="preserve">  Mô hình đơn giản có ít dữ liệu ban đầu như trường hợp mới thành lập của 1 công ty. Hoặc là những chuỗi thời gian được sinh ra trong những điều kiện, môi trường ổn định.</w:t>
            </w:r>
          </w:p>
        </w:tc>
      </w:tr>
      <w:tr w:rsidR="004F7219" w:rsidRPr="004B1D5C" w14:paraId="40AFA620" w14:textId="77777777" w:rsidTr="007F604B">
        <w:trPr>
          <w:trHeight w:val="2699"/>
        </w:trPr>
        <w:tc>
          <w:tcPr>
            <w:tcW w:w="1616" w:type="dxa"/>
            <w:vAlign w:val="center"/>
          </w:tcPr>
          <w:p w14:paraId="60CA6D5B" w14:textId="77777777" w:rsidR="004F7219" w:rsidRPr="00BE19A7" w:rsidRDefault="004F7219" w:rsidP="007F604B">
            <w:pPr>
              <w:pStyle w:val="NoFormat"/>
              <w:jc w:val="center"/>
              <w:rPr>
                <w:b/>
              </w:rPr>
            </w:pPr>
            <w:r w:rsidRPr="00BE19A7">
              <w:rPr>
                <w:b/>
              </w:rPr>
              <w:t>Xu hướng</w:t>
            </w:r>
          </w:p>
        </w:tc>
        <w:tc>
          <w:tcPr>
            <w:tcW w:w="3908" w:type="dxa"/>
          </w:tcPr>
          <w:p w14:paraId="50D22C73" w14:textId="77777777" w:rsidR="004F7219" w:rsidRPr="004B1D5C" w:rsidRDefault="004F7219" w:rsidP="007F604B">
            <w:pPr>
              <w:pStyle w:val="NoFormat"/>
            </w:pPr>
            <w:r w:rsidRPr="004B1D5C">
              <w:t xml:space="preserve"> Trung bình di động (MA)</w:t>
            </w:r>
          </w:p>
          <w:p w14:paraId="2A00234D" w14:textId="77777777" w:rsidR="004F7219" w:rsidRPr="004B1D5C" w:rsidRDefault="004F7219" w:rsidP="007F604B">
            <w:pPr>
              <w:pStyle w:val="NoFormat"/>
            </w:pPr>
            <w:r w:rsidRPr="004B1D5C">
              <w:t xml:space="preserve"> Tự hồi qui tích hợp trung bình di động (autoregressive integrated moving average – ARIMA)</w:t>
            </w:r>
          </w:p>
        </w:tc>
        <w:tc>
          <w:tcPr>
            <w:tcW w:w="3642" w:type="dxa"/>
          </w:tcPr>
          <w:p w14:paraId="62570D8C" w14:textId="77777777" w:rsidR="004F7219" w:rsidRPr="004B1D5C" w:rsidRDefault="004F7219" w:rsidP="007F604B">
            <w:pPr>
              <w:pStyle w:val="NoFormat"/>
            </w:pPr>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p>
        </w:tc>
      </w:tr>
      <w:tr w:rsidR="004F7219" w:rsidRPr="004B1D5C" w14:paraId="20D4CB39" w14:textId="77777777" w:rsidTr="007F604B">
        <w:trPr>
          <w:trHeight w:val="2261"/>
        </w:trPr>
        <w:tc>
          <w:tcPr>
            <w:tcW w:w="1616" w:type="dxa"/>
            <w:vAlign w:val="center"/>
          </w:tcPr>
          <w:p w14:paraId="2D84F38A" w14:textId="77777777" w:rsidR="004F7219" w:rsidRPr="00BE19A7" w:rsidRDefault="004F7219" w:rsidP="007F604B">
            <w:pPr>
              <w:pStyle w:val="NoFormat"/>
              <w:jc w:val="center"/>
              <w:rPr>
                <w:b/>
              </w:rPr>
            </w:pPr>
            <w:r w:rsidRPr="00BE19A7">
              <w:rPr>
                <w:b/>
              </w:rPr>
              <w:t>Mùa</w:t>
            </w:r>
          </w:p>
        </w:tc>
        <w:tc>
          <w:tcPr>
            <w:tcW w:w="3908" w:type="dxa"/>
          </w:tcPr>
          <w:p w14:paraId="607FCDC5" w14:textId="77777777" w:rsidR="004F7219" w:rsidRPr="004B1D5C" w:rsidRDefault="004F7219" w:rsidP="007F604B">
            <w:pPr>
              <w:pStyle w:val="NoFormat"/>
            </w:pPr>
            <w:r w:rsidRPr="004B1D5C">
              <w:t xml:space="preserve">  Mô hình làm trơn theo hàm mũ của Winter (Winter’s exponential smoothing)</w:t>
            </w:r>
          </w:p>
          <w:p w14:paraId="2205FA33" w14:textId="77777777" w:rsidR="004F7219" w:rsidRPr="004B1D5C" w:rsidRDefault="004F7219" w:rsidP="007F604B">
            <w:pPr>
              <w:pStyle w:val="NoFormat"/>
            </w:pPr>
            <w:r w:rsidRPr="004B1D5C">
              <w:t xml:space="preserve">  Tự hồi qui tích hợp trung bình di động (ARIMA)</w:t>
            </w:r>
          </w:p>
        </w:tc>
        <w:tc>
          <w:tcPr>
            <w:tcW w:w="3642" w:type="dxa"/>
          </w:tcPr>
          <w:p w14:paraId="5A5C4520" w14:textId="77777777" w:rsidR="004F7219" w:rsidRPr="004B1D5C" w:rsidRDefault="004F7219" w:rsidP="007F604B">
            <w:pPr>
              <w:pStyle w:val="NoFormat"/>
            </w:pPr>
            <w:r w:rsidRPr="004B1D5C">
              <w:t xml:space="preserve">  Những dữ liệu này thường gắn liền với chu kì thời tiết, hoặc là các mốc thời gian đặc biệt của năm (khai giảng, giáng sinh, Tết…)</w:t>
            </w:r>
          </w:p>
        </w:tc>
      </w:tr>
    </w:tbl>
    <w:p w14:paraId="3E3852F5" w14:textId="32898C18" w:rsidR="004F7219" w:rsidRDefault="004F7219" w:rsidP="007740F0">
      <w:r>
        <w:t xml:space="preserve"> </w:t>
      </w:r>
    </w:p>
    <w:p w14:paraId="2EFD65FF" w14:textId="28367523" w:rsidR="00B35C7A" w:rsidRPr="003A16E8" w:rsidRDefault="00B35C7A" w:rsidP="007740F0">
      <w:pPr>
        <w:rPr>
          <w:lang w:val="fr-FR"/>
        </w:rPr>
      </w:pPr>
      <w:r w:rsidRPr="003A16E8">
        <w:rPr>
          <w:lang w:val="fr-FR"/>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3A16E8" w:rsidRDefault="00926939" w:rsidP="005A22B0">
      <w:pPr>
        <w:rPr>
          <w:szCs w:val="26"/>
          <w:lang w:val="fr-FR"/>
        </w:rPr>
      </w:pPr>
      <w:r w:rsidRPr="003A16E8">
        <w:rPr>
          <w:szCs w:val="26"/>
          <w:lang w:val="fr-FR"/>
        </w:rPr>
        <w:t>Thông thường người ta sử dụng mức độ lỗi để đánh giá độ tin cậy và để so sánh giữa các kĩ thuật.</w:t>
      </w:r>
    </w:p>
    <w:p w14:paraId="60D9C1CC" w14:textId="4C38833A" w:rsidR="00926939" w:rsidRPr="003A16E8" w:rsidRDefault="00926939" w:rsidP="005A22B0">
      <w:pPr>
        <w:rPr>
          <w:szCs w:val="26"/>
          <w:lang w:val="fr-FR"/>
        </w:rPr>
      </w:pPr>
      <w:r w:rsidRPr="003A16E8">
        <w:rPr>
          <w:szCs w:val="26"/>
          <w:lang w:val="fr-FR"/>
        </w:rPr>
        <w:lastRenderedPageBreak/>
        <w:t xml:space="preserve">Lỗi (residual, forecast error) là sự sai khác giữa giá trị thực và giá trị dự đoán được. </w:t>
      </w:r>
    </w:p>
    <w:p w14:paraId="1CEC9DDB" w14:textId="67FBA5EA" w:rsidR="00926939" w:rsidRPr="00082976" w:rsidRDefault="00C2484F" w:rsidP="003A16E8">
      <w:pPr>
        <w:pStyle w:val="Canhgiua"/>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m:oMathPara>
    </w:p>
    <w:p w14:paraId="3C709FDE" w14:textId="24B63777" w:rsidR="00B14D71" w:rsidRDefault="00B14D71" w:rsidP="005A22B0">
      <w:pPr>
        <w:rPr>
          <w:rFonts w:eastAsiaTheme="minorEastAsia"/>
          <w:szCs w:val="26"/>
        </w:rPr>
      </w:pPr>
      <w:r>
        <w:rPr>
          <w:szCs w:val="26"/>
        </w:rPr>
        <w:t>T</w:t>
      </w:r>
      <w:r w:rsidR="00926939" w:rsidRPr="005947EE">
        <w:rPr>
          <w:szCs w:val="26"/>
        </w:rPr>
        <w:t xml:space="preserve">rong đó: </w:t>
      </w:r>
      <w:r w:rsidR="00926939" w:rsidRPr="005947EE">
        <w:rPr>
          <w:szCs w:val="26"/>
        </w:rPr>
        <w:tab/>
      </w:r>
    </w:p>
    <w:p w14:paraId="47B1E229" w14:textId="64659705" w:rsidR="00926939" w:rsidRPr="00F445BC" w:rsidRDefault="00C2484F" w:rsidP="003A16E8">
      <w:pPr>
        <w:pStyle w:val="BuletL2"/>
      </w:pP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oMath>
      <w:r w:rsidR="00926939" w:rsidRPr="00C251DA">
        <w:t xml:space="preserve"> : l</w:t>
      </w:r>
      <w:r w:rsidR="00926939" w:rsidRPr="004C2D67">
        <w:t>ỗ</w:t>
      </w:r>
      <w:r w:rsidR="00926939" w:rsidRPr="000C3A28">
        <w:t>i</w:t>
      </w:r>
    </w:p>
    <w:p w14:paraId="0E3E28EC" w14:textId="7685E397" w:rsidR="00926939" w:rsidRPr="00F445BC" w:rsidRDefault="00C2484F" w:rsidP="003A16E8">
      <w:pPr>
        <w:pStyle w:val="BuletL2"/>
      </w:pP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926939" w:rsidRPr="006D6C8D">
        <w:t xml:space="preserve"> : giá tr</w:t>
      </w:r>
      <w:r w:rsidR="00926939" w:rsidRPr="00C251DA">
        <w:t>ị</w:t>
      </w:r>
      <w:r w:rsidR="00926939" w:rsidRPr="004C2D67">
        <w:t xml:space="preserve"> th</w:t>
      </w:r>
      <w:r w:rsidR="00926939" w:rsidRPr="000C3A28">
        <w:t>ự</w:t>
      </w:r>
      <w:r w:rsidR="00926939" w:rsidRPr="000F2CC7">
        <w:t>c c</w:t>
      </w:r>
      <w:r w:rsidR="00926939" w:rsidRPr="00BA6809">
        <w:t>ủ</w:t>
      </w:r>
      <w:r w:rsidR="00926939" w:rsidRPr="00EF4E32">
        <w:t>a bi</w:t>
      </w:r>
      <w:r w:rsidR="00926939" w:rsidRPr="00446309">
        <w:t>ế</w:t>
      </w:r>
      <w:r w:rsidR="00926939" w:rsidRPr="0015771C">
        <w:t>n quan sát</w:t>
      </w:r>
    </w:p>
    <w:p w14:paraId="01B49A0A" w14:textId="031EA5E9" w:rsidR="00926939" w:rsidRPr="00F445BC" w:rsidRDefault="00C2484F" w:rsidP="003A16E8">
      <w:pPr>
        <w:pStyle w:val="BuletL2"/>
      </w:pPr>
      <m:oMath>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w:r w:rsidR="00926939" w:rsidRPr="00032D83">
        <w:t> : giá tr</w:t>
      </w:r>
      <w:r w:rsidR="00926939" w:rsidRPr="006D6C8D">
        <w:t>ị</w:t>
      </w:r>
      <w:r w:rsidR="00926939" w:rsidRPr="00C251DA">
        <w:t xml:space="preserve"> d</w:t>
      </w:r>
      <w:r w:rsidR="00926939" w:rsidRPr="004C2D67">
        <w:t>ự</w:t>
      </w:r>
      <w:r w:rsidR="00926939" w:rsidRPr="000C3A28">
        <w:t xml:space="preserve"> đoán đư</w:t>
      </w:r>
      <w:r w:rsidR="00926939" w:rsidRPr="000F2CC7">
        <w:t>ợ</w:t>
      </w:r>
      <w:r w:rsidR="00926939" w:rsidRPr="00BA6809">
        <w:t>c c</w:t>
      </w:r>
      <w:r w:rsidR="00926939" w:rsidRPr="00EF4E32">
        <w:t>ủ</w:t>
      </w:r>
      <w:r w:rsidR="00926939" w:rsidRPr="00446309">
        <w:t>a bi</w:t>
      </w:r>
      <w:r w:rsidR="00926939" w:rsidRPr="0015771C">
        <w:t>ế</w:t>
      </w:r>
      <w:r w:rsidR="00926939" w:rsidRPr="00941798">
        <w:t>n quan sát</w:t>
      </w:r>
    </w:p>
    <w:p w14:paraId="08861CDF" w14:textId="3ACC48C6" w:rsidR="00926939" w:rsidRPr="003A16E8" w:rsidRDefault="00926939" w:rsidP="003A16E8">
      <w:pPr>
        <w:pStyle w:val="BuletL2"/>
        <w:rPr>
          <w:lang w:val="fr-FR"/>
        </w:rPr>
      </w:pPr>
      <m:oMath>
        <m:r>
          <w:rPr>
            <w:rFonts w:ascii="Cambria Math" w:hAnsi="Cambria Math"/>
          </w:rPr>
          <m:t>t</m:t>
        </m:r>
      </m:oMath>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4A109F3B" w:rsidR="00926939" w:rsidRDefault="00926939" w:rsidP="005A22B0">
      <w:pPr>
        <w:rPr>
          <w:szCs w:val="26"/>
          <w:lang w:val="fr-FR"/>
        </w:rPr>
      </w:pPr>
      <w:r w:rsidRPr="003A16E8">
        <w:rPr>
          <w:szCs w:val="26"/>
          <w:lang w:val="fr-FR"/>
        </w:rPr>
        <w:t>Phương thức đánh giá phổ biến là trung bình lỗi tuyệt đối.</w:t>
      </w:r>
      <w:r w:rsidR="003176F1" w:rsidRPr="003A16E8">
        <w:rPr>
          <w:szCs w:val="26"/>
          <w:lang w:val="fr-FR"/>
        </w:rPr>
        <w:t xml:space="preserve"> </w:t>
      </w:r>
    </w:p>
    <w:p w14:paraId="26A7DD6F" w14:textId="7AB98953" w:rsidR="00B9548F" w:rsidRPr="003A16E8" w:rsidRDefault="00BB708B" w:rsidP="00BB708B">
      <w:pPr>
        <w:pStyle w:val="BuletL2"/>
        <w:rPr>
          <w:lang w:val="fr-FR"/>
        </w:rPr>
      </w:pPr>
      <w:r>
        <w:t xml:space="preserve">Sai số tuyệt đối trung bình lỗi </w:t>
      </w:r>
      <w:r w:rsidRPr="00AE532A">
        <w:rPr>
          <w:i/>
        </w:rPr>
        <w:t>MAE</w:t>
      </w:r>
      <w:r>
        <w:t xml:space="preserve"> (mean absolute error) tính theo công thức:</w:t>
      </w:r>
    </w:p>
    <w:p w14:paraId="6D6BE701" w14:textId="45CCC130" w:rsidR="00B9548F" w:rsidRDefault="007B0D12" w:rsidP="003A16E8">
      <w:pPr>
        <w:pStyle w:val="Canhgiua"/>
      </w:pPr>
      <m:oMathPara>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m:oMathPara>
    </w:p>
    <w:p w14:paraId="6D20E19F" w14:textId="147721DD" w:rsidR="00BB708B" w:rsidRPr="00BB708B" w:rsidRDefault="00BB708B" w:rsidP="00BB708B">
      <w:pPr>
        <w:pStyle w:val="BuletL2"/>
      </w:pPr>
      <w:r>
        <w:t xml:space="preserve">Sai số trung bình bình phương lỗi </w:t>
      </w:r>
      <w:r w:rsidRPr="00AE532A">
        <w:rPr>
          <w:i/>
        </w:rPr>
        <w:t>MSE</w:t>
      </w:r>
      <w:r>
        <w:t xml:space="preserve"> (mean squared error) tính theo công thức:</w:t>
      </w:r>
    </w:p>
    <w:p w14:paraId="0EB20BA4" w14:textId="2BA36386" w:rsidR="00BB708B" w:rsidRDefault="00C318D3" w:rsidP="003A16E8">
      <w:pPr>
        <w:pStyle w:val="Canhgiua"/>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sup>
                  <m:r>
                    <w:rPr>
                      <w:rFonts w:ascii="Cambria Math" w:hAnsi="Cambria Math"/>
                    </w:rPr>
                    <m:t>2</m:t>
                  </m:r>
                </m:sup>
              </m:sSup>
            </m:e>
          </m:nary>
        </m:oMath>
      </m:oMathPara>
    </w:p>
    <w:p w14:paraId="4C77F487" w14:textId="72A85645" w:rsidR="00B9548F" w:rsidRPr="00263465" w:rsidRDefault="00BB708B" w:rsidP="002562FE">
      <w:pPr>
        <w:pStyle w:val="BuletL2"/>
      </w:pPr>
      <w:r>
        <w:t xml:space="preserve">Sai số tuyệt đối phần trăm lỗi </w:t>
      </w:r>
      <w:r w:rsidRPr="00AE532A">
        <w:rPr>
          <w:i/>
        </w:rPr>
        <w:t>MAPE</w:t>
      </w:r>
      <w:r>
        <w:rPr>
          <w:i/>
        </w:rPr>
        <w:t xml:space="preserve"> </w:t>
      </w:r>
      <w:r>
        <w:t>(mean absolute  percentage error) được tính theo công thức:</w:t>
      </w:r>
    </w:p>
    <w:p w14:paraId="046BF5E6" w14:textId="0DF4BACD" w:rsidR="007F604B" w:rsidRDefault="00C318D3">
      <w:pPr>
        <w:pStyle w:val="Canhgiua"/>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sub>
                      </m:sSub>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Y</m:t>
                          </m:r>
                        </m:e>
                        <m:sub>
                          <m:r>
                            <w:rPr>
                              <w:rFonts w:ascii="Cambria Math" w:hAnsi="Cambria Math"/>
                            </w:rPr>
                            <m:t>t</m:t>
                          </m:r>
                        </m:sub>
                      </m:sSub>
                    </m:den>
                  </m:f>
                </m:e>
              </m:d>
            </m:e>
          </m:nary>
        </m:oMath>
      </m:oMathPara>
    </w:p>
    <w:p w14:paraId="75C5BC3E" w14:textId="77777777" w:rsidR="007F604B" w:rsidRDefault="007F604B">
      <w:pPr>
        <w:spacing w:before="0" w:after="200" w:line="276" w:lineRule="auto"/>
        <w:ind w:firstLine="0"/>
        <w:jc w:val="left"/>
        <w:rPr>
          <w:rFonts w:eastAsiaTheme="minorEastAsia"/>
        </w:rPr>
      </w:pPr>
      <w:r>
        <w:br w:type="page"/>
      </w:r>
    </w:p>
    <w:p w14:paraId="31C41FFF" w14:textId="0413F791" w:rsidR="006A21F7" w:rsidRPr="0095710D" w:rsidRDefault="0069274D" w:rsidP="002562FE">
      <w:pPr>
        <w:pStyle w:val="Heading1"/>
      </w:pPr>
      <w:r>
        <w:lastRenderedPageBreak/>
        <w:t xml:space="preserve">    </w:t>
      </w:r>
      <w:bookmarkStart w:id="1861" w:name="_Toc343083575"/>
      <w:bookmarkStart w:id="1862" w:name="_Toc343083789"/>
      <w:bookmarkStart w:id="1863" w:name="_Toc343084000"/>
      <w:bookmarkStart w:id="1864" w:name="_Toc343220759"/>
      <w:bookmarkStart w:id="1865" w:name="_Toc343232263"/>
      <w:bookmarkStart w:id="1866" w:name="_Toc343232676"/>
      <w:bookmarkStart w:id="1867" w:name="_Toc343232961"/>
      <w:bookmarkStart w:id="1868" w:name="_Toc343415466"/>
      <w:bookmarkStart w:id="1869" w:name="_Toc343415762"/>
      <w:bookmarkStart w:id="1870" w:name="_Toc343452421"/>
      <w:bookmarkStart w:id="1871" w:name="_Toc343461211"/>
      <w:bookmarkStart w:id="1872" w:name="_Toc343494098"/>
      <w:bookmarkStart w:id="1873" w:name="_Toc343494310"/>
      <w:bookmarkStart w:id="1874" w:name="_Toc343495083"/>
      <w:bookmarkStart w:id="1875" w:name="_Toc343660310"/>
      <w:bookmarkStart w:id="1876" w:name="_Toc343660524"/>
      <w:bookmarkStart w:id="1877" w:name="_Toc343711152"/>
      <w:bookmarkStart w:id="1878" w:name="_Toc343829116"/>
      <w:bookmarkStart w:id="1879" w:name="_Toc343831920"/>
      <w:bookmarkStart w:id="1880" w:name="_Toc343832289"/>
      <w:bookmarkStart w:id="1881" w:name="_Toc343832506"/>
      <w:bookmarkStart w:id="1882" w:name="_Toc343832723"/>
      <w:bookmarkStart w:id="1883" w:name="_Toc343837316"/>
      <w:bookmarkStart w:id="1884" w:name="_Toc343841874"/>
      <w:bookmarkStart w:id="1885" w:name="_Toc343844772"/>
      <w:bookmarkStart w:id="1886" w:name="_Toc343083576"/>
      <w:bookmarkStart w:id="1887" w:name="_Toc343083790"/>
      <w:bookmarkStart w:id="1888" w:name="_Toc343084001"/>
      <w:bookmarkStart w:id="1889" w:name="_Toc343220760"/>
      <w:bookmarkStart w:id="1890" w:name="_Toc343232264"/>
      <w:bookmarkStart w:id="1891" w:name="_Toc343232677"/>
      <w:bookmarkStart w:id="1892" w:name="_Toc343232962"/>
      <w:bookmarkStart w:id="1893" w:name="_Toc343415467"/>
      <w:bookmarkStart w:id="1894" w:name="_Toc343415763"/>
      <w:bookmarkStart w:id="1895" w:name="_Toc343452422"/>
      <w:bookmarkStart w:id="1896" w:name="_Toc343461212"/>
      <w:bookmarkStart w:id="1897" w:name="_Toc343494099"/>
      <w:bookmarkStart w:id="1898" w:name="_Toc343494311"/>
      <w:bookmarkStart w:id="1899" w:name="_Toc343495084"/>
      <w:bookmarkStart w:id="1900" w:name="_Toc343660311"/>
      <w:bookmarkStart w:id="1901" w:name="_Toc343660525"/>
      <w:bookmarkStart w:id="1902" w:name="_Toc343711153"/>
      <w:bookmarkStart w:id="1903" w:name="_Toc343829117"/>
      <w:bookmarkStart w:id="1904" w:name="_Toc343831921"/>
      <w:bookmarkStart w:id="1905" w:name="_Toc343832290"/>
      <w:bookmarkStart w:id="1906" w:name="_Toc343832507"/>
      <w:bookmarkStart w:id="1907" w:name="_Toc343832724"/>
      <w:bookmarkStart w:id="1908" w:name="_Toc343837317"/>
      <w:bookmarkStart w:id="1909" w:name="_Toc343841875"/>
      <w:bookmarkStart w:id="1910" w:name="_Toc343844773"/>
      <w:bookmarkStart w:id="1911" w:name="_Toc343083577"/>
      <w:bookmarkStart w:id="1912" w:name="_Toc343083791"/>
      <w:bookmarkStart w:id="1913" w:name="_Toc343084002"/>
      <w:bookmarkStart w:id="1914" w:name="_Toc343220761"/>
      <w:bookmarkStart w:id="1915" w:name="_Toc343232265"/>
      <w:bookmarkStart w:id="1916" w:name="_Toc343232678"/>
      <w:bookmarkStart w:id="1917" w:name="_Toc343232963"/>
      <w:bookmarkStart w:id="1918" w:name="_Toc343415468"/>
      <w:bookmarkStart w:id="1919" w:name="_Toc343415764"/>
      <w:bookmarkStart w:id="1920" w:name="_Toc343452423"/>
      <w:bookmarkStart w:id="1921" w:name="_Toc343461213"/>
      <w:bookmarkStart w:id="1922" w:name="_Toc343494100"/>
      <w:bookmarkStart w:id="1923" w:name="_Toc343494312"/>
      <w:bookmarkStart w:id="1924" w:name="_Toc343495085"/>
      <w:bookmarkStart w:id="1925" w:name="_Toc343660312"/>
      <w:bookmarkStart w:id="1926" w:name="_Toc343660526"/>
      <w:bookmarkStart w:id="1927" w:name="_Toc343711154"/>
      <w:bookmarkStart w:id="1928" w:name="_Toc343829118"/>
      <w:bookmarkStart w:id="1929" w:name="_Toc343831922"/>
      <w:bookmarkStart w:id="1930" w:name="_Toc343832291"/>
      <w:bookmarkStart w:id="1931" w:name="_Toc343832508"/>
      <w:bookmarkStart w:id="1932" w:name="_Toc343832725"/>
      <w:bookmarkStart w:id="1933" w:name="_Toc343837318"/>
      <w:bookmarkStart w:id="1934" w:name="_Toc343841876"/>
      <w:bookmarkStart w:id="1935" w:name="_Toc343844774"/>
      <w:bookmarkStart w:id="1936" w:name="_Toc343859759"/>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r w:rsidR="0095710D" w:rsidRPr="002562FE">
        <w:t>MÔ HÌNH ARIMA</w:t>
      </w:r>
      <w:bookmarkEnd w:id="1936"/>
    </w:p>
    <w:p w14:paraId="0BBDF11B" w14:textId="0D0D28B5" w:rsidR="006A21F7" w:rsidRPr="003A16E8" w:rsidRDefault="006A21F7" w:rsidP="006A21F7">
      <w:pPr>
        <w:ind w:firstLine="547"/>
        <w:rPr>
          <w:szCs w:val="26"/>
          <w:lang w:val="fr-FR"/>
        </w:rPr>
      </w:pPr>
      <w:r w:rsidRPr="003A16E8">
        <w:rPr>
          <w:szCs w:val="26"/>
          <w:lang w:val="fr-FR"/>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1E8BAA19" w14:textId="427CCC46" w:rsidR="000830F1" w:rsidRPr="000830F1" w:rsidRDefault="000830F1" w:rsidP="00286C29">
      <w:pPr>
        <w:pStyle w:val="Heading2"/>
        <w:rPr>
          <w:lang w:val="fr-FR"/>
        </w:rPr>
      </w:pPr>
      <w:bookmarkStart w:id="1937" w:name="_Toc343859760"/>
      <w:r>
        <w:rPr>
          <w:lang w:val="fr-FR"/>
        </w:rPr>
        <w:t>Lớp mô hình ARIMA</w:t>
      </w:r>
      <w:bookmarkEnd w:id="1937"/>
    </w:p>
    <w:p w14:paraId="473FF8D5" w14:textId="7C39E096" w:rsidR="000830F1" w:rsidRPr="000830F1" w:rsidRDefault="000830F1" w:rsidP="00DF02E9">
      <w:pPr>
        <w:pStyle w:val="Heading3"/>
        <w:rPr>
          <w:lang w:val="fr-FR"/>
        </w:rPr>
      </w:pPr>
      <w:bookmarkStart w:id="1938" w:name="_Toc343859761"/>
      <w:r w:rsidRPr="003A16E8">
        <w:rPr>
          <w:lang w:val="fr-FR"/>
        </w:rPr>
        <w:t xml:space="preserve">Mô hình trung bình di động bậc </w:t>
      </w:r>
      <w:r w:rsidRPr="003A16E8">
        <w:rPr>
          <w:i/>
          <w:lang w:val="fr-FR"/>
        </w:rPr>
        <w:t>q</w:t>
      </w:r>
      <w:r w:rsidRPr="003A16E8">
        <w:rPr>
          <w:lang w:val="fr-FR"/>
        </w:rPr>
        <w:t>, MA(</w:t>
      </w:r>
      <w:r w:rsidRPr="003A16E8">
        <w:rPr>
          <w:i/>
          <w:lang w:val="fr-FR"/>
        </w:rPr>
        <w:t>q</w:t>
      </w:r>
      <w:r w:rsidRPr="003A16E8">
        <w:rPr>
          <w:lang w:val="fr-FR"/>
        </w:rPr>
        <w:t>)</w:t>
      </w:r>
      <w:bookmarkEnd w:id="1938"/>
    </w:p>
    <w:p w14:paraId="54659BC1" w14:textId="2A7AFD8A" w:rsidR="006A21F7" w:rsidRDefault="004F6C5F" w:rsidP="002562FE">
      <w:r w:rsidRPr="003A16E8">
        <w:rPr>
          <w:noProof/>
        </w:rPr>
        <mc:AlternateContent>
          <mc:Choice Requires="wps">
            <w:drawing>
              <wp:anchor distT="0" distB="0" distL="114300" distR="114300" simplePos="0" relativeHeight="251691520"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3EE56D4E" w:rsidR="00C2484F" w:rsidRDefault="00C2484F" w:rsidP="002562FE">
                            <w:pPr>
                              <w:pStyle w:val="EquationIndex"/>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3EE56D4E" w:rsidR="00C2484F" w:rsidRDefault="00C2484F" w:rsidP="002562FE">
                      <w:pPr>
                        <w:pStyle w:val="EquationIndex"/>
                      </w:pPr>
                      <w:r>
                        <w:t>(3.1)</w:t>
                      </w:r>
                    </w:p>
                  </w:txbxContent>
                </v:textbox>
                <w10:wrap type="square"/>
              </v:shape>
            </w:pict>
          </mc:Fallback>
        </mc:AlternateContent>
      </w:r>
      <w:r w:rsidR="006A21F7" w:rsidRPr="003A16E8">
        <w:t xml:space="preserve">Mô hình </w:t>
      </w:r>
      <w:proofErr w:type="gramStart"/>
      <w:r w:rsidR="006A21F7" w:rsidRPr="003A16E8">
        <w:t>MA(</w:t>
      </w:r>
      <w:proofErr w:type="gramEnd"/>
      <w:r w:rsidR="006A21F7" w:rsidRPr="003A16E8">
        <w:rPr>
          <w:i/>
        </w:rPr>
        <w:t>q</w:t>
      </w:r>
      <w:r w:rsidR="006A21F7" w:rsidRPr="003A16E8">
        <w:t xml:space="preserve">) là mô hình có dạng </w:t>
      </w:r>
    </w:p>
    <w:p w14:paraId="18EE6506" w14:textId="2EAA2B65" w:rsidR="006A21F7" w:rsidRPr="003A16E8" w:rsidRDefault="00C2484F" w:rsidP="003A16E8">
      <w:pPr>
        <w:pStyle w:val="Canhgiua"/>
        <w:rPr>
          <w:lang w:val="fr-FR"/>
        </w:rPr>
      </w:pPr>
      <m:oMathPara>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oMath>
      </m:oMathPara>
    </w:p>
    <w:p w14:paraId="0CA6475D" w14:textId="77777777" w:rsidR="006A21F7" w:rsidRPr="003A16E8" w:rsidRDefault="006A21F7" w:rsidP="003A16E8">
      <w:pPr>
        <w:rPr>
          <w:lang w:val="fr-FR"/>
        </w:rPr>
      </w:pPr>
      <w:r w:rsidRPr="003A16E8">
        <w:rPr>
          <w:lang w:val="fr-FR"/>
        </w:rPr>
        <w:t>Với :</w:t>
      </w:r>
    </w:p>
    <w:p w14:paraId="620C6664" w14:textId="70C59B0E" w:rsidR="006A21F7" w:rsidRPr="003A16E8" w:rsidRDefault="006A21F7" w:rsidP="003A16E8">
      <w:pPr>
        <w:pStyle w:val="BuletL2"/>
        <w:rPr>
          <w:lang w:val="fr-FR"/>
        </w:rPr>
      </w:pPr>
      <m:oMath>
        <m:r>
          <w:rPr>
            <w:rFonts w:ascii="Cambria Math" w:hAnsi="Cambria Math"/>
            <w:lang w:val="fr-FR"/>
          </w:rPr>
          <m:t>μ</m:t>
        </m:r>
      </m:oMath>
      <w:r w:rsidR="004939AB" w:rsidRPr="006D6C8D">
        <w:rPr>
          <w:lang w:val="fr-FR"/>
        </w:rPr>
        <w:t xml:space="preserve"> </w:t>
      </w:r>
      <w:r w:rsidRPr="003A16E8">
        <w:rPr>
          <w:lang w:val="fr-FR"/>
        </w:rPr>
        <w:t xml:space="preserve">là trung bình của chuỗi thời gian </w:t>
      </w:r>
      <w:proofErr w:type="gramStart"/>
      <w:r w:rsidRPr="003A16E8">
        <w:rPr>
          <w:lang w:val="fr-FR"/>
        </w:rPr>
        <w:t>tĩnh</w:t>
      </w:r>
      <w:r w:rsidR="00263465" w:rsidRPr="00032D83">
        <w:rPr>
          <w:lang w:val="fr-FR"/>
        </w:rPr>
        <w:t xml:space="preserve"> </w:t>
      </w:r>
      <w:proofErr w:type="gramEnd"/>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e>
        </m:d>
      </m:oMath>
      <w:r w:rsidRPr="003A16E8">
        <w:rPr>
          <w:lang w:val="fr-FR"/>
        </w:rPr>
        <w:t>.</w:t>
      </w:r>
    </w:p>
    <w:p w14:paraId="10C0FF98" w14:textId="3A3ED657" w:rsidR="006A21F7" w:rsidRPr="003A16E8" w:rsidRDefault="00C2484F" w:rsidP="003A16E8">
      <w:pPr>
        <w:pStyle w:val="BuletL2"/>
        <w:rPr>
          <w:lang w:val="fr-FR"/>
        </w:rPr>
      </w:pP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i</m:t>
            </m:r>
          </m:sub>
        </m:sSub>
      </m:oMath>
      <w:r w:rsidR="00F413E4" w:rsidRPr="00032D83">
        <w:rPr>
          <w:lang w:val="fr-FR"/>
        </w:rPr>
        <w:t xml:space="preserve"> </w:t>
      </w:r>
      <w:r w:rsidR="006A21F7" w:rsidRPr="003A16E8">
        <w:rPr>
          <w:lang w:val="fr-FR"/>
        </w:rPr>
        <w:t>là sai số, biểu diễn thành phần không thể dự đoán được ở thời điểm i.</w:t>
      </w:r>
    </w:p>
    <w:p w14:paraId="571A27F5" w14:textId="653B58BC" w:rsidR="006A21F7" w:rsidRPr="003A16E8" w:rsidRDefault="00C2484F" w:rsidP="003A16E8">
      <w:pPr>
        <w:pStyle w:val="BuletL2"/>
        <w:rPr>
          <w:lang w:val="fr-FR"/>
        </w:rPr>
      </w:pPr>
      <m:oMath>
        <m:sSub>
          <m:sSubPr>
            <m:ctrlPr>
              <w:rPr>
                <w:rFonts w:ascii="Cambria Math" w:hAnsi="Cambria Math"/>
                <w:i/>
                <w:lang w:val="fr-FR"/>
              </w:rPr>
            </m:ctrlPr>
          </m:sSubPr>
          <m:e>
            <m:r>
              <w:rPr>
                <w:rFonts w:ascii="Cambria Math" w:hAnsi="Cambria Math"/>
                <w:lang w:val="fr-FR"/>
              </w:rPr>
              <m:t>θ</m:t>
            </m:r>
          </m:e>
          <m:sub>
            <m:r>
              <w:rPr>
                <w:rFonts w:ascii="Cambria Math" w:hAnsi="Cambria Math"/>
                <w:lang w:val="fr-FR"/>
              </w:rPr>
              <m:t>i</m:t>
            </m:r>
          </m:sub>
        </m:sSub>
      </m:oMath>
      <w:r w:rsidR="00233EFD" w:rsidRPr="00032D83">
        <w:rPr>
          <w:lang w:val="fr-FR"/>
        </w:rPr>
        <w:t xml:space="preserve"> </w:t>
      </w:r>
      <w:r w:rsidR="006A21F7" w:rsidRPr="003A16E8">
        <w:rPr>
          <w:lang w:val="fr-FR"/>
        </w:rPr>
        <w:t xml:space="preserve">là các hệ số ước lượng mức ảnh hưởng </w:t>
      </w: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t-i</m:t>
            </m:r>
          </m:sub>
        </m:sSub>
      </m:oMath>
      <w:r w:rsidR="00233EFD" w:rsidRPr="00032D83">
        <w:rPr>
          <w:lang w:val="fr-FR"/>
        </w:rPr>
        <w:t xml:space="preserve"> </w:t>
      </w:r>
      <w:r w:rsidR="006A21F7" w:rsidRPr="003A16E8">
        <w:rPr>
          <w:lang w:val="fr-FR"/>
        </w:rPr>
        <w:t xml:space="preserve">của  </w:t>
      </w:r>
      <w:proofErr w:type="gramStart"/>
      <w:r w:rsidR="006A21F7" w:rsidRPr="003A16E8">
        <w:rPr>
          <w:lang w:val="fr-FR"/>
        </w:rPr>
        <w:t xml:space="preserve">lên </w:t>
      </w:r>
      <w:proofErr w:type="gramEnd"/>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6A21F7" w:rsidRPr="003A16E8">
        <w:rPr>
          <w:lang w:val="fr-FR"/>
        </w:rPr>
        <w:t>.</w:t>
      </w:r>
    </w:p>
    <w:p w14:paraId="09EC6C93" w14:textId="5F304E6F" w:rsidR="006A21F7" w:rsidRDefault="006A21F7" w:rsidP="003A16E8">
      <w:pPr>
        <w:rPr>
          <w:lang w:val="fr-FR"/>
        </w:rPr>
      </w:pPr>
      <w:r w:rsidRPr="003A16E8">
        <w:rPr>
          <w:lang w:val="fr-FR"/>
        </w:rPr>
        <w:t xml:space="preserve">Biểu diễn (3.1) bằng toán tử lấy hiệu </w:t>
      </w:r>
      <w:r w:rsidRPr="003A16E8">
        <w:rPr>
          <w:i/>
          <w:lang w:val="fr-FR"/>
        </w:rPr>
        <w:t>B</w:t>
      </w:r>
      <w:r w:rsidRPr="003A16E8">
        <w:rPr>
          <w:lang w:val="fr-FR"/>
        </w:rPr>
        <w:t xml:space="preserve"> ta được   </w:t>
      </w:r>
    </w:p>
    <w:p w14:paraId="4E0DF8FA" w14:textId="77777777" w:rsidR="00EF2D1F" w:rsidRPr="003A16E8" w:rsidRDefault="00C2484F" w:rsidP="003A16E8">
      <w:pPr>
        <w:ind w:firstLine="0"/>
        <w:rPr>
          <w:szCs w:val="26"/>
          <w:lang w:val="fr-FR"/>
        </w:rPr>
      </w:pPr>
      <m:oMathPara>
        <m:oMath>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r>
                <w:rPr>
                  <w:rFonts w:ascii="Cambria Math" w:hAnsi="Cambria Math"/>
                  <w:szCs w:val="26"/>
                  <w:lang w:val="fr-FR"/>
                </w:rPr>
                <m:t>B-…-</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q</m:t>
                  </m:r>
                </m:sup>
              </m:sSup>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r>
            <m:rPr>
              <m:sty m:val="p"/>
            </m:rPr>
            <w:rPr>
              <w:rFonts w:ascii="Cambria Math" w:hAnsi="Cambria Math" w:hint="eastAsia"/>
              <w:szCs w:val="26"/>
              <w:lang w:val="fr-FR"/>
            </w:rPr>
            <m:t>Θ</m:t>
          </m:r>
          <m:d>
            <m:dPr>
              <m:ctrlPr>
                <w:rPr>
                  <w:rFonts w:ascii="Cambria Math" w:hAnsi="Cambria Math"/>
                  <w:szCs w:val="26"/>
                  <w:lang w:val="fr-FR"/>
                </w:rPr>
              </m:ctrlPr>
            </m:dPr>
            <m:e>
              <m:r>
                <w:rPr>
                  <w:rFonts w:ascii="Cambria Math" w:hAnsi="Cambria Math"/>
                  <w:szCs w:val="26"/>
                  <w:lang w:val="fr-FR"/>
                </w:rPr>
                <m:t>B</m:t>
              </m:r>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oMath>
      </m:oMathPara>
    </w:p>
    <w:p w14:paraId="091563CB" w14:textId="77777777" w:rsidR="0005400A" w:rsidRDefault="00F26466" w:rsidP="002562FE">
      <w:pPr>
        <w:rPr>
          <w:lang w:val="fr-FR"/>
        </w:rPr>
      </w:pPr>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p>
    <w:p w14:paraId="1646F1B9" w14:textId="10988D29" w:rsidR="008308F4" w:rsidRPr="003A16E8" w:rsidRDefault="006A21F7" w:rsidP="002562FE">
      <w:pPr>
        <w:rPr>
          <w:lang w:val="fr-FR"/>
        </w:rPr>
      </w:pPr>
      <w:r w:rsidRPr="003A16E8">
        <w:rPr>
          <w:lang w:val="fr-FR"/>
        </w:rPr>
        <w:t xml:space="preserve">Vì chuỗi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oMath>
      <w:r w:rsidRPr="003A16E8">
        <w:rPr>
          <w:lang w:val="fr-FR"/>
        </w:rPr>
        <w:t xml:space="preserve"> là chuỗi nhiễu trắng</w:t>
      </w:r>
      <w:r w:rsidR="004939AB">
        <w:rPr>
          <w:lang w:val="fr-FR"/>
        </w:rPr>
        <w:t xml:space="preserve"> </w:t>
      </w:r>
      <w:r w:rsidRPr="003A16E8">
        <w:rPr>
          <w:lang w:val="fr-FR"/>
        </w:rPr>
        <w:t xml:space="preserve">(white noise), tức là </w:t>
      </w:r>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r w:rsidR="00031BC2">
        <w:rPr>
          <w:lang w:val="fr-FR"/>
        </w:rPr>
        <w:t xml:space="preserve"> </w:t>
      </w:r>
      <w:r w:rsidRPr="003A16E8">
        <w:rPr>
          <w:lang w:val="fr-FR"/>
        </w:rPr>
        <w:t xml:space="preserve">và </w:t>
      </w:r>
    </w:p>
    <w:p w14:paraId="3AB410B0" w14:textId="77777777" w:rsidR="008308F4" w:rsidRPr="00E231FB" w:rsidRDefault="00C2484F" w:rsidP="002562FE">
      <w:pPr>
        <w:rPr>
          <w:lang w:val="fr-FR"/>
        </w:rPr>
      </w:pPr>
      <m:oMathPara>
        <m:oMathParaPr>
          <m:jc m:val="center"/>
        </m:oMathParaPr>
        <m:oMath>
          <m:sSub>
            <m:sSubPr>
              <m:ctrlPr>
                <w:rPr>
                  <w:rFonts w:ascii="Cambria Math" w:hAnsi="Cambria Math"/>
                  <w:lang w:val="fr-FR"/>
                </w:rPr>
              </m:ctrlPr>
            </m:sSubPr>
            <m:e>
              <m:r>
                <w:rPr>
                  <w:rFonts w:ascii="Cambria Math" w:hAnsi="Cambria Math"/>
                  <w:lang w:val="fr-FR"/>
                </w:rPr>
                <m:t>γ</m:t>
              </m:r>
            </m:e>
            <m:sub>
              <m:r>
                <w:rPr>
                  <w:rFonts w:ascii="Cambria Math" w:hAnsi="Cambria Math"/>
                  <w:lang w:val="fr-FR"/>
                </w:rPr>
                <m:t>ε</m:t>
              </m:r>
            </m:sub>
          </m:sSub>
          <m:d>
            <m:dPr>
              <m:ctrlPr>
                <w:rPr>
                  <w:rFonts w:ascii="Cambria Math" w:hAnsi="Cambria Math"/>
                  <w:lang w:val="fr-FR"/>
                </w:rPr>
              </m:ctrlPr>
            </m:dPr>
            <m:e>
              <m:r>
                <w:rPr>
                  <w:rFonts w:ascii="Cambria Math" w:hAnsi="Cambria Math"/>
                  <w:lang w:val="fr-FR"/>
                </w:rPr>
                <m:t>h</m:t>
              </m:r>
            </m:e>
          </m:d>
          <m:r>
            <m:rPr>
              <m:sty m:val="p"/>
            </m:rPr>
            <w:rPr>
              <w:rFonts w:ascii="Cambria Math" w:hAnsi="Cambria Math"/>
              <w:lang w:val="fr-FR"/>
            </w:rPr>
            <m:t>=</m:t>
          </m:r>
          <m:d>
            <m:dPr>
              <m:begChr m:val="{"/>
              <m:endChr m:val=""/>
              <m:ctrlPr>
                <w:rPr>
                  <w:rFonts w:ascii="Cambria Math" w:hAnsi="Cambria Math"/>
                  <w:lang w:val="fr-FR"/>
                </w:rPr>
              </m:ctrlPr>
            </m:dPr>
            <m:e>
              <m:eqArr>
                <m:eqArrPr>
                  <m:ctrlPr>
                    <w:rPr>
                      <w:rFonts w:ascii="Cambria Math" w:hAnsi="Cambria Math"/>
                      <w:lang w:val="fr-FR"/>
                    </w:rPr>
                  </m:ctrlPr>
                </m:eqArrPr>
                <m:e>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m:e>
              </m:eqArr>
            </m:e>
          </m:d>
        </m:oMath>
      </m:oMathPara>
    </w:p>
    <w:p w14:paraId="28F0F88B" w14:textId="77777777" w:rsidR="006A21F7" w:rsidRPr="002562FE" w:rsidRDefault="006A21F7" w:rsidP="002562FE">
      <w:pPr>
        <w:rPr>
          <w:lang w:val="fr-FR"/>
        </w:rPr>
      </w:pPr>
      <w:r w:rsidRPr="002562FE">
        <w:rPr>
          <w:lang w:val="fr-FR"/>
        </w:rPr>
        <w:t xml:space="preserve">Nên </w:t>
      </w:r>
    </w:p>
    <w:p w14:paraId="3F7BC6B6" w14:textId="77777777" w:rsidR="006A21F7" w:rsidRPr="003A16E8" w:rsidRDefault="002B24C1" w:rsidP="002562FE">
      <w:pPr>
        <w:pStyle w:val="EquationIndex"/>
        <w:rPr>
          <w:lang w:val="fr-FR"/>
        </w:rPr>
      </w:pPr>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p>
    <w:p w14:paraId="0A830245" w14:textId="493BF1BC" w:rsidR="00A35187" w:rsidRPr="003A16E8" w:rsidRDefault="006A21F7" w:rsidP="003A16E8">
      <w:pPr>
        <w:jc w:val="center"/>
        <w:rPr>
          <w:lang w:val="fr-FR"/>
        </w:rPr>
      </w:pPr>
      <m:oMathPara>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m:oMathPara>
    </w:p>
    <w:p w14:paraId="5EFAD5D9" w14:textId="77777777" w:rsidR="006A21F7" w:rsidRPr="003A16E8" w:rsidRDefault="00A35187" w:rsidP="003A16E8">
      <w:pPr>
        <w:tabs>
          <w:tab w:val="left" w:pos="1440"/>
        </w:tabs>
        <w:rPr>
          <w:lang w:val="fr-FR"/>
        </w:rPr>
      </w:pPr>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p>
    <w:p w14:paraId="170D0928" w14:textId="591E97C9" w:rsidR="005947EE" w:rsidRPr="003A16E8" w:rsidRDefault="00097101" w:rsidP="003A16E8">
      <w:pPr>
        <w:tabs>
          <w:tab w:val="left" w:pos="1440"/>
        </w:tabs>
        <w:rPr>
          <w:lang w:val="fr-FR"/>
        </w:rPr>
      </w:pPr>
      <w:r>
        <w:rPr>
          <w:szCs w:val="26"/>
          <w:lang w:val="fr-FR"/>
        </w:rPr>
        <w:lastRenderedPageBreak/>
        <w:tab/>
      </w:r>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p>
    <w:p w14:paraId="4ACE3B0B" w14:textId="2A9DE1C5" w:rsidR="006A21F7" w:rsidRPr="003A16E8" w:rsidRDefault="006A21F7" w:rsidP="003A16E8">
      <w:pPr>
        <w:ind w:left="1980" w:firstLine="0"/>
        <w:jc w:val="left"/>
        <w:rPr>
          <w:szCs w:val="26"/>
          <w:lang w:val="pt-BR"/>
        </w:rPr>
      </w:pPr>
      <m:oMathPara>
        <m:oMath>
          <m:r>
            <w:rPr>
              <w:rFonts w:ascii="Cambria Math" w:hAnsi="Cambria Math"/>
              <w:szCs w:val="26"/>
              <w:lang w:val="fr-FR"/>
            </w:rPr>
            <m:t>=</m:t>
          </m:r>
          <m:d>
            <m:dPr>
              <m:begChr m:val="{"/>
              <m:endChr m:val=""/>
              <m:ctrlPr>
                <w:rPr>
                  <w:rFonts w:ascii="Cambria Math" w:hAnsi="Cambria Math"/>
                  <w:i/>
                  <w:szCs w:val="26"/>
                  <w:lang w:val="fr-FR"/>
                </w:rPr>
              </m:ctrlPr>
            </m:dPr>
            <m:e>
              <m:eqArr>
                <m:eqArrPr>
                  <m:ctrlPr>
                    <w:rPr>
                      <w:rFonts w:ascii="Cambria Math" w:hAnsi="Cambria Math"/>
                      <w:i/>
                      <w:szCs w:val="26"/>
                      <w:lang w:val="fr-FR"/>
                    </w:rPr>
                  </m:ctrlPr>
                </m:eqArrPr>
                <m:e>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e>
                  </m:d>
                  <m:r>
                    <w:rPr>
                      <w:rFonts w:ascii="Cambria Math" w:hAnsi="Cambria Math"/>
                      <w:szCs w:val="26"/>
                      <w:lang w:val="fr-FR"/>
                    </w:rPr>
                    <m:t>,   k=1,2,…,q</m:t>
                  </m:r>
                </m:e>
                <m:e>
                  <m:r>
                    <w:rPr>
                      <w:rFonts w:ascii="Cambria Math" w:hAnsi="Cambria Math"/>
                      <w:szCs w:val="26"/>
                      <w:lang w:val="fr-FR"/>
                    </w:rPr>
                    <m:t xml:space="preserve">0,                                         k&gt;q </m:t>
                  </m:r>
                </m:e>
              </m:eqArr>
            </m:e>
          </m:d>
        </m:oMath>
      </m:oMathPara>
    </w:p>
    <w:p w14:paraId="64BC0324" w14:textId="3412D5D4" w:rsidR="006A21F7" w:rsidRDefault="006A21F7" w:rsidP="006A21F7">
      <w:pPr>
        <w:ind w:firstLine="547"/>
        <w:rPr>
          <w:szCs w:val="26"/>
          <w:lang w:val="pt-BR"/>
        </w:rPr>
      </w:pPr>
      <w:r w:rsidRPr="003A16E8">
        <w:rPr>
          <w:szCs w:val="26"/>
          <w:lang w:val="pt-BR"/>
        </w:rPr>
        <w:t xml:space="preserve">Từ đó ta có hàm tự tương quan của chuỗi </w:t>
      </w:r>
      <m:oMath>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oMath>
    </w:p>
    <w:p w14:paraId="48EB2944" w14:textId="4DE7317B" w:rsidR="006A21F7" w:rsidRPr="00E078AF" w:rsidRDefault="0005400A">
      <w:pPr>
        <w:ind w:firstLine="547"/>
        <w:rPr>
          <w:sz w:val="28"/>
          <w:szCs w:val="28"/>
          <w:lang w:val="pt-BR"/>
        </w:rPr>
      </w:pPr>
      <w:r>
        <w:rPr>
          <w:szCs w:val="26"/>
          <w:lang w:val="pt-BR"/>
        </w:rPr>
        <w:tab/>
      </w:r>
      <w:r>
        <w:rPr>
          <w:szCs w:val="26"/>
          <w:lang w:val="pt-BR"/>
        </w:rPr>
        <w:tab/>
      </w:r>
      <m:oMath>
        <m:r>
          <w:rPr>
            <w:rFonts w:ascii="Cambria Math" w:hAnsi="Cambria Math"/>
            <w:sz w:val="28"/>
            <w:szCs w:val="28"/>
            <w:lang w:val="pt-BR"/>
          </w:rPr>
          <m:t>ρ</m:t>
        </m:r>
        <m:d>
          <m:dPr>
            <m:ctrlPr>
              <w:rPr>
                <w:rFonts w:ascii="Cambria Math" w:hAnsi="Cambria Math"/>
                <w:i/>
                <w:sz w:val="28"/>
                <w:szCs w:val="28"/>
                <w:lang w:val="pt-BR"/>
              </w:rPr>
            </m:ctrlPr>
          </m:dPr>
          <m:e>
            <m:r>
              <w:rPr>
                <w:rFonts w:ascii="Cambria Math" w:hAnsi="Cambria Math"/>
                <w:sz w:val="28"/>
                <w:szCs w:val="28"/>
                <w:lang w:val="pt-BR"/>
              </w:rPr>
              <m:t>k</m:t>
            </m:r>
          </m:e>
        </m:d>
        <m:r>
          <w:rPr>
            <w:rFonts w:ascii="Cambria Math" w:hAnsi="Cambria Math"/>
            <w:sz w:val="28"/>
            <w:szCs w:val="28"/>
            <w:lang w:val="pt-BR"/>
          </w:rPr>
          <m:t>=</m:t>
        </m:r>
        <m:f>
          <m:fPr>
            <m:ctrlPr>
              <w:rPr>
                <w:rFonts w:ascii="Cambria Math" w:hAnsi="Cambria Math"/>
                <w:i/>
                <w:sz w:val="28"/>
                <w:szCs w:val="28"/>
                <w:lang w:val="pt-BR"/>
              </w:rPr>
            </m:ctrlPr>
          </m:fPr>
          <m:num>
            <m:r>
              <w:rPr>
                <w:rFonts w:ascii="Cambria Math" w:hAnsi="Cambria Math"/>
                <w:sz w:val="28"/>
                <w:szCs w:val="28"/>
                <w:lang w:val="pt-BR"/>
              </w:rPr>
              <m:t>γ(k)</m:t>
            </m:r>
          </m:num>
          <m:den>
            <m:r>
              <w:rPr>
                <w:rFonts w:ascii="Cambria Math" w:hAnsi="Cambria Math"/>
                <w:sz w:val="28"/>
                <w:szCs w:val="28"/>
                <w:lang w:val="pt-BR"/>
              </w:rPr>
              <m:t>γ(0)</m:t>
            </m:r>
          </m:den>
        </m:f>
        <m:r>
          <w:rPr>
            <w:rFonts w:ascii="Cambria Math" w:hAnsi="Cambria Math"/>
            <w:sz w:val="28"/>
            <w:szCs w:val="28"/>
            <w:lang w:val="pt-BR"/>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1</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k+1</m:t>
                        </m:r>
                      </m:sub>
                    </m:sSub>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q-k</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num>
                  <m:den>
                    <m:r>
                      <w:rPr>
                        <w:rFonts w:ascii="Cambria Math" w:hAnsi="Cambria Math"/>
                        <w:sz w:val="28"/>
                        <w:szCs w:val="28"/>
                        <w:lang w:val="fr-FR"/>
                      </w:rPr>
                      <m:t>1+</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q</m:t>
                        </m:r>
                      </m:sub>
                      <m:sup>
                        <m:r>
                          <w:rPr>
                            <w:rFonts w:ascii="Cambria Math" w:hAnsi="Cambria Math"/>
                            <w:sz w:val="28"/>
                            <w:szCs w:val="28"/>
                            <w:lang w:val="fr-FR"/>
                          </w:rPr>
                          <m:t>2</m:t>
                        </m:r>
                      </m:sup>
                    </m:sSubSup>
                  </m:den>
                </m:f>
                <m:r>
                  <w:rPr>
                    <w:rFonts w:ascii="Cambria Math" w:hAnsi="Cambria Math"/>
                    <w:sz w:val="28"/>
                    <w:szCs w:val="28"/>
                    <w:lang w:val="pt-BR"/>
                  </w:rPr>
                  <m:t>,  k=1,2,</m:t>
                </m:r>
                <m:r>
                  <w:rPr>
                    <w:rFonts w:ascii="Cambria Math" w:hAnsi="Cambria Math" w:hint="eastAsia"/>
                    <w:sz w:val="28"/>
                    <w:szCs w:val="28"/>
                    <w:lang w:val="pt-BR"/>
                  </w:rPr>
                  <m:t>…</m:t>
                </m:r>
                <m:r>
                  <w:rPr>
                    <w:rFonts w:ascii="Cambria Math" w:hAnsi="Cambria Math"/>
                    <w:sz w:val="28"/>
                    <w:szCs w:val="28"/>
                    <w:lang w:val="pt-BR"/>
                  </w:rPr>
                  <m:t>,q</m:t>
                </m:r>
              </m:e>
              <m:e>
                <m:r>
                  <w:rPr>
                    <w:rFonts w:ascii="Cambria Math" w:hAnsi="Cambria Math"/>
                    <w:sz w:val="28"/>
                    <w:szCs w:val="28"/>
                    <w:lang w:val="pt-BR"/>
                  </w:rPr>
                  <m:t>0,                                      k&gt;q</m:t>
                </m:r>
              </m:e>
            </m:eqArr>
          </m:e>
        </m:d>
      </m:oMath>
    </w:p>
    <w:p w14:paraId="009AFCBC" w14:textId="085AFB10" w:rsidR="006A21F7" w:rsidRDefault="006A21F7" w:rsidP="003A16E8">
      <w:pPr>
        <w:rPr>
          <w:lang w:val="pt-BR"/>
        </w:rPr>
      </w:pPr>
      <w:r w:rsidRPr="003A16E8">
        <w:rPr>
          <w:lang w:val="pt-BR"/>
        </w:rPr>
        <w:t xml:space="preserve">Dấu hiệu này của hàm tự tương quan giúp ta xác định được bậc của mô hình trung bình di động. Một mô hình trung bình di động có bậc </w:t>
      </w:r>
      <m:oMath>
        <m:r>
          <w:rPr>
            <w:rFonts w:ascii="Cambria Math" w:hAnsi="Cambria Math"/>
            <w:lang w:val="pt-BR"/>
          </w:rPr>
          <m:t>q</m:t>
        </m:r>
      </m:oMath>
      <w:r w:rsidR="00263465">
        <w:rPr>
          <w:lang w:val="pt-BR"/>
        </w:rPr>
        <w:t xml:space="preserve"> </w:t>
      </w:r>
      <w:r w:rsidRPr="003A16E8">
        <w:rPr>
          <w:lang w:val="pt-BR"/>
        </w:rPr>
        <w:t xml:space="preserve">thì hệ số tự tương quan của nó sẽ bằng không với những độ trễ lớn hơn </w:t>
      </w:r>
      <m:oMath>
        <m:r>
          <w:rPr>
            <w:rFonts w:ascii="Cambria Math" w:hAnsi="Cambria Math"/>
            <w:lang w:val="pt-BR"/>
          </w:rPr>
          <m:t>q</m:t>
        </m:r>
      </m:oMath>
      <w:r w:rsidRPr="003A16E8">
        <w:rPr>
          <w:lang w:val="pt-BR"/>
        </w:rPr>
        <w:t xml:space="preserve">. Trong thực tế do sai biệt khi lấy mẫu, hệ số tương quan mẫu có thể khác không ở những độ trễ lớn hơn </w:t>
      </w:r>
      <m:oMath>
        <m:r>
          <w:rPr>
            <w:rFonts w:ascii="Cambria Math" w:hAnsi="Cambria Math"/>
            <w:lang w:val="pt-BR"/>
          </w:rPr>
          <m:t>q</m:t>
        </m:r>
      </m:oMath>
      <w:r w:rsidRPr="003A16E8">
        <w:rPr>
          <w:lang w:val="pt-BR"/>
        </w:rPr>
        <w:t>. Tuy vậy, nếu hệ số tương quan mẫu nằm trong khoảng</w:t>
      </w:r>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3A16E8">
        <w:rPr>
          <w:lang w:val="pt-BR"/>
        </w:rPr>
        <w:t xml:space="preserve">, </w:t>
      </w:r>
      <m:oMath>
        <m:r>
          <w:rPr>
            <w:rFonts w:ascii="Cambria Math" w:hAnsi="Cambria Math"/>
            <w:lang w:val="pt-BR"/>
          </w:rPr>
          <m:t>N</m:t>
        </m:r>
      </m:oMath>
      <w:r w:rsidR="00542651" w:rsidRPr="0049233F" w:rsidDel="00542651">
        <w:rPr>
          <w:lang w:val="pt-BR"/>
        </w:rPr>
        <w:t xml:space="preserve"> </w:t>
      </w:r>
      <w:r w:rsidRPr="003A16E8">
        <w:rPr>
          <w:lang w:val="pt-BR"/>
        </w:rPr>
        <w:t xml:space="preserve"> là kích thước mẫu, thì ta có thể kết luận nó bằng không với độ tin cậy 95%.</w:t>
      </w:r>
    </w:p>
    <w:p w14:paraId="75DE46FD" w14:textId="7C43A32E" w:rsidR="006A21F7" w:rsidRPr="003A16E8" w:rsidRDefault="00F55211" w:rsidP="003A16E8">
      <w:pPr>
        <w:rPr>
          <w:lang w:val="fr-F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r>
          <w:rPr>
            <w:rFonts w:ascii="Cambria Math" w:hAnsi="Cambria Math"/>
            <w:lang w:val="pt-BR"/>
          </w:rPr>
          <m:t>=40+</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r>
          <w:rPr>
            <w:rFonts w:ascii="Cambria Math" w:hAnsi="Cambria Math"/>
            <w:lang w:val="pt-BR"/>
          </w:rPr>
          <m:t>+0.7</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t-1</m:t>
            </m:r>
          </m:sub>
        </m:sSub>
        <m:r>
          <w:rPr>
            <w:rFonts w:ascii="Cambria Math" w:hAnsi="Cambria Math"/>
            <w:lang w:val="pt-BR"/>
          </w:rPr>
          <m:t>-0.28</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t-2</m:t>
            </m:r>
          </m:sub>
        </m:sSub>
      </m:oMath>
      <w:r>
        <w:rPr>
          <w:rFonts w:eastAsiaTheme="minorEastAsia"/>
          <w:lang w:val="pt-BR"/>
        </w:rPr>
        <w:t>.</w:t>
      </w:r>
      <w:r>
        <w:rPr>
          <w:lang w:val="pt-BR"/>
        </w:rPr>
        <w:t xml:space="preserve"> </w:t>
      </w:r>
      <w:r w:rsidR="00091D45" w:rsidRPr="003A16E8">
        <w:rPr>
          <w:szCs w:val="26"/>
          <w:lang w:val="pt-BR"/>
        </w:rPr>
        <w:t xml:space="preserve">Hình </w:t>
      </w:r>
      <w:r w:rsidR="00091D45">
        <w:rPr>
          <w:szCs w:val="26"/>
          <w:lang w:val="pt-BR"/>
        </w:rPr>
        <w:t>3.1</w:t>
      </w:r>
      <w:r w:rsidR="00091D45" w:rsidRPr="003A16E8">
        <w:rPr>
          <w:szCs w:val="26"/>
          <w:lang w:val="pt-BR"/>
        </w:rPr>
        <w:t xml:space="preserve"> thể hiện </w:t>
      </w:r>
      <w:r w:rsidR="00091D45">
        <w:rPr>
          <w:szCs w:val="26"/>
          <w:lang w:val="pt-BR"/>
        </w:rPr>
        <w:t xml:space="preserve">đồ thị theo thời gian và </w:t>
      </w:r>
      <w:r w:rsidR="00091D45" w:rsidRPr="003A16E8">
        <w:rPr>
          <w:szCs w:val="26"/>
          <w:lang w:val="pt-BR"/>
        </w:rPr>
        <w:t xml:space="preserve">hàm tự tương quan của </w:t>
      </w:r>
      <w:r>
        <w:rPr>
          <w:szCs w:val="26"/>
          <w:lang w:val="pt-BR"/>
        </w:rPr>
        <w:t>dữ liệu đó</w:t>
      </w:r>
      <w:r w:rsidR="00091D45" w:rsidRPr="003A16E8">
        <w:rPr>
          <w:szCs w:val="26"/>
          <w:lang w:val="pt-BR"/>
        </w:rPr>
        <w:t xml:space="preserve">. Ở đây ta thấy rằng hàm tự tương quan của mô hình </w:t>
      </w:r>
      <w:r w:rsidR="00D375FC">
        <w:rPr>
          <w:sz w:val="28"/>
          <w:szCs w:val="28"/>
          <w:lang w:val="pt-BR"/>
        </w:rPr>
        <w:t>MA</w:t>
      </w:r>
      <w:r w:rsidR="00091D45" w:rsidRPr="003A16E8">
        <w:rPr>
          <w:szCs w:val="26"/>
          <w:lang w:val="pt-BR"/>
        </w:rPr>
        <w:t>(2) bằng không với mọi độ trễ lớn hơn hai</w:t>
      </w:r>
      <w:r w:rsidR="00556A95">
        <w:rPr>
          <w:szCs w:val="26"/>
          <w:lang w:val="pt-BR"/>
        </w:rPr>
        <w:t xml:space="preserve"> với mức ý nghĩa 5%.</w:t>
      </w:r>
    </w:p>
    <w:p w14:paraId="6B564288" w14:textId="49D81A31" w:rsidR="006A21F7" w:rsidRPr="003A16E8" w:rsidRDefault="004505B3" w:rsidP="00B90956">
      <w:pPr>
        <w:pStyle w:val="Canhgiua"/>
        <w:rPr>
          <w:lang w:val="fr-FR"/>
        </w:rPr>
      </w:pPr>
      <w:r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p>
    <w:p w14:paraId="1B1BE415" w14:textId="1210EFCD" w:rsidR="006A21F7" w:rsidRPr="003A16E8" w:rsidRDefault="006A21F7" w:rsidP="003A16E8">
      <w:pPr>
        <w:pStyle w:val="Hinh"/>
        <w:rPr>
          <w:lang w:val="pt-BR"/>
        </w:rPr>
      </w:pPr>
      <w:bookmarkStart w:id="1939" w:name="_Toc312142081"/>
      <w:bookmarkStart w:id="1940" w:name="_Toc343029956"/>
      <w:bookmarkStart w:id="1941" w:name="_Toc343859575"/>
      <w:r w:rsidRPr="003A16E8">
        <w:rPr>
          <w:lang w:val="fr-FR"/>
        </w:rPr>
        <w:t xml:space="preserve">Hình </w:t>
      </w:r>
      <w:r w:rsidR="000D0624" w:rsidRPr="006D6C8D">
        <w:t>3.1</w:t>
      </w:r>
      <w:r w:rsidR="00B9548F" w:rsidRPr="000C3A28">
        <w:t>:</w:t>
      </w:r>
      <w:r w:rsidR="000D0624" w:rsidRPr="003A16E8">
        <w:rPr>
          <w:lang w:val="fr-FR"/>
        </w:rPr>
        <w:t xml:space="preserve"> </w:t>
      </w:r>
      <w:r w:rsidRPr="003A16E8">
        <w:rPr>
          <w:lang w:val="fr-FR"/>
        </w:rPr>
        <w:t>Hình ảnh của mô hình  MA(2)</w:t>
      </w:r>
      <w:bookmarkEnd w:id="1939"/>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bookmarkEnd w:id="1940"/>
      <w:bookmarkEnd w:id="1941"/>
    </w:p>
    <w:p w14:paraId="1809AB89" w14:textId="57256020" w:rsidR="006A21F7" w:rsidRPr="0049233F" w:rsidRDefault="006A21F7" w:rsidP="00DF02E9">
      <w:pPr>
        <w:pStyle w:val="Heading3"/>
        <w:rPr>
          <w:lang w:val="pt-BR"/>
        </w:rPr>
      </w:pPr>
      <w:bookmarkStart w:id="1942" w:name="_Toc312142551"/>
      <w:bookmarkStart w:id="1943" w:name="_Toc343859762"/>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1942"/>
      <w:bookmarkEnd w:id="1943"/>
    </w:p>
    <w:p w14:paraId="46065932" w14:textId="16E9277D" w:rsidR="004505B3" w:rsidRDefault="00361F58" w:rsidP="003A16E8">
      <w:pPr>
        <w:rPr>
          <w:lang w:val="pt-BR"/>
        </w:rPr>
      </w:pPr>
      <w:r w:rsidRPr="00465185">
        <w:rPr>
          <w:lang w:val="pt-BR"/>
        </w:rPr>
        <w:t>Mô hình tự hồi quy bậc p là mô hình có dạng</w:t>
      </w:r>
    </w:p>
    <w:p w14:paraId="7C98B65E" w14:textId="77777777" w:rsidR="00361F58" w:rsidRPr="0038419C" w:rsidRDefault="00C2484F" w:rsidP="003A16E8">
      <w:pPr>
        <w:pStyle w:val="Canhgiua"/>
        <w:rPr>
          <w:lang w:val="pt-BR"/>
        </w:rPr>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A16E8">
      <w:pPr>
        <w:rPr>
          <w:lang w:val="pt-BR"/>
        </w:rPr>
      </w:pPr>
      <w:r w:rsidRPr="003A16E8">
        <w:rPr>
          <w:noProof/>
        </w:rPr>
        <mc:AlternateContent>
          <mc:Choice Requires="wps">
            <w:drawing>
              <wp:anchor distT="0" distB="0" distL="114300" distR="114300" simplePos="0" relativeHeight="251636224"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029F2128" w:rsidR="00C2484F" w:rsidRDefault="00C2484F" w:rsidP="002562FE">
                            <w:pPr>
                              <w:pStyle w:val="EquationIndex"/>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029F2128" w:rsidR="00C2484F" w:rsidRDefault="00C2484F" w:rsidP="002562FE">
                      <w:pPr>
                        <w:pStyle w:val="EquationIndex"/>
                      </w:pPr>
                      <w:r>
                        <w:t>(3.2)</w:t>
                      </w:r>
                    </w:p>
                  </w:txbxContent>
                </v:textbox>
                <w10:wrap type="square"/>
              </v:shape>
            </w:pict>
          </mc:Fallback>
        </mc:AlternateContent>
      </w:r>
      <w:r w:rsidR="00361F58" w:rsidRPr="00465185">
        <w:rPr>
          <w:lang w:val="pt-BR"/>
        </w:rPr>
        <w:t xml:space="preserve">Với </w:t>
      </w:r>
    </w:p>
    <w:p w14:paraId="528ED411" w14:textId="77777777" w:rsidR="00361F58" w:rsidRPr="00097101" w:rsidRDefault="00361F58" w:rsidP="003A16E8">
      <w:pPr>
        <w:pStyle w:val="BuletL2"/>
        <w:rPr>
          <w:lang w:val="pt-BR"/>
        </w:rPr>
      </w:pPr>
      <m:oMath>
        <m:r>
          <w:rPr>
            <w:rFonts w:ascii="Cambria Math" w:hAnsi="Cambria Math"/>
            <w:lang w:val="pt-BR"/>
          </w:rPr>
          <m:t>δ</m:t>
        </m:r>
      </m:oMath>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p>
    <w:p w14:paraId="4C6A6DD6" w14:textId="77777777" w:rsidR="00361F58" w:rsidRPr="00097101" w:rsidRDefault="00C2484F" w:rsidP="003A16E8">
      <w:pPr>
        <w:pStyle w:val="BuletL2"/>
        <w:rPr>
          <w:lang w:val="pt-BR"/>
        </w:rPr>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3A16E8">
        <w:rPr>
          <w:lang w:val="pt-BR"/>
        </w:rPr>
        <w:t>ự đoán được từ mô hình ở thời điểm t.</w:t>
      </w:r>
    </w:p>
    <w:p w14:paraId="2A048688" w14:textId="77777777" w:rsidR="00361F58" w:rsidRPr="00097101" w:rsidRDefault="00C2484F" w:rsidP="003A16E8">
      <w:pPr>
        <w:pStyle w:val="BuletL2"/>
        <w:rPr>
          <w:lang w:val="pt-BR"/>
        </w:rPr>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3A16E8">
        <w:rPr>
          <w:lang w:val="pt-BR"/>
        </w:rPr>
        <w:t xml:space="preserve">ể hiện sự ảnh hưởng của các giá trị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r w:rsidR="00361F58" w:rsidRPr="00032D83">
        <w:rPr>
          <w:lang w:val="pt-BR"/>
        </w:rPr>
        <w:t xml:space="preserve"> lên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r w:rsidR="00361F58" w:rsidRPr="00032D83">
        <w:rPr>
          <w:lang w:val="pt-BR"/>
        </w:rPr>
        <w:t>.</w:t>
      </w:r>
    </w:p>
    <w:p w14:paraId="0AA9D671" w14:textId="35DF7B0A" w:rsidR="00361F58" w:rsidRDefault="00361F58" w:rsidP="003A16E8">
      <w:r>
        <w:t>Ta có phương trình tự hiệp phương sai củ</w:t>
      </w:r>
      <w:r w:rsidR="004505B3">
        <w:t>a (3.2</w:t>
      </w:r>
      <w:r>
        <w:t>) là:</w:t>
      </w:r>
    </w:p>
    <w:p w14:paraId="30946805" w14:textId="7F8775F8" w:rsidR="005537CE" w:rsidRDefault="009211DB" w:rsidP="00E078AF">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45440"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2DC7AA83" w:rsidR="00C2484F" w:rsidRDefault="00C2484F" w:rsidP="002562FE">
                            <w:pPr>
                              <w:pStyle w:val="EquationIndex"/>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2DC7AA83" w:rsidR="00C2484F" w:rsidRDefault="00C2484F" w:rsidP="002562FE">
                      <w:pPr>
                        <w:pStyle w:val="EquationIndex"/>
                      </w:pPr>
                      <w:r>
                        <w:t>(3.3)</w:t>
                      </w:r>
                    </w:p>
                  </w:txbxContent>
                </v:textbox>
              </v:shape>
            </w:pict>
          </mc:Fallback>
        </mc:AlternateContent>
      </w:r>
      <w:r w:rsidR="004505B3">
        <w:rPr>
          <w:rFonts w:eastAsia="Times New Roman"/>
          <w:szCs w:val="26"/>
        </w:rPr>
        <w:t xml:space="preserve">                  </w: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w:ins w:id="1944" w:author="The Si Tran" w:date="2012-12-23T15:22:00Z">
                  <m:r>
                    <w:rPr>
                      <w:rFonts w:ascii="Cambria Math" w:eastAsia="Times New Roman" w:hAnsi="Cambria Math"/>
                      <w:szCs w:val="26"/>
                    </w:rPr>
                    <m:t>y</m:t>
                  </m:r>
                </w:ins>
                <w:del w:id="1945" w:author="The Si Tran" w:date="2012-12-23T15:22:00Z">
                  <m:r>
                    <w:rPr>
                      <w:rFonts w:ascii="Cambria Math" w:eastAsia="Times New Roman" w:hAnsi="Cambria Math"/>
                      <w:szCs w:val="26"/>
                    </w:rPr>
                    <m:t>X</m:t>
                  </m:r>
                </w:del>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w:ins w:id="1946" w:author="The Si Tran" w:date="2012-12-23T15:22:00Z">
                      <m:r>
                        <w:rPr>
                          <w:rFonts w:ascii="Cambria Math" w:eastAsia="Times New Roman" w:hAnsi="Cambria Math"/>
                          <w:szCs w:val="26"/>
                        </w:rPr>
                        <m:t>y</m:t>
                      </m:r>
                    </w:ins>
                    <w:del w:id="1947" w:author="The Si Tran" w:date="2012-12-23T15:22:00Z">
                      <m:r>
                        <w:rPr>
                          <w:rFonts w:ascii="Cambria Math" w:eastAsia="Times New Roman" w:hAnsi="Cambria Math"/>
                          <w:szCs w:val="26"/>
                        </w:rPr>
                        <m:t>X</m:t>
                      </m:r>
                    </w:del>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w:ins w:id="1948" w:author="The Si Tran" w:date="2012-12-23T15:22:00Z">
                      <m:r>
                        <w:rPr>
                          <w:rFonts w:ascii="Cambria Math" w:eastAsia="Times New Roman" w:hAnsi="Cambria Math"/>
                          <w:szCs w:val="26"/>
                        </w:rPr>
                        <m:t>y</m:t>
                      </m:r>
                    </w:ins>
                    <w:del w:id="1949" w:author="The Si Tran" w:date="2012-12-23T15:22:00Z">
                      <m:r>
                        <w:rPr>
                          <w:rFonts w:ascii="Cambria Math" w:eastAsia="Times New Roman" w:hAnsi="Cambria Math"/>
                          <w:szCs w:val="26"/>
                        </w:rPr>
                        <m:t>X</m:t>
                      </m:r>
                    </w:del>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w:ins w:id="1950" w:author="The Si Tran" w:date="2012-12-23T15:22:00Z">
                      <m:r>
                        <w:rPr>
                          <w:rFonts w:ascii="Cambria Math" w:eastAsia="Times New Roman" w:hAnsi="Cambria Math"/>
                          <w:szCs w:val="26"/>
                        </w:rPr>
                        <m:t>y</m:t>
                      </m:r>
                    </w:ins>
                    <w:del w:id="1951" w:author="The Si Tran" w:date="2012-12-23T15:22:00Z">
                      <m:r>
                        <w:rPr>
                          <w:rFonts w:ascii="Cambria Math" w:eastAsia="Times New Roman" w:hAnsi="Cambria Math"/>
                          <w:szCs w:val="26"/>
                        </w:rPr>
                        <m:t>X</m:t>
                      </m:r>
                    </w:del>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r w:rsidR="004505B3">
        <w:rPr>
          <w:rFonts w:eastAsia="Times New Roman"/>
          <w:szCs w:val="26"/>
        </w:rPr>
        <w:t xml:space="preserve">              </w:t>
      </w:r>
    </w:p>
    <w:p w14:paraId="48675FC8" w14:textId="2B931873" w:rsidR="004505B3" w:rsidRDefault="00307510" w:rsidP="003A16E8">
      <w:r w:rsidRPr="003A16E8">
        <w:rPr>
          <w:noProof/>
        </w:rPr>
        <mc:AlternateContent>
          <mc:Choice Requires="wps">
            <w:drawing>
              <wp:anchor distT="0" distB="0" distL="114300" distR="114300" simplePos="0" relativeHeight="251663872"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5FE53929" w:rsidR="00C2484F" w:rsidRPr="000C3A28" w:rsidRDefault="00C2484F" w:rsidP="002562FE">
                            <w:pPr>
                              <w:pStyle w:val="EquationIndex"/>
                            </w:pPr>
                            <w:r w:rsidRPr="00E231FB">
                              <w:t>(</w:t>
                            </w:r>
                            <w:r w:rsidRPr="002562FE">
                              <w:rPr>
                                <w:rStyle w:val="EquationIndexChar"/>
                              </w:rPr>
                              <w:t>3</w:t>
                            </w:r>
                            <w:r w:rsidRPr="00E231FB">
                              <w:t>.</w:t>
                            </w:r>
                            <w:r w:rsidRPr="00EB1298">
                              <w:t>5</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5FE53929" w:rsidR="00C2484F" w:rsidRPr="000C3A28" w:rsidRDefault="00C2484F" w:rsidP="002562FE">
                      <w:pPr>
                        <w:pStyle w:val="EquationIndex"/>
                      </w:pPr>
                      <w:r w:rsidRPr="00E231FB">
                        <w:t>(</w:t>
                      </w:r>
                      <w:r w:rsidRPr="002562FE">
                        <w:rPr>
                          <w:rStyle w:val="EquationIndexChar"/>
                        </w:rPr>
                        <w:t>3</w:t>
                      </w:r>
                      <w:r w:rsidRPr="00E231FB">
                        <w:t>.</w:t>
                      </w:r>
                      <w:r w:rsidRPr="00EB1298">
                        <w:t>5</w:t>
                      </w:r>
                      <w:r w:rsidRPr="006D6C8D">
                        <w:t>)</w:t>
                      </w:r>
                    </w:p>
                  </w:txbxContent>
                </v:textbox>
              </v:shape>
            </w:pict>
          </mc:Fallback>
        </mc:AlternateContent>
      </w:r>
      <w:r w:rsidR="0038419C" w:rsidRPr="003A16E8">
        <w:rPr>
          <w:noProof/>
        </w:rPr>
        <mc:AlternateContent>
          <mc:Choice Requires="wps">
            <w:drawing>
              <wp:anchor distT="0" distB="0" distL="114300" distR="114300" simplePos="0" relativeHeight="251657728"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CEB501" w:rsidR="00C2484F" w:rsidRDefault="00C2484F" w:rsidP="002562FE">
                            <w:pPr>
                              <w:pStyle w:val="EquationIndex"/>
                            </w:pPr>
                            <w:r w:rsidRPr="002562FE">
                              <w:rPr>
                                <w:rStyle w:val="EquationIndexChar"/>
                              </w:rPr>
                              <w:t>(</w:t>
                            </w: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CEB501" w:rsidR="00C2484F" w:rsidRDefault="00C2484F" w:rsidP="002562FE">
                      <w:pPr>
                        <w:pStyle w:val="EquationIndex"/>
                      </w:pPr>
                      <w:r w:rsidRPr="002562FE">
                        <w:rPr>
                          <w:rStyle w:val="EquationIndexChar"/>
                        </w:rPr>
                        <w:t>(</w:t>
                      </w:r>
                      <w:r>
                        <w:t>3.4)</w:t>
                      </w:r>
                    </w:p>
                  </w:txbxContent>
                </v:textbox>
              </v:shape>
            </w:pict>
          </mc:Fallback>
        </mc:AlternateContent>
      </w:r>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k</m:t>
            </m:r>
          </m:sub>
        </m:sSub>
      </m:oMath>
    </w:p>
    <w:p w14:paraId="6A5FE19A" w14:textId="7E98FB56" w:rsidR="00E54597" w:rsidRDefault="00C2484F" w:rsidP="003A16E8">
      <w:pPr>
        <w:rPr>
          <w:rFonts w:eastAsia="Times New Roman"/>
          <w:szCs w:val="26"/>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m:rPr>
                  <m:sty m:val="p"/>
                </m:rPr>
                <w:rPr>
                  <w:rFonts w:ascii="Cambria Math" w:hAnsi="Cambria Math"/>
                </w:rPr>
                <m:t>2</m:t>
              </m:r>
            </m:sup>
          </m:sSubSup>
          <m:r>
            <m:rPr>
              <m:sty m:val="p"/>
            </m:rPr>
            <w:rPr>
              <w:rFonts w:ascii="Cambria Math" w:hAnsi="Cambria Math"/>
            </w:rPr>
            <w:br/>
          </m:r>
        </m:oMath>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w:br/>
          </m:r>
        </m:oMath>
      </m:oMathPara>
      <w:r w:rsidR="00361F58" w:rsidRPr="003A16E8">
        <w:t xml:space="preserve">                                       </w:t>
      </w: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oMath>
      <w:r w:rsidR="005537CE" w:rsidRPr="003A16E8">
        <w:t xml:space="preserve">       </w:t>
      </w:r>
      <w:r w:rsidR="005537CE">
        <w:rPr>
          <w:rFonts w:eastAsia="Times New Roman"/>
          <w:szCs w:val="26"/>
        </w:rPr>
        <w:t xml:space="preserve">            </w:t>
      </w:r>
    </w:p>
    <w:p w14:paraId="40D25EF0" w14:textId="7B5ECADA" w:rsidR="00361F58" w:rsidRPr="007F6C43" w:rsidRDefault="00361F58" w:rsidP="003A16E8">
      <w:pPr>
        <w:rPr>
          <w:rFonts w:eastAsia="Times New Roman"/>
          <w:szCs w:val="26"/>
        </w:rPr>
      </w:pPr>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p>
    <w:p w14:paraId="6190EA83" w14:textId="577757BB" w:rsidR="00361F58" w:rsidRPr="007F6C43" w:rsidRDefault="00C2484F" w:rsidP="003A16E8">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66944"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5002E2C5" w:rsidR="00C2484F" w:rsidRPr="000C3A28" w:rsidRDefault="00C2484F" w:rsidP="002562FE">
                            <w:pPr>
                              <w:pStyle w:val="EquationIndex"/>
                            </w:pPr>
                            <w:r w:rsidRPr="00E231FB">
                              <w:t>(3.</w:t>
                            </w:r>
                            <w:r w:rsidRPr="00EB1298">
                              <w:t>6</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5002E2C5" w:rsidR="00C2484F" w:rsidRPr="000C3A28" w:rsidRDefault="00C2484F" w:rsidP="002562FE">
                      <w:pPr>
                        <w:pStyle w:val="EquationIndex"/>
                      </w:pPr>
                      <w:r w:rsidRPr="00E231FB">
                        <w:t>(3.</w:t>
                      </w:r>
                      <w:r w:rsidRPr="00EB1298">
                        <w:t>6</w:t>
                      </w:r>
                      <w:r w:rsidRPr="006D6C8D">
                        <w:t>)</w:t>
                      </w:r>
                    </w:p>
                  </w:txbxContent>
                </v:textbox>
              </v:shape>
            </w:pict>
          </mc:Fallback>
        </mc:AlternateContent>
      </w:r>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p>
    <w:p w14:paraId="785098A0" w14:textId="77777777" w:rsidR="00361F58" w:rsidRPr="007F6C43" w:rsidRDefault="00C2484F" w:rsidP="00361F58">
      <w:pPr>
        <w:spacing w:before="100" w:beforeAutospacing="1" w:after="100" w:afterAutospacing="1"/>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m:rPr>
              <m:sty m:val="p"/>
            </m:rPr>
            <w:rPr>
              <w:rFonts w:ascii="Cambria Math" w:eastAsia="Times New Roman" w:hAnsi="Cambria Math"/>
              <w:szCs w:val="26"/>
            </w:rPr>
            <w:br/>
          </m:r>
        </m:oMath>
        <m:oMath>
          <m:r>
            <w:rPr>
              <w:rFonts w:ascii="Cambria Math" w:eastAsia="Times New Roman" w:hAnsi="Cambria Math"/>
              <w:szCs w:val="26"/>
            </w:rPr>
            <m:t>………………………………………</m:t>
          </m:r>
          <m:r>
            <m:rPr>
              <m:sty m:val="p"/>
            </m:rPr>
            <w:rPr>
              <w:rFonts w:ascii="Cambria Math" w:eastAsia="Times New Roman" w:hAnsi="Cambria Math"/>
              <w:szCs w:val="26"/>
            </w:rPr>
            <w:br/>
          </m:r>
        </m:oMath>
      </m:oMathPara>
      <w:r w:rsidR="00361F58" w:rsidRPr="007F6C43">
        <w:rPr>
          <w:rFonts w:eastAsia="Times New Roman"/>
          <w:szCs w:val="26"/>
        </w:rPr>
        <w:t xml:space="preserve">                                          </w:t>
      </w:r>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00361F58" w:rsidRPr="007F6C43">
        <w:rPr>
          <w:rFonts w:eastAsia="Times New Roman"/>
          <w:szCs w:val="26"/>
        </w:rPr>
        <w:t xml:space="preserve">                                </w:t>
      </w:r>
    </w:p>
    <w:p w14:paraId="46FC34E0" w14:textId="3533E0DD" w:rsidR="00361F58" w:rsidRPr="007F6C43" w:rsidRDefault="00361F58" w:rsidP="00361F58">
      <w:pPr>
        <w:spacing w:before="100" w:beforeAutospacing="1" w:after="100" w:afterAutospacing="1"/>
        <w:rPr>
          <w:rFonts w:eastAsia="Times New Roman"/>
          <w:szCs w:val="26"/>
        </w:rPr>
      </w:pPr>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r w:rsidRPr="007F6C43">
        <w:rPr>
          <w:rFonts w:eastAsia="Times New Roman"/>
          <w:szCs w:val="26"/>
        </w:rPr>
        <w:t xml:space="preserve"> từ phương trình (</w:t>
      </w:r>
      <w:r w:rsidR="00091D45" w:rsidRPr="00091D45">
        <w:rPr>
          <w:rFonts w:eastAsia="Times New Roman"/>
          <w:szCs w:val="26"/>
        </w:rPr>
        <w:t>3.6)</w:t>
      </w:r>
      <w:r w:rsidRPr="00091D45">
        <w:rPr>
          <w:rFonts w:eastAsia="Times New Roman"/>
          <w:szCs w:val="26"/>
        </w:rPr>
        <w:t>:</w:t>
      </w:r>
    </w:p>
    <w:p w14:paraId="54854DDD" w14:textId="224640D3" w:rsidR="00361F58" w:rsidRPr="007F6C43" w:rsidRDefault="00091D45" w:rsidP="00361F58">
      <w:pPr>
        <w:spacing w:before="100" w:beforeAutospacing="1" w:after="100" w:afterAutospacing="1"/>
        <w:rPr>
          <w:rFonts w:eastAsia="Times New Roman"/>
          <w:szCs w:val="26"/>
        </w:rPr>
      </w:pPr>
      <w:r w:rsidRPr="003A16E8">
        <w:rPr>
          <w:noProof/>
        </w:rPr>
        <w:lastRenderedPageBreak/>
        <mc:AlternateContent>
          <mc:Choice Requires="wps">
            <w:drawing>
              <wp:anchor distT="0" distB="0" distL="114300" distR="114300" simplePos="0" relativeHeight="251673088"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19C27FB4" w:rsidR="00C2484F" w:rsidRDefault="00C2484F" w:rsidP="002562FE">
                            <w:pPr>
                              <w:pStyle w:val="EquationIndex"/>
                            </w:pPr>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19C27FB4" w:rsidR="00C2484F" w:rsidRDefault="00C2484F" w:rsidP="002562FE">
                      <w:pPr>
                        <w:pStyle w:val="EquationIndex"/>
                      </w:pPr>
                      <w:r>
                        <w:t>(3.7)</w:t>
                      </w:r>
                    </w:p>
                  </w:txbxContent>
                </v:textbox>
                <w10:wrap type="tight"/>
              </v:shape>
            </w:pict>
          </mc:Fallback>
        </mc:AlternateConten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r w:rsidR="00312F4F">
        <w:rPr>
          <w:rFonts w:eastAsia="Times New Roman"/>
          <w:szCs w:val="26"/>
        </w:rPr>
        <w:t xml:space="preserve">                        </w:t>
      </w:r>
    </w:p>
    <w:p w14:paraId="190904FC" w14:textId="5C703CC0" w:rsidR="00361F58" w:rsidRPr="007F6C43" w:rsidRDefault="0056499D" w:rsidP="00361F58">
      <w:pPr>
        <w:spacing w:before="100" w:beforeAutospacing="1" w:after="100" w:afterAutospacing="1"/>
        <w:rPr>
          <w:rFonts w:eastAsia="Times New Roman"/>
          <w:szCs w:val="26"/>
        </w:rPr>
      </w:pPr>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p>
    <w:p w14:paraId="0A10E807" w14:textId="77777777" w:rsidR="00361F58" w:rsidRPr="007F6C43" w:rsidRDefault="00361F58" w:rsidP="00361F58">
      <w:pPr>
        <w:rPr>
          <w:rFonts w:eastAsia="Times New Roman"/>
          <w:szCs w:val="26"/>
        </w:rPr>
      </w:pPr>
      <w:r w:rsidRPr="007F6C43">
        <w:rPr>
          <w:rFonts w:eastAsia="Times New Roman"/>
          <w:szCs w:val="26"/>
        </w:rPr>
        <w:t xml:space="preserve">                                         </w:t>
      </w:r>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r w:rsidRPr="007F6C43">
        <w:rPr>
          <w:rFonts w:eastAsia="Times New Roman"/>
          <w:szCs w:val="26"/>
        </w:rPr>
        <w:t xml:space="preserve">       </w:t>
      </w:r>
    </w:p>
    <w:p w14:paraId="45A21C06" w14:textId="514527A4" w:rsidR="00361F58" w:rsidRPr="0019748F" w:rsidRDefault="00361F58" w:rsidP="00361F58">
      <w:pPr>
        <w:spacing w:before="100" w:beforeAutospacing="1" w:after="100" w:afterAutospacing="1"/>
        <w:rPr>
          <w:rFonts w:eastAsia="Times New Roman"/>
          <w:szCs w:val="26"/>
        </w:rPr>
      </w:pPr>
      <w:r w:rsidRPr="003A16E8">
        <w:t>N</w:t>
      </w:r>
      <w:r w:rsidRPr="007F6C43">
        <w:rPr>
          <w:rFonts w:eastAsia="Times New Roman"/>
          <w:szCs w:val="26"/>
        </w:rPr>
        <w:t xml:space="preserve">ếu </w:t>
      </w:r>
      <w:proofErr w:type="gramStart"/>
      <w:r w:rsidRPr="007F6C43">
        <w:rPr>
          <w:rFonts w:eastAsia="Times New Roman"/>
          <w:szCs w:val="26"/>
        </w:rPr>
        <w:t xml:space="preserve">biết </w:t>
      </w:r>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r w:rsidRPr="007F6C43">
        <w:rPr>
          <w:rFonts w:eastAsia="Times New Roman"/>
          <w:szCs w:val="26"/>
        </w:rPr>
        <w:t xml:space="preserve"> thì ta sẽ giải hệ để xác định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19748F">
        <w:rPr>
          <w:rFonts w:eastAsia="Times New Roman"/>
          <w:szCs w:val="26"/>
        </w:rPr>
        <w:t xml:space="preserve"> hoặc sử dụng tự tương quan </w:t>
      </w:r>
      <w:proofErr w:type="gramStart"/>
      <w:r w:rsidRPr="0019748F">
        <w:rPr>
          <w:rFonts w:eastAsia="Times New Roman"/>
          <w:szCs w:val="26"/>
        </w:rPr>
        <w:t xml:space="preserve">mẫu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Do vậy, nếu giá trị tính toán được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khác 0 đáng kể thì ta biết rằng quá trình AR có bậc ít nhất bằng 1. Ta ký hiệu giá trị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w:t>
      </w:r>
      <w:proofErr w:type="gramStart"/>
      <w:r w:rsidRPr="0019748F">
        <w:rPr>
          <w:rFonts w:eastAsia="Times New Roman"/>
          <w:szCs w:val="26"/>
        </w:rPr>
        <w:t xml:space="preserve">là </w:t>
      </w:r>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r w:rsidRPr="0019748F">
        <w:rPr>
          <w:rFonts w:eastAsia="Times New Roman"/>
          <w:szCs w:val="26"/>
        </w:rPr>
        <w:t>.</w:t>
      </w:r>
    </w:p>
    <w:p w14:paraId="7719F6F5" w14:textId="6F560A75" w:rsidR="00361F58" w:rsidRPr="0019748F" w:rsidRDefault="00361F58" w:rsidP="003A16E8">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r w:rsidRPr="0019748F">
        <w:t xml:space="preserve"> </w:t>
      </w:r>
      <w:proofErr w:type="gramStart"/>
      <w:r w:rsidRPr="0019748F">
        <w:t xml:space="preserve">và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Nếu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khác 0 đáng kể thì ta biết rằng quá trình AR có bậc ít nhất bằng 2, trong khi nếu như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xấp xỉ 0 thì ta kết luận r</w:t>
      </w:r>
      <w:r w:rsidR="00FD279A">
        <w:t>ằng</w:t>
      </w:r>
      <w:r w:rsidRPr="0019748F">
        <w:t xml:space="preserve"> </w:t>
      </w:r>
      <w:r w:rsidRPr="0019748F">
        <w:rPr>
          <w:i/>
        </w:rPr>
        <w:t>p</w:t>
      </w:r>
      <w:r w:rsidRPr="0019748F">
        <w:t xml:space="preserve"> = 1. Ta ký hiệu giá trị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w:t>
      </w:r>
      <w:proofErr w:type="gramStart"/>
      <w:r w:rsidRPr="0019748F">
        <w:t xml:space="preserve">là </w:t>
      </w:r>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19748F">
        <w:t xml:space="preserve">. </w:t>
      </w:r>
    </w:p>
    <w:p w14:paraId="3A23FA9B" w14:textId="0A986214" w:rsidR="00361F58" w:rsidRDefault="00361F58" w:rsidP="00361F58">
      <w:pPr>
        <w:spacing w:before="100" w:beforeAutospacing="1" w:after="100" w:afterAutospacing="1"/>
        <w:rPr>
          <w:szCs w:val="26"/>
          <w:lang w:val="pt-BR"/>
        </w:rPr>
      </w:pPr>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r w:rsidRPr="0019748F">
        <w:rPr>
          <w:rFonts w:eastAsia="Times New Roman"/>
          <w:szCs w:val="26"/>
        </w:rPr>
        <w:t xml:space="preserve">, và ký hiệu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r w:rsidRPr="0019748F">
        <w:rPr>
          <w:rFonts w:eastAsia="Times New Roman"/>
          <w:szCs w:val="26"/>
        </w:rPr>
        <w:t xml:space="preserve">, … Ta gọi chuỗi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p>
    <w:p w14:paraId="1151F1D7" w14:textId="0B9026A8" w:rsidR="00361F58" w:rsidRPr="00465185" w:rsidRDefault="00361F58" w:rsidP="00361F58">
      <w:pPr>
        <w:ind w:firstLine="540"/>
        <w:rPr>
          <w:szCs w:val="26"/>
          <w:lang w:val="pt-BR"/>
        </w:rPr>
      </w:pPr>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r w:rsidR="00091D45">
        <w:rPr>
          <w:szCs w:val="26"/>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465185">
        <w:rPr>
          <w:szCs w:val="26"/>
          <w:lang w:val="pt-BR"/>
        </w:rPr>
        <w:t xml:space="preserve">, với </w:t>
      </w:r>
      <m:oMath>
        <m:r>
          <w:rPr>
            <w:rFonts w:ascii="Cambria Math" w:hAnsi="Cambria Math"/>
            <w:lang w:val="pt-BR"/>
          </w:rPr>
          <m:t>N</m:t>
        </m:r>
      </m:oMath>
      <w:r w:rsidR="00091D45" w:rsidRPr="00465185">
        <w:rPr>
          <w:szCs w:val="26"/>
          <w:lang w:val="pt-BR"/>
        </w:rPr>
        <w:t xml:space="preserve"> </w:t>
      </w:r>
      <w:r w:rsidRPr="00465185">
        <w:rPr>
          <w:szCs w:val="26"/>
          <w:lang w:val="pt-BR"/>
        </w:rPr>
        <w:t>là kích thước mẫu.</w:t>
      </w:r>
    </w:p>
    <w:p w14:paraId="423160FF" w14:textId="5FABF796" w:rsidR="006A21F7" w:rsidRPr="003A16E8" w:rsidRDefault="00804DBE" w:rsidP="006A21F7">
      <w:pPr>
        <w:ind w:firstLine="540"/>
        <w:rPr>
          <w:szCs w:val="26"/>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68192E">
        <w:rPr>
          <w:rFonts w:eastAsiaTheme="minorEastAsia"/>
        </w:rPr>
        <w:t xml:space="preserve">. </w:t>
      </w:r>
      <w:r w:rsidR="006A21F7" w:rsidRPr="003A16E8">
        <w:rPr>
          <w:szCs w:val="26"/>
          <w:lang w:val="pt-BR"/>
        </w:rPr>
        <w:t xml:space="preserve">Hình </w:t>
      </w:r>
      <w:r w:rsidR="00361F58">
        <w:rPr>
          <w:szCs w:val="26"/>
          <w:lang w:val="pt-BR"/>
        </w:rPr>
        <w:t>3.2</w:t>
      </w:r>
      <w:r w:rsidR="006A21F7" w:rsidRPr="003A16E8">
        <w:rPr>
          <w:szCs w:val="26"/>
          <w:lang w:val="pt-BR"/>
        </w:rPr>
        <w:t xml:space="preserve"> thể hiện hàm tự tương quan và hàm tự tương quan riêng phần của</w:t>
      </w:r>
      <w:r w:rsidR="00091D45">
        <w:rPr>
          <w:szCs w:val="26"/>
          <w:lang w:val="pt-BR"/>
        </w:rPr>
        <w:t xml:space="preserve"> một</w:t>
      </w:r>
      <w:r w:rsidR="006A21F7" w:rsidRPr="003A16E8">
        <w:rPr>
          <w:szCs w:val="26"/>
          <w:lang w:val="pt-BR"/>
        </w:rPr>
        <w:t xml:space="preserve"> chuỗi</w:t>
      </w:r>
      <w:r w:rsidR="00437040">
        <w:rPr>
          <w:szCs w:val="26"/>
          <w:lang w:val="pt-BR"/>
        </w:rPr>
        <w:t xml:space="preserve"> dữ liệu đó </w:t>
      </w:r>
      <w:r w:rsidR="006A21F7" w:rsidRPr="003A16E8">
        <w:rPr>
          <w:szCs w:val="26"/>
          <w:lang w:val="pt-BR"/>
        </w:rPr>
        <w:t xml:space="preserve">. Ở đây ta thấy rằng hàm tự tương quan của mô hình AR(2) </w:t>
      </w:r>
      <w:r w:rsidR="006A21F7" w:rsidRPr="003A16E8">
        <w:rPr>
          <w:szCs w:val="26"/>
          <w:lang w:val="pt-BR"/>
        </w:rPr>
        <w:lastRenderedPageBreak/>
        <w:t xml:space="preserve">giảm dần về không, còn hệ số tự tương quan riêng phần thì bằng không với mọi độ trễ lớn hơn </w:t>
      </w:r>
      <w:r w:rsidR="00065EA0">
        <w:rPr>
          <w:szCs w:val="26"/>
          <w:lang w:val="pt-BR"/>
        </w:rPr>
        <w:t>2</w:t>
      </w:r>
      <w:r w:rsidR="006A21F7" w:rsidRPr="003A16E8">
        <w:rPr>
          <w:szCs w:val="26"/>
          <w:lang w:val="pt-BR"/>
        </w:rPr>
        <w:t>.</w:t>
      </w:r>
    </w:p>
    <w:p w14:paraId="7B62F784" w14:textId="634622F6" w:rsidR="006A21F7" w:rsidRPr="003A16E8" w:rsidRDefault="00802E77" w:rsidP="003A16E8">
      <w:pPr>
        <w:pStyle w:val="Canhgiua"/>
        <w:rPr>
          <w:lang w:val="pt-BR"/>
        </w:rPr>
      </w:pPr>
      <w:r w:rsidRPr="003A16E8">
        <w:rPr>
          <w:noProof/>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p>
    <w:p w14:paraId="1EBE7DD6" w14:textId="08C9B856" w:rsidR="006A21F7" w:rsidRPr="003A16E8" w:rsidRDefault="006A21F7" w:rsidP="003A16E8">
      <w:pPr>
        <w:pStyle w:val="Hinh"/>
      </w:pPr>
      <w:bookmarkStart w:id="1952" w:name="_Toc312142082"/>
      <w:bookmarkStart w:id="1953" w:name="_Toc343029957"/>
      <w:bookmarkStart w:id="1954" w:name="_Toc343859576"/>
      <w:r w:rsidRPr="003A16E8">
        <w:t xml:space="preserve">Hình </w:t>
      </w:r>
      <w:r w:rsidR="000D0624" w:rsidRPr="00032D83">
        <w:t>3.2</w:t>
      </w:r>
      <w:r w:rsidR="00307510" w:rsidRPr="006D6C8D">
        <w:t xml:space="preserve">: </w:t>
      </w:r>
      <w:r w:rsidR="000D0624" w:rsidRPr="003A16E8">
        <w:t xml:space="preserve"> </w:t>
      </w:r>
      <w:r w:rsidRPr="003A16E8">
        <w:t>ACF và PACF của mô hình</w:t>
      </w:r>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bookmarkEnd w:id="1952"/>
      <w:bookmarkEnd w:id="1953"/>
      <w:bookmarkEnd w:id="1954"/>
    </w:p>
    <w:p w14:paraId="0CEE5063" w14:textId="41373C7E" w:rsidR="006A21F7" w:rsidRPr="0049233F" w:rsidRDefault="006A21F7" w:rsidP="00DF02E9">
      <w:pPr>
        <w:pStyle w:val="Heading3"/>
        <w:rPr>
          <w:lang w:val="pt-BR"/>
        </w:rPr>
      </w:pPr>
      <w:bookmarkStart w:id="1955" w:name="_Toc312142552"/>
      <w:bookmarkStart w:id="1956" w:name="_Toc343859763"/>
      <w:r w:rsidRPr="003A16E8">
        <w:rPr>
          <w:lang w:val="pt-BR"/>
        </w:rPr>
        <w:t>Mô hình kết hợp tự hồi quy và trung bình di động, ARMA(</w:t>
      </w:r>
      <w:r w:rsidRPr="003A16E8">
        <w:rPr>
          <w:i/>
          <w:lang w:val="pt-BR"/>
        </w:rPr>
        <w:t>p</w:t>
      </w:r>
      <w:r w:rsidRPr="003A16E8">
        <w:rPr>
          <w:lang w:val="pt-BR"/>
        </w:rPr>
        <w:t>,</w:t>
      </w:r>
      <w:r w:rsidRPr="003A16E8">
        <w:rPr>
          <w:i/>
          <w:lang w:val="pt-BR"/>
        </w:rPr>
        <w:t>q</w:t>
      </w:r>
      <w:r w:rsidRPr="003A16E8">
        <w:rPr>
          <w:lang w:val="pt-BR"/>
        </w:rPr>
        <w:t>)</w:t>
      </w:r>
      <w:bookmarkEnd w:id="1955"/>
      <w:bookmarkEnd w:id="1956"/>
    </w:p>
    <w:p w14:paraId="2D8EB10B" w14:textId="785634F6" w:rsidR="00E000DF" w:rsidRPr="00A50679" w:rsidRDefault="005B71D4" w:rsidP="003A16E8">
      <w:r w:rsidRPr="003A16E8">
        <w:rPr>
          <w:noProof/>
        </w:rPr>
        <mc:AlternateContent>
          <mc:Choice Requires="wps">
            <w:drawing>
              <wp:anchor distT="0" distB="0" distL="114300" distR="114300" simplePos="0" relativeHeight="251679232"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55A9D197" w:rsidR="00C2484F" w:rsidRDefault="00C2484F" w:rsidP="002562FE">
                            <w:pPr>
                              <w:pStyle w:val="EquationIndex"/>
                            </w:pPr>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55A9D197" w:rsidR="00C2484F" w:rsidRDefault="00C2484F" w:rsidP="002562FE">
                      <w:pPr>
                        <w:pStyle w:val="EquationIndex"/>
                      </w:pPr>
                      <w:r>
                        <w:t>(3.8)</w:t>
                      </w:r>
                    </w:p>
                  </w:txbxContent>
                </v:textbox>
              </v:shape>
            </w:pict>
          </mc:Fallback>
        </mc:AlternateContent>
      </w:r>
      <w:r w:rsidR="00E000DF" w:rsidRPr="00A50679">
        <w:t xml:space="preserve">Nhiều quá trình ngẫu nhiên tĩnh không thể mô hình </w:t>
      </w:r>
      <w:r w:rsidR="002F1D4B">
        <w:t xml:space="preserve">hóa </w:t>
      </w:r>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r w:rsidRPr="005B71D4">
        <w:rPr>
          <w:noProof/>
        </w:rPr>
        <w:t xml:space="preserve"> </w:t>
      </w:r>
    </w:p>
    <w:p w14:paraId="562ACCFC" w14:textId="77C93F8B" w:rsidR="00E000DF" w:rsidRDefault="00C2484F" w:rsidP="003A16E8">
      <w:pPr>
        <w:pStyle w:val="Canhgiua"/>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3A16E8">
      <w:pPr>
        <w:rPr>
          <w:lang w:val="pt-BR"/>
        </w:rPr>
      </w:pPr>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p>
    <w:p w14:paraId="41B360DA" w14:textId="76C5091A" w:rsidR="006A21F7" w:rsidRPr="003A16E8" w:rsidRDefault="00E000DF" w:rsidP="002562FE">
      <w:pPr>
        <w:rPr>
          <w:lang w:val="pt-BR"/>
        </w:rPr>
      </w:pPr>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p>
    <w:p w14:paraId="19975C45" w14:textId="7FFB318A" w:rsidR="006A21F7" w:rsidRPr="003A16E8" w:rsidRDefault="00437040" w:rsidP="002562FE">
      <w:pPr>
        <w:rPr>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r>
        <w:rPr>
          <w:lang w:val="pt-BR"/>
        </w:rPr>
        <w:t xml:space="preserve">. </w:t>
      </w:r>
      <w:r w:rsidR="006A21F7" w:rsidRPr="003A16E8">
        <w:rPr>
          <w:lang w:val="pt-BR"/>
        </w:rPr>
        <w:t xml:space="preserve">Hình </w:t>
      </w:r>
      <w:r w:rsidR="00CE4725">
        <w:rPr>
          <w:lang w:val="pt-BR"/>
        </w:rPr>
        <w:t>3.3</w:t>
      </w:r>
      <w:r w:rsidR="006A21F7" w:rsidRPr="003A16E8">
        <w:rPr>
          <w:lang w:val="pt-BR"/>
        </w:rPr>
        <w:t xml:space="preserve"> </w:t>
      </w:r>
      <w:r w:rsidR="00D375FC">
        <w:rPr>
          <w:lang w:val="pt-BR"/>
        </w:rPr>
        <w:t>thể hiện</w:t>
      </w:r>
      <w:r w:rsidR="006A21F7" w:rsidRPr="003A16E8">
        <w:rPr>
          <w:lang w:val="pt-BR"/>
        </w:rPr>
        <w:t xml:space="preserve"> hàm tự tương quan và tự tương quan riêng phần của chuỗi </w:t>
      </w:r>
      <w:r>
        <w:rPr>
          <w:lang w:val="pt-BR"/>
        </w:rPr>
        <w:t>dữ liệu đó</w:t>
      </w:r>
      <w:r w:rsidR="006A21F7" w:rsidRPr="003A16E8">
        <w:rPr>
          <w:lang w:val="pt-BR"/>
        </w:rPr>
        <w:t>. Ta thấy hàm tự tương quan và hàm tự tương quan riêng phần giảm dần về không.</w:t>
      </w:r>
    </w:p>
    <w:p w14:paraId="5BD320BB" w14:textId="71B08518" w:rsidR="006A21F7" w:rsidRPr="003A16E8" w:rsidRDefault="0056499D" w:rsidP="003A16E8">
      <w:pPr>
        <w:pStyle w:val="Canhgiua"/>
        <w:rPr>
          <w:lang w:val="pt-BR"/>
        </w:rPr>
      </w:pPr>
      <w:r w:rsidRPr="003A16E8">
        <w:rPr>
          <w:noProof/>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p>
    <w:p w14:paraId="1E3AB5E2" w14:textId="35AB0A6A" w:rsidR="002F1D4B" w:rsidRDefault="006A21F7" w:rsidP="003A16E8">
      <w:pPr>
        <w:pStyle w:val="Hinh"/>
      </w:pPr>
      <w:bookmarkStart w:id="1957" w:name="_Toc343859577"/>
      <w:bookmarkStart w:id="1958" w:name="_Toc312142083"/>
      <w:bookmarkStart w:id="1959" w:name="_Toc343029958"/>
      <w:r w:rsidRPr="003A16E8">
        <w:t xml:space="preserve">Hình </w:t>
      </w:r>
      <w:r w:rsidR="000D0624" w:rsidRPr="00032D83">
        <w:t>3.3</w:t>
      </w:r>
      <w:r w:rsidR="00B9548F" w:rsidRPr="006D6C8D">
        <w:t>:</w:t>
      </w:r>
      <w:r w:rsidR="000D0624" w:rsidRPr="003A16E8">
        <w:t xml:space="preserve"> </w:t>
      </w:r>
      <w:r w:rsidRPr="003A16E8">
        <w:t>Hàm tự tương quan và tự tương quan riêng phần của mô hình</w:t>
      </w:r>
      <w:bookmarkEnd w:id="1957"/>
    </w:p>
    <w:p w14:paraId="4D9B950D" w14:textId="6BB4CCAE" w:rsidR="006A21F7" w:rsidRPr="003A16E8" w:rsidRDefault="006A21F7" w:rsidP="002F1D4B">
      <w:pPr>
        <w:pStyle w:val="Hinh"/>
      </w:pPr>
      <w:r w:rsidRPr="003A16E8">
        <w:t xml:space="preserve"> </w:t>
      </w:r>
      <w:bookmarkStart w:id="1960" w:name="_Toc343859578"/>
      <w:bookmarkEnd w:id="1958"/>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bookmarkEnd w:id="1959"/>
      <w:bookmarkEnd w:id="1960"/>
    </w:p>
    <w:p w14:paraId="64B1FBDF" w14:textId="5F057C88" w:rsidR="006A21F7" w:rsidRPr="0049233F" w:rsidRDefault="006A21F7" w:rsidP="00DF02E9">
      <w:pPr>
        <w:pStyle w:val="Heading3"/>
        <w:rPr>
          <w:lang w:val="pt-BR"/>
        </w:rPr>
      </w:pPr>
      <w:bookmarkStart w:id="1961" w:name="_Toc312142553"/>
      <w:bookmarkStart w:id="1962" w:name="_Toc343859764"/>
      <w:r w:rsidRPr="003A16E8">
        <w:rPr>
          <w:lang w:val="pt-BR"/>
        </w:rPr>
        <w:t xml:space="preserve">Mô hình tự hồi quy </w:t>
      </w:r>
      <w:r w:rsidR="002F1D4B">
        <w:rPr>
          <w:lang w:val="pt-BR"/>
        </w:rPr>
        <w:t>tích</w:t>
      </w:r>
      <w:r w:rsidRPr="003A16E8">
        <w:rPr>
          <w:lang w:val="pt-BR"/>
        </w:rPr>
        <w:t xml:space="preserve"> hợp với </w:t>
      </w:r>
      <w:r w:rsidR="002F1D4B">
        <w:rPr>
          <w:lang w:val="pt-BR"/>
        </w:rPr>
        <w:t xml:space="preserve">mô hình </w:t>
      </w:r>
      <w:r w:rsidRPr="003A16E8">
        <w:rPr>
          <w:lang w:val="pt-BR"/>
        </w:rPr>
        <w:t>trung bình di động,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bookmarkEnd w:id="1961"/>
      <w:bookmarkEnd w:id="1962"/>
    </w:p>
    <w:p w14:paraId="1B188649" w14:textId="77777777" w:rsidR="006A21F7" w:rsidRPr="003A16E8" w:rsidRDefault="006A21F7" w:rsidP="003A16E8">
      <w:pPr>
        <w:rPr>
          <w:lang w:val="pt-BR"/>
        </w:rPr>
      </w:pPr>
      <w:r w:rsidRPr="003A16E8">
        <w:rPr>
          <w:lang w:val="pt-BR"/>
        </w:rPr>
        <w:t>Mô hình ARMA(</w:t>
      </w:r>
      <w:r w:rsidRPr="003A16E8">
        <w:rPr>
          <w:i/>
          <w:lang w:val="pt-BR"/>
        </w:rPr>
        <w:t>p</w:t>
      </w:r>
      <w:r w:rsidRPr="003A16E8">
        <w:rPr>
          <w:lang w:val="pt-BR"/>
        </w:rPr>
        <w:t>,</w:t>
      </w:r>
      <w:r w:rsidRPr="003A16E8">
        <w:rPr>
          <w:i/>
          <w:lang w:val="pt-BR"/>
        </w:rPr>
        <w:t>q</w:t>
      </w:r>
      <w:r w:rsidRPr="003A16E8">
        <w:rPr>
          <w:lang w:val="pt-BR"/>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3A16E8" w:rsidRDefault="006A21F7" w:rsidP="003A16E8">
      <w:pPr>
        <w:rPr>
          <w:lang w:val="pt-BR"/>
        </w:rPr>
      </w:pPr>
      <w:r w:rsidRPr="003A16E8">
        <w:rPr>
          <w:lang w:val="pt-BR"/>
        </w:rPr>
        <w:t>Đối với các chuỗi thời gian có xu hướng tuyến tính ta cần chuyển nó thành</w:t>
      </w:r>
      <w:r w:rsidR="002F1D4B">
        <w:rPr>
          <w:lang w:val="pt-BR"/>
        </w:rPr>
        <w:t xml:space="preserve"> tĩnh</w:t>
      </w:r>
      <w:r w:rsidRPr="003A16E8">
        <w:rPr>
          <w:lang w:val="pt-BR"/>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3A16E8">
        <w:rPr>
          <w:lang w:val="pt-BR"/>
        </w:rPr>
        <w:t xml:space="preserve">. Do đó người ta đưa thêm một hệ số </w:t>
      </w:r>
      <w:r w:rsidRPr="003A16E8">
        <w:rPr>
          <w:i/>
          <w:lang w:val="pt-BR"/>
        </w:rPr>
        <w:t>d</w:t>
      </w:r>
      <w:r w:rsidRPr="003A16E8">
        <w:rPr>
          <w:lang w:val="pt-BR"/>
        </w:rPr>
        <w:t xml:space="preserve"> vào mô hình ARMA(</w:t>
      </w:r>
      <w:r w:rsidRPr="003A16E8">
        <w:rPr>
          <w:i/>
          <w:lang w:val="pt-BR"/>
        </w:rPr>
        <w:t>p</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xml:space="preserve">), với </w:t>
      </w:r>
      <w:r w:rsidRPr="003A16E8">
        <w:rPr>
          <w:i/>
          <w:lang w:val="pt-BR"/>
        </w:rPr>
        <w:t>d</w:t>
      </w:r>
      <w:r w:rsidRPr="003A16E8">
        <w:rPr>
          <w:lang w:val="pt-BR"/>
        </w:rPr>
        <w:t xml:space="preserve"> là số lần lấy hiệu để chuỗi thời gian trở </w:t>
      </w:r>
      <w:r w:rsidRPr="003A16E8">
        <w:rPr>
          <w:lang w:val="pt-BR"/>
        </w:rPr>
        <w:lastRenderedPageBreak/>
        <w:t xml:space="preserve">thành chuỗi tĩnh. Khi </w:t>
      </w:r>
      <w:r w:rsidRPr="003A16E8">
        <w:rPr>
          <w:i/>
          <w:lang w:val="pt-BR"/>
        </w:rPr>
        <w:t>d</w:t>
      </w:r>
      <w:r w:rsidRPr="003A16E8">
        <w:rPr>
          <w:lang w:val="pt-BR"/>
        </w:rPr>
        <w:t xml:space="preserve"> bằng không thì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trở thành mô hình ARMA(</w:t>
      </w:r>
      <w:r w:rsidRPr="003A16E8">
        <w:rPr>
          <w:i/>
          <w:lang w:val="pt-BR"/>
        </w:rPr>
        <w:t>p</w:t>
      </w:r>
      <w:r w:rsidRPr="003A16E8">
        <w:rPr>
          <w:lang w:val="pt-BR"/>
        </w:rPr>
        <w:t>,</w:t>
      </w:r>
      <w:r w:rsidRPr="003A16E8">
        <w:rPr>
          <w:i/>
          <w:lang w:val="pt-BR"/>
        </w:rPr>
        <w:t>q</w:t>
      </w:r>
      <w:r w:rsidRPr="003A16E8">
        <w:rPr>
          <w:lang w:val="pt-BR"/>
        </w:rPr>
        <w:t>). Mô hình ARIMA có thể làm việc tốt với dữ liệu tĩnh lẫn dữ liệu có xu hướng tuyến tính.</w:t>
      </w:r>
    </w:p>
    <w:p w14:paraId="52DF3624" w14:textId="77777777" w:rsidR="006A21F7" w:rsidRDefault="006A21F7" w:rsidP="003A16E8">
      <w:pPr>
        <w:rPr>
          <w:lang w:val="pt-BR"/>
        </w:rPr>
      </w:pPr>
      <w:r w:rsidRPr="003A16E8">
        <w:rPr>
          <w:lang w:val="pt-BR"/>
        </w:rPr>
        <w:t>Dạng toán học của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là</w:t>
      </w:r>
    </w:p>
    <w:p w14:paraId="4CB68E72" w14:textId="469E70D5" w:rsidR="006A21F7" w:rsidRPr="003A16E8" w:rsidRDefault="00720763" w:rsidP="003A16E8">
      <w:pPr>
        <w:pStyle w:val="Canhgiua"/>
        <w:rPr>
          <w:lang w:val="pt-BR"/>
        </w:rPr>
      </w:pPr>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128398D0" w14:textId="77777777" w:rsidR="006A21F7" w:rsidRPr="003A16E8" w:rsidRDefault="006A21F7" w:rsidP="003A16E8">
      <w:pPr>
        <w:rPr>
          <w:lang w:val="pt-BR"/>
        </w:rPr>
      </w:pPr>
      <w:r w:rsidRPr="003A16E8">
        <w:rPr>
          <w:lang w:val="pt-BR"/>
        </w:rPr>
        <w:t>Ý nghĩa của các ký hiệu giống như mô hình AR(</w:t>
      </w:r>
      <w:r w:rsidRPr="003A16E8">
        <w:rPr>
          <w:i/>
          <w:lang w:val="pt-BR"/>
        </w:rPr>
        <w:t>p</w:t>
      </w:r>
      <w:r w:rsidRPr="003A16E8">
        <w:rPr>
          <w:lang w:val="pt-BR"/>
        </w:rPr>
        <w:t>) và MA(</w:t>
      </w:r>
      <w:r w:rsidRPr="003A16E8">
        <w:rPr>
          <w:i/>
          <w:lang w:val="pt-BR"/>
        </w:rPr>
        <w:t>q</w:t>
      </w:r>
      <w:r w:rsidRPr="003A16E8">
        <w:rPr>
          <w:lang w:val="pt-BR"/>
        </w:rPr>
        <w:t>).</w:t>
      </w:r>
    </w:p>
    <w:p w14:paraId="5D8A1E88" w14:textId="457B896A" w:rsidR="006A21F7" w:rsidRPr="0049233F" w:rsidRDefault="006A21F7" w:rsidP="00DF02E9">
      <w:pPr>
        <w:pStyle w:val="Heading3"/>
        <w:rPr>
          <w:lang w:val="pt-BR"/>
        </w:rPr>
      </w:pPr>
      <w:bookmarkStart w:id="1963" w:name="_Toc312142554"/>
      <w:bookmarkStart w:id="1964" w:name="_Toc343859765"/>
      <w:r w:rsidRPr="003A16E8">
        <w:rPr>
          <w:lang w:val="pt-BR"/>
        </w:rPr>
        <w:t>Mô hình ARIMA có tính mùa</w:t>
      </w:r>
      <w:bookmarkEnd w:id="1963"/>
      <w:r w:rsidR="00002A08">
        <w:rPr>
          <w:lang w:val="pt-BR"/>
        </w:rPr>
        <w:t xml:space="preserve"> (SARIMA)</w:t>
      </w:r>
      <w:bookmarkEnd w:id="1964"/>
    </w:p>
    <w:p w14:paraId="16C21F60" w14:textId="205FD523" w:rsidR="006A21F7" w:rsidRPr="003A16E8" w:rsidRDefault="006A21F7" w:rsidP="003A16E8">
      <w:pPr>
        <w:rPr>
          <w:lang w:val="pt-BR"/>
        </w:rPr>
      </w:pPr>
      <w:r w:rsidRPr="003A16E8">
        <w:rPr>
          <w:lang w:val="pt-BR"/>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i/>
          <w:lang w:val="pt-BR"/>
        </w:rPr>
        <w:t>s</w:t>
      </w:r>
      <w:r w:rsidRPr="003A16E8">
        <w:rPr>
          <w:lang w:val="pt-BR"/>
        </w:rPr>
        <w:t xml:space="preserve"> vào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00423CB2">
        <w:rPr>
          <w:lang w:val="pt-BR"/>
        </w:rPr>
        <w:t>)×</w:t>
      </w:r>
      <w:r w:rsidRPr="003A16E8">
        <w:rPr>
          <w:lang w:val="pt-BR"/>
        </w:rPr>
        <w:t>(</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vertAlign w:val="subscript"/>
          <w:lang w:val="pt-BR"/>
        </w:rPr>
        <w:t>s</w:t>
      </w:r>
      <w:r w:rsidRPr="003A16E8">
        <w:rPr>
          <w:lang w:val="pt-BR"/>
        </w:rPr>
        <w:t xml:space="preserve">. Ở đây </w:t>
      </w:r>
      <w:r w:rsidRPr="003A16E8">
        <w:rPr>
          <w:i/>
          <w:lang w:val="pt-BR"/>
        </w:rPr>
        <w:t>s</w:t>
      </w:r>
      <w:r w:rsidRPr="003A16E8">
        <w:rPr>
          <w:lang w:val="pt-BR"/>
        </w:rPr>
        <w:t xml:space="preserve"> chính là thời điểm mà thành phần mùa sẽ lặp lại, nếu dữ liệu được quan sát theo tháng thì </w:t>
      </w:r>
      <w:r w:rsidRPr="003A16E8">
        <w:rPr>
          <w:i/>
          <w:lang w:val="pt-BR"/>
        </w:rPr>
        <w:t>s</w:t>
      </w:r>
      <w:r w:rsidRPr="003A16E8">
        <w:rPr>
          <w:lang w:val="pt-BR"/>
        </w:rPr>
        <w:t xml:space="preserve"> = 12, nếu dữ liệu quan sát theo quý thì </w:t>
      </w:r>
      <w:r w:rsidRPr="003A16E8">
        <w:rPr>
          <w:i/>
          <w:lang w:val="pt-BR"/>
        </w:rPr>
        <w:t>s</w:t>
      </w:r>
      <w:r w:rsidRPr="003A16E8">
        <w:rPr>
          <w:lang w:val="pt-BR"/>
        </w:rPr>
        <w:t xml:space="preserve"> = 4. Mô hình ARIMA cho dữ liệu có tính mùa đôi khi còn được gọi mô hình SARIMA.</w:t>
      </w:r>
    </w:p>
    <w:p w14:paraId="303A62CB" w14:textId="1A2767D8" w:rsidR="00F43FFA" w:rsidRDefault="006A21F7" w:rsidP="003A16E8">
      <w:pPr>
        <w:rPr>
          <w:lang w:val="pt-BR"/>
        </w:rPr>
      </w:pPr>
      <w:r w:rsidRPr="003A16E8">
        <w:rPr>
          <w:lang w:val="pt-BR"/>
        </w:rPr>
        <w:t xml:space="preserve">Dạng toán học của mô hình </w:t>
      </w:r>
      <w:r w:rsidR="00423CB2" w:rsidRPr="003A16E8">
        <w:rPr>
          <w:lang w:val="pt-BR"/>
        </w:rPr>
        <w:t>ARIMA(</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Pr>
          <w:lang w:val="pt-BR"/>
        </w:rPr>
        <w:t>)×</w:t>
      </w:r>
      <w:r w:rsidR="00423CB2" w:rsidRPr="003A16E8">
        <w:rPr>
          <w:lang w:val="pt-BR"/>
        </w:rPr>
        <w:t>(</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sidRPr="003A16E8">
        <w:rPr>
          <w:lang w:val="pt-BR"/>
        </w:rPr>
        <w:t>)</w:t>
      </w:r>
      <w:r w:rsidR="00423CB2" w:rsidRPr="003A16E8">
        <w:rPr>
          <w:vertAlign w:val="subscript"/>
          <w:lang w:val="pt-BR"/>
        </w:rPr>
        <w:t>s</w:t>
      </w:r>
      <w:r w:rsidR="00423CB2" w:rsidRPr="0049233F">
        <w:rPr>
          <w:lang w:val="pt-BR"/>
        </w:rPr>
        <w:t xml:space="preserve"> </w:t>
      </w:r>
      <w:r w:rsidRPr="003A16E8">
        <w:rPr>
          <w:lang w:val="pt-BR"/>
        </w:rPr>
        <w:t>là</w:t>
      </w:r>
    </w:p>
    <w:p w14:paraId="4AECD312" w14:textId="5470D4FC" w:rsidR="0076673F" w:rsidRPr="003A16E8" w:rsidRDefault="00C2484F" w:rsidP="003A16E8">
      <w:pPr>
        <w:pStyle w:val="Canhgiua"/>
        <w:rPr>
          <w:lang w:val="pt-BR"/>
        </w:rPr>
      </w:pPr>
      <m:oMathPara>
        <m:oMath>
          <m:sSup>
            <m:sSupPr>
              <m:ctrlPr>
                <w:rPr>
                  <w:rFonts w:ascii="Cambria Math" w:hAnsi="Cambria Math"/>
                  <w:lang w:val="pt-BR"/>
                </w:rPr>
              </m:ctrlPr>
            </m:sSupPr>
            <m:e>
              <m:r>
                <m:rPr>
                  <m:sty m:val="p"/>
                </m:rPr>
                <w:rPr>
                  <w:rFonts w:ascii="Cambria Math" w:hAnsi="Cambria Math" w:hint="eastAsia"/>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sSup>
                <m:sSupPr>
                  <m:ctrlPr>
                    <w:rPr>
                      <w:rFonts w:ascii="Cambria Math" w:hAnsi="Cambria Math"/>
                      <w:lang w:val="pt-BR"/>
                    </w:rPr>
                  </m:ctrlPr>
                </m:sSupPr>
                <m:e>
                  <m:r>
                    <m:rPr>
                      <m:sty m:val="p"/>
                    </m:rPr>
                    <w:rPr>
                      <w:rFonts w:ascii="Cambria Math" w:hAnsi="Cambria Math"/>
                      <w:lang w:val="pt-BR"/>
                    </w:rPr>
                    <m:t>(1-</m:t>
                  </m:r>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r>
                    <m:rPr>
                      <m:sty m:val="p"/>
                    </m:rPr>
                    <w:rPr>
                      <w:rFonts w:ascii="Cambria Math" w:hAnsi="Cambria Math"/>
                      <w:lang w:val="pt-BR"/>
                    </w:rPr>
                    <m:t>)</m:t>
                  </m:r>
                </m:e>
                <m:sup>
                  <m:r>
                    <w:rPr>
                      <w:rFonts w:ascii="Cambria Math" w:hAnsi="Cambria Math"/>
                      <w:lang w:val="pt-BR"/>
                    </w:rPr>
                    <m:t>D</m:t>
                  </m:r>
                </m:sup>
              </m:sSup>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p>
            <m:sSupPr>
              <m:ctrlPr>
                <w:rPr>
                  <w:rFonts w:ascii="Cambria Math" w:hAnsi="Cambria Math"/>
                  <w:lang w:val="pt-BR"/>
                </w:rPr>
              </m:ctrlPr>
            </m:sSupPr>
            <m:e>
              <m:r>
                <m:rPr>
                  <m:sty m:val="p"/>
                </m:rPr>
                <w:rPr>
                  <w:rFonts w:ascii="Cambria Math" w:hAnsi="Cambria Math" w:hint="eastAsia"/>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59DCC3E8" w14:textId="77777777" w:rsidR="006A21F7" w:rsidRDefault="006A21F7" w:rsidP="003A16E8">
      <w:pPr>
        <w:rPr>
          <w:lang w:val="pt-BR"/>
        </w:rPr>
      </w:pPr>
      <w:r w:rsidRPr="003A16E8">
        <w:rPr>
          <w:lang w:val="pt-BR"/>
        </w:rPr>
        <w:t xml:space="preserve">Với </w:t>
      </w:r>
    </w:p>
    <w:p w14:paraId="055477D2" w14:textId="77777777" w:rsidR="007850C8" w:rsidRPr="007850C8" w:rsidRDefault="00C2484F"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5F9C0481" w14:textId="153F3325" w:rsidR="006A21F7" w:rsidRPr="003A16E8" w:rsidRDefault="00C2484F"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w:rPr>
                  <w:rFonts w:ascii="Cambria Math" w:hAnsi="Cambria Math"/>
                  <w:lang w:val="pt-BR"/>
                </w:rPr>
                <m:t>θ</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359937AB" w14:textId="6687FB63" w:rsidR="007304D9" w:rsidRDefault="006A21F7" w:rsidP="007304D9">
      <w:pPr>
        <w:rPr>
          <w:lang w:val="pt-BR"/>
        </w:rPr>
      </w:pPr>
      <w:r w:rsidRPr="003A16E8">
        <w:rPr>
          <w:lang w:val="pt-BR"/>
        </w:rPr>
        <w:t xml:space="preserve">Việc xác định các thông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tương tự như việc xác định các hệ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thông thường chỉ khác ở chỗ các dấu hiệu của hàm tự tương quan và hàm tự tương quan riêng phần khác thể hiện theo các độ trễ là bội của </w:t>
      </w:r>
      <w:r w:rsidRPr="003A16E8">
        <w:rPr>
          <w:i/>
          <w:lang w:val="pt-BR"/>
        </w:rPr>
        <w:t>s</w:t>
      </w:r>
      <w:r w:rsidRPr="003A16E8">
        <w:rPr>
          <w:lang w:val="pt-BR"/>
        </w:rPr>
        <w:t>.</w:t>
      </w:r>
    </w:p>
    <w:p w14:paraId="2CA69FB5" w14:textId="77777777" w:rsidR="006A21F7" w:rsidRDefault="00DA1F81" w:rsidP="003A16E8">
      <w:pPr>
        <w:pStyle w:val="Heading2"/>
      </w:pPr>
      <w:bookmarkStart w:id="1965" w:name="_Toc343083584"/>
      <w:bookmarkStart w:id="1966" w:name="_Toc343083798"/>
      <w:bookmarkStart w:id="1967" w:name="_Toc343084009"/>
      <w:bookmarkStart w:id="1968" w:name="_Toc343220768"/>
      <w:bookmarkStart w:id="1969" w:name="_Toc343232272"/>
      <w:bookmarkStart w:id="1970" w:name="_Toc343232685"/>
      <w:bookmarkStart w:id="1971" w:name="_Toc343232970"/>
      <w:bookmarkStart w:id="1972" w:name="_Toc343415475"/>
      <w:bookmarkStart w:id="1973" w:name="_Toc343415771"/>
      <w:bookmarkStart w:id="1974" w:name="_Toc343452430"/>
      <w:bookmarkStart w:id="1975" w:name="_Toc343461220"/>
      <w:bookmarkStart w:id="1976" w:name="_Toc343494107"/>
      <w:bookmarkStart w:id="1977" w:name="_Toc343494319"/>
      <w:bookmarkStart w:id="1978" w:name="_Toc343495092"/>
      <w:bookmarkStart w:id="1979" w:name="_Toc343660319"/>
      <w:bookmarkStart w:id="1980" w:name="_Toc343660533"/>
      <w:bookmarkStart w:id="1981" w:name="_Toc343711161"/>
      <w:bookmarkStart w:id="1982" w:name="_Toc343829125"/>
      <w:bookmarkStart w:id="1983" w:name="_Toc343831929"/>
      <w:bookmarkStart w:id="1984" w:name="_Toc343832299"/>
      <w:bookmarkStart w:id="1985" w:name="_Toc343832516"/>
      <w:bookmarkStart w:id="1986" w:name="_Toc343832733"/>
      <w:bookmarkStart w:id="1987" w:name="_Toc343837326"/>
      <w:bookmarkStart w:id="1988" w:name="_Toc343841884"/>
      <w:bookmarkStart w:id="1989" w:name="_Toc343844782"/>
      <w:bookmarkStart w:id="1990" w:name="_Toc343083585"/>
      <w:bookmarkStart w:id="1991" w:name="_Toc343083799"/>
      <w:bookmarkStart w:id="1992" w:name="_Toc343084010"/>
      <w:bookmarkStart w:id="1993" w:name="_Toc343220769"/>
      <w:bookmarkStart w:id="1994" w:name="_Toc343232273"/>
      <w:bookmarkStart w:id="1995" w:name="_Toc343232686"/>
      <w:bookmarkStart w:id="1996" w:name="_Toc343232971"/>
      <w:bookmarkStart w:id="1997" w:name="_Toc343415476"/>
      <w:bookmarkStart w:id="1998" w:name="_Toc343415772"/>
      <w:bookmarkStart w:id="1999" w:name="_Toc343452431"/>
      <w:bookmarkStart w:id="2000" w:name="_Toc343461221"/>
      <w:bookmarkStart w:id="2001" w:name="_Toc343494108"/>
      <w:bookmarkStart w:id="2002" w:name="_Toc343494320"/>
      <w:bookmarkStart w:id="2003" w:name="_Toc343495093"/>
      <w:bookmarkStart w:id="2004" w:name="_Toc343660320"/>
      <w:bookmarkStart w:id="2005" w:name="_Toc343660534"/>
      <w:bookmarkStart w:id="2006" w:name="_Toc343711162"/>
      <w:bookmarkStart w:id="2007" w:name="_Toc343829126"/>
      <w:bookmarkStart w:id="2008" w:name="_Toc343831930"/>
      <w:bookmarkStart w:id="2009" w:name="_Toc343832300"/>
      <w:bookmarkStart w:id="2010" w:name="_Toc343832517"/>
      <w:bookmarkStart w:id="2011" w:name="_Toc343832734"/>
      <w:bookmarkStart w:id="2012" w:name="_Toc343837327"/>
      <w:bookmarkStart w:id="2013" w:name="_Toc343841885"/>
      <w:bookmarkStart w:id="2014" w:name="_Toc343844783"/>
      <w:bookmarkStart w:id="2015" w:name="_Toc343083586"/>
      <w:bookmarkStart w:id="2016" w:name="_Toc343083800"/>
      <w:bookmarkStart w:id="2017" w:name="_Toc343084011"/>
      <w:bookmarkStart w:id="2018" w:name="_Toc343220770"/>
      <w:bookmarkStart w:id="2019" w:name="_Toc343232274"/>
      <w:bookmarkStart w:id="2020" w:name="_Toc343232687"/>
      <w:bookmarkStart w:id="2021" w:name="_Toc343232972"/>
      <w:bookmarkStart w:id="2022" w:name="_Toc343415477"/>
      <w:bookmarkStart w:id="2023" w:name="_Toc343415773"/>
      <w:bookmarkStart w:id="2024" w:name="_Toc343452432"/>
      <w:bookmarkStart w:id="2025" w:name="_Toc343461222"/>
      <w:bookmarkStart w:id="2026" w:name="_Toc343494109"/>
      <w:bookmarkStart w:id="2027" w:name="_Toc343494321"/>
      <w:bookmarkStart w:id="2028" w:name="_Toc343495094"/>
      <w:bookmarkStart w:id="2029" w:name="_Toc343660321"/>
      <w:bookmarkStart w:id="2030" w:name="_Toc343660535"/>
      <w:bookmarkStart w:id="2031" w:name="_Toc343711163"/>
      <w:bookmarkStart w:id="2032" w:name="_Toc343829127"/>
      <w:bookmarkStart w:id="2033" w:name="_Toc343831931"/>
      <w:bookmarkStart w:id="2034" w:name="_Toc343832301"/>
      <w:bookmarkStart w:id="2035" w:name="_Toc343832518"/>
      <w:bookmarkStart w:id="2036" w:name="_Toc343832735"/>
      <w:bookmarkStart w:id="2037" w:name="_Toc343837328"/>
      <w:bookmarkStart w:id="2038" w:name="_Toc343841886"/>
      <w:bookmarkStart w:id="2039" w:name="_Toc343844784"/>
      <w:bookmarkStart w:id="2040" w:name="_Toc343083587"/>
      <w:bookmarkStart w:id="2041" w:name="_Toc343083801"/>
      <w:bookmarkStart w:id="2042" w:name="_Toc343084012"/>
      <w:bookmarkStart w:id="2043" w:name="_Toc343220771"/>
      <w:bookmarkStart w:id="2044" w:name="_Toc343232275"/>
      <w:bookmarkStart w:id="2045" w:name="_Toc343232688"/>
      <w:bookmarkStart w:id="2046" w:name="_Toc343232973"/>
      <w:bookmarkStart w:id="2047" w:name="_Toc343415478"/>
      <w:bookmarkStart w:id="2048" w:name="_Toc343415774"/>
      <w:bookmarkStart w:id="2049" w:name="_Toc343452433"/>
      <w:bookmarkStart w:id="2050" w:name="_Toc343461223"/>
      <w:bookmarkStart w:id="2051" w:name="_Toc343494110"/>
      <w:bookmarkStart w:id="2052" w:name="_Toc343494322"/>
      <w:bookmarkStart w:id="2053" w:name="_Toc343495095"/>
      <w:bookmarkStart w:id="2054" w:name="_Toc343660322"/>
      <w:bookmarkStart w:id="2055" w:name="_Toc343660536"/>
      <w:bookmarkStart w:id="2056" w:name="_Toc343711164"/>
      <w:bookmarkStart w:id="2057" w:name="_Toc343829128"/>
      <w:bookmarkStart w:id="2058" w:name="_Toc343831932"/>
      <w:bookmarkStart w:id="2059" w:name="_Toc343832302"/>
      <w:bookmarkStart w:id="2060" w:name="_Toc343832519"/>
      <w:bookmarkStart w:id="2061" w:name="_Toc343832736"/>
      <w:bookmarkStart w:id="2062" w:name="_Toc343837329"/>
      <w:bookmarkStart w:id="2063" w:name="_Toc343841887"/>
      <w:bookmarkStart w:id="2064" w:name="_Toc343844785"/>
      <w:bookmarkStart w:id="2065" w:name="_Toc343083588"/>
      <w:bookmarkStart w:id="2066" w:name="_Toc343083802"/>
      <w:bookmarkStart w:id="2067" w:name="_Toc343084013"/>
      <w:bookmarkStart w:id="2068" w:name="_Toc343220772"/>
      <w:bookmarkStart w:id="2069" w:name="_Toc343232276"/>
      <w:bookmarkStart w:id="2070" w:name="_Toc343232689"/>
      <w:bookmarkStart w:id="2071" w:name="_Toc343232974"/>
      <w:bookmarkStart w:id="2072" w:name="_Toc343415479"/>
      <w:bookmarkStart w:id="2073" w:name="_Toc343415775"/>
      <w:bookmarkStart w:id="2074" w:name="_Toc343452434"/>
      <w:bookmarkStart w:id="2075" w:name="_Toc343461224"/>
      <w:bookmarkStart w:id="2076" w:name="_Toc343494111"/>
      <w:bookmarkStart w:id="2077" w:name="_Toc343494323"/>
      <w:bookmarkStart w:id="2078" w:name="_Toc343495096"/>
      <w:bookmarkStart w:id="2079" w:name="_Toc343660323"/>
      <w:bookmarkStart w:id="2080" w:name="_Toc343660537"/>
      <w:bookmarkStart w:id="2081" w:name="_Toc343711165"/>
      <w:bookmarkStart w:id="2082" w:name="_Toc343829129"/>
      <w:bookmarkStart w:id="2083" w:name="_Toc343831933"/>
      <w:bookmarkStart w:id="2084" w:name="_Toc343832303"/>
      <w:bookmarkStart w:id="2085" w:name="_Toc343832520"/>
      <w:bookmarkStart w:id="2086" w:name="_Toc343832737"/>
      <w:bookmarkStart w:id="2087" w:name="_Toc343837330"/>
      <w:bookmarkStart w:id="2088" w:name="_Toc343841888"/>
      <w:bookmarkStart w:id="2089" w:name="_Toc343844786"/>
      <w:bookmarkStart w:id="2090" w:name="_Toc343083589"/>
      <w:bookmarkStart w:id="2091" w:name="_Toc343083803"/>
      <w:bookmarkStart w:id="2092" w:name="_Toc343084014"/>
      <w:bookmarkStart w:id="2093" w:name="_Toc343220773"/>
      <w:bookmarkStart w:id="2094" w:name="_Toc343232277"/>
      <w:bookmarkStart w:id="2095" w:name="_Toc343232690"/>
      <w:bookmarkStart w:id="2096" w:name="_Toc343232975"/>
      <w:bookmarkStart w:id="2097" w:name="_Toc343415480"/>
      <w:bookmarkStart w:id="2098" w:name="_Toc343415776"/>
      <w:bookmarkStart w:id="2099" w:name="_Toc343452435"/>
      <w:bookmarkStart w:id="2100" w:name="_Toc343461225"/>
      <w:bookmarkStart w:id="2101" w:name="_Toc343494112"/>
      <w:bookmarkStart w:id="2102" w:name="_Toc343494324"/>
      <w:bookmarkStart w:id="2103" w:name="_Toc343495097"/>
      <w:bookmarkStart w:id="2104" w:name="_Toc343660324"/>
      <w:bookmarkStart w:id="2105" w:name="_Toc343660538"/>
      <w:bookmarkStart w:id="2106" w:name="_Toc343711166"/>
      <w:bookmarkStart w:id="2107" w:name="_Toc343829130"/>
      <w:bookmarkStart w:id="2108" w:name="_Toc343831934"/>
      <w:bookmarkStart w:id="2109" w:name="_Toc343832304"/>
      <w:bookmarkStart w:id="2110" w:name="_Toc343832521"/>
      <w:bookmarkStart w:id="2111" w:name="_Toc343832738"/>
      <w:bookmarkStart w:id="2112" w:name="_Toc343837331"/>
      <w:bookmarkStart w:id="2113" w:name="_Toc343841889"/>
      <w:bookmarkStart w:id="2114" w:name="_Toc343844787"/>
      <w:bookmarkStart w:id="2115" w:name="_Toc343083590"/>
      <w:bookmarkStart w:id="2116" w:name="_Toc343083804"/>
      <w:bookmarkStart w:id="2117" w:name="_Toc343084015"/>
      <w:bookmarkStart w:id="2118" w:name="_Toc343220774"/>
      <w:bookmarkStart w:id="2119" w:name="_Toc343232278"/>
      <w:bookmarkStart w:id="2120" w:name="_Toc343232691"/>
      <w:bookmarkStart w:id="2121" w:name="_Toc343232976"/>
      <w:bookmarkStart w:id="2122" w:name="_Toc343415481"/>
      <w:bookmarkStart w:id="2123" w:name="_Toc343415777"/>
      <w:bookmarkStart w:id="2124" w:name="_Toc343452436"/>
      <w:bookmarkStart w:id="2125" w:name="_Toc343461226"/>
      <w:bookmarkStart w:id="2126" w:name="_Toc343494113"/>
      <w:bookmarkStart w:id="2127" w:name="_Toc343494325"/>
      <w:bookmarkStart w:id="2128" w:name="_Toc343495098"/>
      <w:bookmarkStart w:id="2129" w:name="_Toc343660325"/>
      <w:bookmarkStart w:id="2130" w:name="_Toc343660539"/>
      <w:bookmarkStart w:id="2131" w:name="_Toc343711167"/>
      <w:bookmarkStart w:id="2132" w:name="_Toc343829131"/>
      <w:bookmarkStart w:id="2133" w:name="_Toc343831935"/>
      <w:bookmarkStart w:id="2134" w:name="_Toc343832305"/>
      <w:bookmarkStart w:id="2135" w:name="_Toc343832522"/>
      <w:bookmarkStart w:id="2136" w:name="_Toc343832739"/>
      <w:bookmarkStart w:id="2137" w:name="_Toc343837332"/>
      <w:bookmarkStart w:id="2138" w:name="_Toc343841890"/>
      <w:bookmarkStart w:id="2139" w:name="_Toc343844788"/>
      <w:bookmarkStart w:id="2140" w:name="_Toc343083591"/>
      <w:bookmarkStart w:id="2141" w:name="_Toc343083805"/>
      <w:bookmarkStart w:id="2142" w:name="_Toc343084016"/>
      <w:bookmarkStart w:id="2143" w:name="_Toc343220775"/>
      <w:bookmarkStart w:id="2144" w:name="_Toc343232279"/>
      <w:bookmarkStart w:id="2145" w:name="_Toc343232692"/>
      <w:bookmarkStart w:id="2146" w:name="_Toc343232977"/>
      <w:bookmarkStart w:id="2147" w:name="_Toc343415482"/>
      <w:bookmarkStart w:id="2148" w:name="_Toc343415778"/>
      <w:bookmarkStart w:id="2149" w:name="_Toc343452437"/>
      <w:bookmarkStart w:id="2150" w:name="_Toc343461227"/>
      <w:bookmarkStart w:id="2151" w:name="_Toc343494114"/>
      <w:bookmarkStart w:id="2152" w:name="_Toc343494326"/>
      <w:bookmarkStart w:id="2153" w:name="_Toc343495099"/>
      <w:bookmarkStart w:id="2154" w:name="_Toc343660326"/>
      <w:bookmarkStart w:id="2155" w:name="_Toc343660540"/>
      <w:bookmarkStart w:id="2156" w:name="_Toc343711168"/>
      <w:bookmarkStart w:id="2157" w:name="_Toc343829132"/>
      <w:bookmarkStart w:id="2158" w:name="_Toc343831936"/>
      <w:bookmarkStart w:id="2159" w:name="_Toc343832306"/>
      <w:bookmarkStart w:id="2160" w:name="_Toc343832523"/>
      <w:bookmarkStart w:id="2161" w:name="_Toc343832740"/>
      <w:bookmarkStart w:id="2162" w:name="_Toc343837333"/>
      <w:bookmarkStart w:id="2163" w:name="_Toc343841891"/>
      <w:bookmarkStart w:id="2164" w:name="_Toc343844789"/>
      <w:bookmarkStart w:id="2165" w:name="_Toc343083592"/>
      <w:bookmarkStart w:id="2166" w:name="_Toc343083806"/>
      <w:bookmarkStart w:id="2167" w:name="_Toc343084017"/>
      <w:bookmarkStart w:id="2168" w:name="_Toc343220776"/>
      <w:bookmarkStart w:id="2169" w:name="_Toc343232280"/>
      <w:bookmarkStart w:id="2170" w:name="_Toc343232693"/>
      <w:bookmarkStart w:id="2171" w:name="_Toc343232978"/>
      <w:bookmarkStart w:id="2172" w:name="_Toc343415483"/>
      <w:bookmarkStart w:id="2173" w:name="_Toc343415779"/>
      <w:bookmarkStart w:id="2174" w:name="_Toc343452438"/>
      <w:bookmarkStart w:id="2175" w:name="_Toc343461228"/>
      <w:bookmarkStart w:id="2176" w:name="_Toc343494115"/>
      <w:bookmarkStart w:id="2177" w:name="_Toc343494327"/>
      <w:bookmarkStart w:id="2178" w:name="_Toc343495100"/>
      <w:bookmarkStart w:id="2179" w:name="_Toc343660327"/>
      <w:bookmarkStart w:id="2180" w:name="_Toc343660541"/>
      <w:bookmarkStart w:id="2181" w:name="_Toc343711169"/>
      <w:bookmarkStart w:id="2182" w:name="_Toc343829133"/>
      <w:bookmarkStart w:id="2183" w:name="_Toc343831937"/>
      <w:bookmarkStart w:id="2184" w:name="_Toc343832307"/>
      <w:bookmarkStart w:id="2185" w:name="_Toc343832524"/>
      <w:bookmarkStart w:id="2186" w:name="_Toc343832741"/>
      <w:bookmarkStart w:id="2187" w:name="_Toc343837334"/>
      <w:bookmarkStart w:id="2188" w:name="_Toc343841892"/>
      <w:bookmarkStart w:id="2189" w:name="_Toc343844790"/>
      <w:bookmarkStart w:id="2190" w:name="_Toc343083593"/>
      <w:bookmarkStart w:id="2191" w:name="_Toc343083807"/>
      <w:bookmarkStart w:id="2192" w:name="_Toc343084018"/>
      <w:bookmarkStart w:id="2193" w:name="_Toc343220777"/>
      <w:bookmarkStart w:id="2194" w:name="_Toc343232281"/>
      <w:bookmarkStart w:id="2195" w:name="_Toc343232694"/>
      <w:bookmarkStart w:id="2196" w:name="_Toc343232979"/>
      <w:bookmarkStart w:id="2197" w:name="_Toc343415484"/>
      <w:bookmarkStart w:id="2198" w:name="_Toc343415780"/>
      <w:bookmarkStart w:id="2199" w:name="_Toc343452439"/>
      <w:bookmarkStart w:id="2200" w:name="_Toc343461229"/>
      <w:bookmarkStart w:id="2201" w:name="_Toc343494116"/>
      <w:bookmarkStart w:id="2202" w:name="_Toc343494328"/>
      <w:bookmarkStart w:id="2203" w:name="_Toc343495101"/>
      <w:bookmarkStart w:id="2204" w:name="_Toc343660328"/>
      <w:bookmarkStart w:id="2205" w:name="_Toc343660542"/>
      <w:bookmarkStart w:id="2206" w:name="_Toc343711170"/>
      <w:bookmarkStart w:id="2207" w:name="_Toc343829134"/>
      <w:bookmarkStart w:id="2208" w:name="_Toc343831938"/>
      <w:bookmarkStart w:id="2209" w:name="_Toc343832308"/>
      <w:bookmarkStart w:id="2210" w:name="_Toc343832525"/>
      <w:bookmarkStart w:id="2211" w:name="_Toc343832742"/>
      <w:bookmarkStart w:id="2212" w:name="_Toc343837335"/>
      <w:bookmarkStart w:id="2213" w:name="_Toc343841893"/>
      <w:bookmarkStart w:id="2214" w:name="_Toc343844791"/>
      <w:bookmarkStart w:id="2215" w:name="_Toc343083594"/>
      <w:bookmarkStart w:id="2216" w:name="_Toc343083808"/>
      <w:bookmarkStart w:id="2217" w:name="_Toc343084019"/>
      <w:bookmarkStart w:id="2218" w:name="_Toc343220778"/>
      <w:bookmarkStart w:id="2219" w:name="_Toc343232282"/>
      <w:bookmarkStart w:id="2220" w:name="_Toc343232695"/>
      <w:bookmarkStart w:id="2221" w:name="_Toc343232980"/>
      <w:bookmarkStart w:id="2222" w:name="_Toc343415485"/>
      <w:bookmarkStart w:id="2223" w:name="_Toc343415781"/>
      <w:bookmarkStart w:id="2224" w:name="_Toc343452440"/>
      <w:bookmarkStart w:id="2225" w:name="_Toc343461230"/>
      <w:bookmarkStart w:id="2226" w:name="_Toc343494117"/>
      <w:bookmarkStart w:id="2227" w:name="_Toc343494329"/>
      <w:bookmarkStart w:id="2228" w:name="_Toc343495102"/>
      <w:bookmarkStart w:id="2229" w:name="_Toc343660329"/>
      <w:bookmarkStart w:id="2230" w:name="_Toc343660543"/>
      <w:bookmarkStart w:id="2231" w:name="_Toc343711171"/>
      <w:bookmarkStart w:id="2232" w:name="_Toc343829135"/>
      <w:bookmarkStart w:id="2233" w:name="_Toc343831939"/>
      <w:bookmarkStart w:id="2234" w:name="_Toc343832309"/>
      <w:bookmarkStart w:id="2235" w:name="_Toc343832526"/>
      <w:bookmarkStart w:id="2236" w:name="_Toc343832743"/>
      <w:bookmarkStart w:id="2237" w:name="_Toc343837336"/>
      <w:bookmarkStart w:id="2238" w:name="_Toc343841894"/>
      <w:bookmarkStart w:id="2239" w:name="_Toc343844792"/>
      <w:bookmarkStart w:id="2240" w:name="_Toc343083595"/>
      <w:bookmarkStart w:id="2241" w:name="_Toc343083809"/>
      <w:bookmarkStart w:id="2242" w:name="_Toc343084020"/>
      <w:bookmarkStart w:id="2243" w:name="_Toc343220779"/>
      <w:bookmarkStart w:id="2244" w:name="_Toc343232283"/>
      <w:bookmarkStart w:id="2245" w:name="_Toc343232696"/>
      <w:bookmarkStart w:id="2246" w:name="_Toc343232981"/>
      <w:bookmarkStart w:id="2247" w:name="_Toc343415486"/>
      <w:bookmarkStart w:id="2248" w:name="_Toc343415782"/>
      <w:bookmarkStart w:id="2249" w:name="_Toc343452441"/>
      <w:bookmarkStart w:id="2250" w:name="_Toc343461231"/>
      <w:bookmarkStart w:id="2251" w:name="_Toc343494118"/>
      <w:bookmarkStart w:id="2252" w:name="_Toc343494330"/>
      <w:bookmarkStart w:id="2253" w:name="_Toc343495103"/>
      <w:bookmarkStart w:id="2254" w:name="_Toc343660330"/>
      <w:bookmarkStart w:id="2255" w:name="_Toc343660544"/>
      <w:bookmarkStart w:id="2256" w:name="_Toc343711172"/>
      <w:bookmarkStart w:id="2257" w:name="_Toc343829136"/>
      <w:bookmarkStart w:id="2258" w:name="_Toc343831940"/>
      <w:bookmarkStart w:id="2259" w:name="_Toc343832310"/>
      <w:bookmarkStart w:id="2260" w:name="_Toc343832527"/>
      <w:bookmarkStart w:id="2261" w:name="_Toc343832744"/>
      <w:bookmarkStart w:id="2262" w:name="_Toc343837337"/>
      <w:bookmarkStart w:id="2263" w:name="_Toc343841895"/>
      <w:bookmarkStart w:id="2264" w:name="_Toc343844793"/>
      <w:bookmarkStart w:id="2265" w:name="_Toc343083596"/>
      <w:bookmarkStart w:id="2266" w:name="_Toc343083810"/>
      <w:bookmarkStart w:id="2267" w:name="_Toc343084021"/>
      <w:bookmarkStart w:id="2268" w:name="_Toc343220780"/>
      <w:bookmarkStart w:id="2269" w:name="_Toc343232284"/>
      <w:bookmarkStart w:id="2270" w:name="_Toc343232697"/>
      <w:bookmarkStart w:id="2271" w:name="_Toc343232982"/>
      <w:bookmarkStart w:id="2272" w:name="_Toc343415487"/>
      <w:bookmarkStart w:id="2273" w:name="_Toc343415783"/>
      <w:bookmarkStart w:id="2274" w:name="_Toc343452442"/>
      <w:bookmarkStart w:id="2275" w:name="_Toc343461232"/>
      <w:bookmarkStart w:id="2276" w:name="_Toc343494119"/>
      <w:bookmarkStart w:id="2277" w:name="_Toc343494331"/>
      <w:bookmarkStart w:id="2278" w:name="_Toc343495104"/>
      <w:bookmarkStart w:id="2279" w:name="_Toc343660331"/>
      <w:bookmarkStart w:id="2280" w:name="_Toc343660545"/>
      <w:bookmarkStart w:id="2281" w:name="_Toc343711173"/>
      <w:bookmarkStart w:id="2282" w:name="_Toc343829137"/>
      <w:bookmarkStart w:id="2283" w:name="_Toc343831941"/>
      <w:bookmarkStart w:id="2284" w:name="_Toc343832311"/>
      <w:bookmarkStart w:id="2285" w:name="_Toc343832528"/>
      <w:bookmarkStart w:id="2286" w:name="_Toc343832745"/>
      <w:bookmarkStart w:id="2287" w:name="_Toc343837338"/>
      <w:bookmarkStart w:id="2288" w:name="_Toc343841896"/>
      <w:bookmarkStart w:id="2289" w:name="_Toc343844794"/>
      <w:bookmarkStart w:id="2290" w:name="_Toc343083597"/>
      <w:bookmarkStart w:id="2291" w:name="_Toc343083811"/>
      <w:bookmarkStart w:id="2292" w:name="_Toc343084022"/>
      <w:bookmarkStart w:id="2293" w:name="_Toc343220781"/>
      <w:bookmarkStart w:id="2294" w:name="_Toc343232285"/>
      <w:bookmarkStart w:id="2295" w:name="_Toc343232698"/>
      <w:bookmarkStart w:id="2296" w:name="_Toc343232983"/>
      <w:bookmarkStart w:id="2297" w:name="_Toc343415488"/>
      <w:bookmarkStart w:id="2298" w:name="_Toc343415784"/>
      <w:bookmarkStart w:id="2299" w:name="_Toc343452443"/>
      <w:bookmarkStart w:id="2300" w:name="_Toc343461233"/>
      <w:bookmarkStart w:id="2301" w:name="_Toc343494120"/>
      <w:bookmarkStart w:id="2302" w:name="_Toc343494332"/>
      <w:bookmarkStart w:id="2303" w:name="_Toc343495105"/>
      <w:bookmarkStart w:id="2304" w:name="_Toc343660332"/>
      <w:bookmarkStart w:id="2305" w:name="_Toc343660546"/>
      <w:bookmarkStart w:id="2306" w:name="_Toc343711174"/>
      <w:bookmarkStart w:id="2307" w:name="_Toc343829138"/>
      <w:bookmarkStart w:id="2308" w:name="_Toc343831942"/>
      <w:bookmarkStart w:id="2309" w:name="_Toc343832312"/>
      <w:bookmarkStart w:id="2310" w:name="_Toc343832529"/>
      <w:bookmarkStart w:id="2311" w:name="_Toc343832746"/>
      <w:bookmarkStart w:id="2312" w:name="_Toc343837339"/>
      <w:bookmarkStart w:id="2313" w:name="_Toc343841897"/>
      <w:bookmarkStart w:id="2314" w:name="_Toc343844795"/>
      <w:bookmarkStart w:id="2315" w:name="_Toc343083598"/>
      <w:bookmarkStart w:id="2316" w:name="_Toc343083812"/>
      <w:bookmarkStart w:id="2317" w:name="_Toc343084023"/>
      <w:bookmarkStart w:id="2318" w:name="_Toc343220782"/>
      <w:bookmarkStart w:id="2319" w:name="_Toc343232286"/>
      <w:bookmarkStart w:id="2320" w:name="_Toc343232699"/>
      <w:bookmarkStart w:id="2321" w:name="_Toc343232984"/>
      <w:bookmarkStart w:id="2322" w:name="_Toc343415489"/>
      <w:bookmarkStart w:id="2323" w:name="_Toc343415785"/>
      <w:bookmarkStart w:id="2324" w:name="_Toc343452444"/>
      <w:bookmarkStart w:id="2325" w:name="_Toc343461234"/>
      <w:bookmarkStart w:id="2326" w:name="_Toc343494121"/>
      <w:bookmarkStart w:id="2327" w:name="_Toc343494333"/>
      <w:bookmarkStart w:id="2328" w:name="_Toc343495106"/>
      <w:bookmarkStart w:id="2329" w:name="_Toc343660333"/>
      <w:bookmarkStart w:id="2330" w:name="_Toc343660547"/>
      <w:bookmarkStart w:id="2331" w:name="_Toc343711175"/>
      <w:bookmarkStart w:id="2332" w:name="_Toc343829139"/>
      <w:bookmarkStart w:id="2333" w:name="_Toc343831943"/>
      <w:bookmarkStart w:id="2334" w:name="_Toc343832313"/>
      <w:bookmarkStart w:id="2335" w:name="_Toc343832530"/>
      <w:bookmarkStart w:id="2336" w:name="_Toc343832747"/>
      <w:bookmarkStart w:id="2337" w:name="_Toc343837340"/>
      <w:bookmarkStart w:id="2338" w:name="_Toc343841898"/>
      <w:bookmarkStart w:id="2339" w:name="_Toc343844796"/>
      <w:bookmarkStart w:id="2340" w:name="_Toc343083599"/>
      <w:bookmarkStart w:id="2341" w:name="_Toc343083813"/>
      <w:bookmarkStart w:id="2342" w:name="_Toc343084024"/>
      <w:bookmarkStart w:id="2343" w:name="_Toc343220783"/>
      <w:bookmarkStart w:id="2344" w:name="_Toc343232287"/>
      <w:bookmarkStart w:id="2345" w:name="_Toc343232700"/>
      <w:bookmarkStart w:id="2346" w:name="_Toc343232985"/>
      <w:bookmarkStart w:id="2347" w:name="_Toc343415490"/>
      <w:bookmarkStart w:id="2348" w:name="_Toc343415786"/>
      <w:bookmarkStart w:id="2349" w:name="_Toc343452445"/>
      <w:bookmarkStart w:id="2350" w:name="_Toc343461235"/>
      <w:bookmarkStart w:id="2351" w:name="_Toc343494122"/>
      <w:bookmarkStart w:id="2352" w:name="_Toc343494334"/>
      <w:bookmarkStart w:id="2353" w:name="_Toc343495107"/>
      <w:bookmarkStart w:id="2354" w:name="_Toc343660334"/>
      <w:bookmarkStart w:id="2355" w:name="_Toc343660548"/>
      <w:bookmarkStart w:id="2356" w:name="_Toc343711176"/>
      <w:bookmarkStart w:id="2357" w:name="_Toc343829140"/>
      <w:bookmarkStart w:id="2358" w:name="_Toc343831944"/>
      <w:bookmarkStart w:id="2359" w:name="_Toc343832314"/>
      <w:bookmarkStart w:id="2360" w:name="_Toc343832531"/>
      <w:bookmarkStart w:id="2361" w:name="_Toc343832748"/>
      <w:bookmarkStart w:id="2362" w:name="_Toc343837341"/>
      <w:bookmarkStart w:id="2363" w:name="_Toc343841899"/>
      <w:bookmarkStart w:id="2364" w:name="_Toc343844797"/>
      <w:bookmarkStart w:id="2365" w:name="_Toc343083600"/>
      <w:bookmarkStart w:id="2366" w:name="_Toc343083814"/>
      <w:bookmarkStart w:id="2367" w:name="_Toc343084025"/>
      <w:bookmarkStart w:id="2368" w:name="_Toc343220784"/>
      <w:bookmarkStart w:id="2369" w:name="_Toc343232288"/>
      <w:bookmarkStart w:id="2370" w:name="_Toc343232701"/>
      <w:bookmarkStart w:id="2371" w:name="_Toc343232986"/>
      <w:bookmarkStart w:id="2372" w:name="_Toc343415491"/>
      <w:bookmarkStart w:id="2373" w:name="_Toc343415787"/>
      <w:bookmarkStart w:id="2374" w:name="_Toc343452446"/>
      <w:bookmarkStart w:id="2375" w:name="_Toc343461236"/>
      <w:bookmarkStart w:id="2376" w:name="_Toc343494123"/>
      <w:bookmarkStart w:id="2377" w:name="_Toc343494335"/>
      <w:bookmarkStart w:id="2378" w:name="_Toc343495108"/>
      <w:bookmarkStart w:id="2379" w:name="_Toc343660335"/>
      <w:bookmarkStart w:id="2380" w:name="_Toc343660549"/>
      <w:bookmarkStart w:id="2381" w:name="_Toc343711177"/>
      <w:bookmarkStart w:id="2382" w:name="_Toc343829141"/>
      <w:bookmarkStart w:id="2383" w:name="_Toc343831945"/>
      <w:bookmarkStart w:id="2384" w:name="_Toc343832315"/>
      <w:bookmarkStart w:id="2385" w:name="_Toc343832532"/>
      <w:bookmarkStart w:id="2386" w:name="_Toc343832749"/>
      <w:bookmarkStart w:id="2387" w:name="_Toc343837342"/>
      <w:bookmarkStart w:id="2388" w:name="_Toc343841900"/>
      <w:bookmarkStart w:id="2389" w:name="_Toc343844798"/>
      <w:bookmarkStart w:id="2390" w:name="_Toc343083601"/>
      <w:bookmarkStart w:id="2391" w:name="_Toc343083815"/>
      <w:bookmarkStart w:id="2392" w:name="_Toc343084026"/>
      <w:bookmarkStart w:id="2393" w:name="_Toc343220785"/>
      <w:bookmarkStart w:id="2394" w:name="_Toc343232289"/>
      <w:bookmarkStart w:id="2395" w:name="_Toc343232702"/>
      <w:bookmarkStart w:id="2396" w:name="_Toc343232987"/>
      <w:bookmarkStart w:id="2397" w:name="_Toc343415492"/>
      <w:bookmarkStart w:id="2398" w:name="_Toc343415788"/>
      <w:bookmarkStart w:id="2399" w:name="_Toc343452447"/>
      <w:bookmarkStart w:id="2400" w:name="_Toc343461237"/>
      <w:bookmarkStart w:id="2401" w:name="_Toc343494124"/>
      <w:bookmarkStart w:id="2402" w:name="_Toc343494336"/>
      <w:bookmarkStart w:id="2403" w:name="_Toc343495109"/>
      <w:bookmarkStart w:id="2404" w:name="_Toc343660336"/>
      <w:bookmarkStart w:id="2405" w:name="_Toc343660550"/>
      <w:bookmarkStart w:id="2406" w:name="_Toc343711178"/>
      <w:bookmarkStart w:id="2407" w:name="_Toc343829142"/>
      <w:bookmarkStart w:id="2408" w:name="_Toc343831946"/>
      <w:bookmarkStart w:id="2409" w:name="_Toc343832316"/>
      <w:bookmarkStart w:id="2410" w:name="_Toc343832533"/>
      <w:bookmarkStart w:id="2411" w:name="_Toc343832750"/>
      <w:bookmarkStart w:id="2412" w:name="_Toc343837343"/>
      <w:bookmarkStart w:id="2413" w:name="_Toc343841901"/>
      <w:bookmarkStart w:id="2414" w:name="_Toc343844799"/>
      <w:bookmarkStart w:id="2415" w:name="_Toc343083602"/>
      <w:bookmarkStart w:id="2416" w:name="_Toc343083816"/>
      <w:bookmarkStart w:id="2417" w:name="_Toc343084027"/>
      <w:bookmarkStart w:id="2418" w:name="_Toc343220786"/>
      <w:bookmarkStart w:id="2419" w:name="_Toc343232290"/>
      <w:bookmarkStart w:id="2420" w:name="_Toc343232703"/>
      <w:bookmarkStart w:id="2421" w:name="_Toc343232988"/>
      <w:bookmarkStart w:id="2422" w:name="_Toc343415493"/>
      <w:bookmarkStart w:id="2423" w:name="_Toc343415789"/>
      <w:bookmarkStart w:id="2424" w:name="_Toc343452448"/>
      <w:bookmarkStart w:id="2425" w:name="_Toc343461238"/>
      <w:bookmarkStart w:id="2426" w:name="_Toc343494125"/>
      <w:bookmarkStart w:id="2427" w:name="_Toc343494337"/>
      <w:bookmarkStart w:id="2428" w:name="_Toc343495110"/>
      <w:bookmarkStart w:id="2429" w:name="_Toc343660337"/>
      <w:bookmarkStart w:id="2430" w:name="_Toc343660551"/>
      <w:bookmarkStart w:id="2431" w:name="_Toc343711179"/>
      <w:bookmarkStart w:id="2432" w:name="_Toc343829143"/>
      <w:bookmarkStart w:id="2433" w:name="_Toc343831947"/>
      <w:bookmarkStart w:id="2434" w:name="_Toc343832317"/>
      <w:bookmarkStart w:id="2435" w:name="_Toc343832534"/>
      <w:bookmarkStart w:id="2436" w:name="_Toc343832751"/>
      <w:bookmarkStart w:id="2437" w:name="_Toc343837344"/>
      <w:bookmarkStart w:id="2438" w:name="_Toc343841902"/>
      <w:bookmarkStart w:id="2439" w:name="_Toc343844800"/>
      <w:bookmarkStart w:id="2440" w:name="_Toc343083603"/>
      <w:bookmarkStart w:id="2441" w:name="_Toc343083817"/>
      <w:bookmarkStart w:id="2442" w:name="_Toc343084028"/>
      <w:bookmarkStart w:id="2443" w:name="_Toc343220787"/>
      <w:bookmarkStart w:id="2444" w:name="_Toc343232291"/>
      <w:bookmarkStart w:id="2445" w:name="_Toc343232704"/>
      <w:bookmarkStart w:id="2446" w:name="_Toc343232989"/>
      <w:bookmarkStart w:id="2447" w:name="_Toc343415494"/>
      <w:bookmarkStart w:id="2448" w:name="_Toc343415790"/>
      <w:bookmarkStart w:id="2449" w:name="_Toc343452449"/>
      <w:bookmarkStart w:id="2450" w:name="_Toc343461239"/>
      <w:bookmarkStart w:id="2451" w:name="_Toc343494126"/>
      <w:bookmarkStart w:id="2452" w:name="_Toc343494338"/>
      <w:bookmarkStart w:id="2453" w:name="_Toc343495111"/>
      <w:bookmarkStart w:id="2454" w:name="_Toc343660338"/>
      <w:bookmarkStart w:id="2455" w:name="_Toc343660552"/>
      <w:bookmarkStart w:id="2456" w:name="_Toc343711180"/>
      <w:bookmarkStart w:id="2457" w:name="_Toc343829144"/>
      <w:bookmarkStart w:id="2458" w:name="_Toc343831948"/>
      <w:bookmarkStart w:id="2459" w:name="_Toc343832318"/>
      <w:bookmarkStart w:id="2460" w:name="_Toc343832535"/>
      <w:bookmarkStart w:id="2461" w:name="_Toc343832752"/>
      <w:bookmarkStart w:id="2462" w:name="_Toc343837345"/>
      <w:bookmarkStart w:id="2463" w:name="_Toc343841903"/>
      <w:bookmarkStart w:id="2464" w:name="_Toc343844801"/>
      <w:bookmarkStart w:id="2465" w:name="_Toc343083604"/>
      <w:bookmarkStart w:id="2466" w:name="_Toc343083818"/>
      <w:bookmarkStart w:id="2467" w:name="_Toc343084029"/>
      <w:bookmarkStart w:id="2468" w:name="_Toc343220788"/>
      <w:bookmarkStart w:id="2469" w:name="_Toc343232292"/>
      <w:bookmarkStart w:id="2470" w:name="_Toc343232705"/>
      <w:bookmarkStart w:id="2471" w:name="_Toc343232990"/>
      <w:bookmarkStart w:id="2472" w:name="_Toc343415495"/>
      <w:bookmarkStart w:id="2473" w:name="_Toc343415791"/>
      <w:bookmarkStart w:id="2474" w:name="_Toc343452450"/>
      <w:bookmarkStart w:id="2475" w:name="_Toc343461240"/>
      <w:bookmarkStart w:id="2476" w:name="_Toc343494127"/>
      <w:bookmarkStart w:id="2477" w:name="_Toc343494339"/>
      <w:bookmarkStart w:id="2478" w:name="_Toc343495112"/>
      <w:bookmarkStart w:id="2479" w:name="_Toc343660339"/>
      <w:bookmarkStart w:id="2480" w:name="_Toc343660553"/>
      <w:bookmarkStart w:id="2481" w:name="_Toc343711181"/>
      <w:bookmarkStart w:id="2482" w:name="_Toc343829145"/>
      <w:bookmarkStart w:id="2483" w:name="_Toc343831949"/>
      <w:bookmarkStart w:id="2484" w:name="_Toc343832319"/>
      <w:bookmarkStart w:id="2485" w:name="_Toc343832536"/>
      <w:bookmarkStart w:id="2486" w:name="_Toc343832753"/>
      <w:bookmarkStart w:id="2487" w:name="_Toc343837346"/>
      <w:bookmarkStart w:id="2488" w:name="_Toc343841904"/>
      <w:bookmarkStart w:id="2489" w:name="_Toc343844802"/>
      <w:bookmarkStart w:id="2490" w:name="_Toc343083605"/>
      <w:bookmarkStart w:id="2491" w:name="_Toc343083819"/>
      <w:bookmarkStart w:id="2492" w:name="_Toc343084030"/>
      <w:bookmarkStart w:id="2493" w:name="_Toc343220789"/>
      <w:bookmarkStart w:id="2494" w:name="_Toc343232293"/>
      <w:bookmarkStart w:id="2495" w:name="_Toc343232706"/>
      <w:bookmarkStart w:id="2496" w:name="_Toc343232991"/>
      <w:bookmarkStart w:id="2497" w:name="_Toc343415496"/>
      <w:bookmarkStart w:id="2498" w:name="_Toc343415792"/>
      <w:bookmarkStart w:id="2499" w:name="_Toc343452451"/>
      <w:bookmarkStart w:id="2500" w:name="_Toc343461241"/>
      <w:bookmarkStart w:id="2501" w:name="_Toc343494128"/>
      <w:bookmarkStart w:id="2502" w:name="_Toc343494340"/>
      <w:bookmarkStart w:id="2503" w:name="_Toc343495113"/>
      <w:bookmarkStart w:id="2504" w:name="_Toc343660340"/>
      <w:bookmarkStart w:id="2505" w:name="_Toc343660554"/>
      <w:bookmarkStart w:id="2506" w:name="_Toc343711182"/>
      <w:bookmarkStart w:id="2507" w:name="_Toc343829146"/>
      <w:bookmarkStart w:id="2508" w:name="_Toc343831950"/>
      <w:bookmarkStart w:id="2509" w:name="_Toc343832320"/>
      <w:bookmarkStart w:id="2510" w:name="_Toc343832537"/>
      <w:bookmarkStart w:id="2511" w:name="_Toc343832754"/>
      <w:bookmarkStart w:id="2512" w:name="_Toc343837347"/>
      <w:bookmarkStart w:id="2513" w:name="_Toc343841905"/>
      <w:bookmarkStart w:id="2514" w:name="_Toc343844803"/>
      <w:bookmarkStart w:id="2515" w:name="_Toc343083606"/>
      <w:bookmarkStart w:id="2516" w:name="_Toc343083820"/>
      <w:bookmarkStart w:id="2517" w:name="_Toc343084031"/>
      <w:bookmarkStart w:id="2518" w:name="_Toc343220790"/>
      <w:bookmarkStart w:id="2519" w:name="_Toc343232294"/>
      <w:bookmarkStart w:id="2520" w:name="_Toc343232707"/>
      <w:bookmarkStart w:id="2521" w:name="_Toc343232992"/>
      <w:bookmarkStart w:id="2522" w:name="_Toc343415497"/>
      <w:bookmarkStart w:id="2523" w:name="_Toc343415793"/>
      <w:bookmarkStart w:id="2524" w:name="_Toc343452452"/>
      <w:bookmarkStart w:id="2525" w:name="_Toc343461242"/>
      <w:bookmarkStart w:id="2526" w:name="_Toc343494129"/>
      <w:bookmarkStart w:id="2527" w:name="_Toc343494341"/>
      <w:bookmarkStart w:id="2528" w:name="_Toc343495114"/>
      <w:bookmarkStart w:id="2529" w:name="_Toc343660341"/>
      <w:bookmarkStart w:id="2530" w:name="_Toc343660555"/>
      <w:bookmarkStart w:id="2531" w:name="_Toc343711183"/>
      <w:bookmarkStart w:id="2532" w:name="_Toc343829147"/>
      <w:bookmarkStart w:id="2533" w:name="_Toc343831951"/>
      <w:bookmarkStart w:id="2534" w:name="_Toc343832321"/>
      <w:bookmarkStart w:id="2535" w:name="_Toc343832538"/>
      <w:bookmarkStart w:id="2536" w:name="_Toc343832755"/>
      <w:bookmarkStart w:id="2537" w:name="_Toc343837348"/>
      <w:bookmarkStart w:id="2538" w:name="_Toc343841906"/>
      <w:bookmarkStart w:id="2539" w:name="_Toc343844804"/>
      <w:bookmarkStart w:id="2540" w:name="_Toc343083607"/>
      <w:bookmarkStart w:id="2541" w:name="_Toc343083821"/>
      <w:bookmarkStart w:id="2542" w:name="_Toc343084032"/>
      <w:bookmarkStart w:id="2543" w:name="_Toc343220791"/>
      <w:bookmarkStart w:id="2544" w:name="_Toc343232295"/>
      <w:bookmarkStart w:id="2545" w:name="_Toc343232708"/>
      <w:bookmarkStart w:id="2546" w:name="_Toc343232993"/>
      <w:bookmarkStart w:id="2547" w:name="_Toc343415498"/>
      <w:bookmarkStart w:id="2548" w:name="_Toc343415794"/>
      <w:bookmarkStart w:id="2549" w:name="_Toc343452453"/>
      <w:bookmarkStart w:id="2550" w:name="_Toc343461243"/>
      <w:bookmarkStart w:id="2551" w:name="_Toc343494130"/>
      <w:bookmarkStart w:id="2552" w:name="_Toc343494342"/>
      <w:bookmarkStart w:id="2553" w:name="_Toc343495115"/>
      <w:bookmarkStart w:id="2554" w:name="_Toc343660342"/>
      <w:bookmarkStart w:id="2555" w:name="_Toc343660556"/>
      <w:bookmarkStart w:id="2556" w:name="_Toc343711184"/>
      <w:bookmarkStart w:id="2557" w:name="_Toc343829148"/>
      <w:bookmarkStart w:id="2558" w:name="_Toc343831952"/>
      <w:bookmarkStart w:id="2559" w:name="_Toc343832322"/>
      <w:bookmarkStart w:id="2560" w:name="_Toc343832539"/>
      <w:bookmarkStart w:id="2561" w:name="_Toc343832756"/>
      <w:bookmarkStart w:id="2562" w:name="_Toc343837349"/>
      <w:bookmarkStart w:id="2563" w:name="_Toc343841907"/>
      <w:bookmarkStart w:id="2564" w:name="_Toc343844805"/>
      <w:bookmarkStart w:id="2565" w:name="_Toc343083608"/>
      <w:bookmarkStart w:id="2566" w:name="_Toc343083822"/>
      <w:bookmarkStart w:id="2567" w:name="_Toc343084033"/>
      <w:bookmarkStart w:id="2568" w:name="_Toc343220792"/>
      <w:bookmarkStart w:id="2569" w:name="_Toc343232296"/>
      <w:bookmarkStart w:id="2570" w:name="_Toc343232709"/>
      <w:bookmarkStart w:id="2571" w:name="_Toc343232994"/>
      <w:bookmarkStart w:id="2572" w:name="_Toc343415499"/>
      <w:bookmarkStart w:id="2573" w:name="_Toc343415795"/>
      <w:bookmarkStart w:id="2574" w:name="_Toc343452454"/>
      <w:bookmarkStart w:id="2575" w:name="_Toc343461244"/>
      <w:bookmarkStart w:id="2576" w:name="_Toc343494131"/>
      <w:bookmarkStart w:id="2577" w:name="_Toc343494343"/>
      <w:bookmarkStart w:id="2578" w:name="_Toc343495116"/>
      <w:bookmarkStart w:id="2579" w:name="_Toc343660343"/>
      <w:bookmarkStart w:id="2580" w:name="_Toc343660557"/>
      <w:bookmarkStart w:id="2581" w:name="_Toc343711185"/>
      <w:bookmarkStart w:id="2582" w:name="_Toc343829149"/>
      <w:bookmarkStart w:id="2583" w:name="_Toc343831953"/>
      <w:bookmarkStart w:id="2584" w:name="_Toc343832323"/>
      <w:bookmarkStart w:id="2585" w:name="_Toc343832540"/>
      <w:bookmarkStart w:id="2586" w:name="_Toc343832757"/>
      <w:bookmarkStart w:id="2587" w:name="_Toc343837350"/>
      <w:bookmarkStart w:id="2588" w:name="_Toc343841908"/>
      <w:bookmarkStart w:id="2589" w:name="_Toc343844806"/>
      <w:bookmarkStart w:id="2590" w:name="_Toc343083609"/>
      <w:bookmarkStart w:id="2591" w:name="_Toc343083823"/>
      <w:bookmarkStart w:id="2592" w:name="_Toc343084034"/>
      <w:bookmarkStart w:id="2593" w:name="_Toc343220793"/>
      <w:bookmarkStart w:id="2594" w:name="_Toc343232297"/>
      <w:bookmarkStart w:id="2595" w:name="_Toc343232710"/>
      <w:bookmarkStart w:id="2596" w:name="_Toc343232995"/>
      <w:bookmarkStart w:id="2597" w:name="_Toc343415500"/>
      <w:bookmarkStart w:id="2598" w:name="_Toc343415796"/>
      <w:bookmarkStart w:id="2599" w:name="_Toc343452455"/>
      <w:bookmarkStart w:id="2600" w:name="_Toc343461245"/>
      <w:bookmarkStart w:id="2601" w:name="_Toc343494132"/>
      <w:bookmarkStart w:id="2602" w:name="_Toc343494344"/>
      <w:bookmarkStart w:id="2603" w:name="_Toc343495117"/>
      <w:bookmarkStart w:id="2604" w:name="_Toc343660344"/>
      <w:bookmarkStart w:id="2605" w:name="_Toc343660558"/>
      <w:bookmarkStart w:id="2606" w:name="_Toc343711186"/>
      <w:bookmarkStart w:id="2607" w:name="_Toc343829150"/>
      <w:bookmarkStart w:id="2608" w:name="_Toc343831954"/>
      <w:bookmarkStart w:id="2609" w:name="_Toc343832324"/>
      <w:bookmarkStart w:id="2610" w:name="_Toc343832541"/>
      <w:bookmarkStart w:id="2611" w:name="_Toc343832758"/>
      <w:bookmarkStart w:id="2612" w:name="_Toc343837351"/>
      <w:bookmarkStart w:id="2613" w:name="_Toc343841909"/>
      <w:bookmarkStart w:id="2614" w:name="_Toc343844807"/>
      <w:bookmarkStart w:id="2615" w:name="_Toc343083610"/>
      <w:bookmarkStart w:id="2616" w:name="_Toc343083824"/>
      <w:bookmarkStart w:id="2617" w:name="_Toc343084035"/>
      <w:bookmarkStart w:id="2618" w:name="_Toc343220794"/>
      <w:bookmarkStart w:id="2619" w:name="_Toc343232298"/>
      <w:bookmarkStart w:id="2620" w:name="_Toc343232711"/>
      <w:bookmarkStart w:id="2621" w:name="_Toc343232996"/>
      <w:bookmarkStart w:id="2622" w:name="_Toc343415501"/>
      <w:bookmarkStart w:id="2623" w:name="_Toc343415797"/>
      <w:bookmarkStart w:id="2624" w:name="_Toc343452456"/>
      <w:bookmarkStart w:id="2625" w:name="_Toc343461246"/>
      <w:bookmarkStart w:id="2626" w:name="_Toc343494133"/>
      <w:bookmarkStart w:id="2627" w:name="_Toc343494345"/>
      <w:bookmarkStart w:id="2628" w:name="_Toc343495118"/>
      <w:bookmarkStart w:id="2629" w:name="_Toc343660345"/>
      <w:bookmarkStart w:id="2630" w:name="_Toc343660559"/>
      <w:bookmarkStart w:id="2631" w:name="_Toc343711187"/>
      <w:bookmarkStart w:id="2632" w:name="_Toc343829151"/>
      <w:bookmarkStart w:id="2633" w:name="_Toc343831955"/>
      <w:bookmarkStart w:id="2634" w:name="_Toc343832325"/>
      <w:bookmarkStart w:id="2635" w:name="_Toc343832542"/>
      <w:bookmarkStart w:id="2636" w:name="_Toc343832759"/>
      <w:bookmarkStart w:id="2637" w:name="_Toc343837352"/>
      <w:bookmarkStart w:id="2638" w:name="_Toc343841910"/>
      <w:bookmarkStart w:id="2639" w:name="_Toc343844808"/>
      <w:bookmarkStart w:id="2640" w:name="_Toc343083611"/>
      <w:bookmarkStart w:id="2641" w:name="_Toc343083825"/>
      <w:bookmarkStart w:id="2642" w:name="_Toc343084036"/>
      <w:bookmarkStart w:id="2643" w:name="_Toc343220795"/>
      <w:bookmarkStart w:id="2644" w:name="_Toc343232299"/>
      <w:bookmarkStart w:id="2645" w:name="_Toc343232712"/>
      <w:bookmarkStart w:id="2646" w:name="_Toc343232997"/>
      <w:bookmarkStart w:id="2647" w:name="_Toc343415502"/>
      <w:bookmarkStart w:id="2648" w:name="_Toc343415798"/>
      <w:bookmarkStart w:id="2649" w:name="_Toc343452457"/>
      <w:bookmarkStart w:id="2650" w:name="_Toc343461247"/>
      <w:bookmarkStart w:id="2651" w:name="_Toc343494134"/>
      <w:bookmarkStart w:id="2652" w:name="_Toc343494346"/>
      <w:bookmarkStart w:id="2653" w:name="_Toc343495119"/>
      <w:bookmarkStart w:id="2654" w:name="_Toc343660346"/>
      <w:bookmarkStart w:id="2655" w:name="_Toc343660560"/>
      <w:bookmarkStart w:id="2656" w:name="_Toc343711188"/>
      <w:bookmarkStart w:id="2657" w:name="_Toc343829152"/>
      <w:bookmarkStart w:id="2658" w:name="_Toc343831956"/>
      <w:bookmarkStart w:id="2659" w:name="_Toc343832326"/>
      <w:bookmarkStart w:id="2660" w:name="_Toc343832543"/>
      <w:bookmarkStart w:id="2661" w:name="_Toc343832760"/>
      <w:bookmarkStart w:id="2662" w:name="_Toc343837353"/>
      <w:bookmarkStart w:id="2663" w:name="_Toc343841911"/>
      <w:bookmarkStart w:id="2664" w:name="_Toc343844809"/>
      <w:bookmarkStart w:id="2665" w:name="_Toc343083612"/>
      <w:bookmarkStart w:id="2666" w:name="_Toc343083826"/>
      <w:bookmarkStart w:id="2667" w:name="_Toc343084037"/>
      <w:bookmarkStart w:id="2668" w:name="_Toc343220796"/>
      <w:bookmarkStart w:id="2669" w:name="_Toc343232300"/>
      <w:bookmarkStart w:id="2670" w:name="_Toc343232713"/>
      <w:bookmarkStart w:id="2671" w:name="_Toc343232998"/>
      <w:bookmarkStart w:id="2672" w:name="_Toc343415503"/>
      <w:bookmarkStart w:id="2673" w:name="_Toc343415799"/>
      <w:bookmarkStart w:id="2674" w:name="_Toc343452458"/>
      <w:bookmarkStart w:id="2675" w:name="_Toc343461248"/>
      <w:bookmarkStart w:id="2676" w:name="_Toc343494135"/>
      <w:bookmarkStart w:id="2677" w:name="_Toc343494347"/>
      <w:bookmarkStart w:id="2678" w:name="_Toc343495120"/>
      <w:bookmarkStart w:id="2679" w:name="_Toc343660347"/>
      <w:bookmarkStart w:id="2680" w:name="_Toc343660561"/>
      <w:bookmarkStart w:id="2681" w:name="_Toc343711189"/>
      <w:bookmarkStart w:id="2682" w:name="_Toc343829153"/>
      <w:bookmarkStart w:id="2683" w:name="_Toc343831957"/>
      <w:bookmarkStart w:id="2684" w:name="_Toc343832327"/>
      <w:bookmarkStart w:id="2685" w:name="_Toc343832544"/>
      <w:bookmarkStart w:id="2686" w:name="_Toc343832761"/>
      <w:bookmarkStart w:id="2687" w:name="_Toc343837354"/>
      <w:bookmarkStart w:id="2688" w:name="_Toc343841912"/>
      <w:bookmarkStart w:id="2689" w:name="_Toc343844810"/>
      <w:bookmarkStart w:id="2690" w:name="_Toc343083613"/>
      <w:bookmarkStart w:id="2691" w:name="_Toc343083827"/>
      <w:bookmarkStart w:id="2692" w:name="_Toc343084038"/>
      <w:bookmarkStart w:id="2693" w:name="_Toc343220797"/>
      <w:bookmarkStart w:id="2694" w:name="_Toc343232301"/>
      <w:bookmarkStart w:id="2695" w:name="_Toc343232714"/>
      <w:bookmarkStart w:id="2696" w:name="_Toc343232999"/>
      <w:bookmarkStart w:id="2697" w:name="_Toc343415504"/>
      <w:bookmarkStart w:id="2698" w:name="_Toc343415800"/>
      <w:bookmarkStart w:id="2699" w:name="_Toc343452459"/>
      <w:bookmarkStart w:id="2700" w:name="_Toc343461249"/>
      <w:bookmarkStart w:id="2701" w:name="_Toc343494136"/>
      <w:bookmarkStart w:id="2702" w:name="_Toc343494348"/>
      <w:bookmarkStart w:id="2703" w:name="_Toc343495121"/>
      <w:bookmarkStart w:id="2704" w:name="_Toc343660348"/>
      <w:bookmarkStart w:id="2705" w:name="_Toc343660562"/>
      <w:bookmarkStart w:id="2706" w:name="_Toc343711190"/>
      <w:bookmarkStart w:id="2707" w:name="_Toc343829154"/>
      <w:bookmarkStart w:id="2708" w:name="_Toc343831958"/>
      <w:bookmarkStart w:id="2709" w:name="_Toc343832328"/>
      <w:bookmarkStart w:id="2710" w:name="_Toc343832545"/>
      <w:bookmarkStart w:id="2711" w:name="_Toc343832762"/>
      <w:bookmarkStart w:id="2712" w:name="_Toc343837355"/>
      <w:bookmarkStart w:id="2713" w:name="_Toc343841913"/>
      <w:bookmarkStart w:id="2714" w:name="_Toc343844811"/>
      <w:bookmarkStart w:id="2715" w:name="_Toc343083614"/>
      <w:bookmarkStart w:id="2716" w:name="_Toc343083828"/>
      <w:bookmarkStart w:id="2717" w:name="_Toc343084039"/>
      <w:bookmarkStart w:id="2718" w:name="_Toc343220798"/>
      <w:bookmarkStart w:id="2719" w:name="_Toc343232302"/>
      <w:bookmarkStart w:id="2720" w:name="_Toc343232715"/>
      <w:bookmarkStart w:id="2721" w:name="_Toc343233000"/>
      <w:bookmarkStart w:id="2722" w:name="_Toc343415505"/>
      <w:bookmarkStart w:id="2723" w:name="_Toc343415801"/>
      <w:bookmarkStart w:id="2724" w:name="_Toc343452460"/>
      <w:bookmarkStart w:id="2725" w:name="_Toc343461250"/>
      <w:bookmarkStart w:id="2726" w:name="_Toc343494137"/>
      <w:bookmarkStart w:id="2727" w:name="_Toc343494349"/>
      <w:bookmarkStart w:id="2728" w:name="_Toc343495122"/>
      <w:bookmarkStart w:id="2729" w:name="_Toc343660349"/>
      <w:bookmarkStart w:id="2730" w:name="_Toc343660563"/>
      <w:bookmarkStart w:id="2731" w:name="_Toc343711191"/>
      <w:bookmarkStart w:id="2732" w:name="_Toc343829155"/>
      <w:bookmarkStart w:id="2733" w:name="_Toc343831959"/>
      <w:bookmarkStart w:id="2734" w:name="_Toc343832329"/>
      <w:bookmarkStart w:id="2735" w:name="_Toc343832546"/>
      <w:bookmarkStart w:id="2736" w:name="_Toc343832763"/>
      <w:bookmarkStart w:id="2737" w:name="_Toc343837356"/>
      <w:bookmarkStart w:id="2738" w:name="_Toc343841914"/>
      <w:bookmarkStart w:id="2739" w:name="_Toc343844812"/>
      <w:bookmarkStart w:id="2740" w:name="_Toc343083615"/>
      <w:bookmarkStart w:id="2741" w:name="_Toc343083829"/>
      <w:bookmarkStart w:id="2742" w:name="_Toc343084040"/>
      <w:bookmarkStart w:id="2743" w:name="_Toc343220799"/>
      <w:bookmarkStart w:id="2744" w:name="_Toc343232303"/>
      <w:bookmarkStart w:id="2745" w:name="_Toc343232716"/>
      <w:bookmarkStart w:id="2746" w:name="_Toc343233001"/>
      <w:bookmarkStart w:id="2747" w:name="_Toc343415506"/>
      <w:bookmarkStart w:id="2748" w:name="_Toc343415802"/>
      <w:bookmarkStart w:id="2749" w:name="_Toc343452461"/>
      <w:bookmarkStart w:id="2750" w:name="_Toc343461251"/>
      <w:bookmarkStart w:id="2751" w:name="_Toc343494138"/>
      <w:bookmarkStart w:id="2752" w:name="_Toc343494350"/>
      <w:bookmarkStart w:id="2753" w:name="_Toc343495123"/>
      <w:bookmarkStart w:id="2754" w:name="_Toc343660350"/>
      <w:bookmarkStart w:id="2755" w:name="_Toc343660564"/>
      <w:bookmarkStart w:id="2756" w:name="_Toc343711192"/>
      <w:bookmarkStart w:id="2757" w:name="_Toc343829156"/>
      <w:bookmarkStart w:id="2758" w:name="_Toc343831960"/>
      <w:bookmarkStart w:id="2759" w:name="_Toc343832330"/>
      <w:bookmarkStart w:id="2760" w:name="_Toc343832547"/>
      <w:bookmarkStart w:id="2761" w:name="_Toc343832764"/>
      <w:bookmarkStart w:id="2762" w:name="_Toc343837357"/>
      <w:bookmarkStart w:id="2763" w:name="_Toc343841915"/>
      <w:bookmarkStart w:id="2764" w:name="_Toc343844813"/>
      <w:bookmarkStart w:id="2765" w:name="_Toc343083616"/>
      <w:bookmarkStart w:id="2766" w:name="_Toc343083830"/>
      <w:bookmarkStart w:id="2767" w:name="_Toc343084041"/>
      <w:bookmarkStart w:id="2768" w:name="_Toc343220800"/>
      <w:bookmarkStart w:id="2769" w:name="_Toc343232304"/>
      <w:bookmarkStart w:id="2770" w:name="_Toc343232717"/>
      <w:bookmarkStart w:id="2771" w:name="_Toc343233002"/>
      <w:bookmarkStart w:id="2772" w:name="_Toc343415507"/>
      <w:bookmarkStart w:id="2773" w:name="_Toc343415803"/>
      <w:bookmarkStart w:id="2774" w:name="_Toc343452462"/>
      <w:bookmarkStart w:id="2775" w:name="_Toc343461252"/>
      <w:bookmarkStart w:id="2776" w:name="_Toc343494139"/>
      <w:bookmarkStart w:id="2777" w:name="_Toc343494351"/>
      <w:bookmarkStart w:id="2778" w:name="_Toc343495124"/>
      <w:bookmarkStart w:id="2779" w:name="_Toc343660351"/>
      <w:bookmarkStart w:id="2780" w:name="_Toc343660565"/>
      <w:bookmarkStart w:id="2781" w:name="_Toc343711193"/>
      <w:bookmarkStart w:id="2782" w:name="_Toc343829157"/>
      <w:bookmarkStart w:id="2783" w:name="_Toc343831961"/>
      <w:bookmarkStart w:id="2784" w:name="_Toc343832331"/>
      <w:bookmarkStart w:id="2785" w:name="_Toc343832548"/>
      <w:bookmarkStart w:id="2786" w:name="_Toc343832765"/>
      <w:bookmarkStart w:id="2787" w:name="_Toc343837358"/>
      <w:bookmarkStart w:id="2788" w:name="_Toc343841916"/>
      <w:bookmarkStart w:id="2789" w:name="_Toc343844814"/>
      <w:bookmarkStart w:id="2790" w:name="_Toc343083617"/>
      <w:bookmarkStart w:id="2791" w:name="_Toc343083831"/>
      <w:bookmarkStart w:id="2792" w:name="_Toc343084042"/>
      <w:bookmarkStart w:id="2793" w:name="_Toc343220801"/>
      <w:bookmarkStart w:id="2794" w:name="_Toc343232305"/>
      <w:bookmarkStart w:id="2795" w:name="_Toc343232718"/>
      <w:bookmarkStart w:id="2796" w:name="_Toc343233003"/>
      <w:bookmarkStart w:id="2797" w:name="_Toc343415508"/>
      <w:bookmarkStart w:id="2798" w:name="_Toc343415804"/>
      <w:bookmarkStart w:id="2799" w:name="_Toc343452463"/>
      <w:bookmarkStart w:id="2800" w:name="_Toc343461253"/>
      <w:bookmarkStart w:id="2801" w:name="_Toc343494140"/>
      <w:bookmarkStart w:id="2802" w:name="_Toc343494352"/>
      <w:bookmarkStart w:id="2803" w:name="_Toc343495125"/>
      <w:bookmarkStart w:id="2804" w:name="_Toc343660352"/>
      <w:bookmarkStart w:id="2805" w:name="_Toc343660566"/>
      <w:bookmarkStart w:id="2806" w:name="_Toc343711194"/>
      <w:bookmarkStart w:id="2807" w:name="_Toc343829158"/>
      <w:bookmarkStart w:id="2808" w:name="_Toc343831962"/>
      <w:bookmarkStart w:id="2809" w:name="_Toc343832332"/>
      <w:bookmarkStart w:id="2810" w:name="_Toc343832549"/>
      <w:bookmarkStart w:id="2811" w:name="_Toc343832766"/>
      <w:bookmarkStart w:id="2812" w:name="_Toc343837359"/>
      <w:bookmarkStart w:id="2813" w:name="_Toc343841917"/>
      <w:bookmarkStart w:id="2814" w:name="_Toc343844815"/>
      <w:bookmarkStart w:id="2815" w:name="_Toc343083618"/>
      <w:bookmarkStart w:id="2816" w:name="_Toc343083832"/>
      <w:bookmarkStart w:id="2817" w:name="_Toc343084043"/>
      <w:bookmarkStart w:id="2818" w:name="_Toc343220802"/>
      <w:bookmarkStart w:id="2819" w:name="_Toc343232306"/>
      <w:bookmarkStart w:id="2820" w:name="_Toc343232719"/>
      <w:bookmarkStart w:id="2821" w:name="_Toc343233004"/>
      <w:bookmarkStart w:id="2822" w:name="_Toc343415509"/>
      <w:bookmarkStart w:id="2823" w:name="_Toc343415805"/>
      <w:bookmarkStart w:id="2824" w:name="_Toc343452464"/>
      <w:bookmarkStart w:id="2825" w:name="_Toc343461254"/>
      <w:bookmarkStart w:id="2826" w:name="_Toc343494141"/>
      <w:bookmarkStart w:id="2827" w:name="_Toc343494353"/>
      <w:bookmarkStart w:id="2828" w:name="_Toc343495126"/>
      <w:bookmarkStart w:id="2829" w:name="_Toc343660353"/>
      <w:bookmarkStart w:id="2830" w:name="_Toc343660567"/>
      <w:bookmarkStart w:id="2831" w:name="_Toc343711195"/>
      <w:bookmarkStart w:id="2832" w:name="_Toc343829159"/>
      <w:bookmarkStart w:id="2833" w:name="_Toc343831963"/>
      <w:bookmarkStart w:id="2834" w:name="_Toc343832333"/>
      <w:bookmarkStart w:id="2835" w:name="_Toc343832550"/>
      <w:bookmarkStart w:id="2836" w:name="_Toc343832767"/>
      <w:bookmarkStart w:id="2837" w:name="_Toc343837360"/>
      <w:bookmarkStart w:id="2838" w:name="_Toc343841918"/>
      <w:bookmarkStart w:id="2839" w:name="_Toc343844816"/>
      <w:bookmarkStart w:id="2840" w:name="_Toc343083619"/>
      <w:bookmarkStart w:id="2841" w:name="_Toc343083833"/>
      <w:bookmarkStart w:id="2842" w:name="_Toc343084044"/>
      <w:bookmarkStart w:id="2843" w:name="_Toc343220803"/>
      <w:bookmarkStart w:id="2844" w:name="_Toc343232307"/>
      <w:bookmarkStart w:id="2845" w:name="_Toc343232720"/>
      <w:bookmarkStart w:id="2846" w:name="_Toc343233005"/>
      <w:bookmarkStart w:id="2847" w:name="_Toc343415510"/>
      <w:bookmarkStart w:id="2848" w:name="_Toc343415806"/>
      <w:bookmarkStart w:id="2849" w:name="_Toc343452465"/>
      <w:bookmarkStart w:id="2850" w:name="_Toc343461255"/>
      <w:bookmarkStart w:id="2851" w:name="_Toc343494142"/>
      <w:bookmarkStart w:id="2852" w:name="_Toc343494354"/>
      <w:bookmarkStart w:id="2853" w:name="_Toc343495127"/>
      <w:bookmarkStart w:id="2854" w:name="_Toc343660354"/>
      <w:bookmarkStart w:id="2855" w:name="_Toc343660568"/>
      <w:bookmarkStart w:id="2856" w:name="_Toc343711196"/>
      <w:bookmarkStart w:id="2857" w:name="_Toc343829160"/>
      <w:bookmarkStart w:id="2858" w:name="_Toc343831964"/>
      <w:bookmarkStart w:id="2859" w:name="_Toc343832334"/>
      <w:bookmarkStart w:id="2860" w:name="_Toc343832551"/>
      <w:bookmarkStart w:id="2861" w:name="_Toc343832768"/>
      <w:bookmarkStart w:id="2862" w:name="_Toc343837361"/>
      <w:bookmarkStart w:id="2863" w:name="_Toc343841919"/>
      <w:bookmarkStart w:id="2864" w:name="_Toc343844817"/>
      <w:bookmarkStart w:id="2865" w:name="_Toc343083620"/>
      <w:bookmarkStart w:id="2866" w:name="_Toc343083834"/>
      <w:bookmarkStart w:id="2867" w:name="_Toc343084045"/>
      <w:bookmarkStart w:id="2868" w:name="_Toc343220804"/>
      <w:bookmarkStart w:id="2869" w:name="_Toc343232308"/>
      <w:bookmarkStart w:id="2870" w:name="_Toc343232721"/>
      <w:bookmarkStart w:id="2871" w:name="_Toc343233006"/>
      <w:bookmarkStart w:id="2872" w:name="_Toc343415511"/>
      <w:bookmarkStart w:id="2873" w:name="_Toc343415807"/>
      <w:bookmarkStart w:id="2874" w:name="_Toc343452466"/>
      <w:bookmarkStart w:id="2875" w:name="_Toc343461256"/>
      <w:bookmarkStart w:id="2876" w:name="_Toc343494143"/>
      <w:bookmarkStart w:id="2877" w:name="_Toc343494355"/>
      <w:bookmarkStart w:id="2878" w:name="_Toc343495128"/>
      <w:bookmarkStart w:id="2879" w:name="_Toc343660355"/>
      <w:bookmarkStart w:id="2880" w:name="_Toc343660569"/>
      <w:bookmarkStart w:id="2881" w:name="_Toc343711197"/>
      <w:bookmarkStart w:id="2882" w:name="_Toc343829161"/>
      <w:bookmarkStart w:id="2883" w:name="_Toc343831965"/>
      <w:bookmarkStart w:id="2884" w:name="_Toc343832335"/>
      <w:bookmarkStart w:id="2885" w:name="_Toc343832552"/>
      <w:bookmarkStart w:id="2886" w:name="_Toc343832769"/>
      <w:bookmarkStart w:id="2887" w:name="_Toc343837362"/>
      <w:bookmarkStart w:id="2888" w:name="_Toc343841920"/>
      <w:bookmarkStart w:id="2889" w:name="_Toc343844818"/>
      <w:bookmarkStart w:id="2890" w:name="_Toc343083621"/>
      <w:bookmarkStart w:id="2891" w:name="_Toc343083835"/>
      <w:bookmarkStart w:id="2892" w:name="_Toc343084046"/>
      <w:bookmarkStart w:id="2893" w:name="_Toc343220805"/>
      <w:bookmarkStart w:id="2894" w:name="_Toc343232309"/>
      <w:bookmarkStart w:id="2895" w:name="_Toc343232722"/>
      <w:bookmarkStart w:id="2896" w:name="_Toc343233007"/>
      <w:bookmarkStart w:id="2897" w:name="_Toc343415512"/>
      <w:bookmarkStart w:id="2898" w:name="_Toc343415808"/>
      <w:bookmarkStart w:id="2899" w:name="_Toc343452467"/>
      <w:bookmarkStart w:id="2900" w:name="_Toc343461257"/>
      <w:bookmarkStart w:id="2901" w:name="_Toc343494144"/>
      <w:bookmarkStart w:id="2902" w:name="_Toc343494356"/>
      <w:bookmarkStart w:id="2903" w:name="_Toc343495129"/>
      <w:bookmarkStart w:id="2904" w:name="_Toc343660356"/>
      <w:bookmarkStart w:id="2905" w:name="_Toc343660570"/>
      <w:bookmarkStart w:id="2906" w:name="_Toc343711198"/>
      <w:bookmarkStart w:id="2907" w:name="_Toc343829162"/>
      <w:bookmarkStart w:id="2908" w:name="_Toc343831966"/>
      <w:bookmarkStart w:id="2909" w:name="_Toc343832336"/>
      <w:bookmarkStart w:id="2910" w:name="_Toc343832553"/>
      <w:bookmarkStart w:id="2911" w:name="_Toc343832770"/>
      <w:bookmarkStart w:id="2912" w:name="_Toc343837363"/>
      <w:bookmarkStart w:id="2913" w:name="_Toc343841921"/>
      <w:bookmarkStart w:id="2914" w:name="_Toc343844819"/>
      <w:bookmarkStart w:id="2915" w:name="_Toc343083622"/>
      <w:bookmarkStart w:id="2916" w:name="_Toc343083836"/>
      <w:bookmarkStart w:id="2917" w:name="_Toc343084047"/>
      <w:bookmarkStart w:id="2918" w:name="_Toc343220806"/>
      <w:bookmarkStart w:id="2919" w:name="_Toc343232310"/>
      <w:bookmarkStart w:id="2920" w:name="_Toc343232723"/>
      <w:bookmarkStart w:id="2921" w:name="_Toc343233008"/>
      <w:bookmarkStart w:id="2922" w:name="_Toc343415513"/>
      <w:bookmarkStart w:id="2923" w:name="_Toc343415809"/>
      <w:bookmarkStart w:id="2924" w:name="_Toc343452468"/>
      <w:bookmarkStart w:id="2925" w:name="_Toc343461258"/>
      <w:bookmarkStart w:id="2926" w:name="_Toc343494145"/>
      <w:bookmarkStart w:id="2927" w:name="_Toc343494357"/>
      <w:bookmarkStart w:id="2928" w:name="_Toc343495130"/>
      <w:bookmarkStart w:id="2929" w:name="_Toc343660357"/>
      <w:bookmarkStart w:id="2930" w:name="_Toc343660571"/>
      <w:bookmarkStart w:id="2931" w:name="_Toc343711199"/>
      <w:bookmarkStart w:id="2932" w:name="_Toc343829163"/>
      <w:bookmarkStart w:id="2933" w:name="_Toc343831967"/>
      <w:bookmarkStart w:id="2934" w:name="_Toc343832337"/>
      <w:bookmarkStart w:id="2935" w:name="_Toc343832554"/>
      <w:bookmarkStart w:id="2936" w:name="_Toc343832771"/>
      <w:bookmarkStart w:id="2937" w:name="_Toc343837364"/>
      <w:bookmarkStart w:id="2938" w:name="_Toc343841922"/>
      <w:bookmarkStart w:id="2939" w:name="_Toc343844820"/>
      <w:bookmarkStart w:id="2940" w:name="_Toc343859766"/>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r w:rsidRPr="00286C29">
        <w:t>Xây</w:t>
      </w:r>
      <w:r>
        <w:t xml:space="preserve"> dựng mô hình SARIMA</w:t>
      </w:r>
      <w:bookmarkEnd w:id="2940"/>
    </w:p>
    <w:p w14:paraId="0F49B734" w14:textId="77777777" w:rsidR="00DA1F81" w:rsidRDefault="00DA1F81">
      <w:r>
        <w:t xml:space="preserve">Cấu trúc của mô hình dự đoán </w:t>
      </w:r>
      <w:r w:rsidR="001611FB">
        <w:t>S</w:t>
      </w:r>
      <w:r>
        <w:t>ARIMA gồm 4 thành phần chính:</w:t>
      </w:r>
    </w:p>
    <w:p w14:paraId="1A05EE34" w14:textId="77777777" w:rsidR="00DA1F81" w:rsidRPr="00AC1C82" w:rsidRDefault="00DA1F81" w:rsidP="003A16E8">
      <w:pPr>
        <w:pStyle w:val="BuletL1"/>
      </w:pPr>
      <w:r w:rsidRPr="00032D83">
        <w:lastRenderedPageBreak/>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3A16E8">
        <w:t xml:space="preserve">c lượng và xấp xỉ cấu trúc cho </w:t>
      </w:r>
      <w:r w:rsidR="00E54E7E">
        <w:t xml:space="preserve">các </w:t>
      </w:r>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3A16E8">
        <w:t>ữ liệu đã thu thập được. Thành phần này nhận dạng đượ</w:t>
      </w:r>
      <w:r w:rsidR="00AF035F" w:rsidRPr="003A16E8">
        <w:t>c mô hình</w:t>
      </w:r>
      <w:r w:rsidRPr="003A16E8">
        <w:t xml:space="preserve"> một cách tự động bằng cách phân tích hệ số tự tương quan và hệ số tự</w:t>
      </w:r>
      <w:r w:rsidR="008B3DEB" w:rsidRPr="003A16E8">
        <w:t xml:space="preserve"> tương quan riêng</w:t>
      </w:r>
      <w:r w:rsidRPr="003A16E8">
        <w:t xml:space="preserve"> phần theo các độ trễ khác nhau. Do đó sẽ tránh được việc phải dựa vào các đồ thị dữ liệu để xác định mô hình.</w:t>
      </w:r>
    </w:p>
    <w:p w14:paraId="70901016" w14:textId="77777777" w:rsidR="00DA1F81" w:rsidRPr="00AC1C82" w:rsidRDefault="00DA1F81" w:rsidP="003A16E8">
      <w:pPr>
        <w:pStyle w:val="BuletL1"/>
      </w:pPr>
      <w:r w:rsidRPr="00032D83">
        <w:t>Thành ph</w:t>
      </w:r>
      <w:r w:rsidRPr="006D6C8D">
        <w:t>ầ</w:t>
      </w:r>
      <w:r w:rsidRPr="000C3A28">
        <w:t xml:space="preserve">n </w:t>
      </w:r>
      <w:r w:rsidR="00545F04">
        <w:t>khử</w:t>
      </w:r>
      <w:r w:rsidR="00290F01">
        <w:t xml:space="preserve"> mùa và </w:t>
      </w:r>
      <w:r w:rsidR="00545F04">
        <w:t>xu hướng</w:t>
      </w:r>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3A16E8">
        <w:t>ỗi dữ liệu không tĩnh hoặc có tính mùa sang chuỗi dữ liệu t</w:t>
      </w:r>
      <w:r w:rsidR="00E47C73" w:rsidRPr="003A16E8">
        <w:t>ĩnh</w:t>
      </w:r>
      <w:r w:rsidRPr="003A16E8">
        <w:t xml:space="preserve"> trước khi áp dụng các giải thuật để ước lượng các tham số cho mô hình. Bởi vì mô hình ARIMA chỉ </w:t>
      </w:r>
      <w:r w:rsidR="00E47C73">
        <w:t>phù hợp</w:t>
      </w:r>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3A16E8">
        <w:t>u tĩnh, các thành phần bị loại bỏ khỏi chuỗi dữ liệu trong quá trình chuyển đổi phải được tích hợp lại vào dữ liệu khi dự đoán.</w:t>
      </w:r>
    </w:p>
    <w:p w14:paraId="61C61BF8" w14:textId="77777777" w:rsidR="00DA1F81" w:rsidRPr="00AC1C82" w:rsidRDefault="00DA1F81" w:rsidP="003A16E8">
      <w:pPr>
        <w:pStyle w:val="BuletL1"/>
      </w:pPr>
      <w:r w:rsidRPr="00032D83">
        <w:t>Thành ph</w:t>
      </w:r>
      <w:r w:rsidRPr="006D6C8D">
        <w:t>ầ</w:t>
      </w:r>
      <w:r w:rsidRPr="000C3A28">
        <w:t>n ư</w:t>
      </w:r>
      <w:r w:rsidRPr="00EF4E32">
        <w:t>ớ</w:t>
      </w:r>
      <w:r w:rsidRPr="0015771C">
        <w:t>c lư</w:t>
      </w:r>
      <w:r w:rsidRPr="00941798">
        <w:t>ợ</w:t>
      </w:r>
      <w:r w:rsidRPr="002E47E8">
        <w:t>ng tham s</w:t>
      </w:r>
      <w:r w:rsidRPr="00381A4D">
        <w:t>ố</w:t>
      </w:r>
      <w:r w:rsidRPr="003A16E8">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sidRPr="003A16E8">
        <w:t xml:space="preserve"> vi</w:t>
      </w:r>
      <w:r w:rsidRPr="003A16E8">
        <w:t xml:space="preserve"> phạm thì mô hình ước lượng sẽ không chính xác.</w:t>
      </w:r>
    </w:p>
    <w:p w14:paraId="082BDC3A" w14:textId="77777777" w:rsidR="00DA1F81" w:rsidRDefault="00DA1F81" w:rsidP="003A16E8">
      <w:pPr>
        <w:pStyle w:val="BuletL1"/>
      </w:pPr>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3A16E8">
        <w:t xml:space="preserve"> dự đoán cho các giai đoạn tiếp theo dựa vào mô hình đã ước lượng được.</w:t>
      </w:r>
    </w:p>
    <w:p w14:paraId="1F0894B0" w14:textId="6041CCBB" w:rsidR="0021110E" w:rsidRDefault="0021110E" w:rsidP="0021110E">
      <w:r>
        <w:t>Hình 3.4 sẽ mô tả cấu trúc của mô hình dự đoán SARIMA.</w:t>
      </w:r>
    </w:p>
    <w:p w14:paraId="63C6EB69" w14:textId="41F9FD05" w:rsidR="00155591" w:rsidRDefault="00155591" w:rsidP="00155591">
      <w:pPr>
        <w:pStyle w:val="Heading3"/>
      </w:pPr>
      <w:bookmarkStart w:id="2941" w:name="_Toc343859767"/>
      <w:r>
        <w:t>T</w:t>
      </w:r>
      <w:r w:rsidRPr="00155591">
        <w:t>hành phần nhận dạng mô hình</w:t>
      </w:r>
      <w:bookmarkEnd w:id="2941"/>
    </w:p>
    <w:p w14:paraId="6141FE93" w14:textId="10DD5595" w:rsidR="00A96FA3" w:rsidRDefault="00A96FA3" w:rsidP="003A16E8">
      <w:pPr>
        <w:pStyle w:val="BuletL1"/>
      </w:pPr>
      <w:r>
        <w:t xml:space="preserve">Nhận dạng mô hình là khâu đầu tiên trong quá trình mô hình hóa </w:t>
      </w:r>
      <w:r w:rsidR="00B46514">
        <w:t>S</w:t>
      </w:r>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r w:rsidR="00120A96">
        <w:rPr>
          <w:i/>
        </w:rPr>
        <w:t>s</w:t>
      </w:r>
      <w:r>
        <w:t xml:space="preserve"> của mô hình </w:t>
      </w:r>
      <w:r w:rsidR="00B46514">
        <w:t>S</w:t>
      </w:r>
      <w:r>
        <w:t>ARIMA. Những giá trị này được suy ra bằng cách trích rút những hệ số tương quan quan trọng trong chuỗi dữ liệu quan sát được. 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r w:rsidR="00D30044">
        <w:t xml:space="preserve">một </w:t>
      </w:r>
      <w:r>
        <w:t xml:space="preserve">phương pháp </w:t>
      </w:r>
      <w:r w:rsidR="00D30044">
        <w:t>tự động</w:t>
      </w:r>
      <w:r>
        <w:t>, sử dụng các công thức toán học để trích rút ra các hệ số.</w:t>
      </w:r>
    </w:p>
    <w:p w14:paraId="3BD028AA" w14:textId="20630997" w:rsidR="00A96FA3" w:rsidRPr="00032D83" w:rsidRDefault="00A96FA3" w:rsidP="003A16E8">
      <w:pPr>
        <w:pStyle w:val="BuletL1"/>
      </w:pPr>
      <w:r w:rsidRPr="00032D83">
        <w:lastRenderedPageBreak/>
        <w:t xml:space="preserve">Mô hình </w:t>
      </w:r>
      <w:r w:rsidR="00300B75">
        <w:t>S</w:t>
      </w:r>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3A16E8">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3A16E8">
        <w:t>u với một mô hình thích hợp: mô hình tự hồi quy AR(</w:t>
      </w:r>
      <w:r w:rsidRPr="003A16E8">
        <w:rPr>
          <w:i/>
        </w:rPr>
        <w:t>p</w:t>
      </w:r>
      <w:r w:rsidRPr="0015771C">
        <w:t xml:space="preserve">), mô hình </w:t>
      </w:r>
      <w:r w:rsidRPr="00941798">
        <w:t>trung bình di đ</w:t>
      </w:r>
      <w:r w:rsidRPr="002E47E8">
        <w:t>ộ</w:t>
      </w:r>
      <w:r w:rsidRPr="00381A4D">
        <w:t>ng MA(</w:t>
      </w:r>
      <w:r w:rsidRPr="003A16E8">
        <w:rPr>
          <w:i/>
        </w:rPr>
        <w:t>q</w:t>
      </w:r>
      <w:r w:rsidRPr="0015771C">
        <w:t>), mô hình k</w:t>
      </w:r>
      <w:r w:rsidRPr="00941798">
        <w:t>ế</w:t>
      </w:r>
      <w:r w:rsidRPr="002E47E8">
        <w:t>t h</w:t>
      </w:r>
      <w:r w:rsidRPr="00381A4D">
        <w:t>ợ</w:t>
      </w:r>
      <w:r w:rsidRPr="003A16E8">
        <w:t>p tự hồi quy và tru</w:t>
      </w:r>
      <w:r w:rsidR="00B405CA">
        <w:t>n</w:t>
      </w:r>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r w:rsidR="00595FCB">
        <w:t>Tính chất của</w:t>
      </w:r>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3A16E8">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3A16E8">
        <w:t>ỗi dữ liệu được kết hợp với 1 mô hình khác nhau</w:t>
      </w:r>
      <w:r w:rsidR="00500B67">
        <w:t>.</w:t>
      </w:r>
    </w:p>
    <w:p w14:paraId="3BB4E4BD" w14:textId="69FFD5D9"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tự hồi quy </w:t>
      </w:r>
      <w:proofErr w:type="gramStart"/>
      <w:r w:rsidRPr="003A16E8">
        <w:rPr>
          <w:rFonts w:ascii="Times New Roman" w:hAnsi="Times New Roman"/>
          <w:sz w:val="26"/>
          <w:szCs w:val="26"/>
        </w:rPr>
        <w:t>AR(</w:t>
      </w:r>
      <w:proofErr w:type="gramEnd"/>
      <w:r w:rsidRPr="003A16E8">
        <w:rPr>
          <w:rFonts w:ascii="Times New Roman" w:hAnsi="Times New Roman"/>
          <w:i/>
          <w:sz w:val="26"/>
          <w:szCs w:val="26"/>
        </w:rPr>
        <w:t>p</w:t>
      </w:r>
      <w:r w:rsidRPr="003A16E8">
        <w:rPr>
          <w:rFonts w:ascii="Times New Roman" w:hAnsi="Times New Roman"/>
          <w:sz w:val="26"/>
          <w:szCs w:val="26"/>
        </w:rPr>
        <w:t>): quá trình có ACF với các độ trễ giảm về không theo hình sin hoặc theo hàm mũ, trong khi đó PACF gián đoạn về không sau một vài độ trễ.</w:t>
      </w:r>
    </w:p>
    <w:p w14:paraId="25B7FE7A" w14:textId="3221955F"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trung bình di động </w:t>
      </w:r>
      <w:proofErr w:type="gramStart"/>
      <w:r w:rsidRPr="003A16E8">
        <w:rPr>
          <w:rFonts w:ascii="Times New Roman" w:hAnsi="Times New Roman"/>
          <w:sz w:val="26"/>
          <w:szCs w:val="26"/>
        </w:rPr>
        <w:t>MA(</w:t>
      </w:r>
      <w:proofErr w:type="gramEnd"/>
      <w:r w:rsidRPr="003A16E8">
        <w:rPr>
          <w:rFonts w:ascii="Times New Roman" w:hAnsi="Times New Roman"/>
          <w:i/>
          <w:sz w:val="26"/>
          <w:szCs w:val="26"/>
        </w:rPr>
        <w:t>q</w:t>
      </w:r>
      <w:r w:rsidRPr="003A16E8">
        <w:rPr>
          <w:rFonts w:ascii="Times New Roman" w:hAnsi="Times New Roman"/>
          <w:sz w:val="26"/>
          <w:szCs w:val="26"/>
        </w:rPr>
        <w:t>): quá trình có tính chất ngược lại với mô hình AR(</w:t>
      </w:r>
      <w:r w:rsidRPr="003A16E8">
        <w:rPr>
          <w:rFonts w:ascii="Times New Roman" w:hAnsi="Times New Roman"/>
          <w:i/>
          <w:sz w:val="26"/>
          <w:szCs w:val="26"/>
        </w:rPr>
        <w:t>p</w:t>
      </w:r>
      <w:r w:rsidRPr="003A16E8">
        <w:rPr>
          <w:rFonts w:ascii="Times New Roman" w:hAnsi="Times New Roman"/>
          <w:sz w:val="26"/>
          <w:szCs w:val="26"/>
        </w:rPr>
        <w:t>), ACF gián đoạn về không sau một vài độ trễ, trong khi đó PACF với các độ trễ giảm về không theo hình sin hoặc theo hàm mũ.</w:t>
      </w:r>
    </w:p>
    <w:p w14:paraId="1EAA63AA" w14:textId="58C80083"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 xml:space="preserve">Mô hình kết hợp tự hồi quy và trung bình di động </w:t>
      </w:r>
      <w:proofErr w:type="gramStart"/>
      <w:r w:rsidRPr="003A16E8">
        <w:rPr>
          <w:rFonts w:ascii="Times New Roman" w:hAnsi="Times New Roman"/>
          <w:sz w:val="26"/>
          <w:szCs w:val="26"/>
        </w:rPr>
        <w:t>ARMA(</w:t>
      </w:r>
      <w:proofErr w:type="gramEnd"/>
      <w:r w:rsidRPr="003A16E8">
        <w:rPr>
          <w:rFonts w:ascii="Times New Roman" w:hAnsi="Times New Roman"/>
          <w:i/>
          <w:sz w:val="26"/>
          <w:szCs w:val="26"/>
        </w:rPr>
        <w:t>p</w:t>
      </w:r>
      <w:r w:rsidRPr="003A16E8">
        <w:rPr>
          <w:rFonts w:ascii="Times New Roman" w:hAnsi="Times New Roman"/>
          <w:sz w:val="26"/>
          <w:szCs w:val="26"/>
        </w:rPr>
        <w:t>,</w:t>
      </w:r>
      <w:r w:rsidRPr="003A16E8">
        <w:rPr>
          <w:rFonts w:ascii="Times New Roman" w:hAnsi="Times New Roman"/>
          <w:i/>
          <w:sz w:val="26"/>
          <w:szCs w:val="26"/>
        </w:rPr>
        <w:t>q</w:t>
      </w:r>
      <w:r w:rsidRPr="003A16E8">
        <w:rPr>
          <w:rFonts w:ascii="Times New Roman" w:hAnsi="Times New Roman"/>
          <w:sz w:val="26"/>
          <w:szCs w:val="26"/>
        </w:rPr>
        <w:t>): quá trình có ACF và PACF giảm về không theo hình sin hoặc theo hàm mũ.</w:t>
      </w:r>
    </w:p>
    <w:p w14:paraId="09BE4654" w14:textId="10BE25BA" w:rsidR="00A96FA3" w:rsidRDefault="00A96FA3" w:rsidP="003A16E8">
      <w:pPr>
        <w:pStyle w:val="ListParagraph"/>
        <w:spacing w:line="360" w:lineRule="auto"/>
        <w:ind w:left="360" w:firstLine="0"/>
        <w:rPr>
          <w:rFonts w:ascii="Times New Roman" w:hAnsi="Times New Roman"/>
          <w:sz w:val="26"/>
          <w:szCs w:val="26"/>
        </w:rPr>
      </w:pPr>
      <w:r w:rsidRPr="003A16E8">
        <w:rPr>
          <w:rFonts w:ascii="Times New Roman" w:hAnsi="Times New Roman"/>
          <w:sz w:val="26"/>
          <w:szCs w:val="26"/>
        </w:rPr>
        <w:t>Nếu ACF giảm chậm thì chuỗi dữ liệu không tĩnh, có tính xu hướng cần phải được chuyển đổi trước khi ước lượng.</w:t>
      </w:r>
    </w:p>
    <w:p w14:paraId="4BB781C6" w14:textId="0F6AD6C6" w:rsidR="00647C91" w:rsidRPr="00381A4D" w:rsidRDefault="00647C91" w:rsidP="003A16E8">
      <w:pPr>
        <w:pStyle w:val="Bang"/>
      </w:pPr>
      <w:bookmarkStart w:id="2942" w:name="_Toc343844953"/>
      <w:r w:rsidRPr="00032D83">
        <w:t>B</w:t>
      </w:r>
      <w:r w:rsidRPr="006D6C8D">
        <w:t>ả</w:t>
      </w:r>
      <w:r w:rsidRPr="000C3A28">
        <w:t>ng 3.1: Tính ch</w:t>
      </w:r>
      <w:r w:rsidRPr="00EF4E32">
        <w:t>ấ</w:t>
      </w:r>
      <w:r w:rsidRPr="0015771C">
        <w:t>t c</w:t>
      </w:r>
      <w:r w:rsidRPr="00941798">
        <w:t>ủ</w:t>
      </w:r>
      <w:r w:rsidRPr="002E47E8">
        <w:t>a ACF và PACF</w:t>
      </w:r>
      <w:bookmarkEnd w:id="2942"/>
    </w:p>
    <w:p w14:paraId="1401E544" w14:textId="3C256300" w:rsidR="00677EB9" w:rsidRDefault="00C72B8E" w:rsidP="003A16E8">
      <w:pPr>
        <w:pStyle w:val="Canhgiua"/>
        <w:rPr>
          <w:szCs w:val="26"/>
        </w:rPr>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rsidP="003A16E8">
      <w:pPr>
        <w:pStyle w:val="ListParagraph"/>
        <w:numPr>
          <w:ilvl w:val="0"/>
          <w:numId w:val="23"/>
        </w:numPr>
        <w:spacing w:line="360" w:lineRule="auto"/>
        <w:ind w:left="720"/>
        <w:rPr>
          <w:rFonts w:ascii="Times New Roman" w:hAnsi="Times New Roman"/>
          <w:sz w:val="26"/>
          <w:szCs w:val="26"/>
        </w:rPr>
      </w:pPr>
      <w:r>
        <w:rPr>
          <w:rFonts w:ascii="Times New Roman" w:hAnsi="Times New Roman"/>
          <w:sz w:val="26"/>
          <w:szCs w:val="26"/>
        </w:rPr>
        <w:t xml:space="preserve">Quá trình nhận dạng mô hình </w:t>
      </w:r>
      <w:r w:rsidR="00300B75">
        <w:rPr>
          <w:rFonts w:ascii="Times New Roman" w:hAnsi="Times New Roman"/>
          <w:sz w:val="26"/>
          <w:szCs w:val="26"/>
        </w:rPr>
        <w:t>S</w:t>
      </w:r>
      <w:r>
        <w:rPr>
          <w:rFonts w:ascii="Times New Roman" w:hAnsi="Times New Roman"/>
          <w:sz w:val="26"/>
          <w:szCs w:val="26"/>
        </w:rPr>
        <w:t>ARIMA bao gồm 4 giai đoạn chính</w:t>
      </w:r>
      <w:r w:rsidR="00206943">
        <w:rPr>
          <w:rFonts w:ascii="Times New Roman" w:hAnsi="Times New Roman"/>
          <w:sz w:val="26"/>
          <w:szCs w:val="26"/>
        </w:rPr>
        <w:t>:</w:t>
      </w:r>
    </w:p>
    <w:p w14:paraId="1392996E" w14:textId="5BAD488C"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r w:rsidR="00120A96" w:rsidRPr="00120A96">
        <w:rPr>
          <w:rFonts w:ascii="Times New Roman" w:hAnsi="Times New Roman"/>
          <w:i/>
          <w:sz w:val="26"/>
          <w:szCs w:val="26"/>
        </w:rPr>
        <w:t>s</w:t>
      </w:r>
      <w:r>
        <w:rPr>
          <w:rFonts w:ascii="Times New Roman" w:hAnsi="Times New Roman"/>
          <w:sz w:val="26"/>
          <w:szCs w:val="26"/>
        </w:rPr>
        <w:t>.</w:t>
      </w:r>
    </w:p>
    <w:p w14:paraId="7A14D0B9" w14:textId="1DA92A7E" w:rsidR="00677EB9"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r w:rsidR="00120A96">
        <w:rPr>
          <w:rFonts w:ascii="Times New Roman" w:hAnsi="Times New Roman"/>
          <w:i/>
          <w:sz w:val="26"/>
          <w:szCs w:val="26"/>
        </w:rPr>
        <w:t>s</w:t>
      </w:r>
      <w:r>
        <w:rPr>
          <w:rFonts w:ascii="Times New Roman" w:hAnsi="Times New Roman"/>
          <w:sz w:val="26"/>
          <w:szCs w:val="26"/>
        </w:rPr>
        <w:t xml:space="preserve"> để loại bỏ tính mùa.</w:t>
      </w:r>
      <w:r w:rsidR="00087FFE">
        <w:rPr>
          <w:rFonts w:ascii="Times New Roman" w:hAnsi="Times New Roman"/>
          <w:sz w:val="26"/>
          <w:szCs w:val="26"/>
        </w:rPr>
        <w:t xml:space="preserve"> Với các chuỗi dữ liệu thường gặp chỉ qua 1 lần lấy hiệu là có thể loại trừ được tính mùa trong chuỗi dữ liệu.</w:t>
      </w:r>
    </w:p>
    <w:p w14:paraId="0B983927" w14:textId="77777777" w:rsidR="00677EB9" w:rsidRDefault="00677EB9" w:rsidP="003A16E8">
      <w:pPr>
        <w:pStyle w:val="ListParagraph"/>
        <w:spacing w:line="360" w:lineRule="auto"/>
        <w:rPr>
          <w:rFonts w:ascii="Times New Roman" w:hAnsi="Times New Roman"/>
          <w:sz w:val="26"/>
          <w:szCs w:val="26"/>
        </w:rPr>
      </w:pPr>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p>
    <w:p w14:paraId="69D54F07"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Xác định các hệ số tương quan tối ưu: các hệ số này cao hơn các hệ số lân cận và là giá trị cao nhất cục bộ.</w:t>
      </w:r>
    </w:p>
    <w:p w14:paraId="3745B2C9" w14:textId="77777777" w:rsid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Tính khoảng cách giữa các hệ số tương quan tối ưu: sự sai khác về độ trễ giữa các hệ số liên tiếp</w:t>
      </w:r>
      <w:r w:rsidR="00696717">
        <w:rPr>
          <w:rFonts w:ascii="Times New Roman" w:hAnsi="Times New Roman"/>
          <w:sz w:val="26"/>
          <w:szCs w:val="26"/>
        </w:rPr>
        <w:t>.</w:t>
      </w:r>
    </w:p>
    <w:p w14:paraId="07E88A70" w14:textId="77777777" w:rsidR="00677EB9" w:rsidRPr="00677EB9" w:rsidRDefault="00677EB9" w:rsidP="003A16E8">
      <w:pPr>
        <w:pStyle w:val="ListParagraph"/>
        <w:numPr>
          <w:ilvl w:val="0"/>
          <w:numId w:val="25"/>
        </w:numPr>
        <w:spacing w:line="360" w:lineRule="auto"/>
        <w:ind w:left="1440"/>
        <w:rPr>
          <w:rFonts w:ascii="Times New Roman" w:hAnsi="Times New Roman"/>
          <w:sz w:val="26"/>
          <w:szCs w:val="26"/>
        </w:rPr>
      </w:pPr>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p>
    <w:p w14:paraId="7F138DC0" w14:textId="51C9B4A8" w:rsidR="00FC6FFD" w:rsidRDefault="00677EB9" w:rsidP="003A16E8">
      <w:pPr>
        <w:pStyle w:val="ListParagraph"/>
        <w:numPr>
          <w:ilvl w:val="0"/>
          <w:numId w:val="24"/>
        </w:numPr>
        <w:spacing w:line="360" w:lineRule="auto"/>
        <w:rPr>
          <w:rFonts w:ascii="Times New Roman" w:hAnsi="Times New Roman"/>
          <w:sz w:val="26"/>
          <w:szCs w:val="26"/>
        </w:rPr>
      </w:pPr>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2C31FF41" w14:textId="0AD136ED" w:rsidR="00F90733" w:rsidRPr="00FC6FFD" w:rsidRDefault="008B61AC" w:rsidP="003A16E8">
      <w:pPr>
        <w:pStyle w:val="ListParagraph"/>
        <w:spacing w:line="360" w:lineRule="auto"/>
        <w:rPr>
          <w:rFonts w:ascii="Times New Roman" w:hAnsi="Times New Roman"/>
          <w:sz w:val="26"/>
          <w:szCs w:val="26"/>
        </w:rPr>
      </w:pPr>
      <w:r>
        <w:rPr>
          <w:rFonts w:ascii="Times New Roman" w:hAnsi="Times New Roman"/>
          <w:sz w:val="26"/>
          <w:szCs w:val="26"/>
        </w:rPr>
        <w:t xml:space="preserve">Như đề cập ở trên, </w:t>
      </w:r>
      <w:r w:rsidR="00F90733" w:rsidRPr="00FC6FFD">
        <w:rPr>
          <w:rFonts w:ascii="Times New Roman" w:hAnsi="Times New Roman"/>
          <w:sz w:val="26"/>
          <w:szCs w:val="26"/>
        </w:rPr>
        <w:t>các ACF và PACF đều có mô hình thuộc một trong ba dạng sau:</w:t>
      </w:r>
    </w:p>
    <w:p w14:paraId="151A27DF"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B261FB">
        <w:rPr>
          <w:rFonts w:ascii="Times New Roman" w:hAnsi="Times New Roman"/>
          <w:sz w:val="26"/>
          <w:szCs w:val="26"/>
        </w:rPr>
        <w:t>chậm</w:t>
      </w:r>
      <w:r>
        <w:rPr>
          <w:rFonts w:ascii="Times New Roman" w:hAnsi="Times New Roman"/>
          <w:sz w:val="26"/>
          <w:szCs w:val="26"/>
        </w:rPr>
        <w:t xml:space="preserve"> trong các quá trình không tĩnh</w:t>
      </w:r>
    </w:p>
    <w:p w14:paraId="277865E3"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Giảm theo hình sin hoặc hàm mũ trong quá trình tĩnh</w:t>
      </w:r>
    </w:p>
    <w:p w14:paraId="50E98111" w14:textId="77777777" w:rsidR="00F90733" w:rsidRPr="0086448F"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3A6C45">
        <w:rPr>
          <w:rFonts w:ascii="Times New Roman" w:hAnsi="Times New Roman"/>
          <w:sz w:val="26"/>
          <w:szCs w:val="26"/>
        </w:rPr>
        <w:t>gián đoạn</w:t>
      </w:r>
      <w:r>
        <w:rPr>
          <w:rFonts w:ascii="Times New Roman" w:hAnsi="Times New Roman"/>
          <w:sz w:val="26"/>
          <w:szCs w:val="26"/>
        </w:rPr>
        <w:t xml:space="preserve"> trong quá trình tĩnh</w:t>
      </w:r>
    </w:p>
    <w:p w14:paraId="29094D95" w14:textId="0A2392D0"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Bằng cách tính tỉ lệ thay đổi trung bình và so sánh chúng với các ngưỡ</w:t>
      </w:r>
      <w:r w:rsidR="00223994">
        <w:rPr>
          <w:rFonts w:ascii="Times New Roman" w:hAnsi="Times New Roman"/>
          <w:sz w:val="26"/>
          <w:szCs w:val="26"/>
        </w:rPr>
        <w:t xml:space="preserve">ng, ta tính </w:t>
      </w:r>
      <w:r>
        <w:rPr>
          <w:rFonts w:ascii="Times New Roman" w:hAnsi="Times New Roman"/>
          <w:sz w:val="26"/>
          <w:szCs w:val="26"/>
        </w:rPr>
        <w:t>được các hệ số của mô hình.</w:t>
      </w:r>
    </w:p>
    <w:p w14:paraId="64F20FE3" w14:textId="77777777" w:rsidR="00F90733" w:rsidRPr="00B0605D" w:rsidRDefault="00F90733" w:rsidP="003A16E8">
      <w:pPr>
        <w:pStyle w:val="ListParagraph"/>
        <w:spacing w:line="360" w:lineRule="auto"/>
        <w:ind w:left="1620" w:firstLine="0"/>
        <w:rPr>
          <w:rFonts w:ascii="Times New Roman" w:hAnsi="Times New Roman"/>
          <w:sz w:val="26"/>
          <w:szCs w:val="26"/>
        </w:rPr>
      </w:pPr>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p>
    <w:p w14:paraId="35587199" w14:textId="2E4A0CD5" w:rsidR="00F90733" w:rsidRDefault="00120A96" w:rsidP="003A16E8">
      <w:pPr>
        <w:pStyle w:val="ListParagraph"/>
        <w:spacing w:line="360" w:lineRule="auto"/>
        <w:rPr>
          <w:rFonts w:ascii="Times New Roman" w:hAnsi="Times New Roman"/>
          <w:sz w:val="26"/>
          <w:szCs w:val="26"/>
        </w:rPr>
      </w:pPr>
      <w:r>
        <w:rPr>
          <w:rFonts w:ascii="Times New Roman" w:hAnsi="Times New Roman"/>
          <w:sz w:val="26"/>
          <w:szCs w:val="26"/>
        </w:rPr>
        <w:t>V</w:t>
      </w:r>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p>
    <w:p w14:paraId="1D0AD745" w14:textId="77777777" w:rsidR="00F90733" w:rsidRDefault="00F90733" w:rsidP="003A16E8">
      <w:pPr>
        <w:pStyle w:val="ListParagraph"/>
        <w:spacing w:line="360" w:lineRule="auto"/>
        <w:rPr>
          <w:rFonts w:ascii="Times New Roman" w:hAnsi="Times New Roman"/>
          <w:sz w:val="26"/>
          <w:szCs w:val="26"/>
        </w:rPr>
      </w:pPr>
      <w:r>
        <w:rPr>
          <w:rFonts w:ascii="Times New Roman" w:hAnsi="Times New Roman"/>
          <w:sz w:val="26"/>
          <w:szCs w:val="26"/>
        </w:rPr>
        <w:t>Phương pháp xác định mô hình trong hệ số tương quan:</w:t>
      </w:r>
    </w:p>
    <w:p w14:paraId="43F13FFE" w14:textId="0FFB5D81" w:rsidR="00FC6FFD" w:rsidRDefault="00DC1307" w:rsidP="003A16E8">
      <w:pPr>
        <w:pStyle w:val="ListParagraph"/>
        <w:ind w:left="1440" w:firstLine="0"/>
        <w:rPr>
          <w:rFonts w:ascii="Times New Roman" w:hAnsi="Times New Roman"/>
          <w:sz w:val="26"/>
          <w:szCs w:val="26"/>
        </w:rPr>
      </w:pPr>
      <w:r w:rsidRPr="003A16E8">
        <w:rPr>
          <w:rFonts w:ascii="Times New Roman" w:hAnsi="Times New Roman"/>
          <w:noProof/>
          <w:sz w:val="26"/>
          <w:szCs w:val="26"/>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34B8EF9A" w:rsidR="00C2484F" w:rsidRDefault="00C2484F" w:rsidP="00DC1307">
                              <w:pPr>
                                <w:spacing w:line="240" w:lineRule="auto"/>
                                <w:rPr>
                                  <w:szCs w:val="26"/>
                                </w:rPr>
                              </w:pPr>
                              <w:proofErr w:type="gramStart"/>
                              <w:r>
                                <w:rPr>
                                  <w:szCs w:val="26"/>
                                </w:rPr>
                                <w:t>if(</w:t>
                              </w:r>
                              <w:proofErr w:type="gramEnd"/>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C2484F" w:rsidRDefault="00C2484F" w:rsidP="00DC1307">
                              <w:pPr>
                                <w:spacing w:line="240" w:lineRule="auto"/>
                                <w:rPr>
                                  <w:szCs w:val="26"/>
                                </w:rPr>
                              </w:pPr>
                              <w:proofErr w:type="gramStart"/>
                              <w:r>
                                <w:rPr>
                                  <w:szCs w:val="26"/>
                                </w:rPr>
                                <w:t>else</w:t>
                              </w:r>
                              <w:proofErr w:type="gramEnd"/>
                              <w:r>
                                <w:rPr>
                                  <w:szCs w:val="26"/>
                                </w:rPr>
                                <w:t xml:space="preserv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C2484F" w:rsidRPr="00B108D6" w:rsidRDefault="00C2484F" w:rsidP="002562FE">
                              <w:pPr>
                                <w:spacing w:line="240" w:lineRule="auto"/>
                                <w:rPr>
                                  <w:szCs w:val="26"/>
                                </w:rPr>
                              </w:pPr>
                              <w:proofErr w:type="gramStart"/>
                              <w:r>
                                <w:rPr>
                                  <w:szCs w:val="26"/>
                                </w:rPr>
                                <w:t>else</w:t>
                              </w:r>
                              <w:proofErr w:type="gramEnd"/>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34B8EF9A" w:rsidR="00C2484F" w:rsidRDefault="00C2484F" w:rsidP="00DC1307">
                        <w:pPr>
                          <w:spacing w:line="240" w:lineRule="auto"/>
                          <w:rPr>
                            <w:szCs w:val="26"/>
                          </w:rPr>
                        </w:pPr>
                        <w:proofErr w:type="gramStart"/>
                        <w:r>
                          <w:rPr>
                            <w:szCs w:val="26"/>
                          </w:rPr>
                          <w:t>if(</w:t>
                        </w:r>
                        <w:proofErr w:type="gramEnd"/>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C2484F" w:rsidRDefault="00C2484F" w:rsidP="00DC1307">
                        <w:pPr>
                          <w:spacing w:line="240" w:lineRule="auto"/>
                          <w:rPr>
                            <w:szCs w:val="26"/>
                          </w:rPr>
                        </w:pPr>
                        <w:proofErr w:type="gramStart"/>
                        <w:r>
                          <w:rPr>
                            <w:szCs w:val="26"/>
                          </w:rPr>
                          <w:t>else</w:t>
                        </w:r>
                        <w:proofErr w:type="gramEnd"/>
                        <w:r>
                          <w:rPr>
                            <w:szCs w:val="26"/>
                          </w:rPr>
                          <w:t xml:space="preserv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C2484F" w:rsidRPr="00B108D6" w:rsidRDefault="00C2484F" w:rsidP="002562FE">
                        <w:pPr>
                          <w:spacing w:line="240" w:lineRule="auto"/>
                          <w:rPr>
                            <w:szCs w:val="26"/>
                          </w:rPr>
                        </w:pPr>
                        <w:proofErr w:type="gramStart"/>
                        <w:r>
                          <w:rPr>
                            <w:szCs w:val="26"/>
                          </w:rPr>
                          <w:t>else</w:t>
                        </w:r>
                        <w:proofErr w:type="gramEnd"/>
                        <w:r>
                          <w:rPr>
                            <w:szCs w:val="26"/>
                          </w:rPr>
                          <w:tab/>
                        </w:r>
                        <w:r>
                          <w:rPr>
                            <w:szCs w:val="26"/>
                          </w:rPr>
                          <w:tab/>
                        </w:r>
                        <w:r>
                          <w:rPr>
                            <w:szCs w:val="26"/>
                          </w:rPr>
                          <w:tab/>
                          <w:t>pattern = exponential decay</w:t>
                        </w:r>
                        <w:r>
                          <w:rPr>
                            <w:szCs w:val="26"/>
                          </w:rPr>
                          <w:tab/>
                        </w:r>
                      </w:p>
                    </w:txbxContent>
                  </v:textbox>
                </v:shape>
                <w10:anchorlock/>
              </v:group>
            </w:pict>
          </mc:Fallback>
        </mc:AlternateContent>
      </w:r>
    </w:p>
    <w:p w14:paraId="1930C985" w14:textId="77777777" w:rsidR="00EC5752" w:rsidRPr="0086448F" w:rsidRDefault="00EC5752" w:rsidP="003A16E8">
      <w:pPr>
        <w:pStyle w:val="ListParagraph"/>
        <w:rPr>
          <w:rFonts w:ascii="Times New Roman" w:hAnsi="Times New Roman"/>
          <w:sz w:val="26"/>
          <w:szCs w:val="26"/>
        </w:rPr>
      </w:pPr>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p>
    <w:p w14:paraId="7FAFA969" w14:textId="77777777" w:rsidR="00FC6FFD" w:rsidRDefault="00EC5752" w:rsidP="003A16E8">
      <w:pPr>
        <w:pStyle w:val="ListParagraph"/>
        <w:ind w:firstLine="0"/>
        <w:rPr>
          <w:rFonts w:ascii="Times New Roman" w:hAnsi="Times New Roman"/>
          <w:sz w:val="26"/>
          <w:szCs w:val="26"/>
        </w:rPr>
      </w:pPr>
      <w:r w:rsidRPr="003A16E8">
        <w:rPr>
          <w:rFonts w:ascii="Times New Roman" w:hAnsi="Times New Roman"/>
          <w:noProof/>
          <w:sz w:val="26"/>
          <w:szCs w:val="26"/>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CA6A7" w14:textId="414CB013" w:rsidR="00C2484F" w:rsidRDefault="00C2484F" w:rsidP="00E231FB">
                              <w:pPr>
                                <w:spacing w:line="240" w:lineRule="auto"/>
                                <w:jc w:val="left"/>
                                <w:rPr>
                                  <w:szCs w:val="26"/>
                                </w:rPr>
                              </w:pPr>
                              <w:proofErr w:type="gramStart"/>
                              <w:r>
                                <w:rPr>
                                  <w:szCs w:val="26"/>
                                </w:rPr>
                                <w:t>if</w:t>
                              </w:r>
                              <w:proofErr w:type="gramEnd"/>
                              <w:r>
                                <w:rPr>
                                  <w:szCs w:val="26"/>
                                </w:rPr>
                                <w:t xml:space="preserve"> (high frequencies exist in ACF or PACF) {</w:t>
                              </w:r>
                            </w:p>
                            <w:p w14:paraId="41D22285" w14:textId="360B96AE" w:rsidR="00C2484F" w:rsidRDefault="00C2484F" w:rsidP="002562FE">
                              <w:pPr>
                                <w:spacing w:line="240" w:lineRule="auto"/>
                                <w:jc w:val="left"/>
                                <w:rPr>
                                  <w:szCs w:val="26"/>
                                </w:rPr>
                              </w:pPr>
                              <w:r>
                                <w:rPr>
                                  <w:szCs w:val="26"/>
                                </w:rPr>
                                <w:tab/>
                              </w:r>
                              <w:proofErr w:type="gramStart"/>
                              <w:r>
                                <w:rPr>
                                  <w:szCs w:val="26"/>
                                </w:rPr>
                                <w:t>if</w:t>
                              </w:r>
                              <w:proofErr w:type="gramEnd"/>
                              <w:r>
                                <w:rPr>
                                  <w:szCs w:val="26"/>
                                </w:rPr>
                                <w:tab/>
                                <w:t>(ACF pattern = abrupt cut-off at lag q)</w:t>
                              </w:r>
                              <w:r>
                                <w:rPr>
                                  <w:szCs w:val="26"/>
                                </w:rPr>
                                <w:tab/>
                              </w:r>
                              <w:r>
                                <w:rPr>
                                  <w:szCs w:val="26"/>
                                </w:rPr>
                                <w:tab/>
                              </w:r>
                              <w:r>
                                <w:rPr>
                                  <w:szCs w:val="26"/>
                                </w:rPr>
                                <w:tab/>
                                <w:t>then</w:t>
                              </w:r>
                            </w:p>
                            <w:p w14:paraId="35831797" w14:textId="77777777" w:rsidR="00C2484F" w:rsidRDefault="00C2484F" w:rsidP="002562FE">
                              <w:pPr>
                                <w:spacing w:line="240" w:lineRule="auto"/>
                                <w:jc w:val="left"/>
                                <w:rPr>
                                  <w:szCs w:val="26"/>
                                </w:rPr>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5A05984" w:rsidR="00C2484F" w:rsidRDefault="00C2484F" w:rsidP="002562FE">
                              <w:pPr>
                                <w:spacing w:line="240" w:lineRule="auto"/>
                                <w:jc w:val="left"/>
                                <w:rPr>
                                  <w:szCs w:val="26"/>
                                </w:rPr>
                              </w:pPr>
                              <w:r>
                                <w:rPr>
                                  <w:szCs w:val="26"/>
                                </w:rPr>
                                <w:tab/>
                              </w:r>
                              <w:proofErr w:type="gramStart"/>
                              <w:r>
                                <w:rPr>
                                  <w:szCs w:val="26"/>
                                </w:rPr>
                                <w:t>else</w:t>
                              </w:r>
                              <w:proofErr w:type="gramEnd"/>
                              <w:r>
                                <w:rPr>
                                  <w:szCs w:val="26"/>
                                </w:rPr>
                                <w:t xml:space="preserve"> if (PACF pattern = abrupt cut-off at lag p)</w:t>
                              </w:r>
                              <w:r>
                                <w:rPr>
                                  <w:szCs w:val="26"/>
                                </w:rPr>
                                <w:tab/>
                              </w:r>
                              <w:r>
                                <w:rPr>
                                  <w:szCs w:val="26"/>
                                </w:rPr>
                                <w:tab/>
                              </w:r>
                              <w:r>
                                <w:rPr>
                                  <w:szCs w:val="26"/>
                                </w:rPr>
                                <w:tab/>
                                <w:t>then</w:t>
                              </w:r>
                            </w:p>
                            <w:p w14:paraId="311193B3" w14:textId="77777777" w:rsidR="00C2484F" w:rsidRDefault="00C2484F" w:rsidP="002562FE">
                              <w:pPr>
                                <w:spacing w:line="240" w:lineRule="auto"/>
                                <w:jc w:val="left"/>
                                <w:rPr>
                                  <w:szCs w:val="26"/>
                                </w:rPr>
                              </w:pPr>
                              <w:r>
                                <w:rPr>
                                  <w:szCs w:val="26"/>
                                </w:rPr>
                                <w:tab/>
                              </w:r>
                              <w:r>
                                <w:rPr>
                                  <w:szCs w:val="26"/>
                                </w:rPr>
                                <w:tab/>
                                <w:t xml:space="preserve">Model = pure </w:t>
                              </w:r>
                              <w:proofErr w:type="gramStart"/>
                              <w:r>
                                <w:rPr>
                                  <w:szCs w:val="26"/>
                                </w:rPr>
                                <w:t>AR(</w:t>
                              </w:r>
                              <w:proofErr w:type="gramEnd"/>
                              <w:r>
                                <w:rPr>
                                  <w:szCs w:val="26"/>
                                </w:rPr>
                                <w:t>p)</w:t>
                              </w:r>
                            </w:p>
                            <w:p w14:paraId="0A5BF9CC" w14:textId="239701A9" w:rsidR="00C2484F" w:rsidRDefault="00C2484F" w:rsidP="002562FE">
                              <w:pPr>
                                <w:spacing w:line="240" w:lineRule="auto"/>
                                <w:jc w:val="left"/>
                                <w:rPr>
                                  <w:szCs w:val="26"/>
                                </w:rPr>
                              </w:pPr>
                              <w:r>
                                <w:rPr>
                                  <w:szCs w:val="26"/>
                                </w:rPr>
                                <w:tab/>
                              </w:r>
                              <w:proofErr w:type="gramStart"/>
                              <w:r>
                                <w:rPr>
                                  <w:szCs w:val="26"/>
                                </w:rPr>
                                <w:t>else</w:t>
                              </w:r>
                              <w:proofErr w:type="gramEnd"/>
                              <w:r>
                                <w:rPr>
                                  <w:szCs w:val="26"/>
                                </w:rPr>
                                <w:t xml:space="preserve"> if (both ACF and PACF pattern = exponentila decay) </w:t>
                              </w:r>
                              <w:r>
                                <w:rPr>
                                  <w:szCs w:val="26"/>
                                </w:rPr>
                                <w:tab/>
                                <w:t>then</w:t>
                              </w:r>
                            </w:p>
                            <w:p w14:paraId="356E5661" w14:textId="732768AA" w:rsidR="00C2484F" w:rsidRDefault="00C2484F" w:rsidP="002562FE">
                              <w:pPr>
                                <w:spacing w:line="240" w:lineRule="auto"/>
                                <w:jc w:val="left"/>
                                <w:rPr>
                                  <w:szCs w:val="26"/>
                                </w:rPr>
                              </w:pPr>
                              <w:r>
                                <w:rPr>
                                  <w:szCs w:val="26"/>
                                </w:rPr>
                                <w:tab/>
                              </w:r>
                              <w:r>
                                <w:rPr>
                                  <w:szCs w:val="26"/>
                                </w:rPr>
                                <w:tab/>
                                <w:t xml:space="preserve">Model = </w:t>
                              </w:r>
                              <w:proofErr w:type="gramStart"/>
                              <w:r>
                                <w:rPr>
                                  <w:szCs w:val="26"/>
                                </w:rPr>
                                <w:t>ARMA(</w:t>
                              </w:r>
                              <w:proofErr w:type="gramEnd"/>
                              <w:r>
                                <w:rPr>
                                  <w:szCs w:val="26"/>
                                </w:rPr>
                                <w:t>p,q)</w:t>
                              </w:r>
                            </w:p>
                            <w:p w14:paraId="64F48697" w14:textId="49E72B68" w:rsidR="00C2484F" w:rsidRDefault="00C2484F" w:rsidP="002562FE">
                              <w:pPr>
                                <w:spacing w:line="240" w:lineRule="auto"/>
                                <w:jc w:val="left"/>
                                <w:rPr>
                                  <w:szCs w:val="26"/>
                                </w:rPr>
                              </w:pPr>
                              <w:r>
                                <w:rPr>
                                  <w:szCs w:val="26"/>
                                </w:rPr>
                                <w:t>}</w:t>
                              </w:r>
                            </w:p>
                            <w:p w14:paraId="0082214C" w14:textId="73DF33AC" w:rsidR="00C2484F" w:rsidRDefault="00C2484F" w:rsidP="002562FE">
                              <w:pPr>
                                <w:spacing w:before="0" w:line="240" w:lineRule="auto"/>
                                <w:jc w:val="left"/>
                                <w:rPr>
                                  <w:szCs w:val="26"/>
                                </w:rPr>
                              </w:pPr>
                              <w:proofErr w:type="gramStart"/>
                              <w:r>
                                <w:rPr>
                                  <w:szCs w:val="26"/>
                                </w:rPr>
                                <w:t>else</w:t>
                              </w:r>
                              <w:proofErr w:type="gramEnd"/>
                              <w:r>
                                <w:rPr>
                                  <w:szCs w:val="26"/>
                                </w:rPr>
                                <w:t xml:space="preserve"> {</w:t>
                              </w:r>
                            </w:p>
                            <w:p w14:paraId="1B440C5F" w14:textId="77777777" w:rsidR="00C2484F" w:rsidRDefault="00C2484F" w:rsidP="002562FE">
                              <w:pPr>
                                <w:spacing w:before="0" w:line="240" w:lineRule="auto"/>
                                <w:ind w:firstLine="720"/>
                                <w:jc w:val="left"/>
                                <w:rPr>
                                  <w:szCs w:val="26"/>
                                </w:rPr>
                              </w:pPr>
                              <w:r>
                                <w:rPr>
                                  <w:szCs w:val="26"/>
                                </w:rPr>
                                <w:t>p = q =0;</w:t>
                              </w:r>
                            </w:p>
                            <w:p w14:paraId="1C9B4EFD" w14:textId="77777777" w:rsidR="00C2484F" w:rsidRPr="00E15D38" w:rsidRDefault="00C2484F" w:rsidP="002562FE">
                              <w:pPr>
                                <w:spacing w:before="0" w:line="240" w:lineRule="auto"/>
                                <w:ind w:firstLine="720"/>
                                <w:jc w:val="left"/>
                                <w:rPr>
                                  <w:szCs w:val="26"/>
                                </w:rPr>
                              </w:pPr>
                              <w:r>
                                <w:rPr>
                                  <w:szCs w:val="26"/>
                                </w:rPr>
                                <w:t xml:space="preserve">Model = </w:t>
                              </w:r>
                              <w:proofErr w:type="gramStart"/>
                              <w:r>
                                <w:rPr>
                                  <w:szCs w:val="26"/>
                                </w:rPr>
                                <w:t>ARMA(</w:t>
                              </w:r>
                              <w:proofErr w:type="gramEnd"/>
                              <w:r>
                                <w:rPr>
                                  <w:szCs w:val="26"/>
                                </w:rPr>
                                <w:t>0,0)</w:t>
                              </w:r>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503CA6A7" w14:textId="414CB013" w:rsidR="00C2484F" w:rsidRDefault="00C2484F" w:rsidP="00E231FB">
                        <w:pPr>
                          <w:spacing w:line="240" w:lineRule="auto"/>
                          <w:jc w:val="left"/>
                          <w:rPr>
                            <w:szCs w:val="26"/>
                          </w:rPr>
                        </w:pPr>
                        <w:proofErr w:type="gramStart"/>
                        <w:r>
                          <w:rPr>
                            <w:szCs w:val="26"/>
                          </w:rPr>
                          <w:t>if</w:t>
                        </w:r>
                        <w:proofErr w:type="gramEnd"/>
                        <w:r>
                          <w:rPr>
                            <w:szCs w:val="26"/>
                          </w:rPr>
                          <w:t xml:space="preserve"> (high frequencies exist in ACF or PACF) {</w:t>
                        </w:r>
                      </w:p>
                      <w:p w14:paraId="41D22285" w14:textId="360B96AE" w:rsidR="00C2484F" w:rsidRDefault="00C2484F" w:rsidP="002562FE">
                        <w:pPr>
                          <w:spacing w:line="240" w:lineRule="auto"/>
                          <w:jc w:val="left"/>
                          <w:rPr>
                            <w:szCs w:val="26"/>
                          </w:rPr>
                        </w:pPr>
                        <w:r>
                          <w:rPr>
                            <w:szCs w:val="26"/>
                          </w:rPr>
                          <w:tab/>
                        </w:r>
                        <w:proofErr w:type="gramStart"/>
                        <w:r>
                          <w:rPr>
                            <w:szCs w:val="26"/>
                          </w:rPr>
                          <w:t>if</w:t>
                        </w:r>
                        <w:proofErr w:type="gramEnd"/>
                        <w:r>
                          <w:rPr>
                            <w:szCs w:val="26"/>
                          </w:rPr>
                          <w:tab/>
                          <w:t>(ACF pattern = abrupt cut-off at lag q)</w:t>
                        </w:r>
                        <w:r>
                          <w:rPr>
                            <w:szCs w:val="26"/>
                          </w:rPr>
                          <w:tab/>
                        </w:r>
                        <w:r>
                          <w:rPr>
                            <w:szCs w:val="26"/>
                          </w:rPr>
                          <w:tab/>
                        </w:r>
                        <w:r>
                          <w:rPr>
                            <w:szCs w:val="26"/>
                          </w:rPr>
                          <w:tab/>
                          <w:t>then</w:t>
                        </w:r>
                      </w:p>
                      <w:p w14:paraId="35831797" w14:textId="77777777" w:rsidR="00C2484F" w:rsidRDefault="00C2484F" w:rsidP="002562FE">
                        <w:pPr>
                          <w:spacing w:line="240" w:lineRule="auto"/>
                          <w:jc w:val="left"/>
                          <w:rPr>
                            <w:szCs w:val="26"/>
                          </w:rPr>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5A05984" w:rsidR="00C2484F" w:rsidRDefault="00C2484F" w:rsidP="002562FE">
                        <w:pPr>
                          <w:spacing w:line="240" w:lineRule="auto"/>
                          <w:jc w:val="left"/>
                          <w:rPr>
                            <w:szCs w:val="26"/>
                          </w:rPr>
                        </w:pPr>
                        <w:r>
                          <w:rPr>
                            <w:szCs w:val="26"/>
                          </w:rPr>
                          <w:tab/>
                        </w:r>
                        <w:proofErr w:type="gramStart"/>
                        <w:r>
                          <w:rPr>
                            <w:szCs w:val="26"/>
                          </w:rPr>
                          <w:t>else</w:t>
                        </w:r>
                        <w:proofErr w:type="gramEnd"/>
                        <w:r>
                          <w:rPr>
                            <w:szCs w:val="26"/>
                          </w:rPr>
                          <w:t xml:space="preserve"> if (PACF pattern = abrupt cut-off at lag p)</w:t>
                        </w:r>
                        <w:r>
                          <w:rPr>
                            <w:szCs w:val="26"/>
                          </w:rPr>
                          <w:tab/>
                        </w:r>
                        <w:r>
                          <w:rPr>
                            <w:szCs w:val="26"/>
                          </w:rPr>
                          <w:tab/>
                        </w:r>
                        <w:r>
                          <w:rPr>
                            <w:szCs w:val="26"/>
                          </w:rPr>
                          <w:tab/>
                          <w:t>then</w:t>
                        </w:r>
                      </w:p>
                      <w:p w14:paraId="311193B3" w14:textId="77777777" w:rsidR="00C2484F" w:rsidRDefault="00C2484F" w:rsidP="002562FE">
                        <w:pPr>
                          <w:spacing w:line="240" w:lineRule="auto"/>
                          <w:jc w:val="left"/>
                          <w:rPr>
                            <w:szCs w:val="26"/>
                          </w:rPr>
                        </w:pPr>
                        <w:r>
                          <w:rPr>
                            <w:szCs w:val="26"/>
                          </w:rPr>
                          <w:tab/>
                        </w:r>
                        <w:r>
                          <w:rPr>
                            <w:szCs w:val="26"/>
                          </w:rPr>
                          <w:tab/>
                          <w:t xml:space="preserve">Model = pure </w:t>
                        </w:r>
                        <w:proofErr w:type="gramStart"/>
                        <w:r>
                          <w:rPr>
                            <w:szCs w:val="26"/>
                          </w:rPr>
                          <w:t>AR(</w:t>
                        </w:r>
                        <w:proofErr w:type="gramEnd"/>
                        <w:r>
                          <w:rPr>
                            <w:szCs w:val="26"/>
                          </w:rPr>
                          <w:t>p)</w:t>
                        </w:r>
                      </w:p>
                      <w:p w14:paraId="0A5BF9CC" w14:textId="239701A9" w:rsidR="00C2484F" w:rsidRDefault="00C2484F" w:rsidP="002562FE">
                        <w:pPr>
                          <w:spacing w:line="240" w:lineRule="auto"/>
                          <w:jc w:val="left"/>
                          <w:rPr>
                            <w:szCs w:val="26"/>
                          </w:rPr>
                        </w:pPr>
                        <w:r>
                          <w:rPr>
                            <w:szCs w:val="26"/>
                          </w:rPr>
                          <w:tab/>
                        </w:r>
                        <w:proofErr w:type="gramStart"/>
                        <w:r>
                          <w:rPr>
                            <w:szCs w:val="26"/>
                          </w:rPr>
                          <w:t>else</w:t>
                        </w:r>
                        <w:proofErr w:type="gramEnd"/>
                        <w:r>
                          <w:rPr>
                            <w:szCs w:val="26"/>
                          </w:rPr>
                          <w:t xml:space="preserve"> if (both ACF and PACF pattern = exponentila decay) </w:t>
                        </w:r>
                        <w:r>
                          <w:rPr>
                            <w:szCs w:val="26"/>
                          </w:rPr>
                          <w:tab/>
                          <w:t>then</w:t>
                        </w:r>
                      </w:p>
                      <w:p w14:paraId="356E5661" w14:textId="732768AA" w:rsidR="00C2484F" w:rsidRDefault="00C2484F" w:rsidP="002562FE">
                        <w:pPr>
                          <w:spacing w:line="240" w:lineRule="auto"/>
                          <w:jc w:val="left"/>
                          <w:rPr>
                            <w:szCs w:val="26"/>
                          </w:rPr>
                        </w:pPr>
                        <w:r>
                          <w:rPr>
                            <w:szCs w:val="26"/>
                          </w:rPr>
                          <w:tab/>
                        </w:r>
                        <w:r>
                          <w:rPr>
                            <w:szCs w:val="26"/>
                          </w:rPr>
                          <w:tab/>
                          <w:t xml:space="preserve">Model = </w:t>
                        </w:r>
                        <w:proofErr w:type="gramStart"/>
                        <w:r>
                          <w:rPr>
                            <w:szCs w:val="26"/>
                          </w:rPr>
                          <w:t>ARMA(</w:t>
                        </w:r>
                        <w:proofErr w:type="gramEnd"/>
                        <w:r>
                          <w:rPr>
                            <w:szCs w:val="26"/>
                          </w:rPr>
                          <w:t>p,q)</w:t>
                        </w:r>
                      </w:p>
                      <w:p w14:paraId="64F48697" w14:textId="49E72B68" w:rsidR="00C2484F" w:rsidRDefault="00C2484F" w:rsidP="002562FE">
                        <w:pPr>
                          <w:spacing w:line="240" w:lineRule="auto"/>
                          <w:jc w:val="left"/>
                          <w:rPr>
                            <w:szCs w:val="26"/>
                          </w:rPr>
                        </w:pPr>
                        <w:r>
                          <w:rPr>
                            <w:szCs w:val="26"/>
                          </w:rPr>
                          <w:t>}</w:t>
                        </w:r>
                      </w:p>
                      <w:p w14:paraId="0082214C" w14:textId="73DF33AC" w:rsidR="00C2484F" w:rsidRDefault="00C2484F" w:rsidP="002562FE">
                        <w:pPr>
                          <w:spacing w:before="0" w:line="240" w:lineRule="auto"/>
                          <w:jc w:val="left"/>
                          <w:rPr>
                            <w:szCs w:val="26"/>
                          </w:rPr>
                        </w:pPr>
                        <w:proofErr w:type="gramStart"/>
                        <w:r>
                          <w:rPr>
                            <w:szCs w:val="26"/>
                          </w:rPr>
                          <w:t>else</w:t>
                        </w:r>
                        <w:proofErr w:type="gramEnd"/>
                        <w:r>
                          <w:rPr>
                            <w:szCs w:val="26"/>
                          </w:rPr>
                          <w:t xml:space="preserve"> {</w:t>
                        </w:r>
                      </w:p>
                      <w:p w14:paraId="1B440C5F" w14:textId="77777777" w:rsidR="00C2484F" w:rsidRDefault="00C2484F" w:rsidP="002562FE">
                        <w:pPr>
                          <w:spacing w:before="0" w:line="240" w:lineRule="auto"/>
                          <w:ind w:firstLine="720"/>
                          <w:jc w:val="left"/>
                          <w:rPr>
                            <w:szCs w:val="26"/>
                          </w:rPr>
                        </w:pPr>
                        <w:r>
                          <w:rPr>
                            <w:szCs w:val="26"/>
                          </w:rPr>
                          <w:t>p = q =0;</w:t>
                        </w:r>
                      </w:p>
                      <w:p w14:paraId="1C9B4EFD" w14:textId="77777777" w:rsidR="00C2484F" w:rsidRPr="00E15D38" w:rsidRDefault="00C2484F" w:rsidP="002562FE">
                        <w:pPr>
                          <w:spacing w:before="0" w:line="240" w:lineRule="auto"/>
                          <w:ind w:firstLine="720"/>
                          <w:jc w:val="left"/>
                          <w:rPr>
                            <w:szCs w:val="26"/>
                          </w:rPr>
                        </w:pPr>
                        <w:r>
                          <w:rPr>
                            <w:szCs w:val="26"/>
                          </w:rPr>
                          <w:t xml:space="preserve">Model = </w:t>
                        </w:r>
                        <w:proofErr w:type="gramStart"/>
                        <w:r>
                          <w:rPr>
                            <w:szCs w:val="26"/>
                          </w:rPr>
                          <w:t>ARMA(</w:t>
                        </w:r>
                        <w:proofErr w:type="gramEnd"/>
                        <w:r>
                          <w:rPr>
                            <w:szCs w:val="26"/>
                          </w:rPr>
                          <w:t>0,0)</w:t>
                        </w:r>
                        <w:r>
                          <w:rPr>
                            <w:szCs w:val="26"/>
                          </w:rPr>
                          <w:br/>
                          <w:t>}</w:t>
                        </w:r>
                      </w:p>
                    </w:txbxContent>
                  </v:textbox>
                </v:shape>
                <w10:anchorlock/>
              </v:group>
            </w:pict>
          </mc:Fallback>
        </mc:AlternateContent>
      </w:r>
    </w:p>
    <w:p w14:paraId="110326E5" w14:textId="1223E63B" w:rsidR="00035531" w:rsidRPr="00A77BA3" w:rsidRDefault="00821D0F" w:rsidP="003A16E8">
      <w:pPr>
        <w:pStyle w:val="ListParagraph"/>
        <w:numPr>
          <w:ilvl w:val="0"/>
          <w:numId w:val="24"/>
        </w:numPr>
      </w:pPr>
      <w:r>
        <w:rPr>
          <w:rFonts w:ascii="Times New Roman" w:hAnsi="Times New Roman"/>
          <w:sz w:val="26"/>
          <w:szCs w:val="26"/>
        </w:rPr>
        <w:t xml:space="preserve">Xác định mô hình cho thành phần mùa: </w:t>
      </w:r>
      <w:r w:rsidR="00556D65">
        <w:rPr>
          <w:rFonts w:ascii="Times New Roman" w:hAnsi="Times New Roman"/>
          <w:sz w:val="26"/>
          <w:szCs w:val="26"/>
        </w:rPr>
        <w:t>tương tự như xây dựng mô hình cho thành phần thường nhưng ta phân</w:t>
      </w:r>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0572523E" w14:textId="688743E4" w:rsidR="00A77BA3" w:rsidRPr="00A77BA3" w:rsidRDefault="00974290" w:rsidP="003A16E8">
      <w:pPr>
        <w:jc w:val="center"/>
      </w:pPr>
      <w:r>
        <w:rPr>
          <w:noProof/>
        </w:rPr>
        <w:drawing>
          <wp:inline distT="0" distB="0" distL="0" distR="0" wp14:anchorId="28447CF0" wp14:editId="7B53ED20">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rsidP="003A16E8">
      <w:pPr>
        <w:pStyle w:val="Hinh"/>
        <w:ind w:left="720"/>
      </w:pPr>
      <w:bookmarkStart w:id="2943" w:name="_Toc343859579"/>
      <w:r w:rsidRPr="003A16E8">
        <w:t>Hình 3.4</w:t>
      </w:r>
      <w:r w:rsidRPr="00032D83">
        <w:t>:</w:t>
      </w:r>
      <w:r w:rsidRPr="003A16E8">
        <w:t xml:space="preserve"> Các thành phần của mô hình SARIMA</w:t>
      </w:r>
      <w:bookmarkEnd w:id="2943"/>
    </w:p>
    <w:p w14:paraId="6303FD36" w14:textId="77777777" w:rsidR="00A77BA3" w:rsidRDefault="00A77BA3" w:rsidP="00A77BA3">
      <w:pPr>
        <w:pStyle w:val="ListParagraph"/>
        <w:ind w:firstLine="0"/>
      </w:pPr>
    </w:p>
    <w:p w14:paraId="40F7DB82" w14:textId="58D5D2F2" w:rsidR="00155591" w:rsidRDefault="00290F01" w:rsidP="00155591">
      <w:pPr>
        <w:pStyle w:val="Heading3"/>
      </w:pPr>
      <w:bookmarkStart w:id="2944" w:name="_Toc343859768"/>
      <w:r w:rsidRPr="00EB0E04">
        <w:rPr>
          <w:rFonts w:eastAsia="Calibri"/>
        </w:rPr>
        <w:lastRenderedPageBreak/>
        <w:t xml:space="preserve">Thành phần </w:t>
      </w:r>
      <w:r>
        <w:t>khử mùa và xu hướng</w:t>
      </w:r>
      <w:bookmarkEnd w:id="2944"/>
    </w:p>
    <w:p w14:paraId="7FACEC87" w14:textId="77777777" w:rsidR="00E12518" w:rsidRDefault="00E12518" w:rsidP="003A16E8">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p>
    <w:p w14:paraId="27FB033C" w14:textId="77777777" w:rsidR="00E12518" w:rsidRDefault="00E12518" w:rsidP="003A16E8">
      <w:r>
        <w:t>Các chuỗi dữ liệu sau khi quá trình lấy hiệu sẽ được chuỗi dữ liệu tĩnh mới để xây dựng mô hình. Khi dùng mô hình này để dự báo, ta cần chuyển đổi lại dữ liệu như ban đầu.</w:t>
      </w:r>
    </w:p>
    <w:p w14:paraId="63B7E8F1" w14:textId="20AD89EA" w:rsidR="00E12518" w:rsidRPr="0008775D" w:rsidRDefault="00974290" w:rsidP="0008775D">
      <w:pPr>
        <w:ind w:firstLine="0"/>
        <w:rPr>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2314575"/>
                    </a:xfrm>
                    <a:prstGeom prst="rect">
                      <a:avLst/>
                    </a:prstGeom>
                  </pic:spPr>
                </pic:pic>
              </a:graphicData>
            </a:graphic>
          </wp:inline>
        </w:drawing>
      </w:r>
    </w:p>
    <w:p w14:paraId="21703EB8" w14:textId="09077AA4" w:rsidR="00AB5A1A" w:rsidRPr="003A16E8" w:rsidRDefault="00AB5A1A">
      <w:pPr>
        <w:pStyle w:val="Hinh"/>
      </w:pPr>
      <w:bookmarkStart w:id="2945" w:name="_Toc343859580"/>
      <w:r w:rsidRPr="003A16E8">
        <w:t>Hình 3</w:t>
      </w:r>
      <w:r w:rsidR="00187200" w:rsidRPr="00747DD6">
        <w:t>.5</w:t>
      </w:r>
      <w:r w:rsidR="00E10512" w:rsidRPr="00747DD6">
        <w:t xml:space="preserve">: </w:t>
      </w:r>
      <w:r w:rsidRPr="003A16E8">
        <w:t xml:space="preserve"> Thành phần khử mùa và xu hướng trong mô hình SARIMA</w:t>
      </w:r>
      <w:bookmarkEnd w:id="2945"/>
    </w:p>
    <w:p w14:paraId="6A22D229" w14:textId="77777777" w:rsidR="00AB5A1A" w:rsidRDefault="00AB5A1A" w:rsidP="00E12518">
      <w:pPr>
        <w:pStyle w:val="ListParagraph"/>
        <w:rPr>
          <w:rFonts w:ascii="Times New Roman" w:hAnsi="Times New Roman"/>
          <w:sz w:val="26"/>
          <w:szCs w:val="26"/>
        </w:rPr>
      </w:pPr>
    </w:p>
    <w:p w14:paraId="54E56D5F" w14:textId="77777777" w:rsidR="00E12518" w:rsidRPr="00805B17" w:rsidRDefault="00E12518" w:rsidP="003A16E8">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p>
    <w:p w14:paraId="00A1C6BC" w14:textId="20C8670A" w:rsidR="00155591" w:rsidRDefault="00155591" w:rsidP="00155591">
      <w:pPr>
        <w:pStyle w:val="Heading3"/>
      </w:pPr>
      <w:bookmarkStart w:id="2946" w:name="_Toc343859769"/>
      <w:r w:rsidRPr="00155591">
        <w:t>Thành phần ước lượng tham số</w:t>
      </w:r>
      <w:bookmarkEnd w:id="2946"/>
    </w:p>
    <w:p w14:paraId="4FDFF483" w14:textId="4904DA13" w:rsidR="009944BF" w:rsidRDefault="00285630" w:rsidP="003A16E8">
      <w:r>
        <w:t>Quá trình ước lượng tham số gồm 3 giai đoạn</w:t>
      </w:r>
      <w:r w:rsidR="00DE04C3">
        <w:t>:</w:t>
      </w:r>
      <w:r w:rsidR="0025143A">
        <w:t xml:space="preserve"> </w:t>
      </w:r>
    </w:p>
    <w:p w14:paraId="5DB43768" w14:textId="6721EF79" w:rsidR="006D00FE" w:rsidRDefault="006D00FE" w:rsidP="003A16E8">
      <w:pPr>
        <w:pStyle w:val="BuletL1"/>
      </w:pPr>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m:t>
        </m:r>
      </m:oMath>
      <w:r>
        <w:rPr>
          <w:rFonts w:eastAsiaTheme="minorEastAsia"/>
        </w:rPr>
        <w:t>.</w:t>
      </w:r>
      <w:proofErr w:type="gramEnd"/>
      <w:r>
        <w:rPr>
          <w:rFonts w:eastAsiaTheme="minorEastAsia"/>
        </w:rPr>
        <w:t xml:space="preserve"> Nghịch đảo của ma trận ph</w:t>
      </w:r>
      <w:r w:rsidR="00EF15BB">
        <w:rPr>
          <w:rFonts w:eastAsiaTheme="minorEastAsia"/>
        </w:rPr>
        <w:t>ươ</w:t>
      </w:r>
      <w:r>
        <w:rPr>
          <w:rFonts w:eastAsiaTheme="minorEastAsia"/>
        </w:rPr>
        <w:t xml:space="preserve">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65BE673F" w14:textId="1C9574D4" w:rsidR="006D00FE" w:rsidRDefault="006D00FE" w:rsidP="003A16E8">
      <w:pPr>
        <w:pStyle w:val="BuletL1"/>
      </w:pPr>
      <w:r>
        <w:t>Giai đoạn 2: giá trị mới của véctơ tham số được ước lượng dựa vào lỗi trước dự đoán và hệ số khuyếch đại.</w:t>
      </w:r>
    </w:p>
    <w:p w14:paraId="548BCD41" w14:textId="2CAFA8C8"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lastRenderedPageBreak/>
        <w:tab/>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p>
    <w:p w14:paraId="124E09A3" w14:textId="77777777"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tab/>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p>
    <w:p w14:paraId="56D46F94" w14:textId="77777777" w:rsidR="006D00FE" w:rsidRPr="008A152A"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eastAsiaTheme="minorEastAsia" w:hAnsi="Times New Roman"/>
          <w:sz w:val="26"/>
          <w:szCs w:val="26"/>
        </w:rPr>
        <w:tab/>
      </w:r>
      <w:r>
        <w:rPr>
          <w:rFonts w:ascii="Times New Roman" w:eastAsiaTheme="minorEastAsia" w:hAnsi="Times New Roman"/>
          <w:sz w:val="26"/>
          <w:szCs w:val="26"/>
        </w:rPr>
        <w:tab/>
      </w:r>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p>
    <w:p w14:paraId="2EC977E7" w14:textId="77777777" w:rsidR="006D00FE" w:rsidRDefault="006D00FE" w:rsidP="003A16E8">
      <w:pPr>
        <w:pStyle w:val="BuletL1"/>
      </w:pPr>
      <w:r>
        <w:t>Giai đoạn 3: cập nhật giá trị cho các biến liên quan để chuẩn bị cho vòng tiếp theo.</w:t>
      </w:r>
    </w:p>
    <w:p w14:paraId="2B437753" w14:textId="69EACA3C" w:rsidR="0025143A" w:rsidRDefault="006D00FE"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Giá trị lỗi sau dự đoán được tính toán dựa vào giá trị quan sát hiện tại và véctơ tham số mới nhất</w:t>
      </w:r>
    </w:p>
    <w:p w14:paraId="0209AB6B" w14:textId="7DA229F2" w:rsidR="006D00FE" w:rsidRDefault="006D00FE"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 xml:space="preserve"> </w:t>
      </w:r>
      <w:r w:rsidR="0025143A">
        <w:rPr>
          <w:rFonts w:ascii="Times New Roman" w:hAnsi="Times New Roman"/>
          <w:sz w:val="26"/>
          <w:szCs w:val="26"/>
        </w:rPr>
        <w:tab/>
      </w:r>
      <w:r w:rsidR="0025143A">
        <w:rPr>
          <w:rFonts w:ascii="Times New Roman" w:hAnsi="Times New Roman"/>
          <w:sz w:val="26"/>
          <w:szCs w:val="26"/>
        </w:rPr>
        <w:tab/>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p>
    <w:p w14:paraId="4801DAD2" w14:textId="2E9837F4" w:rsidR="006D00FE" w:rsidRDefault="006D00FE"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p>
    <w:p w14:paraId="0A3497EA" w14:textId="536A2CBF" w:rsidR="006D00FE" w:rsidRPr="00916159" w:rsidRDefault="0025143A"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ab/>
      </w:r>
      <w:r>
        <w:rPr>
          <w:rFonts w:ascii="Times New Roman" w:hAnsi="Times New Roman"/>
          <w:sz w:val="26"/>
          <w:szCs w:val="26"/>
        </w:rPr>
        <w:tab/>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t-2</m:t>
            </m:r>
          </m:e>
        </m:d>
        <m:r>
          <w:rPr>
            <w:rFonts w:ascii="Cambria Math" w:eastAsiaTheme="minorEastAsia" w:hAnsi="Cambria Math"/>
            <w:sz w:val="26"/>
            <w:szCs w:val="26"/>
          </w:rPr>
          <m:t>-Gain factor×</m:t>
        </m:r>
        <m:sSup>
          <m:sSupPr>
            <m:ctrlPr>
              <w:rPr>
                <w:rFonts w:ascii="Cambria Math" w:eastAsiaTheme="minorEastAsia" w:hAnsi="Cambria Math"/>
                <w:i/>
                <w:sz w:val="26"/>
                <w:szCs w:val="26"/>
              </w:rPr>
            </m:ctrlPr>
          </m:sSupPr>
          <m:e>
            <m:r>
              <w:rPr>
                <w:rFonts w:ascii="Cambria Math" w:eastAsiaTheme="minorEastAsia" w:hAnsi="Cambria Math"/>
                <w:sz w:val="26"/>
                <w:szCs w:val="26"/>
              </w:rPr>
              <m:t>φ</m:t>
            </m:r>
          </m:e>
          <m:sup>
            <m:r>
              <w:rPr>
                <w:rFonts w:ascii="Cambria Math" w:eastAsiaTheme="minorEastAsia" w:hAnsi="Cambria Math"/>
                <w:sz w:val="26"/>
                <w:szCs w:val="26"/>
              </w:rPr>
              <m:t>T</m:t>
            </m:r>
          </m:sup>
        </m:sSup>
        <m:r>
          <w:rPr>
            <w:rFonts w:ascii="Cambria Math" w:eastAsiaTheme="minorEastAsia" w:hAnsi="Cambria Math"/>
            <w:sz w:val="26"/>
            <w:szCs w:val="26"/>
          </w:rPr>
          <m:t>(t-1)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r>
          <w:rPr>
            <w:rFonts w:ascii="Cambria Math" w:eastAsiaTheme="minorEastAsia" w:hAnsi="Cambria Math"/>
            <w:sz w:val="26"/>
            <w:szCs w:val="26"/>
          </w:rPr>
          <m:t>(t-2)</m:t>
        </m:r>
      </m:oMath>
    </w:p>
    <w:p w14:paraId="1EB4AC86" w14:textId="20A75F30" w:rsidR="006D00FE" w:rsidRDefault="006D00FE" w:rsidP="003A16E8">
      <w:pPr>
        <w:pStyle w:val="ListParagraph"/>
        <w:spacing w:line="360" w:lineRule="auto"/>
        <w:ind w:left="360" w:firstLine="0"/>
      </w:pPr>
      <w:r>
        <w:rPr>
          <w:rFonts w:ascii="Times New Roman" w:hAnsi="Times New Roman"/>
          <w:sz w:val="26"/>
          <w:szCs w:val="26"/>
        </w:rPr>
        <w:t>Véc tơ giá trị quan sát và lỗi được cập nhật lại.</w:t>
      </w:r>
    </w:p>
    <w:p w14:paraId="144B5338" w14:textId="77777777" w:rsidR="003B5A9E" w:rsidRDefault="003B5A9E" w:rsidP="003A16E8">
      <w:pPr>
        <w:pStyle w:val="ListParagraph"/>
        <w:spacing w:line="360" w:lineRule="auto"/>
        <w:ind w:left="360" w:firstLine="0"/>
      </w:pPr>
      <w:r w:rsidRPr="003A16E8">
        <w:rPr>
          <w:rFonts w:ascii="Times New Roman" w:hAnsi="Times New Roman"/>
          <w:sz w:val="26"/>
          <w:szCs w:val="26"/>
        </w:rPr>
        <w:t>Giai đoạn 2 và 3 được lặp lại cho mỗi mẫu dữ liệu quan sát, qua mỗi lần ước lượng như vậy véc tơ tham số sẽ được cập nhật chính xác hơn.</w:t>
      </w:r>
    </w:p>
    <w:p w14:paraId="606E15F5" w14:textId="409E187C" w:rsidR="00E85AEE" w:rsidRDefault="00C72B8E" w:rsidP="00C72B8E">
      <w:pPr>
        <w:pStyle w:val="Canhgiua"/>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pPr>
      <w:bookmarkStart w:id="2947" w:name="_Toc343859581"/>
      <w:r w:rsidRPr="003A16E8">
        <w:t>Hình 3.6: Quá trình ước lượng tham số mô hình SARIMA</w:t>
      </w:r>
      <w:bookmarkEnd w:id="2947"/>
    </w:p>
    <w:p w14:paraId="28C44A36" w14:textId="61FA83B2" w:rsidR="00155591" w:rsidRDefault="00155591" w:rsidP="002562FE">
      <w:pPr>
        <w:pStyle w:val="Heading3"/>
      </w:pPr>
      <w:bookmarkStart w:id="2948" w:name="_Toc343859770"/>
      <w:r w:rsidRPr="00155591">
        <w:lastRenderedPageBreak/>
        <w:t xml:space="preserve">Thành phần dự </w:t>
      </w:r>
      <w:r w:rsidR="00286C29">
        <w:t>báo</w:t>
      </w:r>
      <w:bookmarkEnd w:id="2948"/>
    </w:p>
    <w:p w14:paraId="0D5FBC4F" w14:textId="77777777" w:rsidR="003F6E52" w:rsidRDefault="003F6E52" w:rsidP="003A16E8">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p>
    <w:p w14:paraId="2CC7C924" w14:textId="77777777" w:rsidR="003F6E52" w:rsidRDefault="003F6E52" w:rsidP="003A16E8">
      <w:pPr>
        <w:pStyle w:val="BuletL1"/>
      </w:pPr>
      <w:r w:rsidRPr="003A16E8">
        <w:t>Dự đoán 1 thời đoạn cho chuỗi dữ liệu tĩnh</w:t>
      </w:r>
    </w:p>
    <w:p w14:paraId="077C2487" w14:textId="6381328B" w:rsidR="00B61FF6" w:rsidRDefault="00B61FF6"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p>
    <w:p w14:paraId="4091F63B" w14:textId="77777777" w:rsidR="00B61FF6" w:rsidRPr="00B61FF6" w:rsidRDefault="00B61FF6" w:rsidP="003A16E8">
      <w:pPr>
        <w:pStyle w:val="ListParagraph"/>
        <w:spacing w:line="360" w:lineRule="auto"/>
        <w:ind w:left="360" w:firstLine="0"/>
        <w:rPr>
          <w:rFonts w:ascii="Times New Roman" w:hAnsi="Times New Roman"/>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3AA00F33" w14:textId="77777777" w:rsidR="00B61FF6" w:rsidRPr="00B61FF6" w:rsidRDefault="00C2484F" w:rsidP="003A16E8">
      <w:pPr>
        <w:pStyle w:val="ListParagraph"/>
        <w:spacing w:line="360" w:lineRule="auto"/>
        <w:ind w:left="360" w:firstLine="0"/>
        <w:rPr>
          <w:rFonts w:ascii="Times New Roman"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=E[y(t+1)|y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oMath>
      </m:oMathPara>
    </w:p>
    <w:p w14:paraId="5DBACEF1" w14:textId="084195D5" w:rsidR="00CD1726" w:rsidRDefault="00B61FF6" w:rsidP="003A16E8">
      <w:pPr>
        <w:pStyle w:val="ListParagraph"/>
        <w:spacing w:line="360" w:lineRule="auto"/>
        <w:ind w:left="360" w:firstLine="0"/>
        <w:rPr>
          <w:rFonts w:ascii="Times New Roman" w:hAnsi="Times New Roman"/>
          <w:sz w:val="26"/>
          <w:szCs w:val="26"/>
        </w:rPr>
      </w:pPr>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proofErr w:type="gramEnd"/>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r w:rsidRPr="00B61FF6">
        <w:rPr>
          <w:rFonts w:ascii="Times New Roman" w:hAnsi="Times New Roman"/>
          <w:sz w:val="26"/>
          <w:szCs w:val="26"/>
        </w:rPr>
        <w:t xml:space="preserve">, thành phần lỗi Gausian được giả thuyết là phân phối tự nhiên </w:t>
      </w:r>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Pr="00B61FF6">
        <w:rPr>
          <w:rFonts w:ascii="Times New Roman" w:hAnsi="Times New Roman"/>
          <w:sz w:val="26"/>
          <w:szCs w:val="26"/>
        </w:rPr>
        <w:t>, chúng ta có thể ước lượng nó với giá trị kỳ vọng 0.</w:t>
      </w:r>
      <w:r w:rsidR="008B53FA">
        <w:rPr>
          <w:rFonts w:ascii="Times New Roman" w:hAnsi="Times New Roman"/>
          <w:sz w:val="26"/>
          <w:szCs w:val="26"/>
        </w:rPr>
        <w:t xml:space="preserve"> </w:t>
      </w:r>
      <w:r w:rsidRPr="003A16E8">
        <w:rPr>
          <w:rFonts w:ascii="Times New Roman" w:hAnsi="Times New Roman"/>
          <w:sz w:val="26"/>
          <w:szCs w:val="26"/>
        </w:rPr>
        <w:t>Do đó</w:t>
      </w:r>
      <w:r w:rsidR="00CD1726">
        <w:rPr>
          <w:rFonts w:ascii="Times New Roman" w:hAnsi="Times New Roman"/>
          <w:sz w:val="26"/>
          <w:szCs w:val="26"/>
        </w:rPr>
        <w:t xml:space="preserve"> giá trị dự đoán là</w:t>
      </w:r>
    </w:p>
    <w:p w14:paraId="62A1E7C3" w14:textId="77777777" w:rsidR="00B61FF6" w:rsidRPr="003A16E8" w:rsidRDefault="00C2484F" w:rsidP="003A16E8">
      <w:pPr>
        <w:pStyle w:val="ListParagraph"/>
        <w:spacing w:line="360" w:lineRule="auto"/>
        <w:ind w:left="360" w:firstLine="0"/>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78451979" w14:textId="77777777" w:rsidR="003F6E52" w:rsidRDefault="00A625DC" w:rsidP="003A16E8">
      <w:pPr>
        <w:pStyle w:val="BuletL1"/>
      </w:pPr>
      <w:r w:rsidRPr="00032D83">
        <w:t>D</w:t>
      </w:r>
      <w:r w:rsidRPr="006D6C8D">
        <w:t>ự</w:t>
      </w:r>
      <w:r w:rsidRPr="000C3A28">
        <w:t xml:space="preserve"> đoán nhi</w:t>
      </w:r>
      <w:r w:rsidRPr="0015771C">
        <w:t>ề</w:t>
      </w:r>
      <w:r w:rsidRPr="00941798">
        <w:t>u th</w:t>
      </w:r>
      <w:r w:rsidRPr="002E47E8">
        <w:t>ờ</w:t>
      </w:r>
      <w:r w:rsidRPr="00381A4D">
        <w:t>i đo</w:t>
      </w:r>
      <w:r w:rsidRPr="003A16E8">
        <w:t>ạn cho chuỗi dữ liệu tĩnh</w:t>
      </w:r>
    </w:p>
    <w:p w14:paraId="0DEF3DE8" w14:textId="77777777" w:rsidR="00CD1726" w:rsidRDefault="00CD1726"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Dựa vào dự đoán cho 1 giai đoạn, ta có thể mở rộng quá trình dự đoán n giai đoạn dựa vào các giá trị đã tính toán được, các giá trị lỗi tại mỗi thời đoạn được ước lượng với giá trị kỳ vọng 0.</w:t>
      </w:r>
    </w:p>
    <w:p w14:paraId="2E26A601" w14:textId="77777777" w:rsidR="00C74575" w:rsidRPr="00C74575" w:rsidRDefault="00C2484F"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1BBB3B19" w14:textId="77777777" w:rsidR="00C74575" w:rsidRPr="001C47AE" w:rsidRDefault="00C2484F"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t-p+2</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e(1-q+2)</m:t>
          </m:r>
        </m:oMath>
      </m:oMathPara>
    </w:p>
    <w:p w14:paraId="78D6F38A" w14:textId="77777777" w:rsidR="00C74575" w:rsidRPr="001C47AE" w:rsidRDefault="00C2484F"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t+3</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t-p+3</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e(1-q+3)</m:t>
          </m:r>
        </m:oMath>
      </m:oMathPara>
    </w:p>
    <w:p w14:paraId="6949DD95" w14:textId="77777777" w:rsidR="00C74575" w:rsidRPr="001C47AE" w:rsidRDefault="00C74575" w:rsidP="003A16E8">
      <w:pPr>
        <w:pStyle w:val="ListParagraph"/>
        <w:spacing w:line="360" w:lineRule="auto"/>
        <w:ind w:left="360"/>
        <w:rPr>
          <w:rFonts w:ascii="Times New Roman" w:eastAsiaTheme="minorEastAsia" w:hAnsi="Times New Roman"/>
          <w:sz w:val="26"/>
          <w:szCs w:val="26"/>
        </w:rPr>
      </w:pPr>
      <m:oMathPara>
        <m:oMathParaPr>
          <m:jc m:val="left"/>
        </m:oMathParaPr>
        <m:oMath>
          <m:r>
            <w:rPr>
              <w:rFonts w:ascii="Cambria Math" w:hAnsi="Cambria Math"/>
              <w:sz w:val="26"/>
              <w:szCs w:val="26"/>
            </w:rPr>
            <m:t>…</m:t>
          </m:r>
        </m:oMath>
      </m:oMathPara>
    </w:p>
    <w:p w14:paraId="47054BCC" w14:textId="15705E77" w:rsidR="00CD1726" w:rsidRPr="00032D83" w:rsidRDefault="00C2484F" w:rsidP="003A16E8">
      <w:pPr>
        <w:pStyle w:val="ListParagraph"/>
        <w:spacing w:line="360" w:lineRule="auto"/>
        <w:ind w:left="360"/>
        <w:rPr>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t+n-1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t-p+n</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e(1-q+n)</m:t>
          </m:r>
        </m:oMath>
      </m:oMathPara>
    </w:p>
    <w:p w14:paraId="3139B9C9" w14:textId="77777777" w:rsidR="00A625DC" w:rsidRDefault="00A625DC" w:rsidP="003A16E8">
      <w:pPr>
        <w:pStyle w:val="BuletL1"/>
      </w:pPr>
      <w:r>
        <w:t>Dự đoán nhiều thời đoạn cho chuỗi dữ liệu không tĩnh hoặc có tính mùa</w:t>
      </w:r>
    </w:p>
    <w:p w14:paraId="0E992459" w14:textId="77777777" w:rsidR="004A1DFD" w:rsidRDefault="004A1DFD" w:rsidP="003A16E8">
      <w:pPr>
        <w:pStyle w:val="ListParagraph"/>
        <w:spacing w:line="360" w:lineRule="auto"/>
        <w:ind w:left="360" w:firstLine="0"/>
        <w:rPr>
          <w:szCs w:val="26"/>
        </w:rPr>
      </w:pPr>
      <w:r>
        <w:rPr>
          <w:rFonts w:ascii="Times New Roman" w:hAnsi="Times New Roman"/>
          <w:sz w:val="26"/>
          <w:szCs w:val="26"/>
        </w:rPr>
        <w:t>Quá trình này gồm hai công đoạn:</w:t>
      </w:r>
    </w:p>
    <w:p w14:paraId="24141305" w14:textId="77777777" w:rsidR="004A1DFD" w:rsidRPr="0001642C" w:rsidRDefault="004A1DFD" w:rsidP="003A16E8">
      <w:pPr>
        <w:pStyle w:val="BuletL2"/>
      </w:pPr>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p>
    <w:p w14:paraId="44773725" w14:textId="45BFAD93" w:rsidR="004A1DFD" w:rsidRPr="00D36E92" w:rsidRDefault="004A1DFD" w:rsidP="003A16E8">
      <w:pPr>
        <w:pStyle w:val="BuletL2"/>
      </w:pPr>
      <w:r>
        <w:t>Khôi phục lại chuỗi dữ liệu gốc: thực hiện ngược lại quá trình lấy hiệu đã thực hiện khi khử đi tính không tĩnh và tính mùa của chuỗi dữ liệu gốc.</w:t>
      </w:r>
    </w:p>
    <w:p w14:paraId="2C8B6B72" w14:textId="5B8E2950" w:rsidR="00826F68" w:rsidRPr="003A16E8" w:rsidRDefault="00B80B3D">
      <w:pPr>
        <w:pStyle w:val="Heading2"/>
        <w:rPr>
          <w:sz w:val="26"/>
          <w:szCs w:val="26"/>
        </w:rPr>
      </w:pPr>
      <w:bookmarkStart w:id="2949" w:name="_Toc343859771"/>
      <w:r w:rsidRPr="003A16E8">
        <w:rPr>
          <w:sz w:val="26"/>
          <w:szCs w:val="26"/>
        </w:rPr>
        <w:t>Kết luận về mô hình ARIMA</w:t>
      </w:r>
      <w:bookmarkEnd w:id="2949"/>
    </w:p>
    <w:p w14:paraId="7BA5C88E" w14:textId="77777777" w:rsidR="00D969EA" w:rsidRPr="003A16E8" w:rsidRDefault="00D969EA" w:rsidP="003A16E8">
      <w:r w:rsidRPr="003A16E8">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3A16E8" w:rsidRDefault="00D969EA" w:rsidP="003A16E8">
      <w:pPr>
        <w:pStyle w:val="BuletL1"/>
      </w:pPr>
      <w:r w:rsidRPr="003A16E8">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3A16E8" w:rsidRDefault="00D969EA" w:rsidP="003A16E8">
      <w:pPr>
        <w:pStyle w:val="BuletL1"/>
      </w:pPr>
      <w:r w:rsidRPr="003A16E8">
        <w:t>Không dễ cập nhậ</w:t>
      </w:r>
      <w:r w:rsidR="00BE4B86">
        <w:t>p mô hình khi có thê</w:t>
      </w:r>
      <w:r w:rsidRPr="003A16E8">
        <w:t>m dữ liệu mới, thường là mô hình mớ</w:t>
      </w:r>
      <w:r w:rsidR="001E2676">
        <w:t xml:space="preserve">i </w:t>
      </w:r>
      <w:r w:rsidRPr="003A16E8">
        <w:t>sẽ được xây dựng [1].</w:t>
      </w:r>
    </w:p>
    <w:p w14:paraId="5A7DFB33" w14:textId="77777777" w:rsidR="00D969EA" w:rsidRPr="003A16E8" w:rsidRDefault="00D969EA" w:rsidP="003A16E8">
      <w:pPr>
        <w:pStyle w:val="BuletL1"/>
      </w:pPr>
      <w:r w:rsidRPr="003A16E8">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szCs w:val="26"/>
        </w:rPr>
      </w:pPr>
      <w:r>
        <w:rPr>
          <w:szCs w:val="26"/>
        </w:rPr>
        <w:br w:type="page"/>
      </w:r>
    </w:p>
    <w:p w14:paraId="49DDE508" w14:textId="521F797F" w:rsidR="006E3FE4" w:rsidRDefault="00396099" w:rsidP="003A16E8">
      <w:pPr>
        <w:pStyle w:val="Heading1"/>
      </w:pPr>
      <w:bookmarkStart w:id="2950" w:name="_Toc343083629"/>
      <w:bookmarkStart w:id="2951" w:name="_Toc343083843"/>
      <w:bookmarkStart w:id="2952" w:name="_Toc343084054"/>
      <w:bookmarkStart w:id="2953" w:name="_Toc343220813"/>
      <w:bookmarkStart w:id="2954" w:name="_Toc343232317"/>
      <w:bookmarkStart w:id="2955" w:name="_Toc343232730"/>
      <w:bookmarkStart w:id="2956" w:name="_Toc343233015"/>
      <w:bookmarkStart w:id="2957" w:name="_Toc343415520"/>
      <w:bookmarkStart w:id="2958" w:name="_Toc343415816"/>
      <w:bookmarkEnd w:id="2950"/>
      <w:bookmarkEnd w:id="2951"/>
      <w:bookmarkEnd w:id="2952"/>
      <w:bookmarkEnd w:id="2953"/>
      <w:bookmarkEnd w:id="2954"/>
      <w:bookmarkEnd w:id="2955"/>
      <w:bookmarkEnd w:id="2956"/>
      <w:bookmarkEnd w:id="2957"/>
      <w:bookmarkEnd w:id="2958"/>
      <w:r>
        <w:lastRenderedPageBreak/>
        <w:t xml:space="preserve">    </w:t>
      </w:r>
      <w:bookmarkStart w:id="2959" w:name="_Toc343452475"/>
      <w:bookmarkStart w:id="2960" w:name="_Toc343461265"/>
      <w:bookmarkStart w:id="2961" w:name="_Toc343494152"/>
      <w:bookmarkStart w:id="2962" w:name="_Toc343494364"/>
      <w:bookmarkStart w:id="2963" w:name="_Toc343495137"/>
      <w:bookmarkStart w:id="2964" w:name="_Toc343660364"/>
      <w:bookmarkStart w:id="2965" w:name="_Toc343660578"/>
      <w:bookmarkStart w:id="2966" w:name="_Toc343711206"/>
      <w:bookmarkStart w:id="2967" w:name="_Toc343829170"/>
      <w:bookmarkStart w:id="2968" w:name="_Toc343831974"/>
      <w:bookmarkStart w:id="2969" w:name="_Toc343832344"/>
      <w:bookmarkStart w:id="2970" w:name="_Toc343832561"/>
      <w:bookmarkStart w:id="2971" w:name="_Toc343832778"/>
      <w:bookmarkStart w:id="2972" w:name="_Toc343837371"/>
      <w:bookmarkStart w:id="2973" w:name="_Toc343841929"/>
      <w:bookmarkStart w:id="2974" w:name="_Toc343844827"/>
      <w:bookmarkStart w:id="2975" w:name="_Toc343859772"/>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r w:rsidR="0050316D" w:rsidRPr="00E078AF">
        <w:t xml:space="preserve">MÔ </w:t>
      </w:r>
      <w:r w:rsidR="0050316D" w:rsidRPr="003E4DFC">
        <w:t>HÌNH</w:t>
      </w:r>
      <w:r w:rsidR="0050316D" w:rsidRPr="00E078AF">
        <w:t xml:space="preserve"> ANN</w:t>
      </w:r>
      <w:bookmarkEnd w:id="2975"/>
    </w:p>
    <w:p w14:paraId="2EBA1707" w14:textId="1BECE294" w:rsidR="00E231FB" w:rsidRPr="00032D83" w:rsidRDefault="00E231FB" w:rsidP="003A16E8">
      <w:r>
        <w:t>Qua chương 3, chúng ta đã tìm hiểu về mô hình ARIMA, một mô hình tiêu biểu cho lớp mô hình tuyến tính, tuy nhiên</w:t>
      </w:r>
      <w:r w:rsidR="00EF15BB">
        <w:t xml:space="preserve"> những mô hình này</w:t>
      </w:r>
      <w:r>
        <w:t xml:space="preserve"> không giải quyết được các bài toán phi tuyến. Trong chương này, chúng ta sẽ giới thiệu về mô hình ANN. Một mô hình tiêu biểu cho lớp bài toán phi tuyến. </w:t>
      </w:r>
      <w:r w:rsidR="00BE4B86">
        <w:t>C</w:t>
      </w:r>
      <w:r>
        <w:t>húng ta sẽ lần lượt tìm hiểu sơ lượ</w:t>
      </w:r>
      <w:r w:rsidR="00BE4B86">
        <w:t>c</w:t>
      </w:r>
      <w:r>
        <w:t xml:space="preserve"> lịch sử, cấu trúc mạng </w:t>
      </w:r>
      <w:r w:rsidR="00BA6809">
        <w:t>nơron</w:t>
      </w:r>
      <w:r>
        <w:t>, nguyên tắc hoạt động. Phần còn lại của chương 4 sẽ giới thiệu phương pháp xây dựng một mạng nơron để dự báo dữ liệu chuỗi thời gian.</w:t>
      </w:r>
    </w:p>
    <w:p w14:paraId="60A82E62" w14:textId="08FE1890" w:rsidR="0088753F" w:rsidRPr="0049233F" w:rsidRDefault="007038D9" w:rsidP="00286C29">
      <w:pPr>
        <w:pStyle w:val="Heading2"/>
      </w:pPr>
      <w:bookmarkStart w:id="2976" w:name="_Toc327348170"/>
      <w:bookmarkStart w:id="2977" w:name="_Toc343859773"/>
      <w:r>
        <w:t>Sơ lược về mạng nơron nhân tạo</w:t>
      </w:r>
      <w:bookmarkEnd w:id="2976"/>
      <w:bookmarkEnd w:id="2977"/>
    </w:p>
    <w:p w14:paraId="2F085492" w14:textId="75B75881" w:rsidR="0088753F" w:rsidRPr="0049233F" w:rsidRDefault="0088753F" w:rsidP="003A16E8">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693B50A8" w:rsidR="0088753F" w:rsidRPr="0049233F" w:rsidRDefault="0088753F" w:rsidP="003A16E8">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rsidP="003A16E8">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73EA40B9" w:rsidR="0088753F" w:rsidRPr="0049233F" w:rsidRDefault="007038D9" w:rsidP="00286C29">
      <w:pPr>
        <w:pStyle w:val="Heading2"/>
      </w:pPr>
      <w:bookmarkStart w:id="2978" w:name="_Toc343859774"/>
      <w:r>
        <w:t>Cấu trúc</w:t>
      </w:r>
      <w:r w:rsidRPr="007038D9">
        <w:rPr>
          <w:sz w:val="26"/>
          <w:szCs w:val="26"/>
        </w:rPr>
        <w:t xml:space="preserve"> về mạng nơron nhân tạo</w:t>
      </w:r>
      <w:bookmarkEnd w:id="2978"/>
    </w:p>
    <w:p w14:paraId="754FCA46" w14:textId="1E5489F0" w:rsidR="0088753F" w:rsidRPr="0049233F" w:rsidRDefault="0088753F" w:rsidP="003A16E8">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2C515DBA" w:rsidR="0088753F" w:rsidRPr="0049233F" w:rsidRDefault="0088753F" w:rsidP="003A16E8">
      <w:r w:rsidRPr="0049233F">
        <w:t xml:space="preserve">Một đơn vị (Hình </w:t>
      </w:r>
      <w:r w:rsidR="00843CA1">
        <w:t>4</w:t>
      </w:r>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3A16E8">
      <w:pPr>
        <w:pStyle w:val="Canhgiua"/>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81DE4F2" w14:textId="7C3FAC51" w:rsidR="00D753D1" w:rsidRPr="002B1464" w:rsidRDefault="006C1895" w:rsidP="003A16E8">
      <w:pPr>
        <w:pStyle w:val="Hinh"/>
      </w:pPr>
      <w:bookmarkStart w:id="2979" w:name="_Toc326299570"/>
      <w:bookmarkStart w:id="2980" w:name="_Toc343859582"/>
      <w:r w:rsidRPr="003A16E8">
        <w:rPr>
          <w:bCs w:val="0"/>
        </w:rPr>
        <w:t>Hình 4.</w:t>
      </w:r>
      <w:r w:rsidR="001E2676">
        <w:rPr>
          <w:bCs w:val="0"/>
        </w:rPr>
        <w:t>1</w:t>
      </w:r>
      <w:r w:rsidR="00B40B8C">
        <w:rPr>
          <w:bCs w:val="0"/>
        </w:rPr>
        <w:t>:</w:t>
      </w:r>
      <w:r w:rsidRPr="003A16E8">
        <w:rPr>
          <w:bCs w:val="0"/>
        </w:rPr>
        <w:t xml:space="preserve"> </w:t>
      </w:r>
      <w:r w:rsidRPr="00032D83">
        <w:rPr>
          <w:bCs w:val="0"/>
        </w:rPr>
        <w:t>Đơn v</w:t>
      </w:r>
      <w:r w:rsidRPr="006D6C8D">
        <w:t>ị</w:t>
      </w:r>
      <w:r w:rsidRPr="000C3A28">
        <w:t xml:space="preserve"> m</w:t>
      </w:r>
      <w:r w:rsidRPr="0015771C">
        <w:rPr>
          <w:bCs w:val="0"/>
        </w:rPr>
        <w:t>ạ</w:t>
      </w:r>
      <w:r w:rsidRPr="00941798">
        <w:rPr>
          <w:bCs w:val="0"/>
        </w:rPr>
        <w:t xml:space="preserve">ng </w:t>
      </w:r>
      <w:r w:rsidR="00976130">
        <w:rPr>
          <w:bCs w:val="0"/>
        </w:rPr>
        <w:t>nơron</w:t>
      </w:r>
      <w:bookmarkEnd w:id="2979"/>
      <w:bookmarkEnd w:id="2980"/>
    </w:p>
    <w:p w14:paraId="35130FAB" w14:textId="2D2BDED1" w:rsidR="0088753F" w:rsidRPr="0049233F" w:rsidRDefault="0088753F" w:rsidP="003A16E8">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010E97B1" w14:textId="31C2A699" w:rsidR="0088753F" w:rsidRPr="00B0605D" w:rsidRDefault="0088753F" w:rsidP="003A16E8">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27DE0199" w14:textId="77777777" w:rsidR="0088753F" w:rsidRPr="0049233F" w:rsidRDefault="0088753F" w:rsidP="003A16E8">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3A16E8">
      <w:r w:rsidRPr="0049233F">
        <w:t>Có 4 loại hàm kích hoạt thường dùng:</w:t>
      </w:r>
    </w:p>
    <w:p w14:paraId="466B34C7"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lastRenderedPageBreak/>
        <w:t>Hàm đồng nhất:</w:t>
      </w:r>
    </w:p>
    <w:p w14:paraId="19D494B5" w14:textId="77777777" w:rsidR="00F37C82" w:rsidRPr="00B0605D" w:rsidRDefault="00F37C82" w:rsidP="00BA6809">
      <w:pPr>
        <w:pStyle w:val="Canhgiua"/>
        <w:rPr>
          <w:noProof/>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p>
    <w:p w14:paraId="0B599223"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t>Hàm ngưỡng:</w:t>
      </w:r>
    </w:p>
    <w:p w14:paraId="06480CE7"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p>
    <w:p w14:paraId="1523B8A3" w14:textId="77777777" w:rsidR="00F37C82" w:rsidRDefault="00F37C82" w:rsidP="003A16E8">
      <w:pPr>
        <w:pStyle w:val="BuletL1"/>
      </w:pPr>
      <w:r w:rsidRPr="0049233F">
        <w:t>Hàm sigmoid:</w:t>
      </w:r>
    </w:p>
    <w:p w14:paraId="166EF9F8"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A784DC6" w14:textId="77777777" w:rsidR="00F37C82" w:rsidRDefault="00F37C82" w:rsidP="003A16E8">
      <w:pPr>
        <w:pStyle w:val="BuletL1"/>
      </w:pPr>
      <w:r w:rsidRPr="0049233F">
        <w:t>Hàm sigmoid lưỡng cực</w:t>
      </w:r>
    </w:p>
    <w:p w14:paraId="7696B280" w14:textId="17385380" w:rsidR="0088753F" w:rsidRPr="003A16E8" w:rsidRDefault="00F37C82" w:rsidP="003A16E8">
      <w:pPr>
        <w:pStyle w:val="Canhgiua"/>
        <w:spacing w:before="0"/>
        <w:rPr>
          <w:rFonts w:ascii="Calibri" w:eastAsia="Calibri" w:hAnsi="Calibri"/>
          <w:noProof/>
          <w:sz w:val="22"/>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68D29E46" w14:textId="52E284C7" w:rsidR="0088753F" w:rsidRPr="0049233F" w:rsidRDefault="0088753F" w:rsidP="002562FE">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730EE427" w14:textId="77777777" w:rsidR="0088753F" w:rsidRDefault="0088753F" w:rsidP="00020D64">
      <w:pPr>
        <w:pStyle w:val="ListParagraph"/>
        <w:numPr>
          <w:ilvl w:val="0"/>
          <w:numId w:val="7"/>
        </w:numPr>
        <w:spacing w:after="0" w:line="360" w:lineRule="auto"/>
        <w:ind w:left="360"/>
        <w:jc w:val="both"/>
        <w:rPr>
          <w:rFonts w:ascii="Times New Roman" w:hAnsi="Times New Roman"/>
          <w:sz w:val="26"/>
          <w:szCs w:val="26"/>
        </w:rPr>
        <w:pPrChange w:id="2981" w:author="The Si Tran" w:date="2012-12-23T17:19: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rsidP="003A16E8">
      <w:pPr>
        <w:pStyle w:val="Canhgiua"/>
      </w:pPr>
      <w:r w:rsidRPr="002B1464">
        <w:rPr>
          <w:noProof/>
        </w:rPr>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1EFEA16E" w14:textId="7FE5AC6F" w:rsidR="0088753F" w:rsidRDefault="006C1895" w:rsidP="003A16E8">
      <w:pPr>
        <w:pStyle w:val="Hinh"/>
      </w:pPr>
      <w:bookmarkStart w:id="2982" w:name="_Toc343859583"/>
      <w:r w:rsidRPr="00032D83">
        <w:t>Hình 4.</w:t>
      </w:r>
      <w:r w:rsidR="001E2676">
        <w:t>2</w:t>
      </w:r>
      <w:r w:rsidR="00B40B8C">
        <w:t>:</w:t>
      </w:r>
      <w:r w:rsidRPr="00032D83">
        <w:t xml:space="preserve"> </w:t>
      </w:r>
      <w:r w:rsidRPr="006D6C8D">
        <w:t>M</w:t>
      </w:r>
      <w:r w:rsidRPr="000C3A28">
        <w:t>ạ</w:t>
      </w:r>
      <w:r w:rsidRPr="0015771C">
        <w:t xml:space="preserve">ng </w:t>
      </w:r>
      <w:r w:rsidR="00976130">
        <w:t>nơron</w:t>
      </w:r>
      <w:r w:rsidRPr="000C3A28">
        <w:t xml:space="preserve"> truy</w:t>
      </w:r>
      <w:r w:rsidRPr="0015771C">
        <w:t>ề</w:t>
      </w:r>
      <w:r w:rsidRPr="00941798">
        <w:t>n thẳ</w:t>
      </w:r>
      <w:r w:rsidRPr="002E47E8">
        <w:t>ng</w:t>
      </w:r>
      <w:bookmarkEnd w:id="2982"/>
      <w:r w:rsidR="0088753F" w:rsidRPr="0049233F">
        <w:t xml:space="preserve"> </w:t>
      </w:r>
    </w:p>
    <w:p w14:paraId="2983CE88" w14:textId="77777777" w:rsidR="006C1895" w:rsidRPr="002B1464" w:rsidRDefault="006C1895" w:rsidP="003A16E8">
      <w:pPr>
        <w:pStyle w:val="Hinh"/>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rsidP="003A16E8">
      <w:pPr>
        <w:pStyle w:val="Canhgiua"/>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B2F8F65" w:rsidR="0088753F" w:rsidRPr="0049233F" w:rsidRDefault="006C1895" w:rsidP="003A16E8">
      <w:pPr>
        <w:pStyle w:val="Hinh"/>
      </w:pPr>
      <w:bookmarkStart w:id="2983" w:name="_Toc343859584"/>
      <w:bookmarkStart w:id="2984" w:name="_Toc326299572"/>
      <w:bookmarkStart w:id="2985" w:name="_Toc327348211"/>
      <w:bookmarkStart w:id="2986" w:name="_Toc343029961"/>
      <w:r>
        <w:t>Hình 4.</w:t>
      </w:r>
      <w:r w:rsidR="001E2676">
        <w:t>3</w:t>
      </w:r>
      <w:r w:rsidR="00B40B8C">
        <w:t>:</w:t>
      </w:r>
      <w:r w:rsidRPr="006C1895">
        <w:t xml:space="preserve"> </w:t>
      </w:r>
      <w:r w:rsidRPr="00032D83">
        <w:t>M</w:t>
      </w:r>
      <w:r w:rsidRPr="006D6C8D">
        <w:t>ạ</w:t>
      </w:r>
      <w:r w:rsidRPr="000C3A28">
        <w:t xml:space="preserve">ng </w:t>
      </w:r>
      <w:r w:rsidR="00976130">
        <w:t>nơron</w:t>
      </w:r>
      <w:r w:rsidRPr="000C3A28">
        <w:t xml:space="preserve"> h</w:t>
      </w:r>
      <w:r w:rsidRPr="0015771C">
        <w:t>ồ</w:t>
      </w:r>
      <w:r w:rsidRPr="00941798">
        <w:t>i quy</w:t>
      </w:r>
      <w:bookmarkEnd w:id="2983"/>
      <w:r w:rsidRPr="0049233F">
        <w:t xml:space="preserve"> </w:t>
      </w:r>
      <w:bookmarkEnd w:id="2984"/>
      <w:bookmarkEnd w:id="2985"/>
      <w:bookmarkEnd w:id="2986"/>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3A16E8">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0817B543"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w:t>
      </w:r>
      <w:ins w:id="2987" w:author="The Si Tran" w:date="2012-12-23T17:24:00Z">
        <w:r w:rsidR="00020D64">
          <w:t>i</w:t>
        </w:r>
      </w:ins>
      <w:r w:rsidRPr="0049233F">
        <w:t xml:space="preserve">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rsidP="003A16E8">
      <w:pPr>
        <w:pStyle w:val="Canhgiua"/>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2BDD7E04" w:rsidR="0088753F" w:rsidRPr="0049233F" w:rsidRDefault="008E2AA9" w:rsidP="00AF2A17">
      <w:pPr>
        <w:pStyle w:val="Hinh"/>
      </w:pPr>
      <w:bookmarkStart w:id="2988" w:name="_Toc326299573"/>
      <w:bookmarkStart w:id="2989" w:name="_Toc327348212"/>
      <w:bookmarkStart w:id="2990" w:name="_Toc343029962"/>
      <w:bookmarkStart w:id="2991" w:name="_Toc343859585"/>
      <w:r>
        <w:t>Hình 4.</w:t>
      </w:r>
      <w:r w:rsidR="001E2676">
        <w:t>4</w:t>
      </w:r>
      <w:r w:rsidR="00976130">
        <w:t>:</w:t>
      </w:r>
      <w:r w:rsidR="002B62AC" w:rsidRPr="006C1895">
        <w:t xml:space="preserve"> </w:t>
      </w:r>
      <w:r w:rsidR="002B62AC">
        <w:t xml:space="preserve"> </w:t>
      </w:r>
      <w:r w:rsidR="0088753F" w:rsidRPr="008E2AA9">
        <w:t>Mô hình học có giám sát</w:t>
      </w:r>
      <w:bookmarkEnd w:id="2988"/>
      <w:bookmarkEnd w:id="2989"/>
      <w:bookmarkEnd w:id="2990"/>
      <w:bookmarkEnd w:id="2991"/>
    </w:p>
    <w:p w14:paraId="578E4D94" w14:textId="2C5EBE96" w:rsidR="0088753F" w:rsidRPr="0049233F" w:rsidRDefault="0088753F" w:rsidP="003A16E8">
      <w:pPr>
        <w:pStyle w:val="BuletL1"/>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3A16E8">
      <w:pPr>
        <w:pStyle w:val="Heading2"/>
      </w:pPr>
      <w:bookmarkStart w:id="2992" w:name="_Toc343859775"/>
      <w:bookmarkStart w:id="2993" w:name="_Toc327348172"/>
      <w:r>
        <w:t>Nguyên tắc hoạt động và các giải thuật huấn luyện của mạng nơron nhân tạo</w:t>
      </w:r>
      <w:bookmarkEnd w:id="2992"/>
      <w:r w:rsidR="00644A4C">
        <w:tab/>
      </w:r>
    </w:p>
    <w:p w14:paraId="539AF1DE" w14:textId="5AD0CF4D" w:rsidR="00AD4B67" w:rsidRPr="00032D83" w:rsidRDefault="00445CC8" w:rsidP="003A16E8">
      <w:r>
        <w:t>Dựa trên cấu trúc của mạ</w:t>
      </w:r>
      <w:r w:rsidR="00CD76C3">
        <w:t xml:space="preserve">ng </w:t>
      </w:r>
      <w:r w:rsidR="00976130">
        <w:t xml:space="preserve">nơron </w:t>
      </w:r>
      <w:r w:rsidR="00CD76C3">
        <w:t>đã trình bày ở</w:t>
      </w:r>
      <w:r>
        <w:t xml:space="preserve"> mục 4.2</w:t>
      </w:r>
      <w:r w:rsidR="00CD76C3">
        <w:t xml:space="preserve">, </w:t>
      </w:r>
      <w:r w:rsidR="00C46E9E">
        <w:t xml:space="preserve">chúng tôi giới thiệu </w:t>
      </w:r>
      <w:r>
        <w:t>nguyên tắc hoạt động của mạng</w:t>
      </w:r>
      <w:bookmarkStart w:id="2994" w:name="_Toc327348173"/>
      <w:bookmarkEnd w:id="2993"/>
      <w:del w:id="2995" w:author="The Si Tran" w:date="2012-12-23T17:24:00Z">
        <w:r w:rsidDel="00020D64">
          <w:delText xml:space="preserve"> </w:delText>
        </w:r>
      </w:del>
      <w:r>
        <w:t xml:space="preserve"> </w:t>
      </w:r>
      <w:r w:rsidR="00976130">
        <w:t xml:space="preserve">nơron </w:t>
      </w:r>
      <w:r>
        <w:t xml:space="preserve">nhân tạo và trình bày hai giải thuật huấn luyện được sử dụng phổ biến trong mạng </w:t>
      </w:r>
      <w:r w:rsidR="007D2146">
        <w:t xml:space="preserve">nơron </w:t>
      </w:r>
      <w:r>
        <w:t>truyền thẳng</w:t>
      </w:r>
      <w:r w:rsidR="00CD76C3">
        <w:t xml:space="preserve"> là: giải thuật </w:t>
      </w:r>
      <w:proofErr w:type="gramStart"/>
      <w:r w:rsidR="00CD76C3">
        <w:t>lan</w:t>
      </w:r>
      <w:proofErr w:type="gramEnd"/>
      <w:r w:rsidR="00CD76C3">
        <w:t xml:space="preserve"> truyền ngược (Back Propagation) và giải thuật lan truyền đàn hồi (RPROP).</w:t>
      </w:r>
    </w:p>
    <w:p w14:paraId="6CDC7090" w14:textId="3089F174" w:rsidR="0088753F" w:rsidRPr="0049233F" w:rsidRDefault="0088753F" w:rsidP="0088753F">
      <w:pPr>
        <w:pStyle w:val="Heading3"/>
        <w:rPr>
          <w:b w:val="0"/>
        </w:rPr>
      </w:pPr>
      <w:bookmarkStart w:id="2996" w:name="_Toc343859776"/>
      <w:r w:rsidRPr="0049233F">
        <w:lastRenderedPageBreak/>
        <w:t>Perceptron</w:t>
      </w:r>
      <w:bookmarkEnd w:id="2994"/>
      <w:bookmarkEnd w:id="2996"/>
    </w:p>
    <w:p w14:paraId="5FD72664" w14:textId="6B35D18F" w:rsidR="0088753F" w:rsidRPr="0049233F" w:rsidRDefault="0088753F" w:rsidP="003A16E8">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w:t>
      </w:r>
      <w:del w:id="2997" w:author="The Si Tran" w:date="2012-12-23T17:26:00Z">
        <w:r w:rsidR="00500B67" w:rsidDel="00020D64">
          <w:delText>t</w:delText>
        </w:r>
      </w:del>
      <w:r w:rsidR="00500B67">
        <w:t xml:space="preserve">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947CBD3" w:rsidR="0088753F" w:rsidRPr="00CA1F7F" w:rsidRDefault="0088753F" w:rsidP="003A16E8">
      <w:pPr>
        <w:pStyle w:val="Hinh"/>
      </w:pPr>
      <w:bookmarkStart w:id="2998" w:name="_Toc327348213"/>
      <w:bookmarkStart w:id="2999" w:name="_Toc343029963"/>
      <w:bookmarkStart w:id="3000" w:name="_Toc343859586"/>
      <w:r w:rsidRPr="00CA1F7F">
        <w:t xml:space="preserve">Hình </w:t>
      </w:r>
      <w:r w:rsidR="006D47A7" w:rsidRPr="00CA1F7F">
        <w:t>4.</w:t>
      </w:r>
      <w:r w:rsidR="001E2676">
        <w:t>5</w:t>
      </w:r>
      <w:r w:rsidR="006D47A7" w:rsidRPr="00CA1F7F">
        <w:t xml:space="preserve">: </w:t>
      </w:r>
      <w:r w:rsidRPr="003A16E8">
        <w:t xml:space="preserve">Đơn vị mạng </w:t>
      </w:r>
      <w:r w:rsidR="00AE6CD1">
        <w:t>n</w:t>
      </w:r>
      <w:r w:rsidR="00976130" w:rsidRPr="00CA1F7F">
        <w:t>ơron</w:t>
      </w:r>
      <w:bookmarkEnd w:id="2998"/>
      <w:bookmarkEnd w:id="2999"/>
      <w:bookmarkEnd w:id="3000"/>
    </w:p>
    <w:p w14:paraId="48DE7854" w14:textId="77777777" w:rsidR="0088753F" w:rsidRPr="0049233F" w:rsidRDefault="0088753F" w:rsidP="0088753F">
      <w:pPr>
        <w:spacing w:before="0"/>
        <w:ind w:firstLine="720"/>
        <w:rPr>
          <w:szCs w:val="26"/>
        </w:rPr>
      </w:pPr>
    </w:p>
    <w:p w14:paraId="19BB1A31" w14:textId="60EAF142" w:rsidR="0088753F" w:rsidRDefault="0088753F" w:rsidP="003A16E8">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2734BD4D" w14:textId="5FD0F6EC" w:rsidR="0088753F" w:rsidRPr="0049233F" w:rsidRDefault="009D3E13" w:rsidP="003A16E8">
      <w:pPr>
        <w:spacing w:before="0"/>
        <w:ind w:firstLine="720"/>
        <w:rPr>
          <w:szCs w:val="26"/>
        </w:rPr>
      </w:pPr>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p>
    <w:p w14:paraId="2D4F0DA3" w14:textId="675406E8" w:rsidR="0088753F" w:rsidRDefault="0088753F" w:rsidP="003A16E8">
      <w:r w:rsidRPr="0049233F">
        <w:t xml:space="preserve">Ở đây các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D6D90">
        <w:t xml:space="preserve"> </w:t>
      </w:r>
      <w:r w:rsidRPr="0049233F">
        <w:t xml:space="preserve">là các trọng số biểu diễn mức độ đóng góp của giá trị nhập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1105D">
        <w:t xml:space="preserve"> </w:t>
      </w:r>
      <w:r w:rsidRPr="0049233F">
        <w:t>vào giá trị xuất của perceptron. Đại lượng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00F101CE">
        <w:t>Đặt</w:t>
      </w:r>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Pr="0049233F">
        <w:t xml:space="preserve">, ta viết lại phương trình trên dưới dạng </w:t>
      </w:r>
      <w:r w:rsidR="00976130">
        <w:t>vectơ</w:t>
      </w:r>
      <w:r w:rsidRPr="0049233F">
        <w:t xml:space="preserve"> như sau</w:t>
      </w:r>
    </w:p>
    <w:p w14:paraId="2191B8FC" w14:textId="33F01397" w:rsidR="0088753F" w:rsidRPr="0049233F" w:rsidRDefault="00EB57C1" w:rsidP="003A16E8">
      <w:pPr>
        <w:pStyle w:val="Canhgiua"/>
      </w:pPr>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E726DE4" w14:textId="678D1470" w:rsidR="0088753F" w:rsidRDefault="0088753F" w:rsidP="003A16E8">
      <w:r w:rsidRPr="0049233F">
        <w:t xml:space="preserve">Ở đây </w:t>
      </w:r>
      <m:oMath>
        <m:acc>
          <m:accPr>
            <m:chr m:val="⃗"/>
            <m:ctrlPr>
              <w:rPr>
                <w:rFonts w:ascii="Cambria Math" w:hAnsi="Cambria Math"/>
                <w:i/>
              </w:rPr>
            </m:ctrlPr>
          </m:accPr>
          <m:e>
            <m:r>
              <w:rPr>
                <w:rFonts w:ascii="Cambria Math" w:hAnsi="Cambria Math"/>
              </w:rPr>
              <m:t>x</m:t>
            </m:r>
          </m:e>
        </m:acc>
      </m:oMath>
      <w:r w:rsidRPr="0049233F">
        <w:t xml:space="preserve"> và </w:t>
      </w:r>
      <m:oMath>
        <m:acc>
          <m:accPr>
            <m:chr m:val="⃗"/>
            <m:ctrlPr>
              <w:rPr>
                <w:rFonts w:ascii="Cambria Math" w:hAnsi="Cambria Math"/>
                <w:i/>
              </w:rPr>
            </m:ctrlPr>
          </m:accPr>
          <m:e>
            <m:r>
              <w:rPr>
                <w:rFonts w:ascii="Cambria Math" w:hAnsi="Cambria Math"/>
              </w:rPr>
              <m:t>w</m:t>
            </m:r>
          </m:e>
        </m:acc>
      </m:oMath>
      <w:r w:rsidRPr="0049233F">
        <w:t xml:space="preserve"> là các </w:t>
      </w:r>
      <w:r w:rsidR="00976130">
        <w:t>vectơ</w:t>
      </w:r>
      <w:r w:rsidRPr="0049233F">
        <w:t xml:space="preserve"> có </w:t>
      </w:r>
      <w:r w:rsidRPr="0049233F">
        <w:rPr>
          <w:i/>
        </w:rPr>
        <w:t xml:space="preserve">n </w:t>
      </w:r>
      <w:r w:rsidRPr="0049233F">
        <w:t xml:space="preserve">+ 1 chiều. Hàm </w:t>
      </w:r>
      <m:oMath>
        <m:r>
          <w:rPr>
            <w:rFonts w:ascii="Cambria Math" w:hAnsi="Cambria Math"/>
          </w:rPr>
          <m:t>sgn()</m:t>
        </m:r>
      </m:oMath>
      <w:r w:rsidRPr="0049233F">
        <w:t xml:space="preserve"> được định nghĩa như sau:</w:t>
      </w:r>
    </w:p>
    <w:p w14:paraId="7EB871AF" w14:textId="3F08FD3B" w:rsidR="0088753F" w:rsidRPr="0049233F" w:rsidRDefault="00EB57C1" w:rsidP="003A16E8">
      <w:pPr>
        <w:pStyle w:val="Canhgiua"/>
      </w:pPr>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p>
    <w:p w14:paraId="04EE4A01" w14:textId="031DFA40" w:rsidR="0088753F" w:rsidRPr="0049233F" w:rsidRDefault="0088753F" w:rsidP="003A16E8">
      <w:r w:rsidRPr="0049233F">
        <w:t xml:space="preserve">Nếu xem các </w:t>
      </w:r>
      <w:r w:rsidR="00976130">
        <w:t>vectơ</w:t>
      </w:r>
      <w:r w:rsidRPr="0049233F">
        <w:t xml:space="preserve"> nhập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49233F">
        <w:t xml:space="preserve"> là các điểm trên không gian </w:t>
      </w:r>
      <m:oMath>
        <m:r>
          <w:rPr>
            <w:rFonts w:ascii="Cambria Math" w:hAnsi="Cambria Math"/>
          </w:rPr>
          <m:t>n+1</m:t>
        </m:r>
      </m:oMath>
      <w:r w:rsidRPr="0049233F">
        <w:t xml:space="preserve"> chiều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5C757071" w:rsidR="0088753F" w:rsidRPr="0049233F" w:rsidRDefault="0088753F" w:rsidP="003A16E8">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sau cho siêu phẳng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00721CBD" w:rsidRPr="0049233F">
        <w:t xml:space="preserve"> </w:t>
      </w:r>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3A16E8">
      <w:pPr>
        <w:pStyle w:val="Canhgiua"/>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53693330" w:rsidR="0088753F" w:rsidRPr="0049233F" w:rsidRDefault="0088753F" w:rsidP="003A16E8">
      <w:pPr>
        <w:pStyle w:val="Hinh"/>
      </w:pPr>
      <w:r w:rsidRPr="0049233F">
        <w:t xml:space="preserve">              </w:t>
      </w:r>
      <w:bookmarkStart w:id="3001" w:name="_Toc327348214"/>
      <w:bookmarkStart w:id="3002" w:name="_Toc343029964"/>
      <w:bookmarkStart w:id="3003" w:name="_Toc343859587"/>
      <w:r w:rsidRPr="0049233F">
        <w:t>Hình</w:t>
      </w:r>
      <w:r w:rsidR="006D47A7">
        <w:t xml:space="preserve"> 4.</w:t>
      </w:r>
      <w:r w:rsidR="001E2676">
        <w:t>6</w:t>
      </w:r>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3A16E8">
        <w:t>ểu diễn bởi perceptron hai đầu nhập</w:t>
      </w:r>
      <w:bookmarkEnd w:id="3001"/>
      <w:bookmarkEnd w:id="3002"/>
      <w:bookmarkEnd w:id="3003"/>
    </w:p>
    <w:p w14:paraId="0D52F570" w14:textId="77777777" w:rsidR="0088753F" w:rsidRPr="0049233F" w:rsidRDefault="0088753F" w:rsidP="0088753F">
      <w:pPr>
        <w:spacing w:before="0"/>
        <w:ind w:firstLine="720"/>
        <w:rPr>
          <w:szCs w:val="26"/>
        </w:rPr>
      </w:pPr>
    </w:p>
    <w:p w14:paraId="429E8AF3" w14:textId="1F500A55" w:rsidR="0088753F" w:rsidRPr="0049233F" w:rsidRDefault="0088753F" w:rsidP="003A16E8">
      <w:r w:rsidRPr="0049233F">
        <w:t xml:space="preserve">Hình </w:t>
      </w:r>
      <w:r w:rsidR="006D47A7">
        <w:t>4.</w:t>
      </w:r>
      <w:r w:rsidR="001E2676">
        <w:t>6</w:t>
      </w:r>
      <w:r w:rsidRPr="0049233F">
        <w:t xml:space="preserve"> (a) là một tập mẫu khả phân tuyến tính có thể được phân ra bởi một mặt quyết định của perceptron. Hình </w:t>
      </w:r>
      <w:r w:rsidR="006D47A7">
        <w:t>4.</w:t>
      </w:r>
      <w:r w:rsidR="001E2676">
        <w:t>6</w:t>
      </w:r>
      <w:r w:rsidRPr="0049233F">
        <w:t xml:space="preserve"> (b) là một tập mẫu không khả phân tuyến tính.</w:t>
      </w:r>
    </w:p>
    <w:p w14:paraId="57456E22" w14:textId="77ACA0AA" w:rsidR="0088753F" w:rsidRPr="0049233F" w:rsidRDefault="0088753F" w:rsidP="003A16E8">
      <w:r w:rsidRPr="0049233F">
        <w:t xml:space="preserve">Quá trình huấn luyện một perceptron là một quá trình tìm kiếm một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trên một không gian thực </w:t>
      </w:r>
      <m:oMath>
        <m:r>
          <w:rPr>
            <w:rFonts w:ascii="Cambria Math" w:hAnsi="Cambria Math"/>
          </w:rPr>
          <m:t>n+1</m:t>
        </m:r>
      </m:oMath>
      <w:r w:rsidRPr="0049233F">
        <w:t xml:space="preserve"> chiều sau cho nó có khả năng phân xuất ra các giá trị +1, -1 một cách đúng đắn cho một tập </w:t>
      </w:r>
      <w:bookmarkStart w:id="3004" w:name="_GoBack"/>
      <w:bookmarkEnd w:id="3004"/>
      <w:r w:rsidRPr="0049233F">
        <w:t xml:space="preserve">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563F45A" w:rsidR="0088753F" w:rsidRPr="003A16E8" w:rsidRDefault="0088753F" w:rsidP="00855061">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thích hợp, trước hết ta áp dụng một perceptron với trọng số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C2484F" w:rsidP="003A16E8">
      <w:pPr>
        <w:pStyle w:val="Canhgiua"/>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68BE5DA3" w14:textId="7C05F96A" w:rsidR="0088753F" w:rsidRPr="0049233F" w:rsidRDefault="00C2484F" w:rsidP="003A16E8">
      <w:pPr>
        <w:pStyle w:val="Canhgiua"/>
      </w:p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026" type="#_x0000_t75" style="width:7.75pt;height:12.7pt" o:ole="">
            <v:imagedata r:id="rId33" o:title=""/>
          </v:shape>
          <o:OLEObject Type="Embed" ProgID="Equation.DSMT4" ShapeID="_x0000_i1026" DrawAspect="Content" ObjectID="_1417797641" r:id="rId34"/>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3A16E8" w:rsidRDefault="0088753F" w:rsidP="00B71547">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3A16E8" w:rsidRDefault="00C841C4" w:rsidP="003A16E8">
      <w:pPr>
        <w:pStyle w:val="Canhgiua"/>
        <w:rPr>
          <w:rFonts w:ascii="Calibri" w:hAnsi="Calibri"/>
          <w:sz w:val="22"/>
        </w:rPr>
      </w:pPr>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p>
    <w:p w14:paraId="79639AF3" w14:textId="77777777" w:rsidR="0088753F" w:rsidRDefault="0088753F" w:rsidP="00B71547">
      <w:pPr>
        <w:rPr>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0F477159" w14:textId="5B93F9AF" w:rsidR="0088753F" w:rsidRPr="0015771C" w:rsidRDefault="001A309A" w:rsidP="003A16E8">
      <w:pPr>
        <w:pStyle w:val="Canhgiua"/>
        <w:rPr>
          <w:noProof/>
        </w:rPr>
      </w:pPr>
      <m:oMathPara>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Pr="0049233F">
        <w:t xml:space="preserve"> là giá trị đích của mẫu </w:t>
      </w:r>
      <w:r w:rsidRPr="0049233F">
        <w:rPr>
          <w:i/>
        </w:rPr>
        <w:t>d</w:t>
      </w:r>
      <w:r w:rsidRPr="0049233F">
        <w:t xml:space="preserve">,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Pr="0049233F">
        <w:t xml:space="preserve"> là giá trị xuất của perceptron. Mục đích của luật delta là tìm </w:t>
      </w:r>
      <w:r w:rsidR="00976130">
        <w:t>vectơ</w:t>
      </w:r>
      <w:r w:rsidRPr="0049233F">
        <w:t xml:space="preserve"> </w:t>
      </w:r>
      <m:oMath>
        <m:acc>
          <m:accPr>
            <m:chr m:val="⃗"/>
            <m:ctrlPr>
              <w:rPr>
                <w:rFonts w:ascii="Cambria Math" w:hAnsi="Cambria Math"/>
              </w:rPr>
            </m:ctrlPr>
          </m:accPr>
          <m:e>
            <m:r>
              <w:rPr>
                <w:rFonts w:ascii="Cambria Math" w:hAnsi="Cambria Math"/>
              </w:rPr>
              <m:t>w</m:t>
            </m:r>
          </m:e>
        </m:acc>
      </m:oMath>
      <w:r w:rsidRPr="0049233F">
        <w:t xml:space="preserve"> sau cho </w:t>
      </w: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6AB93B41" w14:textId="7E5F0732" w:rsidR="00AE6CD1" w:rsidRPr="0049233F" w:rsidRDefault="00AE6CD1" w:rsidP="003A16E8">
      <w:pPr>
        <w:pStyle w:val="Canhgiua"/>
      </w:pPr>
      <w:r w:rsidRPr="002B1464">
        <w:rPr>
          <w:noProof/>
        </w:rPr>
        <w:lastRenderedPageBreak/>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5F232EFD" w14:textId="47B7FD5C" w:rsidR="00AE6CD1" w:rsidRDefault="00AE6CD1" w:rsidP="003A16E8">
      <w:pPr>
        <w:pStyle w:val="Hinh"/>
      </w:pPr>
      <w:bookmarkStart w:id="3005" w:name="_Toc327348215"/>
      <w:bookmarkStart w:id="3006" w:name="_Toc343029965"/>
      <w:bookmarkStart w:id="3007" w:name="_Toc343859588"/>
      <w:r w:rsidRPr="006D6C8D">
        <w:t>Hình</w:t>
      </w:r>
      <w:r w:rsidRPr="000C3A28">
        <w:t xml:space="preserve"> 4.</w:t>
      </w:r>
      <w:r>
        <w:t>7</w:t>
      </w:r>
      <w:r w:rsidRPr="003A16E8">
        <w:t>: Hàm lỗi của một đơn vị tuyến tính</w:t>
      </w:r>
      <w:bookmarkEnd w:id="3005"/>
      <w:bookmarkEnd w:id="3006"/>
      <w:bookmarkEnd w:id="3007"/>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4DC862BF" w:rsidR="008875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r w:rsidRPr="0049233F">
        <w:rPr>
          <w:rFonts w:ascii="Times New Roman" w:hAnsi="Times New Roman"/>
          <w:sz w:val="26"/>
          <w:szCs w:val="26"/>
        </w:rPr>
        <w:t xml:space="preserve"> </w:t>
      </w:r>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p>
    <w:p w14:paraId="0BB594D1" w14:textId="3D07CEA0" w:rsidR="0088753F" w:rsidRPr="0049233F" w:rsidRDefault="00D56B12" w:rsidP="003A16E8">
      <w:pPr>
        <w:pStyle w:val="Canhgiua"/>
      </w:pPr>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p>
    <w:p w14:paraId="0E0D5399" w14:textId="2882B85F" w:rsidR="0008713C" w:rsidRDefault="0088753F" w:rsidP="003A16E8">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r w:rsidR="008A19A3">
        <w:t>-</w:t>
      </w:r>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sẽ là hướng làm giảm giá trị </w:t>
      </w:r>
      <w:proofErr w:type="gramStart"/>
      <w:r w:rsidRPr="0049233F">
        <w:t xml:space="preserve">hàm </w:t>
      </w:r>
      <w:proofErr w:type="gramEnd"/>
      <m:oMath>
        <m:r>
          <w:rPr>
            <w:rFonts w:ascii="Cambria Math" w:hAnsi="Cambria Math"/>
          </w:rPr>
          <m:t>E</m:t>
        </m:r>
      </m:oMath>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C2484F" w:rsidP="003A16E8">
      <w:pPr>
        <w:pStyle w:val="Canhgiua"/>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r>
                <w:rPr>
                  <w:rFonts w:ascii="Cambria Math" w:hAnsi="Cambria Math"/>
                </w:rPr>
                <m:t>w</m:t>
              </m:r>
            </m:e>
          </m:acc>
        </m:oMath>
      </m:oMathPara>
    </w:p>
    <w:p w14:paraId="30C7BB71" w14:textId="6B8B22A2" w:rsidR="0088753F" w:rsidRPr="0049233F" w:rsidRDefault="0026073B" w:rsidP="002249EB">
      <w:pPr>
        <w:pStyle w:val="Canhgiua"/>
      </w:pPr>
      <m:oMath>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88753F" w:rsidRPr="0049233F">
        <w:t xml:space="preserve">                  </w:t>
      </w:r>
    </w:p>
    <w:p w14:paraId="394865D9" w14:textId="6C111BF5" w:rsidR="0008713C" w:rsidRDefault="00992028"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76160"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C2484F" w:rsidRDefault="00C2484F" w:rsidP="002562FE">
                            <w:pPr>
                              <w:pStyle w:val="EquationIndex"/>
                            </w:pPr>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C2484F" w:rsidRDefault="00C2484F" w:rsidP="002562FE">
                      <w:pPr>
                        <w:pStyle w:val="EquationIndex"/>
                      </w:pPr>
                      <w:r>
                        <w:t>(4.1)</w:t>
                      </w:r>
                    </w:p>
                  </w:txbxContent>
                </v:textbox>
              </v:shape>
            </w:pict>
          </mc:Fallback>
        </mc:AlternateContent>
      </w:r>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C2484F" w:rsidP="002562FE">
      <w:pPr>
        <w:pStyle w:val="Canhgiua"/>
      </w:pPr>
      <m:oMathPara>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14A84423" w14:textId="77777777" w:rsidR="004D3F55" w:rsidRPr="00097101" w:rsidRDefault="00C2484F" w:rsidP="003A16E8">
      <w:pPr>
        <w:pStyle w:val="Canhgiua"/>
      </w:pPr>
      <m:oMathPara>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p w14:paraId="7AA782D4" w14:textId="4C7FB6A2" w:rsidR="0088753F" w:rsidRPr="00AE6CD1" w:rsidRDefault="0088753F" w:rsidP="00AE6CD1">
      <w:pPr>
        <w:pStyle w:val="ListParagraph"/>
        <w:spacing w:after="0" w:line="360" w:lineRule="auto"/>
        <w:ind w:left="0"/>
        <w:rPr>
          <w:rFonts w:ascii="Times New Roman" w:hAnsi="Times New Roman"/>
          <w:sz w:val="26"/>
          <w:szCs w:val="26"/>
        </w:rPr>
      </w:pPr>
    </w:p>
    <w:p w14:paraId="07530225" w14:textId="5D57FD3D" w:rsidR="0088753F" w:rsidRDefault="0008713C" w:rsidP="0088753F">
      <w:pPr>
        <w:spacing w:before="0"/>
        <w:rPr>
          <w:szCs w:val="26"/>
        </w:rPr>
      </w:pPr>
      <w:r w:rsidRPr="0049233F">
        <w:rPr>
          <w:szCs w:val="26"/>
        </w:rPr>
        <w:lastRenderedPageBreak/>
        <w:t>Để thực</w:t>
      </w:r>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w:t>
      </w:r>
      <w:proofErr w:type="gramStart"/>
      <w:r w:rsidR="0088753F" w:rsidRPr="0049233F">
        <w:rPr>
          <w:szCs w:val="26"/>
        </w:rPr>
        <w:t>theo</w:t>
      </w:r>
      <w:proofErr w:type="gramEnd"/>
      <w:r w:rsidR="0088753F" w:rsidRPr="0049233F">
        <w:rPr>
          <w:szCs w:val="26"/>
        </w:rPr>
        <w:t xml:space="preserve"> từng trọng số:</w:t>
      </w:r>
    </w:p>
    <w:p w14:paraId="1685F420" w14:textId="77777777" w:rsidR="002972CB" w:rsidRPr="003A16E8" w:rsidRDefault="00C2484F" w:rsidP="0088753F">
      <w:pPr>
        <w:spacing w:before="0"/>
        <w:rPr>
          <w:szCs w:val="26"/>
        </w:rPr>
      </w:pPr>
      <m:oMathPara>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nary>
          <m:nary>
            <m:naryPr>
              <m:chr m:val="∑"/>
              <m:limLoc m:val="subSup"/>
              <m:supHide m:val="1"/>
              <m:ctrlPr>
                <w:rPr>
                  <w:rFonts w:ascii="Cambria Math" w:hAnsi="Cambria Math"/>
                  <w:i/>
                  <w:szCs w:val="26"/>
                </w:rPr>
              </m:ctrlPr>
            </m:naryPr>
            <m:sub>
              <m:r>
                <w:rPr>
                  <w:rFonts w:ascii="Cambria Math" w:hAnsi="Cambria Math"/>
                  <w:szCs w:val="26"/>
                </w:rPr>
                <m:t>d∈D</m:t>
              </m:r>
            </m:sub>
            <m:sup/>
            <m:e>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e>
          </m:nary>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2</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oMath>
      </m:oMathPara>
    </w:p>
    <w:p w14:paraId="2BF32952" w14:textId="25F8D5E7" w:rsidR="00A74146" w:rsidRPr="00A74146" w:rsidRDefault="002972CB" w:rsidP="0088753F">
      <w:pPr>
        <w:spacing w:before="0"/>
        <w:rPr>
          <w:szCs w:val="26"/>
        </w:rPr>
      </w:pPr>
      <w:r>
        <w:rPr>
          <w:szCs w:val="26"/>
        </w:rPr>
        <w:t xml:space="preserve">   </w:t>
      </w:r>
      <w:r>
        <w:rPr>
          <w:szCs w:val="26"/>
        </w:rPr>
        <w:tab/>
      </w:r>
      <w:r>
        <w:rPr>
          <w:szCs w:val="26"/>
        </w:rPr>
        <w:tab/>
      </w:r>
      <w:r>
        <w:rPr>
          <w:szCs w:val="26"/>
        </w:rPr>
        <w:tab/>
      </w:r>
      <w:r>
        <w:rPr>
          <w:szCs w:val="26"/>
        </w:rPr>
        <w:tab/>
        <w:t xml:space="preserve">   </w:t>
      </w:r>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p>
    <w:p w14:paraId="2A850362" w14:textId="396BB35C" w:rsidR="0088753F" w:rsidRPr="0049233F" w:rsidRDefault="002972CB" w:rsidP="003A16E8">
      <w:pPr>
        <w:spacing w:before="0"/>
        <w:ind w:firstLine="720"/>
        <w:rPr>
          <w:szCs w:val="26"/>
        </w:rPr>
      </w:pPr>
      <w:r w:rsidRPr="003A16E8">
        <w:rPr>
          <w:noProof/>
          <w:szCs w:val="26"/>
        </w:rPr>
        <mc:AlternateContent>
          <mc:Choice Requires="wps">
            <w:drawing>
              <wp:anchor distT="0" distB="0" distL="114300" distR="114300" simplePos="0" relativeHeight="251612672"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C2484F" w:rsidRDefault="00C2484F" w:rsidP="002562FE">
                            <w:pPr>
                              <w:pStyle w:val="EquationIndex"/>
                            </w:pPr>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C2484F" w:rsidRDefault="00C2484F" w:rsidP="002562FE">
                      <w:pPr>
                        <w:pStyle w:val="EquationIndex"/>
                      </w:pPr>
                      <w:r>
                        <w:t>(4.2)</w:t>
                      </w:r>
                    </w:p>
                  </w:txbxContent>
                </v:textbox>
                <w10:wrap type="tight"/>
              </v:shape>
            </w:pict>
          </mc:Fallback>
        </mc:AlternateContent>
      </w:r>
      <w:r w:rsidR="0088753F" w:rsidRPr="0049233F">
        <w:rPr>
          <w:szCs w:val="26"/>
        </w:rPr>
        <w:t xml:space="preserve">            </w:t>
      </w:r>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r>
              <w:rPr>
                <w:rFonts w:ascii="Cambria Math" w:hAnsi="Cambria Math"/>
                <w:szCs w:val="26"/>
              </w:rPr>
              <m:t>)</m:t>
            </m:r>
          </m:e>
        </m:nary>
      </m:oMath>
      <w:r>
        <w:rPr>
          <w:szCs w:val="26"/>
        </w:rPr>
        <w:t xml:space="preserve">  </w:t>
      </w:r>
    </w:p>
    <w:p w14:paraId="4BDFA336" w14:textId="73CCB400" w:rsidR="0088753F" w:rsidRPr="0049233F" w:rsidRDefault="0088753F" w:rsidP="0088753F">
      <w:pPr>
        <w:spacing w:before="0"/>
        <w:rPr>
          <w:szCs w:val="26"/>
        </w:rPr>
      </w:pPr>
      <w:r w:rsidRPr="0049233F">
        <w:rPr>
          <w:szCs w:val="26"/>
        </w:rPr>
        <w:t xml:space="preserve">                  </w:t>
      </w:r>
    </w:p>
    <w:p w14:paraId="5D853BF0" w14:textId="31F87844" w:rsidR="0088753F" w:rsidRDefault="0008713C" w:rsidP="0088753F">
      <w:pPr>
        <w:spacing w:before="0"/>
        <w:rPr>
          <w:szCs w:val="26"/>
        </w:rPr>
      </w:pPr>
      <w:r w:rsidRPr="003A16E8">
        <w:rPr>
          <w:noProof/>
          <w:szCs w:val="26"/>
        </w:rPr>
        <mc:AlternateContent>
          <mc:Choice Requires="wps">
            <w:drawing>
              <wp:anchor distT="0" distB="0" distL="114300" distR="114300" simplePos="0" relativeHeight="251615744"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C2484F" w:rsidRDefault="00C2484F" w:rsidP="002562FE">
                            <w:pPr>
                              <w:pStyle w:val="EquationIndex"/>
                            </w:pP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C2484F" w:rsidRDefault="00C2484F" w:rsidP="002562FE">
                      <w:pPr>
                        <w:pStyle w:val="EquationIndex"/>
                      </w:pPr>
                      <w:r>
                        <w:t>(4.3)</w:t>
                      </w:r>
                    </w:p>
                  </w:txbxContent>
                </v:textbox>
                <w10:wrap type="tight"/>
              </v:shape>
            </w:pict>
          </mc:Fallback>
        </mc:AlternateContent>
      </w:r>
      <w:r w:rsidR="0088753F" w:rsidRPr="0049233F">
        <w:rPr>
          <w:szCs w:val="26"/>
        </w:rPr>
        <w:t>Thay (</w:t>
      </w:r>
      <w:r>
        <w:rPr>
          <w:szCs w:val="26"/>
        </w:rPr>
        <w:t>4</w:t>
      </w:r>
      <w:r w:rsidR="0088753F" w:rsidRPr="0049233F">
        <w:rPr>
          <w:szCs w:val="26"/>
        </w:rPr>
        <w:t>.2) vào (</w:t>
      </w:r>
      <w:r>
        <w:rPr>
          <w:szCs w:val="26"/>
        </w:rPr>
        <w:t>4</w:t>
      </w:r>
      <w:r w:rsidR="0088753F" w:rsidRPr="0049233F">
        <w:rPr>
          <w:szCs w:val="26"/>
        </w:rPr>
        <w:t xml:space="preserve">.1) ta được giá nhập cập nhập trọng số qua từng bước ta được </w:t>
      </w:r>
    </w:p>
    <w:p w14:paraId="5B59408D" w14:textId="77777777" w:rsidR="00C4155B" w:rsidRPr="00032D83" w:rsidRDefault="00C2484F" w:rsidP="003A16E8">
      <w:pPr>
        <w:pStyle w:val="Canhgiua"/>
      </w:pPr>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id</m:t>
                  </m:r>
                </m:sub>
              </m:sSub>
              <m:r>
                <m:rPr>
                  <m:sty m:val="p"/>
                </m:rPr>
                <w:rPr>
                  <w:rFonts w:ascii="Cambria Math" w:hAnsi="Cambria Math"/>
                </w:rPr>
                <m:t>)</m:t>
              </m:r>
            </m:e>
          </m:nary>
        </m:oMath>
      </m:oMathPara>
    </w:p>
    <w:p w14:paraId="0A0E3D50" w14:textId="242AA145" w:rsidR="0088753F" w:rsidRPr="0049233F" w:rsidRDefault="0088753F" w:rsidP="0088753F">
      <w:pPr>
        <w:spacing w:before="0"/>
        <w:rPr>
          <w:szCs w:val="26"/>
        </w:rPr>
      </w:pPr>
      <w:r w:rsidRPr="0049233F">
        <w:rPr>
          <w:szCs w:val="26"/>
        </w:rPr>
        <w:t xml:space="preserve">                    </w:t>
      </w:r>
    </w:p>
    <w:p w14:paraId="5F52E29A" w14:textId="4D6E6D2B" w:rsidR="0088753F" w:rsidRPr="0049233F" w:rsidRDefault="0088753F" w:rsidP="0088753F">
      <w:pPr>
        <w:spacing w:before="0"/>
        <w:rPr>
          <w:szCs w:val="26"/>
        </w:rPr>
      </w:pPr>
      <w:r w:rsidRPr="0049233F">
        <w:rPr>
          <w:szCs w:val="26"/>
        </w:rPr>
        <w:t xml:space="preserve">Ở đây giá trị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oMath>
      <w:r w:rsidR="00F84346">
        <w:rPr>
          <w:szCs w:val="26"/>
        </w:rPr>
        <w:t xml:space="preserve"> </w:t>
      </w:r>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rsidP="003A16E8">
      <w:r w:rsidRPr="00032D83">
        <w:rPr>
          <w:noProof/>
        </w:rPr>
        <mc:AlternateContent>
          <mc:Choice Requires="wps">
            <w:drawing>
              <wp:anchor distT="0" distB="0" distL="114300" distR="114300" simplePos="0" relativeHeight="251618816"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C2484F" w:rsidRDefault="00C2484F" w:rsidP="002562FE">
                            <w:pPr>
                              <w:pStyle w:val="EquationIndex"/>
                            </w:pP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C2484F" w:rsidRDefault="00C2484F" w:rsidP="002562FE">
                      <w:pPr>
                        <w:pStyle w:val="EquationIndex"/>
                      </w:pPr>
                      <w:r>
                        <w:t>(4.4)</w:t>
                      </w:r>
                    </w:p>
                  </w:txbxContent>
                </v:textbox>
                <w10:wrap type="tight"/>
              </v:shape>
            </w:pict>
          </mc:Fallback>
        </mc:AlternateContent>
      </w:r>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408F33D5" w14:textId="2B1A7967" w:rsidR="0088753F" w:rsidRPr="0049233F" w:rsidRDefault="00B576B9" w:rsidP="003A16E8">
      <w:pPr>
        <w:pStyle w:val="Canhgiua"/>
      </w:p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50C43A16" w14:textId="77777777" w:rsidR="0088753F" w:rsidRDefault="0088753F" w:rsidP="003A16E8">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6371A34D" w14:textId="5A7EE79E" w:rsidR="0088753F" w:rsidRPr="0049233F" w:rsidRDefault="00C2484F" w:rsidP="003A16E8">
      <w:pPr>
        <w:spacing w:before="0"/>
        <w:jc w:val="center"/>
        <w:rPr>
          <w:szCs w:val="26"/>
        </w:rPr>
      </w:pPr>
      <m:oMathPara>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e>
            <m:sup>
              <m:r>
                <w:rPr>
                  <w:rFonts w:ascii="Cambria Math" w:hAnsi="Cambria Math"/>
                  <w:szCs w:val="26"/>
                </w:rPr>
                <m:t>2</m:t>
              </m:r>
            </m:sup>
          </m:sSup>
        </m:oMath>
      </m:oMathPara>
    </w:p>
    <w:p w14:paraId="1992A7A1" w14:textId="1C41A529" w:rsidR="0088753F" w:rsidRPr="0049233F" w:rsidRDefault="0088753F" w:rsidP="003A16E8">
      <w:r w:rsidRPr="0049233F">
        <w:lastRenderedPageBreak/>
        <w:t xml:space="preserve">Ở đây giá </w:t>
      </w:r>
      <w:proofErr w:type="gramStart"/>
      <w:r w:rsidRPr="0049233F">
        <w:t xml:space="preserve">trị </w:t>
      </w:r>
      <w:proofErr w:type="gramEnd"/>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9233F">
        <w:rPr>
          <w:i/>
        </w:rPr>
        <w:t xml:space="preserve">, </w:t>
      </w:r>
      <m:oMath>
        <m:sSub>
          <m:sSubPr>
            <m:ctrlPr>
              <w:rPr>
                <w:rFonts w:ascii="Cambria Math" w:hAnsi="Cambria Math"/>
                <w:i/>
              </w:rPr>
            </m:ctrlPr>
          </m:sSubPr>
          <m:e>
            <m:r>
              <w:rPr>
                <w:rFonts w:ascii="Cambria Math" w:hAnsi="Cambria Math"/>
              </w:rPr>
              <m:t>o</m:t>
            </m:r>
          </m:e>
          <m:sub>
            <m:r>
              <w:rPr>
                <w:rFonts w:ascii="Cambria Math" w:hAnsi="Cambria Math"/>
              </w:rPr>
              <m:t>d</m:t>
            </m:r>
          </m:sub>
        </m:sSub>
      </m:oMath>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thay cho</w:t>
      </w:r>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để tìm kiếm.</w:t>
      </w:r>
    </w:p>
    <w:p w14:paraId="2A35791F" w14:textId="77777777" w:rsidR="0088753F" w:rsidRPr="0049233F" w:rsidRDefault="0088753F" w:rsidP="003A16E8">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3008" w:name="_Toc327348174"/>
      <w:bookmarkStart w:id="3009" w:name="_Toc343859777"/>
      <w:r w:rsidRPr="0049233F">
        <w:t xml:space="preserve">Mạng nhiều lớp và giải thuật </w:t>
      </w:r>
      <w:proofErr w:type="gramStart"/>
      <w:r w:rsidRPr="0049233F">
        <w:t>lan</w:t>
      </w:r>
      <w:proofErr w:type="gramEnd"/>
      <w:r w:rsidRPr="0049233F">
        <w:t xml:space="preserve"> truyền ngược</w:t>
      </w:r>
      <w:bookmarkEnd w:id="3008"/>
      <w:bookmarkEnd w:id="3009"/>
    </w:p>
    <w:p w14:paraId="6C665455" w14:textId="10DDEF11" w:rsidR="0088753F" w:rsidRPr="0049233F" w:rsidRDefault="0088753F" w:rsidP="003A16E8">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rsidP="003A16E8">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rsidP="003A16E8">
      <w:pPr>
        <w:pStyle w:val="Canhgiua"/>
      </w:pPr>
      <w:r w:rsidRPr="002B1464">
        <w:rPr>
          <w:noProof/>
        </w:rPr>
        <w:lastRenderedPageBreak/>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68C26619" w14:textId="5B372278" w:rsidR="0088753F" w:rsidRPr="0049233F" w:rsidRDefault="0088753F" w:rsidP="003A16E8">
      <w:pPr>
        <w:pStyle w:val="Hinh"/>
      </w:pPr>
      <w:bookmarkStart w:id="3010" w:name="_Toc327348216"/>
      <w:bookmarkStart w:id="3011" w:name="_Toc343029966"/>
      <w:bookmarkStart w:id="3012" w:name="_Toc343859589"/>
      <w:r w:rsidRPr="00032D83">
        <w:rPr>
          <w:bCs w:val="0"/>
        </w:rPr>
        <w:t>Hình</w:t>
      </w:r>
      <w:r w:rsidR="002400FD">
        <w:t xml:space="preserve"> 4.</w:t>
      </w:r>
      <w:r w:rsidR="001E2676">
        <w:t>8</w:t>
      </w:r>
      <w:r w:rsidRPr="0049233F">
        <w:t xml:space="preserve">: </w:t>
      </w:r>
      <w:r w:rsidRPr="00032D83">
        <w:rPr>
          <w:bCs w:val="0"/>
        </w:rPr>
        <w:t>Đơn v</w:t>
      </w:r>
      <w:r w:rsidRPr="000C3A28">
        <w:t>ị</w:t>
      </w:r>
      <w:r w:rsidRPr="0015771C">
        <w:rPr>
          <w:bCs w:val="0"/>
        </w:rPr>
        <w:t xml:space="preserve"> sigmoid</w:t>
      </w:r>
      <w:bookmarkEnd w:id="3010"/>
      <w:bookmarkEnd w:id="3011"/>
      <w:bookmarkEnd w:id="3012"/>
    </w:p>
    <w:p w14:paraId="04D3C113" w14:textId="77777777" w:rsidR="0088753F" w:rsidRDefault="0088753F" w:rsidP="003A16E8">
      <w:r w:rsidRPr="0049233F">
        <w:t>Công thức tính giá trị đầu ra của đơn vị sigmoid là</w:t>
      </w:r>
    </w:p>
    <w:p w14:paraId="5E513403" w14:textId="64C80D3F" w:rsidR="0088753F" w:rsidRPr="0049233F" w:rsidRDefault="00E46E0A" w:rsidP="003A16E8">
      <w:pPr>
        <w:pStyle w:val="EquationIndex"/>
      </w:pPr>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C4534F9" w14:textId="77777777" w:rsidR="0088753F" w:rsidRDefault="0088753F" w:rsidP="003A16E8">
      <w:r w:rsidRPr="0049233F">
        <w:t xml:space="preserve">Với </w:t>
      </w:r>
    </w:p>
    <w:p w14:paraId="57B403D6" w14:textId="669C2D5C" w:rsidR="0088753F" w:rsidRPr="0049233F" w:rsidRDefault="00E46E0A" w:rsidP="003A16E8">
      <w:pPr>
        <w:pStyle w:val="EquationIndex"/>
      </w:pPr>
      <m:oMathPara>
        <m:oMath>
          <m:r>
            <w:rPr>
              <w:rFonts w:ascii="Cambria Math" w:hAnsi="Cambria Math"/>
            </w:rPr>
            <m:t>σ</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-y</m:t>
                  </m:r>
                </m:sup>
              </m:sSup>
            </m:den>
          </m:f>
        </m:oMath>
      </m:oMathPara>
    </w:p>
    <w:p w14:paraId="30040B33" w14:textId="6B1AB6A4" w:rsidR="0088753F" w:rsidRPr="0049233F" w:rsidRDefault="0088753F" w:rsidP="003A16E8">
      <w:r w:rsidRPr="0049233F">
        <w:t>Một thuận lợi khi sử dụng các đơn vị sigmoid là nhờ đạo hàm của hàm sigmoid rất dễ tính</w:t>
      </w:r>
      <w:r w:rsidR="00E46E0A">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*(1-σ</m:t>
        </m:r>
        <m:d>
          <m:dPr>
            <m:ctrlPr>
              <w:rPr>
                <w:rFonts w:ascii="Cambria Math" w:hAnsi="Cambria Math"/>
                <w:i/>
              </w:rPr>
            </m:ctrlPr>
          </m:dPr>
          <m:e>
            <m:r>
              <w:rPr>
                <w:rFonts w:ascii="Cambria Math" w:hAnsi="Cambria Math"/>
              </w:rPr>
              <m:t>y</m:t>
            </m:r>
          </m:e>
        </m:d>
        <m:r>
          <w:rPr>
            <w:rFonts w:ascii="Cambria Math" w:hAnsi="Cambria Math"/>
          </w:rPr>
          <m:t>)</m:t>
        </m:r>
      </m:oMath>
      <w:r w:rsidR="00E46E0A">
        <w:t>).</w:t>
      </w:r>
      <w:r w:rsidRPr="0049233F">
        <w:t xml:space="preserve"> Điều này làm cho việc áp dụng phương pháp giảm độ dốc được dễ dàng.</w:t>
      </w:r>
    </w:p>
    <w:p w14:paraId="262E70EE" w14:textId="34B79E72" w:rsidR="0088753F" w:rsidRPr="0049233F" w:rsidRDefault="0088753F" w:rsidP="003A16E8">
      <w:pPr>
        <w:rPr>
          <w:position w:val="-6"/>
        </w:rPr>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A61A4D">
        <w:t>.</w:t>
      </w:r>
    </w:p>
    <w:p w14:paraId="5EAF2649" w14:textId="77777777" w:rsidR="00783376" w:rsidRDefault="0088753F" w:rsidP="003A16E8">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051CC8" w14:textId="12A0EF1D" w:rsidR="0088753F" w:rsidRPr="0049233F" w:rsidRDefault="00783376" w:rsidP="003A16E8">
      <w:pPr>
        <w:pStyle w:val="EquationIndex"/>
      </w:p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kd</m:t>
                        </m:r>
                      </m:sub>
                    </m:sSub>
                    <m:r>
                      <m:rPr>
                        <m:sty m:val="p"/>
                      </m:rPr>
                      <w:rPr>
                        <w:rFonts w:ascii="Cambria Math" w:hAnsi="Cambria Math"/>
                      </w:rPr>
                      <m:t>)</m:t>
                    </m:r>
                  </m:e>
                  <m:sup>
                    <m:r>
                      <m:rPr>
                        <m:sty m:val="p"/>
                      </m:rPr>
                      <w:rPr>
                        <w:rFonts w:ascii="Cambria Math" w:hAnsi="Cambria Math"/>
                      </w:rPr>
                      <m:t>2</m:t>
                    </m:r>
                  </m:sup>
                </m:sSup>
              </m:e>
            </m:nary>
          </m:e>
        </m:nary>
      </m:oMath>
      <w:r w:rsidR="0088753F" w:rsidRPr="0049233F">
        <w:t xml:space="preserve">           </w:t>
      </w:r>
    </w:p>
    <w:p w14:paraId="5F2DD330" w14:textId="3D8607C3" w:rsidR="0088753F" w:rsidRPr="0049233F" w:rsidRDefault="0088753F" w:rsidP="002562FE">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rPr>
                <w:rFonts w:ascii="Cambria Math" w:hAnsi="Cambria Math"/>
              </w:rPr>
            </m:ctrlPr>
          </m:sSubPr>
          <m:e>
            <m:r>
              <w:rPr>
                <w:rFonts w:ascii="Cambria Math" w:hAnsi="Cambria Math"/>
              </w:rPr>
              <m:t>t</m:t>
            </m:r>
          </m:e>
          <m:sub>
            <m:r>
              <w:rPr>
                <w:rFonts w:ascii="Cambria Math" w:hAnsi="Cambria Math"/>
              </w:rPr>
              <m:t>kd</m:t>
            </m:r>
          </m:sub>
        </m:sSub>
      </m:oMath>
      <w:r w:rsidRPr="0049233F">
        <w:t xml:space="preserve"> và </w:t>
      </w:r>
      <m:oMath>
        <m:sSub>
          <m:sSubPr>
            <m:ctrlPr>
              <w:rPr>
                <w:rFonts w:ascii="Cambria Math" w:hAnsi="Cambria Math"/>
              </w:rPr>
            </m:ctrlPr>
          </m:sSubPr>
          <m:e>
            <m:r>
              <w:rPr>
                <w:rFonts w:ascii="Cambria Math" w:hAnsi="Cambria Math"/>
              </w:rPr>
              <m:t>o</m:t>
            </m:r>
          </m:e>
          <m:sub>
            <m:r>
              <w:rPr>
                <w:rFonts w:ascii="Cambria Math" w:hAnsi="Cambria Math"/>
              </w:rPr>
              <m:t>kd</m:t>
            </m:r>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rsidP="002562FE">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rsidP="00013CF6">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rsidP="00013CF6">
      <w:r w:rsidRPr="00032D83">
        <w:rPr>
          <w:noProof/>
        </w:rPr>
        <mc:AlternateContent>
          <mc:Choice Requires="wps">
            <w:drawing>
              <wp:anchor distT="0" distB="0" distL="114300" distR="114300" simplePos="0" relativeHeight="251621888"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C2484F" w:rsidRDefault="00C2484F" w:rsidP="002562FE">
                            <w:pPr>
                              <w:pStyle w:val="EquationIndex"/>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C2484F" w:rsidRDefault="00C2484F" w:rsidP="002562FE">
                      <w:pPr>
                        <w:pStyle w:val="EquationIndex"/>
                      </w:pPr>
                      <w:r>
                        <w:t>(4.5)</w:t>
                      </w:r>
                    </w:p>
                  </w:txbxContent>
                </v:textbox>
                <w10:wrap type="tight"/>
              </v:shape>
            </w:pict>
          </mc:Fallback>
        </mc:AlternateContent>
      </w:r>
      <w:r w:rsidR="0088753F" w:rsidRPr="0049233F">
        <w:t>Ta tính đạo hàm riêng phần này như sau:</w:t>
      </w:r>
      <w:r w:rsidRPr="00686079">
        <w:rPr>
          <w:noProof/>
        </w:rPr>
        <w:t xml:space="preserve"> </w:t>
      </w:r>
    </w:p>
    <w:p w14:paraId="12D9CD52" w14:textId="3C83B68F" w:rsidR="00783376" w:rsidRPr="00783376" w:rsidRDefault="00C2484F"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xml:space="preserve">   </m:t>
          </m:r>
        </m:oMath>
      </m:oMathPara>
    </w:p>
    <w:p w14:paraId="48A68493" w14:textId="23A10CEF" w:rsidR="00FA0144" w:rsidRDefault="007A1632" w:rsidP="00013CF6">
      <w:r w:rsidRPr="00032D83">
        <w:rPr>
          <w:noProof/>
        </w:rPr>
        <mc:AlternateContent>
          <mc:Choice Requires="wps">
            <w:drawing>
              <wp:anchor distT="0" distB="0" distL="114300" distR="114300" simplePos="0" relativeHeight="251648512"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C2484F" w:rsidRDefault="00C2484F" w:rsidP="002562FE">
                            <w:pPr>
                              <w:pStyle w:val="EquationIndex"/>
                            </w:pP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C2484F" w:rsidRDefault="00C2484F" w:rsidP="002562FE">
                      <w:pPr>
                        <w:pStyle w:val="EquationIndex"/>
                      </w:pPr>
                      <w:r>
                        <w:t>(4.6)</w:t>
                      </w:r>
                    </w:p>
                  </w:txbxContent>
                </v:textbox>
                <w10:wrap type="tight"/>
              </v:shape>
            </w:pict>
          </mc:Fallback>
        </mc:AlternateContent>
      </w:r>
      <w:r w:rsidRPr="00013CF6">
        <w:rPr>
          <w:noProof/>
        </w:rPr>
        <mc:AlternateContent>
          <mc:Choice Requires="wps">
            <w:drawing>
              <wp:anchor distT="0" distB="0" distL="114300" distR="114300" simplePos="0" relativeHeight="251651584"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C2484F" w:rsidRDefault="00C2484F" w:rsidP="002562FE">
                            <w:pPr>
                              <w:pStyle w:val="EquationIndex"/>
                            </w:pPr>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C2484F" w:rsidRDefault="00C2484F" w:rsidP="002562FE">
                      <w:pPr>
                        <w:pStyle w:val="EquationIndex"/>
                      </w:pPr>
                      <w:r>
                        <w:t>(4.7)</w:t>
                      </w:r>
                    </w:p>
                  </w:txbxContent>
                </v:textbox>
                <w10:wrap type="tight"/>
              </v:shape>
            </w:pict>
          </mc:Fallback>
        </mc:AlternateContent>
      </w:r>
      <w:r w:rsidR="00FA0144">
        <w:t>Với</w:t>
      </w:r>
    </w:p>
    <w:p w14:paraId="3738E7AD" w14:textId="229B1307" w:rsidR="00FA0144" w:rsidRPr="00032D83" w:rsidRDefault="00C2484F" w:rsidP="00013CF6">
      <w:pPr>
        <w:pStyle w:val="Canhgiua"/>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e>
          </m:d>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 xml:space="preserve"> </m:t>
          </m:r>
        </m:oMath>
      </m:oMathPara>
    </w:p>
    <w:p w14:paraId="6DCE81A7" w14:textId="56C52D35" w:rsidR="00FA0144" w:rsidRDefault="00C2484F" w:rsidP="00013CF6">
      <w:pPr>
        <w:pStyle w:val="Canhgiua"/>
      </w:pPr>
      <m:oMathPara>
        <m:oMath>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m:sub>
            <m:sup/>
            <m:e>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e>
          </m:nary>
        </m:oMath>
      </m:oMathPara>
    </w:p>
    <w:p w14:paraId="1155B515" w14:textId="77777777" w:rsidR="0088753F" w:rsidRPr="0049233F" w:rsidRDefault="0088753F" w:rsidP="00013CF6">
      <w:r w:rsidRPr="0049233F">
        <w:t>Ở đây:</w:t>
      </w:r>
    </w:p>
    <w:p w14:paraId="2010990F" w14:textId="2A9154B3" w:rsidR="0088753F" w:rsidRPr="0049233F" w:rsidRDefault="00C2484F" w:rsidP="00013CF6">
      <w:pPr>
        <w:pStyle w:val="BuletL2"/>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0DF3AE46" w:rsidR="0088753F" w:rsidRPr="0049233F" w:rsidRDefault="00C2484F" w:rsidP="00013CF6">
      <w:pPr>
        <w:pStyle w:val="BuletL2"/>
      </w:pP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FA0144">
        <w:rPr>
          <w:i/>
        </w:rPr>
        <w:t xml:space="preserve"> </w:t>
      </w:r>
      <w:r w:rsidR="0088753F" w:rsidRPr="0049233F">
        <w:t xml:space="preserve">là kết quả xuất của đơn vị </w:t>
      </w:r>
      <w:r w:rsidR="0088753F" w:rsidRPr="0049233F">
        <w:rPr>
          <w:i/>
        </w:rPr>
        <w:t>j</w:t>
      </w:r>
      <w:r w:rsidR="0088753F" w:rsidRPr="0049233F">
        <w:t xml:space="preserve"> </w:t>
      </w:r>
    </w:p>
    <w:p w14:paraId="3DEEB09B" w14:textId="14F81C41" w:rsidR="0088753F" w:rsidRPr="0049233F" w:rsidRDefault="00FA0144" w:rsidP="00013CF6">
      <w:pPr>
        <w:pStyle w:val="BuletL2"/>
      </w:pPr>
      <m:oMath>
        <m:r>
          <w:rPr>
            <w:rFonts w:ascii="Cambria Math" w:hAnsi="Cambria Math"/>
          </w:rPr>
          <m:t>f()</m:t>
        </m:r>
      </m:oMath>
      <w:r w:rsidR="001164BE">
        <w:rPr>
          <w:i/>
        </w:rPr>
        <w:t xml:space="preserve"> </w:t>
      </w:r>
      <w:r w:rsidR="0088753F" w:rsidRPr="0049233F">
        <w:t>là hàm kích hoạt của các đơn vị</w:t>
      </w:r>
    </w:p>
    <w:p w14:paraId="08F9F34B" w14:textId="0D609D78" w:rsidR="0088753F" w:rsidRPr="0049233F" w:rsidRDefault="001164BE" w:rsidP="00013CF6">
      <w:pPr>
        <w:pStyle w:val="BuletL2"/>
      </w:pPr>
      <m:oMath>
        <m:r>
          <w:rPr>
            <w:rFonts w:ascii="Cambria Math" w:hAnsi="Cambria Math"/>
          </w:rPr>
          <m:t>pred(i)</m:t>
        </m:r>
      </m:oMath>
      <w:r w:rsidR="0088753F" w:rsidRPr="0049233F">
        <w:t xml:space="preserve"> là các đơn vị đứng trước đơn vị </w:t>
      </w:r>
      <w:r w:rsidR="0088753F" w:rsidRPr="0049233F">
        <w:rPr>
          <w:i/>
        </w:rPr>
        <w:t>i</w:t>
      </w:r>
      <w:r w:rsidR="0088753F" w:rsidRPr="0049233F">
        <w:t xml:space="preserve"> trong mạng</w:t>
      </w:r>
    </w:p>
    <w:p w14:paraId="77F73492" w14:textId="4E85AC61" w:rsidR="0088753F" w:rsidRPr="0049233F" w:rsidRDefault="0088753F" w:rsidP="00013CF6">
      <w:r w:rsidRPr="0049233F">
        <w:t xml:space="preserve">Giá trị </w:t>
      </w:r>
      <m:oMath>
        <m:f>
          <m:fPr>
            <m:ctrlPr>
              <w:rPr>
                <w:rFonts w:ascii="Cambria Math" w:hAnsi="Cambria Math"/>
                <w:i/>
                <w:sz w:val="30"/>
                <w:szCs w:val="30"/>
              </w:rPr>
            </m:ctrlPr>
          </m:fPr>
          <m:num>
            <m:r>
              <w:rPr>
                <w:rFonts w:ascii="Cambria Math" w:hAnsi="Cambria Math"/>
                <w:sz w:val="30"/>
                <w:szCs w:val="30"/>
              </w:rPr>
              <m:t>∂E</m:t>
            </m:r>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i</m:t>
                </m:r>
              </m:sub>
            </m:sSub>
          </m:den>
        </m:f>
      </m:oMath>
      <w:r w:rsidR="00EF4DD4">
        <w:t xml:space="preserve"> </w:t>
      </w:r>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rsidP="00013CF6">
      <w:pPr>
        <w:pStyle w:val="BuletL1"/>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C2484F"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1DD0E63D" w14:textId="0420EB54" w:rsidR="0088753F" w:rsidRDefault="00BC0EFC"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3152"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C2484F" w:rsidRDefault="00C2484F" w:rsidP="002562FE">
                            <w:pPr>
                              <w:pStyle w:val="EquationIndex"/>
                            </w:pPr>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C2484F" w:rsidRDefault="00C2484F" w:rsidP="002562FE">
                      <w:pPr>
                        <w:pStyle w:val="EquationIndex"/>
                      </w:pPr>
                      <w:r>
                        <w:t>(4.8)</w:t>
                      </w:r>
                    </w:p>
                  </w:txbxContent>
                </v:textbox>
                <w10:wrap type="tight"/>
              </v:shape>
            </w:pict>
          </mc:Fallback>
        </mc:AlternateContent>
      </w:r>
      <w:r w:rsidR="0088753F" w:rsidRPr="0049233F">
        <w:rPr>
          <w:rFonts w:ascii="Times New Roman" w:hAnsi="Times New Roman"/>
          <w:sz w:val="26"/>
          <w:szCs w:val="26"/>
        </w:rPr>
        <w:t xml:space="preserve"> Đạo hàm </w:t>
      </w:r>
      <m:oMath>
        <m:f>
          <m:fPr>
            <m:ctrlPr>
              <w:rPr>
                <w:rFonts w:ascii="Cambria Math" w:eastAsia="Times New Roman" w:hAnsi="Cambria Math"/>
                <w:i/>
                <w:sz w:val="26"/>
                <w:szCs w:val="26"/>
              </w:rPr>
            </m:ctrlPr>
          </m:fPr>
          <m:num>
            <m:r>
              <w:rPr>
                <w:rFonts w:ascii="Cambria Math" w:eastAsia="Times New Roman" w:hAnsi="Cambria Math"/>
                <w:sz w:val="26"/>
                <w:szCs w:val="26"/>
              </w:rPr>
              <m:t>∂</m:t>
            </m:r>
          </m:num>
          <m:den>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i</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t</m:t>
                </m:r>
              </m:e>
              <m:sub>
                <m:r>
                  <w:rPr>
                    <w:rFonts w:ascii="Cambria Math" w:eastAsia="Times New Roman" w:hAnsi="Cambria Math"/>
                    <w:sz w:val="26"/>
                    <w:szCs w:val="26"/>
                  </w:rPr>
                  <m:t>k</m:t>
                </m:r>
              </m:sub>
            </m:sSub>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k</m:t>
                </m:r>
              </m:sub>
            </m:sSub>
            <m:r>
              <w:rPr>
                <w:rFonts w:ascii="Cambria Math" w:eastAsia="Times New Roman" w:hAnsi="Cambria Math"/>
                <w:sz w:val="26"/>
                <w:szCs w:val="26"/>
              </w:rPr>
              <m:t>)</m:t>
            </m:r>
          </m:e>
          <m:sup>
            <m:r>
              <w:rPr>
                <w:rFonts w:ascii="Cambria Math" w:eastAsia="Times New Roman" w:hAnsi="Cambria Math"/>
                <w:sz w:val="26"/>
                <w:szCs w:val="26"/>
              </w:rPr>
              <m:t>2</m:t>
            </m:r>
          </m:sup>
        </m:sSup>
      </m:oMath>
      <w:r w:rsidR="0088753F" w:rsidRPr="0049233F">
        <w:rPr>
          <w:rFonts w:ascii="Times New Roman" w:hAnsi="Times New Roman"/>
          <w:sz w:val="26"/>
          <w:szCs w:val="26"/>
        </w:rPr>
        <w:t xml:space="preserve"> bằng 0 đối với mỗi giá trị </w:t>
      </w:r>
      <w:r w:rsidR="0088753F" w:rsidRPr="0049233F">
        <w:rPr>
          <w:rFonts w:ascii="Times New Roman" w:hAnsi="Times New Roman"/>
          <w:i/>
          <w:sz w:val="26"/>
          <w:szCs w:val="26"/>
        </w:rPr>
        <w:t>k</w:t>
      </w:r>
      <w:r w:rsidR="0088753F" w:rsidRPr="0049233F">
        <w:rPr>
          <w:rFonts w:ascii="Times New Roman" w:hAnsi="Times New Roman"/>
          <w:sz w:val="26"/>
          <w:szCs w:val="26"/>
        </w:rPr>
        <w:t xml:space="preserve"> khác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nên</w:t>
      </w:r>
      <w:r>
        <w:rPr>
          <w:rFonts w:ascii="Times New Roman" w:hAnsi="Times New Roman"/>
          <w:sz w:val="26"/>
          <w:szCs w:val="26"/>
        </w:rPr>
        <w:t xml:space="preserve"> </w:t>
      </w:r>
    </w:p>
    <w:p w14:paraId="721D6D33" w14:textId="706DA5D1" w:rsidR="00EF4DD4" w:rsidRPr="00097101" w:rsidRDefault="00C2484F" w:rsidP="00013CF6">
      <w:pPr>
        <w:pStyle w:val="EquationIndex"/>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m:oMathPara>
    </w:p>
    <w:p w14:paraId="285777E3" w14:textId="78E03E48" w:rsidR="0088753F" w:rsidRDefault="00D21E01" w:rsidP="007A1632">
      <w:pPr>
        <w:pStyle w:val="ListParagraph"/>
        <w:spacing w:before="240" w:after="0" w:line="360" w:lineRule="auto"/>
        <w:ind w:left="0"/>
        <w:rPr>
          <w:rFonts w:ascii="Times New Roman" w:hAnsi="Times New Roman"/>
          <w:position w:val="-30"/>
          <w:sz w:val="26"/>
          <w:szCs w:val="26"/>
        </w:rPr>
      </w:pPr>
      <w:r w:rsidRPr="003A16E8">
        <w:rPr>
          <w:noProof/>
          <w:szCs w:val="26"/>
        </w:rPr>
        <mc:AlternateContent>
          <mc:Choice Requires="wps">
            <w:drawing>
              <wp:anchor distT="0" distB="0" distL="114300" distR="114300" simplePos="0" relativeHeight="251654656"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C2484F" w:rsidRDefault="00C2484F" w:rsidP="002562FE">
                            <w:pPr>
                              <w:pStyle w:val="EquationIndex"/>
                            </w:pPr>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C2484F" w:rsidRDefault="00C2484F" w:rsidP="002562FE">
                      <w:pPr>
                        <w:pStyle w:val="EquationIndex"/>
                      </w:pPr>
                      <w:r>
                        <w:t>(4.9)</w:t>
                      </w:r>
                    </w:p>
                  </w:txbxContent>
                </v:textbox>
                <w10:wrap type="tight"/>
              </v:shape>
            </w:pict>
          </mc:Fallback>
        </mc:AlternateContent>
      </w:r>
      <w:r w:rsidR="0088753F" w:rsidRPr="0049233F">
        <w:rPr>
          <w:rFonts w:ascii="Times New Roman" w:hAnsi="Times New Roman"/>
          <w:position w:val="-30"/>
          <w:sz w:val="26"/>
          <w:szCs w:val="26"/>
        </w:rPr>
        <w:t>Thay (</w:t>
      </w:r>
      <w:r w:rsidR="00BC0EFC">
        <w:rPr>
          <w:rFonts w:ascii="Times New Roman" w:hAnsi="Times New Roman"/>
          <w:position w:val="-30"/>
          <w:sz w:val="26"/>
          <w:szCs w:val="26"/>
        </w:rPr>
        <w:t>4.</w:t>
      </w:r>
      <w:r w:rsidR="0088753F" w:rsidRPr="0049233F">
        <w:rPr>
          <w:rFonts w:ascii="Times New Roman" w:hAnsi="Times New Roman"/>
          <w:position w:val="-30"/>
          <w:sz w:val="26"/>
          <w:szCs w:val="26"/>
        </w:rPr>
        <w:t>8</w:t>
      </w:r>
      <w:proofErr w:type="gramStart"/>
      <w:r w:rsidR="0088753F" w:rsidRPr="0049233F">
        <w:rPr>
          <w:rFonts w:ascii="Times New Roman" w:hAnsi="Times New Roman"/>
          <w:position w:val="-30"/>
          <w:sz w:val="26"/>
          <w:szCs w:val="26"/>
        </w:rPr>
        <w:t>)  và</w:t>
      </w:r>
      <w:proofErr w:type="gramEnd"/>
      <w:r w:rsidR="0088753F" w:rsidRPr="0049233F">
        <w:rPr>
          <w:rFonts w:ascii="Times New Roman" w:hAnsi="Times New Roman"/>
          <w:position w:val="-30"/>
          <w:sz w:val="26"/>
          <w:szCs w:val="26"/>
        </w:rPr>
        <w:t xml:space="preserve"> (</w:t>
      </w:r>
      <w:r w:rsidR="00BC0EFC">
        <w:rPr>
          <w:rFonts w:ascii="Times New Roman" w:hAnsi="Times New Roman"/>
          <w:position w:val="-30"/>
          <w:sz w:val="26"/>
          <w:szCs w:val="26"/>
        </w:rPr>
        <w:t>4</w:t>
      </w:r>
      <w:r w:rsidR="0088753F" w:rsidRPr="0049233F">
        <w:rPr>
          <w:rFonts w:ascii="Times New Roman" w:hAnsi="Times New Roman"/>
          <w:position w:val="-30"/>
          <w:sz w:val="26"/>
          <w:szCs w:val="26"/>
        </w:rPr>
        <w:t>.6) vào (</w:t>
      </w:r>
      <w:r w:rsidR="00BC0EFC">
        <w:rPr>
          <w:rFonts w:ascii="Times New Roman" w:hAnsi="Times New Roman"/>
          <w:position w:val="-30"/>
          <w:sz w:val="26"/>
          <w:szCs w:val="26"/>
        </w:rPr>
        <w:t>4</w:t>
      </w:r>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77D71FCD" w14:textId="4710C028" w:rsidR="0088753F" w:rsidRPr="0049233F" w:rsidRDefault="00C2484F" w:rsidP="00013CF6">
      <w:pPr>
        <w:pStyle w:val="EquationIndex"/>
        <w:rPr>
          <w:position w:val="-30"/>
        </w:rPr>
      </w:pPr>
      <m:oMathPara>
        <m:oMath>
          <m:f>
            <m:fPr>
              <m:ctrlPr>
                <w:rPr>
                  <w:rFonts w:ascii="Cambria Math" w:eastAsia="Times New Roman" w:hAnsi="Cambria Math"/>
                  <w:i/>
                </w:rPr>
              </m:ctrlPr>
            </m:fPr>
            <m:num>
              <m:r>
                <w:rPr>
                  <w:rFonts w:ascii="Cambria Math" w:hAnsi="Cambria Math"/>
                </w:rPr>
                <m:t>∂E</m:t>
              </m:r>
            </m:num>
            <m:den>
              <m:r>
                <w:rPr>
                  <w:rFonts w:ascii="Cambria Math" w:hAnsi="Cambria Math"/>
                </w:rPr>
                <m:t>∂</m:t>
              </m:r>
              <m:sSub>
                <m:sSubPr>
                  <m:ctrlPr>
                    <w:rPr>
                      <w:rFonts w:ascii="Cambria Math" w:eastAsia="Times New Roman" w:hAnsi="Cambria Math"/>
                      <w:i/>
                    </w:rPr>
                  </m:ctrlPr>
                </m:sSubPr>
                <m:e>
                  <m:r>
                    <w:rPr>
                      <w:rFonts w:ascii="Cambria Math" w:hAnsi="Cambria Math"/>
                    </w:rPr>
                    <m:t>w</m:t>
                  </m:r>
                </m:e>
                <m:sub>
                  <m:r>
                    <w:rPr>
                      <w:rFonts w:ascii="Cambria Math" w:hAnsi="Cambria Math"/>
                    </w:rPr>
                    <m:t>ij</m:t>
                  </m:r>
                </m:sub>
              </m:sSub>
            </m:den>
          </m:f>
          <m:r>
            <w:rPr>
              <w:rFonts w:ascii="Cambria Math" w:hAnsi="Cambria Math"/>
            </w:rPr>
            <m:t>=-</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eastAsia="Times New Roman" w:hAnsi="Cambria Math"/>
                      <w:i/>
                    </w:rPr>
                  </m:ctrlPr>
                </m:sSubPr>
                <m:e>
                  <m:r>
                    <w:rPr>
                      <w:rFonts w:ascii="Cambria Math" w:hAnsi="Cambria Math"/>
                    </w:rPr>
                    <m:t>o</m:t>
                  </m:r>
                </m:e>
                <m:sub>
                  <m:r>
                    <w:rPr>
                      <w:rFonts w:ascii="Cambria Math" w:hAnsi="Cambria Math"/>
                    </w:rPr>
                    <m:t>i</m:t>
                  </m:r>
                </m:sub>
              </m:sSub>
            </m:e>
          </m:d>
          <m:r>
            <w:rPr>
              <w:rFonts w:ascii="Cambria Math" w:hAnsi="Cambria Math"/>
            </w:rPr>
            <m:t>*</m:t>
          </m:r>
          <m:sSup>
            <m:sSupPr>
              <m:ctrlPr>
                <w:rPr>
                  <w:rFonts w:ascii="Cambria Math" w:eastAsia="Times New Roman"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eastAsia="Times New Roman" w:hAnsi="Cambria Math"/>
                      <w:i/>
                    </w:rPr>
                  </m:ctrlPr>
                </m:sSubPr>
                <m:e>
                  <m:r>
                    <w:rPr>
                      <w:rFonts w:ascii="Cambria Math" w:hAnsi="Cambria Math"/>
                    </w:rPr>
                    <m:t>net</m:t>
                  </m:r>
                </m:e>
                <m:sub>
                  <m:r>
                    <w:rPr>
                      <w:rFonts w:ascii="Cambria Math" w:hAnsi="Cambria Math"/>
                    </w:rPr>
                    <m:t>i</m:t>
                  </m:r>
                </m:sub>
              </m:sSub>
            </m:e>
          </m:d>
          <m:sSub>
            <m:sSubPr>
              <m:ctrlPr>
                <w:rPr>
                  <w:rFonts w:ascii="Cambria Math" w:eastAsia="Times New Roman" w:hAnsi="Cambria Math"/>
                  <w:i/>
                </w:rPr>
              </m:ctrlPr>
            </m:sSubPr>
            <m:e>
              <m:r>
                <w:rPr>
                  <w:rFonts w:ascii="Cambria Math" w:hAnsi="Cambria Math"/>
                </w:rPr>
                <m:t>o</m:t>
              </m:r>
            </m:e>
            <m:sub>
              <m:r>
                <w:rPr>
                  <w:rFonts w:ascii="Cambria Math" w:hAnsi="Cambria Math"/>
                </w:rPr>
                <m:t xml:space="preserve">j         </m:t>
              </m:r>
            </m:sub>
          </m:sSub>
        </m:oMath>
      </m:oMathPara>
    </w:p>
    <w:p w14:paraId="12EBE08E" w14:textId="36B64F10" w:rsidR="0088753F" w:rsidRDefault="0088753F" w:rsidP="00013CF6">
      <w:pPr>
        <w:pStyle w:val="BuletL1"/>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C2484F" w:rsidP="00013CF6">
      <w:pPr>
        <w:pStyle w:val="ListParagraph"/>
        <w:spacing w:after="0" w:line="360" w:lineRule="auto"/>
        <w:ind w:left="0" w:firstLine="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e>
          </m:nary>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e>
          </m:nary>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oMath>
      </m:oMathPara>
    </w:p>
    <w:p w14:paraId="21700429" w14:textId="7B2A4E10" w:rsidR="0088753F" w:rsidRPr="0049233F" w:rsidRDefault="00976130" w:rsidP="0088753F">
      <w:pPr>
        <w:pStyle w:val="ListParagraph"/>
        <w:spacing w:after="0" w:line="360" w:lineRule="auto"/>
        <w:ind w:left="0"/>
        <w:rPr>
          <w:rFonts w:ascii="Times New Roman" w:hAnsi="Times New Roman"/>
          <w:position w:val="-30"/>
          <w:sz w:val="26"/>
          <w:szCs w:val="26"/>
        </w:rPr>
      </w:pPr>
      <w:r w:rsidRPr="000C3A28">
        <w:rPr>
          <w:noProof/>
        </w:rPr>
        <mc:AlternateContent>
          <mc:Choice Requires="wps">
            <w:drawing>
              <wp:anchor distT="0" distB="0" distL="114300" distR="114300" simplePos="0" relativeHeight="251642368"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C2484F" w:rsidRDefault="00C2484F" w:rsidP="002562FE">
                            <w:pPr>
                              <w:pStyle w:val="EquationIndex"/>
                            </w:pPr>
                            <w: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C2484F" w:rsidRDefault="00C2484F" w:rsidP="002562FE">
                      <w:pPr>
                        <w:pStyle w:val="EquationIndex"/>
                      </w:pPr>
                      <w:r>
                        <w:t>(4.10)</w:t>
                      </w:r>
                    </w:p>
                  </w:txbxContent>
                </v:textbox>
                <w10:wrap type="tight"/>
              </v:shape>
            </w:pict>
          </mc:Fallback>
        </mc:AlternateContent>
      </w:r>
      <w:r w:rsidR="0088753F" w:rsidRPr="0049233F">
        <w:rPr>
          <w:rFonts w:ascii="Times New Roman" w:hAnsi="Times New Roman"/>
          <w:sz w:val="26"/>
          <w:szCs w:val="26"/>
        </w:rPr>
        <w:t xml:space="preserve"> </w:t>
      </w:r>
      <w:r w:rsidR="0088753F" w:rsidRPr="0049233F">
        <w:rPr>
          <w:rFonts w:ascii="Times New Roman" w:hAnsi="Times New Roman"/>
          <w:sz w:val="26"/>
          <w:szCs w:val="26"/>
        </w:rPr>
        <w:tab/>
      </w:r>
    </w:p>
    <w:p w14:paraId="615C4E77" w14:textId="0694E6FF" w:rsidR="0088753F" w:rsidRDefault="00E20E05"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9296"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C2484F" w:rsidRDefault="00C2484F" w:rsidP="002562FE">
                            <w:pPr>
                              <w:pStyle w:val="EquationIndex"/>
                            </w:pPr>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C2484F" w:rsidRDefault="00C2484F" w:rsidP="002562FE">
                      <w:pPr>
                        <w:pStyle w:val="EquationIndex"/>
                      </w:pPr>
                      <w:r>
                        <w:t>(4.11)</w:t>
                      </w:r>
                    </w:p>
                  </w:txbxContent>
                </v:textbox>
              </v:shape>
            </w:pict>
          </mc:Fallback>
        </mc:AlternateContent>
      </w:r>
      <w:r w:rsidR="0088753F" w:rsidRPr="0049233F">
        <w:rPr>
          <w:rFonts w:ascii="Times New Roman" w:hAnsi="Times New Roman"/>
          <w:sz w:val="26"/>
          <w:szCs w:val="26"/>
        </w:rPr>
        <w:t>Thay (</w:t>
      </w:r>
      <w:r>
        <w:rPr>
          <w:rFonts w:ascii="Times New Roman" w:hAnsi="Times New Roman"/>
          <w:sz w:val="26"/>
          <w:szCs w:val="26"/>
        </w:rPr>
        <w:t>4</w:t>
      </w:r>
      <w:r w:rsidR="0088753F" w:rsidRPr="0049233F">
        <w:rPr>
          <w:rFonts w:ascii="Times New Roman" w:hAnsi="Times New Roman"/>
          <w:sz w:val="26"/>
          <w:szCs w:val="26"/>
        </w:rPr>
        <w:t>.10) và (</w:t>
      </w:r>
      <w:r>
        <w:rPr>
          <w:rFonts w:ascii="Times New Roman" w:hAnsi="Times New Roman"/>
          <w:sz w:val="26"/>
          <w:szCs w:val="26"/>
        </w:rPr>
        <w:t>4</w:t>
      </w:r>
      <w:r w:rsidR="0088753F" w:rsidRPr="0049233F">
        <w:rPr>
          <w:rFonts w:ascii="Times New Roman" w:hAnsi="Times New Roman"/>
          <w:sz w:val="26"/>
          <w:szCs w:val="26"/>
        </w:rPr>
        <w:t>.6) vào (</w:t>
      </w:r>
      <w:r>
        <w:rPr>
          <w:rFonts w:ascii="Times New Roman" w:hAnsi="Times New Roman"/>
          <w:sz w:val="26"/>
          <w:szCs w:val="26"/>
        </w:rPr>
        <w:t>4</w:t>
      </w:r>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C2484F" w:rsidP="00013CF6">
      <w:pPr>
        <w:pStyle w:val="ListParagraph"/>
        <w:spacing w:after="0" w:line="360" w:lineRule="auto"/>
        <w:ind w:firstLine="72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r>
            <w:rPr>
              <w:rFonts w:ascii="Cambria Math" w:hAnsi="Cambria Math"/>
              <w:sz w:val="26"/>
              <w:szCs w:val="26"/>
            </w:rPr>
            <m:t>=</m:t>
          </m:r>
          <m:d>
            <m:dPr>
              <m:ctrlPr>
                <w:rPr>
                  <w:rFonts w:ascii="Cambria Math" w:hAnsi="Cambria Math"/>
                  <w:i/>
                  <w:sz w:val="26"/>
                  <w:szCs w:val="26"/>
                </w:rPr>
              </m:ctrlPr>
            </m:dPr>
            <m:e>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m:t>
                  </m:r>
                  <m:d>
                    <m:dPr>
                      <m:ctrlPr>
                        <w:rPr>
                          <w:rFonts w:ascii="Cambria Math" w:eastAsia="Times New Roman" w:hAnsi="Cambria Math"/>
                          <w:i/>
                          <w:sz w:val="26"/>
                          <w:szCs w:val="26"/>
                        </w:rPr>
                      </m:ctrlPr>
                    </m:dPr>
                    <m:e>
                      <m:r>
                        <w:rPr>
                          <w:rFonts w:ascii="Cambria Math" w:eastAsia="Times New Roman" w:hAnsi="Cambria Math"/>
                          <w:sz w:val="26"/>
                          <w:szCs w:val="26"/>
                        </w:rPr>
                        <m:t>i</m:t>
                      </m:r>
                    </m:e>
                  </m:d>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e>
          </m:d>
          <m:r>
            <w:rPr>
              <w:rFonts w:ascii="Cambria Math" w:hAnsi="Cambria Math"/>
              <w:sz w:val="26"/>
              <w:szCs w:val="26"/>
            </w:rPr>
            <m:t>*</m:t>
          </m:r>
          <m:sSup>
            <m:sSupPr>
              <m:ctrlPr>
                <w:rPr>
                  <w:rFonts w:ascii="Cambria Math" w:eastAsia="Times New Roman"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i</m:t>
                  </m:r>
                </m:sub>
              </m:sSub>
            </m:e>
          </m:d>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 xml:space="preserve">j         </m:t>
              </m:r>
            </m:sub>
          </m:sSub>
        </m:oMath>
      </m:oMathPara>
    </w:p>
    <w:p w14:paraId="51433B67" w14:textId="196E77F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p>
    <w:p w14:paraId="1B4AB723" w14:textId="4F7D63EE" w:rsidR="0088753F" w:rsidRPr="0049233F" w:rsidRDefault="0088753F" w:rsidP="002562FE">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rsidP="00013CF6">
      <w:r w:rsidRPr="003A16E8">
        <w:rPr>
          <w:noProof/>
        </w:rPr>
        <mc:AlternateContent>
          <mc:Choice Requires="wps">
            <w:drawing>
              <wp:anchor distT="0" distB="0" distL="114300" distR="114300" simplePos="0" relativeHeight="251660800"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C2484F" w:rsidRDefault="00C2484F" w:rsidP="002562FE">
                            <w:pPr>
                              <w:pStyle w:val="EquationIndex"/>
                            </w:pPr>
                            <w: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C2484F" w:rsidRDefault="00C2484F" w:rsidP="002562FE">
                      <w:pPr>
                        <w:pStyle w:val="EquationIndex"/>
                      </w:pPr>
                      <w:r>
                        <w:t>(4.12)</w:t>
                      </w:r>
                    </w:p>
                  </w:txbxContent>
                </v:textbox>
              </v:shape>
            </w:pict>
          </mc:Fallback>
        </mc:AlternateContent>
      </w:r>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rsidP="00013CF6">
      <w:pPr>
        <w:pStyle w:val="ListParagraph"/>
        <w:tabs>
          <w:tab w:val="left" w:pos="720"/>
        </w:tabs>
        <w:spacing w:after="0" w:line="360" w:lineRule="auto"/>
        <w:ind w:left="0" w:firstLine="720"/>
        <w:jc w:val="center"/>
        <w:rPr>
          <w:rFonts w:ascii="Times New Roman" w:hAnsi="Times New Roman"/>
          <w:sz w:val="26"/>
          <w:szCs w:val="26"/>
        </w:rPr>
      </w:pPr>
      <w:r w:rsidRPr="003A16E8">
        <w:rPr>
          <w:noProof/>
          <w:szCs w:val="26"/>
        </w:rPr>
        <mc:AlternateContent>
          <mc:Choice Requires="wps">
            <w:drawing>
              <wp:anchor distT="0" distB="0" distL="114300" distR="114300" simplePos="0" relativeHeight="251682304"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C2484F" w:rsidRDefault="00C2484F" w:rsidP="002562FE">
                            <w:pPr>
                              <w:pStyle w:val="EquationIndex"/>
                            </w:pPr>
                            <w: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C2484F" w:rsidRDefault="00C2484F" w:rsidP="002562FE">
                      <w:pPr>
                        <w:pStyle w:val="EquationIndex"/>
                      </w:pPr>
                      <w:r>
                        <w:t>(4.13)</w:t>
                      </w:r>
                    </w:p>
                  </w:txbxContent>
                </v:textbox>
              </v:shape>
            </w:pict>
          </mc:Fallback>
        </mc:AlternateContent>
      </w:r>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p>
    <w:p w14:paraId="6E4AAC0B" w14:textId="12B80AD5" w:rsidR="0088753F" w:rsidRPr="00013CF6" w:rsidRDefault="003C4D45" w:rsidP="00013CF6">
      <w:pPr>
        <w:pStyle w:val="ListParagraph"/>
        <w:tabs>
          <w:tab w:val="left" w:pos="720"/>
        </w:tabs>
        <w:spacing w:after="0" w:line="360" w:lineRule="auto"/>
        <w:ind w:left="0" w:firstLine="720"/>
        <w:jc w:val="center"/>
        <w:rPr>
          <w:rFonts w:ascii="Times New Roman" w:hAnsi="Times New Roman"/>
          <w:sz w:val="26"/>
        </w:rPr>
      </w:pPr>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p>
    <w:p w14:paraId="41B71683" w14:textId="60BCD495" w:rsidR="0088753F" w:rsidRPr="0049233F" w:rsidRDefault="0088753F" w:rsidP="00013CF6">
      <w:r w:rsidRPr="0049233F">
        <w:t xml:space="preserve">Ở đây </w:t>
      </w:r>
      <w:r w:rsidRPr="00AF1345">
        <w:rPr>
          <w:position w:val="-10"/>
        </w:rPr>
        <w:object w:dxaOrig="200" w:dyaOrig="260" w14:anchorId="193592F5">
          <v:shape id="_x0000_i1027" type="#_x0000_t75" style="width:7.75pt;height:12.7pt" o:ole="">
            <v:imagedata r:id="rId37" o:title=""/>
          </v:shape>
          <o:OLEObject Type="Embed" ProgID="Equation.DSMT4" ShapeID="_x0000_i1027" DrawAspect="Content" ObjectID="_1417797642" r:id="rId38"/>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013CF6">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013CF6">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rsidP="00013CF6">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rsidP="00013CF6">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3013" w:name="OLE_LINK1"/>
      <w:r w:rsidRPr="0049233F">
        <w:t>oscillation</w:t>
      </w:r>
      <w:bookmarkEnd w:id="3013"/>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m:oMath>
        <m:r>
          <w:rPr>
            <w:rFonts w:ascii="Cambria Math" w:hAnsi="Cambria Math"/>
            <w:szCs w:val="26"/>
          </w:rPr>
          <m:t>∆w</m:t>
        </m:r>
      </m:oMath>
      <w:r w:rsidRPr="0049233F">
        <w:t xml:space="preserve"> nhỏ, nếu đạo hàm riêng phần lớn thì </w:t>
      </w:r>
      <m:oMath>
        <m:r>
          <w:rPr>
            <w:rFonts w:ascii="Cambria Math" w:hAnsi="Cambria Math"/>
            <w:szCs w:val="26"/>
          </w:rPr>
          <m:t>∆w</m:t>
        </m:r>
      </m:oMath>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010563EF" w14:textId="438F6368" w:rsidR="0088753F" w:rsidRPr="00013CF6" w:rsidRDefault="00E67981" w:rsidP="00013CF6">
      <w:r w:rsidRPr="003A16E8">
        <w:rPr>
          <w:noProof/>
        </w:rPr>
        <mc:AlternateContent>
          <mc:Choice Requires="wps">
            <w:drawing>
              <wp:anchor distT="0" distB="0" distL="114300" distR="114300" simplePos="0" relativeHeight="251685376"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C2484F" w:rsidRDefault="00C2484F" w:rsidP="002562FE">
                            <w:pPr>
                              <w:pStyle w:val="EquationIndex"/>
                            </w:pPr>
                            <w: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C2484F" w:rsidRDefault="00C2484F" w:rsidP="002562FE">
                      <w:pPr>
                        <w:pStyle w:val="EquationIndex"/>
                      </w:pPr>
                      <w:r>
                        <w:t>(4.14)</w:t>
                      </w:r>
                    </w:p>
                  </w:txbxContent>
                </v:textbox>
              </v:shape>
            </w:pict>
          </mc:Fallback>
        </mc:AlternateContent>
      </w:r>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46D768F1" w14:textId="17F4AC32" w:rsidR="00673068" w:rsidRPr="007E3E87" w:rsidRDefault="00E029EC" w:rsidP="00013CF6">
      <w:pPr>
        <w:pStyle w:val="ListParagraph"/>
        <w:spacing w:after="0" w:line="360" w:lineRule="auto"/>
        <w:ind w:firstLine="720"/>
        <w:rPr>
          <w:rFonts w:ascii="Times New Roman" w:hAnsi="Times New Roman"/>
          <w:sz w:val="26"/>
          <w:szCs w:val="26"/>
        </w:rPr>
      </w:pPr>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oMath>
      </m:oMathPara>
    </w:p>
    <w:p w14:paraId="50E1CA54" w14:textId="45551E8F" w:rsidR="0088753F" w:rsidRPr="0049233F" w:rsidRDefault="0088753F" w:rsidP="00013CF6">
      <w:r w:rsidRPr="0049233F">
        <w:t xml:space="preserve">Hệ số quán tính </w:t>
      </w:r>
      <w:r w:rsidRPr="00AF1345">
        <w:rPr>
          <w:position w:val="-10"/>
        </w:rPr>
        <w:object w:dxaOrig="240" w:dyaOrig="260" w14:anchorId="51BB5FC1">
          <v:shape id="_x0000_i1028" type="#_x0000_t75" style="width:14.8pt;height:12.7pt" o:ole="">
            <v:imagedata r:id="rId39" o:title=""/>
          </v:shape>
          <o:OLEObject Type="Embed" ProgID="Equation.DSMT4" ShapeID="_x0000_i1028" DrawAspect="Content" ObjectID="_1417797643" r:id="rId40"/>
        </w:object>
      </w:r>
      <w:r w:rsidRPr="0049233F">
        <w:t xml:space="preserve">có tác dụng điều chỉnh mức độ ảnh hưởng của giá trị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t-1</m:t>
            </m:r>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rsidP="00013CF6">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430BB087" w14:textId="77777777" w:rsidR="0088753F" w:rsidRPr="0049233F" w:rsidRDefault="0088753F" w:rsidP="00013CF6">
      <w:pPr>
        <w:ind w:firstLine="0"/>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029" type="#_x0000_t75" style="width:22.6pt;height:37.4pt" o:ole="">
                  <v:imagedata r:id="rId41" o:title=""/>
                </v:shape>
                <o:OLEObject Type="Embed" ProgID="Equation.DSMT4" ShapeID="_x0000_i1029" DrawAspect="Content" ObjectID="_1417797644" r:id="rId42"/>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520" w:dyaOrig="700" w14:anchorId="724B0E0A">
                <v:shape id="_x0000_i1030" type="#_x0000_t75" style="width:22.6pt;height:37.4pt" o:ole="">
                  <v:imagedata r:id="rId43" o:title=""/>
                </v:shape>
                <o:OLEObject Type="Embed" ProgID="Equation.DSMT4" ShapeID="_x0000_i1030" DrawAspect="Content" ObjectID="_1417797645" r:id="rId44"/>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3400" w:dyaOrig="700" w14:anchorId="4466983C">
                <v:shape id="_x0000_i1031" type="#_x0000_t75" style="width:166.6pt;height:37.4pt" o:ole="">
                  <v:imagedata r:id="rId45" o:title=""/>
                </v:shape>
                <o:OLEObject Type="Embed" ProgID="Equation.DSMT4" ShapeID="_x0000_i1031" DrawAspect="Content" ObjectID="_1417797646" r:id="rId46"/>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14"/>
                <w:sz w:val="26"/>
                <w:szCs w:val="26"/>
              </w:rPr>
              <w:object w:dxaOrig="2480" w:dyaOrig="380" w14:anchorId="2EEB005A">
                <v:shape id="_x0000_i1032" type="#_x0000_t75" style="width:123.55pt;height:14.8pt" o:ole="">
                  <v:imagedata r:id="rId47" o:title=""/>
                </v:shape>
                <o:OLEObject Type="Embed" ProgID="Equation.DSMT4" ShapeID="_x0000_i1032" DrawAspect="Content" ObjectID="_1417797647" r:id="rId48"/>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3014" w:name="_Toc327348217"/>
      <w:bookmarkStart w:id="3015" w:name="_Toc343029967"/>
    </w:p>
    <w:p w14:paraId="0030D0D0" w14:textId="09D30135" w:rsidR="0088753F" w:rsidRDefault="0088753F" w:rsidP="00013CF6">
      <w:pPr>
        <w:pStyle w:val="Hinh"/>
      </w:pPr>
      <w:bookmarkStart w:id="3016" w:name="_Toc343859590"/>
      <w:r w:rsidRPr="0049233F">
        <w:t>Hình</w:t>
      </w:r>
      <w:r w:rsidR="002400FD">
        <w:t xml:space="preserve"> 4.</w:t>
      </w:r>
      <w:r w:rsidR="001E2676">
        <w:t>9</w:t>
      </w:r>
      <w:r w:rsidRPr="0049233F">
        <w:t xml:space="preserve">: </w:t>
      </w:r>
      <w:r w:rsidRPr="00032D83">
        <w:t>Gi</w:t>
      </w:r>
      <w:r w:rsidRPr="000C3A28">
        <w:t>ả</w:t>
      </w:r>
      <w:r w:rsidRPr="0015771C">
        <w:t>i thu</w:t>
      </w:r>
      <w:r w:rsidRPr="00941798">
        <w:t>ậ</w:t>
      </w:r>
      <w:r w:rsidRPr="002E47E8">
        <w:t xml:space="preserve">t </w:t>
      </w:r>
      <w:proofErr w:type="gramStart"/>
      <w:r w:rsidRPr="002E47E8">
        <w:t>lan</w:t>
      </w:r>
      <w:proofErr w:type="gramEnd"/>
      <w:r w:rsidRPr="002E47E8">
        <w:t xml:space="preserve"> truy</w:t>
      </w:r>
      <w:r w:rsidRPr="003A16E8">
        <w:t>ền ngược</w:t>
      </w:r>
      <w:bookmarkEnd w:id="3014"/>
      <w:bookmarkEnd w:id="3015"/>
      <w:bookmarkEnd w:id="3016"/>
    </w:p>
    <w:p w14:paraId="6BC77435" w14:textId="77777777" w:rsidR="002400FD" w:rsidRPr="00032D83" w:rsidRDefault="002400FD" w:rsidP="00013CF6">
      <w:pPr>
        <w:pStyle w:val="Hinh"/>
      </w:pPr>
    </w:p>
    <w:p w14:paraId="75D5B6A4" w14:textId="7EE20BFE" w:rsidR="0088753F" w:rsidRPr="0049233F" w:rsidRDefault="0088753F" w:rsidP="00013CF6">
      <w:pPr>
        <w:rPr>
          <w:szCs w:val="26"/>
        </w:rPr>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22CC9BD4" w14:textId="699F67BE" w:rsidR="0088753F" w:rsidRPr="0049233F" w:rsidRDefault="0088753F" w:rsidP="0088753F">
      <w:pPr>
        <w:pStyle w:val="Heading3"/>
      </w:pPr>
      <w:bookmarkStart w:id="3017" w:name="_Toc327348175"/>
      <w:bookmarkStart w:id="3018" w:name="_Toc343859778"/>
      <w:r w:rsidRPr="0049233F">
        <w:t>Giải thuật RPROP</w:t>
      </w:r>
      <w:bookmarkEnd w:id="3017"/>
      <w:bookmarkEnd w:id="3018"/>
    </w:p>
    <w:p w14:paraId="1E82DD5F" w14:textId="5AD4C077" w:rsidR="0088753F" w:rsidRPr="0049233F" w:rsidRDefault="0088753F" w:rsidP="00013CF6">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2562FE">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rsidP="00013CF6">
      <w:r w:rsidRPr="00032D83">
        <w:rPr>
          <w:noProof/>
        </w:rPr>
        <mc:AlternateContent>
          <mc:Choice Requires="wps">
            <w:drawing>
              <wp:anchor distT="0" distB="0" distL="114300" distR="114300" simplePos="0" relativeHeight="251688448"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C2484F" w:rsidRDefault="00C2484F" w:rsidP="002562FE">
                            <w:pPr>
                              <w:pStyle w:val="EquationIndex"/>
                            </w:pPr>
                            <w:r>
                              <w:t>(4.15)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C2484F" w:rsidRDefault="00C2484F" w:rsidP="002562FE">
                      <w:pPr>
                        <w:pStyle w:val="EquationIndex"/>
                      </w:pPr>
                      <w:r>
                        <w:t>(4.15)</w:t>
                      </w:r>
                    </w:p>
                  </w:txbxContent>
                </v:textbox>
              </v:shape>
            </w:pict>
          </mc:Fallback>
        </mc:AlternateContent>
      </w:r>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rPr>
                <w:rFonts w:ascii="Cambria Math" w:hAnsi="Cambria Math"/>
                <w:sz w:val="28"/>
                <w:szCs w:val="28"/>
              </w:rPr>
            </m:ctrlPr>
          </m:fPr>
          <m:num>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 xml:space="preserve"> </m:t>
                </m:r>
              </m:sup>
            </m:sSup>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5928650" w14:textId="454CD41E" w:rsidR="0088753F" w:rsidRPr="0049233F" w:rsidRDefault="00C2484F" w:rsidP="00013CF6">
      <w:pPr>
        <w:pStyle w:val="Canhgiua"/>
      </w:pPr>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else</m:t>
                  </m:r>
                </m:e>
              </m:eqArr>
            </m:e>
          </m:d>
        </m:oMath>
      </m:oMathPara>
    </w:p>
    <w:p w14:paraId="51377D55" w14:textId="2F725D7D" w:rsidR="0088753F" w:rsidRPr="0049233F" w:rsidRDefault="0088753F" w:rsidP="00013CF6">
      <w:r w:rsidRPr="0049233F">
        <w:t xml:space="preserve">Ở đây </w:t>
      </w:r>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rsidP="00013CF6">
      <w:r w:rsidRPr="00032D83">
        <w:rPr>
          <w:noProof/>
        </w:rPr>
        <mc:AlternateContent>
          <mc:Choice Requires="wps">
            <w:drawing>
              <wp:anchor distT="0" distB="0" distL="114300" distR="114300" simplePos="0" relativeHeight="251694592"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C2484F" w:rsidRDefault="00C2484F" w:rsidP="002562FE">
                            <w:pPr>
                              <w:pStyle w:val="EquationIndex"/>
                            </w:pPr>
                            <w:r>
                              <w:t>(4.16)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C2484F" w:rsidRDefault="00C2484F" w:rsidP="002562FE">
                      <w:pPr>
                        <w:pStyle w:val="EquationIndex"/>
                      </w:pPr>
                      <w:r>
                        <w:t>(4.16)</w:t>
                      </w:r>
                    </w:p>
                  </w:txbxContent>
                </v:textbox>
              </v:shape>
            </w:pict>
          </mc:Fallback>
        </mc:AlternateContent>
      </w:r>
      <w:r w:rsidR="0088753F" w:rsidRPr="0049233F">
        <w:t xml:space="preserve">Mỗi lần đạo hàm riêng phần theo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C2484F" w:rsidP="00013CF6">
      <w:pPr>
        <w:pStyle w:val="Canhgiua"/>
      </w:pPr>
      <m:oMathPara>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r>
                    <m:rPr>
                      <m:sty m:val="p"/>
                    </m:rPr>
                    <w:rPr>
                      <w:rFonts w:ascii="Cambria Math" w:hAnsi="Cambria Math"/>
                    </w:rPr>
                    <m:t xml:space="preserve">0, </m:t>
                  </m:r>
                  <m:r>
                    <w:rPr>
                      <w:rFonts w:ascii="Cambria Math" w:hAnsi="Cambria Math"/>
                    </w:rPr>
                    <m:t>else</m:t>
                  </m:r>
                </m:e>
              </m:eqArr>
            </m:e>
          </m:d>
          <m:r>
            <m:rPr>
              <m:sty m:val="p"/>
            </m:rPr>
            <w:rPr>
              <w:rFonts w:ascii="Cambria Math" w:hAnsi="Cambria Math"/>
            </w:rPr>
            <m:t xml:space="preserve">    </m:t>
          </m:r>
        </m:oMath>
      </m:oMathPara>
    </w:p>
    <w:p w14:paraId="600BC804" w14:textId="3D1AF443" w:rsidR="0088753F" w:rsidRPr="0049233F" w:rsidRDefault="007E3E87" w:rsidP="00013CF6">
      <w:pPr>
        <w:pStyle w:val="EquationIndex"/>
        <w:jc w:val="center"/>
      </w:pPr>
      <w:r w:rsidRPr="003A16E8">
        <w:rPr>
          <w:noProof/>
        </w:rPr>
        <mc:AlternateContent>
          <mc:Choice Requires="wps">
            <w:drawing>
              <wp:anchor distT="0" distB="0" distL="114300" distR="114300" simplePos="0" relativeHeight="251697664"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C2484F" w:rsidRDefault="00C2484F" w:rsidP="002562FE">
                            <w:pPr>
                              <w:pStyle w:val="EquationIndex"/>
                            </w:pPr>
                            <w:r>
                              <w:t>(4.17)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C2484F" w:rsidRDefault="00C2484F" w:rsidP="002562FE">
                      <w:pPr>
                        <w:pStyle w:val="EquationIndex"/>
                      </w:pPr>
                      <w:r>
                        <w:t>(4.17)</w:t>
                      </w:r>
                    </w:p>
                  </w:txbxContent>
                </v:textbox>
              </v:shape>
            </w:pict>
          </mc:Fallback>
        </mc:AlternateConten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A51995">
        <w:t xml:space="preserve"> </w:t>
      </w:r>
    </w:p>
    <w:p w14:paraId="3F053D4F" w14:textId="4E197D04" w:rsidR="0088753F" w:rsidRPr="0049233F" w:rsidRDefault="0088753F" w:rsidP="0088753F">
      <w:pPr>
        <w:spacing w:before="0"/>
        <w:ind w:firstLine="720"/>
        <w:rPr>
          <w:szCs w:val="26"/>
        </w:rPr>
      </w:pPr>
    </w:p>
    <w:p w14:paraId="470DE334" w14:textId="73782361" w:rsidR="0088753F" w:rsidRDefault="0088753F" w:rsidP="00013CF6">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C2484F" w:rsidP="00013CF6">
      <w:pPr>
        <w:pStyle w:val="EquationIndex"/>
      </w:pPr>
      <m:oMathPara>
        <m:oMathParaPr>
          <m:jc m:val="center"/>
        </m:oMathParaP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oMath>
      </m:oMathPara>
    </w:p>
    <w:p w14:paraId="7998B599" w14:textId="2E9DD286" w:rsidR="0088753F" w:rsidRPr="0049233F" w:rsidRDefault="0088753F" w:rsidP="00013CF6">
      <w:r w:rsidRPr="0049233F">
        <w:rPr>
          <w:szCs w:val="26"/>
        </w:rPr>
        <w:t xml:space="preserve"> </w:t>
      </w: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013CF6">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FEC2133" w14:textId="226B1A01" w:rsidR="0088753F" w:rsidRDefault="0088753F" w:rsidP="00013CF6">
      <w:pPr>
        <w:rPr>
          <w:szCs w:val="26"/>
        </w:rPr>
      </w:pPr>
      <w:r w:rsidRPr="0049233F">
        <w:t xml:space="preserve">Mã giả cho phần cập nhập trọng số của giải thuật RPROP </w:t>
      </w:r>
      <w:r w:rsidR="002046B0">
        <w:t>được trình bày ở</w:t>
      </w:r>
      <w:r w:rsidR="008E6D1B">
        <w:t xml:space="preserve"> H</w:t>
      </w:r>
      <w:r w:rsidR="002046B0">
        <w:t>ình</w:t>
      </w:r>
      <w:r w:rsidR="002046B0">
        <w:rPr>
          <w:szCs w:val="26"/>
        </w:rPr>
        <w:t xml:space="preserve"> 4.9</w:t>
      </w:r>
    </w:p>
    <w:p w14:paraId="26973261" w14:textId="77777777" w:rsidR="005F01A1" w:rsidRPr="0049233F" w:rsidRDefault="005F01A1" w:rsidP="00013CF6">
      <w:pPr>
        <w:spacing w:before="0"/>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t xml:space="preserve">Ban đầu các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và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rPr>
                <w:rFonts w:ascii="Cambria Math" w:hAnsi="Cambria Math"/>
                <w:i/>
              </w:rPr>
            </m:ctrlPr>
          </m:sSubSupPr>
          <m:e>
            <w:proofErr w:type="gramEnd"/>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rsidP="00013CF6">
            <w:pPr>
              <w:spacing w:before="0" w:line="240" w:lineRule="auto"/>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033" type="#_x0000_t75" style="width:79.75pt;height:37.4pt" o:ole="">
                  <v:imagedata r:id="rId49" o:title=""/>
                </v:shape>
                <o:OLEObject Type="Embed" ProgID="Equation.DSMT4" ShapeID="_x0000_i1033" DrawAspect="Content" ObjectID="_1417797648" r:id="rId50"/>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334AAF6F">
                <v:shape id="_x0000_i1034" type="#_x0000_t75" style="width:21.9pt;height:21.9pt" o:ole="">
                  <v:imagedata r:id="rId51" o:title=""/>
                </v:shape>
                <o:OLEObject Type="Embed" ProgID="Equation.DSMT4" ShapeID="_x0000_i1034" DrawAspect="Content" ObjectID="_1417797649" r:id="rId52"/>
              </w:object>
            </w:r>
            <w:r w:rsidRPr="0049233F">
              <w:rPr>
                <w:i/>
                <w:szCs w:val="26"/>
              </w:rPr>
              <w:t xml:space="preserve"> = minimum (</w:t>
            </w:r>
            <w:r w:rsidRPr="00AF1345">
              <w:rPr>
                <w:i/>
                <w:position w:val="-14"/>
                <w:szCs w:val="26"/>
              </w:rPr>
              <w:object w:dxaOrig="1460" w:dyaOrig="400" w14:anchorId="5338F7B6">
                <v:shape id="_x0000_i1035" type="#_x0000_t75" style="width:1in;height:21.9pt" o:ole="">
                  <v:imagedata r:id="rId53" o:title=""/>
                </v:shape>
                <o:OLEObject Type="Embed" ProgID="Equation.DSMT4" ShapeID="_x0000_i1035" DrawAspect="Content" ObjectID="_1417797650" r:id="rId54"/>
              </w:object>
            </w:r>
            <w:r w:rsidRPr="0049233F">
              <w:rPr>
                <w:i/>
                <w:szCs w:val="26"/>
              </w:rPr>
              <w:t xml:space="preserve">) </w:t>
            </w:r>
          </w:p>
          <w:p w14:paraId="66EBAB1C"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4B83D869">
                <v:shape id="_x0000_i1036" type="#_x0000_t75" style="width:27.55pt;height:21.9pt" o:ole="">
                  <v:imagedata r:id="rId55" o:title=""/>
                </v:shape>
                <o:OLEObject Type="Embed" ProgID="Equation.DSMT4" ShapeID="_x0000_i1036" DrawAspect="Content" ObjectID="_1417797651" r:id="rId56"/>
              </w:object>
            </w:r>
            <w:r w:rsidRPr="0049233F">
              <w:rPr>
                <w:i/>
                <w:szCs w:val="26"/>
              </w:rPr>
              <w:t xml:space="preserve"> = - sign (</w:t>
            </w:r>
            <w:r w:rsidRPr="00AF1345">
              <w:rPr>
                <w:i/>
                <w:position w:val="-32"/>
                <w:szCs w:val="26"/>
              </w:rPr>
              <w:object w:dxaOrig="580" w:dyaOrig="740" w14:anchorId="1C11FF13">
                <v:shape id="_x0000_i1037" type="#_x0000_t75" style="width:27.55pt;height:37.4pt" o:ole="">
                  <v:imagedata r:id="rId57" o:title=""/>
                </v:shape>
                <o:OLEObject Type="Embed" ProgID="Equation.DSMT4" ShapeID="_x0000_i1037" DrawAspect="Content" ObjectID="_1417797652" r:id="rId58"/>
              </w:object>
            </w:r>
            <w:r w:rsidRPr="0049233F">
              <w:rPr>
                <w:i/>
                <w:szCs w:val="26"/>
              </w:rPr>
              <w:t>)*</w:t>
            </w:r>
            <w:r w:rsidRPr="00AF1345">
              <w:rPr>
                <w:i/>
                <w:position w:val="-14"/>
                <w:szCs w:val="26"/>
              </w:rPr>
              <w:object w:dxaOrig="400" w:dyaOrig="400" w14:anchorId="797347F4">
                <v:shape id="_x0000_i1038" type="#_x0000_t75" style="width:21.9pt;height:21.9pt" o:ole="">
                  <v:imagedata r:id="rId51" o:title=""/>
                </v:shape>
                <o:OLEObject Type="Embed" ProgID="Equation.DSMT4" ShapeID="_x0000_i1038" DrawAspect="Content" ObjectID="_1417797653" r:id="rId59"/>
              </w:object>
            </w:r>
          </w:p>
          <w:p w14:paraId="7A102CB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69C437D">
                <v:shape id="_x0000_i1039" type="#_x0000_t75" style="width:27.55pt;height:21.9pt" o:ole="">
                  <v:imagedata r:id="rId60" o:title=""/>
                </v:shape>
                <o:OLEObject Type="Embed" ProgID="Equation.DSMT4" ShapeID="_x0000_i1039" DrawAspect="Content" ObjectID="_1417797654" r:id="rId61"/>
              </w:object>
            </w:r>
            <w:r w:rsidRPr="0049233F">
              <w:rPr>
                <w:i/>
                <w:szCs w:val="26"/>
              </w:rPr>
              <w:t xml:space="preserve">  = </w:t>
            </w:r>
            <w:r w:rsidRPr="00AF1345">
              <w:rPr>
                <w:i/>
                <w:position w:val="-14"/>
                <w:szCs w:val="26"/>
              </w:rPr>
              <w:object w:dxaOrig="400" w:dyaOrig="400" w14:anchorId="43D60952">
                <v:shape id="_x0000_i1040" type="#_x0000_t75" style="width:21.9pt;height:21.9pt" o:ole="">
                  <v:imagedata r:id="rId62" o:title=""/>
                </v:shape>
                <o:OLEObject Type="Embed" ProgID="Equation.DSMT4" ShapeID="_x0000_i1040" DrawAspect="Content" ObjectID="_1417797655" r:id="rId63"/>
              </w:object>
            </w:r>
            <w:r w:rsidRPr="0049233F">
              <w:rPr>
                <w:i/>
                <w:szCs w:val="26"/>
              </w:rPr>
              <w:t xml:space="preserve">+  </w:t>
            </w:r>
            <w:r w:rsidRPr="00AF1345">
              <w:rPr>
                <w:i/>
                <w:position w:val="-14"/>
                <w:szCs w:val="26"/>
              </w:rPr>
              <w:object w:dxaOrig="540" w:dyaOrig="400" w14:anchorId="053072BF">
                <v:shape id="_x0000_i1041" type="#_x0000_t75" style="width:27.55pt;height:21.9pt" o:ole="">
                  <v:imagedata r:id="rId55" o:title=""/>
                </v:shape>
                <o:OLEObject Type="Embed" ProgID="Equation.DSMT4" ShapeID="_x0000_i1041" DrawAspect="Content" ObjectID="_1417797656" r:id="rId64"/>
              </w:object>
            </w:r>
          </w:p>
          <w:p w14:paraId="599100C9" w14:textId="77777777" w:rsidR="0088753F" w:rsidRPr="0049233F" w:rsidRDefault="0088753F" w:rsidP="00013CF6">
            <w:pPr>
              <w:spacing w:before="0" w:line="240" w:lineRule="auto"/>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042" type="#_x0000_t75" style="width:79.75pt;height:37.4pt" o:ole="">
                  <v:imagedata r:id="rId65" o:title=""/>
                </v:shape>
                <o:OLEObject Type="Embed" ProgID="Equation.DSMT4" ShapeID="_x0000_i1042" DrawAspect="Content" ObjectID="_1417797657" r:id="rId66"/>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02566787">
                <v:shape id="_x0000_i1043" type="#_x0000_t75" style="width:21.9pt;height:21.9pt" o:ole="">
                  <v:imagedata r:id="rId51" o:title=""/>
                </v:shape>
                <o:OLEObject Type="Embed" ProgID="Equation.DSMT4" ShapeID="_x0000_i1043" DrawAspect="Content" ObjectID="_1417797658" r:id="rId67"/>
              </w:object>
            </w:r>
            <w:r w:rsidRPr="0049233F">
              <w:rPr>
                <w:i/>
                <w:szCs w:val="26"/>
              </w:rPr>
              <w:t xml:space="preserve"> = maximum (</w:t>
            </w:r>
            <w:r w:rsidRPr="00AF1345">
              <w:rPr>
                <w:i/>
                <w:position w:val="-14"/>
                <w:szCs w:val="26"/>
              </w:rPr>
              <w:object w:dxaOrig="1440" w:dyaOrig="400" w14:anchorId="47CE5A1E">
                <v:shape id="_x0000_i1044" type="#_x0000_t75" style="width:1in;height:21.9pt" o:ole="">
                  <v:imagedata r:id="rId68" o:title=""/>
                </v:shape>
                <o:OLEObject Type="Embed" ProgID="Equation.DSMT4" ShapeID="_x0000_i1044" DrawAspect="Content" ObjectID="_1417797659" r:id="rId69"/>
              </w:object>
            </w:r>
            <w:r w:rsidRPr="0049233F">
              <w:rPr>
                <w:i/>
                <w:szCs w:val="26"/>
              </w:rPr>
              <w:t xml:space="preserve">) </w:t>
            </w:r>
          </w:p>
          <w:p w14:paraId="3D6F7F3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26413F5">
                <v:shape id="_x0000_i1045" type="#_x0000_t75" style="width:27.55pt;height:21.9pt" o:ole="">
                  <v:imagedata r:id="rId60" o:title=""/>
                </v:shape>
                <o:OLEObject Type="Embed" ProgID="Equation.DSMT4" ShapeID="_x0000_i1045" DrawAspect="Content" ObjectID="_1417797660" r:id="rId70"/>
              </w:object>
            </w:r>
            <w:r w:rsidRPr="0049233F">
              <w:rPr>
                <w:i/>
                <w:szCs w:val="26"/>
              </w:rPr>
              <w:t xml:space="preserve">  = </w:t>
            </w:r>
            <w:r w:rsidRPr="00AF1345">
              <w:rPr>
                <w:i/>
                <w:position w:val="-14"/>
                <w:szCs w:val="26"/>
              </w:rPr>
              <w:object w:dxaOrig="400" w:dyaOrig="400" w14:anchorId="645E6D6D">
                <v:shape id="_x0000_i1046" type="#_x0000_t75" style="width:21.9pt;height:21.9pt" o:ole="">
                  <v:imagedata r:id="rId62" o:title=""/>
                </v:shape>
                <o:OLEObject Type="Embed" ProgID="Equation.DSMT4" ShapeID="_x0000_i1046" DrawAspect="Content" ObjectID="_1417797661" r:id="rId71"/>
              </w:object>
            </w:r>
            <w:r w:rsidRPr="0049233F">
              <w:rPr>
                <w:i/>
                <w:szCs w:val="26"/>
              </w:rPr>
              <w:t xml:space="preserve">- </w:t>
            </w:r>
            <w:r w:rsidRPr="00AF1345">
              <w:rPr>
                <w:i/>
                <w:position w:val="-14"/>
                <w:szCs w:val="26"/>
              </w:rPr>
              <w:object w:dxaOrig="680" w:dyaOrig="400" w14:anchorId="1598DD1F">
                <v:shape id="_x0000_i1047" type="#_x0000_t75" style="width:37.4pt;height:21.9pt" o:ole="">
                  <v:imagedata r:id="rId72" o:title=""/>
                </v:shape>
                <o:OLEObject Type="Embed" ProgID="Equation.DSMT4" ShapeID="_x0000_i1047" DrawAspect="Content" ObjectID="_1417797662" r:id="rId73"/>
              </w:object>
            </w:r>
            <w:r w:rsidRPr="0049233F">
              <w:rPr>
                <w:i/>
                <w:szCs w:val="26"/>
              </w:rPr>
              <w:t xml:space="preserve"> </w:t>
            </w:r>
          </w:p>
          <w:p w14:paraId="796F6485"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32"/>
                <w:szCs w:val="26"/>
              </w:rPr>
              <w:object w:dxaOrig="920" w:dyaOrig="740" w14:anchorId="24679EAB">
                <v:shape id="_x0000_i1048" type="#_x0000_t75" style="width:50.1pt;height:37.4pt" o:ole="">
                  <v:imagedata r:id="rId74" o:title=""/>
                </v:shape>
                <o:OLEObject Type="Embed" ProgID="Equation.DSMT4" ShapeID="_x0000_i1048" DrawAspect="Content" ObjectID="_1417797663" r:id="rId75"/>
              </w:object>
            </w:r>
          </w:p>
          <w:p w14:paraId="41704DD5" w14:textId="77777777" w:rsidR="0088753F" w:rsidRPr="0049233F" w:rsidRDefault="0088753F" w:rsidP="00013CF6">
            <w:pPr>
              <w:spacing w:before="0" w:line="240" w:lineRule="auto"/>
              <w:ind w:firstLine="720"/>
              <w:rPr>
                <w:i/>
                <w:szCs w:val="26"/>
              </w:rPr>
            </w:pPr>
            <w:r w:rsidRPr="0049233F">
              <w:rPr>
                <w:i/>
                <w:szCs w:val="26"/>
              </w:rPr>
              <w:t xml:space="preserve">     } </w:t>
            </w:r>
          </w:p>
          <w:p w14:paraId="0C66C69D" w14:textId="77777777" w:rsidR="0088753F" w:rsidRPr="0049233F" w:rsidRDefault="0088753F" w:rsidP="00013CF6">
            <w:pPr>
              <w:spacing w:before="0" w:line="240" w:lineRule="auto"/>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049" type="#_x0000_t75" style="width:79.75pt;height:37.4pt" o:ole="">
                  <v:imagedata r:id="rId76" o:title=""/>
                </v:shape>
                <o:OLEObject Type="Embed" ProgID="Equation.DSMT4" ShapeID="_x0000_i1049" DrawAspect="Content" ObjectID="_1417797664" r:id="rId77"/>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21571DC1">
                <v:shape id="_x0000_i1050" type="#_x0000_t75" style="width:27.55pt;height:21.9pt" o:ole="">
                  <v:imagedata r:id="rId55" o:title=""/>
                </v:shape>
                <o:OLEObject Type="Embed" ProgID="Equation.DSMT4" ShapeID="_x0000_i1050" DrawAspect="Content" ObjectID="_1417797665" r:id="rId78"/>
              </w:object>
            </w:r>
            <w:r w:rsidRPr="0049233F">
              <w:rPr>
                <w:i/>
                <w:szCs w:val="26"/>
              </w:rPr>
              <w:t xml:space="preserve"> = - sign (</w:t>
            </w:r>
            <w:r w:rsidRPr="00AF1345">
              <w:rPr>
                <w:i/>
                <w:position w:val="-32"/>
                <w:szCs w:val="26"/>
              </w:rPr>
              <w:object w:dxaOrig="580" w:dyaOrig="740" w14:anchorId="261D33FB">
                <v:shape id="_x0000_i1051" type="#_x0000_t75" style="width:27.55pt;height:37.4pt" o:ole="">
                  <v:imagedata r:id="rId57" o:title=""/>
                </v:shape>
                <o:OLEObject Type="Embed" ProgID="Equation.DSMT4" ShapeID="_x0000_i1051" DrawAspect="Content" ObjectID="_1417797666" r:id="rId79"/>
              </w:object>
            </w:r>
            <w:r w:rsidRPr="0049233F">
              <w:rPr>
                <w:i/>
                <w:szCs w:val="26"/>
              </w:rPr>
              <w:t>)*</w:t>
            </w:r>
            <w:r w:rsidRPr="00AF1345">
              <w:rPr>
                <w:i/>
                <w:position w:val="-14"/>
                <w:szCs w:val="26"/>
              </w:rPr>
              <w:object w:dxaOrig="400" w:dyaOrig="400" w14:anchorId="495FE6DF">
                <v:shape id="_x0000_i1052" type="#_x0000_t75" style="width:21.9pt;height:21.9pt" o:ole="">
                  <v:imagedata r:id="rId51" o:title=""/>
                </v:shape>
                <o:OLEObject Type="Embed" ProgID="Equation.DSMT4" ShapeID="_x0000_i1052" DrawAspect="Content" ObjectID="_1417797667" r:id="rId80"/>
              </w:object>
            </w:r>
          </w:p>
          <w:p w14:paraId="2F859299"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7F28C5CF">
                <v:shape id="_x0000_i1053" type="#_x0000_t75" style="width:27.55pt;height:21.9pt" o:ole="">
                  <v:imagedata r:id="rId60" o:title=""/>
                </v:shape>
                <o:OLEObject Type="Embed" ProgID="Equation.DSMT4" ShapeID="_x0000_i1053" DrawAspect="Content" ObjectID="_1417797668" r:id="rId81"/>
              </w:object>
            </w:r>
            <w:r w:rsidRPr="0049233F">
              <w:rPr>
                <w:i/>
                <w:szCs w:val="26"/>
              </w:rPr>
              <w:t xml:space="preserve">  = </w:t>
            </w:r>
            <w:r w:rsidRPr="00AF1345">
              <w:rPr>
                <w:i/>
                <w:position w:val="-14"/>
                <w:szCs w:val="26"/>
              </w:rPr>
              <w:object w:dxaOrig="400" w:dyaOrig="400" w14:anchorId="5A399D5E">
                <v:shape id="_x0000_i1054" type="#_x0000_t75" style="width:21.9pt;height:21.9pt" o:ole="">
                  <v:imagedata r:id="rId62" o:title=""/>
                </v:shape>
                <o:OLEObject Type="Embed" ProgID="Equation.DSMT4" ShapeID="_x0000_i1054" DrawAspect="Content" ObjectID="_1417797669" r:id="rId82"/>
              </w:object>
            </w:r>
            <w:r w:rsidRPr="0049233F">
              <w:rPr>
                <w:i/>
                <w:szCs w:val="26"/>
              </w:rPr>
              <w:t xml:space="preserve">+  </w:t>
            </w:r>
            <w:r w:rsidRPr="00AF1345">
              <w:rPr>
                <w:i/>
                <w:position w:val="-14"/>
                <w:szCs w:val="26"/>
              </w:rPr>
              <w:object w:dxaOrig="540" w:dyaOrig="400" w14:anchorId="6F57130F">
                <v:shape id="_x0000_i1055" type="#_x0000_t75" style="width:27.55pt;height:21.9pt" o:ole="">
                  <v:imagedata r:id="rId55" o:title=""/>
                </v:shape>
                <o:OLEObject Type="Embed" ProgID="Equation.DSMT4" ShapeID="_x0000_i1055" DrawAspect="Content" ObjectID="_1417797670" r:id="rId83"/>
              </w:object>
            </w:r>
          </w:p>
          <w:p w14:paraId="3255C968" w14:textId="77777777" w:rsidR="0088753F" w:rsidRPr="0049233F" w:rsidRDefault="0088753F" w:rsidP="00013CF6">
            <w:pPr>
              <w:spacing w:before="0" w:line="240" w:lineRule="auto"/>
              <w:ind w:firstLine="720"/>
              <w:rPr>
                <w:i/>
                <w:szCs w:val="26"/>
              </w:rPr>
            </w:pPr>
            <w:r w:rsidRPr="0049233F">
              <w:rPr>
                <w:i/>
                <w:szCs w:val="26"/>
              </w:rPr>
              <w:t xml:space="preserve">      }</w:t>
            </w:r>
          </w:p>
          <w:p w14:paraId="201C5BBF" w14:textId="77777777" w:rsidR="0088753F" w:rsidRPr="0049233F" w:rsidRDefault="0088753F" w:rsidP="00013CF6">
            <w:pPr>
              <w:spacing w:before="0" w:line="240" w:lineRule="auto"/>
              <w:ind w:firstLine="720"/>
              <w:rPr>
                <w:szCs w:val="26"/>
              </w:rPr>
            </w:pPr>
            <w:r w:rsidRPr="0049233F">
              <w:rPr>
                <w:i/>
                <w:szCs w:val="26"/>
              </w:rPr>
              <w:t>}</w:t>
            </w:r>
          </w:p>
        </w:tc>
      </w:tr>
    </w:tbl>
    <w:p w14:paraId="5C0B14C3" w14:textId="77777777" w:rsidR="003549D0" w:rsidRDefault="003549D0" w:rsidP="003549D0">
      <w:pPr>
        <w:pStyle w:val="Hinh"/>
      </w:pPr>
      <w:bookmarkStart w:id="3019" w:name="_Toc327348218"/>
      <w:bookmarkStart w:id="3020" w:name="_Toc343029968"/>
    </w:p>
    <w:p w14:paraId="7DECB775" w14:textId="11AF9EF3" w:rsidR="0015202E" w:rsidRDefault="0088753F" w:rsidP="00013CF6">
      <w:pPr>
        <w:pStyle w:val="Hinh"/>
      </w:pPr>
      <w:bookmarkStart w:id="3021" w:name="_Toc343859591"/>
      <w:r w:rsidRPr="00032D83">
        <w:t>Hình</w:t>
      </w:r>
      <w:r w:rsidR="0015202E" w:rsidRPr="000C3A28">
        <w:t xml:space="preserve"> 4.9</w:t>
      </w:r>
      <w:r w:rsidRPr="00013CF6">
        <w:t>: Giải thuật RPROP</w:t>
      </w:r>
      <w:bookmarkEnd w:id="3019"/>
      <w:bookmarkEnd w:id="3020"/>
      <w:bookmarkEnd w:id="3021"/>
    </w:p>
    <w:p w14:paraId="74FAFEBA" w14:textId="77777777" w:rsidR="003549D0" w:rsidRPr="001A48D1" w:rsidRDefault="003549D0" w:rsidP="003549D0">
      <w:pPr>
        <w:pStyle w:val="Hinh"/>
      </w:pPr>
    </w:p>
    <w:p w14:paraId="1C59B8C6" w14:textId="77777777" w:rsidR="0088753F" w:rsidRPr="0049233F" w:rsidRDefault="0088753F" w:rsidP="00013CF6">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rsidP="00013CF6">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3022" w:name="_Toc327348176"/>
      <w:bookmarkStart w:id="3023" w:name="_Toc343859779"/>
      <w:r w:rsidRPr="0049233F">
        <w:t>Hiện tượng quá khớp</w:t>
      </w:r>
      <w:bookmarkEnd w:id="3022"/>
      <w:bookmarkEnd w:id="3023"/>
    </w:p>
    <w:p w14:paraId="1FAA90D6" w14:textId="03E46DAC" w:rsidR="0088753F" w:rsidRPr="0049233F" w:rsidRDefault="0088753F" w:rsidP="002562FE">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00E85171" w14:textId="341F571A" w:rsidR="00A02652" w:rsidRPr="0049233F" w:rsidRDefault="00A02652" w:rsidP="00286C29">
      <w:pPr>
        <w:pStyle w:val="Heading2"/>
      </w:pPr>
      <w:bookmarkStart w:id="3024" w:name="_Toc343232326"/>
      <w:bookmarkStart w:id="3025" w:name="_Toc343232739"/>
      <w:bookmarkStart w:id="3026" w:name="_Toc343233024"/>
      <w:bookmarkStart w:id="3027" w:name="_Toc343415529"/>
      <w:bookmarkStart w:id="3028" w:name="_Toc343415825"/>
      <w:bookmarkStart w:id="3029" w:name="_Toc343452484"/>
      <w:bookmarkStart w:id="3030" w:name="_Toc343461274"/>
      <w:bookmarkStart w:id="3031" w:name="_Toc343494161"/>
      <w:bookmarkStart w:id="3032" w:name="_Toc343494373"/>
      <w:bookmarkStart w:id="3033" w:name="_Toc343495146"/>
      <w:bookmarkStart w:id="3034" w:name="_Toc343660373"/>
      <w:bookmarkStart w:id="3035" w:name="_Toc343660587"/>
      <w:bookmarkStart w:id="3036" w:name="_Toc343711215"/>
      <w:bookmarkStart w:id="3037" w:name="_Toc343829179"/>
      <w:bookmarkStart w:id="3038" w:name="_Toc343831983"/>
      <w:bookmarkStart w:id="3039" w:name="_Toc343832353"/>
      <w:bookmarkStart w:id="3040" w:name="_Toc343832570"/>
      <w:bookmarkStart w:id="3041" w:name="_Toc343832787"/>
      <w:bookmarkStart w:id="3042" w:name="_Toc343837380"/>
      <w:bookmarkStart w:id="3043" w:name="_Toc343841938"/>
      <w:bookmarkStart w:id="3044" w:name="_Toc343844836"/>
      <w:bookmarkStart w:id="3045" w:name="_Toc326315155"/>
      <w:bookmarkStart w:id="3046" w:name="_Toc327348181"/>
      <w:bookmarkStart w:id="3047" w:name="_Toc343859780"/>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r w:rsidRPr="00013CF6">
        <w:t xml:space="preserve">Áp dụng mạng </w:t>
      </w:r>
      <w:r w:rsidR="00976130">
        <w:t>Nơron</w:t>
      </w:r>
      <w:r w:rsidRPr="00013CF6">
        <w:t xml:space="preserve"> vào dự báo dữ liệu chuỗi thời gian</w:t>
      </w:r>
      <w:bookmarkEnd w:id="3045"/>
      <w:bookmarkEnd w:id="3046"/>
      <w:bookmarkEnd w:id="3047"/>
    </w:p>
    <w:p w14:paraId="7731F271" w14:textId="383600D4" w:rsidR="0015202E" w:rsidRPr="0049233F" w:rsidRDefault="00A02652" w:rsidP="00013CF6">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rsidP="00013CF6">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rsidP="00013CF6">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rsidP="00013CF6">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r w:rsidR="005457E8">
        <w:tab/>
      </w:r>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rsidP="00013CF6">
      <w:pPr>
        <w:pStyle w:val="Canhgiua"/>
        <w:rPr>
          <w:noProof/>
        </w:rPr>
      </w:pPr>
      <w:r w:rsidRPr="002B1464">
        <w:rPr>
          <w:noProof/>
        </w:rPr>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19E5F2A0" w:rsidR="00642B1B" w:rsidRPr="00097101" w:rsidRDefault="00642B1B" w:rsidP="00DE2BD3">
      <w:pPr>
        <w:pStyle w:val="Hinh"/>
      </w:pPr>
      <w:bookmarkStart w:id="3048" w:name="_Toc326299578"/>
      <w:bookmarkStart w:id="3049" w:name="_Toc327348223"/>
      <w:bookmarkStart w:id="3050" w:name="_Toc343029969"/>
      <w:bookmarkStart w:id="3051" w:name="_Toc343859592"/>
      <w:r w:rsidRPr="0049233F">
        <w:t>Hình</w:t>
      </w:r>
      <w:r>
        <w:t xml:space="preserve"> 4.10</w:t>
      </w:r>
      <w:r w:rsidRPr="0049233F">
        <w:t xml:space="preserve">: </w:t>
      </w:r>
      <w:r w:rsidRPr="00032D83">
        <w:t>Mô hình h</w:t>
      </w:r>
      <w:r w:rsidRPr="000C3A28">
        <w:t>ọ</w:t>
      </w:r>
      <w:r w:rsidRPr="0015202E">
        <w:t>c với chuỗi thời gian</w:t>
      </w:r>
      <w:bookmarkEnd w:id="3048"/>
      <w:bookmarkEnd w:id="3049"/>
      <w:bookmarkEnd w:id="3050"/>
      <w:bookmarkEnd w:id="3051"/>
    </w:p>
    <w:p w14:paraId="146B3BF3" w14:textId="093E72F6" w:rsidR="00A02652" w:rsidRPr="0049233F" w:rsidRDefault="00A02652" w:rsidP="00286C29">
      <w:pPr>
        <w:pStyle w:val="Heading2"/>
      </w:pPr>
      <w:bookmarkStart w:id="3052" w:name="_Toc327348182"/>
      <w:bookmarkStart w:id="3053" w:name="_Toc343859781"/>
      <w:r w:rsidRPr="00013CF6">
        <w:t xml:space="preserve">Các bước xây dựng mô hình mạng </w:t>
      </w:r>
      <w:r w:rsidR="00976130">
        <w:t>nơron</w:t>
      </w:r>
      <w:bookmarkEnd w:id="3052"/>
      <w:bookmarkEnd w:id="3053"/>
    </w:p>
    <w:p w14:paraId="70E7852F" w14:textId="1BEE294F" w:rsidR="00A02652" w:rsidRPr="0049233F" w:rsidRDefault="00A02652" w:rsidP="00013CF6">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013CF6">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3054" w:name="_Toc327348183"/>
      <w:bookmarkStart w:id="3055" w:name="_Toc343859782"/>
      <w:r w:rsidRPr="0049233F">
        <w:t>Lựa chọn các biến</w:t>
      </w:r>
      <w:bookmarkEnd w:id="3054"/>
      <w:bookmarkEnd w:id="3055"/>
    </w:p>
    <w:p w14:paraId="71DA7A36" w14:textId="708085BC" w:rsidR="00A02652" w:rsidRPr="0049233F" w:rsidRDefault="00A02652" w:rsidP="00013CF6">
      <w:pPr>
        <w:pStyle w:val="BuletL1"/>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rsidP="00013CF6">
      <w:pPr>
        <w:pStyle w:val="BuletL1"/>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rsidP="00013CF6">
      <w:pPr>
        <w:pStyle w:val="BuletL1"/>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rsidP="00013CF6">
      <w:pPr>
        <w:pStyle w:val="BuletL1"/>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3056" w:name="_Toc327348184"/>
      <w:bookmarkStart w:id="3057" w:name="_Toc343859783"/>
      <w:r w:rsidRPr="0049233F">
        <w:rPr>
          <w:lang w:val="fr-FR"/>
        </w:rPr>
        <w:t>Thu thập dữ liệu</w:t>
      </w:r>
      <w:bookmarkEnd w:id="3056"/>
      <w:bookmarkEnd w:id="3057"/>
    </w:p>
    <w:p w14:paraId="16759051" w14:textId="0D2DFFB7" w:rsidR="00A02652" w:rsidRPr="0049233F" w:rsidRDefault="00A02652" w:rsidP="00013CF6">
      <w:pPr>
        <w:pStyle w:val="BuletL1"/>
        <w:rPr>
          <w:u w:val="single"/>
        </w:rPr>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013CF6">
      <w:pPr>
        <w:pStyle w:val="BuletL1"/>
        <w:rPr>
          <w:u w:val="single"/>
        </w:rPr>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3058" w:name="_Toc327348185"/>
      <w:bookmarkStart w:id="3059" w:name="_Toc343859784"/>
      <w:r w:rsidRPr="0049233F">
        <w:t>Tiền xử lý dữ liệu</w:t>
      </w:r>
      <w:bookmarkEnd w:id="3058"/>
      <w:bookmarkEnd w:id="3059"/>
    </w:p>
    <w:p w14:paraId="4A5ADB02" w14:textId="12D48032" w:rsidR="00A02652" w:rsidRPr="0049233F" w:rsidRDefault="00A02652" w:rsidP="00013CF6">
      <w:pPr>
        <w:pStyle w:val="BuletL1"/>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013CF6">
      <w:pPr>
        <w:pStyle w:val="BuletL1"/>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3060" w:name="OLE_LINK5"/>
      <w:bookmarkStart w:id="3061" w:name="OLE_LINK6"/>
      <w:r w:rsidRPr="0049233F">
        <w:t xml:space="preserve">Việc lấy logarit tự nhiên </w:t>
      </w:r>
      <w:bookmarkEnd w:id="3060"/>
      <w:bookmarkEnd w:id="3061"/>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013CF6" w:rsidRDefault="00A02652" w:rsidP="00013CF6">
      <w:pPr>
        <w:pStyle w:val="BuletL1"/>
      </w:pPr>
      <w:r w:rsidRPr="00032D83">
        <w:t>Ngoài phư</w:t>
      </w:r>
      <w:r w:rsidRPr="000C3A28">
        <w:t>ờ</w:t>
      </w:r>
      <w:r w:rsidRPr="0015771C">
        <w:t>ng pháp l</w:t>
      </w:r>
      <w:r w:rsidRPr="00941798">
        <w:t>ấ</w:t>
      </w:r>
      <w:r w:rsidRPr="002E47E8">
        <w:t>y hi</w:t>
      </w:r>
      <w:r w:rsidRPr="003A16E8">
        <w:t>ệu và lấy logarit tự nhiên củ</w:t>
      </w:r>
      <w:r w:rsidRPr="00013CF6">
        <w:t>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3062" w:name="_Toc327348186"/>
      <w:bookmarkStart w:id="3063" w:name="_Toc343859785"/>
      <w:r w:rsidRPr="0049233F">
        <w:t>Phân chia tập dữ liệu</w:t>
      </w:r>
      <w:bookmarkEnd w:id="3062"/>
      <w:bookmarkEnd w:id="3063"/>
    </w:p>
    <w:p w14:paraId="150E077C" w14:textId="29F5C1BC" w:rsidR="00BB4B46" w:rsidRPr="00013CF6" w:rsidRDefault="00A02652" w:rsidP="00013CF6">
      <w:pPr>
        <w:pStyle w:val="BuletL1"/>
        <w:rPr>
          <w:u w:val="single"/>
        </w:rPr>
      </w:pPr>
      <w:r w:rsidRPr="00032D83">
        <w:t>Trong th</w:t>
      </w:r>
      <w:r w:rsidRPr="000C3A28">
        <w:t>ự</w:t>
      </w:r>
      <w:r w:rsidRPr="0015771C">
        <w:t>c t</w:t>
      </w:r>
      <w:r w:rsidRPr="00941798">
        <w:t>ế</w:t>
      </w:r>
      <w:r w:rsidRPr="002E47E8">
        <w:t>,</w:t>
      </w:r>
      <w:r w:rsidRPr="003A16E8">
        <w:t xml:space="preserve"> khi huấn luyện, người ta thư</w:t>
      </w:r>
      <w:r w:rsidRPr="00013CF6">
        <w:t xml:space="preserve">ờng chia tập dữ liệu thành các tập: huấn luyện, kiểm tra và kiểm định (ngoài các mẫu). Tập huấn luyện thường là tập lớn nhất được sử dụng để huấn luyện cho mạng. Tập kiểm tra thường chứa khoảng </w:t>
      </w:r>
      <w:r w:rsidRPr="00013CF6">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013CF6" w:rsidRDefault="00A02652" w:rsidP="00013CF6">
      <w:pPr>
        <w:pStyle w:val="BuletL1"/>
        <w:rPr>
          <w:u w:val="single"/>
        </w:rPr>
      </w:pPr>
      <w:r w:rsidRPr="00013CF6">
        <w:t>Có hai cách thực h</w:t>
      </w:r>
      <w:r w:rsidRPr="00013CF6">
        <w:rPr>
          <w:rStyle w:val="BuletL1Char"/>
        </w:rPr>
        <w:t>i</w:t>
      </w:r>
      <w:r w:rsidRPr="00032D83">
        <w:t>ệ</w:t>
      </w:r>
      <w:r w:rsidRPr="000C3A28">
        <w:t>n xác đ</w:t>
      </w:r>
      <w:r w:rsidRPr="0015771C">
        <w:t>ị</w:t>
      </w:r>
      <w:r w:rsidRPr="00941798">
        <w:t>nh t</w:t>
      </w:r>
      <w:r w:rsidRPr="002E47E8">
        <w:t>ậ</w:t>
      </w:r>
      <w:r w:rsidRPr="003A16E8">
        <w:t>p kiểm tra. Một là lấy ng</w:t>
      </w:r>
      <w:r w:rsidRPr="00013CF6">
        <w:t>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013CF6" w:rsidRDefault="00A02652" w:rsidP="00013CF6">
      <w:pPr>
        <w:pStyle w:val="BuletL1"/>
        <w:rPr>
          <w:u w:val="single"/>
        </w:rPr>
      </w:pPr>
      <w:r w:rsidRPr="00013CF6">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3A16E8">
        <w:t>c trong trường h</w:t>
      </w:r>
      <w:r w:rsidRPr="00013CF6">
        <w:t xml:space="preserve">ợp kích thước của tập kiểm tra tương đối lớn so với tập huấn luyện </w:t>
      </w:r>
      <w:proofErr w:type="gramStart"/>
      <w:r w:rsidRPr="00013CF6">
        <w:t>( khoảng</w:t>
      </w:r>
      <w:proofErr w:type="gramEnd"/>
      <w:r w:rsidRPr="00013CF6">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013CF6">
        <w:t xml:space="preserve">Một phương pháp chặt chẽ dùng để đánh giá mạng </w:t>
      </w:r>
      <w:r w:rsidR="00976130">
        <w:t>nơron</w:t>
      </w:r>
      <w:r w:rsidRPr="00013CF6">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3064" w:name="_Toc327348187"/>
      <w:bookmarkStart w:id="3065" w:name="_Toc343859786"/>
      <w:r w:rsidRPr="0049233F">
        <w:t>Xây dựng cấu trúc mạng</w:t>
      </w:r>
      <w:bookmarkEnd w:id="3064"/>
      <w:bookmarkEnd w:id="3065"/>
    </w:p>
    <w:p w14:paraId="44FC4DD0" w14:textId="619055D4" w:rsidR="00A02652" w:rsidRPr="0049233F" w:rsidRDefault="00A02652" w:rsidP="00013CF6">
      <w:pPr>
        <w:pStyle w:val="BuletL1"/>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rsidP="00013CF6">
      <w:pPr>
        <w:pStyle w:val="BuletL1"/>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rsidP="00013CF6">
      <w:pPr>
        <w:pStyle w:val="BuletL1"/>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rsidP="00013CF6">
      <w:pPr>
        <w:pStyle w:val="BuletL1"/>
      </w:pPr>
      <w:r w:rsidRPr="00032D83">
        <w:t>S</w:t>
      </w:r>
      <w:r w:rsidRPr="000C3A28">
        <w:t>ố</w:t>
      </w:r>
      <w:r w:rsidRPr="00941798">
        <w:t xml:space="preserve"> lư</w:t>
      </w:r>
      <w:r w:rsidRPr="002E47E8">
        <w:t>ợ</w:t>
      </w:r>
      <w:r w:rsidRPr="003A16E8">
        <w:t>ng đơn vị trong mỗi lớp cũng là m</w:t>
      </w:r>
      <w:r w:rsidRPr="00013CF6">
        <w:t xml:space="preserve">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3A16E8">
        <w:t>ố đơn vị ở lớ</w:t>
      </w:r>
      <w:r w:rsidRPr="00013CF6">
        <w:t xml:space="preserve">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3A16E8">
        <w:t>ỏ nhất là là mạng có cấ</w:t>
      </w:r>
      <w:r w:rsidRPr="00013CF6">
        <w:t xml:space="preserve">u hình tốt nhất. Phương pháp này khá tốn thời gian nhưng khá hiệu quả. Cách thứ hai là thay đổi số đơn vị trong lớp ẩn ngay trong quá trình huấn luyện. Cách này không cần phải tạo </w:t>
      </w:r>
      <w:r w:rsidRPr="00013CF6">
        <w:lastRenderedPageBreak/>
        <w:t xml:space="preserve">ra nhiều mạng </w:t>
      </w:r>
      <w:r w:rsidR="00976130">
        <w:t>nơron</w:t>
      </w:r>
      <w:r w:rsidRPr="000C3A28">
        <w:t xml:space="preserve"> riêng bi</w:t>
      </w:r>
      <w:r w:rsidRPr="00941798">
        <w:t>ệ</w:t>
      </w:r>
      <w:r w:rsidRPr="002E47E8">
        <w:t>t nhưng l</w:t>
      </w:r>
      <w:r w:rsidRPr="003A16E8">
        <w:t>ại rất phức tạ</w:t>
      </w:r>
      <w:r w:rsidRPr="00013CF6">
        <w:t>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rsidP="00013CF6">
      <w:pPr>
        <w:pStyle w:val="BuletL1"/>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rsidP="00013CF6">
      <w:pPr>
        <w:pStyle w:val="BuletL1"/>
        <w:numPr>
          <w:ilvl w:val="0"/>
          <w:numId w:val="0"/>
        </w:numPr>
        <w:ind w:left="360"/>
      </w:pPr>
      <w:r w:rsidRPr="002B1464">
        <w:rPr>
          <w:noProof/>
          <w:lang w:val="en-US"/>
        </w:rPr>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1AF38BB1" w:rsidR="00916DF0" w:rsidRPr="0049233F" w:rsidRDefault="00916DF0" w:rsidP="00013CF6">
      <w:pPr>
        <w:pStyle w:val="BuletL1"/>
        <w:numPr>
          <w:ilvl w:val="0"/>
          <w:numId w:val="0"/>
        </w:numPr>
        <w:ind w:left="360"/>
      </w:pPr>
      <w:bookmarkStart w:id="3066" w:name="_Toc327348224"/>
      <w:bookmarkStart w:id="3067" w:name="_Toc343029970"/>
      <w:r w:rsidRPr="0049233F">
        <w:t>Hình</w:t>
      </w:r>
      <w:r>
        <w:t xml:space="preserve"> 4.11</w:t>
      </w:r>
      <w:r w:rsidRPr="0049233F">
        <w:t xml:space="preserve">: </w:t>
      </w:r>
      <w:r w:rsidRPr="00032D83">
        <w:t>Th</w:t>
      </w:r>
      <w:r w:rsidRPr="000C3A28">
        <w:t>ủ</w:t>
      </w:r>
      <w:r w:rsidRPr="00941798">
        <w:t xml:space="preserve"> t</w:t>
      </w:r>
      <w:r w:rsidRPr="002E47E8">
        <w:t>ụ</w:t>
      </w:r>
      <w:r w:rsidRPr="003A16E8">
        <w:t xml:space="preserve">c sử dụng phương pháp walk-forward chia tập </w:t>
      </w:r>
      <w:r w:rsidRPr="00013CF6">
        <w:t>dữ liệu</w:t>
      </w:r>
      <w:bookmarkEnd w:id="3066"/>
      <w:bookmarkEnd w:id="3067"/>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3068" w:name="_Toc327348188"/>
      <w:bookmarkStart w:id="3069" w:name="_Toc343859787"/>
      <w:r w:rsidRPr="0049233F">
        <w:t>Xác định tiêu chuẩn đánh giá</w:t>
      </w:r>
      <w:bookmarkEnd w:id="3068"/>
      <w:bookmarkEnd w:id="3069"/>
    </w:p>
    <w:p w14:paraId="5921BBBB" w14:textId="55A5C691" w:rsidR="00A02652" w:rsidRPr="0049233F" w:rsidRDefault="00A02652" w:rsidP="00013CF6">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013CF6">
      <w:pPr>
        <w:pStyle w:val="EquationIndex"/>
        <w:jc w:val="center"/>
      </w:pPr>
      <w:r w:rsidRPr="003A16E8">
        <w:rPr>
          <w:noProof/>
        </w:rPr>
        <mc:AlternateContent>
          <mc:Choice Requires="wps">
            <w:drawing>
              <wp:anchor distT="0" distB="0" distL="114300" distR="114300" simplePos="0" relativeHeight="251700736"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C2484F" w:rsidRDefault="00C2484F" w:rsidP="002562FE">
                            <w:pPr>
                              <w:pStyle w:val="EquationIndex"/>
                            </w:pPr>
                            <w: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C2484F" w:rsidRDefault="00C2484F" w:rsidP="002562FE">
                      <w:pPr>
                        <w:pStyle w:val="EquationIndex"/>
                      </w:pPr>
                      <w:r>
                        <w:t>(4.18)</w:t>
                      </w:r>
                    </w:p>
                  </w:txbxContent>
                </v:textbox>
              </v:shape>
            </w:pict>
          </mc:Fallback>
        </mc:AlternateContent>
      </w:r>
      <w:r w:rsidRPr="00013CF6">
        <w:object w:dxaOrig="1900" w:dyaOrig="680" w14:anchorId="41722C5E">
          <v:shape id="_x0000_i1056" type="#_x0000_t75" style="width:129.9pt;height:50.1pt" o:ole="">
            <v:imagedata r:id="rId86" o:title=""/>
          </v:shape>
          <o:OLEObject Type="Embed" ProgID="Equation.DSMT4" ShapeID="_x0000_i1056" DrawAspect="Content" ObjectID="_1417797671" r:id="rId87"/>
        </w:object>
      </w:r>
    </w:p>
    <w:p w14:paraId="74DB8EBE" w14:textId="5EAFA784" w:rsidR="00A02652" w:rsidRPr="0049233F" w:rsidRDefault="00A02652" w:rsidP="00013CF6">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rsidP="00013CF6">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3070" w:name="_Toc327348189"/>
      <w:bookmarkStart w:id="3071" w:name="_Toc343859788"/>
      <w:r w:rsidRPr="0049233F">
        <w:rPr>
          <w:lang w:val="fr-FR"/>
        </w:rPr>
        <w:lastRenderedPageBreak/>
        <w:t>Huấn luyện mạng</w:t>
      </w:r>
      <w:bookmarkEnd w:id="3070"/>
      <w:bookmarkEnd w:id="3071"/>
    </w:p>
    <w:p w14:paraId="5D62D645" w14:textId="77777777" w:rsidR="00A02652" w:rsidRPr="0049233F" w:rsidRDefault="00A02652" w:rsidP="00013CF6">
      <w:pPr>
        <w:pStyle w:val="BuletL1"/>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rsidP="002562FE">
      <w:pPr>
        <w:pStyle w:val="BuletL1"/>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3072" w:name="_Toc327348190"/>
      <w:bookmarkStart w:id="3073" w:name="_Toc343859789"/>
      <w:r w:rsidRPr="0049233F">
        <w:rPr>
          <w:lang w:val="fr-FR"/>
        </w:rPr>
        <w:t xml:space="preserve">Dự </w:t>
      </w:r>
      <w:r w:rsidR="00DE2BD3">
        <w:rPr>
          <w:lang w:val="fr-FR"/>
        </w:rPr>
        <w:t>báo</w:t>
      </w:r>
      <w:r w:rsidRPr="0049233F">
        <w:rPr>
          <w:lang w:val="fr-FR"/>
        </w:rPr>
        <w:t xml:space="preserve"> và cải tiến</w:t>
      </w:r>
      <w:bookmarkEnd w:id="3072"/>
      <w:bookmarkEnd w:id="3073"/>
    </w:p>
    <w:p w14:paraId="30D1DB02" w14:textId="33CF5E3E" w:rsidR="00A02652" w:rsidRPr="0049233F" w:rsidRDefault="00A02652" w:rsidP="00013CF6">
      <w:pPr>
        <w:rPr>
          <w:lang w:val="fr-FR"/>
        </w:rPr>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0907B599" w14:textId="77777777" w:rsidR="00393709" w:rsidRPr="0049233F" w:rsidRDefault="00001A0C" w:rsidP="00286C29">
      <w:pPr>
        <w:pStyle w:val="Heading2"/>
      </w:pPr>
      <w:bookmarkStart w:id="3074" w:name="_Toc343083648"/>
      <w:bookmarkStart w:id="3075" w:name="_Toc343083862"/>
      <w:bookmarkStart w:id="3076" w:name="_Toc343084073"/>
      <w:bookmarkStart w:id="3077" w:name="_Toc343220832"/>
      <w:bookmarkStart w:id="3078" w:name="_Toc343232337"/>
      <w:bookmarkStart w:id="3079" w:name="_Toc343232750"/>
      <w:bookmarkStart w:id="3080" w:name="_Toc343233035"/>
      <w:bookmarkStart w:id="3081" w:name="_Toc343415540"/>
      <w:bookmarkStart w:id="3082" w:name="_Toc343415836"/>
      <w:bookmarkStart w:id="3083" w:name="_Toc343452495"/>
      <w:bookmarkStart w:id="3084" w:name="_Toc343461285"/>
      <w:bookmarkStart w:id="3085" w:name="_Toc343494172"/>
      <w:bookmarkStart w:id="3086" w:name="_Toc343494384"/>
      <w:bookmarkStart w:id="3087" w:name="_Toc343495157"/>
      <w:bookmarkStart w:id="3088" w:name="_Toc343660384"/>
      <w:bookmarkStart w:id="3089" w:name="_Toc343660598"/>
      <w:bookmarkStart w:id="3090" w:name="_Toc343711226"/>
      <w:bookmarkStart w:id="3091" w:name="_Toc343829190"/>
      <w:bookmarkStart w:id="3092" w:name="_Toc343831994"/>
      <w:bookmarkStart w:id="3093" w:name="_Toc343832364"/>
      <w:bookmarkStart w:id="3094" w:name="_Toc343832581"/>
      <w:bookmarkStart w:id="3095" w:name="_Toc343832798"/>
      <w:bookmarkStart w:id="3096" w:name="_Toc343837391"/>
      <w:bookmarkStart w:id="3097" w:name="_Toc343841949"/>
      <w:bookmarkStart w:id="3098" w:name="_Toc343844847"/>
      <w:bookmarkStart w:id="3099" w:name="_Toc343083649"/>
      <w:bookmarkStart w:id="3100" w:name="_Toc343083863"/>
      <w:bookmarkStart w:id="3101" w:name="_Toc343084074"/>
      <w:bookmarkStart w:id="3102" w:name="_Toc343220833"/>
      <w:bookmarkStart w:id="3103" w:name="_Toc343232338"/>
      <w:bookmarkStart w:id="3104" w:name="_Toc343232751"/>
      <w:bookmarkStart w:id="3105" w:name="_Toc343233036"/>
      <w:bookmarkStart w:id="3106" w:name="_Toc343415541"/>
      <w:bookmarkStart w:id="3107" w:name="_Toc343415837"/>
      <w:bookmarkStart w:id="3108" w:name="_Toc343452496"/>
      <w:bookmarkStart w:id="3109" w:name="_Toc343461286"/>
      <w:bookmarkStart w:id="3110" w:name="_Toc343494173"/>
      <w:bookmarkStart w:id="3111" w:name="_Toc343494385"/>
      <w:bookmarkStart w:id="3112" w:name="_Toc343495158"/>
      <w:bookmarkStart w:id="3113" w:name="_Toc343660385"/>
      <w:bookmarkStart w:id="3114" w:name="_Toc343660599"/>
      <w:bookmarkStart w:id="3115" w:name="_Toc343711227"/>
      <w:bookmarkStart w:id="3116" w:name="_Toc343829191"/>
      <w:bookmarkStart w:id="3117" w:name="_Toc343831995"/>
      <w:bookmarkStart w:id="3118" w:name="_Toc343832365"/>
      <w:bookmarkStart w:id="3119" w:name="_Toc343832582"/>
      <w:bookmarkStart w:id="3120" w:name="_Toc343832799"/>
      <w:bookmarkStart w:id="3121" w:name="_Toc343837392"/>
      <w:bookmarkStart w:id="3122" w:name="_Toc343841950"/>
      <w:bookmarkStart w:id="3123" w:name="_Toc343844848"/>
      <w:bookmarkStart w:id="3124" w:name="_Toc343859790"/>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r w:rsidRPr="00013CF6">
        <w:t>Kết luận</w:t>
      </w:r>
      <w:bookmarkEnd w:id="3124"/>
    </w:p>
    <w:p w14:paraId="07CE6189" w14:textId="14454B73" w:rsidR="006625BC" w:rsidRPr="0049233F" w:rsidRDefault="006625BC" w:rsidP="00013CF6">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rsidP="00013CF6">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66ACA4CE" w:rsidR="006625BC" w:rsidRPr="0049233F" w:rsidRDefault="007D2146" w:rsidP="00013CF6">
      <w:r>
        <w:t xml:space="preserve"> T</w:t>
      </w:r>
      <w:r w:rsidR="006625BC" w:rsidRPr="0049233F">
        <w:t xml:space="preserve">ốc độ hội tụ và độ chính xác </w:t>
      </w:r>
      <w:r>
        <w:t xml:space="preserve">của giải thuật RPROP </w:t>
      </w:r>
      <w:r w:rsidR="006625BC" w:rsidRPr="0049233F">
        <w:t xml:space="preserve">nhìn </w:t>
      </w:r>
      <w:proofErr w:type="gramStart"/>
      <w:r w:rsidR="006625BC" w:rsidRPr="0049233F">
        <w:t>chung</w:t>
      </w:r>
      <w:proofErr w:type="gramEnd"/>
      <w:r w:rsidR="006625BC"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rsidP="00013CF6">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szCs w:val="26"/>
        </w:rPr>
      </w:pPr>
      <w:r>
        <w:rPr>
          <w:szCs w:val="26"/>
        </w:rPr>
        <w:br w:type="page"/>
      </w:r>
    </w:p>
    <w:p w14:paraId="26E08AA2" w14:textId="14ADCCE3" w:rsidR="006A21F7" w:rsidRPr="00013CF6" w:rsidRDefault="00266E2E" w:rsidP="00097101">
      <w:pPr>
        <w:pStyle w:val="Heading1"/>
        <w:rPr>
          <w:sz w:val="26"/>
          <w:szCs w:val="26"/>
        </w:rPr>
      </w:pPr>
      <w:bookmarkStart w:id="3125" w:name="_Toc343083651"/>
      <w:bookmarkStart w:id="3126" w:name="_Toc343083865"/>
      <w:bookmarkStart w:id="3127" w:name="_Toc343084076"/>
      <w:bookmarkStart w:id="3128" w:name="_Toc343220835"/>
      <w:bookmarkStart w:id="3129" w:name="_Toc343232340"/>
      <w:bookmarkStart w:id="3130" w:name="_Toc343232753"/>
      <w:bookmarkStart w:id="3131" w:name="_Toc343233038"/>
      <w:bookmarkStart w:id="3132" w:name="_Toc343415543"/>
      <w:bookmarkStart w:id="3133" w:name="_Toc343415839"/>
      <w:bookmarkStart w:id="3134" w:name="_Toc343452498"/>
      <w:bookmarkStart w:id="3135" w:name="_Toc343461288"/>
      <w:bookmarkStart w:id="3136" w:name="_Toc343494175"/>
      <w:bookmarkStart w:id="3137" w:name="_Toc343494387"/>
      <w:bookmarkStart w:id="3138" w:name="_Toc343495160"/>
      <w:bookmarkStart w:id="3139" w:name="_Toc343660387"/>
      <w:bookmarkStart w:id="3140" w:name="_Toc343660601"/>
      <w:bookmarkStart w:id="3141" w:name="_Toc343711229"/>
      <w:bookmarkStart w:id="3142" w:name="_Toc343829193"/>
      <w:bookmarkStart w:id="3143" w:name="_Toc343831997"/>
      <w:bookmarkStart w:id="3144" w:name="_Toc343832367"/>
      <w:bookmarkStart w:id="3145" w:name="_Toc343832584"/>
      <w:bookmarkStart w:id="3146" w:name="_Toc343832801"/>
      <w:bookmarkStart w:id="3147" w:name="_Toc343837394"/>
      <w:bookmarkStart w:id="3148" w:name="_Toc343841952"/>
      <w:bookmarkStart w:id="3149" w:name="_Toc343844850"/>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r>
        <w:rPr>
          <w:sz w:val="26"/>
          <w:szCs w:val="26"/>
        </w:rPr>
        <w:lastRenderedPageBreak/>
        <w:t xml:space="preserve">    </w:t>
      </w:r>
      <w:bookmarkStart w:id="3150" w:name="_Toc343859791"/>
      <w:r w:rsidR="0050316D">
        <w:rPr>
          <w:sz w:val="26"/>
          <w:szCs w:val="26"/>
        </w:rPr>
        <w:t>MÔ HÌNH KẾT HỢP</w:t>
      </w:r>
      <w:r w:rsidR="00FD0937" w:rsidRPr="00013CF6">
        <w:rPr>
          <w:sz w:val="26"/>
          <w:szCs w:val="26"/>
        </w:rPr>
        <w:t xml:space="preserve"> ARIMA </w:t>
      </w:r>
      <w:r w:rsidR="00EE73AD">
        <w:rPr>
          <w:sz w:val="26"/>
          <w:szCs w:val="26"/>
        </w:rPr>
        <w:t>VÀ</w:t>
      </w:r>
      <w:r w:rsidR="00FD0937" w:rsidRPr="00013CF6">
        <w:rPr>
          <w:sz w:val="26"/>
          <w:szCs w:val="26"/>
        </w:rPr>
        <w:t xml:space="preserve"> ANN</w:t>
      </w:r>
      <w:bookmarkEnd w:id="3150"/>
    </w:p>
    <w:p w14:paraId="0F331F2E" w14:textId="77777777" w:rsidR="006A21F7" w:rsidRPr="00805B17" w:rsidRDefault="00CA12FA" w:rsidP="00013CF6">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013CF6">
      <w:r w:rsidRPr="00945B99">
        <w:t>Đ</w:t>
      </w:r>
      <w:r w:rsidRPr="00662C01">
        <w:t>ể gi</w:t>
      </w:r>
      <w:r w:rsidRPr="003336F3">
        <w:t>ả</w:t>
      </w:r>
      <w:r w:rsidRPr="008B2578">
        <w:t>i quy</w:t>
      </w:r>
      <w:r w:rsidRPr="00835F6C">
        <w:t>ết v</w:t>
      </w:r>
      <w:r w:rsidRPr="008E61D1">
        <w:t>ấ</w:t>
      </w:r>
      <w:r w:rsidRPr="00013CF6">
        <w:t>n đề trên, người ta xấp xỉ chuỗi thời gian về dạng tuyến</w:t>
      </w:r>
      <w:r w:rsidR="00711ADB" w:rsidRPr="00013CF6">
        <w:t xml:space="preserve"> tính</w:t>
      </w:r>
      <w:r w:rsidRPr="00013CF6">
        <w:t>, sau đó dùng mô hình ARIMA để dự đoán chuỗi thời gian sau khi xấp xỉ. Tuy nhiên kết quả đạt được có độ tin cậy không cao vì việc xấp xỉ 1 chuỗi thời gi</w:t>
      </w:r>
      <w:r w:rsidR="00711ADB" w:rsidRPr="00013CF6">
        <w:t xml:space="preserve">an tổng quát về chuỗi thuần </w:t>
      </w:r>
      <w:r w:rsidRPr="00013CF6">
        <w:t xml:space="preserve">tuyến </w:t>
      </w:r>
      <w:r w:rsidR="00711ADB" w:rsidRPr="00013CF6">
        <w:t xml:space="preserve">tính </w:t>
      </w:r>
      <w:r w:rsidRPr="00013CF6">
        <w:t xml:space="preserve">sẽ làm mất đi tính </w:t>
      </w:r>
      <w:r w:rsidR="00711ADB" w:rsidRPr="00013CF6">
        <w:t xml:space="preserve">phi </w:t>
      </w:r>
      <w:r w:rsidRPr="00013CF6">
        <w:t>tuyến tính của chuỗi thời gian và việc xấp xỉ rất phức tạp và tốn chi phí cao.</w:t>
      </w:r>
    </w:p>
    <w:p w14:paraId="25FF86AD" w14:textId="77777777" w:rsidR="00D1749C" w:rsidRPr="007C782C" w:rsidRDefault="00D1749C" w:rsidP="00013CF6">
      <w:r w:rsidRPr="00013CF6">
        <w:t>Áp dụng mô hình ANN để dự báo chuỗi thời gian tổng quát thì ta nhận được kết quả khả quan hơn mô hình ARIMA. Tuy nhiên ANN vẫn không dự b</w:t>
      </w:r>
      <w:r w:rsidR="00711ADB" w:rsidRPr="00013CF6">
        <w:t>áo được hoàn toàn thành phần</w:t>
      </w:r>
      <w:r w:rsidRPr="00013CF6">
        <w:t xml:space="preserve"> tuyến </w:t>
      </w:r>
      <w:r w:rsidR="00711ADB" w:rsidRPr="00013CF6">
        <w:t xml:space="preserve">tính </w:t>
      </w:r>
      <w:r w:rsidRPr="00013CF6">
        <w:t>của chuỗi thời gian.</w:t>
      </w:r>
    </w:p>
    <w:p w14:paraId="4CC0CD37" w14:textId="5FA016CA" w:rsidR="00B144CE" w:rsidRPr="003A16E8" w:rsidRDefault="00B02B7B" w:rsidP="00013CF6">
      <w:r>
        <w:t>Một</w:t>
      </w:r>
      <w:r w:rsidR="00D1749C" w:rsidRPr="00013CF6">
        <w:t xml:space="preserve"> mô hình mới được đề xuất là kết hợp 2 mô hình để dự</w:t>
      </w:r>
      <w:r w:rsidR="007D2146">
        <w:t xml:space="preserve"> báo</w:t>
      </w:r>
      <w:r w:rsidR="00D1749C" w:rsidRPr="00013CF6">
        <w:t xml:space="preserve"> chuỗi thời gian tổng quát.</w:t>
      </w:r>
    </w:p>
    <w:p w14:paraId="3E7E799F" w14:textId="15DD4921" w:rsidR="00231125" w:rsidRDefault="006C50E8" w:rsidP="00286C29">
      <w:pPr>
        <w:pStyle w:val="Heading2"/>
      </w:pPr>
      <w:bookmarkStart w:id="3151" w:name="_Toc343083655"/>
      <w:bookmarkStart w:id="3152" w:name="_Toc343083869"/>
      <w:bookmarkStart w:id="3153" w:name="_Toc343084080"/>
      <w:bookmarkStart w:id="3154" w:name="_Toc343220839"/>
      <w:bookmarkStart w:id="3155" w:name="_Toc343232344"/>
      <w:bookmarkStart w:id="3156" w:name="_Toc343232757"/>
      <w:bookmarkStart w:id="3157" w:name="_Toc343233042"/>
      <w:bookmarkStart w:id="3158" w:name="_Toc343415547"/>
      <w:bookmarkStart w:id="3159" w:name="_Toc343415843"/>
      <w:bookmarkStart w:id="3160" w:name="_Toc343452502"/>
      <w:bookmarkStart w:id="3161" w:name="_Toc343461292"/>
      <w:bookmarkStart w:id="3162" w:name="_Toc343494179"/>
      <w:bookmarkStart w:id="3163" w:name="_Toc343494391"/>
      <w:bookmarkStart w:id="3164" w:name="_Toc343495164"/>
      <w:bookmarkStart w:id="3165" w:name="_Toc343660391"/>
      <w:bookmarkStart w:id="3166" w:name="_Toc343660605"/>
      <w:bookmarkStart w:id="3167" w:name="_Toc343711233"/>
      <w:bookmarkStart w:id="3168" w:name="_Toc343829197"/>
      <w:bookmarkStart w:id="3169" w:name="_Toc343832001"/>
      <w:bookmarkStart w:id="3170" w:name="_Toc343832371"/>
      <w:bookmarkStart w:id="3171" w:name="_Toc343832588"/>
      <w:bookmarkStart w:id="3172" w:name="_Toc343832805"/>
      <w:bookmarkStart w:id="3173" w:name="_Toc343837398"/>
      <w:bookmarkStart w:id="3174" w:name="_Toc343841956"/>
      <w:bookmarkStart w:id="3175" w:name="_Toc343844854"/>
      <w:bookmarkStart w:id="3176" w:name="_Toc343859792"/>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r w:rsidRPr="00286C29">
        <w:t>Nguyên</w:t>
      </w:r>
      <w:r>
        <w:t xml:space="preserve"> nhân</w:t>
      </w:r>
      <w:bookmarkEnd w:id="3176"/>
      <w:r>
        <w:t xml:space="preserve"> </w:t>
      </w:r>
    </w:p>
    <w:p w14:paraId="150CAFB7" w14:textId="3EDFD46D" w:rsidR="00AC3890" w:rsidRPr="0049233F" w:rsidRDefault="00AC3890">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r w:rsidR="001A0F8C" w:rsidRPr="001A0F8C">
        <w:rPr>
          <w:i/>
        </w:rPr>
        <w:t>d</w:t>
      </w:r>
      <w:r w:rsidRPr="0049233F">
        <w:t>,</w:t>
      </w:r>
      <w:r w:rsidR="001A0F8C" w:rsidRPr="001A0F8C">
        <w:rPr>
          <w:i/>
        </w:rPr>
        <w:t>q</w:t>
      </w:r>
      <w:r w:rsidRPr="0049233F">
        <w:t>)</w:t>
      </w:r>
      <w:r w:rsidR="001A0F8C">
        <w:t>×</w:t>
      </w:r>
      <w:r w:rsidRPr="0049233F">
        <w:t>(</w:t>
      </w:r>
      <w:r w:rsidRPr="001A0F8C">
        <w:rPr>
          <w:i/>
        </w:rPr>
        <w:t>P</w:t>
      </w:r>
      <w:r w:rsidRPr="0049233F">
        <w:t>,</w:t>
      </w:r>
      <w:r w:rsidRPr="001A0F8C">
        <w:rPr>
          <w:i/>
        </w:rPr>
        <w:t>Q</w:t>
      </w:r>
      <w:r w:rsidRPr="0049233F">
        <w:t>,</w:t>
      </w:r>
      <w:r w:rsidRPr="001A0F8C">
        <w:rPr>
          <w:i/>
        </w:rPr>
        <w:t>D</w:t>
      </w:r>
      <w:r w:rsidRPr="0049233F">
        <w:t>)</w:t>
      </w:r>
      <w:r w:rsidR="001A0F8C">
        <w:rPr>
          <w:i/>
        </w:rPr>
        <w:t>s</w:t>
      </w:r>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p>
    <w:p w14:paraId="22BDC8FD" w14:textId="24E2DBFE" w:rsidR="00AC3890" w:rsidRPr="0049233F" w:rsidRDefault="00AC3890" w:rsidP="00AC3890">
      <w:pPr>
        <w:rPr>
          <w:szCs w:val="26"/>
        </w:rPr>
      </w:pPr>
      <w:r w:rsidRPr="0049233F">
        <w:rPr>
          <w:szCs w:val="26"/>
        </w:rPr>
        <w:t xml:space="preserve">Mô hình </w:t>
      </w:r>
      <w:r w:rsidR="007D2146">
        <w:rPr>
          <w:szCs w:val="26"/>
        </w:rPr>
        <w:t xml:space="preserve">mạng </w:t>
      </w:r>
      <w:r w:rsidRPr="0049233F">
        <w:rPr>
          <w:szCs w:val="26"/>
        </w:rPr>
        <w:t xml:space="preserve">nơron nhân tạo ANN được xây dựng dựa trên mô phỏng </w:t>
      </w:r>
      <w:r w:rsidR="007D2146">
        <w:rPr>
          <w:szCs w:val="26"/>
        </w:rPr>
        <w:t xml:space="preserve">hoạt động </w:t>
      </w:r>
      <w:r w:rsidRPr="0049233F">
        <w:rPr>
          <w:szCs w:val="26"/>
        </w:rPr>
        <w:t xml:space="preserve">bộ </w:t>
      </w:r>
      <w:r w:rsidR="007D2146">
        <w:rPr>
          <w:szCs w:val="26"/>
        </w:rPr>
        <w:t>não</w:t>
      </w:r>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p>
    <w:p w14:paraId="65D44CA7" w14:textId="3D566260" w:rsidR="00AC3890" w:rsidRPr="0049233F" w:rsidRDefault="00AC3890">
      <w:r w:rsidRPr="0049233F">
        <w:lastRenderedPageBreak/>
        <w:t xml:space="preserve">Mô hình </w:t>
      </w:r>
      <w:r w:rsidR="008E6B3F">
        <w:t>kết hợp</w:t>
      </w:r>
      <w:r w:rsidRPr="0049233F">
        <w:t xml:space="preserve"> sử dụng cả hai phương pháp:</w:t>
      </w:r>
    </w:p>
    <w:p w14:paraId="1C8D8C18" w14:textId="77777777" w:rsidR="00AC3890" w:rsidRPr="0049233F" w:rsidRDefault="00AC3890" w:rsidP="00013CF6">
      <w:pPr>
        <w:pStyle w:val="BuletL1"/>
      </w:pPr>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p>
    <w:p w14:paraId="7D443DFF" w14:textId="4C31E85B" w:rsidR="00AC3890" w:rsidRPr="0049233F" w:rsidRDefault="00AC3890" w:rsidP="00013CF6">
      <w:pPr>
        <w:pStyle w:val="BuletL1"/>
      </w:pPr>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p>
    <w:p w14:paraId="3E0B5234" w14:textId="77777777" w:rsidR="00AC3890" w:rsidRPr="00032D83" w:rsidRDefault="00AC3890" w:rsidP="00013CF6">
      <w:pPr>
        <w:pStyle w:val="BuletL1"/>
      </w:pPr>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p>
    <w:p w14:paraId="535D6464" w14:textId="46829902" w:rsidR="00EB028F" w:rsidRPr="000C119A" w:rsidRDefault="006C50E8" w:rsidP="00013CF6">
      <w:pPr>
        <w:pStyle w:val="Heading2"/>
      </w:pPr>
      <w:bookmarkStart w:id="3177" w:name="_Toc343859793"/>
      <w:r w:rsidRPr="00911BBF">
        <w:t xml:space="preserve">Mô hình kết hợp ARIMA và </w:t>
      </w:r>
      <w:r w:rsidR="00004494">
        <w:t>m</w:t>
      </w:r>
      <w:r w:rsidR="001A0F8C">
        <w:t>ạng n</w:t>
      </w:r>
      <w:r w:rsidR="00385B37">
        <w:t>ơron</w:t>
      </w:r>
      <w:bookmarkEnd w:id="3177"/>
      <w:r w:rsidRPr="003A16E8" w:rsidDel="006C50E8">
        <w:t xml:space="preserve"> </w:t>
      </w:r>
    </w:p>
    <w:p w14:paraId="178077CA" w14:textId="2E3E2741" w:rsidR="00EB028F" w:rsidRPr="0049233F" w:rsidRDefault="006552CD">
      <w:r>
        <w:t xml:space="preserve">Theo </w:t>
      </w:r>
      <w:r w:rsidRPr="00B7223D">
        <w:t xml:space="preserve">Jan Sterba, Katarina </w:t>
      </w:r>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r w:rsidR="00EB028F" w:rsidRPr="0049233F">
        <w:t>mỗi chuỗi thời gian gồm cả thành phần tuyến tính và thành phần phi tuyến:</w:t>
      </w:r>
    </w:p>
    <w:p w14:paraId="36804146" w14:textId="77777777" w:rsidR="00EB028F" w:rsidRPr="00BB4B46" w:rsidRDefault="00C2484F" w:rsidP="00EB028F">
      <w:pPr>
        <w:ind w:left="720" w:firstLine="720"/>
        <w:rPr>
          <w:szCs w:val="26"/>
        </w:rPr>
      </w:pPr>
      <m:oMathPara>
        <m:oMathParaPr>
          <m:jc m:val="center"/>
        </m:oMathPara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oMath>
      </m:oMathPara>
    </w:p>
    <w:p w14:paraId="7154D971" w14:textId="6FBD4FBE" w:rsidR="00EB028F" w:rsidRPr="0049233F" w:rsidRDefault="00BB4B46" w:rsidP="00EB028F">
      <w:pPr>
        <w:rPr>
          <w:szCs w:val="26"/>
        </w:rPr>
      </w:pPr>
      <w:r>
        <w:rPr>
          <w:szCs w:val="26"/>
        </w:rPr>
        <w:t>T</w:t>
      </w:r>
      <w:r w:rsidR="00EB028F" w:rsidRPr="0049233F">
        <w:rPr>
          <w:szCs w:val="26"/>
        </w:rPr>
        <w:t>rong đó:</w:t>
      </w:r>
    </w:p>
    <w:p w14:paraId="5F26BB09" w14:textId="38EF1C5F" w:rsidR="00EB028F" w:rsidRPr="0049233F" w:rsidRDefault="00EB028F" w:rsidP="00013CF6">
      <w:pPr>
        <w:pStyle w:val="BuletL2"/>
      </w:pPr>
      <w:r w:rsidRPr="001A0F8C">
        <w:rPr>
          <w:i/>
        </w:rPr>
        <w:t>L</w:t>
      </w:r>
      <w:r w:rsidRPr="0049233F">
        <w:t>: biểu diễn thành phần tuyến tính của chuỗi thời gian</w:t>
      </w:r>
    </w:p>
    <w:p w14:paraId="6BE23331" w14:textId="48203B4F" w:rsidR="00EB028F" w:rsidRPr="0049233F" w:rsidRDefault="00EB028F" w:rsidP="00013CF6">
      <w:pPr>
        <w:pStyle w:val="BuletL2"/>
      </w:pPr>
      <w:r w:rsidRPr="001A0F8C">
        <w:rPr>
          <w:i/>
        </w:rPr>
        <w:t>N</w:t>
      </w:r>
      <w:r w:rsidRPr="0049233F">
        <w:t>: biểu diễn thành phần phi tuyến của chuỗi thời gian</w:t>
      </w:r>
    </w:p>
    <w:p w14:paraId="5FD2C05B" w14:textId="0DEA8838" w:rsidR="00EB028F" w:rsidRPr="0049233F" w:rsidRDefault="00EB028F">
      <w:pPr>
        <w:rPr>
          <w:rFonts w:eastAsiaTheme="minorEastAsia"/>
        </w:rPr>
      </w:pPr>
      <w:r w:rsidRPr="0049233F">
        <w:t xml:space="preserve">Hai thành phần đó sẽ được ước lượng từ dữ liệu. Đầu tiên, ta dùng mô hình ARIMA để dự đoán thành phần tuyến tính của chuỗi thời gian, lúc đó phần lỗi của mô hình ARIMA </w:t>
      </w:r>
      <w:r w:rsidR="008D5DF3">
        <w:t>có thể</w:t>
      </w:r>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w:t>
      </w:r>
      <w:r w:rsidR="00937DFB">
        <w:rPr>
          <w:rFonts w:eastAsiaTheme="minorEastAsia"/>
        </w:rPr>
        <w:t xml:space="preserve">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p>
    <w:p w14:paraId="332A5015" w14:textId="4E946F98" w:rsidR="00EB028F" w:rsidRPr="0049233F" w:rsidRDefault="00EB028F">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p>
    <w:p w14:paraId="794EF41E" w14:textId="273B1362" w:rsidR="00EB028F" w:rsidRPr="008D5DF3" w:rsidRDefault="00C2484F" w:rsidP="00013CF6">
      <w:pPr>
        <w:jc w:val="center"/>
        <w:rPr>
          <w:rFonts w:eastAsiaTheme="minorEastAsia"/>
          <w:szCs w:val="26"/>
        </w:rPr>
      </w:pPr>
      <m:oMathPara>
        <m:oMathParaPr>
          <m:jc m:val="center"/>
        </m:oMathParaP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m:oMathPara>
    </w:p>
    <w:p w14:paraId="64F80F78" w14:textId="04F089C8" w:rsidR="00EB028F" w:rsidRPr="0049233F" w:rsidRDefault="00EB028F">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r w:rsidR="00EF42A9">
        <w:t xml:space="preserve"> không dự đoán được.</w:t>
      </w:r>
    </w:p>
    <w:p w14:paraId="1B765014" w14:textId="77777777" w:rsidR="00EB028F" w:rsidRPr="0049233F" w:rsidRDefault="00EB028F">
      <w:r w:rsidRPr="0049233F">
        <w:t>Sau khi mô hình đã được xây dựng, giá trị dự đoán từ hai mô hình thành phần là:</w:t>
      </w:r>
    </w:p>
    <w:p w14:paraId="24EACECF" w14:textId="34560B80" w:rsidR="00EB028F" w:rsidRPr="0049233F" w:rsidRDefault="00C2484F" w:rsidP="00013CF6">
      <w:pPr>
        <w:pStyle w:val="EquationIndex"/>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t</m:t>
              </m:r>
            </m:sub>
          </m:sSub>
        </m:oMath>
      </m:oMathPara>
    </w:p>
    <w:p w14:paraId="5F0C8FDF" w14:textId="77777777" w:rsidR="00EB028F" w:rsidRDefault="00EB028F" w:rsidP="00EB028F">
      <w:pPr>
        <w:rPr>
          <w:rFonts w:eastAsiaTheme="minorEastAsia"/>
          <w:szCs w:val="26"/>
        </w:rPr>
      </w:pPr>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
    <w:p w14:paraId="45481F42" w14:textId="68195DCC" w:rsidR="00EF42A9" w:rsidRPr="0049233F" w:rsidRDefault="00EF42A9" w:rsidP="00EB028F">
      <w:pPr>
        <w:rPr>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rFonts w:eastAsiaTheme="minorEastAsia"/>
          <w:szCs w:val="26"/>
        </w:rPr>
      </w:pPr>
      <w:r w:rsidRPr="00013CF6">
        <w:rPr>
          <w:rFonts w:eastAsiaTheme="minorEastAsia"/>
          <w:noProof/>
          <w:szCs w:val="26"/>
        </w:rPr>
        <mc:AlternateContent>
          <mc:Choice Requires="wpc">
            <w:drawing>
              <wp:inline distT="0" distB="0" distL="0" distR="0" wp14:anchorId="450F2969" wp14:editId="03ABFD71">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C2484F" w:rsidRPr="000C3A28" w:rsidRDefault="00C2484F" w:rsidP="002562FE">
                              <w:pPr>
                                <w:pStyle w:val="BangBody"/>
                                <w:jc w:val="center"/>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C2484F" w:rsidRDefault="00C2484F"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C2484F" w:rsidRDefault="00C2484F"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C2484F" w:rsidRDefault="00C2484F"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C2484F" w:rsidRDefault="00C2484F"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C2484F" w:rsidRPr="00993A8B" w:rsidRDefault="00C2484F"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C2484F" w:rsidRPr="000C3A28" w:rsidRDefault="00C2484F" w:rsidP="002562FE">
                        <w:pPr>
                          <w:pStyle w:val="BangBody"/>
                          <w:jc w:val="center"/>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C2484F" w:rsidRDefault="00C2484F"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C2484F" w:rsidRDefault="00C2484F"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C2484F" w:rsidRDefault="00C2484F"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C2484F" w:rsidRDefault="00C2484F"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C2484F" w:rsidRDefault="00C2484F"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C2484F" w:rsidRPr="00993A8B" w:rsidRDefault="00C2484F"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p>
    <w:p w14:paraId="747FE9F4" w14:textId="0EEE2C53" w:rsidR="00EB028F" w:rsidRPr="002E47E8" w:rsidRDefault="001C2225" w:rsidP="00013CF6">
      <w:pPr>
        <w:pStyle w:val="Hinh"/>
      </w:pPr>
      <w:bookmarkStart w:id="3178" w:name="_Toc343859593"/>
      <w:r w:rsidRPr="00013CF6">
        <w:rPr>
          <w:rStyle w:val="HinhChar"/>
          <w:rFonts w:cs="Times New Roman"/>
          <w:bCs/>
        </w:rPr>
        <w:t>Hình 5.1</w:t>
      </w:r>
      <w:r w:rsidRPr="00032D83">
        <w:t xml:space="preserve"> </w:t>
      </w:r>
      <w:r w:rsidR="00DF53A6" w:rsidRPr="000C3A28">
        <w:t>Mô hình k</w:t>
      </w:r>
      <w:r w:rsidR="00DF53A6" w:rsidRPr="00941798">
        <w:t>ế</w:t>
      </w:r>
      <w:r w:rsidR="00DF53A6" w:rsidRPr="002E47E8">
        <w:t>t h</w:t>
      </w:r>
      <w:r w:rsidR="00DF53A6" w:rsidRPr="003A16E8">
        <w:t xml:space="preserve">ợp ARIMA và </w:t>
      </w:r>
      <w:r w:rsidR="001A0F8C">
        <w:t>mạng n</w:t>
      </w:r>
      <w:r w:rsidR="00DF53A6" w:rsidRPr="00941798">
        <w:t>ơron</w:t>
      </w:r>
      <w:bookmarkEnd w:id="3178"/>
    </w:p>
    <w:p w14:paraId="6A3F304C" w14:textId="77777777" w:rsidR="001C2225" w:rsidRPr="00013CF6" w:rsidRDefault="001C2225" w:rsidP="00013CF6">
      <w:pPr>
        <w:pStyle w:val="Hinh"/>
      </w:pPr>
    </w:p>
    <w:p w14:paraId="70068F6D" w14:textId="079FFC98" w:rsidR="00937DFB" w:rsidRDefault="00EB028F">
      <w:r w:rsidRPr="0049233F">
        <w:t xml:space="preserve">Tóm lại, mô hình </w:t>
      </w:r>
      <w:r w:rsidR="00EF42A9">
        <w:t>kết hợp</w:t>
      </w:r>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r w:rsidR="00EF42A9">
        <w:t>báo</w:t>
      </w:r>
      <w:r w:rsidRPr="0049233F">
        <w:t>.</w:t>
      </w:r>
    </w:p>
    <w:p w14:paraId="1FAA178E" w14:textId="77777777" w:rsidR="00937DFB" w:rsidRDefault="00937DFB">
      <w:pPr>
        <w:spacing w:before="0" w:after="200" w:line="276" w:lineRule="auto"/>
        <w:ind w:firstLine="0"/>
        <w:jc w:val="left"/>
      </w:pPr>
      <w:r>
        <w:br w:type="page"/>
      </w:r>
    </w:p>
    <w:p w14:paraId="042B53FC" w14:textId="0CC96C31" w:rsidR="00EA14F5" w:rsidRPr="00013CF6" w:rsidRDefault="007C00DC" w:rsidP="00013CF6">
      <w:pPr>
        <w:pStyle w:val="Heading1"/>
      </w:pPr>
      <w:bookmarkStart w:id="3179" w:name="_Toc343083660"/>
      <w:bookmarkStart w:id="3180" w:name="_Toc343083874"/>
      <w:bookmarkStart w:id="3181" w:name="_Toc343084085"/>
      <w:bookmarkStart w:id="3182" w:name="_Toc343220844"/>
      <w:bookmarkStart w:id="3183" w:name="_Toc343232349"/>
      <w:bookmarkStart w:id="3184" w:name="_Toc343232762"/>
      <w:bookmarkStart w:id="3185" w:name="_Toc343233047"/>
      <w:bookmarkStart w:id="3186" w:name="_Toc343415552"/>
      <w:bookmarkStart w:id="3187" w:name="_Toc343415848"/>
      <w:bookmarkStart w:id="3188" w:name="_Toc343452507"/>
      <w:bookmarkStart w:id="3189" w:name="_Toc343461297"/>
      <w:bookmarkStart w:id="3190" w:name="_Toc343494184"/>
      <w:bookmarkStart w:id="3191" w:name="_Toc343494396"/>
      <w:bookmarkStart w:id="3192" w:name="_Toc343495169"/>
      <w:bookmarkStart w:id="3193" w:name="_Toc343660396"/>
      <w:bookmarkStart w:id="3194" w:name="_Toc343660610"/>
      <w:bookmarkStart w:id="3195" w:name="_Toc343711238"/>
      <w:bookmarkStart w:id="3196" w:name="_Toc343829202"/>
      <w:bookmarkStart w:id="3197" w:name="_Toc343832006"/>
      <w:bookmarkStart w:id="3198" w:name="_Toc343832376"/>
      <w:bookmarkStart w:id="3199" w:name="_Toc343832593"/>
      <w:bookmarkStart w:id="3200" w:name="_Toc343832810"/>
      <w:bookmarkStart w:id="3201" w:name="_Toc343837403"/>
      <w:bookmarkStart w:id="3202" w:name="_Toc343841961"/>
      <w:bookmarkStart w:id="3203" w:name="_Toc343844859"/>
      <w:bookmarkStart w:id="3204" w:name="_Toc343083661"/>
      <w:bookmarkStart w:id="3205" w:name="_Toc343083875"/>
      <w:bookmarkStart w:id="3206" w:name="_Toc343084086"/>
      <w:bookmarkStart w:id="3207" w:name="_Toc343220845"/>
      <w:bookmarkStart w:id="3208" w:name="_Toc343232350"/>
      <w:bookmarkStart w:id="3209" w:name="_Toc343232763"/>
      <w:bookmarkStart w:id="3210" w:name="_Toc343233048"/>
      <w:bookmarkStart w:id="3211" w:name="_Toc343415553"/>
      <w:bookmarkStart w:id="3212" w:name="_Toc343415849"/>
      <w:bookmarkStart w:id="3213" w:name="_Toc343452508"/>
      <w:bookmarkStart w:id="3214" w:name="_Toc343461298"/>
      <w:bookmarkStart w:id="3215" w:name="_Toc343494185"/>
      <w:bookmarkStart w:id="3216" w:name="_Toc343494397"/>
      <w:bookmarkStart w:id="3217" w:name="_Toc343495170"/>
      <w:bookmarkStart w:id="3218" w:name="_Toc343660397"/>
      <w:bookmarkStart w:id="3219" w:name="_Toc343660611"/>
      <w:bookmarkStart w:id="3220" w:name="_Toc343711239"/>
      <w:bookmarkStart w:id="3221" w:name="_Toc343829203"/>
      <w:bookmarkStart w:id="3222" w:name="_Toc343832007"/>
      <w:bookmarkStart w:id="3223" w:name="_Toc343832377"/>
      <w:bookmarkStart w:id="3224" w:name="_Toc343832594"/>
      <w:bookmarkStart w:id="3225" w:name="_Toc343832811"/>
      <w:bookmarkStart w:id="3226" w:name="_Toc343837404"/>
      <w:bookmarkStart w:id="3227" w:name="_Toc343841962"/>
      <w:bookmarkStart w:id="3228" w:name="_Toc343844860"/>
      <w:bookmarkStart w:id="3229" w:name="_Toc343083662"/>
      <w:bookmarkStart w:id="3230" w:name="_Toc343083876"/>
      <w:bookmarkStart w:id="3231" w:name="_Toc343084087"/>
      <w:bookmarkStart w:id="3232" w:name="_Toc343220846"/>
      <w:bookmarkStart w:id="3233" w:name="_Toc343232351"/>
      <w:bookmarkStart w:id="3234" w:name="_Toc343232764"/>
      <w:bookmarkStart w:id="3235" w:name="_Toc343233049"/>
      <w:bookmarkStart w:id="3236" w:name="_Toc343415554"/>
      <w:bookmarkStart w:id="3237" w:name="_Toc343415850"/>
      <w:bookmarkStart w:id="3238" w:name="_Toc343452509"/>
      <w:bookmarkStart w:id="3239" w:name="_Toc343461299"/>
      <w:bookmarkStart w:id="3240" w:name="_Toc343494186"/>
      <w:bookmarkStart w:id="3241" w:name="_Toc343494398"/>
      <w:bookmarkStart w:id="3242" w:name="_Toc343495171"/>
      <w:bookmarkStart w:id="3243" w:name="_Toc343660398"/>
      <w:bookmarkStart w:id="3244" w:name="_Toc343660612"/>
      <w:bookmarkStart w:id="3245" w:name="_Toc343711240"/>
      <w:bookmarkStart w:id="3246" w:name="_Toc343829204"/>
      <w:bookmarkStart w:id="3247" w:name="_Toc343832008"/>
      <w:bookmarkStart w:id="3248" w:name="_Toc343832378"/>
      <w:bookmarkStart w:id="3249" w:name="_Toc343832595"/>
      <w:bookmarkStart w:id="3250" w:name="_Toc343832812"/>
      <w:bookmarkStart w:id="3251" w:name="_Toc343837405"/>
      <w:bookmarkStart w:id="3252" w:name="_Toc343841963"/>
      <w:bookmarkStart w:id="3253" w:name="_Toc343844861"/>
      <w:bookmarkStart w:id="3254" w:name="_Toc343083663"/>
      <w:bookmarkStart w:id="3255" w:name="_Toc343083877"/>
      <w:bookmarkStart w:id="3256" w:name="_Toc343084088"/>
      <w:bookmarkStart w:id="3257" w:name="_Toc343220847"/>
      <w:bookmarkStart w:id="3258" w:name="_Toc343232352"/>
      <w:bookmarkStart w:id="3259" w:name="_Toc343232765"/>
      <w:bookmarkStart w:id="3260" w:name="_Toc343233050"/>
      <w:bookmarkStart w:id="3261" w:name="_Toc343415555"/>
      <w:bookmarkStart w:id="3262" w:name="_Toc343415851"/>
      <w:bookmarkStart w:id="3263" w:name="_Toc343452510"/>
      <w:bookmarkStart w:id="3264" w:name="_Toc343461300"/>
      <w:bookmarkStart w:id="3265" w:name="_Toc343494187"/>
      <w:bookmarkStart w:id="3266" w:name="_Toc343494399"/>
      <w:bookmarkStart w:id="3267" w:name="_Toc343495172"/>
      <w:bookmarkStart w:id="3268" w:name="_Toc343660399"/>
      <w:bookmarkStart w:id="3269" w:name="_Toc343660613"/>
      <w:bookmarkStart w:id="3270" w:name="_Toc343711241"/>
      <w:bookmarkStart w:id="3271" w:name="_Toc343829205"/>
      <w:bookmarkStart w:id="3272" w:name="_Toc343832009"/>
      <w:bookmarkStart w:id="3273" w:name="_Toc343832379"/>
      <w:bookmarkStart w:id="3274" w:name="_Toc343832596"/>
      <w:bookmarkStart w:id="3275" w:name="_Toc343832813"/>
      <w:bookmarkStart w:id="3276" w:name="_Toc343837406"/>
      <w:bookmarkStart w:id="3277" w:name="_Toc343841964"/>
      <w:bookmarkStart w:id="3278" w:name="_Toc343844862"/>
      <w:bookmarkStart w:id="3279" w:name="_Toc343083664"/>
      <w:bookmarkStart w:id="3280" w:name="_Toc343083878"/>
      <w:bookmarkStart w:id="3281" w:name="_Toc343084089"/>
      <w:bookmarkStart w:id="3282" w:name="_Toc343220848"/>
      <w:bookmarkStart w:id="3283" w:name="_Toc343232353"/>
      <w:bookmarkStart w:id="3284" w:name="_Toc343232766"/>
      <w:bookmarkStart w:id="3285" w:name="_Toc343233051"/>
      <w:bookmarkStart w:id="3286" w:name="_Toc343415556"/>
      <w:bookmarkStart w:id="3287" w:name="_Toc343415852"/>
      <w:bookmarkStart w:id="3288" w:name="_Toc343452511"/>
      <w:bookmarkStart w:id="3289" w:name="_Toc343461301"/>
      <w:bookmarkStart w:id="3290" w:name="_Toc343494188"/>
      <w:bookmarkStart w:id="3291" w:name="_Toc343494400"/>
      <w:bookmarkStart w:id="3292" w:name="_Toc343495173"/>
      <w:bookmarkStart w:id="3293" w:name="_Toc343660400"/>
      <w:bookmarkStart w:id="3294" w:name="_Toc343660614"/>
      <w:bookmarkStart w:id="3295" w:name="_Toc343711242"/>
      <w:bookmarkStart w:id="3296" w:name="_Toc343829206"/>
      <w:bookmarkStart w:id="3297" w:name="_Toc343832010"/>
      <w:bookmarkStart w:id="3298" w:name="_Toc343832380"/>
      <w:bookmarkStart w:id="3299" w:name="_Toc343832597"/>
      <w:bookmarkStart w:id="3300" w:name="_Toc343832814"/>
      <w:bookmarkStart w:id="3301" w:name="_Toc343837407"/>
      <w:bookmarkStart w:id="3302" w:name="_Toc343841965"/>
      <w:bookmarkStart w:id="3303" w:name="_Toc343844863"/>
      <w:bookmarkStart w:id="3304" w:name="_Toc343083665"/>
      <w:bookmarkStart w:id="3305" w:name="_Toc343083879"/>
      <w:bookmarkStart w:id="3306" w:name="_Toc343084090"/>
      <w:bookmarkStart w:id="3307" w:name="_Toc343220849"/>
      <w:bookmarkStart w:id="3308" w:name="_Toc343232354"/>
      <w:bookmarkStart w:id="3309" w:name="_Toc343232767"/>
      <w:bookmarkStart w:id="3310" w:name="_Toc343233052"/>
      <w:bookmarkStart w:id="3311" w:name="_Toc343415557"/>
      <w:bookmarkStart w:id="3312" w:name="_Toc343415853"/>
      <w:bookmarkStart w:id="3313" w:name="_Toc343452512"/>
      <w:bookmarkStart w:id="3314" w:name="_Toc343461302"/>
      <w:bookmarkStart w:id="3315" w:name="_Toc343494189"/>
      <w:bookmarkStart w:id="3316" w:name="_Toc343494401"/>
      <w:bookmarkStart w:id="3317" w:name="_Toc343495174"/>
      <w:bookmarkStart w:id="3318" w:name="_Toc343660401"/>
      <w:bookmarkStart w:id="3319" w:name="_Toc343660615"/>
      <w:bookmarkStart w:id="3320" w:name="_Toc343711243"/>
      <w:bookmarkStart w:id="3321" w:name="_Toc343829207"/>
      <w:bookmarkStart w:id="3322" w:name="_Toc343832011"/>
      <w:bookmarkStart w:id="3323" w:name="_Toc343832381"/>
      <w:bookmarkStart w:id="3324" w:name="_Toc343832598"/>
      <w:bookmarkStart w:id="3325" w:name="_Toc343832815"/>
      <w:bookmarkStart w:id="3326" w:name="_Toc343837408"/>
      <w:bookmarkStart w:id="3327" w:name="_Toc343841966"/>
      <w:bookmarkStart w:id="3328" w:name="_Toc343844864"/>
      <w:bookmarkStart w:id="3329" w:name="_Toc343083666"/>
      <w:bookmarkStart w:id="3330" w:name="_Toc343083880"/>
      <w:bookmarkStart w:id="3331" w:name="_Toc343084091"/>
      <w:bookmarkStart w:id="3332" w:name="_Toc343220850"/>
      <w:bookmarkStart w:id="3333" w:name="_Toc343232355"/>
      <w:bookmarkStart w:id="3334" w:name="_Toc343232768"/>
      <w:bookmarkStart w:id="3335" w:name="_Toc343233053"/>
      <w:bookmarkStart w:id="3336" w:name="_Toc343415558"/>
      <w:bookmarkStart w:id="3337" w:name="_Toc343415854"/>
      <w:bookmarkStart w:id="3338" w:name="_Toc343452513"/>
      <w:bookmarkStart w:id="3339" w:name="_Toc343461303"/>
      <w:bookmarkStart w:id="3340" w:name="_Toc343494190"/>
      <w:bookmarkStart w:id="3341" w:name="_Toc343494402"/>
      <w:bookmarkStart w:id="3342" w:name="_Toc343495175"/>
      <w:bookmarkStart w:id="3343" w:name="_Toc343660402"/>
      <w:bookmarkStart w:id="3344" w:name="_Toc343660616"/>
      <w:bookmarkStart w:id="3345" w:name="_Toc343711244"/>
      <w:bookmarkStart w:id="3346" w:name="_Toc343829208"/>
      <w:bookmarkStart w:id="3347" w:name="_Toc343832012"/>
      <w:bookmarkStart w:id="3348" w:name="_Toc343832382"/>
      <w:bookmarkStart w:id="3349" w:name="_Toc343832599"/>
      <w:bookmarkStart w:id="3350" w:name="_Toc343832816"/>
      <w:bookmarkStart w:id="3351" w:name="_Toc343837409"/>
      <w:bookmarkStart w:id="3352" w:name="_Toc343841967"/>
      <w:bookmarkStart w:id="3353" w:name="_Toc343844865"/>
      <w:bookmarkStart w:id="3354" w:name="_Toc343083667"/>
      <w:bookmarkStart w:id="3355" w:name="_Toc343083881"/>
      <w:bookmarkStart w:id="3356" w:name="_Toc343084092"/>
      <w:bookmarkStart w:id="3357" w:name="_Toc343220851"/>
      <w:bookmarkStart w:id="3358" w:name="_Toc343232356"/>
      <w:bookmarkStart w:id="3359" w:name="_Toc343232769"/>
      <w:bookmarkStart w:id="3360" w:name="_Toc343233054"/>
      <w:bookmarkStart w:id="3361" w:name="_Toc343415559"/>
      <w:bookmarkStart w:id="3362" w:name="_Toc343415855"/>
      <w:bookmarkStart w:id="3363" w:name="_Toc343452514"/>
      <w:bookmarkStart w:id="3364" w:name="_Toc343461304"/>
      <w:bookmarkStart w:id="3365" w:name="_Toc343494191"/>
      <w:bookmarkStart w:id="3366" w:name="_Toc343494403"/>
      <w:bookmarkStart w:id="3367" w:name="_Toc343495176"/>
      <w:bookmarkStart w:id="3368" w:name="_Toc343660403"/>
      <w:bookmarkStart w:id="3369" w:name="_Toc343660617"/>
      <w:bookmarkStart w:id="3370" w:name="_Toc343711245"/>
      <w:bookmarkStart w:id="3371" w:name="_Toc343829209"/>
      <w:bookmarkStart w:id="3372" w:name="_Toc343832013"/>
      <w:bookmarkStart w:id="3373" w:name="_Toc343832383"/>
      <w:bookmarkStart w:id="3374" w:name="_Toc343832600"/>
      <w:bookmarkStart w:id="3375" w:name="_Toc343832817"/>
      <w:bookmarkStart w:id="3376" w:name="_Toc343837410"/>
      <w:bookmarkStart w:id="3377" w:name="_Toc343841968"/>
      <w:bookmarkStart w:id="3378" w:name="_Toc343844866"/>
      <w:bookmarkStart w:id="3379" w:name="_Toc343083668"/>
      <w:bookmarkStart w:id="3380" w:name="_Toc343083882"/>
      <w:bookmarkStart w:id="3381" w:name="_Toc343084093"/>
      <w:bookmarkStart w:id="3382" w:name="_Toc343220852"/>
      <w:bookmarkStart w:id="3383" w:name="_Toc343232357"/>
      <w:bookmarkStart w:id="3384" w:name="_Toc343232770"/>
      <w:bookmarkStart w:id="3385" w:name="_Toc343233055"/>
      <w:bookmarkStart w:id="3386" w:name="_Toc343415560"/>
      <w:bookmarkStart w:id="3387" w:name="_Toc343415856"/>
      <w:bookmarkStart w:id="3388" w:name="_Toc343452515"/>
      <w:bookmarkStart w:id="3389" w:name="_Toc343461305"/>
      <w:bookmarkStart w:id="3390" w:name="_Toc343494192"/>
      <w:bookmarkStart w:id="3391" w:name="_Toc343494404"/>
      <w:bookmarkStart w:id="3392" w:name="_Toc343495177"/>
      <w:bookmarkStart w:id="3393" w:name="_Toc343660404"/>
      <w:bookmarkStart w:id="3394" w:name="_Toc343660618"/>
      <w:bookmarkStart w:id="3395" w:name="_Toc343711246"/>
      <w:bookmarkStart w:id="3396" w:name="_Toc343829210"/>
      <w:bookmarkStart w:id="3397" w:name="_Toc343832014"/>
      <w:bookmarkStart w:id="3398" w:name="_Toc343832384"/>
      <w:bookmarkStart w:id="3399" w:name="_Toc343832601"/>
      <w:bookmarkStart w:id="3400" w:name="_Toc343832818"/>
      <w:bookmarkStart w:id="3401" w:name="_Toc343837411"/>
      <w:bookmarkStart w:id="3402" w:name="_Toc343841969"/>
      <w:bookmarkStart w:id="3403" w:name="_Toc343844867"/>
      <w:bookmarkStart w:id="3404" w:name="_Toc343083669"/>
      <w:bookmarkStart w:id="3405" w:name="_Toc343083883"/>
      <w:bookmarkStart w:id="3406" w:name="_Toc343084094"/>
      <w:bookmarkStart w:id="3407" w:name="_Toc343220853"/>
      <w:bookmarkStart w:id="3408" w:name="_Toc343232358"/>
      <w:bookmarkStart w:id="3409" w:name="_Toc343232771"/>
      <w:bookmarkStart w:id="3410" w:name="_Toc343233056"/>
      <w:bookmarkStart w:id="3411" w:name="_Toc343415561"/>
      <w:bookmarkStart w:id="3412" w:name="_Toc343415857"/>
      <w:bookmarkStart w:id="3413" w:name="_Toc343452516"/>
      <w:bookmarkStart w:id="3414" w:name="_Toc343461306"/>
      <w:bookmarkStart w:id="3415" w:name="_Toc343494193"/>
      <w:bookmarkStart w:id="3416" w:name="_Toc343494405"/>
      <w:bookmarkStart w:id="3417" w:name="_Toc343495178"/>
      <w:bookmarkStart w:id="3418" w:name="_Toc343660405"/>
      <w:bookmarkStart w:id="3419" w:name="_Toc343660619"/>
      <w:bookmarkStart w:id="3420" w:name="_Toc343711247"/>
      <w:bookmarkStart w:id="3421" w:name="_Toc343829211"/>
      <w:bookmarkStart w:id="3422" w:name="_Toc343832015"/>
      <w:bookmarkStart w:id="3423" w:name="_Toc343832385"/>
      <w:bookmarkStart w:id="3424" w:name="_Toc343832602"/>
      <w:bookmarkStart w:id="3425" w:name="_Toc343832819"/>
      <w:bookmarkStart w:id="3426" w:name="_Toc343837412"/>
      <w:bookmarkStart w:id="3427" w:name="_Toc343841970"/>
      <w:bookmarkStart w:id="3428" w:name="_Toc343844868"/>
      <w:bookmarkStart w:id="3429" w:name="_Toc343083670"/>
      <w:bookmarkStart w:id="3430" w:name="_Toc343083884"/>
      <w:bookmarkStart w:id="3431" w:name="_Toc343084095"/>
      <w:bookmarkStart w:id="3432" w:name="_Toc343220854"/>
      <w:bookmarkStart w:id="3433" w:name="_Toc343232359"/>
      <w:bookmarkStart w:id="3434" w:name="_Toc343232772"/>
      <w:bookmarkStart w:id="3435" w:name="_Toc343233057"/>
      <w:bookmarkStart w:id="3436" w:name="_Toc343415562"/>
      <w:bookmarkStart w:id="3437" w:name="_Toc343415858"/>
      <w:bookmarkStart w:id="3438" w:name="_Toc343452517"/>
      <w:bookmarkStart w:id="3439" w:name="_Toc343461307"/>
      <w:bookmarkStart w:id="3440" w:name="_Toc343494194"/>
      <w:bookmarkStart w:id="3441" w:name="_Toc343494406"/>
      <w:bookmarkStart w:id="3442" w:name="_Toc343495179"/>
      <w:bookmarkStart w:id="3443" w:name="_Toc343660406"/>
      <w:bookmarkStart w:id="3444" w:name="_Toc343660620"/>
      <w:bookmarkStart w:id="3445" w:name="_Toc343711248"/>
      <w:bookmarkStart w:id="3446" w:name="_Toc343829212"/>
      <w:bookmarkStart w:id="3447" w:name="_Toc343832016"/>
      <w:bookmarkStart w:id="3448" w:name="_Toc343832386"/>
      <w:bookmarkStart w:id="3449" w:name="_Toc343832603"/>
      <w:bookmarkStart w:id="3450" w:name="_Toc343832820"/>
      <w:bookmarkStart w:id="3451" w:name="_Toc343837413"/>
      <w:bookmarkStart w:id="3452" w:name="_Toc343841971"/>
      <w:bookmarkStart w:id="3453" w:name="_Toc343844869"/>
      <w:bookmarkStart w:id="3454" w:name="_Toc343083671"/>
      <w:bookmarkStart w:id="3455" w:name="_Toc343083885"/>
      <w:bookmarkStart w:id="3456" w:name="_Toc343084096"/>
      <w:bookmarkStart w:id="3457" w:name="_Toc343220855"/>
      <w:bookmarkStart w:id="3458" w:name="_Toc343232360"/>
      <w:bookmarkStart w:id="3459" w:name="_Toc343232773"/>
      <w:bookmarkStart w:id="3460" w:name="_Toc343233058"/>
      <w:bookmarkStart w:id="3461" w:name="_Toc343415563"/>
      <w:bookmarkStart w:id="3462" w:name="_Toc343415859"/>
      <w:bookmarkStart w:id="3463" w:name="_Toc343452518"/>
      <w:bookmarkStart w:id="3464" w:name="_Toc343461308"/>
      <w:bookmarkStart w:id="3465" w:name="_Toc343494195"/>
      <w:bookmarkStart w:id="3466" w:name="_Toc343494407"/>
      <w:bookmarkStart w:id="3467" w:name="_Toc343495180"/>
      <w:bookmarkStart w:id="3468" w:name="_Toc343660407"/>
      <w:bookmarkStart w:id="3469" w:name="_Toc343660621"/>
      <w:bookmarkStart w:id="3470" w:name="_Toc343711249"/>
      <w:bookmarkStart w:id="3471" w:name="_Toc343829213"/>
      <w:bookmarkStart w:id="3472" w:name="_Toc343832017"/>
      <w:bookmarkStart w:id="3473" w:name="_Toc343832387"/>
      <w:bookmarkStart w:id="3474" w:name="_Toc343832604"/>
      <w:bookmarkStart w:id="3475" w:name="_Toc343832821"/>
      <w:bookmarkStart w:id="3476" w:name="_Toc343837414"/>
      <w:bookmarkStart w:id="3477" w:name="_Toc343841972"/>
      <w:bookmarkStart w:id="3478" w:name="_Toc343844870"/>
      <w:bookmarkStart w:id="3479" w:name="_Toc343083672"/>
      <w:bookmarkStart w:id="3480" w:name="_Toc343083886"/>
      <w:bookmarkStart w:id="3481" w:name="_Toc343084097"/>
      <w:bookmarkStart w:id="3482" w:name="_Toc343220856"/>
      <w:bookmarkStart w:id="3483" w:name="_Toc343232361"/>
      <w:bookmarkStart w:id="3484" w:name="_Toc343232774"/>
      <w:bookmarkStart w:id="3485" w:name="_Toc343233059"/>
      <w:bookmarkStart w:id="3486" w:name="_Toc343415564"/>
      <w:bookmarkStart w:id="3487" w:name="_Toc343415860"/>
      <w:bookmarkStart w:id="3488" w:name="_Toc343452519"/>
      <w:bookmarkStart w:id="3489" w:name="_Toc343461309"/>
      <w:bookmarkStart w:id="3490" w:name="_Toc343494196"/>
      <w:bookmarkStart w:id="3491" w:name="_Toc343494408"/>
      <w:bookmarkStart w:id="3492" w:name="_Toc343495181"/>
      <w:bookmarkStart w:id="3493" w:name="_Toc343660408"/>
      <w:bookmarkStart w:id="3494" w:name="_Toc343660622"/>
      <w:bookmarkStart w:id="3495" w:name="_Toc343711250"/>
      <w:bookmarkStart w:id="3496" w:name="_Toc343829214"/>
      <w:bookmarkStart w:id="3497" w:name="_Toc343832018"/>
      <w:bookmarkStart w:id="3498" w:name="_Toc343832388"/>
      <w:bookmarkStart w:id="3499" w:name="_Toc343832605"/>
      <w:bookmarkStart w:id="3500" w:name="_Toc343832822"/>
      <w:bookmarkStart w:id="3501" w:name="_Toc343837415"/>
      <w:bookmarkStart w:id="3502" w:name="_Toc343841973"/>
      <w:bookmarkStart w:id="3503" w:name="_Toc343844871"/>
      <w:bookmarkStart w:id="3504" w:name="_Toc343083673"/>
      <w:bookmarkStart w:id="3505" w:name="_Toc343083887"/>
      <w:bookmarkStart w:id="3506" w:name="_Toc343084098"/>
      <w:bookmarkStart w:id="3507" w:name="_Toc343220857"/>
      <w:bookmarkStart w:id="3508" w:name="_Toc343232362"/>
      <w:bookmarkStart w:id="3509" w:name="_Toc343232775"/>
      <w:bookmarkStart w:id="3510" w:name="_Toc343233060"/>
      <w:bookmarkStart w:id="3511" w:name="_Toc343415565"/>
      <w:bookmarkStart w:id="3512" w:name="_Toc343415861"/>
      <w:bookmarkStart w:id="3513" w:name="_Toc343452520"/>
      <w:bookmarkStart w:id="3514" w:name="_Toc343461310"/>
      <w:bookmarkStart w:id="3515" w:name="_Toc343494197"/>
      <w:bookmarkStart w:id="3516" w:name="_Toc343494409"/>
      <w:bookmarkStart w:id="3517" w:name="_Toc343495182"/>
      <w:bookmarkStart w:id="3518" w:name="_Toc343660409"/>
      <w:bookmarkStart w:id="3519" w:name="_Toc343660623"/>
      <w:bookmarkStart w:id="3520" w:name="_Toc343711251"/>
      <w:bookmarkStart w:id="3521" w:name="_Toc343829215"/>
      <w:bookmarkStart w:id="3522" w:name="_Toc343832019"/>
      <w:bookmarkStart w:id="3523" w:name="_Toc343832389"/>
      <w:bookmarkStart w:id="3524" w:name="_Toc343832606"/>
      <w:bookmarkStart w:id="3525" w:name="_Toc343832823"/>
      <w:bookmarkStart w:id="3526" w:name="_Toc343837416"/>
      <w:bookmarkStart w:id="3527" w:name="_Toc343841974"/>
      <w:bookmarkStart w:id="3528" w:name="_Toc343844872"/>
      <w:bookmarkStart w:id="3529" w:name="_Toc343083674"/>
      <w:bookmarkStart w:id="3530" w:name="_Toc343083888"/>
      <w:bookmarkStart w:id="3531" w:name="_Toc343084099"/>
      <w:bookmarkStart w:id="3532" w:name="_Toc343220858"/>
      <w:bookmarkStart w:id="3533" w:name="_Toc343232363"/>
      <w:bookmarkStart w:id="3534" w:name="_Toc343232776"/>
      <w:bookmarkStart w:id="3535" w:name="_Toc343233061"/>
      <w:bookmarkStart w:id="3536" w:name="_Toc343415566"/>
      <w:bookmarkStart w:id="3537" w:name="_Toc343415862"/>
      <w:bookmarkStart w:id="3538" w:name="_Toc343452521"/>
      <w:bookmarkStart w:id="3539" w:name="_Toc343461311"/>
      <w:bookmarkStart w:id="3540" w:name="_Toc343494198"/>
      <w:bookmarkStart w:id="3541" w:name="_Toc343494410"/>
      <w:bookmarkStart w:id="3542" w:name="_Toc343495183"/>
      <w:bookmarkStart w:id="3543" w:name="_Toc343660410"/>
      <w:bookmarkStart w:id="3544" w:name="_Toc343660624"/>
      <w:bookmarkStart w:id="3545" w:name="_Toc343711252"/>
      <w:bookmarkStart w:id="3546" w:name="_Toc343829216"/>
      <w:bookmarkStart w:id="3547" w:name="_Toc343832020"/>
      <w:bookmarkStart w:id="3548" w:name="_Toc343832390"/>
      <w:bookmarkStart w:id="3549" w:name="_Toc343832607"/>
      <w:bookmarkStart w:id="3550" w:name="_Toc343832824"/>
      <w:bookmarkStart w:id="3551" w:name="_Toc343837417"/>
      <w:bookmarkStart w:id="3552" w:name="_Toc343841975"/>
      <w:bookmarkStart w:id="3553" w:name="_Toc343844873"/>
      <w:bookmarkStart w:id="3554" w:name="_Toc343083675"/>
      <w:bookmarkStart w:id="3555" w:name="_Toc343083889"/>
      <w:bookmarkStart w:id="3556" w:name="_Toc343084100"/>
      <w:bookmarkStart w:id="3557" w:name="_Toc343220859"/>
      <w:bookmarkStart w:id="3558" w:name="_Toc343232364"/>
      <w:bookmarkStart w:id="3559" w:name="_Toc343232777"/>
      <w:bookmarkStart w:id="3560" w:name="_Toc343233062"/>
      <w:bookmarkStart w:id="3561" w:name="_Toc343415567"/>
      <w:bookmarkStart w:id="3562" w:name="_Toc343415863"/>
      <w:bookmarkStart w:id="3563" w:name="_Toc343452522"/>
      <w:bookmarkStart w:id="3564" w:name="_Toc343461312"/>
      <w:bookmarkStart w:id="3565" w:name="_Toc343494199"/>
      <w:bookmarkStart w:id="3566" w:name="_Toc343494411"/>
      <w:bookmarkStart w:id="3567" w:name="_Toc343495184"/>
      <w:bookmarkStart w:id="3568" w:name="_Toc343660411"/>
      <w:bookmarkStart w:id="3569" w:name="_Toc343660625"/>
      <w:bookmarkStart w:id="3570" w:name="_Toc343711253"/>
      <w:bookmarkStart w:id="3571" w:name="_Toc343829217"/>
      <w:bookmarkStart w:id="3572" w:name="_Toc343832021"/>
      <w:bookmarkStart w:id="3573" w:name="_Toc343832391"/>
      <w:bookmarkStart w:id="3574" w:name="_Toc343832608"/>
      <w:bookmarkStart w:id="3575" w:name="_Toc343832825"/>
      <w:bookmarkStart w:id="3576" w:name="_Toc343837418"/>
      <w:bookmarkStart w:id="3577" w:name="_Toc343841976"/>
      <w:bookmarkStart w:id="3578" w:name="_Toc343844874"/>
      <w:bookmarkStart w:id="3579" w:name="_Toc343083676"/>
      <w:bookmarkStart w:id="3580" w:name="_Toc343083890"/>
      <w:bookmarkStart w:id="3581" w:name="_Toc343084101"/>
      <w:bookmarkStart w:id="3582" w:name="_Toc343220860"/>
      <w:bookmarkStart w:id="3583" w:name="_Toc343232365"/>
      <w:bookmarkStart w:id="3584" w:name="_Toc343232778"/>
      <w:bookmarkStart w:id="3585" w:name="_Toc343233063"/>
      <w:bookmarkStart w:id="3586" w:name="_Toc343415568"/>
      <w:bookmarkStart w:id="3587" w:name="_Toc343415864"/>
      <w:bookmarkStart w:id="3588" w:name="_Toc343452523"/>
      <w:bookmarkStart w:id="3589" w:name="_Toc343461313"/>
      <w:bookmarkStart w:id="3590" w:name="_Toc343494200"/>
      <w:bookmarkStart w:id="3591" w:name="_Toc343494412"/>
      <w:bookmarkStart w:id="3592" w:name="_Toc343495185"/>
      <w:bookmarkStart w:id="3593" w:name="_Toc343660412"/>
      <w:bookmarkStart w:id="3594" w:name="_Toc343660626"/>
      <w:bookmarkStart w:id="3595" w:name="_Toc343711254"/>
      <w:bookmarkStart w:id="3596" w:name="_Toc343829218"/>
      <w:bookmarkStart w:id="3597" w:name="_Toc343832022"/>
      <w:bookmarkStart w:id="3598" w:name="_Toc343832392"/>
      <w:bookmarkStart w:id="3599" w:name="_Toc343832609"/>
      <w:bookmarkStart w:id="3600" w:name="_Toc343832826"/>
      <w:bookmarkStart w:id="3601" w:name="_Toc343837419"/>
      <w:bookmarkStart w:id="3602" w:name="_Toc343841977"/>
      <w:bookmarkStart w:id="3603" w:name="_Toc343844875"/>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r>
        <w:lastRenderedPageBreak/>
        <w:t xml:space="preserve">    </w:t>
      </w:r>
      <w:bookmarkStart w:id="3604" w:name="_Toc343859794"/>
      <w:r w:rsidR="00EF77AD" w:rsidRPr="00013CF6">
        <w:t>KẾT QUẢ</w:t>
      </w:r>
      <w:r w:rsidR="00EA14F5" w:rsidRPr="00013CF6">
        <w:t xml:space="preserve"> THỰC NGHIỆM</w:t>
      </w:r>
      <w:bookmarkEnd w:id="3604"/>
    </w:p>
    <w:p w14:paraId="0D41A884" w14:textId="77BFEC60" w:rsidR="00C83C77" w:rsidRDefault="00256858" w:rsidP="00013CF6">
      <w:r w:rsidRPr="00074777">
        <w:t>Trong đề</w:t>
      </w:r>
      <w:r w:rsidR="00C83C77">
        <w:t xml:space="preserve"> tài này chúng tôi</w:t>
      </w:r>
      <w:r w:rsidRPr="00074777">
        <w:t xml:space="preserve"> thực hiện chạy các </w:t>
      </w:r>
      <w:r w:rsidR="00154AF6">
        <w:t>mô hình</w:t>
      </w:r>
      <w:r w:rsidRPr="00074777">
        <w:t xml:space="preserve"> trên các bộ dữ liệu khác nhau để so sánh </w:t>
      </w:r>
      <w:r w:rsidR="00154AF6">
        <w:t xml:space="preserve">các mô hình </w:t>
      </w:r>
      <w:r w:rsidRPr="00074777">
        <w:t xml:space="preserve">trên </w:t>
      </w:r>
      <w:r w:rsidR="00C83C77">
        <w:t>các</w:t>
      </w:r>
      <w:r w:rsidRPr="00074777">
        <w:t xml:space="preserve"> tiêu chí: khả năng tổng quát hóa (thể hiện qua sai số trong quá trình kiể</w:t>
      </w:r>
      <w:r w:rsidR="00C83C77">
        <w:t>m tra), khả năng phù hợp với các loại dữ liệu khác nhau, khả năng dự đoán.</w:t>
      </w:r>
    </w:p>
    <w:p w14:paraId="02FFF648" w14:textId="4D2F870F" w:rsidR="00256858" w:rsidRPr="00945B99" w:rsidRDefault="00560907" w:rsidP="00013CF6">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r w:rsidR="00256858">
        <w:t xml:space="preserve">Các kết quả </w:t>
      </w:r>
      <w:r>
        <w:t>thực nghiệm</w:t>
      </w:r>
      <w:r w:rsidR="00256858">
        <w:t xml:space="preserve"> được các thành viên trong nhóm chạy thực nghiệm với chương trình trên hệ điều hành Window 7/Window 8, cài đặt sẵn .NET framework </w:t>
      </w:r>
      <w:r>
        <w:t>4.5</w:t>
      </w:r>
      <w:r w:rsidR="00806B7F">
        <w:t xml:space="preserve"> </w:t>
      </w:r>
      <w:r w:rsidR="00256858">
        <w:t xml:space="preserve">với cấu hình máy: Ram 2GB, CPU Core 2 Duo 2.0 GHz. </w:t>
      </w:r>
    </w:p>
    <w:p w14:paraId="102623B8" w14:textId="278496E1" w:rsidR="00691EA7" w:rsidRDefault="00691EA7" w:rsidP="00286C29">
      <w:pPr>
        <w:pStyle w:val="Heading2"/>
      </w:pPr>
      <w:bookmarkStart w:id="3605" w:name="_Toc343859795"/>
      <w:r w:rsidRPr="00691EA7">
        <w:t>Cấu trúc chương trình</w:t>
      </w:r>
      <w:bookmarkEnd w:id="3605"/>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3606" w:name="_Toc343859796"/>
      <w:r>
        <w:t>Giao diện chương trình</w:t>
      </w:r>
      <w:bookmarkEnd w:id="3606"/>
    </w:p>
    <w:p w14:paraId="58387247" w14:textId="77777777" w:rsidR="00AA7614" w:rsidRDefault="00AA7614" w:rsidP="00AA7614">
      <w:pPr>
        <w:pStyle w:val="Canhgiua"/>
      </w:pPr>
      <w:r w:rsidRPr="00941798">
        <w:rPr>
          <w:noProof/>
        </w:rPr>
        <w:drawing>
          <wp:inline distT="0" distB="0" distL="0" distR="0" wp14:anchorId="6DEAC131" wp14:editId="78268036">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47791"/>
                    </a:xfrm>
                    <a:prstGeom prst="rect">
                      <a:avLst/>
                    </a:prstGeom>
                  </pic:spPr>
                </pic:pic>
              </a:graphicData>
            </a:graphic>
          </wp:inline>
        </w:drawing>
      </w:r>
    </w:p>
    <w:p w14:paraId="699019BE" w14:textId="139FF57E" w:rsidR="00AA7614" w:rsidRPr="00AA7614" w:rsidRDefault="00AA7614" w:rsidP="00AA7614">
      <w:pPr>
        <w:pStyle w:val="Hinh"/>
        <w:spacing w:after="240"/>
      </w:pPr>
      <w:bookmarkStart w:id="3607" w:name="_Toc343859594"/>
      <w:r>
        <w:t>Hình 6.1: Giao diện quá trình xây dựng mô hình SARIMA</w:t>
      </w:r>
      <w:bookmarkEnd w:id="3607"/>
      <w:r>
        <w:t xml:space="preserve"> </w:t>
      </w:r>
    </w:p>
    <w:p w14:paraId="70449CA5" w14:textId="715233EE" w:rsidR="00E429A2" w:rsidRDefault="00E429A2" w:rsidP="00E429A2">
      <w:r>
        <w:lastRenderedPageBreak/>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w:t>
      </w:r>
      <w:proofErr w:type="gramStart"/>
      <w:r>
        <w:t>theo</w:t>
      </w:r>
      <w:proofErr w:type="gramEnd"/>
      <w:r>
        <w:t xml:space="preserve">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4F959487" w:rsidR="00D358EC" w:rsidRDefault="00D358EC" w:rsidP="00E429A2">
      <w:r>
        <w:t>Hình 6.2 thể hiện giao diện chính của quá trình tạo mô hình mạng nơron. Qua giao diện này, ta chọn cấu hình mạng</w:t>
      </w:r>
      <w:r w:rsidR="00154AF6">
        <w:t xml:space="preserve"> (s</w:t>
      </w:r>
      <w:r w:rsidR="003D4D11">
        <w:t>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r w:rsidRPr="00941798">
        <w:rPr>
          <w:noProof/>
        </w:rPr>
        <w:drawing>
          <wp:inline distT="0" distB="0" distL="0" distR="0" wp14:anchorId="7271F1F8" wp14:editId="78117F3D">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239790"/>
                    </a:xfrm>
                    <a:prstGeom prst="rect">
                      <a:avLst/>
                    </a:prstGeom>
                    <a:ln w="6350">
                      <a:solidFill>
                        <a:schemeClr val="bg1">
                          <a:lumMod val="75000"/>
                        </a:schemeClr>
                      </a:solidFill>
                    </a:ln>
                  </pic:spPr>
                </pic:pic>
              </a:graphicData>
            </a:graphic>
          </wp:inline>
        </w:drawing>
      </w:r>
    </w:p>
    <w:p w14:paraId="24544FAA" w14:textId="10F0D6A0" w:rsidR="00350FC5" w:rsidRDefault="00BF5619" w:rsidP="00350FC5">
      <w:pPr>
        <w:pStyle w:val="Hinh"/>
      </w:pPr>
      <w:bookmarkStart w:id="3608" w:name="_Toc343859595"/>
      <w:r>
        <w:t xml:space="preserve">Hình 6.2: </w:t>
      </w:r>
      <w:r w:rsidR="00350FC5">
        <w:t>Giao diện quá trình xây dựng mô hình mạng nơron</w:t>
      </w:r>
      <w:bookmarkEnd w:id="3608"/>
    </w:p>
    <w:p w14:paraId="0766F13C" w14:textId="77777777" w:rsidR="000F1BDB" w:rsidRDefault="000F1BDB" w:rsidP="00350FC5">
      <w:pPr>
        <w:pStyle w:val="Hinh"/>
      </w:pPr>
    </w:p>
    <w:p w14:paraId="637F43AE" w14:textId="3F3A482C" w:rsidR="00350FC5" w:rsidRDefault="00AA7614" w:rsidP="009C34E7">
      <w:r>
        <w:t xml:space="preserve">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w:t>
      </w:r>
      <w:proofErr w:type="gramStart"/>
      <w:r>
        <w:t>theo</w:t>
      </w:r>
      <w:proofErr w:type="gramEnd"/>
      <w:r>
        <w:t xml:space="preserve"> thời gian, giá trị của chuỗi dữ liệu tại các thời đoạn tiếp theo.</w:t>
      </w:r>
    </w:p>
    <w:p w14:paraId="546BC151" w14:textId="3ED4D61A" w:rsidR="009C34E7" w:rsidRDefault="009C34E7" w:rsidP="00E429A2">
      <w:pPr>
        <w:pStyle w:val="Canhgiua"/>
      </w:pPr>
      <w:r w:rsidRPr="00941798">
        <w:rPr>
          <w:noProof/>
        </w:rPr>
        <w:lastRenderedPageBreak/>
        <w:drawing>
          <wp:inline distT="0" distB="0" distL="0" distR="0" wp14:anchorId="06267DBD" wp14:editId="524B4F74">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251483"/>
                    </a:xfrm>
                    <a:prstGeom prst="rect">
                      <a:avLst/>
                    </a:prstGeom>
                    <a:ln w="6350">
                      <a:solidFill>
                        <a:schemeClr val="bg1">
                          <a:lumMod val="75000"/>
                        </a:schemeClr>
                      </a:solidFill>
                    </a:ln>
                  </pic:spPr>
                </pic:pic>
              </a:graphicData>
            </a:graphic>
          </wp:inline>
        </w:drawing>
      </w:r>
    </w:p>
    <w:p w14:paraId="4122FC94" w14:textId="02667319" w:rsidR="0066047E" w:rsidRDefault="00BF5619" w:rsidP="0066047E">
      <w:pPr>
        <w:pStyle w:val="Hinh"/>
      </w:pPr>
      <w:bookmarkStart w:id="3609" w:name="_Toc343859596"/>
      <w:r>
        <w:t xml:space="preserve">Hình 6.3: </w:t>
      </w:r>
      <w:r w:rsidR="0066047E">
        <w:t>Giao diện quá trình dự đoán sử dụng mô hình kết hợp</w:t>
      </w:r>
      <w:bookmarkEnd w:id="3609"/>
      <w:r w:rsidR="0066047E">
        <w:t xml:space="preserve"> </w:t>
      </w:r>
    </w:p>
    <w:p w14:paraId="30CA154D" w14:textId="11F4A922" w:rsidR="009C34E7" w:rsidRDefault="009C34E7" w:rsidP="009C34E7">
      <w:pPr>
        <w:pStyle w:val="Heading3"/>
      </w:pPr>
      <w:bookmarkStart w:id="3610" w:name="_Toc343859797"/>
      <w:r>
        <w:t>Các module chính</w:t>
      </w:r>
      <w:bookmarkEnd w:id="3610"/>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lastRenderedPageBreak/>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6716" cy="3304702"/>
                    </a:xfrm>
                    <a:prstGeom prst="rect">
                      <a:avLst/>
                    </a:prstGeom>
                  </pic:spPr>
                </pic:pic>
              </a:graphicData>
            </a:graphic>
          </wp:inline>
        </w:drawing>
      </w:r>
    </w:p>
    <w:p w14:paraId="0A5B2A18" w14:textId="57EC7317" w:rsidR="00A158E1" w:rsidRDefault="00A158E1" w:rsidP="00A158E1">
      <w:pPr>
        <w:pStyle w:val="Hinh"/>
      </w:pPr>
      <w:bookmarkStart w:id="3611" w:name="_Toc343859597"/>
      <w:r>
        <w:t>Hình 6.4: Đồ thị của chuỗi thời gian</w:t>
      </w:r>
      <w:bookmarkEnd w:id="3611"/>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1118" cy="3344062"/>
                    </a:xfrm>
                    <a:prstGeom prst="rect">
                      <a:avLst/>
                    </a:prstGeom>
                  </pic:spPr>
                </pic:pic>
              </a:graphicData>
            </a:graphic>
          </wp:inline>
        </w:drawing>
      </w:r>
    </w:p>
    <w:p w14:paraId="16325370" w14:textId="0569BA4A" w:rsidR="00A158E1" w:rsidRDefault="00A158E1" w:rsidP="00A158E1">
      <w:pPr>
        <w:pStyle w:val="Hinh"/>
      </w:pPr>
      <w:bookmarkStart w:id="3612" w:name="_Toc343859598"/>
      <w:r>
        <w:t>Hình 6.5: Hàm tự tương quan của chuỗi thời gian</w:t>
      </w:r>
      <w:bookmarkEnd w:id="3612"/>
    </w:p>
    <w:p w14:paraId="51630FC3" w14:textId="77777777" w:rsidR="00A158E1" w:rsidRDefault="00A158E1" w:rsidP="00A158E1">
      <w:pPr>
        <w:pStyle w:val="Hinh"/>
      </w:pPr>
    </w:p>
    <w:p w14:paraId="35A51D11" w14:textId="70EFECF5" w:rsidR="00A158E1" w:rsidRDefault="00941798" w:rsidP="00941798">
      <w:pPr>
        <w:pStyle w:val="Canhgiua"/>
      </w:pPr>
      <w:r>
        <w:rPr>
          <w:noProof/>
        </w:rPr>
        <w:lastRenderedPageBreak/>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91109" cy="3350835"/>
                    </a:xfrm>
                    <a:prstGeom prst="rect">
                      <a:avLst/>
                    </a:prstGeom>
                  </pic:spPr>
                </pic:pic>
              </a:graphicData>
            </a:graphic>
          </wp:inline>
        </w:drawing>
      </w:r>
    </w:p>
    <w:p w14:paraId="1E2B5564" w14:textId="69317A2A" w:rsidR="00A158E1" w:rsidRPr="00A158E1" w:rsidRDefault="00A158E1" w:rsidP="00A158E1">
      <w:pPr>
        <w:pStyle w:val="Hinh"/>
      </w:pPr>
      <w:bookmarkStart w:id="3613" w:name="_Toc343859599"/>
      <w:r>
        <w:t>Hình 6.6: Hàm tự tương quan riêng phần của chuỗi thời gian</w:t>
      </w:r>
      <w:bookmarkEnd w:id="3613"/>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3952A012"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w:t>
      </w:r>
      <w:r w:rsidR="00154AF6">
        <w:t>u dài mùa là</w:t>
      </w:r>
      <w:r>
        <w:t xml:space="preserve">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lastRenderedPageBreak/>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pPr>
      <w:bookmarkStart w:id="3614" w:name="_Toc343859798"/>
      <w:r w:rsidRPr="00691EA7">
        <w:t>Dữ liệu thực nghiệm</w:t>
      </w:r>
      <w:bookmarkEnd w:id="3614"/>
    </w:p>
    <w:p w14:paraId="07088743" w14:textId="268986CC" w:rsidR="00286C29" w:rsidRDefault="00314F23">
      <w:r>
        <w:t xml:space="preserve">Để đánh giá kết quả, dữ liệu mà chúng tôi sử dụng trong đề tài này được lấy từ Time-Series Data Library (nguồn: </w:t>
      </w:r>
      <w:hyperlink r:id="rId94" w:history="1">
        <w:r w:rsidRPr="000F3773">
          <w:rPr>
            <w:rStyle w:val="Hyperlink"/>
            <w:color w:val="auto"/>
          </w:rPr>
          <w:t>http://robjhyndman.com/TSDL/</w:t>
        </w:r>
      </w:hyperlink>
      <w:r>
        <w:t xml:space="preserve">). </w:t>
      </w:r>
    </w:p>
    <w:p w14:paraId="1B5AEC7D" w14:textId="5BF3E7D0" w:rsidR="002D6925" w:rsidRDefault="002D6925" w:rsidP="00013CF6">
      <w:pPr>
        <w:pStyle w:val="Bang"/>
      </w:pPr>
      <w:bookmarkStart w:id="3615" w:name="_Toc343033793"/>
      <w:bookmarkStart w:id="3616" w:name="_Toc343844954"/>
      <w:r w:rsidRPr="00B1472C">
        <w:t>Bảng 6.1:</w:t>
      </w:r>
      <w:r w:rsidRPr="006068E1">
        <w:t xml:space="preserve"> </w:t>
      </w:r>
      <w:r>
        <w:t>Phân loại dữ liệu thực nghiệm</w:t>
      </w:r>
      <w:bookmarkEnd w:id="3615"/>
      <w:bookmarkEnd w:id="3616"/>
    </w:p>
    <w:p w14:paraId="56C19162" w14:textId="6422A0BF" w:rsidR="0015771C" w:rsidRPr="00097101" w:rsidRDefault="00643A1D" w:rsidP="00567862">
      <w:pPr>
        <w:pStyle w:val="Canhgiua"/>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085465"/>
                    </a:xfrm>
                    <a:prstGeom prst="rect">
                      <a:avLst/>
                    </a:prstGeom>
                  </pic:spPr>
                </pic:pic>
              </a:graphicData>
            </a:graphic>
          </wp:inline>
        </w:drawing>
      </w:r>
    </w:p>
    <w:p w14:paraId="69935C0C" w14:textId="5E4FEB00" w:rsidR="00BB4B46" w:rsidRPr="003E5C02" w:rsidRDefault="00B203D9" w:rsidP="003E5C02">
      <w:r>
        <w:lastRenderedPageBreak/>
        <w:t>Các dữ liệu này trải rộng từ dữ liệu thị trường tài chính cho đến các quá trình tự nhiên và được phân thành bốn loạ</w:t>
      </w:r>
      <w:r w:rsidR="00087868">
        <w:t xml:space="preserve">i: </w:t>
      </w:r>
      <w:r w:rsidR="00087868">
        <w:rPr>
          <w:i/>
        </w:rPr>
        <w:t>t</w:t>
      </w:r>
      <w:r w:rsidR="001A0F8C">
        <w:rPr>
          <w:i/>
        </w:rPr>
        <w:t>ính mùa</w:t>
      </w:r>
      <w:r>
        <w:t xml:space="preserve">, </w:t>
      </w:r>
      <w:r w:rsidR="001A0F8C">
        <w:rPr>
          <w:i/>
        </w:rPr>
        <w:t>xu hướng</w:t>
      </w:r>
      <w:r>
        <w:t xml:space="preserve">, </w:t>
      </w:r>
      <w:r w:rsidR="001A0F8C">
        <w:rPr>
          <w:i/>
        </w:rPr>
        <w:t>tính mùa</w:t>
      </w:r>
      <w:r>
        <w:rPr>
          <w:i/>
        </w:rPr>
        <w:t xml:space="preserve"> and </w:t>
      </w:r>
      <w:r w:rsidR="001A0F8C">
        <w:rPr>
          <w:i/>
        </w:rPr>
        <w:t>xu hướng</w:t>
      </w:r>
      <w:r w:rsidR="001A0F8C">
        <w:t>,</w:t>
      </w:r>
      <w:r w:rsidR="001A0F8C">
        <w:rPr>
          <w:i/>
        </w:rPr>
        <w:t xml:space="preserve"> phi tuyến</w:t>
      </w:r>
      <w:r>
        <w:t>.</w:t>
      </w:r>
    </w:p>
    <w:p w14:paraId="716F82E0" w14:textId="134EA93F" w:rsidR="002D6925" w:rsidRPr="000620C7" w:rsidRDefault="00945B99" w:rsidP="00B03FC4">
      <w:pPr>
        <w:rPr>
          <w:szCs w:val="26"/>
        </w:rPr>
      </w:pPr>
      <w:r>
        <w:rPr>
          <w:szCs w:val="26"/>
        </w:rPr>
        <w:t>Các hình biểu diễn đồ thị của các chuỗi dữ liệu thời gian:</w:t>
      </w:r>
    </w:p>
    <w:p w14:paraId="51F5004B" w14:textId="77777777" w:rsidR="00314F23" w:rsidRDefault="00945B99" w:rsidP="00013CF6">
      <w:pPr>
        <w:pStyle w:val="Canhgiua"/>
      </w:pPr>
      <w:r w:rsidRPr="003A16E8">
        <w:rPr>
          <w:noProof/>
        </w:rPr>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6"/>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p>
    <w:p w14:paraId="3F1929E4" w14:textId="36C1035C" w:rsidR="00945B99" w:rsidRPr="00013CF6" w:rsidRDefault="006234D7" w:rsidP="00013CF6">
      <w:pPr>
        <w:pStyle w:val="Hinh"/>
      </w:pPr>
      <w:bookmarkStart w:id="3617" w:name="_Toc343859600"/>
      <w:r w:rsidRPr="00636179">
        <w:rPr>
          <w:rStyle w:val="Heading6Char"/>
          <w:rFonts w:eastAsiaTheme="minorHAnsi"/>
          <w:b w:val="0"/>
          <w:bCs/>
        </w:rPr>
        <w:t xml:space="preserve">Hình </w:t>
      </w:r>
      <w:r w:rsidR="00D742D5" w:rsidRPr="00636179">
        <w:rPr>
          <w:rStyle w:val="Heading6Char"/>
          <w:rFonts w:eastAsiaTheme="minorHAnsi"/>
          <w:b w:val="0"/>
          <w:bCs/>
        </w:rPr>
        <w:t>6</w:t>
      </w:r>
      <w:r w:rsidR="00D742D5" w:rsidRPr="00013CF6">
        <w:rPr>
          <w:rStyle w:val="Heading6Char"/>
          <w:rFonts w:eastAsiaTheme="minorHAnsi"/>
          <w:bCs/>
        </w:rPr>
        <w:t>.</w:t>
      </w:r>
      <w:r w:rsidR="00941798">
        <w:rPr>
          <w:rStyle w:val="Heading6Char"/>
          <w:rFonts w:eastAsiaTheme="minorHAnsi"/>
          <w:b w:val="0"/>
          <w:bCs/>
        </w:rPr>
        <w:t>7</w:t>
      </w:r>
      <w:r w:rsidRPr="00446309">
        <w:t>:</w:t>
      </w:r>
      <w:r w:rsidR="004D6F02" w:rsidRPr="00446309">
        <w:t xml:space="preserve"> </w:t>
      </w:r>
      <w:r w:rsidR="00945B99" w:rsidRPr="00941798">
        <w:t>Đ</w:t>
      </w:r>
      <w:r w:rsidR="00945B99" w:rsidRPr="002E47E8">
        <w:t>ồ</w:t>
      </w:r>
      <w:r w:rsidR="00945B99" w:rsidRPr="003A16E8">
        <w:t xml:space="preserve"> thị chuỗi d</w:t>
      </w:r>
      <w:r w:rsidR="00945B99" w:rsidRPr="00013CF6">
        <w:t>ữ liệu Passengers</w:t>
      </w:r>
      <w:bookmarkEnd w:id="3617"/>
    </w:p>
    <w:p w14:paraId="4368F834" w14:textId="77777777" w:rsidR="004D6F02" w:rsidRPr="007C782C" w:rsidRDefault="004D6F02" w:rsidP="00013CF6">
      <w:pPr>
        <w:pStyle w:val="Hinh"/>
      </w:pPr>
    </w:p>
    <w:p w14:paraId="2D06BDB5" w14:textId="77777777" w:rsidR="00945B99" w:rsidRDefault="00945B99" w:rsidP="00013CF6">
      <w:pPr>
        <w:pStyle w:val="Canhgiua"/>
      </w:pPr>
      <w:r w:rsidRPr="003A16E8">
        <w:rPr>
          <w:noProof/>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7"/>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p>
    <w:p w14:paraId="398D2B47" w14:textId="1DCD3B26" w:rsidR="006234D7" w:rsidRPr="00013CF6" w:rsidRDefault="006234D7" w:rsidP="00013CF6">
      <w:pPr>
        <w:pStyle w:val="Hinh"/>
      </w:pPr>
      <w:bookmarkStart w:id="3618" w:name="_Toc343859601"/>
      <w:r w:rsidRPr="00032D83">
        <w:t xml:space="preserve">Hình </w:t>
      </w:r>
      <w:r w:rsidR="004D6F02" w:rsidRPr="000C3A28">
        <w:t>6.</w:t>
      </w:r>
      <w:r w:rsidR="00941798">
        <w:t>8</w:t>
      </w:r>
      <w:r w:rsidRPr="00941798">
        <w:t>:</w:t>
      </w:r>
      <w:r w:rsidR="004D6F02" w:rsidRPr="002E47E8">
        <w:t xml:space="preserve"> </w:t>
      </w:r>
      <w:r w:rsidRPr="003A16E8">
        <w:t>Đồ thị chu</w:t>
      </w:r>
      <w:r w:rsidRPr="00013CF6">
        <w:t>ỗi dữ liệu Paper</w:t>
      </w:r>
      <w:bookmarkEnd w:id="3618"/>
    </w:p>
    <w:p w14:paraId="46234884" w14:textId="77777777" w:rsidR="00BB4B46" w:rsidRPr="00013CF6" w:rsidRDefault="00BB4B46" w:rsidP="00013CF6">
      <w:pPr>
        <w:pStyle w:val="Hinh"/>
      </w:pPr>
    </w:p>
    <w:p w14:paraId="77C21609" w14:textId="77777777" w:rsidR="00945B99" w:rsidRDefault="00945B99" w:rsidP="00013CF6">
      <w:pPr>
        <w:pStyle w:val="Canhgiua"/>
      </w:pPr>
      <w:r w:rsidRPr="003A16E8">
        <w:rPr>
          <w:noProof/>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8"/>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p>
    <w:p w14:paraId="6BD44FE7" w14:textId="1E36E025" w:rsidR="006234D7" w:rsidRPr="00013CF6" w:rsidRDefault="006234D7" w:rsidP="00013CF6">
      <w:pPr>
        <w:pStyle w:val="Hinh"/>
      </w:pPr>
      <w:bookmarkStart w:id="3619" w:name="_Toc343859602"/>
      <w:r w:rsidRPr="00032D83">
        <w:t xml:space="preserve">Hình </w:t>
      </w:r>
      <w:r w:rsidR="004D6F02" w:rsidRPr="000C3A28">
        <w:t>6.</w:t>
      </w:r>
      <w:r w:rsidR="00941798">
        <w:t>9</w:t>
      </w:r>
      <w:r w:rsidRPr="00941798">
        <w:t>:</w:t>
      </w:r>
      <w:r w:rsidR="004D6F02" w:rsidRPr="002E47E8">
        <w:t xml:space="preserve"> </w:t>
      </w:r>
      <w:r w:rsidRPr="003A16E8">
        <w:t>Đồ thị chu</w:t>
      </w:r>
      <w:r w:rsidRPr="00013CF6">
        <w:t>ỗi dữ liệu Deaths</w:t>
      </w:r>
      <w:bookmarkEnd w:id="3619"/>
    </w:p>
    <w:p w14:paraId="4B0A3BD7" w14:textId="77777777" w:rsidR="006234D7" w:rsidRDefault="006234D7" w:rsidP="00013CF6"/>
    <w:p w14:paraId="62A688BC" w14:textId="77777777" w:rsidR="00945B99" w:rsidRDefault="00945B99" w:rsidP="00013CF6">
      <w:pPr>
        <w:pStyle w:val="Canhgiua"/>
      </w:pPr>
      <w:r w:rsidRPr="003A16E8">
        <w:rPr>
          <w:noProof/>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9"/>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p>
    <w:p w14:paraId="29D88823" w14:textId="6E5AB2E1" w:rsidR="006234D7" w:rsidRPr="00013CF6" w:rsidRDefault="006234D7" w:rsidP="00013CF6">
      <w:pPr>
        <w:pStyle w:val="Hinh"/>
      </w:pPr>
      <w:bookmarkStart w:id="3620" w:name="_Toc343859603"/>
      <w:r w:rsidRPr="00032D83">
        <w:t xml:space="preserve">Hình </w:t>
      </w:r>
      <w:r w:rsidR="004D6F02" w:rsidRPr="000C3A28">
        <w:t>6.</w:t>
      </w:r>
      <w:r w:rsidR="00941798">
        <w:t>10</w:t>
      </w:r>
      <w:r w:rsidRPr="00941798">
        <w:t>:</w:t>
      </w:r>
      <w:r w:rsidR="004D6F02" w:rsidRPr="002E47E8">
        <w:t xml:space="preserve"> </w:t>
      </w:r>
      <w:r w:rsidRPr="003A16E8">
        <w:t>Đồ thị chu</w:t>
      </w:r>
      <w:r w:rsidRPr="00013CF6">
        <w:t>ỗi dữ liệu Maxtemp</w:t>
      </w:r>
      <w:bookmarkEnd w:id="3620"/>
    </w:p>
    <w:p w14:paraId="72EB7982" w14:textId="77777777" w:rsidR="004D6F02" w:rsidRPr="007C782C" w:rsidRDefault="004D6F02" w:rsidP="00013CF6">
      <w:pPr>
        <w:pStyle w:val="Hinh"/>
      </w:pPr>
    </w:p>
    <w:p w14:paraId="4EA1656A" w14:textId="77777777" w:rsidR="001E7EC0" w:rsidRDefault="001E7EC0" w:rsidP="00013CF6">
      <w:pPr>
        <w:pStyle w:val="Canhgiua"/>
      </w:pPr>
      <w:r w:rsidRPr="003A16E8">
        <w:rPr>
          <w:noProof/>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0"/>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p>
    <w:p w14:paraId="20BC70A5" w14:textId="2C912D58" w:rsidR="006234D7" w:rsidRPr="00013CF6" w:rsidRDefault="006234D7" w:rsidP="00013CF6">
      <w:pPr>
        <w:pStyle w:val="Hinh"/>
      </w:pPr>
      <w:bookmarkStart w:id="3621" w:name="_Toc343859604"/>
      <w:r w:rsidRPr="00032D83">
        <w:t xml:space="preserve">Hình </w:t>
      </w:r>
      <w:r w:rsidR="004D6F02" w:rsidRPr="000C3A28">
        <w:t>6.</w:t>
      </w:r>
      <w:r w:rsidR="00941798">
        <w:t>11</w:t>
      </w:r>
      <w:r w:rsidRPr="00941798">
        <w:t>:</w:t>
      </w:r>
      <w:r w:rsidR="004D6F02" w:rsidRPr="002E47E8">
        <w:t xml:space="preserve"> </w:t>
      </w:r>
      <w:r w:rsidRPr="003A16E8">
        <w:t>Đồ thị chu</w:t>
      </w:r>
      <w:r w:rsidRPr="00013CF6">
        <w:t>ỗi dữ liệu Chemical</w:t>
      </w:r>
      <w:bookmarkEnd w:id="3621"/>
    </w:p>
    <w:p w14:paraId="783A3B4F" w14:textId="77777777" w:rsidR="001444EB" w:rsidRDefault="001444EB" w:rsidP="00013CF6">
      <w:pPr>
        <w:pStyle w:val="Hinh"/>
      </w:pPr>
    </w:p>
    <w:p w14:paraId="6D024FF1" w14:textId="77777777" w:rsidR="001444EB" w:rsidRPr="004D696B" w:rsidRDefault="001444EB" w:rsidP="00013CF6">
      <w:pPr>
        <w:pStyle w:val="Hinh"/>
      </w:pPr>
    </w:p>
    <w:p w14:paraId="0CC1AF57" w14:textId="77777777" w:rsidR="001E7EC0" w:rsidRDefault="001E7EC0" w:rsidP="00013CF6">
      <w:pPr>
        <w:pStyle w:val="Canhgiua"/>
      </w:pPr>
      <w:r w:rsidRPr="003A16E8">
        <w:rPr>
          <w:noProof/>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1"/>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p>
    <w:p w14:paraId="7D704789" w14:textId="4F31BA3E" w:rsidR="006234D7" w:rsidRPr="00013CF6" w:rsidRDefault="006234D7" w:rsidP="00013CF6">
      <w:pPr>
        <w:pStyle w:val="Hinh"/>
      </w:pPr>
      <w:bookmarkStart w:id="3622" w:name="_Toc343859605"/>
      <w:r w:rsidRPr="00032D83">
        <w:t xml:space="preserve">Hình </w:t>
      </w:r>
      <w:r w:rsidR="004D6F02" w:rsidRPr="000C3A28">
        <w:t>6.</w:t>
      </w:r>
      <w:r w:rsidR="00941798">
        <w:t>12</w:t>
      </w:r>
      <w:r w:rsidRPr="00941798">
        <w:t>:</w:t>
      </w:r>
      <w:r w:rsidR="004D6F02" w:rsidRPr="002E47E8">
        <w:t xml:space="preserve"> </w:t>
      </w:r>
      <w:r w:rsidRPr="003A16E8">
        <w:t>Đồ thị chu</w:t>
      </w:r>
      <w:r w:rsidRPr="00013CF6">
        <w:t>ỗi dữ liệu Prices</w:t>
      </w:r>
      <w:bookmarkEnd w:id="3622"/>
    </w:p>
    <w:p w14:paraId="5775560B" w14:textId="77777777" w:rsidR="006234D7" w:rsidRDefault="006234D7" w:rsidP="00013CF6"/>
    <w:p w14:paraId="5E573A58" w14:textId="77777777" w:rsidR="00F61ABD" w:rsidRDefault="001E7EC0" w:rsidP="00013CF6">
      <w:pPr>
        <w:pStyle w:val="Canhgiua"/>
        <w:rPr>
          <w:rStyle w:val="HinhChar"/>
          <w:kern w:val="32"/>
          <w:sz w:val="32"/>
        </w:rPr>
      </w:pPr>
      <w:r w:rsidRPr="003A16E8">
        <w:rPr>
          <w:noProof/>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2"/>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p>
    <w:p w14:paraId="4B72C6D3" w14:textId="0926ED11" w:rsidR="006234D7" w:rsidRDefault="006234D7" w:rsidP="00013CF6">
      <w:pPr>
        <w:pStyle w:val="Hinh"/>
      </w:pPr>
      <w:bookmarkStart w:id="3623" w:name="_Toc343859606"/>
      <w:r w:rsidRPr="00013CF6">
        <w:rPr>
          <w:rStyle w:val="HinhChar"/>
        </w:rPr>
        <w:t xml:space="preserve">Hình </w:t>
      </w:r>
      <w:r w:rsidR="00BA41C5" w:rsidRPr="00013CF6">
        <w:rPr>
          <w:rStyle w:val="HinhChar"/>
        </w:rPr>
        <w:t>6.</w:t>
      </w:r>
      <w:r w:rsidR="00941798">
        <w:rPr>
          <w:rStyle w:val="HinhChar"/>
        </w:rPr>
        <w:t>13</w:t>
      </w:r>
      <w:r w:rsidRPr="00013CF6">
        <w:rPr>
          <w:rStyle w:val="HinhChar"/>
        </w:rPr>
        <w:t>:</w:t>
      </w:r>
      <w:r w:rsidR="00BA41C5" w:rsidRPr="00013CF6">
        <w:rPr>
          <w:rStyle w:val="HinhChar"/>
        </w:rPr>
        <w:t xml:space="preserve"> </w:t>
      </w:r>
      <w:r w:rsidRPr="00013CF6">
        <w:rPr>
          <w:rStyle w:val="HinhChar"/>
        </w:rPr>
        <w:t>Đồ thị chuỗi dữ liệu Sunspots</w:t>
      </w:r>
      <w:bookmarkEnd w:id="3623"/>
    </w:p>
    <w:p w14:paraId="32D5EB39" w14:textId="77777777" w:rsidR="00722731" w:rsidRPr="00013CF6" w:rsidRDefault="00722731" w:rsidP="00013CF6">
      <w:pPr>
        <w:jc w:val="center"/>
        <w:rPr>
          <w:b/>
        </w:rPr>
      </w:pPr>
    </w:p>
    <w:p w14:paraId="0D427CE6" w14:textId="77777777" w:rsidR="00BA41C5" w:rsidRPr="004D696B" w:rsidRDefault="00BA41C5" w:rsidP="00013CF6">
      <w:pPr>
        <w:pStyle w:val="Hinh"/>
      </w:pPr>
    </w:p>
    <w:p w14:paraId="4ABE3AC7" w14:textId="77777777" w:rsidR="001E7EC0" w:rsidRDefault="001E7EC0" w:rsidP="00013CF6">
      <w:pPr>
        <w:pStyle w:val="Canhgiua"/>
        <w:rPr>
          <w:szCs w:val="26"/>
        </w:rPr>
      </w:pPr>
      <w:r w:rsidRPr="003A16E8">
        <w:rPr>
          <w:noProof/>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3"/>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p>
    <w:p w14:paraId="7EE1B91C" w14:textId="7F9AC6CD" w:rsidR="006234D7" w:rsidRPr="00013CF6" w:rsidRDefault="006234D7" w:rsidP="00013CF6">
      <w:pPr>
        <w:pStyle w:val="Hinh"/>
      </w:pPr>
      <w:bookmarkStart w:id="3624" w:name="_Toc343859607"/>
      <w:r w:rsidRPr="00032D83">
        <w:t xml:space="preserve">Hình </w:t>
      </w:r>
      <w:r w:rsidR="00BA41C5" w:rsidRPr="000C3A28">
        <w:t>6.</w:t>
      </w:r>
      <w:r w:rsidR="00941798">
        <w:t>14</w:t>
      </w:r>
      <w:r w:rsidRPr="00941798">
        <w:t>:</w:t>
      </w:r>
      <w:r w:rsidR="00BA41C5" w:rsidRPr="002E47E8">
        <w:t xml:space="preserve"> </w:t>
      </w:r>
      <w:r w:rsidRPr="003A16E8">
        <w:t>Đồ thị chu</w:t>
      </w:r>
      <w:r w:rsidRPr="00013CF6">
        <w:t>ỗi dữ liệu Kobe</w:t>
      </w:r>
      <w:bookmarkEnd w:id="3624"/>
    </w:p>
    <w:p w14:paraId="348758B0" w14:textId="762C11F9" w:rsidR="00EF77AD" w:rsidRDefault="00EF77AD" w:rsidP="00013CF6">
      <w:pPr>
        <w:pStyle w:val="Heading2"/>
      </w:pPr>
      <w:bookmarkStart w:id="3625" w:name="_Toc343859799"/>
      <w:r>
        <w:lastRenderedPageBreak/>
        <w:t>Kết quả thực nghiệ</w:t>
      </w:r>
      <w:r w:rsidR="00835F6C">
        <w:t>m</w:t>
      </w:r>
      <w:bookmarkEnd w:id="3625"/>
    </w:p>
    <w:p w14:paraId="1FE4844E" w14:textId="1CB4617B" w:rsidR="00271541" w:rsidRPr="00032D83" w:rsidRDefault="00271541" w:rsidP="00013CF6">
      <w:pPr>
        <w:ind w:firstLine="648"/>
      </w:pPr>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p>
    <w:p w14:paraId="476238F8" w14:textId="5B6F7AAF" w:rsidR="00EF77AD" w:rsidRDefault="00EF77AD" w:rsidP="00013CF6">
      <w:pPr>
        <w:pStyle w:val="Heading3"/>
      </w:pPr>
      <w:bookmarkStart w:id="3626" w:name="_Toc343859800"/>
      <w:r>
        <w:t>Bộ dữ liệ</w:t>
      </w:r>
      <w:r w:rsidR="00810267">
        <w:t>u có tính mùa và xu hướng</w:t>
      </w:r>
      <w:bookmarkEnd w:id="3626"/>
    </w:p>
    <w:p w14:paraId="39777A9B" w14:textId="074F5D0F"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r w:rsidRPr="00EF4E32">
        <w:t>Passengers</w:t>
      </w:r>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w:t>
      </w:r>
      <w:r w:rsidR="00087868">
        <w:t>kết</w:t>
      </w:r>
      <w:r>
        <w:t xml:space="preserve"> hợp cho kết quả tốt hơn các mô hình thành phầ</w:t>
      </w:r>
      <w:r w:rsidR="00937DFB">
        <w:t>n.</w:t>
      </w:r>
    </w:p>
    <w:p w14:paraId="472957A1" w14:textId="07076E86" w:rsidR="00722731" w:rsidRPr="00EF4E32" w:rsidRDefault="00722731" w:rsidP="00013CF6">
      <w:pPr>
        <w:pStyle w:val="Bang"/>
      </w:pPr>
      <w:bookmarkStart w:id="3627" w:name="_Toc343033794"/>
      <w:bookmarkStart w:id="3628" w:name="_Toc343844955"/>
      <w:r w:rsidRPr="00EF4E32">
        <w:t>Bảng 6.2: Kết quả thực nghiệm chuỗi dữ liệu Passengers</w:t>
      </w:r>
      <w:bookmarkEnd w:id="3627"/>
      <w:bookmarkEnd w:id="3628"/>
    </w:p>
    <w:tbl>
      <w:tblPr>
        <w:tblW w:w="9169" w:type="dxa"/>
        <w:tblLook w:val="04A0" w:firstRow="1" w:lastRow="0" w:firstColumn="1" w:lastColumn="0" w:noHBand="0" w:noVBand="1"/>
      </w:tblPr>
      <w:tblGrid>
        <w:gridCol w:w="1577"/>
        <w:gridCol w:w="4334"/>
        <w:gridCol w:w="1255"/>
        <w:gridCol w:w="1043"/>
        <w:gridCol w:w="964"/>
      </w:tblGrid>
      <w:tr w:rsidR="00A837C3" w:rsidRPr="009D2F47" w14:paraId="0506A383" w14:textId="77777777" w:rsidTr="00013CF6">
        <w:trPr>
          <w:trHeight w:val="225"/>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0648D" w14:textId="77777777" w:rsidR="00A837C3" w:rsidRPr="00013CF6" w:rsidRDefault="00A837C3" w:rsidP="00013CF6">
            <w:pPr>
              <w:pStyle w:val="BangBody"/>
              <w:rPr>
                <w:sz w:val="26"/>
                <w:szCs w:val="26"/>
              </w:rPr>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
          <w:p w14:paraId="418E42A0" w14:textId="77777777" w:rsidR="00A837C3" w:rsidRPr="00013CF6" w:rsidRDefault="00A837C3" w:rsidP="00013CF6">
            <w:pPr>
              <w:pStyle w:val="BangBody"/>
              <w:jc w:val="center"/>
              <w:rPr>
                <w:b/>
                <w:sz w:val="26"/>
                <w:szCs w:val="26"/>
              </w:rPr>
            </w:pPr>
            <w:r w:rsidRPr="00013CF6">
              <w:rPr>
                <w:b/>
                <w:sz w:val="26"/>
                <w:szCs w:val="26"/>
              </w:rPr>
              <w:t>Model</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99EBFF5" w14:textId="77777777" w:rsidR="00A837C3" w:rsidRPr="00013CF6" w:rsidRDefault="00A837C3" w:rsidP="00013CF6">
            <w:pPr>
              <w:pStyle w:val="BangBody"/>
              <w:jc w:val="center"/>
              <w:rPr>
                <w:b/>
                <w:sz w:val="26"/>
                <w:szCs w:val="26"/>
              </w:rPr>
            </w:pPr>
            <w:r w:rsidRPr="00013CF6">
              <w:rPr>
                <w:b/>
                <w:sz w:val="26"/>
                <w:szCs w:val="26"/>
              </w:rPr>
              <w:t>MAE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A36C697" w14:textId="77777777" w:rsidR="00A837C3" w:rsidRPr="00013CF6" w:rsidRDefault="00A837C3" w:rsidP="00013CF6">
            <w:pPr>
              <w:pStyle w:val="BangBody"/>
              <w:jc w:val="center"/>
              <w:rPr>
                <w:b/>
                <w:sz w:val="26"/>
                <w:szCs w:val="26"/>
              </w:rPr>
            </w:pPr>
            <w:r w:rsidRPr="00013CF6">
              <w:rPr>
                <w:b/>
                <w:sz w:val="26"/>
                <w:szCs w:val="26"/>
              </w:rPr>
              <w:t>MSE</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126D4542" w14:textId="77777777" w:rsidR="00A837C3" w:rsidRPr="00013CF6" w:rsidRDefault="00A837C3" w:rsidP="00013CF6">
            <w:pPr>
              <w:pStyle w:val="BangBody"/>
              <w:jc w:val="center"/>
              <w:rPr>
                <w:b/>
                <w:sz w:val="26"/>
                <w:szCs w:val="26"/>
              </w:rPr>
            </w:pPr>
            <w:r w:rsidRPr="00013CF6">
              <w:rPr>
                <w:b/>
                <w:sz w:val="26"/>
                <w:szCs w:val="26"/>
              </w:rPr>
              <w:t>MAPE</w:t>
            </w:r>
          </w:p>
        </w:tc>
      </w:tr>
      <w:tr w:rsidR="00A837C3" w:rsidRPr="009D2F47" w14:paraId="4B423161" w14:textId="77777777" w:rsidTr="00013CF6">
        <w:trPr>
          <w:trHeight w:val="465"/>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8458" w14:textId="766445CB" w:rsidR="00A837C3" w:rsidRPr="00013CF6" w:rsidRDefault="00A837C3" w:rsidP="00013CF6">
            <w:pPr>
              <w:pStyle w:val="BangBody"/>
              <w:jc w:val="center"/>
              <w:rPr>
                <w:b/>
                <w:sz w:val="26"/>
                <w:szCs w:val="26"/>
              </w:rPr>
            </w:pPr>
            <w:r w:rsidRPr="00013CF6">
              <w:rPr>
                <w:b/>
                <w:sz w:val="26"/>
                <w:szCs w:val="26"/>
              </w:rPr>
              <w:t>ANN</w:t>
            </w:r>
          </w:p>
        </w:tc>
        <w:tc>
          <w:tcPr>
            <w:tcW w:w="4334" w:type="dxa"/>
            <w:tcBorders>
              <w:top w:val="nil"/>
              <w:left w:val="nil"/>
              <w:bottom w:val="single" w:sz="4" w:space="0" w:color="auto"/>
              <w:right w:val="single" w:sz="4" w:space="0" w:color="auto"/>
            </w:tcBorders>
            <w:shd w:val="clear" w:color="auto" w:fill="auto"/>
            <w:vAlign w:val="bottom"/>
            <w:hideMark/>
          </w:tcPr>
          <w:p w14:paraId="36D1272B" w14:textId="1EC371E9"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epoches=153,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10D8787D" w14:textId="77777777" w:rsidR="00A837C3" w:rsidRPr="00013CF6" w:rsidRDefault="00A837C3" w:rsidP="00013CF6">
            <w:pPr>
              <w:pStyle w:val="BangBody"/>
              <w:jc w:val="center"/>
              <w:rPr>
                <w:sz w:val="26"/>
                <w:szCs w:val="26"/>
              </w:rPr>
            </w:pPr>
            <w:r w:rsidRPr="00013CF6">
              <w:rPr>
                <w:sz w:val="26"/>
                <w:szCs w:val="26"/>
              </w:rPr>
              <w:t>24.46</w:t>
            </w:r>
          </w:p>
        </w:tc>
        <w:tc>
          <w:tcPr>
            <w:tcW w:w="1041" w:type="dxa"/>
            <w:tcBorders>
              <w:top w:val="nil"/>
              <w:left w:val="nil"/>
              <w:bottom w:val="single" w:sz="4" w:space="0" w:color="auto"/>
              <w:right w:val="single" w:sz="4" w:space="0" w:color="auto"/>
            </w:tcBorders>
            <w:shd w:val="clear" w:color="auto" w:fill="auto"/>
            <w:noWrap/>
            <w:vAlign w:val="center"/>
            <w:hideMark/>
          </w:tcPr>
          <w:p w14:paraId="5B92FB0C" w14:textId="77777777" w:rsidR="00A837C3" w:rsidRPr="00013CF6" w:rsidRDefault="00A837C3" w:rsidP="00013CF6">
            <w:pPr>
              <w:pStyle w:val="BangBody"/>
              <w:jc w:val="center"/>
              <w:rPr>
                <w:sz w:val="26"/>
                <w:szCs w:val="26"/>
              </w:rPr>
            </w:pPr>
            <w:r w:rsidRPr="00013CF6">
              <w:rPr>
                <w:sz w:val="26"/>
                <w:szCs w:val="26"/>
              </w:rPr>
              <w:t>974.08</w:t>
            </w:r>
          </w:p>
        </w:tc>
        <w:tc>
          <w:tcPr>
            <w:tcW w:w="962" w:type="dxa"/>
            <w:tcBorders>
              <w:top w:val="nil"/>
              <w:left w:val="nil"/>
              <w:bottom w:val="single" w:sz="4" w:space="0" w:color="auto"/>
              <w:right w:val="single" w:sz="4" w:space="0" w:color="auto"/>
            </w:tcBorders>
            <w:shd w:val="clear" w:color="auto" w:fill="auto"/>
            <w:noWrap/>
            <w:vAlign w:val="center"/>
            <w:hideMark/>
          </w:tcPr>
          <w:p w14:paraId="30B5D892" w14:textId="77777777" w:rsidR="00A837C3" w:rsidRPr="00013CF6" w:rsidRDefault="00A837C3" w:rsidP="00013CF6">
            <w:pPr>
              <w:pStyle w:val="BangBody"/>
              <w:jc w:val="center"/>
              <w:rPr>
                <w:sz w:val="26"/>
                <w:szCs w:val="26"/>
              </w:rPr>
            </w:pPr>
            <w:r w:rsidRPr="00013CF6">
              <w:rPr>
                <w:sz w:val="26"/>
                <w:szCs w:val="26"/>
              </w:rPr>
              <w:t>8.92</w:t>
            </w:r>
          </w:p>
        </w:tc>
      </w:tr>
      <w:tr w:rsidR="00A837C3" w:rsidRPr="009D2F47" w14:paraId="6BE6CD20" w14:textId="77777777" w:rsidTr="00013CF6">
        <w:trPr>
          <w:trHeight w:val="453"/>
        </w:trPr>
        <w:tc>
          <w:tcPr>
            <w:tcW w:w="1577" w:type="dxa"/>
            <w:vMerge/>
            <w:tcBorders>
              <w:top w:val="nil"/>
              <w:left w:val="single" w:sz="4" w:space="0" w:color="auto"/>
              <w:bottom w:val="single" w:sz="4" w:space="0" w:color="000000"/>
              <w:right w:val="single" w:sz="4" w:space="0" w:color="auto"/>
            </w:tcBorders>
            <w:vAlign w:val="center"/>
            <w:hideMark/>
          </w:tcPr>
          <w:p w14:paraId="456D35FF" w14:textId="77777777" w:rsidR="00A837C3" w:rsidRPr="00013CF6" w:rsidRDefault="00A837C3" w:rsidP="00013CF6">
            <w:pPr>
              <w:pStyle w:val="BangBody"/>
              <w:jc w:val="center"/>
              <w:rPr>
                <w:b/>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09BD56B9" w14:textId="51E71580"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epoches=616,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3FB4BDF1" w14:textId="77777777" w:rsidR="00A837C3" w:rsidRPr="00013CF6" w:rsidRDefault="00A837C3" w:rsidP="00013CF6">
            <w:pPr>
              <w:pStyle w:val="BangBody"/>
              <w:jc w:val="center"/>
              <w:rPr>
                <w:sz w:val="26"/>
                <w:szCs w:val="26"/>
              </w:rPr>
            </w:pPr>
            <w:r w:rsidRPr="00013CF6">
              <w:rPr>
                <w:sz w:val="26"/>
                <w:szCs w:val="26"/>
              </w:rPr>
              <w:t>26.81</w:t>
            </w:r>
          </w:p>
        </w:tc>
        <w:tc>
          <w:tcPr>
            <w:tcW w:w="1041" w:type="dxa"/>
            <w:tcBorders>
              <w:top w:val="nil"/>
              <w:left w:val="nil"/>
              <w:bottom w:val="single" w:sz="4" w:space="0" w:color="auto"/>
              <w:right w:val="single" w:sz="4" w:space="0" w:color="auto"/>
            </w:tcBorders>
            <w:shd w:val="clear" w:color="auto" w:fill="auto"/>
            <w:noWrap/>
            <w:vAlign w:val="center"/>
            <w:hideMark/>
          </w:tcPr>
          <w:p w14:paraId="13E78C03" w14:textId="77777777" w:rsidR="00A837C3" w:rsidRPr="00013CF6" w:rsidRDefault="00A837C3" w:rsidP="00013CF6">
            <w:pPr>
              <w:pStyle w:val="BangBody"/>
              <w:jc w:val="center"/>
              <w:rPr>
                <w:sz w:val="26"/>
                <w:szCs w:val="26"/>
              </w:rPr>
            </w:pPr>
            <w:r w:rsidRPr="00013CF6">
              <w:rPr>
                <w:sz w:val="26"/>
                <w:szCs w:val="26"/>
              </w:rPr>
              <w:t>1228.73</w:t>
            </w:r>
          </w:p>
        </w:tc>
        <w:tc>
          <w:tcPr>
            <w:tcW w:w="962" w:type="dxa"/>
            <w:tcBorders>
              <w:top w:val="nil"/>
              <w:left w:val="nil"/>
              <w:bottom w:val="single" w:sz="4" w:space="0" w:color="auto"/>
              <w:right w:val="single" w:sz="4" w:space="0" w:color="auto"/>
            </w:tcBorders>
            <w:shd w:val="clear" w:color="auto" w:fill="auto"/>
            <w:noWrap/>
            <w:vAlign w:val="center"/>
            <w:hideMark/>
          </w:tcPr>
          <w:p w14:paraId="34F3112D" w14:textId="77777777" w:rsidR="00A837C3" w:rsidRPr="00013CF6" w:rsidRDefault="00A837C3" w:rsidP="00013CF6">
            <w:pPr>
              <w:pStyle w:val="BangBody"/>
              <w:jc w:val="center"/>
              <w:rPr>
                <w:sz w:val="26"/>
                <w:szCs w:val="26"/>
              </w:rPr>
            </w:pPr>
            <w:r w:rsidRPr="00013CF6">
              <w:rPr>
                <w:sz w:val="26"/>
                <w:szCs w:val="26"/>
              </w:rPr>
              <w:t>9.74</w:t>
            </w:r>
          </w:p>
        </w:tc>
      </w:tr>
      <w:tr w:rsidR="00A837C3" w:rsidRPr="009D2F47" w14:paraId="5E1ADA4E" w14:textId="77777777" w:rsidTr="00013CF6">
        <w:trPr>
          <w:trHeight w:val="225"/>
        </w:trPr>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0584667" w14:textId="2EB20586" w:rsidR="00A837C3" w:rsidRPr="00013CF6" w:rsidRDefault="00A837C3" w:rsidP="00013CF6">
            <w:pPr>
              <w:pStyle w:val="BangBody"/>
              <w:jc w:val="center"/>
              <w:rPr>
                <w:b/>
                <w:sz w:val="26"/>
                <w:szCs w:val="26"/>
              </w:rPr>
            </w:pPr>
            <w:r w:rsidRPr="00013CF6">
              <w:rPr>
                <w:b/>
                <w:sz w:val="26"/>
                <w:szCs w:val="26"/>
              </w:rPr>
              <w:t>SARIMA</w:t>
            </w:r>
          </w:p>
        </w:tc>
        <w:tc>
          <w:tcPr>
            <w:tcW w:w="4334" w:type="dxa"/>
            <w:tcBorders>
              <w:top w:val="nil"/>
              <w:left w:val="nil"/>
              <w:bottom w:val="single" w:sz="4" w:space="0" w:color="auto"/>
              <w:right w:val="single" w:sz="4" w:space="0" w:color="auto"/>
            </w:tcBorders>
            <w:shd w:val="clear" w:color="auto" w:fill="auto"/>
            <w:vAlign w:val="bottom"/>
            <w:hideMark/>
          </w:tcPr>
          <w:p w14:paraId="2591A7F9" w14:textId="77777777" w:rsidR="00A837C3" w:rsidRPr="00013CF6" w:rsidRDefault="00A837C3" w:rsidP="00013CF6">
            <w:pPr>
              <w:pStyle w:val="BangBody"/>
              <w:rPr>
                <w:sz w:val="26"/>
                <w:szCs w:val="26"/>
              </w:rPr>
            </w:pPr>
            <w:r w:rsidRPr="00013CF6">
              <w:rPr>
                <w:sz w:val="26"/>
                <w:szCs w:val="26"/>
              </w:rPr>
              <w:t>ARIMA(1, 1, 0)(1, 1, 0)12</w:t>
            </w:r>
          </w:p>
        </w:tc>
        <w:tc>
          <w:tcPr>
            <w:tcW w:w="1255" w:type="dxa"/>
            <w:tcBorders>
              <w:top w:val="nil"/>
              <w:left w:val="nil"/>
              <w:bottom w:val="single" w:sz="4" w:space="0" w:color="auto"/>
              <w:right w:val="single" w:sz="4" w:space="0" w:color="auto"/>
            </w:tcBorders>
            <w:shd w:val="clear" w:color="auto" w:fill="auto"/>
            <w:noWrap/>
            <w:vAlign w:val="bottom"/>
            <w:hideMark/>
          </w:tcPr>
          <w:p w14:paraId="5FE5CB07" w14:textId="77777777" w:rsidR="00A837C3" w:rsidRPr="00013CF6" w:rsidRDefault="00A837C3" w:rsidP="00013CF6">
            <w:pPr>
              <w:pStyle w:val="BangBody"/>
              <w:jc w:val="center"/>
              <w:rPr>
                <w:sz w:val="26"/>
                <w:szCs w:val="26"/>
              </w:rPr>
            </w:pPr>
            <w:r w:rsidRPr="00013CF6">
              <w:rPr>
                <w:sz w:val="26"/>
                <w:szCs w:val="26"/>
              </w:rPr>
              <w:t>8.34</w:t>
            </w:r>
          </w:p>
        </w:tc>
        <w:tc>
          <w:tcPr>
            <w:tcW w:w="1041" w:type="dxa"/>
            <w:tcBorders>
              <w:top w:val="nil"/>
              <w:left w:val="nil"/>
              <w:bottom w:val="single" w:sz="4" w:space="0" w:color="auto"/>
              <w:right w:val="single" w:sz="4" w:space="0" w:color="auto"/>
            </w:tcBorders>
            <w:shd w:val="clear" w:color="auto" w:fill="auto"/>
            <w:noWrap/>
            <w:vAlign w:val="bottom"/>
            <w:hideMark/>
          </w:tcPr>
          <w:p w14:paraId="0DAAC801" w14:textId="77777777" w:rsidR="00A837C3" w:rsidRPr="00013CF6" w:rsidRDefault="00A837C3" w:rsidP="00013CF6">
            <w:pPr>
              <w:pStyle w:val="BangBody"/>
              <w:jc w:val="center"/>
              <w:rPr>
                <w:sz w:val="26"/>
                <w:szCs w:val="26"/>
              </w:rPr>
            </w:pPr>
            <w:r w:rsidRPr="00013CF6">
              <w:rPr>
                <w:sz w:val="26"/>
                <w:szCs w:val="26"/>
              </w:rPr>
              <w:t>129.07</w:t>
            </w:r>
          </w:p>
        </w:tc>
        <w:tc>
          <w:tcPr>
            <w:tcW w:w="962" w:type="dxa"/>
            <w:tcBorders>
              <w:top w:val="nil"/>
              <w:left w:val="nil"/>
              <w:bottom w:val="single" w:sz="4" w:space="0" w:color="auto"/>
              <w:right w:val="single" w:sz="4" w:space="0" w:color="auto"/>
            </w:tcBorders>
            <w:shd w:val="clear" w:color="auto" w:fill="auto"/>
            <w:noWrap/>
            <w:vAlign w:val="bottom"/>
            <w:hideMark/>
          </w:tcPr>
          <w:p w14:paraId="6BC77686" w14:textId="77777777" w:rsidR="00A837C3" w:rsidRPr="00013CF6" w:rsidRDefault="00A837C3" w:rsidP="00013CF6">
            <w:pPr>
              <w:pStyle w:val="BangBody"/>
              <w:jc w:val="center"/>
              <w:rPr>
                <w:sz w:val="26"/>
                <w:szCs w:val="26"/>
              </w:rPr>
            </w:pPr>
            <w:r w:rsidRPr="00013CF6">
              <w:rPr>
                <w:sz w:val="26"/>
                <w:szCs w:val="26"/>
              </w:rPr>
              <w:t>2.97</w:t>
            </w:r>
          </w:p>
        </w:tc>
      </w:tr>
      <w:tr w:rsidR="00A837C3" w:rsidRPr="009D2F47" w14:paraId="0D4CDA74" w14:textId="77777777" w:rsidTr="00013CF6">
        <w:trPr>
          <w:trHeight w:val="693"/>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35C444" w14:textId="77777777" w:rsidR="00A837C3" w:rsidRPr="00013CF6" w:rsidRDefault="00A837C3" w:rsidP="00013CF6">
            <w:pPr>
              <w:pStyle w:val="BangBody"/>
              <w:jc w:val="center"/>
              <w:rPr>
                <w:b/>
                <w:sz w:val="26"/>
                <w:szCs w:val="26"/>
              </w:rPr>
            </w:pPr>
            <w:r w:rsidRPr="00013CF6">
              <w:rPr>
                <w:b/>
                <w:sz w:val="26"/>
                <w:szCs w:val="26"/>
              </w:rPr>
              <w:t>Hybrid</w:t>
            </w:r>
          </w:p>
        </w:tc>
        <w:tc>
          <w:tcPr>
            <w:tcW w:w="4334" w:type="dxa"/>
            <w:tcBorders>
              <w:top w:val="nil"/>
              <w:left w:val="nil"/>
              <w:bottom w:val="single" w:sz="4" w:space="0" w:color="auto"/>
              <w:right w:val="single" w:sz="4" w:space="0" w:color="auto"/>
            </w:tcBorders>
            <w:shd w:val="clear" w:color="auto" w:fill="auto"/>
            <w:vAlign w:val="bottom"/>
            <w:hideMark/>
          </w:tcPr>
          <w:p w14:paraId="74B74E0D" w14:textId="4C5B8F14"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(6,6,1),Algorithm=RPROP, epoches=88,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373A3166" w14:textId="77777777" w:rsidR="00A837C3" w:rsidRPr="00013CF6" w:rsidRDefault="00A837C3" w:rsidP="00013CF6">
            <w:pPr>
              <w:pStyle w:val="BangBody"/>
              <w:jc w:val="center"/>
              <w:rPr>
                <w:b/>
                <w:sz w:val="26"/>
                <w:szCs w:val="26"/>
              </w:rPr>
            </w:pPr>
            <w:r w:rsidRPr="00013CF6">
              <w:rPr>
                <w:b/>
                <w:sz w:val="26"/>
                <w:szCs w:val="26"/>
              </w:rPr>
              <w:t>7.9</w:t>
            </w:r>
          </w:p>
        </w:tc>
        <w:tc>
          <w:tcPr>
            <w:tcW w:w="1041" w:type="dxa"/>
            <w:tcBorders>
              <w:top w:val="nil"/>
              <w:left w:val="nil"/>
              <w:bottom w:val="single" w:sz="4" w:space="0" w:color="auto"/>
              <w:right w:val="single" w:sz="4" w:space="0" w:color="auto"/>
            </w:tcBorders>
            <w:shd w:val="clear" w:color="auto" w:fill="auto"/>
            <w:noWrap/>
            <w:vAlign w:val="center"/>
            <w:hideMark/>
          </w:tcPr>
          <w:p w14:paraId="4E85E674" w14:textId="77777777" w:rsidR="00A837C3" w:rsidRPr="00013CF6" w:rsidRDefault="00A837C3" w:rsidP="00013CF6">
            <w:pPr>
              <w:pStyle w:val="BangBody"/>
              <w:jc w:val="center"/>
              <w:rPr>
                <w:b/>
                <w:sz w:val="26"/>
                <w:szCs w:val="26"/>
              </w:rPr>
            </w:pPr>
            <w:r w:rsidRPr="00013CF6">
              <w:rPr>
                <w:b/>
                <w:sz w:val="26"/>
                <w:szCs w:val="26"/>
              </w:rPr>
              <w:t>120.22</w:t>
            </w:r>
          </w:p>
        </w:tc>
        <w:tc>
          <w:tcPr>
            <w:tcW w:w="962" w:type="dxa"/>
            <w:tcBorders>
              <w:top w:val="nil"/>
              <w:left w:val="nil"/>
              <w:bottom w:val="single" w:sz="4" w:space="0" w:color="auto"/>
              <w:right w:val="single" w:sz="4" w:space="0" w:color="auto"/>
            </w:tcBorders>
            <w:shd w:val="clear" w:color="auto" w:fill="auto"/>
            <w:noWrap/>
            <w:vAlign w:val="center"/>
            <w:hideMark/>
          </w:tcPr>
          <w:p w14:paraId="01E6C62A" w14:textId="77777777" w:rsidR="00A837C3" w:rsidRPr="00013CF6" w:rsidRDefault="00A837C3" w:rsidP="00013CF6">
            <w:pPr>
              <w:pStyle w:val="BangBody"/>
              <w:jc w:val="center"/>
              <w:rPr>
                <w:b/>
                <w:sz w:val="26"/>
                <w:szCs w:val="26"/>
              </w:rPr>
            </w:pPr>
            <w:r w:rsidRPr="00013CF6">
              <w:rPr>
                <w:b/>
                <w:sz w:val="26"/>
                <w:szCs w:val="26"/>
              </w:rPr>
              <w:t>2.75</w:t>
            </w:r>
          </w:p>
        </w:tc>
      </w:tr>
      <w:tr w:rsidR="00A837C3" w:rsidRPr="009D2F47" w14:paraId="176B0DF2" w14:textId="77777777" w:rsidTr="00013CF6">
        <w:trPr>
          <w:trHeight w:val="683"/>
        </w:trPr>
        <w:tc>
          <w:tcPr>
            <w:tcW w:w="1577" w:type="dxa"/>
            <w:vMerge/>
            <w:tcBorders>
              <w:top w:val="nil"/>
              <w:left w:val="single" w:sz="4" w:space="0" w:color="auto"/>
              <w:bottom w:val="single" w:sz="4" w:space="0" w:color="000000"/>
              <w:right w:val="single" w:sz="4" w:space="0" w:color="auto"/>
            </w:tcBorders>
            <w:vAlign w:val="center"/>
            <w:hideMark/>
          </w:tcPr>
          <w:p w14:paraId="58655987" w14:textId="77777777" w:rsidR="00A837C3" w:rsidRPr="00013CF6" w:rsidRDefault="00A837C3" w:rsidP="00013CF6">
            <w:pPr>
              <w:pStyle w:val="BangBody"/>
              <w:rPr>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43286228" w14:textId="05C72D45"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(6,6,1),Algorithm=Back Propagation, epoches=114,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7F4A6614" w14:textId="77777777" w:rsidR="00A837C3" w:rsidRPr="00013CF6" w:rsidRDefault="00A837C3" w:rsidP="00013CF6">
            <w:pPr>
              <w:pStyle w:val="BangBody"/>
              <w:jc w:val="center"/>
              <w:rPr>
                <w:b/>
                <w:sz w:val="26"/>
                <w:szCs w:val="26"/>
              </w:rPr>
            </w:pPr>
            <w:r w:rsidRPr="00013CF6">
              <w:rPr>
                <w:b/>
                <w:sz w:val="26"/>
                <w:szCs w:val="26"/>
              </w:rPr>
              <w:t>8.2</w:t>
            </w:r>
          </w:p>
        </w:tc>
        <w:tc>
          <w:tcPr>
            <w:tcW w:w="1041" w:type="dxa"/>
            <w:tcBorders>
              <w:top w:val="nil"/>
              <w:left w:val="nil"/>
              <w:bottom w:val="single" w:sz="4" w:space="0" w:color="auto"/>
              <w:right w:val="single" w:sz="4" w:space="0" w:color="auto"/>
            </w:tcBorders>
            <w:shd w:val="clear" w:color="auto" w:fill="auto"/>
            <w:noWrap/>
            <w:vAlign w:val="center"/>
            <w:hideMark/>
          </w:tcPr>
          <w:p w14:paraId="643B0D64" w14:textId="77777777" w:rsidR="00A837C3" w:rsidRPr="00013CF6" w:rsidRDefault="00A837C3" w:rsidP="00013CF6">
            <w:pPr>
              <w:pStyle w:val="BangBody"/>
              <w:jc w:val="center"/>
              <w:rPr>
                <w:b/>
                <w:sz w:val="26"/>
                <w:szCs w:val="26"/>
              </w:rPr>
            </w:pPr>
            <w:r w:rsidRPr="00013CF6">
              <w:rPr>
                <w:b/>
                <w:sz w:val="26"/>
                <w:szCs w:val="26"/>
              </w:rPr>
              <w:t>132.78</w:t>
            </w:r>
          </w:p>
        </w:tc>
        <w:tc>
          <w:tcPr>
            <w:tcW w:w="962" w:type="dxa"/>
            <w:tcBorders>
              <w:top w:val="nil"/>
              <w:left w:val="nil"/>
              <w:bottom w:val="single" w:sz="4" w:space="0" w:color="auto"/>
              <w:right w:val="single" w:sz="4" w:space="0" w:color="auto"/>
            </w:tcBorders>
            <w:shd w:val="clear" w:color="auto" w:fill="auto"/>
            <w:noWrap/>
            <w:vAlign w:val="center"/>
            <w:hideMark/>
          </w:tcPr>
          <w:p w14:paraId="487DA68B" w14:textId="77777777" w:rsidR="00A837C3" w:rsidRPr="00013CF6" w:rsidRDefault="00A837C3" w:rsidP="00013CF6">
            <w:pPr>
              <w:pStyle w:val="BangBody"/>
              <w:jc w:val="center"/>
              <w:rPr>
                <w:b/>
                <w:sz w:val="26"/>
                <w:szCs w:val="26"/>
              </w:rPr>
            </w:pPr>
            <w:r w:rsidRPr="00013CF6">
              <w:rPr>
                <w:b/>
                <w:sz w:val="26"/>
                <w:szCs w:val="26"/>
              </w:rPr>
              <w:t>2.82</w:t>
            </w:r>
          </w:p>
        </w:tc>
      </w:tr>
    </w:tbl>
    <w:p w14:paraId="630A24DC" w14:textId="77777777" w:rsidR="007F5275" w:rsidRDefault="007F5275" w:rsidP="007F5275">
      <w:pPr>
        <w:spacing w:before="0"/>
      </w:pPr>
      <w:bookmarkStart w:id="3629" w:name="_Toc343033795"/>
    </w:p>
    <w:p w14:paraId="34B0E26D" w14:textId="1C1C8649" w:rsidR="00722731" w:rsidRPr="00EF4E32" w:rsidRDefault="00722731" w:rsidP="00013CF6">
      <w:pPr>
        <w:pStyle w:val="Bang"/>
      </w:pPr>
      <w:bookmarkStart w:id="3630" w:name="_Toc343844956"/>
      <w:r w:rsidRPr="00EF4E32">
        <w:lastRenderedPageBreak/>
        <w:t>Bảng 6.3: Kết quả thực nghiệm chuỗi dữ liệu Paper</w:t>
      </w:r>
      <w:bookmarkEnd w:id="3629"/>
      <w:bookmarkEnd w:id="3630"/>
    </w:p>
    <w:tbl>
      <w:tblPr>
        <w:tblW w:w="8988" w:type="dxa"/>
        <w:tblLook w:val="04A0" w:firstRow="1" w:lastRow="0" w:firstColumn="1" w:lastColumn="0" w:noHBand="0" w:noVBand="1"/>
      </w:tblPr>
      <w:tblGrid>
        <w:gridCol w:w="1253"/>
        <w:gridCol w:w="5130"/>
        <w:gridCol w:w="805"/>
        <w:gridCol w:w="1043"/>
        <w:gridCol w:w="964"/>
      </w:tblGrid>
      <w:tr w:rsidR="00E30631" w:rsidRPr="00AF5054" w14:paraId="648C9053" w14:textId="77777777" w:rsidTr="00667906">
        <w:trPr>
          <w:trHeight w:val="276"/>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013CF6" w:rsidRDefault="00A837C3" w:rsidP="00013CF6">
            <w:pPr>
              <w:pStyle w:val="BangBody"/>
              <w:rPr>
                <w:sz w:val="26"/>
                <w:szCs w:val="26"/>
              </w:rPr>
            </w:pPr>
            <w:r w:rsidRPr="00013CF6">
              <w:rPr>
                <w:sz w:val="26"/>
                <w:szCs w:val="26"/>
              </w:rPr>
              <w:t> </w:t>
            </w:r>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013CF6" w:rsidRDefault="00A837C3" w:rsidP="00013CF6">
            <w:pPr>
              <w:pStyle w:val="BangBody"/>
              <w:jc w:val="center"/>
              <w:rPr>
                <w:b/>
                <w:sz w:val="26"/>
                <w:szCs w:val="26"/>
              </w:rPr>
            </w:pPr>
            <w:r w:rsidRPr="00013CF6">
              <w:rPr>
                <w:b/>
                <w:sz w:val="26"/>
                <w:szCs w:val="26"/>
              </w:rPr>
              <w:t>Model</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013CF6" w:rsidRDefault="00A837C3" w:rsidP="00013CF6">
            <w:pPr>
              <w:pStyle w:val="BangBody"/>
              <w:jc w:val="center"/>
              <w:rPr>
                <w:b/>
                <w:sz w:val="26"/>
                <w:szCs w:val="26"/>
              </w:rPr>
            </w:pPr>
            <w:r w:rsidRPr="00013CF6">
              <w:rPr>
                <w:b/>
                <w:sz w:val="26"/>
                <w:szCs w:val="26"/>
              </w:rPr>
              <w:t>MAE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013CF6" w:rsidRDefault="00A837C3"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013CF6" w:rsidRDefault="00A837C3" w:rsidP="00013CF6">
            <w:pPr>
              <w:pStyle w:val="BangBody"/>
              <w:jc w:val="center"/>
              <w:rPr>
                <w:b/>
                <w:sz w:val="26"/>
                <w:szCs w:val="26"/>
              </w:rPr>
            </w:pPr>
            <w:r w:rsidRPr="00013CF6">
              <w:rPr>
                <w:b/>
                <w:sz w:val="26"/>
                <w:szCs w:val="26"/>
              </w:rPr>
              <w:t>MAPE</w:t>
            </w:r>
          </w:p>
        </w:tc>
      </w:tr>
      <w:tr w:rsidR="00E30631" w:rsidRPr="00AF5054" w14:paraId="7BE6839E" w14:textId="77777777" w:rsidTr="00013CF6">
        <w:trPr>
          <w:trHeight w:val="55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492A49F6" w:rsidR="00A837C3" w:rsidRPr="00013CF6" w:rsidRDefault="00A837C3" w:rsidP="00013CF6">
            <w:pPr>
              <w:pStyle w:val="BangBody"/>
              <w:jc w:val="center"/>
              <w:rPr>
                <w:b/>
                <w:sz w:val="26"/>
                <w:szCs w:val="26"/>
              </w:rPr>
            </w:pPr>
            <w:r w:rsidRPr="00013CF6">
              <w:rPr>
                <w:b/>
                <w:sz w:val="26"/>
                <w:szCs w:val="26"/>
              </w:rPr>
              <w:t>ANN</w:t>
            </w:r>
          </w:p>
        </w:tc>
        <w:tc>
          <w:tcPr>
            <w:tcW w:w="5130" w:type="dxa"/>
            <w:tcBorders>
              <w:top w:val="nil"/>
              <w:left w:val="nil"/>
              <w:bottom w:val="single" w:sz="4" w:space="0" w:color="auto"/>
              <w:right w:val="single" w:sz="4" w:space="0" w:color="auto"/>
            </w:tcBorders>
            <w:shd w:val="clear" w:color="auto" w:fill="auto"/>
            <w:vAlign w:val="bottom"/>
            <w:hideMark/>
          </w:tcPr>
          <w:p w14:paraId="60F04863" w14:textId="090A40FB"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epoches=749,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7D15E417" w14:textId="77777777" w:rsidR="00A837C3" w:rsidRPr="00013CF6" w:rsidRDefault="00A837C3" w:rsidP="00013CF6">
            <w:pPr>
              <w:pStyle w:val="BangBody"/>
              <w:jc w:val="center"/>
              <w:rPr>
                <w:sz w:val="26"/>
                <w:szCs w:val="26"/>
              </w:rPr>
            </w:pPr>
            <w:r w:rsidRPr="00013CF6">
              <w:rPr>
                <w:sz w:val="26"/>
                <w:szCs w:val="26"/>
              </w:rPr>
              <w:t>60.15</w:t>
            </w:r>
          </w:p>
        </w:tc>
        <w:tc>
          <w:tcPr>
            <w:tcW w:w="990" w:type="dxa"/>
            <w:tcBorders>
              <w:top w:val="nil"/>
              <w:left w:val="nil"/>
              <w:bottom w:val="single" w:sz="4" w:space="0" w:color="auto"/>
              <w:right w:val="single" w:sz="4" w:space="0" w:color="auto"/>
            </w:tcBorders>
            <w:shd w:val="clear" w:color="auto" w:fill="auto"/>
            <w:noWrap/>
            <w:vAlign w:val="center"/>
            <w:hideMark/>
          </w:tcPr>
          <w:p w14:paraId="4BDC364C" w14:textId="77777777" w:rsidR="00A837C3" w:rsidRPr="00013CF6" w:rsidRDefault="00A837C3" w:rsidP="00013CF6">
            <w:pPr>
              <w:pStyle w:val="BangBody"/>
              <w:jc w:val="center"/>
              <w:rPr>
                <w:sz w:val="26"/>
                <w:szCs w:val="26"/>
              </w:rPr>
            </w:pPr>
            <w:r w:rsidRPr="00013CF6">
              <w:rPr>
                <w:sz w:val="26"/>
                <w:szCs w:val="26"/>
              </w:rPr>
              <w:t>6951.32</w:t>
            </w:r>
          </w:p>
        </w:tc>
        <w:tc>
          <w:tcPr>
            <w:tcW w:w="915" w:type="dxa"/>
            <w:tcBorders>
              <w:top w:val="nil"/>
              <w:left w:val="nil"/>
              <w:bottom w:val="single" w:sz="4" w:space="0" w:color="auto"/>
              <w:right w:val="single" w:sz="4" w:space="0" w:color="auto"/>
            </w:tcBorders>
            <w:shd w:val="clear" w:color="auto" w:fill="auto"/>
            <w:noWrap/>
            <w:vAlign w:val="center"/>
            <w:hideMark/>
          </w:tcPr>
          <w:p w14:paraId="5A1BE9D5" w14:textId="77777777" w:rsidR="00A837C3" w:rsidRPr="00013CF6" w:rsidRDefault="00A837C3" w:rsidP="00013CF6">
            <w:pPr>
              <w:pStyle w:val="BangBody"/>
              <w:jc w:val="center"/>
              <w:rPr>
                <w:sz w:val="26"/>
                <w:szCs w:val="26"/>
              </w:rPr>
            </w:pPr>
            <w:r w:rsidRPr="00013CF6">
              <w:rPr>
                <w:sz w:val="26"/>
                <w:szCs w:val="26"/>
              </w:rPr>
              <w:t>10.46</w:t>
            </w:r>
          </w:p>
        </w:tc>
      </w:tr>
      <w:tr w:rsidR="00E30631" w:rsidRPr="00AF5054" w14:paraId="4DD43372" w14:textId="77777777" w:rsidTr="00013CF6">
        <w:trPr>
          <w:trHeight w:val="554"/>
        </w:trPr>
        <w:tc>
          <w:tcPr>
            <w:tcW w:w="1189"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013CF6" w:rsidRDefault="00A837C3" w:rsidP="00013CF6">
            <w:pPr>
              <w:pStyle w:val="BangBody"/>
              <w:jc w:val="center"/>
              <w:rPr>
                <w:b/>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192F83DB" w14:textId="5C211184"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epoches=627, Residual=1E-7,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E2234D" w14:textId="77777777" w:rsidR="00A837C3" w:rsidRPr="00013CF6" w:rsidRDefault="00A837C3" w:rsidP="00013CF6">
            <w:pPr>
              <w:pStyle w:val="BangBody"/>
              <w:jc w:val="center"/>
              <w:rPr>
                <w:sz w:val="26"/>
                <w:szCs w:val="26"/>
              </w:rPr>
            </w:pPr>
            <w:r w:rsidRPr="00013CF6">
              <w:rPr>
                <w:sz w:val="26"/>
                <w:szCs w:val="26"/>
              </w:rPr>
              <w:t>65.73</w:t>
            </w:r>
          </w:p>
        </w:tc>
        <w:tc>
          <w:tcPr>
            <w:tcW w:w="990" w:type="dxa"/>
            <w:tcBorders>
              <w:top w:val="nil"/>
              <w:left w:val="nil"/>
              <w:bottom w:val="single" w:sz="4" w:space="0" w:color="auto"/>
              <w:right w:val="single" w:sz="4" w:space="0" w:color="auto"/>
            </w:tcBorders>
            <w:shd w:val="clear" w:color="auto" w:fill="auto"/>
            <w:noWrap/>
            <w:vAlign w:val="center"/>
            <w:hideMark/>
          </w:tcPr>
          <w:p w14:paraId="54712A65" w14:textId="77777777" w:rsidR="00A837C3" w:rsidRPr="00013CF6" w:rsidRDefault="00A837C3" w:rsidP="00013CF6">
            <w:pPr>
              <w:pStyle w:val="BangBody"/>
              <w:jc w:val="center"/>
              <w:rPr>
                <w:sz w:val="26"/>
                <w:szCs w:val="26"/>
              </w:rPr>
            </w:pPr>
            <w:r w:rsidRPr="00013CF6">
              <w:rPr>
                <w:sz w:val="26"/>
                <w:szCs w:val="26"/>
              </w:rPr>
              <w:t>7404.44</w:t>
            </w:r>
          </w:p>
        </w:tc>
        <w:tc>
          <w:tcPr>
            <w:tcW w:w="915" w:type="dxa"/>
            <w:tcBorders>
              <w:top w:val="nil"/>
              <w:left w:val="nil"/>
              <w:bottom w:val="single" w:sz="4" w:space="0" w:color="auto"/>
              <w:right w:val="single" w:sz="4" w:space="0" w:color="auto"/>
            </w:tcBorders>
            <w:shd w:val="clear" w:color="auto" w:fill="auto"/>
            <w:noWrap/>
            <w:vAlign w:val="center"/>
            <w:hideMark/>
          </w:tcPr>
          <w:p w14:paraId="14745456" w14:textId="77777777" w:rsidR="00A837C3" w:rsidRPr="00013CF6" w:rsidRDefault="00A837C3" w:rsidP="00013CF6">
            <w:pPr>
              <w:pStyle w:val="BangBody"/>
              <w:jc w:val="center"/>
              <w:rPr>
                <w:sz w:val="26"/>
                <w:szCs w:val="26"/>
              </w:rPr>
            </w:pPr>
            <w:r w:rsidRPr="00013CF6">
              <w:rPr>
                <w:sz w:val="26"/>
                <w:szCs w:val="26"/>
              </w:rPr>
              <w:t>11.52</w:t>
            </w:r>
          </w:p>
        </w:tc>
      </w:tr>
      <w:tr w:rsidR="00E30631" w:rsidRPr="00AF5054" w14:paraId="4599B721" w14:textId="77777777" w:rsidTr="00013CF6">
        <w:trPr>
          <w:trHeight w:val="276"/>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3B0D8BAC" w:rsidR="00A837C3" w:rsidRPr="00013CF6" w:rsidRDefault="00A837C3" w:rsidP="00013CF6">
            <w:pPr>
              <w:pStyle w:val="BangBody"/>
              <w:jc w:val="center"/>
              <w:rPr>
                <w:b/>
                <w:sz w:val="26"/>
                <w:szCs w:val="26"/>
              </w:rPr>
            </w:pPr>
            <w:r w:rsidRPr="00013CF6">
              <w:rPr>
                <w:b/>
                <w:sz w:val="26"/>
                <w:szCs w:val="26"/>
              </w:rPr>
              <w:t>SARIMA</w:t>
            </w:r>
          </w:p>
        </w:tc>
        <w:tc>
          <w:tcPr>
            <w:tcW w:w="5130" w:type="dxa"/>
            <w:tcBorders>
              <w:top w:val="nil"/>
              <w:left w:val="nil"/>
              <w:bottom w:val="single" w:sz="4" w:space="0" w:color="auto"/>
              <w:right w:val="single" w:sz="4" w:space="0" w:color="auto"/>
            </w:tcBorders>
            <w:shd w:val="clear" w:color="auto" w:fill="auto"/>
            <w:vAlign w:val="bottom"/>
            <w:hideMark/>
          </w:tcPr>
          <w:p w14:paraId="3723DF43" w14:textId="77777777" w:rsidR="00A837C3" w:rsidRPr="00013CF6" w:rsidRDefault="00A837C3" w:rsidP="00013CF6">
            <w:pPr>
              <w:pStyle w:val="BangBody"/>
              <w:rPr>
                <w:sz w:val="26"/>
                <w:szCs w:val="26"/>
              </w:rPr>
            </w:pPr>
            <w:r w:rsidRPr="00013CF6">
              <w:rPr>
                <w:sz w:val="26"/>
                <w:szCs w:val="26"/>
              </w:rPr>
              <w:t>ARIMA(0, 0, 0)(0, 1, 0)12</w:t>
            </w:r>
          </w:p>
        </w:tc>
        <w:tc>
          <w:tcPr>
            <w:tcW w:w="764" w:type="dxa"/>
            <w:tcBorders>
              <w:top w:val="nil"/>
              <w:left w:val="nil"/>
              <w:bottom w:val="single" w:sz="4" w:space="0" w:color="auto"/>
              <w:right w:val="single" w:sz="4" w:space="0" w:color="auto"/>
            </w:tcBorders>
            <w:shd w:val="clear" w:color="auto" w:fill="auto"/>
            <w:noWrap/>
            <w:vAlign w:val="center"/>
            <w:hideMark/>
          </w:tcPr>
          <w:p w14:paraId="7638E41B" w14:textId="77777777" w:rsidR="00A837C3" w:rsidRPr="00013CF6" w:rsidRDefault="00A837C3" w:rsidP="00013CF6">
            <w:pPr>
              <w:pStyle w:val="BangBody"/>
              <w:jc w:val="center"/>
              <w:rPr>
                <w:sz w:val="26"/>
                <w:szCs w:val="26"/>
              </w:rPr>
            </w:pPr>
            <w:r w:rsidRPr="00013CF6">
              <w:rPr>
                <w:sz w:val="26"/>
                <w:szCs w:val="26"/>
              </w:rPr>
              <w:t>36.04</w:t>
            </w:r>
          </w:p>
        </w:tc>
        <w:tc>
          <w:tcPr>
            <w:tcW w:w="990" w:type="dxa"/>
            <w:tcBorders>
              <w:top w:val="nil"/>
              <w:left w:val="nil"/>
              <w:bottom w:val="single" w:sz="4" w:space="0" w:color="auto"/>
              <w:right w:val="single" w:sz="4" w:space="0" w:color="auto"/>
            </w:tcBorders>
            <w:shd w:val="clear" w:color="auto" w:fill="auto"/>
            <w:noWrap/>
            <w:vAlign w:val="center"/>
            <w:hideMark/>
          </w:tcPr>
          <w:p w14:paraId="7F93C6AE" w14:textId="77777777" w:rsidR="00A837C3" w:rsidRPr="00013CF6" w:rsidRDefault="00A837C3" w:rsidP="00013CF6">
            <w:pPr>
              <w:pStyle w:val="BangBody"/>
              <w:jc w:val="center"/>
              <w:rPr>
                <w:sz w:val="26"/>
                <w:szCs w:val="26"/>
              </w:rPr>
            </w:pPr>
            <w:r w:rsidRPr="00013CF6">
              <w:rPr>
                <w:sz w:val="26"/>
                <w:szCs w:val="26"/>
              </w:rPr>
              <w:t>2302.3</w:t>
            </w:r>
          </w:p>
        </w:tc>
        <w:tc>
          <w:tcPr>
            <w:tcW w:w="915" w:type="dxa"/>
            <w:tcBorders>
              <w:top w:val="nil"/>
              <w:left w:val="nil"/>
              <w:bottom w:val="single" w:sz="4" w:space="0" w:color="auto"/>
              <w:right w:val="single" w:sz="4" w:space="0" w:color="auto"/>
            </w:tcBorders>
            <w:shd w:val="clear" w:color="auto" w:fill="auto"/>
            <w:noWrap/>
            <w:vAlign w:val="center"/>
            <w:hideMark/>
          </w:tcPr>
          <w:p w14:paraId="633A108C" w14:textId="77777777" w:rsidR="00A837C3" w:rsidRPr="00013CF6" w:rsidRDefault="00A837C3" w:rsidP="00013CF6">
            <w:pPr>
              <w:pStyle w:val="BangBody"/>
              <w:jc w:val="center"/>
              <w:rPr>
                <w:sz w:val="26"/>
                <w:szCs w:val="26"/>
              </w:rPr>
            </w:pPr>
            <w:r w:rsidRPr="00013CF6">
              <w:rPr>
                <w:sz w:val="26"/>
                <w:szCs w:val="26"/>
              </w:rPr>
              <w:t>5.27</w:t>
            </w:r>
          </w:p>
        </w:tc>
      </w:tr>
      <w:tr w:rsidR="00E30631" w:rsidRPr="00AF5054" w14:paraId="489533B9" w14:textId="77777777" w:rsidTr="00013CF6">
        <w:trPr>
          <w:trHeight w:val="83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013CF6" w:rsidRDefault="00A837C3" w:rsidP="00013CF6">
            <w:pPr>
              <w:pStyle w:val="BangBody"/>
              <w:jc w:val="center"/>
              <w:rPr>
                <w:b/>
                <w:sz w:val="26"/>
                <w:szCs w:val="26"/>
              </w:rPr>
            </w:pPr>
            <w:r w:rsidRPr="00013CF6">
              <w:rPr>
                <w:b/>
                <w:sz w:val="26"/>
                <w:szCs w:val="26"/>
              </w:rPr>
              <w:t>Hybrid</w:t>
            </w:r>
          </w:p>
        </w:tc>
        <w:tc>
          <w:tcPr>
            <w:tcW w:w="5130" w:type="dxa"/>
            <w:tcBorders>
              <w:top w:val="nil"/>
              <w:left w:val="nil"/>
              <w:bottom w:val="single" w:sz="4" w:space="0" w:color="auto"/>
              <w:right w:val="single" w:sz="4" w:space="0" w:color="auto"/>
            </w:tcBorders>
            <w:shd w:val="clear" w:color="auto" w:fill="auto"/>
            <w:vAlign w:val="bottom"/>
            <w:hideMark/>
          </w:tcPr>
          <w:p w14:paraId="4245C585" w14:textId="40012A4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(6,6,1),Algorithm=RPROP, epoches=276,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09B75CFB" w14:textId="77777777" w:rsidR="00A837C3" w:rsidRPr="00013CF6" w:rsidRDefault="00A837C3" w:rsidP="00013CF6">
            <w:pPr>
              <w:pStyle w:val="BangBody"/>
              <w:jc w:val="center"/>
              <w:rPr>
                <w:b/>
                <w:sz w:val="26"/>
                <w:szCs w:val="26"/>
              </w:rPr>
            </w:pPr>
            <w:r w:rsidRPr="00013CF6">
              <w:rPr>
                <w:b/>
                <w:sz w:val="26"/>
                <w:szCs w:val="26"/>
              </w:rPr>
              <w:t>30</w:t>
            </w:r>
          </w:p>
        </w:tc>
        <w:tc>
          <w:tcPr>
            <w:tcW w:w="990" w:type="dxa"/>
            <w:tcBorders>
              <w:top w:val="nil"/>
              <w:left w:val="nil"/>
              <w:bottom w:val="single" w:sz="4" w:space="0" w:color="auto"/>
              <w:right w:val="single" w:sz="4" w:space="0" w:color="auto"/>
            </w:tcBorders>
            <w:shd w:val="clear" w:color="auto" w:fill="auto"/>
            <w:noWrap/>
            <w:vAlign w:val="center"/>
            <w:hideMark/>
          </w:tcPr>
          <w:p w14:paraId="5A76BE9B" w14:textId="77777777" w:rsidR="00A837C3" w:rsidRPr="00013CF6" w:rsidRDefault="00A837C3" w:rsidP="00013CF6">
            <w:pPr>
              <w:pStyle w:val="BangBody"/>
              <w:jc w:val="center"/>
              <w:rPr>
                <w:b/>
                <w:sz w:val="26"/>
                <w:szCs w:val="26"/>
              </w:rPr>
            </w:pPr>
            <w:r w:rsidRPr="00013CF6">
              <w:rPr>
                <w:b/>
                <w:sz w:val="26"/>
                <w:szCs w:val="26"/>
              </w:rPr>
              <w:t>1704.85</w:t>
            </w:r>
          </w:p>
        </w:tc>
        <w:tc>
          <w:tcPr>
            <w:tcW w:w="915" w:type="dxa"/>
            <w:tcBorders>
              <w:top w:val="nil"/>
              <w:left w:val="nil"/>
              <w:bottom w:val="single" w:sz="4" w:space="0" w:color="auto"/>
              <w:right w:val="single" w:sz="4" w:space="0" w:color="auto"/>
            </w:tcBorders>
            <w:shd w:val="clear" w:color="auto" w:fill="auto"/>
            <w:noWrap/>
            <w:vAlign w:val="center"/>
            <w:hideMark/>
          </w:tcPr>
          <w:p w14:paraId="187B2DB5" w14:textId="77777777" w:rsidR="00A837C3" w:rsidRPr="00013CF6" w:rsidRDefault="00A837C3" w:rsidP="00013CF6">
            <w:pPr>
              <w:pStyle w:val="BangBody"/>
              <w:jc w:val="center"/>
              <w:rPr>
                <w:b/>
                <w:sz w:val="26"/>
                <w:szCs w:val="26"/>
              </w:rPr>
            </w:pPr>
            <w:r w:rsidRPr="00013CF6">
              <w:rPr>
                <w:b/>
                <w:sz w:val="26"/>
                <w:szCs w:val="26"/>
              </w:rPr>
              <w:t>4.32</w:t>
            </w:r>
          </w:p>
        </w:tc>
      </w:tr>
      <w:tr w:rsidR="00E30631" w:rsidRPr="00AF5054" w14:paraId="09165975" w14:textId="77777777" w:rsidTr="00013CF6">
        <w:trPr>
          <w:trHeight w:val="88"/>
        </w:trPr>
        <w:tc>
          <w:tcPr>
            <w:tcW w:w="1189"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013CF6" w:rsidRDefault="00A837C3" w:rsidP="00013CF6">
            <w:pPr>
              <w:pStyle w:val="BangBody"/>
              <w:rPr>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2F223344" w14:textId="78297E0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(6,6,1),Algorithm=Back Propagation, epoches=156, Residual=1E-6,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158507" w14:textId="77777777" w:rsidR="00A837C3" w:rsidRPr="00013CF6" w:rsidRDefault="00A837C3" w:rsidP="00013CF6">
            <w:pPr>
              <w:pStyle w:val="BangBody"/>
              <w:jc w:val="center"/>
              <w:rPr>
                <w:sz w:val="26"/>
                <w:szCs w:val="26"/>
              </w:rPr>
            </w:pPr>
            <w:r w:rsidRPr="00013CF6">
              <w:rPr>
                <w:sz w:val="26"/>
                <w:szCs w:val="26"/>
              </w:rPr>
              <w:t>39.17</w:t>
            </w:r>
          </w:p>
        </w:tc>
        <w:tc>
          <w:tcPr>
            <w:tcW w:w="990" w:type="dxa"/>
            <w:tcBorders>
              <w:top w:val="nil"/>
              <w:left w:val="nil"/>
              <w:bottom w:val="single" w:sz="4" w:space="0" w:color="auto"/>
              <w:right w:val="single" w:sz="4" w:space="0" w:color="auto"/>
            </w:tcBorders>
            <w:shd w:val="clear" w:color="auto" w:fill="auto"/>
            <w:noWrap/>
            <w:vAlign w:val="center"/>
            <w:hideMark/>
          </w:tcPr>
          <w:p w14:paraId="2A9D48C4" w14:textId="77777777" w:rsidR="00A837C3" w:rsidRPr="00013CF6" w:rsidRDefault="00A837C3" w:rsidP="00013CF6">
            <w:pPr>
              <w:pStyle w:val="BangBody"/>
              <w:jc w:val="center"/>
              <w:rPr>
                <w:sz w:val="26"/>
                <w:szCs w:val="26"/>
              </w:rPr>
            </w:pPr>
            <w:r w:rsidRPr="00013CF6">
              <w:rPr>
                <w:sz w:val="26"/>
                <w:szCs w:val="26"/>
              </w:rPr>
              <w:t>2718.07</w:t>
            </w:r>
          </w:p>
        </w:tc>
        <w:tc>
          <w:tcPr>
            <w:tcW w:w="915" w:type="dxa"/>
            <w:tcBorders>
              <w:top w:val="nil"/>
              <w:left w:val="nil"/>
              <w:bottom w:val="single" w:sz="4" w:space="0" w:color="auto"/>
              <w:right w:val="single" w:sz="4" w:space="0" w:color="auto"/>
            </w:tcBorders>
            <w:shd w:val="clear" w:color="auto" w:fill="auto"/>
            <w:noWrap/>
            <w:vAlign w:val="center"/>
            <w:hideMark/>
          </w:tcPr>
          <w:p w14:paraId="6EFD5E44" w14:textId="77777777" w:rsidR="00A837C3" w:rsidRPr="00013CF6" w:rsidRDefault="00A837C3" w:rsidP="00013CF6">
            <w:pPr>
              <w:pStyle w:val="BangBody"/>
              <w:jc w:val="center"/>
              <w:rPr>
                <w:sz w:val="26"/>
                <w:szCs w:val="26"/>
              </w:rPr>
            </w:pPr>
            <w:r w:rsidRPr="00013CF6">
              <w:rPr>
                <w:sz w:val="26"/>
                <w:szCs w:val="26"/>
              </w:rPr>
              <w:t>5.97</w:t>
            </w:r>
          </w:p>
        </w:tc>
      </w:tr>
    </w:tbl>
    <w:p w14:paraId="0AB1C7B1" w14:textId="77777777" w:rsidR="00087868" w:rsidRDefault="00087868" w:rsidP="00087868"/>
    <w:p w14:paraId="7AFD012E" w14:textId="21B80111" w:rsidR="00EF77AD" w:rsidRDefault="00EF77AD" w:rsidP="00013CF6">
      <w:pPr>
        <w:pStyle w:val="Heading3"/>
      </w:pPr>
      <w:bookmarkStart w:id="3631" w:name="_Toc343859801"/>
      <w:r>
        <w:t>Bộ dữ liệ</w:t>
      </w:r>
      <w:r w:rsidR="00810267">
        <w:t>u có tính mùa</w:t>
      </w:r>
      <w:bookmarkEnd w:id="3631"/>
    </w:p>
    <w:p w14:paraId="400D4954" w14:textId="31AD8F0A" w:rsidR="00722731" w:rsidRPr="00EF4E32" w:rsidRDefault="00722731" w:rsidP="00013CF6">
      <w:pPr>
        <w:pStyle w:val="Bang"/>
      </w:pPr>
      <w:bookmarkStart w:id="3632" w:name="_Toc343033796"/>
      <w:bookmarkStart w:id="3633" w:name="_Toc343844957"/>
      <w:r w:rsidRPr="00EF4E32">
        <w:t>Bảng 6.4: Kết quả thực nghiệm chuỗi dữ liệu Deaths</w:t>
      </w:r>
      <w:bookmarkEnd w:id="3632"/>
      <w:bookmarkEnd w:id="3633"/>
    </w:p>
    <w:tbl>
      <w:tblPr>
        <w:tblW w:w="9000" w:type="dxa"/>
        <w:tblLook w:val="04A0" w:firstRow="1" w:lastRow="0" w:firstColumn="1" w:lastColumn="0" w:noHBand="0" w:noVBand="1"/>
      </w:tblPr>
      <w:tblGrid>
        <w:gridCol w:w="1253"/>
        <w:gridCol w:w="4917"/>
        <w:gridCol w:w="913"/>
        <w:gridCol w:w="1173"/>
        <w:gridCol w:w="964"/>
      </w:tblGrid>
      <w:tr w:rsidR="00A75EB6" w:rsidRPr="005046FC" w14:paraId="37A70988" w14:textId="77777777" w:rsidTr="00013CF6">
        <w:trPr>
          <w:trHeight w:val="269"/>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33EEA" w14:textId="77777777" w:rsidR="00A75EB6" w:rsidRPr="00013CF6" w:rsidRDefault="00A75EB6" w:rsidP="00013CF6">
            <w:pPr>
              <w:pStyle w:val="BangBody"/>
              <w:rPr>
                <w:sz w:val="26"/>
                <w:szCs w:val="26"/>
              </w:rPr>
            </w:pPr>
            <w:r w:rsidRPr="00013CF6">
              <w:rPr>
                <w:sz w:val="26"/>
                <w:szCs w:val="26"/>
              </w:rPr>
              <w:t> </w:t>
            </w:r>
          </w:p>
        </w:tc>
        <w:tc>
          <w:tcPr>
            <w:tcW w:w="4917" w:type="dxa"/>
            <w:tcBorders>
              <w:top w:val="single" w:sz="4" w:space="0" w:color="auto"/>
              <w:left w:val="nil"/>
              <w:bottom w:val="single" w:sz="4" w:space="0" w:color="auto"/>
              <w:right w:val="single" w:sz="4" w:space="0" w:color="auto"/>
            </w:tcBorders>
            <w:shd w:val="clear" w:color="auto" w:fill="auto"/>
            <w:noWrap/>
            <w:vAlign w:val="bottom"/>
            <w:hideMark/>
          </w:tcPr>
          <w:p w14:paraId="7E3184ED" w14:textId="77777777" w:rsidR="00A75EB6" w:rsidRPr="00013CF6" w:rsidRDefault="00A75EB6" w:rsidP="00013CF6">
            <w:pPr>
              <w:pStyle w:val="BangBody"/>
              <w:jc w:val="center"/>
              <w:rPr>
                <w:b/>
                <w:sz w:val="26"/>
                <w:szCs w:val="26"/>
              </w:rPr>
            </w:pPr>
            <w:r w:rsidRPr="00013CF6">
              <w:rPr>
                <w:b/>
                <w:sz w:val="26"/>
                <w:szCs w:val="26"/>
              </w:rPr>
              <w:t>Model</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C563D8" w14:textId="77777777" w:rsidR="00A75EB6" w:rsidRPr="00013CF6" w:rsidRDefault="00A75EB6" w:rsidP="00013CF6">
            <w:pPr>
              <w:pStyle w:val="BangBody"/>
              <w:jc w:val="center"/>
              <w:rPr>
                <w:b/>
                <w:sz w:val="26"/>
                <w:szCs w:val="26"/>
              </w:rPr>
            </w:pPr>
            <w:r w:rsidRPr="00013CF6">
              <w:rPr>
                <w:b/>
                <w:sz w:val="26"/>
                <w:szCs w:val="26"/>
              </w:rPr>
              <w:t>MAE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4B94371A" w14:textId="77777777" w:rsidR="00A75EB6" w:rsidRPr="00013CF6" w:rsidRDefault="00A75EB6"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012ADED"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675B8814" w14:textId="77777777" w:rsidTr="00013CF6">
        <w:trPr>
          <w:trHeight w:val="543"/>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5753C" w14:textId="6BB63C0A" w:rsidR="00A75EB6" w:rsidRPr="00013CF6" w:rsidRDefault="00A75EB6" w:rsidP="00013CF6">
            <w:pPr>
              <w:pStyle w:val="BangBody"/>
              <w:jc w:val="center"/>
              <w:rPr>
                <w:b/>
                <w:sz w:val="26"/>
                <w:szCs w:val="26"/>
              </w:rPr>
            </w:pPr>
            <w:r w:rsidRPr="00013CF6">
              <w:rPr>
                <w:b/>
                <w:sz w:val="26"/>
                <w:szCs w:val="26"/>
              </w:rPr>
              <w:t>ANN</w:t>
            </w:r>
          </w:p>
        </w:tc>
        <w:tc>
          <w:tcPr>
            <w:tcW w:w="4917" w:type="dxa"/>
            <w:tcBorders>
              <w:top w:val="nil"/>
              <w:left w:val="nil"/>
              <w:bottom w:val="single" w:sz="4" w:space="0" w:color="auto"/>
              <w:right w:val="single" w:sz="4" w:space="0" w:color="auto"/>
            </w:tcBorders>
            <w:shd w:val="clear" w:color="auto" w:fill="auto"/>
            <w:vAlign w:val="bottom"/>
            <w:hideMark/>
          </w:tcPr>
          <w:p w14:paraId="1E0F3592" w14:textId="156E9744" w:rsidR="00A75EB6" w:rsidRPr="00013CF6" w:rsidRDefault="00976130" w:rsidP="00013CF6">
            <w:pPr>
              <w:pStyle w:val="BangBody"/>
              <w:rPr>
                <w:sz w:val="26"/>
                <w:szCs w:val="26"/>
              </w:rPr>
            </w:pPr>
            <w:r w:rsidRPr="00A21340">
              <w:rPr>
                <w:sz w:val="26"/>
                <w:szCs w:val="26"/>
              </w:rPr>
              <w:t>Nơron</w:t>
            </w:r>
            <w:r w:rsidR="00A75EB6" w:rsidRPr="00013CF6">
              <w:rPr>
                <w:sz w:val="26"/>
                <w:szCs w:val="26"/>
              </w:rPr>
              <w:t>(5,5,1), Algorithm=RPROP, epoches=90,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4886F369" w14:textId="77777777" w:rsidR="00A75EB6" w:rsidRPr="00013CF6" w:rsidRDefault="00A75EB6" w:rsidP="00013CF6">
            <w:pPr>
              <w:pStyle w:val="BangBody"/>
              <w:jc w:val="center"/>
              <w:rPr>
                <w:sz w:val="26"/>
                <w:szCs w:val="26"/>
              </w:rPr>
            </w:pPr>
            <w:r w:rsidRPr="00013CF6">
              <w:rPr>
                <w:sz w:val="26"/>
                <w:szCs w:val="26"/>
              </w:rPr>
              <w:t>143.69</w:t>
            </w:r>
          </w:p>
        </w:tc>
        <w:tc>
          <w:tcPr>
            <w:tcW w:w="1113" w:type="dxa"/>
            <w:tcBorders>
              <w:top w:val="nil"/>
              <w:left w:val="nil"/>
              <w:bottom w:val="single" w:sz="4" w:space="0" w:color="auto"/>
              <w:right w:val="single" w:sz="4" w:space="0" w:color="auto"/>
            </w:tcBorders>
            <w:shd w:val="clear" w:color="auto" w:fill="auto"/>
            <w:noWrap/>
            <w:vAlign w:val="center"/>
            <w:hideMark/>
          </w:tcPr>
          <w:p w14:paraId="7C34E705" w14:textId="77777777" w:rsidR="00A75EB6" w:rsidRPr="00013CF6" w:rsidRDefault="00A75EB6" w:rsidP="00013CF6">
            <w:pPr>
              <w:pStyle w:val="BangBody"/>
              <w:jc w:val="center"/>
              <w:rPr>
                <w:sz w:val="26"/>
                <w:szCs w:val="26"/>
              </w:rPr>
            </w:pPr>
            <w:r w:rsidRPr="00013CF6">
              <w:rPr>
                <w:sz w:val="26"/>
                <w:szCs w:val="26"/>
              </w:rPr>
              <w:t>34592.54</w:t>
            </w:r>
          </w:p>
        </w:tc>
        <w:tc>
          <w:tcPr>
            <w:tcW w:w="915" w:type="dxa"/>
            <w:tcBorders>
              <w:top w:val="nil"/>
              <w:left w:val="nil"/>
              <w:bottom w:val="single" w:sz="4" w:space="0" w:color="auto"/>
              <w:right w:val="single" w:sz="4" w:space="0" w:color="auto"/>
            </w:tcBorders>
            <w:shd w:val="clear" w:color="auto" w:fill="auto"/>
            <w:noWrap/>
            <w:vAlign w:val="center"/>
            <w:hideMark/>
          </w:tcPr>
          <w:p w14:paraId="148FAFE4" w14:textId="77777777" w:rsidR="00A75EB6" w:rsidRPr="00013CF6" w:rsidRDefault="00A75EB6" w:rsidP="00013CF6">
            <w:pPr>
              <w:pStyle w:val="BangBody"/>
              <w:jc w:val="center"/>
              <w:rPr>
                <w:sz w:val="26"/>
                <w:szCs w:val="26"/>
              </w:rPr>
            </w:pPr>
            <w:r w:rsidRPr="00013CF6">
              <w:rPr>
                <w:sz w:val="26"/>
                <w:szCs w:val="26"/>
              </w:rPr>
              <w:t>8.57</w:t>
            </w:r>
          </w:p>
        </w:tc>
      </w:tr>
      <w:tr w:rsidR="00A75EB6" w:rsidRPr="005046FC" w14:paraId="416D201D" w14:textId="77777777" w:rsidTr="00013CF6">
        <w:trPr>
          <w:trHeight w:val="543"/>
        </w:trPr>
        <w:tc>
          <w:tcPr>
            <w:tcW w:w="1189" w:type="dxa"/>
            <w:vMerge/>
            <w:tcBorders>
              <w:top w:val="nil"/>
              <w:left w:val="single" w:sz="4" w:space="0" w:color="auto"/>
              <w:bottom w:val="single" w:sz="4" w:space="0" w:color="000000"/>
              <w:right w:val="single" w:sz="4" w:space="0" w:color="auto"/>
            </w:tcBorders>
            <w:vAlign w:val="center"/>
            <w:hideMark/>
          </w:tcPr>
          <w:p w14:paraId="3D8067B1" w14:textId="77777777" w:rsidR="00A75EB6" w:rsidRPr="00013CF6" w:rsidRDefault="00A75EB6" w:rsidP="00013CF6">
            <w:pPr>
              <w:pStyle w:val="BangBody"/>
              <w:jc w:val="center"/>
              <w:rPr>
                <w:b/>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0216D7E2" w14:textId="79F0E05D" w:rsidR="00A75EB6" w:rsidRPr="00013CF6" w:rsidRDefault="00976130" w:rsidP="00013CF6">
            <w:pPr>
              <w:pStyle w:val="BangBody"/>
              <w:rPr>
                <w:sz w:val="26"/>
                <w:szCs w:val="26"/>
              </w:rPr>
            </w:pPr>
            <w:r w:rsidRPr="00A21340">
              <w:rPr>
                <w:sz w:val="26"/>
                <w:szCs w:val="26"/>
              </w:rPr>
              <w:t>Nơron</w:t>
            </w:r>
            <w:r w:rsidR="00A75EB6" w:rsidRPr="00013CF6">
              <w:rPr>
                <w:sz w:val="26"/>
                <w:szCs w:val="26"/>
              </w:rPr>
              <w:t>(5,5,1),Algorithm=Back Propagation, epoches=1000, Residual=1E-6,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41649FC4" w14:textId="77777777" w:rsidR="00A75EB6" w:rsidRPr="00013CF6" w:rsidRDefault="00A75EB6" w:rsidP="00013CF6">
            <w:pPr>
              <w:pStyle w:val="BangBody"/>
              <w:jc w:val="center"/>
              <w:rPr>
                <w:sz w:val="26"/>
                <w:szCs w:val="26"/>
              </w:rPr>
            </w:pPr>
            <w:r w:rsidRPr="00013CF6">
              <w:rPr>
                <w:sz w:val="26"/>
                <w:szCs w:val="26"/>
              </w:rPr>
              <w:t>164.99</w:t>
            </w:r>
          </w:p>
        </w:tc>
        <w:tc>
          <w:tcPr>
            <w:tcW w:w="1113" w:type="dxa"/>
            <w:tcBorders>
              <w:top w:val="nil"/>
              <w:left w:val="nil"/>
              <w:bottom w:val="single" w:sz="4" w:space="0" w:color="auto"/>
              <w:right w:val="single" w:sz="4" w:space="0" w:color="auto"/>
            </w:tcBorders>
            <w:shd w:val="clear" w:color="auto" w:fill="auto"/>
            <w:noWrap/>
            <w:vAlign w:val="center"/>
            <w:hideMark/>
          </w:tcPr>
          <w:p w14:paraId="4C51F18E" w14:textId="77777777" w:rsidR="00A75EB6" w:rsidRPr="00013CF6" w:rsidRDefault="00A75EB6" w:rsidP="00013CF6">
            <w:pPr>
              <w:pStyle w:val="BangBody"/>
              <w:jc w:val="center"/>
              <w:rPr>
                <w:sz w:val="26"/>
                <w:szCs w:val="26"/>
              </w:rPr>
            </w:pPr>
            <w:r w:rsidRPr="00013CF6">
              <w:rPr>
                <w:sz w:val="26"/>
                <w:szCs w:val="26"/>
              </w:rPr>
              <w:t>48948.66</w:t>
            </w:r>
          </w:p>
        </w:tc>
        <w:tc>
          <w:tcPr>
            <w:tcW w:w="915" w:type="dxa"/>
            <w:tcBorders>
              <w:top w:val="nil"/>
              <w:left w:val="nil"/>
              <w:bottom w:val="single" w:sz="4" w:space="0" w:color="auto"/>
              <w:right w:val="single" w:sz="4" w:space="0" w:color="auto"/>
            </w:tcBorders>
            <w:shd w:val="clear" w:color="auto" w:fill="auto"/>
            <w:noWrap/>
            <w:vAlign w:val="center"/>
            <w:hideMark/>
          </w:tcPr>
          <w:p w14:paraId="7EACACC6" w14:textId="77777777" w:rsidR="00A75EB6" w:rsidRPr="00013CF6" w:rsidRDefault="00A75EB6" w:rsidP="00013CF6">
            <w:pPr>
              <w:pStyle w:val="BangBody"/>
              <w:jc w:val="center"/>
              <w:rPr>
                <w:sz w:val="26"/>
                <w:szCs w:val="26"/>
              </w:rPr>
            </w:pPr>
            <w:r w:rsidRPr="00013CF6">
              <w:rPr>
                <w:sz w:val="26"/>
                <w:szCs w:val="26"/>
              </w:rPr>
              <w:t>9.23</w:t>
            </w:r>
          </w:p>
        </w:tc>
      </w:tr>
      <w:tr w:rsidR="00A75EB6" w:rsidRPr="005046FC" w14:paraId="4015431D" w14:textId="77777777" w:rsidTr="00013CF6">
        <w:trPr>
          <w:trHeight w:val="269"/>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1275DFDD" w14:textId="11B42A91" w:rsidR="00A75EB6" w:rsidRPr="00013CF6" w:rsidRDefault="00A75EB6" w:rsidP="00013CF6">
            <w:pPr>
              <w:pStyle w:val="BangBody"/>
              <w:jc w:val="center"/>
              <w:rPr>
                <w:b/>
                <w:sz w:val="26"/>
                <w:szCs w:val="26"/>
              </w:rPr>
            </w:pPr>
            <w:r w:rsidRPr="00013CF6">
              <w:rPr>
                <w:b/>
                <w:sz w:val="26"/>
                <w:szCs w:val="26"/>
              </w:rPr>
              <w:t>SARIMA</w:t>
            </w:r>
          </w:p>
        </w:tc>
        <w:tc>
          <w:tcPr>
            <w:tcW w:w="4917" w:type="dxa"/>
            <w:tcBorders>
              <w:top w:val="nil"/>
              <w:left w:val="nil"/>
              <w:bottom w:val="single" w:sz="4" w:space="0" w:color="auto"/>
              <w:right w:val="single" w:sz="4" w:space="0" w:color="auto"/>
            </w:tcBorders>
            <w:shd w:val="clear" w:color="auto" w:fill="auto"/>
            <w:vAlign w:val="bottom"/>
            <w:hideMark/>
          </w:tcPr>
          <w:p w14:paraId="4F19E745" w14:textId="77777777" w:rsidR="00A75EB6" w:rsidRPr="00013CF6" w:rsidRDefault="00A75EB6" w:rsidP="00013CF6">
            <w:pPr>
              <w:pStyle w:val="BangBody"/>
              <w:rPr>
                <w:sz w:val="26"/>
                <w:szCs w:val="26"/>
              </w:rPr>
            </w:pPr>
            <w:r w:rsidRPr="00013CF6">
              <w:rPr>
                <w:sz w:val="26"/>
                <w:szCs w:val="26"/>
              </w:rPr>
              <w:t>ARIMA(2, 0, 0)(0, 1, 1)12</w:t>
            </w:r>
          </w:p>
        </w:tc>
        <w:tc>
          <w:tcPr>
            <w:tcW w:w="866" w:type="dxa"/>
            <w:tcBorders>
              <w:top w:val="nil"/>
              <w:left w:val="nil"/>
              <w:bottom w:val="single" w:sz="4" w:space="0" w:color="auto"/>
              <w:right w:val="single" w:sz="4" w:space="0" w:color="auto"/>
            </w:tcBorders>
            <w:shd w:val="clear" w:color="auto" w:fill="auto"/>
            <w:noWrap/>
            <w:vAlign w:val="center"/>
            <w:hideMark/>
          </w:tcPr>
          <w:p w14:paraId="2FCA0E92" w14:textId="77777777" w:rsidR="00A75EB6" w:rsidRPr="00013CF6" w:rsidRDefault="00A75EB6" w:rsidP="00013CF6">
            <w:pPr>
              <w:pStyle w:val="BangBody"/>
              <w:jc w:val="center"/>
              <w:rPr>
                <w:sz w:val="26"/>
                <w:szCs w:val="26"/>
              </w:rPr>
            </w:pPr>
            <w:r w:rsidRPr="00013CF6">
              <w:rPr>
                <w:sz w:val="26"/>
                <w:szCs w:val="26"/>
              </w:rPr>
              <w:t>132.75</w:t>
            </w:r>
          </w:p>
        </w:tc>
        <w:tc>
          <w:tcPr>
            <w:tcW w:w="1113" w:type="dxa"/>
            <w:tcBorders>
              <w:top w:val="nil"/>
              <w:left w:val="nil"/>
              <w:bottom w:val="single" w:sz="4" w:space="0" w:color="auto"/>
              <w:right w:val="single" w:sz="4" w:space="0" w:color="auto"/>
            </w:tcBorders>
            <w:shd w:val="clear" w:color="auto" w:fill="auto"/>
            <w:noWrap/>
            <w:vAlign w:val="center"/>
            <w:hideMark/>
          </w:tcPr>
          <w:p w14:paraId="759DBBF8" w14:textId="77777777" w:rsidR="00A75EB6" w:rsidRPr="00013CF6" w:rsidRDefault="00A75EB6" w:rsidP="00013CF6">
            <w:pPr>
              <w:pStyle w:val="BangBody"/>
              <w:jc w:val="center"/>
              <w:rPr>
                <w:sz w:val="26"/>
                <w:szCs w:val="26"/>
              </w:rPr>
            </w:pPr>
            <w:r w:rsidRPr="00013CF6">
              <w:rPr>
                <w:sz w:val="26"/>
                <w:szCs w:val="26"/>
              </w:rPr>
              <w:t>31667.15</w:t>
            </w:r>
          </w:p>
        </w:tc>
        <w:tc>
          <w:tcPr>
            <w:tcW w:w="915" w:type="dxa"/>
            <w:tcBorders>
              <w:top w:val="nil"/>
              <w:left w:val="nil"/>
              <w:bottom w:val="single" w:sz="4" w:space="0" w:color="auto"/>
              <w:right w:val="single" w:sz="4" w:space="0" w:color="auto"/>
            </w:tcBorders>
            <w:shd w:val="clear" w:color="auto" w:fill="auto"/>
            <w:noWrap/>
            <w:vAlign w:val="center"/>
            <w:hideMark/>
          </w:tcPr>
          <w:p w14:paraId="3F411D7E" w14:textId="77777777" w:rsidR="00A75EB6" w:rsidRPr="00013CF6" w:rsidRDefault="00A75EB6" w:rsidP="00013CF6">
            <w:pPr>
              <w:pStyle w:val="BangBody"/>
              <w:jc w:val="center"/>
              <w:rPr>
                <w:sz w:val="26"/>
                <w:szCs w:val="26"/>
              </w:rPr>
            </w:pPr>
            <w:r w:rsidRPr="00013CF6">
              <w:rPr>
                <w:sz w:val="26"/>
                <w:szCs w:val="26"/>
              </w:rPr>
              <w:t>8.17</w:t>
            </w:r>
          </w:p>
        </w:tc>
      </w:tr>
      <w:tr w:rsidR="00A75EB6" w:rsidRPr="005046FC" w14:paraId="5998487D" w14:textId="77777777" w:rsidTr="00013CF6">
        <w:trPr>
          <w:trHeight w:val="816"/>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C8F4C" w14:textId="77777777" w:rsidR="00A75EB6" w:rsidRPr="00013CF6" w:rsidRDefault="00A75EB6" w:rsidP="00013CF6">
            <w:pPr>
              <w:pStyle w:val="BangBody"/>
              <w:jc w:val="center"/>
              <w:rPr>
                <w:b/>
                <w:sz w:val="26"/>
                <w:szCs w:val="26"/>
              </w:rPr>
            </w:pPr>
            <w:r w:rsidRPr="00013CF6">
              <w:rPr>
                <w:b/>
                <w:sz w:val="26"/>
                <w:szCs w:val="26"/>
              </w:rPr>
              <w:t>Hybrid</w:t>
            </w:r>
          </w:p>
        </w:tc>
        <w:tc>
          <w:tcPr>
            <w:tcW w:w="4917" w:type="dxa"/>
            <w:tcBorders>
              <w:top w:val="nil"/>
              <w:left w:val="nil"/>
              <w:bottom w:val="single" w:sz="4" w:space="0" w:color="auto"/>
              <w:right w:val="single" w:sz="4" w:space="0" w:color="auto"/>
            </w:tcBorders>
            <w:shd w:val="clear" w:color="auto" w:fill="auto"/>
            <w:vAlign w:val="bottom"/>
            <w:hideMark/>
          </w:tcPr>
          <w:p w14:paraId="7ED20F54" w14:textId="25BEFCA0"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(5,5,1),Algorithm=RPROP, epoches=251,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5BA2F69C" w14:textId="77777777" w:rsidR="00A75EB6" w:rsidRPr="00013CF6" w:rsidRDefault="00A75EB6" w:rsidP="00013CF6">
            <w:pPr>
              <w:pStyle w:val="BangBody"/>
              <w:jc w:val="center"/>
              <w:rPr>
                <w:sz w:val="26"/>
                <w:szCs w:val="26"/>
              </w:rPr>
            </w:pPr>
            <w:r w:rsidRPr="00013CF6">
              <w:rPr>
                <w:sz w:val="26"/>
                <w:szCs w:val="26"/>
              </w:rPr>
              <w:t>117</w:t>
            </w:r>
          </w:p>
        </w:tc>
        <w:tc>
          <w:tcPr>
            <w:tcW w:w="1113" w:type="dxa"/>
            <w:tcBorders>
              <w:top w:val="nil"/>
              <w:left w:val="nil"/>
              <w:bottom w:val="single" w:sz="4" w:space="0" w:color="auto"/>
              <w:right w:val="single" w:sz="4" w:space="0" w:color="auto"/>
            </w:tcBorders>
            <w:shd w:val="clear" w:color="auto" w:fill="auto"/>
            <w:noWrap/>
            <w:vAlign w:val="center"/>
            <w:hideMark/>
          </w:tcPr>
          <w:p w14:paraId="15DBAA7F" w14:textId="77777777" w:rsidR="00A75EB6" w:rsidRPr="00013CF6" w:rsidRDefault="00A75EB6" w:rsidP="00013CF6">
            <w:pPr>
              <w:pStyle w:val="BangBody"/>
              <w:jc w:val="center"/>
              <w:rPr>
                <w:sz w:val="26"/>
                <w:szCs w:val="26"/>
              </w:rPr>
            </w:pPr>
            <w:r w:rsidRPr="00013CF6">
              <w:rPr>
                <w:sz w:val="26"/>
                <w:szCs w:val="26"/>
              </w:rPr>
              <w:t>25154.94</w:t>
            </w:r>
          </w:p>
        </w:tc>
        <w:tc>
          <w:tcPr>
            <w:tcW w:w="915" w:type="dxa"/>
            <w:tcBorders>
              <w:top w:val="nil"/>
              <w:left w:val="nil"/>
              <w:bottom w:val="single" w:sz="4" w:space="0" w:color="auto"/>
              <w:right w:val="single" w:sz="4" w:space="0" w:color="auto"/>
            </w:tcBorders>
            <w:shd w:val="clear" w:color="auto" w:fill="auto"/>
            <w:noWrap/>
            <w:vAlign w:val="center"/>
            <w:hideMark/>
          </w:tcPr>
          <w:p w14:paraId="27288C3A" w14:textId="77777777" w:rsidR="00A75EB6" w:rsidRPr="00013CF6" w:rsidRDefault="00A75EB6" w:rsidP="00013CF6">
            <w:pPr>
              <w:pStyle w:val="BangBody"/>
              <w:jc w:val="center"/>
              <w:rPr>
                <w:sz w:val="26"/>
                <w:szCs w:val="26"/>
              </w:rPr>
            </w:pPr>
            <w:r w:rsidRPr="00013CF6">
              <w:rPr>
                <w:sz w:val="26"/>
                <w:szCs w:val="26"/>
              </w:rPr>
              <w:t>7.23</w:t>
            </w:r>
          </w:p>
        </w:tc>
      </w:tr>
      <w:tr w:rsidR="00A75EB6" w:rsidRPr="005046FC" w14:paraId="2F76A64B" w14:textId="77777777" w:rsidTr="00013CF6">
        <w:trPr>
          <w:trHeight w:val="816"/>
        </w:trPr>
        <w:tc>
          <w:tcPr>
            <w:tcW w:w="1189" w:type="dxa"/>
            <w:vMerge/>
            <w:tcBorders>
              <w:top w:val="nil"/>
              <w:left w:val="single" w:sz="4" w:space="0" w:color="auto"/>
              <w:bottom w:val="single" w:sz="4" w:space="0" w:color="000000"/>
              <w:right w:val="single" w:sz="4" w:space="0" w:color="auto"/>
            </w:tcBorders>
            <w:vAlign w:val="center"/>
            <w:hideMark/>
          </w:tcPr>
          <w:p w14:paraId="4221BED3" w14:textId="77777777" w:rsidR="00A75EB6" w:rsidRPr="00013CF6" w:rsidRDefault="00A75EB6" w:rsidP="00013CF6">
            <w:pPr>
              <w:pStyle w:val="BangBody"/>
              <w:rPr>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23A26F35" w14:textId="14940789"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(5,5,1),Algorithm=Back Propagation, epoches=857, Residual=1E-8,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299113D4" w14:textId="77777777" w:rsidR="00A75EB6" w:rsidRPr="00013CF6" w:rsidRDefault="00A75EB6" w:rsidP="00013CF6">
            <w:pPr>
              <w:pStyle w:val="BangBody"/>
              <w:jc w:val="center"/>
              <w:rPr>
                <w:b/>
                <w:sz w:val="26"/>
                <w:szCs w:val="26"/>
              </w:rPr>
            </w:pPr>
            <w:r w:rsidRPr="00013CF6">
              <w:rPr>
                <w:b/>
                <w:sz w:val="26"/>
                <w:szCs w:val="26"/>
              </w:rPr>
              <w:t>109.96</w:t>
            </w:r>
          </w:p>
        </w:tc>
        <w:tc>
          <w:tcPr>
            <w:tcW w:w="1113" w:type="dxa"/>
            <w:tcBorders>
              <w:top w:val="nil"/>
              <w:left w:val="nil"/>
              <w:bottom w:val="single" w:sz="4" w:space="0" w:color="auto"/>
              <w:right w:val="single" w:sz="4" w:space="0" w:color="auto"/>
            </w:tcBorders>
            <w:shd w:val="clear" w:color="auto" w:fill="auto"/>
            <w:noWrap/>
            <w:vAlign w:val="center"/>
            <w:hideMark/>
          </w:tcPr>
          <w:p w14:paraId="3DB2821C" w14:textId="77777777" w:rsidR="00A75EB6" w:rsidRPr="00013CF6" w:rsidRDefault="00A75EB6" w:rsidP="00013CF6">
            <w:pPr>
              <w:pStyle w:val="BangBody"/>
              <w:jc w:val="center"/>
              <w:rPr>
                <w:b/>
                <w:sz w:val="26"/>
                <w:szCs w:val="26"/>
              </w:rPr>
            </w:pPr>
            <w:r w:rsidRPr="00013CF6">
              <w:rPr>
                <w:b/>
                <w:sz w:val="26"/>
                <w:szCs w:val="26"/>
              </w:rPr>
              <w:t>21805.63</w:t>
            </w:r>
          </w:p>
        </w:tc>
        <w:tc>
          <w:tcPr>
            <w:tcW w:w="915" w:type="dxa"/>
            <w:tcBorders>
              <w:top w:val="nil"/>
              <w:left w:val="nil"/>
              <w:bottom w:val="single" w:sz="4" w:space="0" w:color="auto"/>
              <w:right w:val="single" w:sz="4" w:space="0" w:color="auto"/>
            </w:tcBorders>
            <w:shd w:val="clear" w:color="auto" w:fill="auto"/>
            <w:noWrap/>
            <w:vAlign w:val="center"/>
            <w:hideMark/>
          </w:tcPr>
          <w:p w14:paraId="04363AB3" w14:textId="77777777" w:rsidR="00A75EB6" w:rsidRPr="00013CF6" w:rsidRDefault="00A75EB6" w:rsidP="00013CF6">
            <w:pPr>
              <w:pStyle w:val="BangBody"/>
              <w:jc w:val="center"/>
              <w:rPr>
                <w:b/>
                <w:sz w:val="26"/>
                <w:szCs w:val="26"/>
              </w:rPr>
            </w:pPr>
            <w:r w:rsidRPr="00013CF6">
              <w:rPr>
                <w:b/>
                <w:sz w:val="26"/>
                <w:szCs w:val="26"/>
              </w:rPr>
              <w:t>6.77</w:t>
            </w:r>
          </w:p>
        </w:tc>
      </w:tr>
    </w:tbl>
    <w:p w14:paraId="7988D120" w14:textId="2AC0C7E9" w:rsidR="00E30631" w:rsidRPr="00EF4E32" w:rsidRDefault="00E30631" w:rsidP="00013CF6">
      <w:pPr>
        <w:pStyle w:val="Bang"/>
      </w:pPr>
      <w:bookmarkStart w:id="3634" w:name="_Toc343033797"/>
      <w:bookmarkStart w:id="3635" w:name="_Toc343844958"/>
      <w:r w:rsidRPr="00EF4E32">
        <w:lastRenderedPageBreak/>
        <w:t>Bảng 6.5: Kết quả thực nghiệm chuỗi dữ liệu Maxtemp</w:t>
      </w:r>
      <w:bookmarkEnd w:id="3634"/>
      <w:bookmarkEnd w:id="3635"/>
    </w:p>
    <w:tbl>
      <w:tblPr>
        <w:tblW w:w="9179" w:type="dxa"/>
        <w:tblLook w:val="04A0" w:firstRow="1" w:lastRow="0" w:firstColumn="1" w:lastColumn="0" w:noHBand="0" w:noVBand="1"/>
      </w:tblPr>
      <w:tblGrid>
        <w:gridCol w:w="1253"/>
        <w:gridCol w:w="5395"/>
        <w:gridCol w:w="805"/>
        <w:gridCol w:w="762"/>
        <w:gridCol w:w="964"/>
      </w:tblGrid>
      <w:tr w:rsidR="00A75EB6" w:rsidRPr="005046FC" w14:paraId="4751F343" w14:textId="77777777" w:rsidTr="00013CF6">
        <w:trPr>
          <w:trHeight w:val="249"/>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A382" w14:textId="77777777" w:rsidR="00A75EB6" w:rsidRPr="00013CF6" w:rsidRDefault="00A75EB6" w:rsidP="00013CF6">
            <w:pPr>
              <w:pStyle w:val="BangBody"/>
              <w:rPr>
                <w:sz w:val="26"/>
                <w:szCs w:val="26"/>
              </w:rPr>
            </w:pPr>
            <w:r w:rsidRPr="00013CF6">
              <w:rPr>
                <w:sz w:val="26"/>
                <w:szCs w:val="26"/>
              </w:rPr>
              <w:t> </w:t>
            </w:r>
          </w:p>
        </w:tc>
        <w:tc>
          <w:tcPr>
            <w:tcW w:w="5395" w:type="dxa"/>
            <w:tcBorders>
              <w:top w:val="single" w:sz="4" w:space="0" w:color="auto"/>
              <w:left w:val="nil"/>
              <w:bottom w:val="single" w:sz="4" w:space="0" w:color="auto"/>
              <w:right w:val="single" w:sz="4" w:space="0" w:color="auto"/>
            </w:tcBorders>
            <w:shd w:val="clear" w:color="auto" w:fill="auto"/>
            <w:noWrap/>
            <w:vAlign w:val="center"/>
            <w:hideMark/>
          </w:tcPr>
          <w:p w14:paraId="43C062C8" w14:textId="77777777" w:rsidR="00A75EB6" w:rsidRPr="00013CF6" w:rsidRDefault="00A75EB6" w:rsidP="00013CF6">
            <w:pPr>
              <w:pStyle w:val="BangBody"/>
              <w:jc w:val="center"/>
              <w:rPr>
                <w:b/>
                <w:sz w:val="26"/>
                <w:szCs w:val="26"/>
              </w:rPr>
            </w:pPr>
            <w:r w:rsidRPr="00013CF6">
              <w:rPr>
                <w:b/>
                <w:sz w:val="26"/>
                <w:szCs w:val="26"/>
              </w:rPr>
              <w:t>Model</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14:paraId="469A611B" w14:textId="77777777" w:rsidR="00A75EB6" w:rsidRPr="00013CF6" w:rsidRDefault="00A75EB6" w:rsidP="00013CF6">
            <w:pPr>
              <w:pStyle w:val="BangBody"/>
              <w:jc w:val="center"/>
              <w:rPr>
                <w:b/>
                <w:sz w:val="26"/>
                <w:szCs w:val="26"/>
              </w:rPr>
            </w:pPr>
            <w:r w:rsidRPr="00013CF6">
              <w:rPr>
                <w:b/>
                <w:sz w:val="26"/>
                <w:szCs w:val="26"/>
              </w:rPr>
              <w:t>MAE</w:t>
            </w: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2B8C2978" w14:textId="77777777" w:rsidR="00A75EB6" w:rsidRPr="00013CF6" w:rsidRDefault="00A75EB6" w:rsidP="00013CF6">
            <w:pPr>
              <w:pStyle w:val="BangBody"/>
              <w:jc w:val="center"/>
              <w:rPr>
                <w:b/>
                <w:sz w:val="26"/>
                <w:szCs w:val="26"/>
              </w:rPr>
            </w:pPr>
            <w:r w:rsidRPr="00013CF6">
              <w:rPr>
                <w:b/>
                <w:sz w:val="26"/>
                <w:szCs w:val="26"/>
              </w:rPr>
              <w:t>MSE</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B1FA035"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5D244E6C" w14:textId="77777777" w:rsidTr="00013CF6">
        <w:trPr>
          <w:trHeight w:val="500"/>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E1B4C" w14:textId="2158EE2F" w:rsidR="00A75EB6" w:rsidRPr="00013CF6" w:rsidRDefault="00A75EB6" w:rsidP="00013CF6">
            <w:pPr>
              <w:pStyle w:val="BangBody"/>
              <w:jc w:val="center"/>
              <w:rPr>
                <w:b/>
                <w:sz w:val="26"/>
                <w:szCs w:val="26"/>
              </w:rPr>
            </w:pPr>
            <w:r w:rsidRPr="00013CF6">
              <w:rPr>
                <w:b/>
                <w:sz w:val="26"/>
                <w:szCs w:val="26"/>
              </w:rPr>
              <w:t>ANN</w:t>
            </w:r>
          </w:p>
        </w:tc>
        <w:tc>
          <w:tcPr>
            <w:tcW w:w="5395" w:type="dxa"/>
            <w:tcBorders>
              <w:top w:val="nil"/>
              <w:left w:val="nil"/>
              <w:bottom w:val="single" w:sz="4" w:space="0" w:color="auto"/>
              <w:right w:val="single" w:sz="4" w:space="0" w:color="auto"/>
            </w:tcBorders>
            <w:shd w:val="clear" w:color="auto" w:fill="auto"/>
            <w:vAlign w:val="bottom"/>
            <w:hideMark/>
          </w:tcPr>
          <w:p w14:paraId="2299F0CD" w14:textId="12826BB4" w:rsidR="00A75EB6" w:rsidRPr="00013CF6" w:rsidRDefault="00976130" w:rsidP="00013CF6">
            <w:pPr>
              <w:pStyle w:val="BangBody"/>
              <w:rPr>
                <w:sz w:val="26"/>
                <w:szCs w:val="26"/>
              </w:rPr>
            </w:pPr>
            <w:r>
              <w:rPr>
                <w:sz w:val="26"/>
                <w:szCs w:val="26"/>
              </w:rPr>
              <w:t>Nơron</w:t>
            </w:r>
            <w:r w:rsidR="00A75EB6" w:rsidRPr="00013CF6">
              <w:rPr>
                <w:sz w:val="26"/>
                <w:szCs w:val="26"/>
              </w:rPr>
              <w:t>(5,5,1), Algorithm=RPROP, epoches=78,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06B7B92D"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51479883" w14:textId="77777777" w:rsidR="00A75EB6" w:rsidRPr="00013CF6" w:rsidRDefault="00A75EB6" w:rsidP="00013CF6">
            <w:pPr>
              <w:pStyle w:val="BangBody"/>
              <w:jc w:val="center"/>
              <w:rPr>
                <w:sz w:val="26"/>
                <w:szCs w:val="26"/>
              </w:rPr>
            </w:pPr>
            <w:r w:rsidRPr="00013CF6">
              <w:rPr>
                <w:sz w:val="26"/>
                <w:szCs w:val="26"/>
              </w:rPr>
              <w:t>2.35</w:t>
            </w:r>
          </w:p>
        </w:tc>
        <w:tc>
          <w:tcPr>
            <w:tcW w:w="964" w:type="dxa"/>
            <w:tcBorders>
              <w:top w:val="nil"/>
              <w:left w:val="nil"/>
              <w:bottom w:val="single" w:sz="4" w:space="0" w:color="auto"/>
              <w:right w:val="single" w:sz="4" w:space="0" w:color="auto"/>
            </w:tcBorders>
            <w:shd w:val="clear" w:color="auto" w:fill="auto"/>
            <w:noWrap/>
            <w:vAlign w:val="center"/>
            <w:hideMark/>
          </w:tcPr>
          <w:p w14:paraId="42B2B707" w14:textId="77777777" w:rsidR="00A75EB6" w:rsidRPr="00013CF6" w:rsidRDefault="00A75EB6" w:rsidP="00013CF6">
            <w:pPr>
              <w:pStyle w:val="BangBody"/>
              <w:jc w:val="center"/>
              <w:rPr>
                <w:sz w:val="26"/>
                <w:szCs w:val="26"/>
              </w:rPr>
            </w:pPr>
            <w:r w:rsidRPr="00013CF6">
              <w:rPr>
                <w:sz w:val="26"/>
                <w:szCs w:val="26"/>
              </w:rPr>
              <w:t>6.16</w:t>
            </w:r>
          </w:p>
        </w:tc>
      </w:tr>
      <w:tr w:rsidR="00A75EB6" w:rsidRPr="005046FC" w14:paraId="5FE843BD" w14:textId="77777777" w:rsidTr="00013CF6">
        <w:trPr>
          <w:trHeight w:val="500"/>
        </w:trPr>
        <w:tc>
          <w:tcPr>
            <w:tcW w:w="1253" w:type="dxa"/>
            <w:vMerge/>
            <w:tcBorders>
              <w:top w:val="nil"/>
              <w:left w:val="single" w:sz="4" w:space="0" w:color="auto"/>
              <w:bottom w:val="single" w:sz="4" w:space="0" w:color="000000"/>
              <w:right w:val="single" w:sz="4" w:space="0" w:color="auto"/>
            </w:tcBorders>
            <w:vAlign w:val="center"/>
            <w:hideMark/>
          </w:tcPr>
          <w:p w14:paraId="54E17EFE" w14:textId="77777777" w:rsidR="00A75EB6" w:rsidRPr="00013CF6" w:rsidRDefault="00A75EB6" w:rsidP="00013CF6">
            <w:pPr>
              <w:pStyle w:val="BangBody"/>
              <w:jc w:val="center"/>
              <w:rPr>
                <w:b/>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69D1B67B" w14:textId="04A99C9F" w:rsidR="00A75EB6" w:rsidRPr="00013CF6" w:rsidRDefault="00976130" w:rsidP="00013CF6">
            <w:pPr>
              <w:pStyle w:val="BangBody"/>
              <w:rPr>
                <w:sz w:val="26"/>
                <w:szCs w:val="26"/>
              </w:rPr>
            </w:pPr>
            <w:r>
              <w:rPr>
                <w:sz w:val="26"/>
                <w:szCs w:val="26"/>
              </w:rPr>
              <w:t>Nơron</w:t>
            </w:r>
            <w:r w:rsidR="00A75EB6" w:rsidRPr="00013CF6">
              <w:rPr>
                <w:sz w:val="26"/>
                <w:szCs w:val="26"/>
              </w:rPr>
              <w:t>(5,5,1),Algorithm=Back Propagation, epoches=23,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2D526F37" w14:textId="77777777" w:rsidR="00A75EB6" w:rsidRPr="00013CF6" w:rsidRDefault="00A75EB6" w:rsidP="00013CF6">
            <w:pPr>
              <w:pStyle w:val="BangBody"/>
              <w:jc w:val="center"/>
              <w:rPr>
                <w:sz w:val="26"/>
                <w:szCs w:val="26"/>
              </w:rPr>
            </w:pPr>
            <w:r w:rsidRPr="00013CF6">
              <w:rPr>
                <w:sz w:val="26"/>
                <w:szCs w:val="26"/>
              </w:rPr>
              <w:t>1.26</w:t>
            </w:r>
          </w:p>
        </w:tc>
        <w:tc>
          <w:tcPr>
            <w:tcW w:w="762" w:type="dxa"/>
            <w:tcBorders>
              <w:top w:val="nil"/>
              <w:left w:val="nil"/>
              <w:bottom w:val="single" w:sz="4" w:space="0" w:color="auto"/>
              <w:right w:val="single" w:sz="4" w:space="0" w:color="auto"/>
            </w:tcBorders>
            <w:shd w:val="clear" w:color="auto" w:fill="auto"/>
            <w:noWrap/>
            <w:vAlign w:val="center"/>
            <w:hideMark/>
          </w:tcPr>
          <w:p w14:paraId="4E816559" w14:textId="77777777" w:rsidR="00A75EB6" w:rsidRPr="00013CF6" w:rsidRDefault="00A75EB6" w:rsidP="00013CF6">
            <w:pPr>
              <w:pStyle w:val="BangBody"/>
              <w:jc w:val="center"/>
              <w:rPr>
                <w:sz w:val="26"/>
                <w:szCs w:val="26"/>
              </w:rPr>
            </w:pPr>
            <w:r w:rsidRPr="00013CF6">
              <w:rPr>
                <w:sz w:val="26"/>
                <w:szCs w:val="26"/>
              </w:rPr>
              <w:t>2.48</w:t>
            </w:r>
          </w:p>
        </w:tc>
        <w:tc>
          <w:tcPr>
            <w:tcW w:w="964" w:type="dxa"/>
            <w:tcBorders>
              <w:top w:val="nil"/>
              <w:left w:val="nil"/>
              <w:bottom w:val="single" w:sz="4" w:space="0" w:color="auto"/>
              <w:right w:val="single" w:sz="4" w:space="0" w:color="auto"/>
            </w:tcBorders>
            <w:shd w:val="clear" w:color="auto" w:fill="auto"/>
            <w:noWrap/>
            <w:vAlign w:val="center"/>
            <w:hideMark/>
          </w:tcPr>
          <w:p w14:paraId="5519F567" w14:textId="77777777" w:rsidR="00A75EB6" w:rsidRPr="00013CF6" w:rsidRDefault="00A75EB6" w:rsidP="00013CF6">
            <w:pPr>
              <w:pStyle w:val="BangBody"/>
              <w:jc w:val="center"/>
              <w:rPr>
                <w:sz w:val="26"/>
                <w:szCs w:val="26"/>
              </w:rPr>
            </w:pPr>
            <w:r w:rsidRPr="00013CF6">
              <w:rPr>
                <w:sz w:val="26"/>
                <w:szCs w:val="26"/>
              </w:rPr>
              <w:t>6.5</w:t>
            </w:r>
          </w:p>
        </w:tc>
      </w:tr>
      <w:tr w:rsidR="00A75EB6" w:rsidRPr="005046FC" w14:paraId="24AD3BA9" w14:textId="77777777" w:rsidTr="00013CF6">
        <w:trPr>
          <w:trHeight w:val="249"/>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C7B82E6" w14:textId="1D097F14" w:rsidR="00A75EB6" w:rsidRPr="00013CF6" w:rsidRDefault="00A75EB6" w:rsidP="00013CF6">
            <w:pPr>
              <w:pStyle w:val="BangBody"/>
              <w:jc w:val="center"/>
              <w:rPr>
                <w:b/>
                <w:sz w:val="26"/>
                <w:szCs w:val="26"/>
              </w:rPr>
            </w:pPr>
            <w:r w:rsidRPr="00013CF6">
              <w:rPr>
                <w:b/>
                <w:sz w:val="26"/>
                <w:szCs w:val="26"/>
              </w:rPr>
              <w:t>SARIMA</w:t>
            </w:r>
          </w:p>
        </w:tc>
        <w:tc>
          <w:tcPr>
            <w:tcW w:w="5395" w:type="dxa"/>
            <w:tcBorders>
              <w:top w:val="nil"/>
              <w:left w:val="nil"/>
              <w:bottom w:val="single" w:sz="4" w:space="0" w:color="auto"/>
              <w:right w:val="single" w:sz="4" w:space="0" w:color="auto"/>
            </w:tcBorders>
            <w:shd w:val="clear" w:color="auto" w:fill="auto"/>
            <w:vAlign w:val="bottom"/>
            <w:hideMark/>
          </w:tcPr>
          <w:p w14:paraId="59599835" w14:textId="77777777" w:rsidR="00A75EB6" w:rsidRPr="00013CF6" w:rsidRDefault="00A75EB6" w:rsidP="00013CF6">
            <w:pPr>
              <w:pStyle w:val="BangBody"/>
              <w:rPr>
                <w:sz w:val="26"/>
                <w:szCs w:val="26"/>
              </w:rPr>
            </w:pPr>
            <w:r w:rsidRPr="00013CF6">
              <w:rPr>
                <w:sz w:val="26"/>
                <w:szCs w:val="26"/>
              </w:rPr>
              <w:t>ARIMA(0, 0, 0)(0, 1, 0)12</w:t>
            </w:r>
          </w:p>
        </w:tc>
        <w:tc>
          <w:tcPr>
            <w:tcW w:w="805" w:type="dxa"/>
            <w:tcBorders>
              <w:top w:val="nil"/>
              <w:left w:val="nil"/>
              <w:bottom w:val="single" w:sz="4" w:space="0" w:color="auto"/>
              <w:right w:val="single" w:sz="4" w:space="0" w:color="auto"/>
            </w:tcBorders>
            <w:shd w:val="clear" w:color="auto" w:fill="auto"/>
            <w:noWrap/>
            <w:vAlign w:val="center"/>
            <w:hideMark/>
          </w:tcPr>
          <w:p w14:paraId="5D30FD66"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3B760B38" w14:textId="77777777" w:rsidR="00A75EB6" w:rsidRPr="00013CF6" w:rsidRDefault="00A75EB6" w:rsidP="00013CF6">
            <w:pPr>
              <w:pStyle w:val="BangBody"/>
              <w:jc w:val="center"/>
              <w:rPr>
                <w:sz w:val="26"/>
                <w:szCs w:val="26"/>
              </w:rPr>
            </w:pPr>
            <w:r w:rsidRPr="00013CF6">
              <w:rPr>
                <w:sz w:val="26"/>
                <w:szCs w:val="26"/>
              </w:rPr>
              <w:t>2.54</w:t>
            </w:r>
          </w:p>
        </w:tc>
        <w:tc>
          <w:tcPr>
            <w:tcW w:w="964" w:type="dxa"/>
            <w:tcBorders>
              <w:top w:val="nil"/>
              <w:left w:val="nil"/>
              <w:bottom w:val="single" w:sz="4" w:space="0" w:color="auto"/>
              <w:right w:val="single" w:sz="4" w:space="0" w:color="auto"/>
            </w:tcBorders>
            <w:shd w:val="clear" w:color="auto" w:fill="auto"/>
            <w:noWrap/>
            <w:vAlign w:val="center"/>
            <w:hideMark/>
          </w:tcPr>
          <w:p w14:paraId="3A994307" w14:textId="77777777" w:rsidR="00A75EB6" w:rsidRPr="00013CF6" w:rsidRDefault="00A75EB6" w:rsidP="00013CF6">
            <w:pPr>
              <w:pStyle w:val="BangBody"/>
              <w:jc w:val="center"/>
              <w:rPr>
                <w:sz w:val="26"/>
                <w:szCs w:val="26"/>
              </w:rPr>
            </w:pPr>
            <w:r w:rsidRPr="00013CF6">
              <w:rPr>
                <w:sz w:val="26"/>
                <w:szCs w:val="26"/>
              </w:rPr>
              <w:t>6.02</w:t>
            </w:r>
          </w:p>
        </w:tc>
      </w:tr>
      <w:tr w:rsidR="00A75EB6" w:rsidRPr="005046FC" w14:paraId="6FAA6343" w14:textId="77777777" w:rsidTr="00013CF6">
        <w:trPr>
          <w:trHeight w:val="752"/>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68D40" w14:textId="77777777" w:rsidR="00A75EB6" w:rsidRPr="00013CF6" w:rsidRDefault="00A75EB6" w:rsidP="00013CF6">
            <w:pPr>
              <w:pStyle w:val="BangBody"/>
              <w:jc w:val="center"/>
              <w:rPr>
                <w:b/>
                <w:sz w:val="26"/>
                <w:szCs w:val="26"/>
              </w:rPr>
            </w:pPr>
            <w:r w:rsidRPr="00013CF6">
              <w:rPr>
                <w:b/>
                <w:sz w:val="26"/>
                <w:szCs w:val="26"/>
              </w:rPr>
              <w:t>Hybrid</w:t>
            </w:r>
          </w:p>
        </w:tc>
        <w:tc>
          <w:tcPr>
            <w:tcW w:w="5395" w:type="dxa"/>
            <w:tcBorders>
              <w:top w:val="nil"/>
              <w:left w:val="nil"/>
              <w:bottom w:val="single" w:sz="4" w:space="0" w:color="auto"/>
              <w:right w:val="single" w:sz="4" w:space="0" w:color="auto"/>
            </w:tcBorders>
            <w:shd w:val="clear" w:color="auto" w:fill="auto"/>
            <w:vAlign w:val="bottom"/>
            <w:hideMark/>
          </w:tcPr>
          <w:p w14:paraId="55F59555" w14:textId="2B713DAB"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(5,5,1),Algorithm=RPROP, epoches=71,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496EC9D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3A428038"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43DBDE3" w14:textId="77777777" w:rsidR="00A75EB6" w:rsidRPr="00013CF6" w:rsidRDefault="00A75EB6" w:rsidP="00013CF6">
            <w:pPr>
              <w:pStyle w:val="BangBody"/>
              <w:jc w:val="center"/>
              <w:rPr>
                <w:b/>
                <w:sz w:val="26"/>
                <w:szCs w:val="26"/>
              </w:rPr>
            </w:pPr>
            <w:r w:rsidRPr="00013CF6">
              <w:rPr>
                <w:b/>
                <w:sz w:val="26"/>
                <w:szCs w:val="26"/>
              </w:rPr>
              <w:t>5.92</w:t>
            </w:r>
          </w:p>
        </w:tc>
      </w:tr>
      <w:tr w:rsidR="00A75EB6" w:rsidRPr="005046FC" w14:paraId="5CDFBC24" w14:textId="77777777" w:rsidTr="00013CF6">
        <w:trPr>
          <w:trHeight w:val="752"/>
        </w:trPr>
        <w:tc>
          <w:tcPr>
            <w:tcW w:w="1253" w:type="dxa"/>
            <w:vMerge/>
            <w:tcBorders>
              <w:top w:val="nil"/>
              <w:left w:val="single" w:sz="4" w:space="0" w:color="auto"/>
              <w:bottom w:val="single" w:sz="4" w:space="0" w:color="000000"/>
              <w:right w:val="single" w:sz="4" w:space="0" w:color="auto"/>
            </w:tcBorders>
            <w:vAlign w:val="center"/>
            <w:hideMark/>
          </w:tcPr>
          <w:p w14:paraId="76AEEB36" w14:textId="77777777" w:rsidR="00A75EB6" w:rsidRPr="00013CF6" w:rsidRDefault="00A75EB6" w:rsidP="00013CF6">
            <w:pPr>
              <w:pStyle w:val="BangBody"/>
              <w:rPr>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2F8269C9" w14:textId="61E94487"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(5,5,1),Algorithm=Back Propagation, epoches=7,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3920FE8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41D1C8A7"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80B8450" w14:textId="77777777" w:rsidR="00A75EB6" w:rsidRPr="00013CF6" w:rsidRDefault="00A75EB6" w:rsidP="00013CF6">
            <w:pPr>
              <w:pStyle w:val="BangBody"/>
              <w:jc w:val="center"/>
              <w:rPr>
                <w:b/>
                <w:sz w:val="26"/>
                <w:szCs w:val="26"/>
              </w:rPr>
            </w:pPr>
            <w:r w:rsidRPr="00013CF6">
              <w:rPr>
                <w:b/>
                <w:sz w:val="26"/>
                <w:szCs w:val="26"/>
              </w:rPr>
              <w:t>5.92</w:t>
            </w:r>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r w:rsidRPr="00EF4E32">
        <w:t>chuỗi dữ liệu Deaths</w:t>
      </w:r>
      <w:r>
        <w:t xml:space="preserve"> (bảng 6.4) và kết quả của </w:t>
      </w:r>
      <w:r w:rsidRPr="00EF4E32">
        <w:t>chuỗi dữ liệu Maxtemp</w:t>
      </w:r>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3636" w:name="_Toc343859802"/>
      <w:r>
        <w:t>Bộ dữ liệ</w:t>
      </w:r>
      <w:r w:rsidR="00810267">
        <w:t>u có tính xu hướng</w:t>
      </w:r>
      <w:bookmarkEnd w:id="3636"/>
    </w:p>
    <w:p w14:paraId="383B2A7F" w14:textId="20B652C2" w:rsidR="000F226B" w:rsidRDefault="000F226B" w:rsidP="00013CF6">
      <w:r>
        <w:t>Với dữ liệu có tính xu hướng như chuỗi dữ liệu Prices (giá cổ phiếu phổ thông IBM) thì mô hình kết hợp và mô hình SARIMA cho kết quả tin cậ</w:t>
      </w:r>
      <w:r w:rsidR="00636179">
        <w:t>y hơn</w:t>
      </w:r>
      <w:r>
        <w:t xml:space="preserve">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w:t>
      </w:r>
      <w:proofErr w:type="gramStart"/>
      <w:r>
        <w:t>thu</w:t>
      </w:r>
      <w:proofErr w:type="gramEnd"/>
      <w:r>
        <w:t xml:space="preserve">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87868">
      <w:pPr>
        <w:pStyle w:val="NoFormat"/>
      </w:pPr>
    </w:p>
    <w:tbl>
      <w:tblPr>
        <w:tblpPr w:leftFromText="180" w:rightFromText="180" w:vertAnchor="text" w:horzAnchor="margin" w:tblpY="480"/>
        <w:tblW w:w="9134" w:type="dxa"/>
        <w:tblLook w:val="04A0" w:firstRow="1" w:lastRow="0" w:firstColumn="1" w:lastColumn="0" w:noHBand="0" w:noVBand="1"/>
      </w:tblPr>
      <w:tblGrid>
        <w:gridCol w:w="1253"/>
        <w:gridCol w:w="5357"/>
        <w:gridCol w:w="805"/>
        <w:gridCol w:w="783"/>
        <w:gridCol w:w="964"/>
      </w:tblGrid>
      <w:tr w:rsidR="009523BA" w:rsidRPr="003A1CA3" w14:paraId="525D656E" w14:textId="77777777" w:rsidTr="00013CF6">
        <w:trPr>
          <w:trHeight w:val="27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D866" w14:textId="77777777" w:rsidR="009523BA" w:rsidRPr="00013CF6" w:rsidRDefault="009523BA" w:rsidP="00013CF6">
            <w:pPr>
              <w:pStyle w:val="BangBody"/>
              <w:spacing w:before="0"/>
              <w:rPr>
                <w:sz w:val="26"/>
                <w:szCs w:val="26"/>
              </w:rPr>
            </w:pPr>
            <w:bookmarkStart w:id="3637" w:name="_Toc343033798"/>
            <w:r w:rsidRPr="00013CF6">
              <w:rPr>
                <w:sz w:val="26"/>
                <w:szCs w:val="26"/>
              </w:rPr>
              <w:lastRenderedPageBreak/>
              <w:t> </w:t>
            </w:r>
          </w:p>
        </w:tc>
        <w:tc>
          <w:tcPr>
            <w:tcW w:w="5357" w:type="dxa"/>
            <w:tcBorders>
              <w:top w:val="single" w:sz="4" w:space="0" w:color="auto"/>
              <w:left w:val="nil"/>
              <w:bottom w:val="single" w:sz="4" w:space="0" w:color="auto"/>
              <w:right w:val="single" w:sz="4" w:space="0" w:color="auto"/>
            </w:tcBorders>
            <w:shd w:val="clear" w:color="auto" w:fill="auto"/>
            <w:noWrap/>
            <w:vAlign w:val="center"/>
            <w:hideMark/>
          </w:tcPr>
          <w:p w14:paraId="7CB5A12F" w14:textId="77777777" w:rsidR="009523BA" w:rsidRPr="00013CF6" w:rsidRDefault="009523BA" w:rsidP="00013CF6">
            <w:pPr>
              <w:pStyle w:val="BangBody"/>
              <w:spacing w:before="0"/>
              <w:jc w:val="center"/>
              <w:rPr>
                <w:b/>
                <w:sz w:val="26"/>
                <w:szCs w:val="26"/>
              </w:rPr>
            </w:pPr>
            <w:r w:rsidRPr="00013CF6">
              <w:rPr>
                <w:b/>
                <w:sz w:val="26"/>
                <w:szCs w:val="26"/>
              </w:rPr>
              <w:t>Model</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5EF58A00" w14:textId="77777777" w:rsidR="009523BA" w:rsidRPr="00013CF6" w:rsidRDefault="009523BA" w:rsidP="00013CF6">
            <w:pPr>
              <w:pStyle w:val="BangBody"/>
              <w:spacing w:before="0"/>
              <w:jc w:val="center"/>
              <w:rPr>
                <w:b/>
                <w:sz w:val="26"/>
                <w:szCs w:val="26"/>
              </w:rPr>
            </w:pPr>
            <w:r w:rsidRPr="00013CF6">
              <w:rPr>
                <w:b/>
                <w:sz w:val="26"/>
                <w:szCs w:val="26"/>
              </w:rPr>
              <w:t>MAE</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CBBFAA5" w14:textId="77777777" w:rsidR="009523BA" w:rsidRPr="00013CF6" w:rsidRDefault="009523BA" w:rsidP="00013CF6">
            <w:pPr>
              <w:pStyle w:val="BangBody"/>
              <w:spacing w:before="0"/>
              <w:jc w:val="center"/>
              <w:rPr>
                <w:b/>
                <w:sz w:val="26"/>
                <w:szCs w:val="26"/>
              </w:rPr>
            </w:pPr>
            <w:r w:rsidRPr="00013CF6">
              <w:rPr>
                <w:b/>
                <w:sz w:val="26"/>
                <w:szCs w:val="26"/>
              </w:rPr>
              <w:t>MSE</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228B3AD9" w14:textId="77777777" w:rsidR="009523BA" w:rsidRPr="00013CF6" w:rsidRDefault="009523BA" w:rsidP="00013CF6">
            <w:pPr>
              <w:pStyle w:val="BangBody"/>
              <w:spacing w:before="0"/>
              <w:jc w:val="center"/>
              <w:rPr>
                <w:b/>
                <w:sz w:val="26"/>
                <w:szCs w:val="26"/>
              </w:rPr>
            </w:pPr>
            <w:r w:rsidRPr="00013CF6">
              <w:rPr>
                <w:b/>
                <w:sz w:val="26"/>
                <w:szCs w:val="26"/>
              </w:rPr>
              <w:t>MAPE</w:t>
            </w:r>
          </w:p>
        </w:tc>
      </w:tr>
      <w:tr w:rsidR="009523BA" w:rsidRPr="003A1CA3" w14:paraId="1DB511BF" w14:textId="77777777" w:rsidTr="00013CF6">
        <w:trPr>
          <w:trHeight w:val="544"/>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091B8E" w14:textId="7F13455D" w:rsidR="009523BA" w:rsidRPr="00013CF6" w:rsidRDefault="009523BA" w:rsidP="00013CF6">
            <w:pPr>
              <w:pStyle w:val="BangBody"/>
              <w:spacing w:before="0"/>
              <w:jc w:val="center"/>
              <w:rPr>
                <w:b/>
                <w:sz w:val="26"/>
                <w:szCs w:val="26"/>
              </w:rPr>
            </w:pPr>
            <w:r w:rsidRPr="00013CF6">
              <w:rPr>
                <w:b/>
                <w:sz w:val="26"/>
                <w:szCs w:val="26"/>
              </w:rPr>
              <w:t>ANN</w:t>
            </w:r>
          </w:p>
        </w:tc>
        <w:tc>
          <w:tcPr>
            <w:tcW w:w="5357" w:type="dxa"/>
            <w:tcBorders>
              <w:top w:val="nil"/>
              <w:left w:val="nil"/>
              <w:bottom w:val="single" w:sz="4" w:space="0" w:color="auto"/>
              <w:right w:val="single" w:sz="4" w:space="0" w:color="auto"/>
            </w:tcBorders>
            <w:shd w:val="clear" w:color="auto" w:fill="auto"/>
            <w:vAlign w:val="bottom"/>
            <w:hideMark/>
          </w:tcPr>
          <w:p w14:paraId="4C72F452" w14:textId="34D57D22" w:rsidR="009523BA" w:rsidRPr="00013CF6" w:rsidRDefault="00976130" w:rsidP="00013CF6">
            <w:pPr>
              <w:pStyle w:val="BangBody"/>
              <w:spacing w:before="0"/>
              <w:rPr>
                <w:sz w:val="26"/>
                <w:szCs w:val="26"/>
              </w:rPr>
            </w:pPr>
            <w:r>
              <w:rPr>
                <w:sz w:val="26"/>
                <w:szCs w:val="26"/>
              </w:rPr>
              <w:t>Nơron</w:t>
            </w:r>
            <w:r w:rsidR="009523BA" w:rsidRPr="00013CF6">
              <w:rPr>
                <w:sz w:val="26"/>
                <w:szCs w:val="26"/>
              </w:rPr>
              <w:t>(6,6,1), Algorithm=RPROP, epoches=144,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7113D08B" w14:textId="77777777" w:rsidR="009523BA" w:rsidRPr="00013CF6" w:rsidRDefault="009523BA" w:rsidP="00013CF6">
            <w:pPr>
              <w:pStyle w:val="BangBody"/>
              <w:spacing w:before="0"/>
              <w:jc w:val="center"/>
              <w:rPr>
                <w:sz w:val="26"/>
                <w:szCs w:val="26"/>
              </w:rPr>
            </w:pPr>
            <w:r w:rsidRPr="00013CF6">
              <w:rPr>
                <w:sz w:val="26"/>
                <w:szCs w:val="26"/>
              </w:rPr>
              <w:t>0.23</w:t>
            </w:r>
          </w:p>
        </w:tc>
        <w:tc>
          <w:tcPr>
            <w:tcW w:w="777" w:type="dxa"/>
            <w:tcBorders>
              <w:top w:val="nil"/>
              <w:left w:val="nil"/>
              <w:bottom w:val="single" w:sz="4" w:space="0" w:color="auto"/>
              <w:right w:val="single" w:sz="4" w:space="0" w:color="auto"/>
            </w:tcBorders>
            <w:shd w:val="clear" w:color="auto" w:fill="auto"/>
            <w:noWrap/>
            <w:vAlign w:val="center"/>
            <w:hideMark/>
          </w:tcPr>
          <w:p w14:paraId="20344DC6" w14:textId="77777777" w:rsidR="009523BA" w:rsidRPr="00013CF6" w:rsidRDefault="009523BA" w:rsidP="00013CF6">
            <w:pPr>
              <w:pStyle w:val="BangBody"/>
              <w:spacing w:before="0"/>
              <w:jc w:val="center"/>
              <w:rPr>
                <w:sz w:val="26"/>
                <w:szCs w:val="26"/>
              </w:rPr>
            </w:pPr>
            <w:r w:rsidRPr="00013CF6">
              <w:rPr>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1198605A" w14:textId="77777777" w:rsidR="009523BA" w:rsidRPr="00013CF6" w:rsidRDefault="009523BA" w:rsidP="00013CF6">
            <w:pPr>
              <w:pStyle w:val="BangBody"/>
              <w:spacing w:before="0"/>
              <w:jc w:val="center"/>
              <w:rPr>
                <w:sz w:val="26"/>
                <w:szCs w:val="26"/>
              </w:rPr>
            </w:pPr>
            <w:r w:rsidRPr="00013CF6">
              <w:rPr>
                <w:sz w:val="26"/>
                <w:szCs w:val="26"/>
              </w:rPr>
              <w:t>1.34</w:t>
            </w:r>
          </w:p>
        </w:tc>
      </w:tr>
      <w:tr w:rsidR="009523BA" w:rsidRPr="003A1CA3" w14:paraId="3F351FCA" w14:textId="77777777" w:rsidTr="00013CF6">
        <w:trPr>
          <w:trHeight w:val="544"/>
        </w:trPr>
        <w:tc>
          <w:tcPr>
            <w:tcW w:w="1244" w:type="dxa"/>
            <w:vMerge/>
            <w:tcBorders>
              <w:top w:val="nil"/>
              <w:left w:val="single" w:sz="4" w:space="0" w:color="auto"/>
              <w:bottom w:val="single" w:sz="4" w:space="0" w:color="000000"/>
              <w:right w:val="single" w:sz="4" w:space="0" w:color="auto"/>
            </w:tcBorders>
            <w:vAlign w:val="center"/>
            <w:hideMark/>
          </w:tcPr>
          <w:p w14:paraId="467696F1" w14:textId="77777777" w:rsidR="009523BA" w:rsidRPr="00013CF6" w:rsidRDefault="009523BA" w:rsidP="00013CF6">
            <w:pPr>
              <w:pStyle w:val="BangBody"/>
              <w:spacing w:before="0"/>
              <w:jc w:val="center"/>
              <w:rPr>
                <w:b/>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4E896B20" w14:textId="759E41C8" w:rsidR="009523BA" w:rsidRPr="00013CF6" w:rsidRDefault="00976130" w:rsidP="00013CF6">
            <w:pPr>
              <w:pStyle w:val="BangBody"/>
              <w:spacing w:before="0"/>
              <w:rPr>
                <w:sz w:val="26"/>
                <w:szCs w:val="26"/>
              </w:rPr>
            </w:pPr>
            <w:r>
              <w:rPr>
                <w:sz w:val="26"/>
                <w:szCs w:val="26"/>
              </w:rPr>
              <w:t>Nơron</w:t>
            </w:r>
            <w:r w:rsidR="009523BA" w:rsidRPr="00013CF6">
              <w:rPr>
                <w:sz w:val="26"/>
                <w:szCs w:val="26"/>
              </w:rPr>
              <w:t>(7,7,1),Algorithm=Back Propagation, epoches=98,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08DF80B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0159E15F" w14:textId="77777777" w:rsidR="009523BA" w:rsidRPr="00013CF6" w:rsidRDefault="009523BA" w:rsidP="00013CF6">
            <w:pPr>
              <w:pStyle w:val="BangBody"/>
              <w:spacing w:before="0"/>
              <w:jc w:val="center"/>
              <w:rPr>
                <w:b/>
                <w:sz w:val="26"/>
                <w:szCs w:val="26"/>
              </w:rPr>
            </w:pPr>
            <w:r w:rsidRPr="00013CF6">
              <w:rPr>
                <w:b/>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7027BAC6"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56749B02" w14:textId="77777777" w:rsidTr="00013CF6">
        <w:trPr>
          <w:trHeight w:val="270"/>
        </w:trPr>
        <w:tc>
          <w:tcPr>
            <w:tcW w:w="1244" w:type="dxa"/>
            <w:tcBorders>
              <w:top w:val="nil"/>
              <w:left w:val="single" w:sz="4" w:space="0" w:color="auto"/>
              <w:bottom w:val="single" w:sz="4" w:space="0" w:color="auto"/>
              <w:right w:val="single" w:sz="4" w:space="0" w:color="auto"/>
            </w:tcBorders>
            <w:shd w:val="clear" w:color="auto" w:fill="auto"/>
            <w:noWrap/>
            <w:vAlign w:val="center"/>
            <w:hideMark/>
          </w:tcPr>
          <w:p w14:paraId="74114FF0" w14:textId="77777777" w:rsidR="009523BA" w:rsidRPr="00013CF6" w:rsidRDefault="009523BA" w:rsidP="00013CF6">
            <w:pPr>
              <w:pStyle w:val="BangBody"/>
              <w:spacing w:before="0"/>
              <w:jc w:val="center"/>
              <w:rPr>
                <w:b/>
                <w:sz w:val="26"/>
                <w:szCs w:val="26"/>
              </w:rPr>
            </w:pPr>
            <w:r w:rsidRPr="00013CF6">
              <w:rPr>
                <w:b/>
                <w:sz w:val="26"/>
                <w:szCs w:val="26"/>
              </w:rPr>
              <w:t>SARIMA</w:t>
            </w:r>
          </w:p>
        </w:tc>
        <w:tc>
          <w:tcPr>
            <w:tcW w:w="5357" w:type="dxa"/>
            <w:tcBorders>
              <w:top w:val="nil"/>
              <w:left w:val="nil"/>
              <w:bottom w:val="single" w:sz="4" w:space="0" w:color="auto"/>
              <w:right w:val="single" w:sz="4" w:space="0" w:color="auto"/>
            </w:tcBorders>
            <w:shd w:val="clear" w:color="auto" w:fill="auto"/>
            <w:vAlign w:val="bottom"/>
            <w:hideMark/>
          </w:tcPr>
          <w:p w14:paraId="573495EF" w14:textId="77777777" w:rsidR="009523BA" w:rsidRPr="00013CF6" w:rsidRDefault="009523BA" w:rsidP="00013CF6">
            <w:pPr>
              <w:pStyle w:val="BangBody"/>
              <w:spacing w:before="0"/>
              <w:rPr>
                <w:sz w:val="26"/>
                <w:szCs w:val="26"/>
              </w:rPr>
            </w:pPr>
            <w:r w:rsidRPr="00013CF6">
              <w:rPr>
                <w:sz w:val="26"/>
                <w:szCs w:val="26"/>
              </w:rPr>
              <w:t>ARIMA(2, 0, 2)(0, 0, 0)0</w:t>
            </w:r>
          </w:p>
        </w:tc>
        <w:tc>
          <w:tcPr>
            <w:tcW w:w="799" w:type="dxa"/>
            <w:tcBorders>
              <w:top w:val="nil"/>
              <w:left w:val="nil"/>
              <w:bottom w:val="single" w:sz="4" w:space="0" w:color="auto"/>
              <w:right w:val="single" w:sz="4" w:space="0" w:color="auto"/>
            </w:tcBorders>
            <w:shd w:val="clear" w:color="auto" w:fill="auto"/>
            <w:noWrap/>
            <w:vAlign w:val="center"/>
            <w:hideMark/>
          </w:tcPr>
          <w:p w14:paraId="1768D375" w14:textId="77777777" w:rsidR="009523BA" w:rsidRPr="00013CF6" w:rsidRDefault="009523BA" w:rsidP="00013CF6">
            <w:pPr>
              <w:pStyle w:val="BangBody"/>
              <w:spacing w:before="0"/>
              <w:jc w:val="center"/>
              <w:rPr>
                <w:sz w:val="26"/>
                <w:szCs w:val="26"/>
              </w:rPr>
            </w:pPr>
            <w:r w:rsidRPr="00013CF6">
              <w:rPr>
                <w:sz w:val="26"/>
                <w:szCs w:val="26"/>
              </w:rPr>
              <w:t>0.24</w:t>
            </w:r>
          </w:p>
        </w:tc>
        <w:tc>
          <w:tcPr>
            <w:tcW w:w="777" w:type="dxa"/>
            <w:tcBorders>
              <w:top w:val="nil"/>
              <w:left w:val="nil"/>
              <w:bottom w:val="single" w:sz="4" w:space="0" w:color="auto"/>
              <w:right w:val="single" w:sz="4" w:space="0" w:color="auto"/>
            </w:tcBorders>
            <w:shd w:val="clear" w:color="auto" w:fill="auto"/>
            <w:noWrap/>
            <w:vAlign w:val="center"/>
            <w:hideMark/>
          </w:tcPr>
          <w:p w14:paraId="2B84FCFB" w14:textId="77777777" w:rsidR="009523BA" w:rsidRPr="00013CF6" w:rsidRDefault="009523BA" w:rsidP="00013CF6">
            <w:pPr>
              <w:pStyle w:val="BangBody"/>
              <w:spacing w:before="0"/>
              <w:jc w:val="center"/>
              <w:rPr>
                <w:sz w:val="26"/>
                <w:szCs w:val="26"/>
              </w:rPr>
            </w:pPr>
            <w:r w:rsidRPr="00013CF6">
              <w:rPr>
                <w:sz w:val="26"/>
                <w:szCs w:val="26"/>
              </w:rPr>
              <w:t>0.1</w:t>
            </w:r>
          </w:p>
        </w:tc>
        <w:tc>
          <w:tcPr>
            <w:tcW w:w="957" w:type="dxa"/>
            <w:tcBorders>
              <w:top w:val="nil"/>
              <w:left w:val="nil"/>
              <w:bottom w:val="single" w:sz="4" w:space="0" w:color="auto"/>
              <w:right w:val="single" w:sz="4" w:space="0" w:color="auto"/>
            </w:tcBorders>
            <w:shd w:val="clear" w:color="auto" w:fill="auto"/>
            <w:noWrap/>
            <w:vAlign w:val="center"/>
            <w:hideMark/>
          </w:tcPr>
          <w:p w14:paraId="27E9FBFB" w14:textId="77777777" w:rsidR="009523BA" w:rsidRPr="00013CF6" w:rsidRDefault="009523BA" w:rsidP="00013CF6">
            <w:pPr>
              <w:pStyle w:val="BangBody"/>
              <w:spacing w:before="0"/>
              <w:jc w:val="center"/>
              <w:rPr>
                <w:sz w:val="26"/>
                <w:szCs w:val="26"/>
              </w:rPr>
            </w:pPr>
            <w:r w:rsidRPr="00013CF6">
              <w:rPr>
                <w:sz w:val="26"/>
                <w:szCs w:val="26"/>
              </w:rPr>
              <w:t>1.42</w:t>
            </w:r>
          </w:p>
        </w:tc>
      </w:tr>
      <w:tr w:rsidR="009523BA" w:rsidRPr="003A1CA3" w14:paraId="425AF097" w14:textId="77777777" w:rsidTr="00013CF6">
        <w:trPr>
          <w:trHeight w:val="818"/>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6B78DD" w14:textId="77777777" w:rsidR="009523BA" w:rsidRPr="00013CF6" w:rsidRDefault="009523BA" w:rsidP="00013CF6">
            <w:pPr>
              <w:pStyle w:val="BangBody"/>
              <w:spacing w:before="0"/>
              <w:jc w:val="center"/>
              <w:rPr>
                <w:b/>
                <w:sz w:val="26"/>
                <w:szCs w:val="26"/>
              </w:rPr>
            </w:pPr>
            <w:r w:rsidRPr="00013CF6">
              <w:rPr>
                <w:b/>
                <w:sz w:val="26"/>
                <w:szCs w:val="26"/>
              </w:rPr>
              <w:t>Hybrid</w:t>
            </w:r>
          </w:p>
        </w:tc>
        <w:tc>
          <w:tcPr>
            <w:tcW w:w="5357" w:type="dxa"/>
            <w:tcBorders>
              <w:top w:val="nil"/>
              <w:left w:val="nil"/>
              <w:bottom w:val="single" w:sz="4" w:space="0" w:color="auto"/>
              <w:right w:val="single" w:sz="4" w:space="0" w:color="auto"/>
            </w:tcBorders>
            <w:shd w:val="clear" w:color="auto" w:fill="auto"/>
            <w:vAlign w:val="bottom"/>
            <w:hideMark/>
          </w:tcPr>
          <w:p w14:paraId="000887A9" w14:textId="07457CC7"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(6,6,1),Algorithm=RPROP, epoches=130,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62491BE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29C0985B" w14:textId="77777777" w:rsidR="009523BA" w:rsidRPr="00013CF6" w:rsidRDefault="009523BA" w:rsidP="00013CF6">
            <w:pPr>
              <w:pStyle w:val="BangBody"/>
              <w:spacing w:before="0"/>
              <w:jc w:val="center"/>
              <w:rPr>
                <w:b/>
                <w:sz w:val="26"/>
                <w:szCs w:val="26"/>
              </w:rPr>
            </w:pPr>
            <w:r w:rsidRPr="00013CF6">
              <w:rPr>
                <w:b/>
                <w:sz w:val="26"/>
                <w:szCs w:val="26"/>
              </w:rPr>
              <w:t>0.087</w:t>
            </w:r>
          </w:p>
        </w:tc>
        <w:tc>
          <w:tcPr>
            <w:tcW w:w="957" w:type="dxa"/>
            <w:tcBorders>
              <w:top w:val="nil"/>
              <w:left w:val="nil"/>
              <w:bottom w:val="single" w:sz="4" w:space="0" w:color="auto"/>
              <w:right w:val="single" w:sz="4" w:space="0" w:color="auto"/>
            </w:tcBorders>
            <w:shd w:val="clear" w:color="auto" w:fill="auto"/>
            <w:noWrap/>
            <w:vAlign w:val="center"/>
            <w:hideMark/>
          </w:tcPr>
          <w:p w14:paraId="5CA1B2F3"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036F6E47" w14:textId="77777777" w:rsidTr="00013CF6">
        <w:trPr>
          <w:trHeight w:val="818"/>
        </w:trPr>
        <w:tc>
          <w:tcPr>
            <w:tcW w:w="1244" w:type="dxa"/>
            <w:vMerge/>
            <w:tcBorders>
              <w:top w:val="nil"/>
              <w:left w:val="single" w:sz="4" w:space="0" w:color="auto"/>
              <w:bottom w:val="single" w:sz="4" w:space="0" w:color="000000"/>
              <w:right w:val="single" w:sz="4" w:space="0" w:color="auto"/>
            </w:tcBorders>
            <w:vAlign w:val="center"/>
            <w:hideMark/>
          </w:tcPr>
          <w:p w14:paraId="35CCA24E" w14:textId="77777777" w:rsidR="009523BA" w:rsidRPr="00013CF6" w:rsidRDefault="009523BA" w:rsidP="00013CF6">
            <w:pPr>
              <w:pStyle w:val="BangBody"/>
              <w:spacing w:before="0"/>
              <w:rPr>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067B4ED3" w14:textId="50A89666"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epoches=145,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438BA8E1" w14:textId="77777777" w:rsidR="009523BA" w:rsidRPr="00013CF6" w:rsidRDefault="009523BA" w:rsidP="00013CF6">
            <w:pPr>
              <w:pStyle w:val="BangBody"/>
              <w:spacing w:before="0"/>
              <w:jc w:val="center"/>
              <w:rPr>
                <w:sz w:val="26"/>
                <w:szCs w:val="26"/>
              </w:rPr>
            </w:pPr>
            <w:r w:rsidRPr="00013CF6">
              <w:rPr>
                <w:sz w:val="26"/>
                <w:szCs w:val="26"/>
              </w:rPr>
              <w:t>0.28</w:t>
            </w:r>
          </w:p>
        </w:tc>
        <w:tc>
          <w:tcPr>
            <w:tcW w:w="777" w:type="dxa"/>
            <w:tcBorders>
              <w:top w:val="nil"/>
              <w:left w:val="nil"/>
              <w:bottom w:val="single" w:sz="4" w:space="0" w:color="auto"/>
              <w:right w:val="single" w:sz="4" w:space="0" w:color="auto"/>
            </w:tcBorders>
            <w:shd w:val="clear" w:color="auto" w:fill="auto"/>
            <w:noWrap/>
            <w:vAlign w:val="center"/>
            <w:hideMark/>
          </w:tcPr>
          <w:p w14:paraId="5FDA8A5E" w14:textId="77777777" w:rsidR="009523BA" w:rsidRPr="00013CF6" w:rsidRDefault="009523BA" w:rsidP="00013CF6">
            <w:pPr>
              <w:pStyle w:val="BangBody"/>
              <w:spacing w:before="0"/>
              <w:jc w:val="center"/>
              <w:rPr>
                <w:sz w:val="26"/>
                <w:szCs w:val="26"/>
              </w:rPr>
            </w:pPr>
            <w:r w:rsidRPr="00013CF6">
              <w:rPr>
                <w:sz w:val="26"/>
                <w:szCs w:val="26"/>
              </w:rPr>
              <w:t>0.13</w:t>
            </w:r>
          </w:p>
        </w:tc>
        <w:tc>
          <w:tcPr>
            <w:tcW w:w="957" w:type="dxa"/>
            <w:tcBorders>
              <w:top w:val="nil"/>
              <w:left w:val="nil"/>
              <w:bottom w:val="single" w:sz="4" w:space="0" w:color="auto"/>
              <w:right w:val="single" w:sz="4" w:space="0" w:color="auto"/>
            </w:tcBorders>
            <w:shd w:val="clear" w:color="auto" w:fill="auto"/>
            <w:noWrap/>
            <w:vAlign w:val="center"/>
            <w:hideMark/>
          </w:tcPr>
          <w:p w14:paraId="5DFB0EB0" w14:textId="77777777" w:rsidR="009523BA" w:rsidRPr="00013CF6" w:rsidRDefault="009523BA" w:rsidP="00013CF6">
            <w:pPr>
              <w:pStyle w:val="BangBody"/>
              <w:spacing w:before="0"/>
              <w:jc w:val="center"/>
              <w:rPr>
                <w:sz w:val="26"/>
                <w:szCs w:val="26"/>
              </w:rPr>
            </w:pPr>
            <w:r w:rsidRPr="00013CF6">
              <w:rPr>
                <w:sz w:val="26"/>
                <w:szCs w:val="26"/>
              </w:rPr>
              <w:t>1.7</w:t>
            </w:r>
          </w:p>
        </w:tc>
      </w:tr>
    </w:tbl>
    <w:p w14:paraId="046281FA" w14:textId="0E39E960" w:rsidR="009523BA" w:rsidRPr="009523BA" w:rsidRDefault="009523BA" w:rsidP="009523BA">
      <w:pPr>
        <w:pStyle w:val="Bang"/>
        <w:spacing w:before="0" w:after="0"/>
      </w:pPr>
      <w:bookmarkStart w:id="3638" w:name="_Toc343844959"/>
      <w:bookmarkEnd w:id="3637"/>
      <w:r w:rsidRPr="00EF4E32">
        <w:t>Bảng 6.6:</w:t>
      </w:r>
      <w:r w:rsidRPr="004D696B">
        <w:t xml:space="preserve"> Kết quả thực nghiệm chuỗi dữ liệu</w:t>
      </w:r>
      <w:r>
        <w:t xml:space="preserve"> </w:t>
      </w:r>
      <w:r w:rsidRPr="004D696B">
        <w:t>Chemical</w:t>
      </w:r>
      <w:bookmarkEnd w:id="3638"/>
    </w:p>
    <w:p w14:paraId="3B3F1BEB" w14:textId="77777777" w:rsidR="000F226B" w:rsidRDefault="000F226B" w:rsidP="000F226B">
      <w:pPr>
        <w:pStyle w:val="Bang"/>
      </w:pPr>
      <w:bookmarkStart w:id="3639" w:name="_Toc343033799"/>
    </w:p>
    <w:p w14:paraId="77927C11" w14:textId="77777777" w:rsidR="00087868" w:rsidRDefault="00087868" w:rsidP="00013CF6">
      <w:pPr>
        <w:pStyle w:val="Bang"/>
      </w:pPr>
      <w:bookmarkStart w:id="3640" w:name="_Toc343844960"/>
    </w:p>
    <w:p w14:paraId="7792E666" w14:textId="064C8B36" w:rsidR="00726875" w:rsidRPr="00EF4E32" w:rsidRDefault="00E30631" w:rsidP="00013CF6">
      <w:pPr>
        <w:pStyle w:val="Bang"/>
      </w:pPr>
      <w:r w:rsidRPr="00EF4E32">
        <w:t>Bảng 6.7: Kết quả thực nghiệm chuỗi dữ liệu Prices</w:t>
      </w:r>
      <w:bookmarkEnd w:id="3639"/>
      <w:bookmarkEnd w:id="3640"/>
    </w:p>
    <w:tbl>
      <w:tblPr>
        <w:tblW w:w="8973" w:type="dxa"/>
        <w:tblLook w:val="04A0" w:firstRow="1" w:lastRow="0" w:firstColumn="1" w:lastColumn="0" w:noHBand="0" w:noVBand="1"/>
      </w:tblPr>
      <w:tblGrid>
        <w:gridCol w:w="1253"/>
        <w:gridCol w:w="5258"/>
        <w:gridCol w:w="805"/>
        <w:gridCol w:w="913"/>
        <w:gridCol w:w="964"/>
      </w:tblGrid>
      <w:tr w:rsidR="00A80B78" w:rsidRPr="007F5C98" w14:paraId="1E2C0D10" w14:textId="77777777" w:rsidTr="00013CF6">
        <w:trPr>
          <w:trHeight w:val="302"/>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6C6" w14:textId="77777777" w:rsidR="00A80B78" w:rsidRPr="00013CF6" w:rsidRDefault="00A80B78" w:rsidP="00013CF6">
            <w:pPr>
              <w:pStyle w:val="BangBody"/>
              <w:rPr>
                <w:sz w:val="26"/>
                <w:szCs w:val="26"/>
              </w:rPr>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
          <w:p w14:paraId="14DF6D2E" w14:textId="77777777" w:rsidR="00A80B78" w:rsidRPr="00013CF6" w:rsidRDefault="00A80B78" w:rsidP="00013CF6">
            <w:pPr>
              <w:pStyle w:val="BangBody"/>
              <w:jc w:val="center"/>
              <w:rPr>
                <w:b/>
                <w:sz w:val="26"/>
                <w:szCs w:val="26"/>
              </w:rPr>
            </w:pPr>
            <w:r w:rsidRPr="00013CF6">
              <w:rPr>
                <w:b/>
                <w:sz w:val="26"/>
                <w:szCs w:val="26"/>
              </w:rPr>
              <w:t>Model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A6C299E" w14:textId="77777777" w:rsidR="00A80B78" w:rsidRPr="00013CF6" w:rsidRDefault="00A80B78" w:rsidP="00013CF6">
            <w:pPr>
              <w:pStyle w:val="BangBody"/>
              <w:jc w:val="center"/>
              <w:rPr>
                <w:b/>
                <w:sz w:val="26"/>
                <w:szCs w:val="26"/>
              </w:rPr>
            </w:pPr>
            <w:r w:rsidRPr="00013CF6">
              <w:rPr>
                <w:b/>
                <w:sz w:val="26"/>
                <w:szCs w:val="26"/>
              </w:rPr>
              <w:t>MAE</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2857D2D" w14:textId="77777777" w:rsidR="00A80B78" w:rsidRPr="00013CF6" w:rsidRDefault="00A80B78" w:rsidP="00013CF6">
            <w:pPr>
              <w:pStyle w:val="BangBody"/>
              <w:jc w:val="center"/>
              <w:rPr>
                <w:b/>
                <w:sz w:val="26"/>
                <w:szCs w:val="26"/>
              </w:rPr>
            </w:pPr>
            <w:r w:rsidRPr="00013CF6">
              <w:rPr>
                <w:b/>
                <w:sz w:val="26"/>
                <w:szCs w:val="26"/>
              </w:rPr>
              <w:t>MSE</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561FD49A"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7F5C98" w14:paraId="7021695F" w14:textId="77777777" w:rsidTr="00013CF6">
        <w:trPr>
          <w:trHeight w:val="609"/>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DE59F" w14:textId="0A5BCEA5" w:rsidR="00A80B78" w:rsidRPr="00013CF6" w:rsidRDefault="00A80B78" w:rsidP="00013CF6">
            <w:pPr>
              <w:pStyle w:val="BangBody"/>
              <w:jc w:val="center"/>
              <w:rPr>
                <w:b/>
                <w:sz w:val="26"/>
                <w:szCs w:val="26"/>
              </w:rPr>
            </w:pPr>
            <w:r w:rsidRPr="00013CF6">
              <w:rPr>
                <w:b/>
                <w:sz w:val="26"/>
                <w:szCs w:val="26"/>
              </w:rPr>
              <w:t>ANN</w:t>
            </w:r>
          </w:p>
        </w:tc>
        <w:tc>
          <w:tcPr>
            <w:tcW w:w="5258" w:type="dxa"/>
            <w:tcBorders>
              <w:top w:val="nil"/>
              <w:left w:val="nil"/>
              <w:bottom w:val="single" w:sz="4" w:space="0" w:color="auto"/>
              <w:right w:val="single" w:sz="4" w:space="0" w:color="auto"/>
            </w:tcBorders>
            <w:shd w:val="clear" w:color="auto" w:fill="auto"/>
            <w:vAlign w:val="bottom"/>
            <w:hideMark/>
          </w:tcPr>
          <w:p w14:paraId="195ED131" w14:textId="5561848A"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epoches=91,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658C02C4" w14:textId="77777777" w:rsidR="00A80B78" w:rsidRPr="00013CF6" w:rsidRDefault="00A80B78" w:rsidP="00013CF6">
            <w:pPr>
              <w:pStyle w:val="BangBody"/>
              <w:jc w:val="center"/>
              <w:rPr>
                <w:sz w:val="26"/>
                <w:szCs w:val="26"/>
              </w:rPr>
            </w:pPr>
            <w:r w:rsidRPr="00013CF6">
              <w:rPr>
                <w:sz w:val="26"/>
                <w:szCs w:val="26"/>
              </w:rPr>
              <w:t>9.98</w:t>
            </w:r>
          </w:p>
        </w:tc>
        <w:tc>
          <w:tcPr>
            <w:tcW w:w="862" w:type="dxa"/>
            <w:tcBorders>
              <w:top w:val="nil"/>
              <w:left w:val="nil"/>
              <w:bottom w:val="single" w:sz="4" w:space="0" w:color="auto"/>
              <w:right w:val="single" w:sz="4" w:space="0" w:color="auto"/>
            </w:tcBorders>
            <w:shd w:val="clear" w:color="auto" w:fill="auto"/>
            <w:noWrap/>
            <w:vAlign w:val="center"/>
            <w:hideMark/>
          </w:tcPr>
          <w:p w14:paraId="4752FB5C" w14:textId="77777777" w:rsidR="00A80B78" w:rsidRPr="00013CF6" w:rsidRDefault="00A80B78" w:rsidP="00013CF6">
            <w:pPr>
              <w:pStyle w:val="BangBody"/>
              <w:jc w:val="center"/>
              <w:rPr>
                <w:sz w:val="26"/>
                <w:szCs w:val="26"/>
              </w:rPr>
            </w:pPr>
            <w:r w:rsidRPr="00013CF6">
              <w:rPr>
                <w:sz w:val="26"/>
                <w:szCs w:val="26"/>
              </w:rPr>
              <w:t>174.11</w:t>
            </w:r>
          </w:p>
        </w:tc>
        <w:tc>
          <w:tcPr>
            <w:tcW w:w="910" w:type="dxa"/>
            <w:tcBorders>
              <w:top w:val="nil"/>
              <w:left w:val="nil"/>
              <w:bottom w:val="single" w:sz="4" w:space="0" w:color="auto"/>
              <w:right w:val="single" w:sz="4" w:space="0" w:color="auto"/>
            </w:tcBorders>
            <w:shd w:val="clear" w:color="auto" w:fill="auto"/>
            <w:noWrap/>
            <w:vAlign w:val="center"/>
            <w:hideMark/>
          </w:tcPr>
          <w:p w14:paraId="5581D050" w14:textId="77777777" w:rsidR="00A80B78" w:rsidRPr="00013CF6" w:rsidRDefault="00A80B78" w:rsidP="00013CF6">
            <w:pPr>
              <w:pStyle w:val="BangBody"/>
              <w:jc w:val="center"/>
              <w:rPr>
                <w:sz w:val="26"/>
                <w:szCs w:val="26"/>
              </w:rPr>
            </w:pPr>
            <w:r w:rsidRPr="00013CF6">
              <w:rPr>
                <w:sz w:val="26"/>
                <w:szCs w:val="26"/>
              </w:rPr>
              <w:t>2.2</w:t>
            </w:r>
          </w:p>
        </w:tc>
      </w:tr>
      <w:tr w:rsidR="00A80B78" w:rsidRPr="007F5C98" w14:paraId="31026145" w14:textId="77777777" w:rsidTr="00013CF6">
        <w:trPr>
          <w:trHeight w:val="609"/>
        </w:trPr>
        <w:tc>
          <w:tcPr>
            <w:tcW w:w="1183" w:type="dxa"/>
            <w:vMerge/>
            <w:tcBorders>
              <w:top w:val="nil"/>
              <w:left w:val="single" w:sz="4" w:space="0" w:color="auto"/>
              <w:bottom w:val="single" w:sz="4" w:space="0" w:color="000000"/>
              <w:right w:val="single" w:sz="4" w:space="0" w:color="auto"/>
            </w:tcBorders>
            <w:vAlign w:val="center"/>
            <w:hideMark/>
          </w:tcPr>
          <w:p w14:paraId="4CD45952" w14:textId="77777777" w:rsidR="00A80B78" w:rsidRPr="00013CF6" w:rsidRDefault="00A80B78" w:rsidP="00013CF6">
            <w:pPr>
              <w:pStyle w:val="BangBody"/>
              <w:jc w:val="center"/>
              <w:rPr>
                <w:b/>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097389B7" w14:textId="76FE33A4"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3076ECAD" w14:textId="77777777" w:rsidR="00A80B78" w:rsidRPr="00013CF6" w:rsidRDefault="00A80B78" w:rsidP="00013CF6">
            <w:pPr>
              <w:pStyle w:val="BangBody"/>
              <w:jc w:val="center"/>
              <w:rPr>
                <w:sz w:val="26"/>
                <w:szCs w:val="26"/>
              </w:rPr>
            </w:pPr>
            <w:r w:rsidRPr="00013CF6">
              <w:rPr>
                <w:sz w:val="26"/>
                <w:szCs w:val="26"/>
              </w:rPr>
              <w:t>15.53</w:t>
            </w:r>
          </w:p>
        </w:tc>
        <w:tc>
          <w:tcPr>
            <w:tcW w:w="862" w:type="dxa"/>
            <w:tcBorders>
              <w:top w:val="nil"/>
              <w:left w:val="nil"/>
              <w:bottom w:val="single" w:sz="4" w:space="0" w:color="auto"/>
              <w:right w:val="single" w:sz="4" w:space="0" w:color="auto"/>
            </w:tcBorders>
            <w:shd w:val="clear" w:color="auto" w:fill="auto"/>
            <w:noWrap/>
            <w:vAlign w:val="center"/>
            <w:hideMark/>
          </w:tcPr>
          <w:p w14:paraId="5D626F5B" w14:textId="77777777" w:rsidR="00A80B78" w:rsidRPr="00013CF6" w:rsidRDefault="00A80B78" w:rsidP="00013CF6">
            <w:pPr>
              <w:pStyle w:val="BangBody"/>
              <w:jc w:val="center"/>
              <w:rPr>
                <w:sz w:val="26"/>
                <w:szCs w:val="26"/>
              </w:rPr>
            </w:pPr>
            <w:r w:rsidRPr="00013CF6">
              <w:rPr>
                <w:sz w:val="26"/>
                <w:szCs w:val="26"/>
              </w:rPr>
              <w:t>356</w:t>
            </w:r>
          </w:p>
        </w:tc>
        <w:tc>
          <w:tcPr>
            <w:tcW w:w="910" w:type="dxa"/>
            <w:tcBorders>
              <w:top w:val="nil"/>
              <w:left w:val="nil"/>
              <w:bottom w:val="single" w:sz="4" w:space="0" w:color="auto"/>
              <w:right w:val="single" w:sz="4" w:space="0" w:color="auto"/>
            </w:tcBorders>
            <w:shd w:val="clear" w:color="auto" w:fill="auto"/>
            <w:noWrap/>
            <w:vAlign w:val="center"/>
            <w:hideMark/>
          </w:tcPr>
          <w:p w14:paraId="2456CCFA" w14:textId="77777777" w:rsidR="00A80B78" w:rsidRPr="00013CF6" w:rsidRDefault="00A80B78" w:rsidP="00013CF6">
            <w:pPr>
              <w:pStyle w:val="BangBody"/>
              <w:jc w:val="center"/>
              <w:rPr>
                <w:sz w:val="26"/>
                <w:szCs w:val="26"/>
              </w:rPr>
            </w:pPr>
            <w:r w:rsidRPr="00013CF6">
              <w:rPr>
                <w:sz w:val="26"/>
                <w:szCs w:val="26"/>
              </w:rPr>
              <w:t>3.08</w:t>
            </w:r>
          </w:p>
        </w:tc>
      </w:tr>
      <w:tr w:rsidR="00A80B78" w:rsidRPr="007F5C98" w14:paraId="7AFBC497" w14:textId="77777777" w:rsidTr="00013CF6">
        <w:trPr>
          <w:trHeight w:val="302"/>
        </w:trPr>
        <w:tc>
          <w:tcPr>
            <w:tcW w:w="1183" w:type="dxa"/>
            <w:tcBorders>
              <w:top w:val="nil"/>
              <w:left w:val="single" w:sz="4" w:space="0" w:color="auto"/>
              <w:bottom w:val="single" w:sz="4" w:space="0" w:color="auto"/>
              <w:right w:val="single" w:sz="4" w:space="0" w:color="auto"/>
            </w:tcBorders>
            <w:shd w:val="clear" w:color="auto" w:fill="auto"/>
            <w:noWrap/>
            <w:vAlign w:val="center"/>
            <w:hideMark/>
          </w:tcPr>
          <w:p w14:paraId="435A74B9" w14:textId="5B41062A" w:rsidR="00A80B78" w:rsidRPr="00013CF6" w:rsidRDefault="00A80B78" w:rsidP="00013CF6">
            <w:pPr>
              <w:pStyle w:val="BangBody"/>
              <w:jc w:val="center"/>
              <w:rPr>
                <w:b/>
                <w:sz w:val="26"/>
                <w:szCs w:val="26"/>
              </w:rPr>
            </w:pPr>
            <w:r w:rsidRPr="00013CF6">
              <w:rPr>
                <w:b/>
                <w:sz w:val="26"/>
                <w:szCs w:val="26"/>
              </w:rPr>
              <w:t>SARIMA</w:t>
            </w:r>
          </w:p>
        </w:tc>
        <w:tc>
          <w:tcPr>
            <w:tcW w:w="5258" w:type="dxa"/>
            <w:tcBorders>
              <w:top w:val="nil"/>
              <w:left w:val="nil"/>
              <w:bottom w:val="single" w:sz="4" w:space="0" w:color="auto"/>
              <w:right w:val="single" w:sz="4" w:space="0" w:color="auto"/>
            </w:tcBorders>
            <w:shd w:val="clear" w:color="auto" w:fill="auto"/>
            <w:vAlign w:val="bottom"/>
            <w:hideMark/>
          </w:tcPr>
          <w:p w14:paraId="003CC330" w14:textId="77777777" w:rsidR="00A80B78" w:rsidRPr="00013CF6" w:rsidRDefault="00A80B78" w:rsidP="00013CF6">
            <w:pPr>
              <w:pStyle w:val="BangBody"/>
              <w:rPr>
                <w:sz w:val="26"/>
                <w:szCs w:val="26"/>
              </w:rPr>
            </w:pPr>
            <w:r w:rsidRPr="00013CF6">
              <w:rPr>
                <w:sz w:val="26"/>
                <w:szCs w:val="26"/>
              </w:rPr>
              <w:t>ARIMA(2, 1, 2)(0, 0, 0)0</w:t>
            </w:r>
          </w:p>
        </w:tc>
        <w:tc>
          <w:tcPr>
            <w:tcW w:w="760" w:type="dxa"/>
            <w:tcBorders>
              <w:top w:val="nil"/>
              <w:left w:val="nil"/>
              <w:bottom w:val="single" w:sz="4" w:space="0" w:color="auto"/>
              <w:right w:val="single" w:sz="4" w:space="0" w:color="auto"/>
            </w:tcBorders>
            <w:shd w:val="clear" w:color="auto" w:fill="auto"/>
            <w:noWrap/>
            <w:vAlign w:val="center"/>
            <w:hideMark/>
          </w:tcPr>
          <w:p w14:paraId="3618C415" w14:textId="77777777" w:rsidR="00A80B78" w:rsidRPr="00013CF6" w:rsidRDefault="00A80B78" w:rsidP="00013CF6">
            <w:pPr>
              <w:pStyle w:val="BangBody"/>
              <w:jc w:val="center"/>
              <w:rPr>
                <w:b/>
                <w:sz w:val="26"/>
                <w:szCs w:val="26"/>
              </w:rPr>
            </w:pPr>
            <w:r w:rsidRPr="00013CF6">
              <w:rPr>
                <w:b/>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6F272395" w14:textId="77777777" w:rsidR="00A80B78" w:rsidRPr="00013CF6" w:rsidRDefault="00A80B78" w:rsidP="00013CF6">
            <w:pPr>
              <w:pStyle w:val="BangBody"/>
              <w:jc w:val="center"/>
              <w:rPr>
                <w:b/>
                <w:sz w:val="26"/>
                <w:szCs w:val="26"/>
              </w:rPr>
            </w:pPr>
            <w:r w:rsidRPr="00013CF6">
              <w:rPr>
                <w:b/>
                <w:sz w:val="26"/>
                <w:szCs w:val="26"/>
              </w:rPr>
              <w:t>51.99</w:t>
            </w:r>
          </w:p>
        </w:tc>
        <w:tc>
          <w:tcPr>
            <w:tcW w:w="910" w:type="dxa"/>
            <w:tcBorders>
              <w:top w:val="nil"/>
              <w:left w:val="nil"/>
              <w:bottom w:val="single" w:sz="4" w:space="0" w:color="auto"/>
              <w:right w:val="single" w:sz="4" w:space="0" w:color="auto"/>
            </w:tcBorders>
            <w:shd w:val="clear" w:color="auto" w:fill="auto"/>
            <w:noWrap/>
            <w:vAlign w:val="center"/>
            <w:hideMark/>
          </w:tcPr>
          <w:p w14:paraId="4B8CFE12" w14:textId="77777777" w:rsidR="00A80B78" w:rsidRPr="00013CF6" w:rsidRDefault="00A80B78" w:rsidP="00013CF6">
            <w:pPr>
              <w:pStyle w:val="BangBody"/>
              <w:jc w:val="center"/>
              <w:rPr>
                <w:b/>
                <w:sz w:val="26"/>
                <w:szCs w:val="26"/>
              </w:rPr>
            </w:pPr>
            <w:r w:rsidRPr="00013CF6">
              <w:rPr>
                <w:b/>
                <w:sz w:val="26"/>
                <w:szCs w:val="26"/>
              </w:rPr>
              <w:t>1.19</w:t>
            </w:r>
          </w:p>
        </w:tc>
      </w:tr>
      <w:tr w:rsidR="00A80B78" w:rsidRPr="007F5C98" w14:paraId="7815F608" w14:textId="77777777" w:rsidTr="00013CF6">
        <w:trPr>
          <w:trHeight w:val="916"/>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1BCB5" w14:textId="77777777" w:rsidR="00A80B78" w:rsidRPr="00013CF6" w:rsidRDefault="00A80B78" w:rsidP="00013CF6">
            <w:pPr>
              <w:pStyle w:val="BangBody"/>
              <w:jc w:val="center"/>
              <w:rPr>
                <w:b/>
                <w:sz w:val="26"/>
                <w:szCs w:val="26"/>
              </w:rPr>
            </w:pPr>
            <w:r w:rsidRPr="00013CF6">
              <w:rPr>
                <w:b/>
                <w:sz w:val="26"/>
                <w:szCs w:val="26"/>
              </w:rPr>
              <w:t>Hybrid</w:t>
            </w:r>
          </w:p>
        </w:tc>
        <w:tc>
          <w:tcPr>
            <w:tcW w:w="5258" w:type="dxa"/>
            <w:tcBorders>
              <w:top w:val="nil"/>
              <w:left w:val="nil"/>
              <w:bottom w:val="single" w:sz="4" w:space="0" w:color="auto"/>
              <w:right w:val="single" w:sz="4" w:space="0" w:color="auto"/>
            </w:tcBorders>
            <w:shd w:val="clear" w:color="auto" w:fill="auto"/>
            <w:vAlign w:val="bottom"/>
            <w:hideMark/>
          </w:tcPr>
          <w:p w14:paraId="68A13C4D" w14:textId="2EFA9DC5" w:rsidR="00A80B78" w:rsidRPr="00013CF6" w:rsidRDefault="00A80B78" w:rsidP="00013CF6">
            <w:pPr>
              <w:pStyle w:val="BangBody"/>
              <w:rPr>
                <w:sz w:val="26"/>
                <w:szCs w:val="26"/>
              </w:rPr>
            </w:pPr>
            <w:r w:rsidRPr="00013CF6">
              <w:rPr>
                <w:sz w:val="26"/>
                <w:szCs w:val="26"/>
              </w:rPr>
              <w:t>ARIMA(2, 1, 2)(0, 0, 0)0</w:t>
            </w:r>
            <w:r w:rsidRPr="00013CF6">
              <w:rPr>
                <w:sz w:val="26"/>
                <w:szCs w:val="26"/>
              </w:rPr>
              <w:br/>
            </w:r>
            <w:r w:rsidR="00976130">
              <w:rPr>
                <w:sz w:val="26"/>
                <w:szCs w:val="26"/>
              </w:rPr>
              <w:t>Nơron</w:t>
            </w:r>
            <w:r w:rsidRPr="00013CF6">
              <w:rPr>
                <w:sz w:val="26"/>
                <w:szCs w:val="26"/>
              </w:rPr>
              <w:t>(6,6,1),Algorithm=RPROP, epoches=35,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0C9339EE" w14:textId="77777777" w:rsidR="00A80B78" w:rsidRPr="00013CF6" w:rsidRDefault="00A80B78" w:rsidP="00013CF6">
            <w:pPr>
              <w:pStyle w:val="BangBody"/>
              <w:jc w:val="center"/>
              <w:rPr>
                <w:b/>
                <w:sz w:val="26"/>
                <w:szCs w:val="26"/>
              </w:rPr>
            </w:pPr>
            <w:r w:rsidRPr="00013CF6">
              <w:rPr>
                <w:b/>
                <w:sz w:val="26"/>
                <w:szCs w:val="26"/>
              </w:rPr>
              <w:t>5.14</w:t>
            </w:r>
          </w:p>
        </w:tc>
        <w:tc>
          <w:tcPr>
            <w:tcW w:w="862" w:type="dxa"/>
            <w:tcBorders>
              <w:top w:val="nil"/>
              <w:left w:val="nil"/>
              <w:bottom w:val="single" w:sz="4" w:space="0" w:color="auto"/>
              <w:right w:val="single" w:sz="4" w:space="0" w:color="auto"/>
            </w:tcBorders>
            <w:shd w:val="clear" w:color="auto" w:fill="auto"/>
            <w:noWrap/>
            <w:vAlign w:val="center"/>
            <w:hideMark/>
          </w:tcPr>
          <w:p w14:paraId="07221EC7" w14:textId="77777777" w:rsidR="00A80B78" w:rsidRPr="00013CF6" w:rsidRDefault="00A80B78" w:rsidP="00013CF6">
            <w:pPr>
              <w:pStyle w:val="BangBody"/>
              <w:jc w:val="center"/>
              <w:rPr>
                <w:b/>
                <w:sz w:val="26"/>
                <w:szCs w:val="26"/>
              </w:rPr>
            </w:pPr>
            <w:r w:rsidRPr="00013CF6">
              <w:rPr>
                <w:b/>
                <w:sz w:val="26"/>
                <w:szCs w:val="26"/>
              </w:rPr>
              <w:t>51.74</w:t>
            </w:r>
          </w:p>
        </w:tc>
        <w:tc>
          <w:tcPr>
            <w:tcW w:w="910" w:type="dxa"/>
            <w:tcBorders>
              <w:top w:val="nil"/>
              <w:left w:val="nil"/>
              <w:bottom w:val="single" w:sz="4" w:space="0" w:color="auto"/>
              <w:right w:val="single" w:sz="4" w:space="0" w:color="auto"/>
            </w:tcBorders>
            <w:shd w:val="clear" w:color="auto" w:fill="auto"/>
            <w:noWrap/>
            <w:vAlign w:val="center"/>
            <w:hideMark/>
          </w:tcPr>
          <w:p w14:paraId="43037E6D" w14:textId="77777777" w:rsidR="00A80B78" w:rsidRPr="00013CF6" w:rsidRDefault="00A80B78" w:rsidP="00013CF6">
            <w:pPr>
              <w:pStyle w:val="BangBody"/>
              <w:jc w:val="center"/>
              <w:rPr>
                <w:b/>
                <w:sz w:val="26"/>
                <w:szCs w:val="26"/>
              </w:rPr>
            </w:pPr>
            <w:r w:rsidRPr="00013CF6">
              <w:rPr>
                <w:b/>
                <w:sz w:val="26"/>
                <w:szCs w:val="26"/>
              </w:rPr>
              <w:t>1.18</w:t>
            </w:r>
          </w:p>
        </w:tc>
      </w:tr>
      <w:tr w:rsidR="00A80B78" w:rsidRPr="007F5C98" w14:paraId="69CCC02C" w14:textId="77777777" w:rsidTr="00013CF6">
        <w:trPr>
          <w:trHeight w:val="916"/>
        </w:trPr>
        <w:tc>
          <w:tcPr>
            <w:tcW w:w="1183" w:type="dxa"/>
            <w:vMerge/>
            <w:tcBorders>
              <w:top w:val="nil"/>
              <w:left w:val="single" w:sz="4" w:space="0" w:color="auto"/>
              <w:bottom w:val="single" w:sz="4" w:space="0" w:color="000000"/>
              <w:right w:val="single" w:sz="4" w:space="0" w:color="auto"/>
            </w:tcBorders>
            <w:vAlign w:val="center"/>
            <w:hideMark/>
          </w:tcPr>
          <w:p w14:paraId="7D8C9A52" w14:textId="77777777" w:rsidR="00A80B78" w:rsidRPr="00013CF6" w:rsidRDefault="00A80B78" w:rsidP="00013CF6">
            <w:pPr>
              <w:pStyle w:val="BangBody"/>
              <w:rPr>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16094117" w14:textId="4E9F9715" w:rsidR="00A80B78" w:rsidRPr="00013CF6" w:rsidRDefault="00A80B78" w:rsidP="00013CF6">
            <w:pPr>
              <w:pStyle w:val="BangBody"/>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epoches=136,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7C12C839" w14:textId="77777777" w:rsidR="00A80B78" w:rsidRPr="00013CF6" w:rsidRDefault="00A80B78" w:rsidP="00013CF6">
            <w:pPr>
              <w:pStyle w:val="BangBody"/>
              <w:jc w:val="center"/>
              <w:rPr>
                <w:sz w:val="26"/>
                <w:szCs w:val="26"/>
              </w:rPr>
            </w:pPr>
            <w:r w:rsidRPr="00013CF6">
              <w:rPr>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77982DBC" w14:textId="77777777" w:rsidR="00A80B78" w:rsidRPr="00013CF6" w:rsidRDefault="00A80B78" w:rsidP="00013CF6">
            <w:pPr>
              <w:pStyle w:val="BangBody"/>
              <w:jc w:val="center"/>
              <w:rPr>
                <w:sz w:val="26"/>
                <w:szCs w:val="26"/>
              </w:rPr>
            </w:pPr>
            <w:r w:rsidRPr="00013CF6">
              <w:rPr>
                <w:sz w:val="26"/>
                <w:szCs w:val="26"/>
              </w:rPr>
              <w:t>54.85</w:t>
            </w:r>
          </w:p>
        </w:tc>
        <w:tc>
          <w:tcPr>
            <w:tcW w:w="910" w:type="dxa"/>
            <w:tcBorders>
              <w:top w:val="nil"/>
              <w:left w:val="nil"/>
              <w:bottom w:val="single" w:sz="4" w:space="0" w:color="auto"/>
              <w:right w:val="single" w:sz="4" w:space="0" w:color="auto"/>
            </w:tcBorders>
            <w:shd w:val="clear" w:color="auto" w:fill="auto"/>
            <w:noWrap/>
            <w:vAlign w:val="center"/>
            <w:hideMark/>
          </w:tcPr>
          <w:p w14:paraId="241F8F64" w14:textId="77777777" w:rsidR="00A80B78" w:rsidRPr="00013CF6" w:rsidRDefault="00A80B78" w:rsidP="00013CF6">
            <w:pPr>
              <w:pStyle w:val="BangBody"/>
              <w:jc w:val="center"/>
              <w:rPr>
                <w:sz w:val="26"/>
                <w:szCs w:val="26"/>
              </w:rPr>
            </w:pPr>
            <w:r w:rsidRPr="00013CF6">
              <w:rPr>
                <w:sz w:val="26"/>
                <w:szCs w:val="26"/>
              </w:rPr>
              <w:t>1.19</w:t>
            </w:r>
          </w:p>
        </w:tc>
      </w:tr>
    </w:tbl>
    <w:p w14:paraId="4A1F2BFC" w14:textId="77777777" w:rsidR="00087868" w:rsidRDefault="00087868" w:rsidP="00087868"/>
    <w:p w14:paraId="5377D661" w14:textId="76919DE6" w:rsidR="00A21340" w:rsidRDefault="00810267" w:rsidP="00A21340">
      <w:pPr>
        <w:pStyle w:val="Heading3"/>
      </w:pPr>
      <w:bookmarkStart w:id="3641" w:name="_Toc343859803"/>
      <w:r>
        <w:lastRenderedPageBreak/>
        <w:t>Bộ dữ liệu</w:t>
      </w:r>
      <w:r w:rsidR="00DC7B41">
        <w:t xml:space="preserve"> có tính phi tuyến</w:t>
      </w:r>
      <w:bookmarkStart w:id="3642" w:name="_Toc343033800"/>
      <w:bookmarkEnd w:id="3641"/>
    </w:p>
    <w:p w14:paraId="016E457A" w14:textId="41C29140" w:rsidR="00B228F5" w:rsidRPr="00EF4E32" w:rsidRDefault="00B228F5" w:rsidP="00013CF6">
      <w:pPr>
        <w:pStyle w:val="Bang"/>
      </w:pPr>
      <w:bookmarkStart w:id="3643" w:name="_Toc343844961"/>
      <w:r w:rsidRPr="00EF4E32">
        <w:t>Bảng 6.8: Kết quả thực nghiệm chuỗi dữ liệu Sunspots</w:t>
      </w:r>
      <w:bookmarkEnd w:id="3642"/>
      <w:bookmarkEnd w:id="3643"/>
    </w:p>
    <w:tbl>
      <w:tblPr>
        <w:tblW w:w="9002" w:type="dxa"/>
        <w:tblLook w:val="04A0" w:firstRow="1" w:lastRow="0" w:firstColumn="1" w:lastColumn="0" w:noHBand="0" w:noVBand="1"/>
      </w:tblPr>
      <w:tblGrid>
        <w:gridCol w:w="1253"/>
        <w:gridCol w:w="5274"/>
        <w:gridCol w:w="805"/>
        <w:gridCol w:w="913"/>
        <w:gridCol w:w="964"/>
      </w:tblGrid>
      <w:tr w:rsidR="00A80B78" w:rsidRPr="00AF5054" w14:paraId="32B6DDA6" w14:textId="77777777" w:rsidTr="00013CF6">
        <w:trPr>
          <w:trHeight w:val="300"/>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C366" w14:textId="77777777" w:rsidR="00A80B78" w:rsidRPr="00013CF6" w:rsidRDefault="00A80B78" w:rsidP="00013CF6">
            <w:pPr>
              <w:pStyle w:val="BangBody"/>
              <w:rPr>
                <w:sz w:val="26"/>
                <w:szCs w:val="26"/>
              </w:rPr>
            </w:pPr>
            <w:r w:rsidRPr="00013CF6">
              <w:rPr>
                <w:sz w:val="26"/>
                <w:szCs w:val="26"/>
              </w:rPr>
              <w:t> </w:t>
            </w:r>
          </w:p>
        </w:tc>
        <w:tc>
          <w:tcPr>
            <w:tcW w:w="5274" w:type="dxa"/>
            <w:tcBorders>
              <w:top w:val="single" w:sz="4" w:space="0" w:color="auto"/>
              <w:left w:val="nil"/>
              <w:bottom w:val="single" w:sz="4" w:space="0" w:color="auto"/>
              <w:right w:val="single" w:sz="4" w:space="0" w:color="auto"/>
            </w:tcBorders>
            <w:shd w:val="clear" w:color="auto" w:fill="auto"/>
            <w:noWrap/>
            <w:vAlign w:val="center"/>
            <w:hideMark/>
          </w:tcPr>
          <w:p w14:paraId="583ED2EE" w14:textId="77777777" w:rsidR="00A80B78" w:rsidRPr="00013CF6" w:rsidRDefault="00A80B78" w:rsidP="00013CF6">
            <w:pPr>
              <w:pStyle w:val="BangBody"/>
              <w:jc w:val="center"/>
              <w:rPr>
                <w:b/>
                <w:sz w:val="26"/>
                <w:szCs w:val="26"/>
              </w:rPr>
            </w:pPr>
            <w:r w:rsidRPr="00013CF6">
              <w:rPr>
                <w:b/>
                <w:sz w:val="26"/>
                <w:szCs w:val="26"/>
              </w:rPr>
              <w:t>Model</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14:paraId="7D2EDB1C" w14:textId="77777777" w:rsidR="00A80B78" w:rsidRPr="00013CF6" w:rsidRDefault="00A80B78" w:rsidP="00013CF6">
            <w:pPr>
              <w:pStyle w:val="BangBody"/>
              <w:jc w:val="center"/>
              <w:rPr>
                <w:b/>
                <w:sz w:val="26"/>
                <w:szCs w:val="26"/>
              </w:rPr>
            </w:pPr>
            <w:r w:rsidRPr="00013CF6">
              <w:rPr>
                <w:b/>
                <w:sz w:val="26"/>
                <w:szCs w:val="26"/>
              </w:rPr>
              <w:t>MAE</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14:paraId="0998BB89" w14:textId="77777777" w:rsidR="00A80B78" w:rsidRPr="00013CF6" w:rsidRDefault="00A80B78" w:rsidP="00013CF6">
            <w:pPr>
              <w:pStyle w:val="BangBody"/>
              <w:jc w:val="center"/>
              <w:rPr>
                <w:b/>
                <w:sz w:val="26"/>
                <w:szCs w:val="26"/>
              </w:rPr>
            </w:pPr>
            <w:r w:rsidRPr="00013CF6">
              <w:rPr>
                <w:b/>
                <w:sz w:val="26"/>
                <w:szCs w:val="26"/>
              </w:rPr>
              <w:t>MSE</w:t>
            </w:r>
          </w:p>
        </w:tc>
        <w:tc>
          <w:tcPr>
            <w:tcW w:w="913" w:type="dxa"/>
            <w:tcBorders>
              <w:top w:val="single" w:sz="4" w:space="0" w:color="auto"/>
              <w:left w:val="nil"/>
              <w:bottom w:val="single" w:sz="4" w:space="0" w:color="auto"/>
              <w:right w:val="single" w:sz="4" w:space="0" w:color="auto"/>
            </w:tcBorders>
            <w:shd w:val="clear" w:color="auto" w:fill="auto"/>
            <w:noWrap/>
            <w:vAlign w:val="center"/>
            <w:hideMark/>
          </w:tcPr>
          <w:p w14:paraId="435F1BB6"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13670A92" w14:textId="77777777" w:rsidTr="00013CF6">
        <w:trPr>
          <w:trHeight w:val="606"/>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61FC8D" w14:textId="5A304F37" w:rsidR="00A80B78" w:rsidRPr="00013CF6" w:rsidRDefault="00A80B78" w:rsidP="00013CF6">
            <w:pPr>
              <w:pStyle w:val="BangBody"/>
              <w:jc w:val="center"/>
              <w:rPr>
                <w:b/>
                <w:sz w:val="26"/>
                <w:szCs w:val="26"/>
              </w:rPr>
            </w:pPr>
            <w:r w:rsidRPr="00013CF6">
              <w:rPr>
                <w:b/>
                <w:sz w:val="26"/>
                <w:szCs w:val="26"/>
              </w:rPr>
              <w:t>ANN</w:t>
            </w:r>
          </w:p>
        </w:tc>
        <w:tc>
          <w:tcPr>
            <w:tcW w:w="5274" w:type="dxa"/>
            <w:tcBorders>
              <w:top w:val="nil"/>
              <w:left w:val="nil"/>
              <w:bottom w:val="single" w:sz="4" w:space="0" w:color="auto"/>
              <w:right w:val="single" w:sz="4" w:space="0" w:color="auto"/>
            </w:tcBorders>
            <w:shd w:val="clear" w:color="auto" w:fill="auto"/>
            <w:vAlign w:val="bottom"/>
            <w:hideMark/>
          </w:tcPr>
          <w:p w14:paraId="46227F7E" w14:textId="087109AC" w:rsidR="00A80B78" w:rsidRPr="00013CF6" w:rsidRDefault="00976130" w:rsidP="00013CF6">
            <w:pPr>
              <w:pStyle w:val="BangBody"/>
              <w:rPr>
                <w:sz w:val="26"/>
                <w:szCs w:val="26"/>
              </w:rPr>
            </w:pPr>
            <w:r>
              <w:rPr>
                <w:sz w:val="26"/>
                <w:szCs w:val="26"/>
              </w:rPr>
              <w:t>Nơron</w:t>
            </w:r>
            <w:r w:rsidR="00A80B78" w:rsidRPr="00013CF6">
              <w:rPr>
                <w:sz w:val="26"/>
                <w:szCs w:val="26"/>
              </w:rPr>
              <w:t>(8,8,1), Algorithm=RPROP, epoches=200,  Residual=1E-6,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3481EF8C" w14:textId="77777777" w:rsidR="00A80B78" w:rsidRPr="00013CF6" w:rsidRDefault="00A80B78" w:rsidP="00013CF6">
            <w:pPr>
              <w:pStyle w:val="BangBody"/>
              <w:jc w:val="center"/>
              <w:rPr>
                <w:b/>
                <w:sz w:val="26"/>
                <w:szCs w:val="26"/>
              </w:rPr>
            </w:pPr>
            <w:r w:rsidRPr="00013CF6">
              <w:rPr>
                <w:b/>
                <w:sz w:val="26"/>
                <w:szCs w:val="26"/>
              </w:rPr>
              <w:t>10.36</w:t>
            </w:r>
          </w:p>
        </w:tc>
        <w:tc>
          <w:tcPr>
            <w:tcW w:w="865" w:type="dxa"/>
            <w:tcBorders>
              <w:top w:val="nil"/>
              <w:left w:val="nil"/>
              <w:bottom w:val="single" w:sz="4" w:space="0" w:color="auto"/>
              <w:right w:val="single" w:sz="4" w:space="0" w:color="auto"/>
            </w:tcBorders>
            <w:shd w:val="clear" w:color="auto" w:fill="auto"/>
            <w:noWrap/>
            <w:vAlign w:val="center"/>
            <w:hideMark/>
          </w:tcPr>
          <w:p w14:paraId="77CFA17A" w14:textId="77777777" w:rsidR="00A80B78" w:rsidRPr="00013CF6" w:rsidRDefault="00A80B78" w:rsidP="00013CF6">
            <w:pPr>
              <w:pStyle w:val="BangBody"/>
              <w:jc w:val="center"/>
              <w:rPr>
                <w:b/>
                <w:sz w:val="26"/>
                <w:szCs w:val="26"/>
              </w:rPr>
            </w:pPr>
            <w:r w:rsidRPr="00013CF6">
              <w:rPr>
                <w:b/>
                <w:sz w:val="26"/>
                <w:szCs w:val="26"/>
              </w:rPr>
              <w:t>191.81</w:t>
            </w:r>
          </w:p>
        </w:tc>
        <w:tc>
          <w:tcPr>
            <w:tcW w:w="913" w:type="dxa"/>
            <w:tcBorders>
              <w:top w:val="nil"/>
              <w:left w:val="nil"/>
              <w:bottom w:val="single" w:sz="4" w:space="0" w:color="auto"/>
              <w:right w:val="single" w:sz="4" w:space="0" w:color="auto"/>
            </w:tcBorders>
            <w:shd w:val="clear" w:color="auto" w:fill="auto"/>
            <w:noWrap/>
            <w:vAlign w:val="center"/>
            <w:hideMark/>
          </w:tcPr>
          <w:p w14:paraId="7372BA6E" w14:textId="77777777" w:rsidR="00A80B78" w:rsidRPr="00013CF6" w:rsidRDefault="00A80B78" w:rsidP="00013CF6">
            <w:pPr>
              <w:pStyle w:val="BangBody"/>
              <w:jc w:val="center"/>
              <w:rPr>
                <w:b/>
                <w:sz w:val="26"/>
                <w:szCs w:val="26"/>
              </w:rPr>
            </w:pPr>
            <w:r w:rsidRPr="00013CF6">
              <w:rPr>
                <w:b/>
                <w:sz w:val="26"/>
                <w:szCs w:val="26"/>
              </w:rPr>
              <w:t>33.25</w:t>
            </w:r>
          </w:p>
        </w:tc>
      </w:tr>
      <w:tr w:rsidR="00A80B78" w:rsidRPr="00AF5054" w14:paraId="5B526652" w14:textId="77777777" w:rsidTr="00013CF6">
        <w:trPr>
          <w:trHeight w:val="606"/>
        </w:trPr>
        <w:tc>
          <w:tcPr>
            <w:tcW w:w="1187" w:type="dxa"/>
            <w:vMerge/>
            <w:tcBorders>
              <w:top w:val="nil"/>
              <w:left w:val="single" w:sz="4" w:space="0" w:color="auto"/>
              <w:bottom w:val="single" w:sz="4" w:space="0" w:color="000000"/>
              <w:right w:val="single" w:sz="4" w:space="0" w:color="auto"/>
            </w:tcBorders>
            <w:vAlign w:val="center"/>
            <w:hideMark/>
          </w:tcPr>
          <w:p w14:paraId="730D3936" w14:textId="77777777" w:rsidR="00A80B78" w:rsidRPr="00013CF6" w:rsidRDefault="00A80B78" w:rsidP="00013CF6">
            <w:pPr>
              <w:pStyle w:val="BangBody"/>
              <w:jc w:val="center"/>
              <w:rPr>
                <w:b/>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5D58B2F8" w14:textId="79CE91CD" w:rsidR="00A80B78" w:rsidRPr="00013CF6" w:rsidRDefault="00976130" w:rsidP="00013CF6">
            <w:pPr>
              <w:pStyle w:val="BangBody"/>
              <w:rPr>
                <w:sz w:val="26"/>
                <w:szCs w:val="26"/>
              </w:rPr>
            </w:pPr>
            <w:r>
              <w:rPr>
                <w:sz w:val="26"/>
                <w:szCs w:val="26"/>
              </w:rPr>
              <w:t>Nơron</w:t>
            </w:r>
            <w:r w:rsidR="00A80B78"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ED6B2BB" w14:textId="77777777" w:rsidR="00A80B78" w:rsidRPr="00013CF6" w:rsidRDefault="00A80B78" w:rsidP="00013CF6">
            <w:pPr>
              <w:pStyle w:val="BangBody"/>
              <w:jc w:val="center"/>
              <w:rPr>
                <w:sz w:val="26"/>
                <w:szCs w:val="26"/>
              </w:rPr>
            </w:pPr>
            <w:r w:rsidRPr="00013CF6">
              <w:rPr>
                <w:sz w:val="26"/>
                <w:szCs w:val="26"/>
              </w:rPr>
              <w:t>12.72</w:t>
            </w:r>
          </w:p>
        </w:tc>
        <w:tc>
          <w:tcPr>
            <w:tcW w:w="865" w:type="dxa"/>
            <w:tcBorders>
              <w:top w:val="nil"/>
              <w:left w:val="nil"/>
              <w:bottom w:val="single" w:sz="4" w:space="0" w:color="auto"/>
              <w:right w:val="single" w:sz="4" w:space="0" w:color="auto"/>
            </w:tcBorders>
            <w:shd w:val="clear" w:color="auto" w:fill="auto"/>
            <w:noWrap/>
            <w:vAlign w:val="center"/>
            <w:hideMark/>
          </w:tcPr>
          <w:p w14:paraId="7D937337" w14:textId="77777777" w:rsidR="00A80B78" w:rsidRPr="00013CF6" w:rsidRDefault="00A80B78" w:rsidP="00013CF6">
            <w:pPr>
              <w:pStyle w:val="BangBody"/>
              <w:jc w:val="center"/>
              <w:rPr>
                <w:sz w:val="26"/>
                <w:szCs w:val="26"/>
              </w:rPr>
            </w:pPr>
            <w:r w:rsidRPr="00013CF6">
              <w:rPr>
                <w:sz w:val="26"/>
                <w:szCs w:val="26"/>
              </w:rPr>
              <w:t>243.03</w:t>
            </w:r>
          </w:p>
        </w:tc>
        <w:tc>
          <w:tcPr>
            <w:tcW w:w="913" w:type="dxa"/>
            <w:tcBorders>
              <w:top w:val="nil"/>
              <w:left w:val="nil"/>
              <w:bottom w:val="single" w:sz="4" w:space="0" w:color="auto"/>
              <w:right w:val="single" w:sz="4" w:space="0" w:color="auto"/>
            </w:tcBorders>
            <w:shd w:val="clear" w:color="auto" w:fill="auto"/>
            <w:noWrap/>
            <w:vAlign w:val="center"/>
            <w:hideMark/>
          </w:tcPr>
          <w:p w14:paraId="1CB80988" w14:textId="77777777" w:rsidR="00A80B78" w:rsidRPr="00013CF6" w:rsidRDefault="00A80B78" w:rsidP="00013CF6">
            <w:pPr>
              <w:pStyle w:val="BangBody"/>
              <w:jc w:val="center"/>
              <w:rPr>
                <w:sz w:val="26"/>
                <w:szCs w:val="26"/>
              </w:rPr>
            </w:pPr>
            <w:r w:rsidRPr="00013CF6">
              <w:rPr>
                <w:sz w:val="26"/>
                <w:szCs w:val="26"/>
              </w:rPr>
              <w:t>40.77</w:t>
            </w:r>
          </w:p>
        </w:tc>
      </w:tr>
      <w:tr w:rsidR="00A80B78" w:rsidRPr="00AF5054" w14:paraId="58350577" w14:textId="77777777" w:rsidTr="00013CF6">
        <w:trPr>
          <w:trHeight w:val="300"/>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032C2F4F" w14:textId="7E3CBB25" w:rsidR="00A80B78" w:rsidRPr="00013CF6" w:rsidRDefault="00A80B78" w:rsidP="00013CF6">
            <w:pPr>
              <w:pStyle w:val="BangBody"/>
              <w:jc w:val="center"/>
              <w:rPr>
                <w:b/>
                <w:sz w:val="26"/>
                <w:szCs w:val="26"/>
              </w:rPr>
            </w:pPr>
            <w:r w:rsidRPr="00013CF6">
              <w:rPr>
                <w:b/>
                <w:sz w:val="26"/>
                <w:szCs w:val="26"/>
              </w:rPr>
              <w:t>SARIMA</w:t>
            </w:r>
          </w:p>
        </w:tc>
        <w:tc>
          <w:tcPr>
            <w:tcW w:w="5274" w:type="dxa"/>
            <w:tcBorders>
              <w:top w:val="nil"/>
              <w:left w:val="nil"/>
              <w:bottom w:val="single" w:sz="4" w:space="0" w:color="auto"/>
              <w:right w:val="single" w:sz="4" w:space="0" w:color="auto"/>
            </w:tcBorders>
            <w:shd w:val="clear" w:color="auto" w:fill="auto"/>
            <w:vAlign w:val="bottom"/>
            <w:hideMark/>
          </w:tcPr>
          <w:p w14:paraId="511FA32B" w14:textId="77777777" w:rsidR="00A80B78" w:rsidRPr="00013CF6" w:rsidRDefault="00A80B78" w:rsidP="00013CF6">
            <w:pPr>
              <w:pStyle w:val="BangBody"/>
              <w:rPr>
                <w:sz w:val="26"/>
                <w:szCs w:val="26"/>
              </w:rPr>
            </w:pPr>
            <w:r w:rsidRPr="00013CF6">
              <w:rPr>
                <w:sz w:val="26"/>
                <w:szCs w:val="26"/>
              </w:rPr>
              <w:t>ARIMA(2, 0, 0)(0, 0, 0)0</w:t>
            </w:r>
          </w:p>
        </w:tc>
        <w:tc>
          <w:tcPr>
            <w:tcW w:w="763" w:type="dxa"/>
            <w:tcBorders>
              <w:top w:val="nil"/>
              <w:left w:val="nil"/>
              <w:bottom w:val="single" w:sz="4" w:space="0" w:color="auto"/>
              <w:right w:val="single" w:sz="4" w:space="0" w:color="auto"/>
            </w:tcBorders>
            <w:shd w:val="clear" w:color="auto" w:fill="auto"/>
            <w:noWrap/>
            <w:vAlign w:val="center"/>
            <w:hideMark/>
          </w:tcPr>
          <w:p w14:paraId="45C38EAD" w14:textId="77777777" w:rsidR="00A80B78" w:rsidRPr="00013CF6" w:rsidRDefault="00A80B78" w:rsidP="00013CF6">
            <w:pPr>
              <w:pStyle w:val="BangBody"/>
              <w:jc w:val="center"/>
              <w:rPr>
                <w:sz w:val="26"/>
                <w:szCs w:val="26"/>
              </w:rPr>
            </w:pPr>
            <w:r w:rsidRPr="00013CF6">
              <w:rPr>
                <w:sz w:val="26"/>
                <w:szCs w:val="26"/>
              </w:rPr>
              <w:t>12.38</w:t>
            </w:r>
          </w:p>
        </w:tc>
        <w:tc>
          <w:tcPr>
            <w:tcW w:w="865" w:type="dxa"/>
            <w:tcBorders>
              <w:top w:val="nil"/>
              <w:left w:val="nil"/>
              <w:bottom w:val="single" w:sz="4" w:space="0" w:color="auto"/>
              <w:right w:val="single" w:sz="4" w:space="0" w:color="auto"/>
            </w:tcBorders>
            <w:shd w:val="clear" w:color="auto" w:fill="auto"/>
            <w:noWrap/>
            <w:vAlign w:val="center"/>
            <w:hideMark/>
          </w:tcPr>
          <w:p w14:paraId="7A455C75" w14:textId="77777777" w:rsidR="00A80B78" w:rsidRPr="00013CF6" w:rsidRDefault="00A80B78" w:rsidP="00013CF6">
            <w:pPr>
              <w:pStyle w:val="BangBody"/>
              <w:jc w:val="center"/>
              <w:rPr>
                <w:sz w:val="26"/>
                <w:szCs w:val="26"/>
              </w:rPr>
            </w:pPr>
            <w:r w:rsidRPr="00013CF6">
              <w:rPr>
                <w:sz w:val="26"/>
                <w:szCs w:val="26"/>
              </w:rPr>
              <w:t>272.48</w:t>
            </w:r>
          </w:p>
        </w:tc>
        <w:tc>
          <w:tcPr>
            <w:tcW w:w="913" w:type="dxa"/>
            <w:tcBorders>
              <w:top w:val="nil"/>
              <w:left w:val="nil"/>
              <w:bottom w:val="single" w:sz="4" w:space="0" w:color="auto"/>
              <w:right w:val="single" w:sz="4" w:space="0" w:color="auto"/>
            </w:tcBorders>
            <w:shd w:val="clear" w:color="auto" w:fill="auto"/>
            <w:noWrap/>
            <w:vAlign w:val="center"/>
            <w:hideMark/>
          </w:tcPr>
          <w:p w14:paraId="51F8FDFF" w14:textId="77777777" w:rsidR="00A80B78" w:rsidRPr="00013CF6" w:rsidRDefault="00A80B78" w:rsidP="00013CF6">
            <w:pPr>
              <w:pStyle w:val="BangBody"/>
              <w:jc w:val="center"/>
              <w:rPr>
                <w:sz w:val="26"/>
                <w:szCs w:val="26"/>
              </w:rPr>
            </w:pPr>
            <w:r w:rsidRPr="00013CF6">
              <w:rPr>
                <w:sz w:val="26"/>
                <w:szCs w:val="26"/>
              </w:rPr>
              <w:t>37.72</w:t>
            </w:r>
          </w:p>
        </w:tc>
      </w:tr>
      <w:tr w:rsidR="00A80B78" w:rsidRPr="00AF5054" w14:paraId="150C9E07" w14:textId="77777777" w:rsidTr="00013CF6">
        <w:trPr>
          <w:trHeight w:val="910"/>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1F7A4E" w14:textId="77777777" w:rsidR="00A80B78" w:rsidRPr="00013CF6" w:rsidRDefault="00A80B78" w:rsidP="00013CF6">
            <w:pPr>
              <w:pStyle w:val="BangBody"/>
              <w:jc w:val="center"/>
              <w:rPr>
                <w:b/>
                <w:sz w:val="26"/>
                <w:szCs w:val="26"/>
              </w:rPr>
            </w:pPr>
            <w:r w:rsidRPr="00013CF6">
              <w:rPr>
                <w:b/>
                <w:sz w:val="26"/>
                <w:szCs w:val="26"/>
              </w:rPr>
              <w:t>Hybrid</w:t>
            </w:r>
          </w:p>
        </w:tc>
        <w:tc>
          <w:tcPr>
            <w:tcW w:w="5274" w:type="dxa"/>
            <w:tcBorders>
              <w:top w:val="nil"/>
              <w:left w:val="nil"/>
              <w:bottom w:val="single" w:sz="4" w:space="0" w:color="auto"/>
              <w:right w:val="single" w:sz="4" w:space="0" w:color="auto"/>
            </w:tcBorders>
            <w:shd w:val="clear" w:color="auto" w:fill="auto"/>
            <w:vAlign w:val="bottom"/>
            <w:hideMark/>
          </w:tcPr>
          <w:p w14:paraId="23A3AE2C" w14:textId="4C55DB6B"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(8,8,1),Algorithm=RPROP, epoches=189,  Residual=1E-7,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595D8B6D" w14:textId="77777777" w:rsidR="00A80B78" w:rsidRPr="00013CF6" w:rsidRDefault="00A80B78" w:rsidP="00013CF6">
            <w:pPr>
              <w:pStyle w:val="BangBody"/>
              <w:jc w:val="center"/>
              <w:rPr>
                <w:b/>
                <w:sz w:val="26"/>
                <w:szCs w:val="26"/>
              </w:rPr>
            </w:pPr>
            <w:r w:rsidRPr="00013CF6">
              <w:rPr>
                <w:b/>
                <w:sz w:val="26"/>
                <w:szCs w:val="26"/>
              </w:rPr>
              <w:t>11.43</w:t>
            </w:r>
          </w:p>
        </w:tc>
        <w:tc>
          <w:tcPr>
            <w:tcW w:w="865" w:type="dxa"/>
            <w:tcBorders>
              <w:top w:val="nil"/>
              <w:left w:val="nil"/>
              <w:bottom w:val="single" w:sz="4" w:space="0" w:color="auto"/>
              <w:right w:val="single" w:sz="4" w:space="0" w:color="auto"/>
            </w:tcBorders>
            <w:shd w:val="clear" w:color="auto" w:fill="auto"/>
            <w:noWrap/>
            <w:vAlign w:val="center"/>
            <w:hideMark/>
          </w:tcPr>
          <w:p w14:paraId="74BAAC56" w14:textId="77777777" w:rsidR="00A80B78" w:rsidRPr="00013CF6" w:rsidRDefault="00A80B78" w:rsidP="00013CF6">
            <w:pPr>
              <w:pStyle w:val="BangBody"/>
              <w:jc w:val="center"/>
              <w:rPr>
                <w:b/>
                <w:sz w:val="26"/>
                <w:szCs w:val="26"/>
              </w:rPr>
            </w:pPr>
            <w:r w:rsidRPr="00013CF6">
              <w:rPr>
                <w:b/>
                <w:sz w:val="26"/>
                <w:szCs w:val="26"/>
              </w:rPr>
              <w:t>273.63</w:t>
            </w:r>
          </w:p>
        </w:tc>
        <w:tc>
          <w:tcPr>
            <w:tcW w:w="913" w:type="dxa"/>
            <w:tcBorders>
              <w:top w:val="nil"/>
              <w:left w:val="nil"/>
              <w:bottom w:val="single" w:sz="4" w:space="0" w:color="auto"/>
              <w:right w:val="single" w:sz="4" w:space="0" w:color="auto"/>
            </w:tcBorders>
            <w:shd w:val="clear" w:color="auto" w:fill="auto"/>
            <w:noWrap/>
            <w:vAlign w:val="center"/>
            <w:hideMark/>
          </w:tcPr>
          <w:p w14:paraId="387253FB" w14:textId="77777777" w:rsidR="00A80B78" w:rsidRPr="00013CF6" w:rsidRDefault="00A80B78" w:rsidP="00013CF6">
            <w:pPr>
              <w:pStyle w:val="BangBody"/>
              <w:jc w:val="center"/>
              <w:rPr>
                <w:b/>
                <w:sz w:val="26"/>
                <w:szCs w:val="26"/>
              </w:rPr>
            </w:pPr>
            <w:r w:rsidRPr="00013CF6">
              <w:rPr>
                <w:b/>
                <w:sz w:val="26"/>
                <w:szCs w:val="26"/>
              </w:rPr>
              <w:t>35.69</w:t>
            </w:r>
          </w:p>
        </w:tc>
      </w:tr>
      <w:tr w:rsidR="00A80B78" w:rsidRPr="00AF5054" w14:paraId="5B9156D5" w14:textId="77777777" w:rsidTr="00013CF6">
        <w:trPr>
          <w:trHeight w:val="910"/>
        </w:trPr>
        <w:tc>
          <w:tcPr>
            <w:tcW w:w="1187" w:type="dxa"/>
            <w:vMerge/>
            <w:tcBorders>
              <w:top w:val="nil"/>
              <w:left w:val="single" w:sz="4" w:space="0" w:color="auto"/>
              <w:bottom w:val="single" w:sz="4" w:space="0" w:color="000000"/>
              <w:right w:val="single" w:sz="4" w:space="0" w:color="auto"/>
            </w:tcBorders>
            <w:vAlign w:val="center"/>
            <w:hideMark/>
          </w:tcPr>
          <w:p w14:paraId="20171DDB" w14:textId="77777777" w:rsidR="00A80B78" w:rsidRPr="00013CF6" w:rsidRDefault="00A80B78" w:rsidP="00013CF6">
            <w:pPr>
              <w:pStyle w:val="BangBody"/>
              <w:rPr>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31E10D96" w14:textId="77A8A980"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1D301B8" w14:textId="77777777" w:rsidR="00A80B78" w:rsidRPr="00013CF6" w:rsidRDefault="00A80B78" w:rsidP="00013CF6">
            <w:pPr>
              <w:pStyle w:val="BangBody"/>
              <w:jc w:val="center"/>
              <w:rPr>
                <w:sz w:val="26"/>
                <w:szCs w:val="26"/>
              </w:rPr>
            </w:pPr>
            <w:r w:rsidRPr="00013CF6">
              <w:rPr>
                <w:sz w:val="26"/>
                <w:szCs w:val="26"/>
              </w:rPr>
              <w:t>15.08</w:t>
            </w:r>
          </w:p>
        </w:tc>
        <w:tc>
          <w:tcPr>
            <w:tcW w:w="865" w:type="dxa"/>
            <w:tcBorders>
              <w:top w:val="nil"/>
              <w:left w:val="nil"/>
              <w:bottom w:val="single" w:sz="4" w:space="0" w:color="auto"/>
              <w:right w:val="single" w:sz="4" w:space="0" w:color="auto"/>
            </w:tcBorders>
            <w:shd w:val="clear" w:color="auto" w:fill="auto"/>
            <w:noWrap/>
            <w:vAlign w:val="center"/>
            <w:hideMark/>
          </w:tcPr>
          <w:p w14:paraId="36F5BB99" w14:textId="77777777" w:rsidR="00A80B78" w:rsidRPr="00013CF6" w:rsidRDefault="00A80B78" w:rsidP="00013CF6">
            <w:pPr>
              <w:pStyle w:val="BangBody"/>
              <w:jc w:val="center"/>
              <w:rPr>
                <w:sz w:val="26"/>
                <w:szCs w:val="26"/>
              </w:rPr>
            </w:pPr>
            <w:r w:rsidRPr="00013CF6">
              <w:rPr>
                <w:sz w:val="26"/>
                <w:szCs w:val="26"/>
              </w:rPr>
              <w:t>457.49</w:t>
            </w:r>
          </w:p>
        </w:tc>
        <w:tc>
          <w:tcPr>
            <w:tcW w:w="913" w:type="dxa"/>
            <w:tcBorders>
              <w:top w:val="nil"/>
              <w:left w:val="nil"/>
              <w:bottom w:val="single" w:sz="4" w:space="0" w:color="auto"/>
              <w:right w:val="single" w:sz="4" w:space="0" w:color="auto"/>
            </w:tcBorders>
            <w:shd w:val="clear" w:color="auto" w:fill="auto"/>
            <w:noWrap/>
            <w:vAlign w:val="center"/>
            <w:hideMark/>
          </w:tcPr>
          <w:p w14:paraId="0C2AA890" w14:textId="77777777" w:rsidR="00A80B78" w:rsidRPr="00013CF6" w:rsidRDefault="00A80B78" w:rsidP="00013CF6">
            <w:pPr>
              <w:pStyle w:val="BangBody"/>
              <w:jc w:val="center"/>
              <w:rPr>
                <w:sz w:val="26"/>
                <w:szCs w:val="26"/>
              </w:rPr>
            </w:pPr>
            <w:r w:rsidRPr="00013CF6">
              <w:rPr>
                <w:sz w:val="26"/>
                <w:szCs w:val="26"/>
              </w:rPr>
              <w:t>39.9</w:t>
            </w:r>
          </w:p>
        </w:tc>
      </w:tr>
    </w:tbl>
    <w:p w14:paraId="67D1F52A" w14:textId="77777777" w:rsidR="00A21340" w:rsidRDefault="00A21340" w:rsidP="00A21340">
      <w:pPr>
        <w:pStyle w:val="Bang"/>
      </w:pPr>
      <w:bookmarkStart w:id="3644" w:name="_Toc343033801"/>
    </w:p>
    <w:p w14:paraId="46F9B62C" w14:textId="03B53E8B" w:rsidR="00B228F5" w:rsidRPr="00EF4E32" w:rsidRDefault="00B228F5" w:rsidP="00013CF6">
      <w:pPr>
        <w:pStyle w:val="Bang"/>
      </w:pPr>
      <w:bookmarkStart w:id="3645" w:name="_Toc343844962"/>
      <w:r w:rsidRPr="00EF4E32">
        <w:t xml:space="preserve">Bảng 6.9: </w:t>
      </w:r>
      <w:r w:rsidRPr="00EF4E32">
        <w:rPr>
          <w:rStyle w:val="BangChar"/>
        </w:rPr>
        <w:t>Kết quả thực nghiệm chuỗi dữ liệu Kobe</w:t>
      </w:r>
      <w:bookmarkEnd w:id="3644"/>
      <w:bookmarkEnd w:id="3645"/>
    </w:p>
    <w:tbl>
      <w:tblPr>
        <w:tblW w:w="9097" w:type="dxa"/>
        <w:tblLook w:val="04A0" w:firstRow="1" w:lastRow="0" w:firstColumn="1" w:lastColumn="0" w:noHBand="0" w:noVBand="1"/>
      </w:tblPr>
      <w:tblGrid>
        <w:gridCol w:w="1253"/>
        <w:gridCol w:w="4929"/>
        <w:gridCol w:w="913"/>
        <w:gridCol w:w="1108"/>
        <w:gridCol w:w="964"/>
      </w:tblGrid>
      <w:tr w:rsidR="00A80B78" w:rsidRPr="00AF5054" w14:paraId="141DDDBD" w14:textId="77777777" w:rsidTr="00013CF6">
        <w:trPr>
          <w:trHeight w:val="300"/>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D0DAF" w14:textId="77777777" w:rsidR="00A80B78" w:rsidRPr="00013CF6" w:rsidRDefault="00A80B78" w:rsidP="00013CF6">
            <w:pPr>
              <w:pStyle w:val="BangBody"/>
              <w:rPr>
                <w:sz w:val="26"/>
                <w:szCs w:val="26"/>
              </w:rPr>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
          <w:p w14:paraId="1662AD3F" w14:textId="77777777" w:rsidR="00A80B78" w:rsidRPr="00013CF6" w:rsidRDefault="00A80B78" w:rsidP="00013CF6">
            <w:pPr>
              <w:pStyle w:val="BangBody"/>
              <w:jc w:val="center"/>
              <w:rPr>
                <w:b/>
                <w:sz w:val="26"/>
                <w:szCs w:val="26"/>
              </w:rPr>
            </w:pPr>
            <w:r w:rsidRPr="00013CF6">
              <w:rPr>
                <w:b/>
                <w:sz w:val="26"/>
                <w:szCs w:val="26"/>
              </w:rPr>
              <w:t>Model</w:t>
            </w:r>
          </w:p>
        </w:tc>
        <w:tc>
          <w:tcPr>
            <w:tcW w:w="898" w:type="dxa"/>
            <w:tcBorders>
              <w:top w:val="single" w:sz="4" w:space="0" w:color="auto"/>
              <w:left w:val="nil"/>
              <w:bottom w:val="single" w:sz="4" w:space="0" w:color="auto"/>
              <w:right w:val="single" w:sz="4" w:space="0" w:color="auto"/>
            </w:tcBorders>
            <w:shd w:val="clear" w:color="auto" w:fill="auto"/>
            <w:noWrap/>
            <w:vAlign w:val="center"/>
            <w:hideMark/>
          </w:tcPr>
          <w:p w14:paraId="629D05FA" w14:textId="77777777" w:rsidR="00A80B78" w:rsidRPr="00013CF6" w:rsidRDefault="00A80B78" w:rsidP="00013CF6">
            <w:pPr>
              <w:pStyle w:val="BangBody"/>
              <w:jc w:val="center"/>
              <w:rPr>
                <w:b/>
                <w:sz w:val="26"/>
                <w:szCs w:val="26"/>
              </w:rPr>
            </w:pPr>
            <w:r w:rsidRPr="00013CF6">
              <w:rPr>
                <w:b/>
                <w:sz w:val="26"/>
                <w:szCs w:val="26"/>
              </w:rPr>
              <w:t>MAE</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CFB3B96" w14:textId="77777777" w:rsidR="00A80B78" w:rsidRPr="00013CF6" w:rsidRDefault="00A80B78" w:rsidP="00013CF6">
            <w:pPr>
              <w:pStyle w:val="BangBody"/>
              <w:jc w:val="center"/>
              <w:rPr>
                <w:b/>
                <w:sz w:val="26"/>
                <w:szCs w:val="26"/>
              </w:rPr>
            </w:pPr>
            <w:r w:rsidRPr="00013CF6">
              <w:rPr>
                <w:b/>
                <w:sz w:val="26"/>
                <w:szCs w:val="26"/>
              </w:rPr>
              <w:t>MSE</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14:paraId="0D29B553"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44B11DC2" w14:textId="77777777" w:rsidTr="00013CF6">
        <w:trPr>
          <w:trHeight w:val="602"/>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D0520F" w14:textId="4CD9CA3C" w:rsidR="00A80B78" w:rsidRPr="00013CF6" w:rsidRDefault="00A80B78" w:rsidP="00013CF6">
            <w:pPr>
              <w:pStyle w:val="BangBody"/>
              <w:jc w:val="center"/>
              <w:rPr>
                <w:b/>
                <w:sz w:val="26"/>
                <w:szCs w:val="26"/>
              </w:rPr>
            </w:pPr>
            <w:r w:rsidRPr="00013CF6">
              <w:rPr>
                <w:b/>
                <w:sz w:val="26"/>
                <w:szCs w:val="26"/>
              </w:rPr>
              <w:t>ANN</w:t>
            </w:r>
          </w:p>
        </w:tc>
        <w:tc>
          <w:tcPr>
            <w:tcW w:w="4929" w:type="dxa"/>
            <w:tcBorders>
              <w:top w:val="nil"/>
              <w:left w:val="nil"/>
              <w:bottom w:val="single" w:sz="4" w:space="0" w:color="auto"/>
              <w:right w:val="single" w:sz="4" w:space="0" w:color="auto"/>
            </w:tcBorders>
            <w:shd w:val="clear" w:color="auto" w:fill="auto"/>
            <w:vAlign w:val="bottom"/>
            <w:hideMark/>
          </w:tcPr>
          <w:p w14:paraId="4AE8DE58" w14:textId="47F8BEF0"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epoches=688,  Residual=1E-7,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62A6A817" w14:textId="77777777" w:rsidR="00A80B78" w:rsidRPr="00013CF6" w:rsidRDefault="00A80B78" w:rsidP="00013CF6">
            <w:pPr>
              <w:pStyle w:val="BangBody"/>
              <w:jc w:val="center"/>
              <w:rPr>
                <w:sz w:val="26"/>
                <w:szCs w:val="26"/>
              </w:rPr>
            </w:pPr>
            <w:r w:rsidRPr="00013CF6">
              <w:rPr>
                <w:sz w:val="26"/>
                <w:szCs w:val="26"/>
              </w:rPr>
              <w:t>787.53</w:t>
            </w:r>
          </w:p>
        </w:tc>
        <w:tc>
          <w:tcPr>
            <w:tcW w:w="1090" w:type="dxa"/>
            <w:tcBorders>
              <w:top w:val="nil"/>
              <w:left w:val="nil"/>
              <w:bottom w:val="single" w:sz="4" w:space="0" w:color="auto"/>
              <w:right w:val="single" w:sz="4" w:space="0" w:color="auto"/>
            </w:tcBorders>
            <w:shd w:val="clear" w:color="auto" w:fill="auto"/>
            <w:noWrap/>
            <w:vAlign w:val="center"/>
            <w:hideMark/>
          </w:tcPr>
          <w:p w14:paraId="2E8B5731" w14:textId="77777777" w:rsidR="00A80B78" w:rsidRPr="00013CF6" w:rsidRDefault="00A80B78" w:rsidP="00013CF6">
            <w:pPr>
              <w:pStyle w:val="BangBody"/>
              <w:jc w:val="center"/>
              <w:rPr>
                <w:sz w:val="26"/>
                <w:szCs w:val="26"/>
              </w:rPr>
            </w:pPr>
            <w:r w:rsidRPr="00013CF6">
              <w:rPr>
                <w:sz w:val="26"/>
                <w:szCs w:val="26"/>
              </w:rPr>
              <w:t>1238980</w:t>
            </w:r>
          </w:p>
        </w:tc>
        <w:tc>
          <w:tcPr>
            <w:tcW w:w="948" w:type="dxa"/>
            <w:tcBorders>
              <w:top w:val="nil"/>
              <w:left w:val="nil"/>
              <w:bottom w:val="single" w:sz="4" w:space="0" w:color="auto"/>
              <w:right w:val="single" w:sz="4" w:space="0" w:color="auto"/>
            </w:tcBorders>
            <w:shd w:val="clear" w:color="auto" w:fill="auto"/>
            <w:noWrap/>
            <w:vAlign w:val="center"/>
            <w:hideMark/>
          </w:tcPr>
          <w:p w14:paraId="329CCEAA" w14:textId="77777777" w:rsidR="00A80B78" w:rsidRPr="00013CF6" w:rsidRDefault="00A80B78" w:rsidP="00013CF6">
            <w:pPr>
              <w:pStyle w:val="BangBody"/>
              <w:jc w:val="center"/>
              <w:rPr>
                <w:sz w:val="26"/>
                <w:szCs w:val="26"/>
              </w:rPr>
            </w:pPr>
            <w:r w:rsidRPr="00013CF6">
              <w:rPr>
                <w:sz w:val="26"/>
                <w:szCs w:val="26"/>
              </w:rPr>
              <w:t>30.33</w:t>
            </w:r>
          </w:p>
        </w:tc>
      </w:tr>
      <w:tr w:rsidR="00A80B78" w:rsidRPr="00AF5054" w14:paraId="649AE6C9" w14:textId="77777777" w:rsidTr="00013CF6">
        <w:trPr>
          <w:trHeight w:val="602"/>
        </w:trPr>
        <w:tc>
          <w:tcPr>
            <w:tcW w:w="1232" w:type="dxa"/>
            <w:vMerge/>
            <w:tcBorders>
              <w:top w:val="nil"/>
              <w:left w:val="single" w:sz="4" w:space="0" w:color="auto"/>
              <w:bottom w:val="single" w:sz="4" w:space="0" w:color="000000"/>
              <w:right w:val="single" w:sz="4" w:space="0" w:color="auto"/>
            </w:tcBorders>
            <w:vAlign w:val="center"/>
            <w:hideMark/>
          </w:tcPr>
          <w:p w14:paraId="59CF78B0" w14:textId="77777777" w:rsidR="00A80B78" w:rsidRPr="00013CF6" w:rsidRDefault="00A80B78" w:rsidP="00013CF6">
            <w:pPr>
              <w:pStyle w:val="BangBody"/>
              <w:jc w:val="center"/>
              <w:rPr>
                <w:b/>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755D048" w14:textId="24E707C2"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Residual=1E-7,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0224138E" w14:textId="77777777" w:rsidR="00A80B78" w:rsidRPr="00013CF6" w:rsidRDefault="00A80B78" w:rsidP="00013CF6">
            <w:pPr>
              <w:pStyle w:val="BangBody"/>
              <w:jc w:val="center"/>
              <w:rPr>
                <w:sz w:val="26"/>
                <w:szCs w:val="26"/>
              </w:rPr>
            </w:pPr>
            <w:r w:rsidRPr="00013CF6">
              <w:rPr>
                <w:sz w:val="26"/>
                <w:szCs w:val="26"/>
              </w:rPr>
              <w:t>812.89</w:t>
            </w:r>
          </w:p>
        </w:tc>
        <w:tc>
          <w:tcPr>
            <w:tcW w:w="1090" w:type="dxa"/>
            <w:tcBorders>
              <w:top w:val="nil"/>
              <w:left w:val="nil"/>
              <w:bottom w:val="single" w:sz="4" w:space="0" w:color="auto"/>
              <w:right w:val="single" w:sz="4" w:space="0" w:color="auto"/>
            </w:tcBorders>
            <w:shd w:val="clear" w:color="auto" w:fill="auto"/>
            <w:noWrap/>
            <w:vAlign w:val="center"/>
            <w:hideMark/>
          </w:tcPr>
          <w:p w14:paraId="3D0EE74F" w14:textId="77777777" w:rsidR="00A80B78" w:rsidRPr="00013CF6" w:rsidRDefault="00A80B78" w:rsidP="00013CF6">
            <w:pPr>
              <w:pStyle w:val="BangBody"/>
              <w:jc w:val="center"/>
              <w:rPr>
                <w:sz w:val="26"/>
                <w:szCs w:val="26"/>
              </w:rPr>
            </w:pPr>
            <w:r w:rsidRPr="00013CF6">
              <w:rPr>
                <w:sz w:val="26"/>
                <w:szCs w:val="26"/>
              </w:rPr>
              <w:t>1134819</w:t>
            </w:r>
          </w:p>
        </w:tc>
        <w:tc>
          <w:tcPr>
            <w:tcW w:w="948" w:type="dxa"/>
            <w:tcBorders>
              <w:top w:val="nil"/>
              <w:left w:val="nil"/>
              <w:bottom w:val="single" w:sz="4" w:space="0" w:color="auto"/>
              <w:right w:val="single" w:sz="4" w:space="0" w:color="auto"/>
            </w:tcBorders>
            <w:shd w:val="clear" w:color="auto" w:fill="auto"/>
            <w:noWrap/>
            <w:vAlign w:val="center"/>
            <w:hideMark/>
          </w:tcPr>
          <w:p w14:paraId="7FCC886E" w14:textId="77777777" w:rsidR="00A80B78" w:rsidRPr="00013CF6" w:rsidRDefault="00A80B78" w:rsidP="00013CF6">
            <w:pPr>
              <w:pStyle w:val="BangBody"/>
              <w:jc w:val="center"/>
              <w:rPr>
                <w:sz w:val="26"/>
                <w:szCs w:val="26"/>
              </w:rPr>
            </w:pPr>
            <w:r w:rsidRPr="00013CF6">
              <w:rPr>
                <w:sz w:val="26"/>
                <w:szCs w:val="26"/>
              </w:rPr>
              <w:t>32.58</w:t>
            </w:r>
          </w:p>
        </w:tc>
      </w:tr>
      <w:tr w:rsidR="00A80B78" w:rsidRPr="00AF5054" w14:paraId="3ECA3B91" w14:textId="77777777" w:rsidTr="00013CF6">
        <w:trPr>
          <w:trHeight w:val="300"/>
        </w:trPr>
        <w:tc>
          <w:tcPr>
            <w:tcW w:w="1232" w:type="dxa"/>
            <w:tcBorders>
              <w:top w:val="nil"/>
              <w:left w:val="single" w:sz="4" w:space="0" w:color="auto"/>
              <w:bottom w:val="single" w:sz="4" w:space="0" w:color="auto"/>
              <w:right w:val="single" w:sz="4" w:space="0" w:color="auto"/>
            </w:tcBorders>
            <w:shd w:val="clear" w:color="auto" w:fill="auto"/>
            <w:noWrap/>
            <w:vAlign w:val="center"/>
            <w:hideMark/>
          </w:tcPr>
          <w:p w14:paraId="25948C8E" w14:textId="0098D5D1" w:rsidR="00A80B78" w:rsidRPr="00013CF6" w:rsidRDefault="00A80B78" w:rsidP="00013CF6">
            <w:pPr>
              <w:pStyle w:val="BangBody"/>
              <w:jc w:val="center"/>
              <w:rPr>
                <w:b/>
                <w:sz w:val="26"/>
                <w:szCs w:val="26"/>
              </w:rPr>
            </w:pPr>
            <w:r w:rsidRPr="00013CF6">
              <w:rPr>
                <w:b/>
                <w:sz w:val="26"/>
                <w:szCs w:val="26"/>
              </w:rPr>
              <w:t>SARIMA</w:t>
            </w:r>
          </w:p>
        </w:tc>
        <w:tc>
          <w:tcPr>
            <w:tcW w:w="4929" w:type="dxa"/>
            <w:tcBorders>
              <w:top w:val="nil"/>
              <w:left w:val="nil"/>
              <w:bottom w:val="single" w:sz="4" w:space="0" w:color="auto"/>
              <w:right w:val="single" w:sz="4" w:space="0" w:color="auto"/>
            </w:tcBorders>
            <w:shd w:val="clear" w:color="auto" w:fill="auto"/>
            <w:vAlign w:val="bottom"/>
            <w:hideMark/>
          </w:tcPr>
          <w:p w14:paraId="4EE0EDC4" w14:textId="77777777" w:rsidR="00A80B78" w:rsidRPr="00013CF6" w:rsidRDefault="00A80B78" w:rsidP="00013CF6">
            <w:pPr>
              <w:pStyle w:val="BangBody"/>
              <w:rPr>
                <w:sz w:val="26"/>
                <w:szCs w:val="26"/>
              </w:rPr>
            </w:pPr>
            <w:r w:rsidRPr="00013CF6">
              <w:rPr>
                <w:sz w:val="26"/>
                <w:szCs w:val="26"/>
              </w:rPr>
              <w:t>ARIMA(2, 0, 2)(1, 1, 1)10</w:t>
            </w:r>
          </w:p>
        </w:tc>
        <w:tc>
          <w:tcPr>
            <w:tcW w:w="898" w:type="dxa"/>
            <w:tcBorders>
              <w:top w:val="nil"/>
              <w:left w:val="nil"/>
              <w:bottom w:val="single" w:sz="4" w:space="0" w:color="auto"/>
              <w:right w:val="single" w:sz="4" w:space="0" w:color="auto"/>
            </w:tcBorders>
            <w:shd w:val="clear" w:color="auto" w:fill="auto"/>
            <w:noWrap/>
            <w:vAlign w:val="center"/>
            <w:hideMark/>
          </w:tcPr>
          <w:p w14:paraId="260E4B4D" w14:textId="77777777" w:rsidR="00A80B78" w:rsidRPr="00013CF6" w:rsidRDefault="00A80B78" w:rsidP="00013CF6">
            <w:pPr>
              <w:pStyle w:val="BangBody"/>
              <w:jc w:val="center"/>
              <w:rPr>
                <w:sz w:val="26"/>
                <w:szCs w:val="26"/>
              </w:rPr>
            </w:pPr>
            <w:r w:rsidRPr="00013CF6">
              <w:rPr>
                <w:sz w:val="26"/>
                <w:szCs w:val="26"/>
              </w:rPr>
              <w:t>1090</w:t>
            </w:r>
          </w:p>
        </w:tc>
        <w:tc>
          <w:tcPr>
            <w:tcW w:w="1090" w:type="dxa"/>
            <w:tcBorders>
              <w:top w:val="nil"/>
              <w:left w:val="nil"/>
              <w:bottom w:val="single" w:sz="4" w:space="0" w:color="auto"/>
              <w:right w:val="single" w:sz="4" w:space="0" w:color="auto"/>
            </w:tcBorders>
            <w:shd w:val="clear" w:color="auto" w:fill="auto"/>
            <w:noWrap/>
            <w:vAlign w:val="center"/>
            <w:hideMark/>
          </w:tcPr>
          <w:p w14:paraId="0D6B8D50" w14:textId="77777777" w:rsidR="00A80B78" w:rsidRPr="00013CF6" w:rsidRDefault="00A80B78" w:rsidP="00013CF6">
            <w:pPr>
              <w:pStyle w:val="BangBody"/>
              <w:jc w:val="center"/>
              <w:rPr>
                <w:sz w:val="26"/>
                <w:szCs w:val="26"/>
              </w:rPr>
            </w:pPr>
            <w:r w:rsidRPr="00013CF6">
              <w:rPr>
                <w:sz w:val="26"/>
                <w:szCs w:val="26"/>
              </w:rPr>
              <w:t>2497855</w:t>
            </w:r>
          </w:p>
        </w:tc>
        <w:tc>
          <w:tcPr>
            <w:tcW w:w="948" w:type="dxa"/>
            <w:tcBorders>
              <w:top w:val="nil"/>
              <w:left w:val="nil"/>
              <w:bottom w:val="single" w:sz="4" w:space="0" w:color="auto"/>
              <w:right w:val="single" w:sz="4" w:space="0" w:color="auto"/>
            </w:tcBorders>
            <w:shd w:val="clear" w:color="auto" w:fill="auto"/>
            <w:noWrap/>
            <w:vAlign w:val="center"/>
            <w:hideMark/>
          </w:tcPr>
          <w:p w14:paraId="7218DC59" w14:textId="77777777" w:rsidR="00A80B78" w:rsidRPr="00013CF6" w:rsidRDefault="00A80B78" w:rsidP="00013CF6">
            <w:pPr>
              <w:pStyle w:val="BangBody"/>
              <w:jc w:val="center"/>
              <w:rPr>
                <w:sz w:val="26"/>
                <w:szCs w:val="26"/>
              </w:rPr>
            </w:pPr>
            <w:r w:rsidRPr="00013CF6">
              <w:rPr>
                <w:sz w:val="26"/>
                <w:szCs w:val="26"/>
              </w:rPr>
              <w:t>37.37</w:t>
            </w:r>
          </w:p>
        </w:tc>
      </w:tr>
      <w:tr w:rsidR="00A80B78" w:rsidRPr="00AF5054" w14:paraId="41AB3AF1" w14:textId="77777777" w:rsidTr="00013CF6">
        <w:trPr>
          <w:trHeight w:val="905"/>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BFF9E" w14:textId="77777777" w:rsidR="00A80B78" w:rsidRPr="00013CF6" w:rsidRDefault="00A80B78" w:rsidP="00013CF6">
            <w:pPr>
              <w:pStyle w:val="BangBody"/>
              <w:jc w:val="center"/>
              <w:rPr>
                <w:b/>
                <w:sz w:val="26"/>
                <w:szCs w:val="26"/>
              </w:rPr>
            </w:pPr>
            <w:r w:rsidRPr="00013CF6">
              <w:rPr>
                <w:b/>
                <w:sz w:val="26"/>
                <w:szCs w:val="26"/>
              </w:rPr>
              <w:t>Hybrid</w:t>
            </w:r>
          </w:p>
        </w:tc>
        <w:tc>
          <w:tcPr>
            <w:tcW w:w="4929" w:type="dxa"/>
            <w:tcBorders>
              <w:top w:val="nil"/>
              <w:left w:val="nil"/>
              <w:bottom w:val="single" w:sz="4" w:space="0" w:color="auto"/>
              <w:right w:val="single" w:sz="4" w:space="0" w:color="auto"/>
            </w:tcBorders>
            <w:shd w:val="clear" w:color="auto" w:fill="auto"/>
            <w:vAlign w:val="bottom"/>
            <w:hideMark/>
          </w:tcPr>
          <w:p w14:paraId="376A375A" w14:textId="71F7321C"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(6,6,1),Algorithm=RPROP, epoches=170,  Residual=1E-6,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00DA415B" w14:textId="77777777" w:rsidR="00A80B78" w:rsidRPr="00013CF6" w:rsidRDefault="00A80B78" w:rsidP="00013CF6">
            <w:pPr>
              <w:pStyle w:val="BangBody"/>
              <w:jc w:val="center"/>
              <w:rPr>
                <w:sz w:val="26"/>
                <w:szCs w:val="26"/>
              </w:rPr>
            </w:pPr>
            <w:r w:rsidRPr="00013CF6">
              <w:rPr>
                <w:sz w:val="26"/>
                <w:szCs w:val="26"/>
              </w:rPr>
              <w:t>698.36</w:t>
            </w:r>
          </w:p>
        </w:tc>
        <w:tc>
          <w:tcPr>
            <w:tcW w:w="1090" w:type="dxa"/>
            <w:tcBorders>
              <w:top w:val="nil"/>
              <w:left w:val="nil"/>
              <w:bottom w:val="single" w:sz="4" w:space="0" w:color="auto"/>
              <w:right w:val="single" w:sz="4" w:space="0" w:color="auto"/>
            </w:tcBorders>
            <w:shd w:val="clear" w:color="auto" w:fill="auto"/>
            <w:noWrap/>
            <w:vAlign w:val="center"/>
            <w:hideMark/>
          </w:tcPr>
          <w:p w14:paraId="5009E260" w14:textId="77777777" w:rsidR="00A80B78" w:rsidRPr="00013CF6" w:rsidRDefault="00A80B78" w:rsidP="00013CF6">
            <w:pPr>
              <w:pStyle w:val="BangBody"/>
              <w:jc w:val="center"/>
              <w:rPr>
                <w:sz w:val="26"/>
                <w:szCs w:val="26"/>
              </w:rPr>
            </w:pPr>
            <w:r w:rsidRPr="00013CF6">
              <w:rPr>
                <w:sz w:val="26"/>
                <w:szCs w:val="26"/>
              </w:rPr>
              <w:t>955424</w:t>
            </w:r>
          </w:p>
        </w:tc>
        <w:tc>
          <w:tcPr>
            <w:tcW w:w="948" w:type="dxa"/>
            <w:tcBorders>
              <w:top w:val="nil"/>
              <w:left w:val="nil"/>
              <w:bottom w:val="single" w:sz="4" w:space="0" w:color="auto"/>
              <w:right w:val="single" w:sz="4" w:space="0" w:color="auto"/>
            </w:tcBorders>
            <w:shd w:val="clear" w:color="auto" w:fill="auto"/>
            <w:noWrap/>
            <w:vAlign w:val="center"/>
            <w:hideMark/>
          </w:tcPr>
          <w:p w14:paraId="263E5E0F" w14:textId="77777777" w:rsidR="00A80B78" w:rsidRPr="00013CF6" w:rsidRDefault="00A80B78" w:rsidP="00013CF6">
            <w:pPr>
              <w:pStyle w:val="BangBody"/>
              <w:jc w:val="center"/>
              <w:rPr>
                <w:sz w:val="26"/>
                <w:szCs w:val="26"/>
              </w:rPr>
            </w:pPr>
            <w:r w:rsidRPr="00013CF6">
              <w:rPr>
                <w:sz w:val="26"/>
                <w:szCs w:val="26"/>
              </w:rPr>
              <w:t>28.71</w:t>
            </w:r>
          </w:p>
        </w:tc>
      </w:tr>
      <w:tr w:rsidR="00A80B78" w:rsidRPr="00AF5054" w14:paraId="316E99BA" w14:textId="77777777" w:rsidTr="00013CF6">
        <w:trPr>
          <w:trHeight w:val="905"/>
        </w:trPr>
        <w:tc>
          <w:tcPr>
            <w:tcW w:w="1232" w:type="dxa"/>
            <w:vMerge/>
            <w:tcBorders>
              <w:top w:val="nil"/>
              <w:left w:val="single" w:sz="4" w:space="0" w:color="auto"/>
              <w:bottom w:val="single" w:sz="4" w:space="0" w:color="000000"/>
              <w:right w:val="single" w:sz="4" w:space="0" w:color="auto"/>
            </w:tcBorders>
            <w:vAlign w:val="center"/>
            <w:hideMark/>
          </w:tcPr>
          <w:p w14:paraId="6101130E" w14:textId="77777777" w:rsidR="00A80B78" w:rsidRPr="00013CF6" w:rsidRDefault="00A80B78" w:rsidP="00013CF6">
            <w:pPr>
              <w:pStyle w:val="BangBody"/>
              <w:rPr>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144E252" w14:textId="42687301"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(6,6,1),Algorithm=Back Propagation, epoches=1000, Residual=1E-6,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4AAB1C49" w14:textId="77777777" w:rsidR="00A80B78" w:rsidRPr="00013CF6" w:rsidRDefault="00A80B78" w:rsidP="00013CF6">
            <w:pPr>
              <w:pStyle w:val="BangBody"/>
              <w:jc w:val="center"/>
              <w:rPr>
                <w:b/>
                <w:sz w:val="26"/>
                <w:szCs w:val="26"/>
              </w:rPr>
            </w:pPr>
            <w:r w:rsidRPr="00013CF6">
              <w:rPr>
                <w:b/>
                <w:sz w:val="26"/>
                <w:szCs w:val="26"/>
              </w:rPr>
              <w:t>467.98</w:t>
            </w:r>
          </w:p>
        </w:tc>
        <w:tc>
          <w:tcPr>
            <w:tcW w:w="1090" w:type="dxa"/>
            <w:tcBorders>
              <w:top w:val="nil"/>
              <w:left w:val="nil"/>
              <w:bottom w:val="single" w:sz="4" w:space="0" w:color="auto"/>
              <w:right w:val="single" w:sz="4" w:space="0" w:color="auto"/>
            </w:tcBorders>
            <w:shd w:val="clear" w:color="auto" w:fill="auto"/>
            <w:noWrap/>
            <w:vAlign w:val="center"/>
            <w:hideMark/>
          </w:tcPr>
          <w:p w14:paraId="2168F4B7" w14:textId="77777777" w:rsidR="00A80B78" w:rsidRPr="00013CF6" w:rsidRDefault="00A80B78" w:rsidP="00013CF6">
            <w:pPr>
              <w:pStyle w:val="BangBody"/>
              <w:jc w:val="center"/>
              <w:rPr>
                <w:b/>
                <w:sz w:val="26"/>
                <w:szCs w:val="26"/>
              </w:rPr>
            </w:pPr>
            <w:r w:rsidRPr="00013CF6">
              <w:rPr>
                <w:b/>
                <w:sz w:val="26"/>
                <w:szCs w:val="26"/>
              </w:rPr>
              <w:t>421860</w:t>
            </w:r>
          </w:p>
        </w:tc>
        <w:tc>
          <w:tcPr>
            <w:tcW w:w="948" w:type="dxa"/>
            <w:tcBorders>
              <w:top w:val="nil"/>
              <w:left w:val="nil"/>
              <w:bottom w:val="single" w:sz="4" w:space="0" w:color="auto"/>
              <w:right w:val="single" w:sz="4" w:space="0" w:color="auto"/>
            </w:tcBorders>
            <w:shd w:val="clear" w:color="auto" w:fill="auto"/>
            <w:noWrap/>
            <w:vAlign w:val="center"/>
            <w:hideMark/>
          </w:tcPr>
          <w:p w14:paraId="5280C767" w14:textId="77777777" w:rsidR="00A80B78" w:rsidRPr="00013CF6" w:rsidRDefault="00A80B78" w:rsidP="00013CF6">
            <w:pPr>
              <w:pStyle w:val="BangBody"/>
              <w:jc w:val="center"/>
              <w:rPr>
                <w:b/>
                <w:sz w:val="26"/>
                <w:szCs w:val="26"/>
              </w:rPr>
            </w:pPr>
            <w:r w:rsidRPr="00013CF6">
              <w:rPr>
                <w:b/>
                <w:sz w:val="26"/>
                <w:szCs w:val="26"/>
              </w:rPr>
              <w:t>22.25</w:t>
            </w:r>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pPr>
      <w:bookmarkStart w:id="3646" w:name="_Toc343859804"/>
      <w:r>
        <w:t>Đánh giá kết quả thực nghiệm</w:t>
      </w:r>
      <w:bookmarkEnd w:id="3646"/>
    </w:p>
    <w:p w14:paraId="4C5337DE" w14:textId="77777777" w:rsidR="007F5275" w:rsidRDefault="007F5275" w:rsidP="00013CF6">
      <w:r>
        <w:t>Qua quá trình chạy thực nghiệm với các bộ dữ liệu mang tính chất khác nhau và so sánh các mô hình với nhau, nhóm chúng tôi rút ra các nhận xét như sau:</w:t>
      </w:r>
    </w:p>
    <w:p w14:paraId="2F932FAB" w14:textId="77777777" w:rsidR="007F5275" w:rsidRPr="00097101" w:rsidRDefault="007F5275" w:rsidP="00013CF6">
      <w:pPr>
        <w:pStyle w:val="BuletL1"/>
      </w:pPr>
      <w:r w:rsidRPr="000C3A28">
        <w:t xml:space="preserve">Mô </w:t>
      </w:r>
      <w:r w:rsidRPr="008A1996">
        <w:t>hình SARI</w:t>
      </w:r>
      <w:r>
        <w:t>MA</w:t>
      </w:r>
      <w:r w:rsidRPr="008A1996">
        <w:t xml:space="preserve"> cho ra kế</w:t>
      </w:r>
      <w:r w:rsidRPr="003A16E8">
        <w:t>t quả chính xác hơn mô hình mạng n</w:t>
      </w:r>
      <w:r w:rsidRPr="00013CF6">
        <w:t>ơron đối với các chuỗi dữ liệu tuyến tính, có tính mùa hoặc xu hướng rõ ràng như: chuỗi dữ liệu Passengers, chuỗi dữ liệu Paper.</w:t>
      </w:r>
    </w:p>
    <w:p w14:paraId="3C987BCD" w14:textId="77777777" w:rsidR="007F5275" w:rsidRPr="00097101" w:rsidRDefault="007F5275" w:rsidP="00013CF6">
      <w:pPr>
        <w:pStyle w:val="BuletL1"/>
      </w:pPr>
      <w:r w:rsidRPr="000C3A28">
        <w:t>Mô hình m</w:t>
      </w:r>
      <w:r w:rsidRPr="008A1996">
        <w:t>ạng nơron cho ra k</w:t>
      </w:r>
      <w:r w:rsidRPr="003A16E8">
        <w:t>ết quả chính xác hơn mô hình SARIMA đố</w:t>
      </w:r>
      <w:r w:rsidRPr="00013CF6">
        <w:t>i với các chuỗi dữ liệu phi tuyến.</w:t>
      </w:r>
    </w:p>
    <w:p w14:paraId="40D248A8" w14:textId="695FDEE2" w:rsidR="007F5275" w:rsidRPr="00097101" w:rsidRDefault="007F5275" w:rsidP="00013CF6">
      <w:pPr>
        <w:pStyle w:val="BuletL1"/>
      </w:pPr>
      <w:r w:rsidRPr="000C3A28">
        <w:t>Đ</w:t>
      </w:r>
      <w:r w:rsidRPr="008A1996">
        <w:t>ối v</w:t>
      </w:r>
      <w:r w:rsidRPr="003A16E8">
        <w:t>ới các chuỗi dữ</w:t>
      </w:r>
      <w:r w:rsidRPr="00013CF6">
        <w:t xml:space="preserve"> liệu tuyến tính thì mô hình SARIMA có khả năng dự </w:t>
      </w:r>
      <w:r w:rsidR="00286C29">
        <w:t>báo</w:t>
      </w:r>
      <w:r w:rsidRPr="003A16E8">
        <w:t xml:space="preserve"> xa chính xác hơn mô hình m</w:t>
      </w:r>
      <w:r w:rsidRPr="00013CF6">
        <w:t>ạng nơron.</w:t>
      </w:r>
    </w:p>
    <w:p w14:paraId="7FD54351" w14:textId="653F7C75" w:rsidR="007F5275" w:rsidRPr="000064E1" w:rsidRDefault="007F5275" w:rsidP="00013CF6">
      <w:pPr>
        <w:pStyle w:val="BuletL1"/>
        <w:rPr>
          <w:b/>
          <w:bCs/>
          <w:kern w:val="32"/>
          <w:sz w:val="32"/>
          <w:szCs w:val="32"/>
        </w:rPr>
      </w:pPr>
      <w:r w:rsidRPr="000C3A28">
        <w:t>Mô hình k</w:t>
      </w:r>
      <w:r w:rsidRPr="008A1996">
        <w:t>ết h</w:t>
      </w:r>
      <w:r w:rsidRPr="003A16E8">
        <w:t>ợp SARIMA với mạ</w:t>
      </w:r>
      <w:r w:rsidRPr="00013CF6">
        <w:t>ng nơron sử dụng được ưu điểm của cả hai mô hình, tạo nên mô hình có kết quả chính xác với nhiều loại dữ liệu khác nhau.</w:t>
      </w:r>
    </w:p>
    <w:p w14:paraId="5AD1B5AE" w14:textId="305F801D" w:rsidR="00783FDB" w:rsidRPr="000064E1" w:rsidRDefault="007F5275" w:rsidP="00097101">
      <w:pPr>
        <w:pStyle w:val="Heading1"/>
        <w:rPr>
          <w:rFonts w:cs="Times New Roman"/>
        </w:rPr>
      </w:pPr>
      <w:r>
        <w:br w:type="page"/>
      </w:r>
      <w:r w:rsidR="00362721">
        <w:rPr>
          <w:rFonts w:cs="Times New Roman"/>
        </w:rPr>
        <w:lastRenderedPageBreak/>
        <w:t xml:space="preserve">    </w:t>
      </w:r>
      <w:bookmarkStart w:id="3647" w:name="_Toc343859805"/>
      <w:r w:rsidR="00783FDB" w:rsidRPr="00013CF6">
        <w:rPr>
          <w:rFonts w:cs="Times New Roman"/>
        </w:rPr>
        <w:t>KẾT LUẬN</w:t>
      </w:r>
      <w:bookmarkEnd w:id="3647"/>
    </w:p>
    <w:p w14:paraId="3A33AA28" w14:textId="2C8A95E5" w:rsidR="00662C01" w:rsidRDefault="00662C01" w:rsidP="00286C29">
      <w:pPr>
        <w:pStyle w:val="Heading2"/>
      </w:pPr>
      <w:bookmarkStart w:id="3648" w:name="_Toc343859806"/>
      <w:r>
        <w:t>Đánh giá kết quả</w:t>
      </w:r>
      <w:bookmarkEnd w:id="3648"/>
    </w:p>
    <w:p w14:paraId="4F7F95A3" w14:textId="6C9C777D" w:rsidR="001B34D3" w:rsidRPr="000C3A28" w:rsidRDefault="001B34D3" w:rsidP="00013CF6">
      <w:pPr>
        <w:ind w:firstLine="648"/>
      </w:pPr>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p>
    <w:p w14:paraId="6B13811E" w14:textId="3A8C8C1F" w:rsidR="00662C01" w:rsidRDefault="00662C01" w:rsidP="00013CF6">
      <w:pPr>
        <w:pStyle w:val="Heading3"/>
      </w:pPr>
      <w:bookmarkStart w:id="3649" w:name="_Toc343859807"/>
      <w:r>
        <w:t xml:space="preserve">Những </w:t>
      </w:r>
      <w:r w:rsidRPr="00286C29">
        <w:t>công</w:t>
      </w:r>
      <w:r>
        <w:t xml:space="preserve"> việc làm được</w:t>
      </w:r>
      <w:bookmarkEnd w:id="3649"/>
    </w:p>
    <w:p w14:paraId="664D4BC4" w14:textId="77777777" w:rsidR="007700CE" w:rsidRPr="00097101" w:rsidRDefault="007700CE" w:rsidP="00013CF6">
      <w:r w:rsidRPr="00013CF6">
        <w:t>Trong quá trình thực hiện đề tài, chúng tôi đã làm được những công việc sau:</w:t>
      </w:r>
    </w:p>
    <w:p w14:paraId="3E607F63" w14:textId="77777777" w:rsidR="007700CE" w:rsidRPr="00941798" w:rsidRDefault="007700CE" w:rsidP="00013CF6">
      <w:pPr>
        <w:pStyle w:val="BuletL1"/>
      </w:pPr>
      <w:r w:rsidRPr="00013CF6">
        <w:t>Tìm hiểu về dữ liệu chuỗi thời gian và các tính chất của nó</w:t>
      </w:r>
      <w:r w:rsidR="00BF3D5C" w:rsidRPr="000C3A28">
        <w:t>.</w:t>
      </w:r>
    </w:p>
    <w:p w14:paraId="1703C2FF" w14:textId="2827FE04" w:rsidR="007700CE" w:rsidRPr="000C3A28" w:rsidRDefault="007700CE" w:rsidP="00013CF6">
      <w:pPr>
        <w:pStyle w:val="BuletL1"/>
      </w:pPr>
      <w:r w:rsidRPr="00013CF6">
        <w:t xml:space="preserve">Tìm hiểu về cấu trúc và nguyên lý hoạt động của mạng </w:t>
      </w:r>
      <w:r w:rsidR="00976130">
        <w:t>nơron</w:t>
      </w:r>
      <w:r w:rsidRPr="00013CF6">
        <w:t xml:space="preserve"> nhân tạo, </w:t>
      </w:r>
      <w:r w:rsidR="00BF3D5C" w:rsidRPr="000C3A28">
        <w:t>m</w:t>
      </w:r>
      <w:r w:rsidR="00BF3D5C" w:rsidRPr="00941798">
        <w:t>ạ</w:t>
      </w:r>
      <w:r w:rsidR="00BF3D5C" w:rsidRPr="002E47E8">
        <w:t xml:space="preserve">ng </w:t>
      </w:r>
      <w:r w:rsidR="00976130">
        <w:t>nơron</w:t>
      </w:r>
      <w:r w:rsidR="00BF3D5C" w:rsidRPr="000C3A28">
        <w:t xml:space="preserve"> nhân t</w:t>
      </w:r>
      <w:r w:rsidR="00BF3D5C" w:rsidRPr="00941798">
        <w:t>ạ</w:t>
      </w:r>
      <w:r w:rsidR="00BF3D5C" w:rsidRPr="002E47E8">
        <w:t>o cho phép ngư</w:t>
      </w:r>
      <w:r w:rsidR="00BF3D5C" w:rsidRPr="003A16E8">
        <w:t>ời dùng lựa chọ</w:t>
      </w:r>
      <w:r w:rsidR="00BF3D5C" w:rsidRPr="00013CF6">
        <w:t>n một trong hai giải thuật huấn luyện: lan truyền ngược và RPROP</w:t>
      </w:r>
      <w:r w:rsidRPr="00013CF6">
        <w:t>.</w:t>
      </w:r>
    </w:p>
    <w:p w14:paraId="065C75CD" w14:textId="77777777" w:rsidR="007700CE" w:rsidRPr="00013CF6" w:rsidRDefault="007700CE" w:rsidP="00013CF6">
      <w:pPr>
        <w:pStyle w:val="BuletL1"/>
      </w:pPr>
      <w:r w:rsidRPr="00941798">
        <w:t>Tìm hi</w:t>
      </w:r>
      <w:r w:rsidRPr="002E47E8">
        <w:t>ể</w:t>
      </w:r>
      <w:r w:rsidRPr="003A16E8">
        <w:t>u về cấu trúc và nguyên lý ho</w:t>
      </w:r>
      <w:r w:rsidRPr="00013CF6">
        <w:t>ạt động của mô hình SARIMA, hiện thực được chương tự động xây dựng mô hình SARIMA.</w:t>
      </w:r>
    </w:p>
    <w:p w14:paraId="241FDFB0" w14:textId="77777777" w:rsidR="00857BA6" w:rsidRPr="00013CF6" w:rsidRDefault="00857BA6" w:rsidP="00013CF6">
      <w:pPr>
        <w:pStyle w:val="BuletL1"/>
      </w:pPr>
      <w:r w:rsidRPr="00013CF6">
        <w:t>Tìm hiểu nguyên lý kết hợp hai mô hình mạng nơron và ARIMA, từ đó xây dựng một mô hình kết hợp có khả năng phù hợp với nhiều loại dữ liệu khác nhau.</w:t>
      </w:r>
    </w:p>
    <w:p w14:paraId="75D52ED6" w14:textId="77777777" w:rsidR="00623073" w:rsidRPr="00013CF6" w:rsidRDefault="007700CE" w:rsidP="00013CF6">
      <w:pPr>
        <w:pStyle w:val="BuletL1"/>
      </w:pPr>
      <w:r w:rsidRPr="00013CF6">
        <w:t>Thực hiện chạy thử nghiệm chương trình trên các bộ dữ liệu mẫu</w:t>
      </w:r>
      <w:r w:rsidR="009C08F4" w:rsidRPr="00013CF6">
        <w:t xml:space="preserve"> khác nhau, từ đó kiểm tra tính đúng đắn của cơ sở lý thuyết.</w:t>
      </w:r>
    </w:p>
    <w:p w14:paraId="0E72C806" w14:textId="12ACA8E1" w:rsidR="00662C01" w:rsidRDefault="00662C01">
      <w:pPr>
        <w:pStyle w:val="Heading3"/>
      </w:pPr>
      <w:bookmarkStart w:id="3650" w:name="_Toc343859808"/>
      <w:r w:rsidRPr="00662C01">
        <w:t>Những đúc kết về mặt lý luận</w:t>
      </w:r>
      <w:bookmarkEnd w:id="3650"/>
    </w:p>
    <w:p w14:paraId="64704074" w14:textId="6D7FF1E7" w:rsidR="00D54C04" w:rsidRDefault="00D54C04" w:rsidP="00013CF6">
      <w:r>
        <w:t>Qua quá trình hiện thực và chạy thực nghiệm mô hình kết hợp SARIMA với mạ</w:t>
      </w:r>
      <w:r w:rsidR="00B7223D">
        <w:t xml:space="preserve">ng </w:t>
      </w:r>
      <w:r>
        <w:t>nơron, nhóm chúng tôi đã rút ra được những kết luận sau đây:</w:t>
      </w:r>
    </w:p>
    <w:p w14:paraId="41659DC6" w14:textId="77777777" w:rsidR="00D54C04" w:rsidRPr="00097101" w:rsidRDefault="00E44DF7" w:rsidP="00013CF6">
      <w:pPr>
        <w:pStyle w:val="BuletL1"/>
      </w:pPr>
      <w:r w:rsidRPr="000C3A28">
        <w:t>Đ</w:t>
      </w:r>
      <w:r w:rsidRPr="00941798">
        <w:t>ố</w:t>
      </w:r>
      <w:r w:rsidRPr="002E47E8">
        <w:t>i v</w:t>
      </w:r>
      <w:r w:rsidRPr="003A16E8">
        <w:t>ới các chuỗi d</w:t>
      </w:r>
      <w:r w:rsidRPr="00013CF6">
        <w:t>ữ liệu chỉ có tính mùa hoặc xu hướng thì mô hình SARIMA có kết quả chính xác hơn mô hình mạng nơron.</w:t>
      </w:r>
    </w:p>
    <w:p w14:paraId="72628387" w14:textId="77777777" w:rsidR="00983080" w:rsidRPr="00097101" w:rsidRDefault="00983080" w:rsidP="00013CF6">
      <w:pPr>
        <w:pStyle w:val="BuletL1"/>
      </w:pPr>
      <w:r w:rsidRPr="000C3A28">
        <w:t>Đ</w:t>
      </w:r>
      <w:r w:rsidRPr="00941798">
        <w:t>ố</w:t>
      </w:r>
      <w:r w:rsidRPr="002E47E8">
        <w:t>i v</w:t>
      </w:r>
      <w:r w:rsidRPr="003A16E8">
        <w:t>ới các chuỗi dữ</w:t>
      </w:r>
      <w:r w:rsidRPr="00013CF6">
        <w:t xml:space="preserve"> liệu có tính phi tuyến thì mô hình mạng nơron cho kết quả chính xác hơn.</w:t>
      </w:r>
    </w:p>
    <w:p w14:paraId="485CC0A3" w14:textId="2C3FD59D" w:rsidR="002C1C14" w:rsidRPr="00097101" w:rsidRDefault="002C1C14" w:rsidP="00013CF6">
      <w:pPr>
        <w:pStyle w:val="BuletL1"/>
      </w:pPr>
      <w:r w:rsidRPr="000C3A28">
        <w:t>Do d</w:t>
      </w:r>
      <w:r w:rsidRPr="00941798">
        <w:t>ự</w:t>
      </w:r>
      <w:r w:rsidRPr="002E47E8">
        <w:t>a trên đ</w:t>
      </w:r>
      <w:r w:rsidRPr="003A16E8">
        <w:t>ặc tính của cả</w:t>
      </w:r>
      <w:r w:rsidRPr="00013CF6">
        <w:t xml:space="preserve"> chuỗi thời gian nên mô hình SARIMA có khả năng dự </w:t>
      </w:r>
      <w:r w:rsidR="00286C29">
        <w:t xml:space="preserve">báo </w:t>
      </w:r>
      <w:r w:rsidRPr="003A16E8">
        <w:t xml:space="preserve"> xa chính xác hơn mô hình mạng nơron.</w:t>
      </w:r>
    </w:p>
    <w:p w14:paraId="29570AF4" w14:textId="36AD8EBB" w:rsidR="002C1C14" w:rsidRPr="00097101" w:rsidRDefault="002C1C14" w:rsidP="00013CF6">
      <w:pPr>
        <w:pStyle w:val="BuletL1"/>
      </w:pPr>
      <w:r w:rsidRPr="000C3A28">
        <w:lastRenderedPageBreak/>
        <w:t>B</w:t>
      </w:r>
      <w:r w:rsidRPr="00941798">
        <w:t>ằ</w:t>
      </w:r>
      <w:r w:rsidRPr="002E47E8">
        <w:t>ng cách k</w:t>
      </w:r>
      <w:r w:rsidRPr="003A16E8">
        <w:t>ết hợp cả</w:t>
      </w:r>
      <w:r w:rsidRPr="00013CF6">
        <w:t xml:space="preserve"> hai mô hình SARIMA và mạng nơron, ta có thể xây dựng một mô hình thích hợp với nhiều loại dữ liệu khác nhau</w:t>
      </w:r>
      <w:r w:rsidR="00BD71C0" w:rsidRPr="00013CF6">
        <w:t xml:space="preserve">, cho ra kết quả </w:t>
      </w:r>
      <w:r w:rsidR="00D95093">
        <w:t xml:space="preserve">dự báo </w:t>
      </w:r>
      <w:r w:rsidR="00BD71C0" w:rsidRPr="00941798">
        <w:t>chính xác c</w:t>
      </w:r>
      <w:r w:rsidR="00BD71C0" w:rsidRPr="002E47E8">
        <w:t>ao.</w:t>
      </w:r>
    </w:p>
    <w:p w14:paraId="0B4BEF09" w14:textId="4AB6B473" w:rsidR="00E830E0" w:rsidRDefault="00662C01" w:rsidP="00013CF6">
      <w:pPr>
        <w:pStyle w:val="Heading3"/>
      </w:pPr>
      <w:bookmarkStart w:id="3651" w:name="_Toc343859809"/>
      <w:r>
        <w:t>Mặt hạn chế</w:t>
      </w:r>
      <w:bookmarkEnd w:id="3651"/>
    </w:p>
    <w:p w14:paraId="7B1DEF2D" w14:textId="33E9B641" w:rsidR="006B1716" w:rsidRPr="00102ED8" w:rsidRDefault="00DA3C57" w:rsidP="00013CF6">
      <w:r>
        <w:t>Mô hình này chưa có phần tiền xử lý dữ liệu, nên đối với các dữ liệu chưa qua tiề</w:t>
      </w:r>
      <w:r w:rsidR="00B7223D">
        <w:t xml:space="preserve">n </w:t>
      </w:r>
      <w:r>
        <w:t>xử lý có chứa giá trị nhiễu, không hợp lệ… thì kết quả của mô hình không được cao.</w:t>
      </w:r>
    </w:p>
    <w:p w14:paraId="466D996B" w14:textId="712544C2" w:rsidR="006A21F7" w:rsidRDefault="00E830E0" w:rsidP="00013CF6">
      <w:r w:rsidRPr="00102ED8">
        <w:t>Giao diện chương trình hiện thực chưa thân thiện với người dùng.</w:t>
      </w:r>
    </w:p>
    <w:p w14:paraId="75A37250" w14:textId="6C2D0D83" w:rsidR="00DA3C57" w:rsidRPr="008B2578" w:rsidRDefault="00DA3C57" w:rsidP="00013CF6">
      <w:pPr>
        <w:rPr>
          <w:szCs w:val="26"/>
        </w:rPr>
      </w:pPr>
      <w:r>
        <w:t>Mô hình được xây dựng nhằm hiện thực các lý thuyết đã nghiên cứu nên chỉ sử dụ</w:t>
      </w:r>
      <w:r w:rsidR="00B7223D">
        <w:t xml:space="preserve">ng </w:t>
      </w:r>
      <w:r w:rsidR="00213161">
        <w:t>c</w:t>
      </w:r>
      <w:r>
        <w:t xml:space="preserve">ác dữ liệu đã </w:t>
      </w:r>
      <w:proofErr w:type="gramStart"/>
      <w:r>
        <w:t>thu</w:t>
      </w:r>
      <w:proofErr w:type="gramEnd"/>
      <w:r>
        <w:t xml:space="preserve"> thập sẵn, không có cập nhật các dữ liệu mới theo thời gian</w:t>
      </w:r>
      <w:r w:rsidR="00B7223D">
        <w:t xml:space="preserve"> nên </w:t>
      </w:r>
      <w:r>
        <w:t>cần phải thay đổi để phù hợp với các bài toán thực tiễn.</w:t>
      </w:r>
    </w:p>
    <w:p w14:paraId="1A655C1A" w14:textId="13DD86DB" w:rsidR="00783FDB" w:rsidRDefault="00783FDB" w:rsidP="00286C29">
      <w:pPr>
        <w:pStyle w:val="Heading2"/>
      </w:pPr>
      <w:bookmarkStart w:id="3652" w:name="_Toc343859810"/>
      <w:r w:rsidRPr="003A16E8">
        <w:t>Hướng phát triển</w:t>
      </w:r>
      <w:r w:rsidRPr="00013CF6">
        <w:t xml:space="preserve"> đề tài</w:t>
      </w:r>
      <w:bookmarkEnd w:id="3652"/>
    </w:p>
    <w:p w14:paraId="3D8B20CB" w14:textId="7CF2E319" w:rsidR="00F27A65" w:rsidRDefault="00F27A65" w:rsidP="00013CF6">
      <w:r>
        <w:t xml:space="preserve">Đề tài đã đưa ra mô hình kết hợp SARIMA với mạng nơron trong bài toán dự báo chuỗi thời gian. Tuy nhiên, để cải thiện độ chính xác của mô hình, chúng ta cần </w:t>
      </w:r>
      <w:r w:rsidRPr="00F27A65">
        <w:t>bổ xung các tiếp cận nghiên cứu mới trong tương lai như sau:</w:t>
      </w:r>
    </w:p>
    <w:p w14:paraId="1D75F34D" w14:textId="3CDAF31E" w:rsidR="00D66640" w:rsidRPr="00097101" w:rsidRDefault="00F27A65" w:rsidP="00013CF6">
      <w:pPr>
        <w:pStyle w:val="BuletL1"/>
      </w:pPr>
      <w:r w:rsidRPr="000C3A28">
        <w:t>Trong mô hình SARIMA, đ</w:t>
      </w:r>
      <w:r w:rsidRPr="00941798">
        <w:t>ể</w:t>
      </w:r>
      <w:r w:rsidRPr="002E47E8">
        <w:t xml:space="preserve"> chuy</w:t>
      </w:r>
      <w:r w:rsidRPr="003A16E8">
        <w:t>ển đổi từ</w:t>
      </w:r>
      <w:r w:rsidRPr="00013CF6">
        <w:t xml:space="preserve"> chuỗi dữ liệu có tính mùa và xu hướng, chúng tôi đã sử dụng phương pháp lấy hiệu</w:t>
      </w:r>
      <w:r w:rsidR="002E24B1" w:rsidRPr="00013CF6">
        <w:t xml:space="preserve">. Nhưng phương pháp này đòi hỏi phương sai của chuỗi dữ liệu phải tĩnh. </w:t>
      </w:r>
      <w:r w:rsidR="00330004" w:rsidRPr="00013CF6">
        <w:t xml:space="preserve">Trong trường hợp này cần phải sử dụng các phương pháp chuyển đổi khác: </w:t>
      </w:r>
      <w:r w:rsidR="00B663DE" w:rsidRPr="00013CF6">
        <w:t>phép biến đổi logarí</w:t>
      </w:r>
      <w:r w:rsidR="00D95093">
        <w:t>t</w:t>
      </w:r>
      <w:r w:rsidR="00B663DE" w:rsidRPr="00941798">
        <w:t xml:space="preserve">, </w:t>
      </w:r>
      <w:r w:rsidR="00B663DE" w:rsidRPr="002E47E8">
        <w:t>phép bi</w:t>
      </w:r>
      <w:r w:rsidR="00B663DE" w:rsidRPr="003A16E8">
        <w:t>ến đổi Box-Cox power.</w:t>
      </w:r>
    </w:p>
    <w:p w14:paraId="5103857F" w14:textId="77777777" w:rsidR="00D66640" w:rsidRPr="00013CF6" w:rsidRDefault="00D66640" w:rsidP="00013CF6">
      <w:pPr>
        <w:pStyle w:val="BuletL1"/>
      </w:pPr>
      <w:r w:rsidRPr="000C3A28">
        <w:t>Theo th</w:t>
      </w:r>
      <w:r w:rsidRPr="00941798">
        <w:t>ờ</w:t>
      </w:r>
      <w:r w:rsidRPr="002E47E8">
        <w:t>i gian</w:t>
      </w:r>
      <w:r w:rsidRPr="003A16E8">
        <w:t xml:space="preserve"> thì chuỗi dữ li</w:t>
      </w:r>
      <w:r w:rsidRPr="00013CF6">
        <w:t>ệu thay đổi tính chất, mô hình đã ước lượng trước đây có thể không phù hợp nữa. Chúng ta cần xây dựng phương pháp ước lượng trực tuyến, dựa vào mô hình đã xây dựng và giá trị thực chúng ta đánh giá sai số, cập nhật tham số cho mô hình và thay đổi mô hình khi cần thiết.</w:t>
      </w:r>
    </w:p>
    <w:p w14:paraId="0F253FA4" w14:textId="77777777" w:rsidR="00783FDB" w:rsidRPr="00013CF6" w:rsidRDefault="00783FDB">
      <w:pPr>
        <w:spacing w:before="0" w:after="200" w:line="276" w:lineRule="auto"/>
        <w:jc w:val="left"/>
        <w:rPr>
          <w:b/>
          <w:bCs/>
          <w:kern w:val="32"/>
          <w:szCs w:val="26"/>
        </w:rPr>
      </w:pPr>
      <w:bookmarkStart w:id="3653" w:name="_Toc328879942"/>
      <w:bookmarkStart w:id="3654" w:name="_Toc328895018"/>
      <w:r w:rsidRPr="0049233F">
        <w:rPr>
          <w:szCs w:val="26"/>
        </w:rPr>
        <w:br w:type="page"/>
      </w:r>
    </w:p>
    <w:p w14:paraId="23073CA3" w14:textId="57D391E2" w:rsidR="00783FDB" w:rsidRPr="000C3A28" w:rsidRDefault="00783FDB" w:rsidP="00013CF6">
      <w:pPr>
        <w:pStyle w:val="Heading1"/>
        <w:numPr>
          <w:ilvl w:val="0"/>
          <w:numId w:val="0"/>
        </w:numPr>
        <w:ind w:left="360"/>
        <w:rPr>
          <w:b w:val="0"/>
        </w:rPr>
      </w:pPr>
      <w:bookmarkStart w:id="3655" w:name="_Toc343859811"/>
      <w:r w:rsidRPr="00013CF6">
        <w:lastRenderedPageBreak/>
        <w:t>TÀI LIỆU THAM KHẢO</w:t>
      </w:r>
      <w:bookmarkEnd w:id="3653"/>
      <w:bookmarkEnd w:id="3654"/>
      <w:bookmarkEnd w:id="3655"/>
    </w:p>
    <w:p w14:paraId="67AE0CAF" w14:textId="77777777" w:rsidR="008C1D28" w:rsidRPr="00B7223D" w:rsidRDefault="008C1D28" w:rsidP="00097101">
      <w:pPr>
        <w:ind w:firstLine="547"/>
        <w:rPr>
          <w:szCs w:val="26"/>
        </w:rPr>
      </w:pPr>
      <w:r w:rsidRPr="00B7223D">
        <w:rPr>
          <w:szCs w:val="26"/>
        </w:rPr>
        <w:t xml:space="preserve">[1] J. E. Hanke, D. W. Wichenrn. </w:t>
      </w:r>
      <w:r w:rsidRPr="00013CF6">
        <w:rPr>
          <w:i/>
          <w:szCs w:val="26"/>
        </w:rPr>
        <w:t>Business Forcasting</w:t>
      </w:r>
      <w:r w:rsidRPr="00B7223D">
        <w:rPr>
          <w:szCs w:val="26"/>
        </w:rPr>
        <w:t>, Pearson Prentice Hall, ISBN 0-13-141290-6, 2005.</w:t>
      </w:r>
    </w:p>
    <w:p w14:paraId="1B297CC1" w14:textId="77777777" w:rsidR="008C1D28" w:rsidRPr="00B7223D" w:rsidRDefault="008C1D28" w:rsidP="00013CF6">
      <w:pPr>
        <w:pStyle w:val="Stylechun"/>
        <w:spacing w:before="120"/>
        <w:ind w:firstLine="547"/>
      </w:pPr>
      <w:r w:rsidRPr="00B7223D">
        <w:t xml:space="preserve">[2] T. M. Mitchell. </w:t>
      </w:r>
      <w:r w:rsidRPr="00013CF6">
        <w:rPr>
          <w:i/>
        </w:rPr>
        <w:t>Machine Learning</w:t>
      </w:r>
      <w:r w:rsidRPr="00B7223D">
        <w:t>, McGraw-Hill Science/ Engineering/ Math, ISBN 0070428077, 1997.</w:t>
      </w:r>
    </w:p>
    <w:p w14:paraId="21A3B029" w14:textId="77777777" w:rsidR="008C1D28" w:rsidRPr="00B7223D" w:rsidRDefault="008C1D28" w:rsidP="00097101">
      <w:pPr>
        <w:ind w:firstLine="547"/>
        <w:rPr>
          <w:szCs w:val="26"/>
        </w:rPr>
      </w:pPr>
      <w:r w:rsidRPr="00B7223D">
        <w:rPr>
          <w:szCs w:val="26"/>
        </w:rPr>
        <w:t xml:space="preserve">[3] Trần Đức Minh. Luận văn thạc sĩ </w:t>
      </w:r>
      <w:r w:rsidRPr="00013CF6">
        <w:rPr>
          <w:i/>
          <w:szCs w:val="26"/>
        </w:rPr>
        <w:t>Mạng Neural Truyền Thẳng Và Ứng Dụng Trong Dự Báo Dữ Liệu</w:t>
      </w:r>
      <w:r w:rsidRPr="00B7223D">
        <w:rPr>
          <w:szCs w:val="26"/>
        </w:rPr>
        <w:t>. Đại học quốc gia Hà Nội, 2002</w:t>
      </w:r>
    </w:p>
    <w:p w14:paraId="1FA9E9A4" w14:textId="5CE8B6F0" w:rsidR="008C1D28" w:rsidRPr="00B7223D" w:rsidRDefault="008C1D28" w:rsidP="00013CF6">
      <w:pPr>
        <w:ind w:firstLine="547"/>
        <w:rPr>
          <w:szCs w:val="26"/>
        </w:rPr>
      </w:pPr>
      <w:r w:rsidRPr="00B7223D">
        <w:rPr>
          <w:szCs w:val="26"/>
        </w:rPr>
        <w:t xml:space="preserve">[4] M. Riedmiller, H. Braun. </w:t>
      </w:r>
      <w:r w:rsidRPr="00013CF6">
        <w:rPr>
          <w:i/>
          <w:szCs w:val="26"/>
        </w:rPr>
        <w:t xml:space="preserve">A Direct Adaptive Method </w:t>
      </w:r>
      <w:proofErr w:type="gramStart"/>
      <w:r w:rsidRPr="00013CF6">
        <w:rPr>
          <w:i/>
          <w:szCs w:val="26"/>
        </w:rPr>
        <w:t>For</w:t>
      </w:r>
      <w:proofErr w:type="gramEnd"/>
      <w:r w:rsidRPr="00013CF6">
        <w:rPr>
          <w:i/>
          <w:szCs w:val="26"/>
        </w:rPr>
        <w:t xml:space="preserve"> Faster Backpropagation Learning: The RPROP Algorithm.</w:t>
      </w:r>
      <w:r w:rsidRPr="00B7223D">
        <w:rPr>
          <w:szCs w:val="26"/>
        </w:rPr>
        <w:t xml:space="preserve"> Proceedings of the IEEE International Conference on Neural Networks, </w:t>
      </w:r>
      <w:r w:rsidR="006F78A0">
        <w:rPr>
          <w:szCs w:val="26"/>
        </w:rPr>
        <w:t>pp</w:t>
      </w:r>
      <w:r w:rsidRPr="00B7223D">
        <w:rPr>
          <w:szCs w:val="26"/>
        </w:rPr>
        <w:t xml:space="preserve"> 586-591, 1993.</w:t>
      </w:r>
    </w:p>
    <w:p w14:paraId="5474FCC3" w14:textId="77777777" w:rsidR="008C1D28" w:rsidRPr="00B7223D" w:rsidRDefault="008C1D28" w:rsidP="00013CF6">
      <w:pPr>
        <w:ind w:firstLine="547"/>
        <w:rPr>
          <w:szCs w:val="26"/>
        </w:rPr>
      </w:pPr>
      <w:r w:rsidRPr="00B7223D">
        <w:rPr>
          <w:szCs w:val="26"/>
        </w:rPr>
        <w:t xml:space="preserve">[5] M. Riedmiller. </w:t>
      </w:r>
      <w:r w:rsidRPr="00013CF6">
        <w:rPr>
          <w:i/>
          <w:szCs w:val="26"/>
        </w:rPr>
        <w:t xml:space="preserve">Advanced Supervised Learning </w:t>
      </w:r>
      <w:proofErr w:type="gramStart"/>
      <w:r w:rsidRPr="00013CF6">
        <w:rPr>
          <w:i/>
          <w:szCs w:val="26"/>
        </w:rPr>
        <w:t>In</w:t>
      </w:r>
      <w:proofErr w:type="gramEnd"/>
      <w:r w:rsidRPr="00013CF6">
        <w:rPr>
          <w:i/>
          <w:szCs w:val="26"/>
        </w:rPr>
        <w:t xml:space="preserve"> Multi-layer Perceptrons – From Backpropagation To Adaptive Learning Algorithms.</w:t>
      </w:r>
      <w:r w:rsidRPr="00B7223D">
        <w:rPr>
          <w:szCs w:val="26"/>
        </w:rPr>
        <w:t xml:space="preserve"> Int. Journal of Computer Standards and Interfaces, 1994.</w:t>
      </w:r>
    </w:p>
    <w:p w14:paraId="2711A9EC" w14:textId="366ED8BF" w:rsidR="008C1D28" w:rsidRPr="00B7223D" w:rsidRDefault="008C1D28" w:rsidP="00013CF6">
      <w:pPr>
        <w:ind w:firstLine="547"/>
        <w:rPr>
          <w:szCs w:val="26"/>
        </w:rPr>
      </w:pPr>
      <w:r w:rsidRPr="00B7223D">
        <w:rPr>
          <w:szCs w:val="26"/>
        </w:rPr>
        <w:t xml:space="preserve">[6] T. Kolarik, G. Rudorfer. </w:t>
      </w:r>
      <w:r w:rsidRPr="00013CF6">
        <w:rPr>
          <w:i/>
          <w:szCs w:val="26"/>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r w:rsidR="006F78A0">
        <w:rPr>
          <w:szCs w:val="26"/>
        </w:rPr>
        <w:t>pp</w:t>
      </w:r>
      <w:r w:rsidRPr="00B7223D">
        <w:rPr>
          <w:szCs w:val="26"/>
        </w:rPr>
        <w:t xml:space="preserve"> 86-94, 1994.</w:t>
      </w:r>
    </w:p>
    <w:p w14:paraId="6BB0777B" w14:textId="216FEE3B" w:rsidR="008C1D28" w:rsidRPr="00B7223D" w:rsidRDefault="008C1D28" w:rsidP="00013CF6">
      <w:pPr>
        <w:ind w:firstLine="547"/>
        <w:rPr>
          <w:szCs w:val="26"/>
        </w:rPr>
      </w:pPr>
      <w:r w:rsidRPr="00B7223D">
        <w:rPr>
          <w:szCs w:val="26"/>
        </w:rPr>
        <w:t xml:space="preserve">[7] I. Kaastra, M. Boyd. </w:t>
      </w:r>
      <w:r w:rsidRPr="00013CF6">
        <w:rPr>
          <w:i/>
          <w:szCs w:val="26"/>
        </w:rPr>
        <w:t xml:space="preserve">Designing </w:t>
      </w:r>
      <w:proofErr w:type="gramStart"/>
      <w:r w:rsidRPr="00013CF6">
        <w:rPr>
          <w:i/>
          <w:szCs w:val="26"/>
        </w:rPr>
        <w:t>A</w:t>
      </w:r>
      <w:proofErr w:type="gramEnd"/>
      <w:r w:rsidRPr="00013CF6">
        <w:rPr>
          <w:i/>
          <w:szCs w:val="26"/>
        </w:rPr>
        <w:t xml:space="preserve"> Neural Network For Forecasting Financial And Economic Time Series.</w:t>
      </w:r>
      <w:r w:rsidRPr="00B7223D">
        <w:rPr>
          <w:szCs w:val="26"/>
        </w:rPr>
        <w:t xml:space="preserve"> Neurocomputing, 10, </w:t>
      </w:r>
      <w:r w:rsidR="006F78A0">
        <w:rPr>
          <w:szCs w:val="26"/>
        </w:rPr>
        <w:t>pp</w:t>
      </w:r>
      <w:r w:rsidRPr="00B7223D">
        <w:rPr>
          <w:szCs w:val="26"/>
        </w:rPr>
        <w:t xml:space="preserve"> 215-236, 1996.</w:t>
      </w:r>
    </w:p>
    <w:p w14:paraId="6BE4A517" w14:textId="3E8A515A" w:rsidR="006E5672" w:rsidRPr="00B7223D" w:rsidRDefault="008C1D28" w:rsidP="00013CF6">
      <w:pPr>
        <w:ind w:firstLine="547"/>
        <w:jc w:val="left"/>
        <w:rPr>
          <w:szCs w:val="26"/>
        </w:rPr>
      </w:pPr>
      <w:r w:rsidRPr="00B7223D">
        <w:rPr>
          <w:szCs w:val="26"/>
        </w:rPr>
        <w:t xml:space="preserve">[8] G. Zhang, Michael Y. Hu. </w:t>
      </w:r>
      <w:r w:rsidRPr="00013CF6">
        <w:rPr>
          <w:i/>
          <w:szCs w:val="26"/>
        </w:rPr>
        <w:t xml:space="preserve">Neural Network Forecasting Of </w:t>
      </w:r>
      <w:proofErr w:type="gramStart"/>
      <w:r w:rsidRPr="00013CF6">
        <w:rPr>
          <w:i/>
          <w:szCs w:val="26"/>
        </w:rPr>
        <w:t>The</w:t>
      </w:r>
      <w:proofErr w:type="gramEnd"/>
      <w:r w:rsidRPr="00013CF6">
        <w:rPr>
          <w:i/>
          <w:szCs w:val="26"/>
        </w:rPr>
        <w:t xml:space="preserve"> British Pound/US Dollar Exchange Rate.</w:t>
      </w:r>
      <w:r w:rsidRPr="00B7223D">
        <w:rPr>
          <w:szCs w:val="26"/>
        </w:rPr>
        <w:t xml:space="preserve"> Omega, International Journal of Management Science, </w:t>
      </w:r>
      <w:r w:rsidR="000A397A">
        <w:rPr>
          <w:szCs w:val="26"/>
        </w:rPr>
        <w:t xml:space="preserve">vol. </w:t>
      </w:r>
      <w:r w:rsidRPr="00B7223D">
        <w:rPr>
          <w:szCs w:val="26"/>
        </w:rPr>
        <w:t xml:space="preserve">26, </w:t>
      </w:r>
      <w:r w:rsidR="006F78A0">
        <w:rPr>
          <w:szCs w:val="26"/>
        </w:rPr>
        <w:t>pp</w:t>
      </w:r>
      <w:r w:rsidRPr="00B7223D">
        <w:rPr>
          <w:szCs w:val="26"/>
        </w:rPr>
        <w:t xml:space="preserve"> 495-506, 1998</w:t>
      </w:r>
    </w:p>
    <w:p w14:paraId="3D9E437D" w14:textId="77777777" w:rsidR="006E5672" w:rsidRPr="00B7223D" w:rsidRDefault="006E5672" w:rsidP="00013CF6">
      <w:pPr>
        <w:pStyle w:val="Stylechun"/>
        <w:spacing w:before="120"/>
        <w:ind w:firstLine="547"/>
      </w:pPr>
      <w:r w:rsidRPr="00B7223D">
        <w:t xml:space="preserve">[9] Chatfield, Christopher. </w:t>
      </w:r>
      <w:r w:rsidRPr="00013CF6">
        <w:rPr>
          <w:i/>
        </w:rPr>
        <w:t>Time-series forecasting</w:t>
      </w:r>
      <w:r w:rsidRPr="00B7223D">
        <w:t>, ISBN 1-58488-063-5</w:t>
      </w:r>
    </w:p>
    <w:p w14:paraId="7B8FEE0B" w14:textId="77777777" w:rsidR="006E5672" w:rsidRPr="00B7223D" w:rsidRDefault="006E5672" w:rsidP="00013CF6">
      <w:pPr>
        <w:pStyle w:val="Stylechun"/>
        <w:spacing w:before="120"/>
        <w:ind w:firstLine="547"/>
      </w:pPr>
      <w:r w:rsidRPr="00B7223D">
        <w:t xml:space="preserve">[10] J. Scott Armstrong. </w:t>
      </w:r>
      <w:r w:rsidRPr="00013CF6">
        <w:rPr>
          <w:i/>
        </w:rPr>
        <w:t xml:space="preserve">Principles of forecasting: a handbook for researchers and practitioner. </w:t>
      </w:r>
      <w:r w:rsidRPr="00B7223D">
        <w:t>Kluwer Academic Publishers, 2002, eBook ISBN 0-306-47630-4</w:t>
      </w:r>
    </w:p>
    <w:p w14:paraId="2252A53F" w14:textId="77777777" w:rsidR="00C564CC" w:rsidRDefault="006E5672" w:rsidP="00013CF6">
      <w:pPr>
        <w:pStyle w:val="Stylechun"/>
        <w:spacing w:before="120"/>
        <w:ind w:firstLine="547"/>
      </w:pPr>
      <w:r w:rsidRPr="00B7223D">
        <w:t xml:space="preserve">[11] Jan Sterba, Katarina Hilovska. </w:t>
      </w:r>
      <w:r w:rsidRPr="00013CF6">
        <w:rPr>
          <w:i/>
        </w:rPr>
        <w:t>The implementation of hybrid ARIMA-Neural network prediction model for aggregate water consumption prediction</w:t>
      </w:r>
      <w:r w:rsidRPr="00B7223D">
        <w:t>, 201</w:t>
      </w:r>
      <w:r w:rsidR="00B84941">
        <w:t>0</w:t>
      </w:r>
    </w:p>
    <w:p w14:paraId="4FBC053B" w14:textId="2B3ECD49" w:rsidR="00C564CC" w:rsidRDefault="00C564CC">
      <w:pPr>
        <w:pStyle w:val="Stylechun"/>
        <w:ind w:firstLine="547"/>
        <w:rPr>
          <w:rStyle w:val="NoFormatChar"/>
        </w:rPr>
      </w:pPr>
      <w:r>
        <w:t>[12] Nancy Ngo</w:t>
      </w:r>
      <w:r w:rsidRPr="00C564CC">
        <w:t>c Tran</w:t>
      </w:r>
      <w:r>
        <w:t xml:space="preserve">. </w:t>
      </w:r>
      <w:r w:rsidRPr="00013CF6">
        <w:rPr>
          <w:i/>
        </w:rPr>
        <w:t>Automatic</w:t>
      </w:r>
      <w:r w:rsidRPr="00013CF6">
        <w:rPr>
          <w:rStyle w:val="NoFormatChar"/>
          <w:i/>
        </w:rPr>
        <w:t xml:space="preserve"> ARIMA time series modeling and forecasting for adaptive input/output prefetching</w:t>
      </w:r>
      <w:r w:rsidR="008A1860">
        <w:rPr>
          <w:rStyle w:val="NoFormatChar"/>
        </w:rPr>
        <w:t>, 2002.</w:t>
      </w:r>
    </w:p>
    <w:p w14:paraId="7A386E95" w14:textId="7EB4BB8F" w:rsidR="00050F61" w:rsidRDefault="00050F61" w:rsidP="00050F61">
      <w:pPr>
        <w:pStyle w:val="Stylechun"/>
        <w:ind w:firstLine="547"/>
        <w:rPr>
          <w:rStyle w:val="NoFormatChar"/>
        </w:rPr>
      </w:pPr>
      <w:r>
        <w:rPr>
          <w:rStyle w:val="NoFormatChar"/>
        </w:rPr>
        <w:lastRenderedPageBreak/>
        <w:t xml:space="preserve">[13] </w:t>
      </w:r>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r w:rsidRPr="00013CF6">
        <w:rPr>
          <w:rStyle w:val="NoFormatChar"/>
          <w:i/>
        </w:rPr>
        <w:t>A closed formula for the Durbin-Levinson’S algorithmin seasonal fractionaly integrated processes</w:t>
      </w:r>
      <w:r w:rsidR="00724C67">
        <w:rPr>
          <w:rStyle w:val="NoFormatChar"/>
        </w:rPr>
        <w:t>, 2004</w:t>
      </w:r>
      <w:r w:rsidR="00ED159E">
        <w:rPr>
          <w:rStyle w:val="NoFormatChar"/>
        </w:rPr>
        <w:t>.</w:t>
      </w:r>
    </w:p>
    <w:p w14:paraId="5B5FBD3D" w14:textId="77284722" w:rsidR="000A397A" w:rsidRPr="00252995" w:rsidRDefault="000A397A" w:rsidP="000A397A">
      <w:pPr>
        <w:pStyle w:val="Stylechun"/>
        <w:ind w:firstLine="547"/>
        <w:rPr>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3E2E5FB3" w:rsidR="005E182F" w:rsidRDefault="005E182F" w:rsidP="00013CF6">
      <w:pPr>
        <w:pStyle w:val="Stylechun"/>
        <w:spacing w:before="120"/>
        <w:ind w:firstLine="547"/>
        <w:sectPr w:rsidR="005E182F" w:rsidSect="00097101">
          <w:headerReference w:type="default" r:id="rId104"/>
          <w:footerReference w:type="default" r:id="rId105"/>
          <w:pgSz w:w="11909" w:h="16834" w:code="9"/>
          <w:pgMar w:top="1411" w:right="1138" w:bottom="1411" w:left="1699" w:header="720" w:footer="720" w:gutter="0"/>
          <w:pgNumType w:start="1"/>
          <w:cols w:space="720"/>
          <w:docGrid w:linePitch="360"/>
        </w:sectPr>
      </w:pPr>
    </w:p>
    <w:p w14:paraId="16CD5229" w14:textId="601C38D1" w:rsidR="007F45A3" w:rsidRPr="009C748E" w:rsidRDefault="00516934" w:rsidP="00013CF6">
      <w:pPr>
        <w:pStyle w:val="Heading1"/>
        <w:numPr>
          <w:ilvl w:val="0"/>
          <w:numId w:val="0"/>
        </w:numPr>
        <w:ind w:left="360"/>
        <w:rPr>
          <w:rFonts w:cs="Times New Roman"/>
        </w:rPr>
      </w:pPr>
      <w:bookmarkStart w:id="3656" w:name="_Toc327348208"/>
      <w:bookmarkStart w:id="3657" w:name="_Toc343859812"/>
      <w:r>
        <w:rPr>
          <w:rFonts w:cs="Times New Roman"/>
        </w:rPr>
        <w:lastRenderedPageBreak/>
        <w:t>PHỤ LỤC</w:t>
      </w:r>
      <w:r w:rsidR="007F45A3" w:rsidRPr="00E31193">
        <w:rPr>
          <w:rFonts w:cs="Times New Roman"/>
        </w:rPr>
        <w:t xml:space="preserve"> A</w:t>
      </w:r>
      <w:r w:rsidR="00A70A83">
        <w:rPr>
          <w:rFonts w:cs="Times New Roman"/>
        </w:rPr>
        <w:t xml:space="preserve">    </w:t>
      </w:r>
      <w:r w:rsidR="007F45A3" w:rsidRPr="00013CF6">
        <w:rPr>
          <w:rFonts w:cs="Times New Roman"/>
        </w:rPr>
        <w:t>Bảng thuật ngữ Anh-Việt</w:t>
      </w:r>
      <w:bookmarkEnd w:id="3656"/>
      <w:bookmarkEnd w:id="3657"/>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417B107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2F07AA2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rsidP="00013CF6">
      <w:pPr>
        <w:spacing w:before="0" w:after="200" w:line="276" w:lineRule="auto"/>
        <w:jc w:val="left"/>
        <w:rPr>
          <w:b/>
          <w:bCs/>
        </w:rPr>
        <w:sectPr w:rsidR="00857243" w:rsidSect="009933FE">
          <w:footerReference w:type="default" r:id="rId106"/>
          <w:pgSz w:w="11909" w:h="16834" w:code="9"/>
          <w:pgMar w:top="1138" w:right="1134" w:bottom="1138" w:left="1699" w:header="720" w:footer="720" w:gutter="0"/>
          <w:pgNumType w:start="1"/>
          <w:cols w:space="720"/>
          <w:docGrid w:linePitch="360"/>
        </w:sectPr>
      </w:pPr>
      <w:r>
        <w:br w:type="page"/>
      </w:r>
    </w:p>
    <w:p w14:paraId="40C882F6" w14:textId="1B9386D6" w:rsidR="003E4DFC" w:rsidRPr="000C3A28" w:rsidRDefault="003E4DFC" w:rsidP="00013CF6">
      <w:pPr>
        <w:pStyle w:val="Heading1"/>
        <w:numPr>
          <w:ilvl w:val="0"/>
          <w:numId w:val="0"/>
        </w:numPr>
        <w:ind w:left="360"/>
        <w:rPr>
          <w:rFonts w:cs="Times New Roman"/>
        </w:rPr>
      </w:pPr>
      <w:bookmarkStart w:id="3658" w:name="_Toc343859813"/>
      <w:r>
        <w:rPr>
          <w:rFonts w:cs="Times New Roman"/>
        </w:rPr>
        <w:lastRenderedPageBreak/>
        <w:t>PHỤ LỤC B</w:t>
      </w:r>
      <w:r w:rsidR="00714282">
        <w:rPr>
          <w:rFonts w:cs="Times New Roman"/>
        </w:rPr>
        <w:t xml:space="preserve">    </w:t>
      </w:r>
      <w:r>
        <w:rPr>
          <w:rFonts w:cs="Times New Roman"/>
        </w:rPr>
        <w:t>Danh mục từ viết tắt</w:t>
      </w:r>
      <w:bookmarkEnd w:id="3658"/>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3"/>
        <w:gridCol w:w="276"/>
        <w:gridCol w:w="257"/>
        <w:gridCol w:w="5550"/>
      </w:tblGrid>
      <w:tr w:rsidR="00BA560D" w:rsidRPr="006F1B6E" w14:paraId="57798D6D" w14:textId="77777777" w:rsidTr="00013CF6">
        <w:trPr>
          <w:trHeight w:val="338"/>
          <w:jc w:val="center"/>
        </w:trPr>
        <w:tc>
          <w:tcPr>
            <w:tcW w:w="1833" w:type="dxa"/>
            <w:shd w:val="clear" w:color="auto" w:fill="auto"/>
            <w:noWrap/>
            <w:vAlign w:val="bottom"/>
            <w:hideMark/>
          </w:tcPr>
          <w:p w14:paraId="3C811F36" w14:textId="634E4FEB" w:rsidR="00BA560D" w:rsidRPr="00F60E5E" w:rsidRDefault="00BA560D" w:rsidP="00537CF3">
            <w:pPr>
              <w:pStyle w:val="BangBody"/>
              <w:rPr>
                <w:szCs w:val="26"/>
              </w:rPr>
            </w:pPr>
            <w:r w:rsidRPr="00537CF3">
              <w:rPr>
                <w:sz w:val="26"/>
                <w:szCs w:val="26"/>
              </w:rPr>
              <w:t>ARIMA</w:t>
            </w:r>
          </w:p>
        </w:tc>
        <w:tc>
          <w:tcPr>
            <w:tcW w:w="276" w:type="dxa"/>
            <w:shd w:val="clear" w:color="auto" w:fill="auto"/>
            <w:noWrap/>
            <w:vAlign w:val="bottom"/>
            <w:hideMark/>
          </w:tcPr>
          <w:p w14:paraId="40973A27" w14:textId="77777777" w:rsidR="00BA560D" w:rsidRPr="00F60E5E" w:rsidRDefault="00BA560D" w:rsidP="00537CF3">
            <w:pPr>
              <w:pStyle w:val="BangBody"/>
              <w:rPr>
                <w:szCs w:val="26"/>
              </w:rPr>
            </w:pPr>
          </w:p>
        </w:tc>
        <w:tc>
          <w:tcPr>
            <w:tcW w:w="257" w:type="dxa"/>
          </w:tcPr>
          <w:p w14:paraId="4FC4D474" w14:textId="77777777" w:rsidR="00BA560D" w:rsidRDefault="00BA560D" w:rsidP="00537CF3">
            <w:pPr>
              <w:pStyle w:val="BangBody"/>
              <w:rPr>
                <w:sz w:val="26"/>
                <w:szCs w:val="26"/>
              </w:rPr>
            </w:pPr>
          </w:p>
        </w:tc>
        <w:tc>
          <w:tcPr>
            <w:tcW w:w="5550" w:type="dxa"/>
            <w:shd w:val="clear" w:color="auto" w:fill="auto"/>
            <w:noWrap/>
            <w:vAlign w:val="bottom"/>
            <w:hideMark/>
          </w:tcPr>
          <w:p w14:paraId="049EB45A" w14:textId="3A00E7AE" w:rsidR="00BA560D" w:rsidRPr="00F60E5E" w:rsidRDefault="00BA560D" w:rsidP="00537CF3">
            <w:pPr>
              <w:pStyle w:val="BangBody"/>
              <w:rPr>
                <w:szCs w:val="26"/>
              </w:rPr>
            </w:pPr>
            <w:r>
              <w:rPr>
                <w:sz w:val="26"/>
                <w:szCs w:val="26"/>
              </w:rPr>
              <w:t>a</w:t>
            </w:r>
            <w:r w:rsidRPr="00537CF3">
              <w:rPr>
                <w:sz w:val="26"/>
                <w:szCs w:val="26"/>
              </w:rPr>
              <w:t>utoregressive integrated moving average</w:t>
            </w:r>
          </w:p>
        </w:tc>
      </w:tr>
      <w:tr w:rsidR="00BA560D" w:rsidRPr="006F1B6E" w14:paraId="63DA30EB" w14:textId="77777777" w:rsidTr="00013CF6">
        <w:trPr>
          <w:trHeight w:val="338"/>
          <w:jc w:val="center"/>
        </w:trPr>
        <w:tc>
          <w:tcPr>
            <w:tcW w:w="1833" w:type="dxa"/>
            <w:shd w:val="clear" w:color="auto" w:fill="auto"/>
            <w:noWrap/>
            <w:vAlign w:val="bottom"/>
          </w:tcPr>
          <w:p w14:paraId="3270FC03" w14:textId="7905909F" w:rsidR="00BA560D" w:rsidRPr="00537CF3" w:rsidRDefault="00BA560D" w:rsidP="00537CF3">
            <w:pPr>
              <w:pStyle w:val="BangBody"/>
              <w:rPr>
                <w:sz w:val="26"/>
                <w:szCs w:val="26"/>
              </w:rPr>
            </w:pPr>
            <w:r>
              <w:rPr>
                <w:sz w:val="26"/>
                <w:szCs w:val="26"/>
              </w:rPr>
              <w:t xml:space="preserve">SARIMA </w:t>
            </w:r>
          </w:p>
        </w:tc>
        <w:tc>
          <w:tcPr>
            <w:tcW w:w="276" w:type="dxa"/>
            <w:shd w:val="clear" w:color="auto" w:fill="auto"/>
            <w:noWrap/>
            <w:vAlign w:val="bottom"/>
          </w:tcPr>
          <w:p w14:paraId="3380D504" w14:textId="77777777" w:rsidR="00BA560D" w:rsidRPr="00F60E5E" w:rsidRDefault="00BA560D" w:rsidP="00537CF3">
            <w:pPr>
              <w:pStyle w:val="BangBody"/>
              <w:rPr>
                <w:szCs w:val="26"/>
              </w:rPr>
            </w:pPr>
          </w:p>
        </w:tc>
        <w:tc>
          <w:tcPr>
            <w:tcW w:w="257" w:type="dxa"/>
          </w:tcPr>
          <w:p w14:paraId="1062ED55" w14:textId="77777777" w:rsidR="00BA560D" w:rsidRPr="00BA560D" w:rsidRDefault="00BA560D" w:rsidP="00537CF3">
            <w:pPr>
              <w:pStyle w:val="BangBody"/>
              <w:rPr>
                <w:sz w:val="26"/>
                <w:szCs w:val="26"/>
              </w:rPr>
            </w:pPr>
          </w:p>
        </w:tc>
        <w:tc>
          <w:tcPr>
            <w:tcW w:w="5550" w:type="dxa"/>
            <w:shd w:val="clear" w:color="auto" w:fill="auto"/>
            <w:noWrap/>
            <w:vAlign w:val="bottom"/>
          </w:tcPr>
          <w:p w14:paraId="7078C2E8" w14:textId="4D17429A" w:rsidR="00BA560D" w:rsidRDefault="00BA560D" w:rsidP="00537CF3">
            <w:pPr>
              <w:pStyle w:val="BangBody"/>
              <w:rPr>
                <w:sz w:val="26"/>
                <w:szCs w:val="26"/>
              </w:rPr>
            </w:pPr>
            <w:r w:rsidRPr="00BA560D">
              <w:rPr>
                <w:sz w:val="26"/>
                <w:szCs w:val="26"/>
              </w:rPr>
              <w:t>seasonal autoregressive integrated moving average</w:t>
            </w:r>
          </w:p>
        </w:tc>
      </w:tr>
      <w:tr w:rsidR="00BA560D" w:rsidRPr="006F1B6E" w14:paraId="39784AB1" w14:textId="77777777" w:rsidTr="00BA560D">
        <w:trPr>
          <w:trHeight w:val="338"/>
          <w:jc w:val="center"/>
        </w:trPr>
        <w:tc>
          <w:tcPr>
            <w:tcW w:w="1833" w:type="dxa"/>
            <w:shd w:val="clear" w:color="auto" w:fill="auto"/>
            <w:noWrap/>
            <w:vAlign w:val="bottom"/>
          </w:tcPr>
          <w:p w14:paraId="2D71AF91" w14:textId="1505D9E8" w:rsidR="00BA560D" w:rsidRDefault="00BA560D" w:rsidP="00537CF3">
            <w:pPr>
              <w:pStyle w:val="BangBody"/>
              <w:rPr>
                <w:sz w:val="26"/>
                <w:szCs w:val="26"/>
              </w:rPr>
            </w:pPr>
            <w:r w:rsidRPr="00BA560D">
              <w:rPr>
                <w:sz w:val="26"/>
                <w:szCs w:val="26"/>
              </w:rPr>
              <w:t>ANN</w:t>
            </w:r>
          </w:p>
        </w:tc>
        <w:tc>
          <w:tcPr>
            <w:tcW w:w="276" w:type="dxa"/>
            <w:shd w:val="clear" w:color="auto" w:fill="auto"/>
            <w:noWrap/>
            <w:vAlign w:val="bottom"/>
          </w:tcPr>
          <w:p w14:paraId="7D690D83" w14:textId="77777777" w:rsidR="00BA560D" w:rsidRPr="00F60E5E" w:rsidRDefault="00BA560D" w:rsidP="00537CF3">
            <w:pPr>
              <w:pStyle w:val="BangBody"/>
              <w:rPr>
                <w:szCs w:val="26"/>
              </w:rPr>
            </w:pPr>
          </w:p>
        </w:tc>
        <w:tc>
          <w:tcPr>
            <w:tcW w:w="257" w:type="dxa"/>
          </w:tcPr>
          <w:p w14:paraId="42385180" w14:textId="77777777" w:rsidR="00BA560D" w:rsidRPr="00BA560D" w:rsidRDefault="00BA560D" w:rsidP="00537CF3">
            <w:pPr>
              <w:pStyle w:val="BangBody"/>
              <w:rPr>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sz w:val="26"/>
                <w:szCs w:val="26"/>
              </w:rPr>
            </w:pPr>
            <w:r w:rsidRPr="00BA560D">
              <w:rPr>
                <w:sz w:val="26"/>
                <w:szCs w:val="26"/>
              </w:rPr>
              <w:t>artifical neural network</w:t>
            </w:r>
          </w:p>
        </w:tc>
      </w:tr>
      <w:tr w:rsidR="00BA560D" w:rsidRPr="006F1B6E" w14:paraId="41B88919" w14:textId="77777777" w:rsidTr="00BA560D">
        <w:trPr>
          <w:trHeight w:val="338"/>
          <w:jc w:val="center"/>
        </w:trPr>
        <w:tc>
          <w:tcPr>
            <w:tcW w:w="1833" w:type="dxa"/>
            <w:shd w:val="clear" w:color="auto" w:fill="auto"/>
            <w:noWrap/>
            <w:vAlign w:val="bottom"/>
          </w:tcPr>
          <w:p w14:paraId="120E1962" w14:textId="7D4164A7" w:rsidR="00BA560D" w:rsidRDefault="00BA560D" w:rsidP="00537CF3">
            <w:pPr>
              <w:pStyle w:val="BangBody"/>
              <w:rPr>
                <w:sz w:val="26"/>
                <w:szCs w:val="26"/>
              </w:rPr>
            </w:pPr>
            <w:r w:rsidRPr="00BA560D">
              <w:rPr>
                <w:sz w:val="26"/>
                <w:szCs w:val="26"/>
              </w:rPr>
              <w:t>ACF</w:t>
            </w:r>
          </w:p>
        </w:tc>
        <w:tc>
          <w:tcPr>
            <w:tcW w:w="276" w:type="dxa"/>
            <w:shd w:val="clear" w:color="auto" w:fill="auto"/>
            <w:noWrap/>
            <w:vAlign w:val="bottom"/>
          </w:tcPr>
          <w:p w14:paraId="41F085CA" w14:textId="77777777" w:rsidR="00BA560D" w:rsidRPr="00F60E5E" w:rsidRDefault="00BA560D" w:rsidP="00537CF3">
            <w:pPr>
              <w:pStyle w:val="BangBody"/>
              <w:rPr>
                <w:szCs w:val="26"/>
              </w:rPr>
            </w:pPr>
          </w:p>
        </w:tc>
        <w:tc>
          <w:tcPr>
            <w:tcW w:w="257" w:type="dxa"/>
          </w:tcPr>
          <w:p w14:paraId="43497145" w14:textId="77777777" w:rsidR="00BA560D" w:rsidRPr="00BA560D" w:rsidRDefault="00BA560D" w:rsidP="00537CF3">
            <w:pPr>
              <w:pStyle w:val="BangBody"/>
              <w:rPr>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sz w:val="26"/>
                <w:szCs w:val="26"/>
              </w:rPr>
            </w:pPr>
            <w:r w:rsidRPr="00BA560D">
              <w:rPr>
                <w:sz w:val="26"/>
                <w:szCs w:val="26"/>
              </w:rPr>
              <w:t>autocorrelation function</w:t>
            </w:r>
          </w:p>
        </w:tc>
      </w:tr>
      <w:tr w:rsidR="00BA560D" w:rsidRPr="006F1B6E" w14:paraId="47EBD1BC" w14:textId="77777777" w:rsidTr="00BA560D">
        <w:trPr>
          <w:trHeight w:val="338"/>
          <w:jc w:val="center"/>
        </w:trPr>
        <w:tc>
          <w:tcPr>
            <w:tcW w:w="1833" w:type="dxa"/>
            <w:shd w:val="clear" w:color="auto" w:fill="auto"/>
            <w:noWrap/>
            <w:vAlign w:val="bottom"/>
          </w:tcPr>
          <w:p w14:paraId="6797253E" w14:textId="3DBB59FB" w:rsidR="00BA560D" w:rsidRDefault="00BA560D" w:rsidP="00537CF3">
            <w:pPr>
              <w:pStyle w:val="BangBody"/>
              <w:rPr>
                <w:sz w:val="26"/>
                <w:szCs w:val="26"/>
              </w:rPr>
            </w:pPr>
            <w:r w:rsidRPr="00BA560D">
              <w:rPr>
                <w:sz w:val="26"/>
                <w:szCs w:val="26"/>
              </w:rPr>
              <w:t>PACF</w:t>
            </w:r>
          </w:p>
        </w:tc>
        <w:tc>
          <w:tcPr>
            <w:tcW w:w="276" w:type="dxa"/>
            <w:shd w:val="clear" w:color="auto" w:fill="auto"/>
            <w:noWrap/>
            <w:vAlign w:val="bottom"/>
          </w:tcPr>
          <w:p w14:paraId="2C7CAE3D" w14:textId="77777777" w:rsidR="00BA560D" w:rsidRPr="00F60E5E" w:rsidRDefault="00BA560D" w:rsidP="00537CF3">
            <w:pPr>
              <w:pStyle w:val="BangBody"/>
              <w:rPr>
                <w:szCs w:val="26"/>
              </w:rPr>
            </w:pPr>
          </w:p>
        </w:tc>
        <w:tc>
          <w:tcPr>
            <w:tcW w:w="257" w:type="dxa"/>
          </w:tcPr>
          <w:p w14:paraId="46353785" w14:textId="77777777" w:rsidR="00BA560D" w:rsidRPr="00BA560D" w:rsidRDefault="00BA560D" w:rsidP="00537CF3">
            <w:pPr>
              <w:pStyle w:val="BangBody"/>
              <w:rPr>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sz w:val="26"/>
                <w:szCs w:val="26"/>
              </w:rPr>
            </w:pPr>
            <w:r w:rsidRPr="00BA560D">
              <w:rPr>
                <w:sz w:val="26"/>
                <w:szCs w:val="26"/>
              </w:rPr>
              <w:t>partial autocorrelation function</w:t>
            </w:r>
          </w:p>
        </w:tc>
      </w:tr>
      <w:tr w:rsidR="00BA560D" w:rsidRPr="006F1B6E" w14:paraId="47DC4FBA" w14:textId="77777777" w:rsidTr="00BA560D">
        <w:trPr>
          <w:trHeight w:val="338"/>
          <w:jc w:val="center"/>
        </w:trPr>
        <w:tc>
          <w:tcPr>
            <w:tcW w:w="1833" w:type="dxa"/>
            <w:shd w:val="clear" w:color="auto" w:fill="auto"/>
            <w:noWrap/>
            <w:vAlign w:val="bottom"/>
          </w:tcPr>
          <w:p w14:paraId="7D8C5D49" w14:textId="553EF630" w:rsidR="00BA560D" w:rsidRDefault="00BA560D" w:rsidP="00537CF3">
            <w:pPr>
              <w:pStyle w:val="BangBody"/>
              <w:rPr>
                <w:sz w:val="26"/>
                <w:szCs w:val="26"/>
              </w:rPr>
            </w:pPr>
            <w:r w:rsidRPr="00BA560D">
              <w:rPr>
                <w:sz w:val="26"/>
                <w:szCs w:val="26"/>
              </w:rPr>
              <w:t>MA</w:t>
            </w:r>
          </w:p>
        </w:tc>
        <w:tc>
          <w:tcPr>
            <w:tcW w:w="276" w:type="dxa"/>
            <w:shd w:val="clear" w:color="auto" w:fill="auto"/>
            <w:noWrap/>
            <w:vAlign w:val="bottom"/>
          </w:tcPr>
          <w:p w14:paraId="0CE3BA53" w14:textId="77777777" w:rsidR="00BA560D" w:rsidRPr="00F60E5E" w:rsidRDefault="00BA560D" w:rsidP="00537CF3">
            <w:pPr>
              <w:pStyle w:val="BangBody"/>
              <w:rPr>
                <w:szCs w:val="26"/>
              </w:rPr>
            </w:pPr>
          </w:p>
        </w:tc>
        <w:tc>
          <w:tcPr>
            <w:tcW w:w="257" w:type="dxa"/>
          </w:tcPr>
          <w:p w14:paraId="176FBEEC" w14:textId="77777777" w:rsidR="00BA560D" w:rsidRPr="00BA560D" w:rsidRDefault="00BA560D" w:rsidP="00537CF3">
            <w:pPr>
              <w:pStyle w:val="BangBody"/>
              <w:rPr>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sz w:val="26"/>
                <w:szCs w:val="26"/>
              </w:rPr>
            </w:pPr>
            <w:r w:rsidRPr="00BA560D">
              <w:rPr>
                <w:sz w:val="26"/>
                <w:szCs w:val="26"/>
              </w:rPr>
              <w:t>moving average</w:t>
            </w:r>
          </w:p>
        </w:tc>
      </w:tr>
      <w:tr w:rsidR="00BA560D" w:rsidRPr="006F1B6E" w14:paraId="66424D36" w14:textId="77777777" w:rsidTr="00BA560D">
        <w:trPr>
          <w:trHeight w:val="338"/>
          <w:jc w:val="center"/>
        </w:trPr>
        <w:tc>
          <w:tcPr>
            <w:tcW w:w="1833" w:type="dxa"/>
            <w:shd w:val="clear" w:color="auto" w:fill="auto"/>
            <w:noWrap/>
            <w:vAlign w:val="bottom"/>
          </w:tcPr>
          <w:p w14:paraId="343E8527" w14:textId="55D01097" w:rsidR="00BA560D" w:rsidRDefault="00BA560D" w:rsidP="00537CF3">
            <w:pPr>
              <w:pStyle w:val="BangBody"/>
              <w:rPr>
                <w:sz w:val="26"/>
                <w:szCs w:val="26"/>
              </w:rPr>
            </w:pPr>
            <w:r w:rsidRPr="00BA560D">
              <w:rPr>
                <w:sz w:val="26"/>
                <w:szCs w:val="26"/>
              </w:rPr>
              <w:t>MA(q)</w:t>
            </w:r>
          </w:p>
        </w:tc>
        <w:tc>
          <w:tcPr>
            <w:tcW w:w="276" w:type="dxa"/>
            <w:shd w:val="clear" w:color="auto" w:fill="auto"/>
            <w:noWrap/>
            <w:vAlign w:val="bottom"/>
          </w:tcPr>
          <w:p w14:paraId="5D87057B" w14:textId="77777777" w:rsidR="00BA560D" w:rsidRPr="00F60E5E" w:rsidRDefault="00BA560D" w:rsidP="00537CF3">
            <w:pPr>
              <w:pStyle w:val="BangBody"/>
              <w:rPr>
                <w:szCs w:val="26"/>
              </w:rPr>
            </w:pPr>
          </w:p>
        </w:tc>
        <w:tc>
          <w:tcPr>
            <w:tcW w:w="257" w:type="dxa"/>
          </w:tcPr>
          <w:p w14:paraId="1FEA1EEB" w14:textId="77777777" w:rsidR="00BA560D" w:rsidRPr="00BA560D" w:rsidRDefault="00BA560D" w:rsidP="00537CF3">
            <w:pPr>
              <w:pStyle w:val="BangBody"/>
              <w:rPr>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sz w:val="26"/>
                <w:szCs w:val="26"/>
              </w:rPr>
            </w:pPr>
            <w:r w:rsidRPr="00BA560D">
              <w:rPr>
                <w:sz w:val="26"/>
                <w:szCs w:val="26"/>
              </w:rPr>
              <w:t>moving average qth order</w:t>
            </w:r>
          </w:p>
        </w:tc>
      </w:tr>
      <w:tr w:rsidR="00BA560D" w:rsidRPr="006F1B6E" w14:paraId="321D8C43" w14:textId="77777777" w:rsidTr="00BA560D">
        <w:trPr>
          <w:trHeight w:val="338"/>
          <w:jc w:val="center"/>
        </w:trPr>
        <w:tc>
          <w:tcPr>
            <w:tcW w:w="1833" w:type="dxa"/>
            <w:shd w:val="clear" w:color="auto" w:fill="auto"/>
            <w:noWrap/>
            <w:vAlign w:val="bottom"/>
          </w:tcPr>
          <w:p w14:paraId="3494229F" w14:textId="54EBC657" w:rsidR="00BA560D" w:rsidRDefault="00BA560D" w:rsidP="00537CF3">
            <w:pPr>
              <w:pStyle w:val="BangBody"/>
              <w:rPr>
                <w:sz w:val="26"/>
                <w:szCs w:val="26"/>
              </w:rPr>
            </w:pPr>
            <w:r w:rsidRPr="00BA560D">
              <w:rPr>
                <w:sz w:val="26"/>
                <w:szCs w:val="26"/>
              </w:rPr>
              <w:t>MAE</w:t>
            </w:r>
          </w:p>
        </w:tc>
        <w:tc>
          <w:tcPr>
            <w:tcW w:w="276" w:type="dxa"/>
            <w:shd w:val="clear" w:color="auto" w:fill="auto"/>
            <w:noWrap/>
            <w:vAlign w:val="bottom"/>
          </w:tcPr>
          <w:p w14:paraId="3200EDFA" w14:textId="77777777" w:rsidR="00BA560D" w:rsidRPr="00F60E5E" w:rsidRDefault="00BA560D" w:rsidP="00537CF3">
            <w:pPr>
              <w:pStyle w:val="BangBody"/>
              <w:rPr>
                <w:szCs w:val="26"/>
              </w:rPr>
            </w:pPr>
          </w:p>
        </w:tc>
        <w:tc>
          <w:tcPr>
            <w:tcW w:w="257" w:type="dxa"/>
          </w:tcPr>
          <w:p w14:paraId="68B65CD8" w14:textId="77777777" w:rsidR="00BA560D" w:rsidRPr="00BA560D" w:rsidRDefault="00BA560D" w:rsidP="00537CF3">
            <w:pPr>
              <w:pStyle w:val="BangBody"/>
              <w:rPr>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sz w:val="26"/>
                <w:szCs w:val="26"/>
              </w:rPr>
            </w:pPr>
            <w:r w:rsidRPr="00BA560D">
              <w:rPr>
                <w:sz w:val="26"/>
                <w:szCs w:val="26"/>
              </w:rPr>
              <w:t>mean absolute error</w:t>
            </w:r>
          </w:p>
        </w:tc>
      </w:tr>
      <w:tr w:rsidR="00BA560D" w:rsidRPr="006F1B6E" w14:paraId="15C173FB" w14:textId="77777777" w:rsidTr="00BA560D">
        <w:trPr>
          <w:trHeight w:val="338"/>
          <w:jc w:val="center"/>
        </w:trPr>
        <w:tc>
          <w:tcPr>
            <w:tcW w:w="1833" w:type="dxa"/>
            <w:shd w:val="clear" w:color="auto" w:fill="auto"/>
            <w:noWrap/>
            <w:vAlign w:val="bottom"/>
          </w:tcPr>
          <w:p w14:paraId="75830E8A" w14:textId="6807F1E3" w:rsidR="00BA560D" w:rsidRDefault="00BA560D" w:rsidP="00537CF3">
            <w:pPr>
              <w:pStyle w:val="BangBody"/>
              <w:rPr>
                <w:sz w:val="26"/>
                <w:szCs w:val="26"/>
              </w:rPr>
            </w:pPr>
            <w:r w:rsidRPr="00BA560D">
              <w:rPr>
                <w:sz w:val="26"/>
                <w:szCs w:val="26"/>
              </w:rPr>
              <w:t>MSE</w:t>
            </w:r>
          </w:p>
        </w:tc>
        <w:tc>
          <w:tcPr>
            <w:tcW w:w="276" w:type="dxa"/>
            <w:shd w:val="clear" w:color="auto" w:fill="auto"/>
            <w:noWrap/>
            <w:vAlign w:val="bottom"/>
          </w:tcPr>
          <w:p w14:paraId="3FD1BDF7" w14:textId="77777777" w:rsidR="00BA560D" w:rsidRPr="00F60E5E" w:rsidRDefault="00BA560D" w:rsidP="00537CF3">
            <w:pPr>
              <w:pStyle w:val="BangBody"/>
              <w:rPr>
                <w:szCs w:val="26"/>
              </w:rPr>
            </w:pPr>
          </w:p>
        </w:tc>
        <w:tc>
          <w:tcPr>
            <w:tcW w:w="257" w:type="dxa"/>
          </w:tcPr>
          <w:p w14:paraId="6C71940E" w14:textId="77777777" w:rsidR="00BA560D" w:rsidRPr="00BA560D" w:rsidRDefault="00BA560D" w:rsidP="00537CF3">
            <w:pPr>
              <w:pStyle w:val="BangBody"/>
              <w:rPr>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sz w:val="26"/>
                <w:szCs w:val="26"/>
              </w:rPr>
            </w:pPr>
            <w:r w:rsidRPr="00BA560D">
              <w:rPr>
                <w:sz w:val="26"/>
                <w:szCs w:val="26"/>
              </w:rPr>
              <w:t>mean square error</w:t>
            </w:r>
          </w:p>
        </w:tc>
      </w:tr>
      <w:tr w:rsidR="00BA560D" w:rsidRPr="006F1B6E" w14:paraId="312D6DF7" w14:textId="77777777" w:rsidTr="00BA560D">
        <w:trPr>
          <w:trHeight w:val="338"/>
          <w:jc w:val="center"/>
        </w:trPr>
        <w:tc>
          <w:tcPr>
            <w:tcW w:w="1833" w:type="dxa"/>
            <w:shd w:val="clear" w:color="auto" w:fill="auto"/>
            <w:noWrap/>
            <w:vAlign w:val="bottom"/>
          </w:tcPr>
          <w:p w14:paraId="06533CAF" w14:textId="018616B8" w:rsidR="00BA560D" w:rsidRDefault="00BA560D" w:rsidP="00537CF3">
            <w:pPr>
              <w:pStyle w:val="BangBody"/>
              <w:rPr>
                <w:sz w:val="26"/>
                <w:szCs w:val="26"/>
              </w:rPr>
            </w:pPr>
            <w:r w:rsidRPr="00BA560D">
              <w:rPr>
                <w:sz w:val="26"/>
                <w:szCs w:val="26"/>
              </w:rPr>
              <w:t>MAPE</w:t>
            </w:r>
          </w:p>
        </w:tc>
        <w:tc>
          <w:tcPr>
            <w:tcW w:w="276" w:type="dxa"/>
            <w:shd w:val="clear" w:color="auto" w:fill="auto"/>
            <w:noWrap/>
            <w:vAlign w:val="bottom"/>
          </w:tcPr>
          <w:p w14:paraId="424BADE3" w14:textId="77777777" w:rsidR="00BA560D" w:rsidRPr="00F60E5E" w:rsidRDefault="00BA560D" w:rsidP="00537CF3">
            <w:pPr>
              <w:pStyle w:val="BangBody"/>
              <w:rPr>
                <w:szCs w:val="26"/>
              </w:rPr>
            </w:pPr>
          </w:p>
        </w:tc>
        <w:tc>
          <w:tcPr>
            <w:tcW w:w="257" w:type="dxa"/>
          </w:tcPr>
          <w:p w14:paraId="6C5AC3A8" w14:textId="77777777" w:rsidR="00BA560D" w:rsidRPr="00BA560D" w:rsidRDefault="00BA560D" w:rsidP="00537CF3">
            <w:pPr>
              <w:pStyle w:val="BangBody"/>
              <w:rPr>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sz w:val="26"/>
                <w:szCs w:val="26"/>
              </w:rPr>
            </w:pPr>
            <w:r w:rsidRPr="00BA560D">
              <w:rPr>
                <w:sz w:val="26"/>
                <w:szCs w:val="26"/>
              </w:rPr>
              <w:t>mean absolute percentage error</w:t>
            </w:r>
          </w:p>
        </w:tc>
      </w:tr>
      <w:tr w:rsidR="00BA560D" w:rsidRPr="006F1B6E" w14:paraId="5E1FFAFC" w14:textId="77777777" w:rsidTr="00BA560D">
        <w:trPr>
          <w:trHeight w:val="338"/>
          <w:jc w:val="center"/>
        </w:trPr>
        <w:tc>
          <w:tcPr>
            <w:tcW w:w="1833" w:type="dxa"/>
            <w:shd w:val="clear" w:color="auto" w:fill="auto"/>
            <w:noWrap/>
            <w:vAlign w:val="bottom"/>
          </w:tcPr>
          <w:p w14:paraId="3742F47F" w14:textId="088452F7" w:rsidR="00BA560D" w:rsidRDefault="00BA560D" w:rsidP="00537CF3">
            <w:pPr>
              <w:pStyle w:val="BangBody"/>
              <w:rPr>
                <w:sz w:val="26"/>
                <w:szCs w:val="26"/>
              </w:rPr>
            </w:pPr>
            <w:r w:rsidRPr="00BA560D">
              <w:rPr>
                <w:sz w:val="26"/>
                <w:szCs w:val="26"/>
              </w:rPr>
              <w:t>AR</w:t>
            </w:r>
          </w:p>
        </w:tc>
        <w:tc>
          <w:tcPr>
            <w:tcW w:w="276" w:type="dxa"/>
            <w:shd w:val="clear" w:color="auto" w:fill="auto"/>
            <w:noWrap/>
            <w:vAlign w:val="bottom"/>
          </w:tcPr>
          <w:p w14:paraId="1EAA87DB" w14:textId="77777777" w:rsidR="00BA560D" w:rsidRPr="00F60E5E" w:rsidRDefault="00BA560D" w:rsidP="00537CF3">
            <w:pPr>
              <w:pStyle w:val="BangBody"/>
              <w:rPr>
                <w:szCs w:val="26"/>
              </w:rPr>
            </w:pPr>
          </w:p>
        </w:tc>
        <w:tc>
          <w:tcPr>
            <w:tcW w:w="257" w:type="dxa"/>
          </w:tcPr>
          <w:p w14:paraId="0F2A8D44" w14:textId="77777777" w:rsidR="00BA560D" w:rsidRPr="00BA560D" w:rsidRDefault="00BA560D" w:rsidP="00537CF3">
            <w:pPr>
              <w:pStyle w:val="BangBody"/>
              <w:rPr>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sz w:val="26"/>
                <w:szCs w:val="26"/>
              </w:rPr>
            </w:pPr>
            <w:r w:rsidRPr="00BA560D">
              <w:rPr>
                <w:sz w:val="26"/>
                <w:szCs w:val="26"/>
              </w:rPr>
              <w:t>autoregressive</w:t>
            </w:r>
          </w:p>
        </w:tc>
      </w:tr>
      <w:tr w:rsidR="00BA560D" w:rsidRPr="006F1B6E" w14:paraId="7C3710B3" w14:textId="77777777" w:rsidTr="00BA560D">
        <w:trPr>
          <w:trHeight w:val="338"/>
          <w:jc w:val="center"/>
        </w:trPr>
        <w:tc>
          <w:tcPr>
            <w:tcW w:w="1833" w:type="dxa"/>
            <w:shd w:val="clear" w:color="auto" w:fill="auto"/>
            <w:noWrap/>
            <w:vAlign w:val="bottom"/>
          </w:tcPr>
          <w:p w14:paraId="5C650B7C" w14:textId="542A0CF6" w:rsidR="00BA560D" w:rsidRDefault="00BA560D" w:rsidP="00537CF3">
            <w:pPr>
              <w:pStyle w:val="BangBody"/>
              <w:rPr>
                <w:sz w:val="26"/>
                <w:szCs w:val="26"/>
              </w:rPr>
            </w:pPr>
            <w:r w:rsidRPr="00BA560D">
              <w:rPr>
                <w:sz w:val="26"/>
                <w:szCs w:val="26"/>
              </w:rPr>
              <w:t>AR(p)</w:t>
            </w:r>
          </w:p>
        </w:tc>
        <w:tc>
          <w:tcPr>
            <w:tcW w:w="276" w:type="dxa"/>
            <w:shd w:val="clear" w:color="auto" w:fill="auto"/>
            <w:noWrap/>
            <w:vAlign w:val="bottom"/>
          </w:tcPr>
          <w:p w14:paraId="2B768E42" w14:textId="77777777" w:rsidR="00BA560D" w:rsidRPr="00F60E5E" w:rsidRDefault="00BA560D" w:rsidP="00537CF3">
            <w:pPr>
              <w:pStyle w:val="BangBody"/>
              <w:rPr>
                <w:szCs w:val="26"/>
              </w:rPr>
            </w:pPr>
          </w:p>
        </w:tc>
        <w:tc>
          <w:tcPr>
            <w:tcW w:w="257" w:type="dxa"/>
          </w:tcPr>
          <w:p w14:paraId="7E3C3744" w14:textId="77777777" w:rsidR="00BA560D" w:rsidRPr="00BA560D" w:rsidRDefault="00BA560D" w:rsidP="00537CF3">
            <w:pPr>
              <w:pStyle w:val="BangBody"/>
              <w:rPr>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sz w:val="26"/>
                <w:szCs w:val="26"/>
              </w:rPr>
            </w:pPr>
            <w:r w:rsidRPr="00BA560D">
              <w:rPr>
                <w:sz w:val="26"/>
                <w:szCs w:val="26"/>
              </w:rPr>
              <w:t>autoregressive pth order</w:t>
            </w:r>
          </w:p>
        </w:tc>
      </w:tr>
      <w:tr w:rsidR="00BA560D" w:rsidRPr="006F1B6E" w14:paraId="03DA0F1F" w14:textId="77777777" w:rsidTr="00BA560D">
        <w:trPr>
          <w:trHeight w:val="338"/>
          <w:jc w:val="center"/>
        </w:trPr>
        <w:tc>
          <w:tcPr>
            <w:tcW w:w="1833" w:type="dxa"/>
            <w:shd w:val="clear" w:color="auto" w:fill="auto"/>
            <w:noWrap/>
            <w:vAlign w:val="bottom"/>
          </w:tcPr>
          <w:p w14:paraId="571CC6FD" w14:textId="366A0153" w:rsidR="00BA560D" w:rsidRDefault="00BA560D" w:rsidP="00537CF3">
            <w:pPr>
              <w:pStyle w:val="BangBody"/>
              <w:rPr>
                <w:sz w:val="26"/>
                <w:szCs w:val="26"/>
              </w:rPr>
            </w:pPr>
            <w:r w:rsidRPr="00BA560D">
              <w:rPr>
                <w:sz w:val="26"/>
                <w:szCs w:val="26"/>
              </w:rPr>
              <w:t>ARMA</w:t>
            </w:r>
          </w:p>
        </w:tc>
        <w:tc>
          <w:tcPr>
            <w:tcW w:w="276" w:type="dxa"/>
            <w:shd w:val="clear" w:color="auto" w:fill="auto"/>
            <w:noWrap/>
            <w:vAlign w:val="bottom"/>
          </w:tcPr>
          <w:p w14:paraId="060ABBA5" w14:textId="77777777" w:rsidR="00BA560D" w:rsidRPr="00F60E5E" w:rsidRDefault="00BA560D" w:rsidP="00537CF3">
            <w:pPr>
              <w:pStyle w:val="BangBody"/>
              <w:rPr>
                <w:szCs w:val="26"/>
              </w:rPr>
            </w:pPr>
          </w:p>
        </w:tc>
        <w:tc>
          <w:tcPr>
            <w:tcW w:w="257" w:type="dxa"/>
          </w:tcPr>
          <w:p w14:paraId="64CD5359" w14:textId="77777777" w:rsidR="00BA560D" w:rsidRPr="00BA560D" w:rsidRDefault="00BA560D" w:rsidP="00537CF3">
            <w:pPr>
              <w:pStyle w:val="BangBody"/>
              <w:rPr>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sz w:val="26"/>
                <w:szCs w:val="26"/>
              </w:rPr>
            </w:pPr>
            <w:r w:rsidRPr="00BA560D">
              <w:rPr>
                <w:sz w:val="26"/>
                <w:szCs w:val="26"/>
              </w:rPr>
              <w:t>autoregressive moving average</w:t>
            </w:r>
          </w:p>
        </w:tc>
      </w:tr>
      <w:tr w:rsidR="00BA560D" w:rsidRPr="006F1B6E" w14:paraId="4CE63322" w14:textId="77777777" w:rsidTr="00BA560D">
        <w:trPr>
          <w:trHeight w:val="338"/>
          <w:jc w:val="center"/>
        </w:trPr>
        <w:tc>
          <w:tcPr>
            <w:tcW w:w="1833" w:type="dxa"/>
            <w:shd w:val="clear" w:color="auto" w:fill="auto"/>
            <w:noWrap/>
            <w:vAlign w:val="bottom"/>
          </w:tcPr>
          <w:p w14:paraId="298A19B9" w14:textId="216804F7" w:rsidR="00BA560D" w:rsidRDefault="00BA560D" w:rsidP="00537CF3">
            <w:pPr>
              <w:pStyle w:val="BangBody"/>
              <w:rPr>
                <w:sz w:val="26"/>
                <w:szCs w:val="26"/>
              </w:rPr>
            </w:pPr>
            <w:r w:rsidRPr="00BA560D">
              <w:rPr>
                <w:sz w:val="26"/>
                <w:szCs w:val="26"/>
              </w:rPr>
              <w:t>RPROP</w:t>
            </w:r>
          </w:p>
        </w:tc>
        <w:tc>
          <w:tcPr>
            <w:tcW w:w="276" w:type="dxa"/>
            <w:shd w:val="clear" w:color="auto" w:fill="auto"/>
            <w:noWrap/>
            <w:vAlign w:val="bottom"/>
          </w:tcPr>
          <w:p w14:paraId="32098A3A" w14:textId="77777777" w:rsidR="00BA560D" w:rsidRPr="00F60E5E" w:rsidRDefault="00BA560D" w:rsidP="00537CF3">
            <w:pPr>
              <w:pStyle w:val="BangBody"/>
              <w:rPr>
                <w:szCs w:val="26"/>
              </w:rPr>
            </w:pPr>
          </w:p>
        </w:tc>
        <w:tc>
          <w:tcPr>
            <w:tcW w:w="257" w:type="dxa"/>
          </w:tcPr>
          <w:p w14:paraId="33089981" w14:textId="77777777" w:rsidR="00BA560D" w:rsidRPr="00BA560D" w:rsidRDefault="00BA560D" w:rsidP="00537CF3">
            <w:pPr>
              <w:pStyle w:val="BangBody"/>
              <w:rPr>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sz w:val="26"/>
                <w:szCs w:val="26"/>
              </w:rPr>
            </w:pPr>
            <w:r w:rsidRPr="00BA560D">
              <w:rPr>
                <w:sz w:val="26"/>
                <w:szCs w:val="26"/>
              </w:rPr>
              <w:t>resilient backpropagation</w:t>
            </w:r>
          </w:p>
        </w:tc>
      </w:tr>
      <w:tr w:rsidR="00BA560D" w:rsidRPr="006F1B6E" w14:paraId="0EBA956F" w14:textId="77777777" w:rsidTr="00BA560D">
        <w:trPr>
          <w:trHeight w:val="338"/>
          <w:jc w:val="center"/>
        </w:trPr>
        <w:tc>
          <w:tcPr>
            <w:tcW w:w="1833" w:type="dxa"/>
            <w:shd w:val="clear" w:color="auto" w:fill="auto"/>
            <w:noWrap/>
            <w:vAlign w:val="bottom"/>
          </w:tcPr>
          <w:p w14:paraId="18EADF0C" w14:textId="5628C874" w:rsidR="00BA560D" w:rsidRDefault="00BA560D" w:rsidP="00537CF3">
            <w:pPr>
              <w:pStyle w:val="BangBody"/>
              <w:rPr>
                <w:sz w:val="26"/>
                <w:szCs w:val="26"/>
              </w:rPr>
            </w:pPr>
            <w:r w:rsidRPr="00BA560D">
              <w:rPr>
                <w:sz w:val="26"/>
                <w:szCs w:val="26"/>
              </w:rPr>
              <w:t>SSE</w:t>
            </w:r>
          </w:p>
        </w:tc>
        <w:tc>
          <w:tcPr>
            <w:tcW w:w="276" w:type="dxa"/>
            <w:shd w:val="clear" w:color="auto" w:fill="auto"/>
            <w:noWrap/>
            <w:vAlign w:val="bottom"/>
          </w:tcPr>
          <w:p w14:paraId="057B8D07" w14:textId="77777777" w:rsidR="00BA560D" w:rsidRPr="00F60E5E" w:rsidRDefault="00BA560D" w:rsidP="00537CF3">
            <w:pPr>
              <w:pStyle w:val="BangBody"/>
              <w:rPr>
                <w:szCs w:val="26"/>
              </w:rPr>
            </w:pPr>
          </w:p>
        </w:tc>
        <w:tc>
          <w:tcPr>
            <w:tcW w:w="257" w:type="dxa"/>
          </w:tcPr>
          <w:p w14:paraId="6FDE0BD3" w14:textId="77777777" w:rsidR="00BA560D" w:rsidRPr="00BA560D" w:rsidRDefault="00BA560D" w:rsidP="00537CF3">
            <w:pPr>
              <w:pStyle w:val="BangBody"/>
              <w:rPr>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sz w:val="26"/>
                <w:szCs w:val="26"/>
              </w:rPr>
            </w:pPr>
            <w:r w:rsidRPr="00BA560D">
              <w:rPr>
                <w:sz w:val="26"/>
                <w:szCs w:val="26"/>
              </w:rPr>
              <w:t>sum square error</w:t>
            </w:r>
          </w:p>
        </w:tc>
      </w:tr>
    </w:tbl>
    <w:p w14:paraId="6FCD92AE" w14:textId="77777777" w:rsidR="005F51CA" w:rsidRPr="00013CF6" w:rsidRDefault="005F51CA" w:rsidP="00013CF6">
      <w:pPr>
        <w:sectPr w:rsidR="005F51CA" w:rsidRPr="00013CF6" w:rsidSect="009933FE">
          <w:footerReference w:type="default" r:id="rId107"/>
          <w:pgSz w:w="11909" w:h="16834" w:code="9"/>
          <w:pgMar w:top="1138" w:right="1134" w:bottom="1138" w:left="1701" w:header="720" w:footer="720" w:gutter="0"/>
          <w:pgNumType w:start="1"/>
          <w:cols w:space="720"/>
          <w:docGrid w:linePitch="360"/>
        </w:sectPr>
      </w:pPr>
    </w:p>
    <w:p w14:paraId="7CBF589D" w14:textId="061BB2B3" w:rsidR="00C64004" w:rsidRPr="00013CF6" w:rsidRDefault="00C64004" w:rsidP="00013CF6">
      <w:pPr>
        <w:pStyle w:val="Heading1"/>
        <w:numPr>
          <w:ilvl w:val="0"/>
          <w:numId w:val="0"/>
        </w:numPr>
        <w:ind w:left="360"/>
        <w:rPr>
          <w:b w:val="0"/>
        </w:rPr>
      </w:pPr>
      <w:bookmarkStart w:id="3659" w:name="_Toc343859814"/>
      <w:r w:rsidRPr="00BE2D8B">
        <w:lastRenderedPageBreak/>
        <w:t xml:space="preserve">PHỤ LỤC </w:t>
      </w:r>
      <w:r w:rsidR="00BF6BDF" w:rsidRPr="00BE2D8B">
        <w:t>C</w:t>
      </w:r>
      <w:r w:rsidR="00D22ECB" w:rsidRPr="00BE2D8B">
        <w:t xml:space="preserve">    </w:t>
      </w:r>
      <w:bookmarkStart w:id="3660" w:name="_Toc343461332"/>
      <w:r w:rsidR="000920C5" w:rsidRPr="00BE2D8B">
        <w:t>Hướng dẫn sử dụng chương trình</w:t>
      </w:r>
      <w:bookmarkEnd w:id="3659"/>
      <w:bookmarkEnd w:id="3660"/>
    </w:p>
    <w:p w14:paraId="3E577E69" w14:textId="7F72F418" w:rsidR="00A33636" w:rsidRPr="00124FB8" w:rsidRDefault="00A33636" w:rsidP="00013CF6">
      <w:pPr>
        <w:pStyle w:val="NoFormat"/>
        <w:numPr>
          <w:ilvl w:val="0"/>
          <w:numId w:val="69"/>
        </w:numPr>
        <w:ind w:left="360"/>
        <w:rPr>
          <w:rFonts w:cs="Arial"/>
          <w:b/>
          <w:bCs/>
          <w:iCs/>
          <w:sz w:val="28"/>
          <w:szCs w:val="28"/>
        </w:rPr>
      </w:pPr>
      <w:r w:rsidRPr="0074010E">
        <w:rPr>
          <w:b/>
        </w:rPr>
        <w:t>Xây dựng mô hình SARIMA</w:t>
      </w:r>
    </w:p>
    <w:p w14:paraId="3D996859" w14:textId="77777777" w:rsidR="00667F2E" w:rsidRDefault="00667F2E" w:rsidP="00013CF6">
      <w:pPr>
        <w:pStyle w:val="Canhgiua"/>
      </w:pPr>
      <w:r w:rsidRPr="003A16E8">
        <w:rPr>
          <w:noProof/>
        </w:rPr>
        <w:drawing>
          <wp:inline distT="0" distB="0" distL="0" distR="0" wp14:anchorId="066BD0F2" wp14:editId="0B688151">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82334" cy="2978086"/>
                    </a:xfrm>
                    <a:prstGeom prst="rect">
                      <a:avLst/>
                    </a:prstGeom>
                  </pic:spPr>
                </pic:pic>
              </a:graphicData>
            </a:graphic>
          </wp:inline>
        </w:drawing>
      </w:r>
    </w:p>
    <w:p w14:paraId="42ED5701" w14:textId="51C61AAA" w:rsidR="00D945B7" w:rsidRDefault="003D6C9F" w:rsidP="00124FB8">
      <w:pPr>
        <w:pStyle w:val="Canhgiua"/>
        <w:spacing w:before="0"/>
      </w:pPr>
      <w:r>
        <w:t xml:space="preserve">Hình C.1: </w:t>
      </w:r>
      <w:r w:rsidR="00B20D96" w:rsidRPr="00E64586">
        <w:t>Giao diện chính của mô hình SARIMA</w:t>
      </w:r>
    </w:p>
    <w:p w14:paraId="2F1C452F" w14:textId="6A96D5D7" w:rsidR="003D6C9F" w:rsidRPr="003D6C9F" w:rsidRDefault="003D6C9F" w:rsidP="00D57449">
      <w:r w:rsidRPr="003D6C9F">
        <w:t xml:space="preserve">Thông qua giao diện này, ta có thể chọn dữ liệu để xây dựng mô hình và xem tính chất của dữ liệu qua các đồ thị: đồ thị dữ liệu </w:t>
      </w:r>
      <w:proofErr w:type="gramStart"/>
      <w:r w:rsidRPr="003D6C9F">
        <w:t>theo</w:t>
      </w:r>
      <w:proofErr w:type="gramEnd"/>
      <w:r w:rsidRPr="003D6C9F">
        <w:t xml:space="preserve">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3661" w:name="_Toc343029971"/>
      <w:r w:rsidRPr="00013CF6">
        <w:t>Chọn tập dữ liệu</w:t>
      </w:r>
      <w:bookmarkEnd w:id="3661"/>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rsidP="00013CF6">
      <w:pPr>
        <w:pStyle w:val="Canhgiua"/>
      </w:pPr>
      <w:r w:rsidRPr="003A16E8">
        <w:rPr>
          <w:noProof/>
        </w:rPr>
        <mc:AlternateContent>
          <mc:Choice Requires="wps">
            <w:drawing>
              <wp:anchor distT="0" distB="0" distL="114300" distR="114300" simplePos="0" relativeHeight="251669504" behindDoc="0" locked="0" layoutInCell="1" allowOverlap="1" wp14:anchorId="1192725A" wp14:editId="7E4096B7">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C2484F" w:rsidRPr="00D57449" w:rsidRDefault="00C2484F" w:rsidP="002562FE">
                            <w:pPr>
                              <w:pStyle w:val="EquationIndex"/>
                              <w:rPr>
                                <w:sz w:val="24"/>
                                <w:szCs w:val="24"/>
                              </w:rPr>
                            </w:pPr>
                            <w:r w:rsidRPr="00D57449">
                              <w:rPr>
                                <w:sz w:val="24"/>
                                <w:szCs w:val="24"/>
                              </w:rPr>
                              <w:t>Chọn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C2484F" w:rsidRPr="00D57449" w:rsidRDefault="00C2484F" w:rsidP="002562FE">
                      <w:pPr>
                        <w:pStyle w:val="EquationIndex"/>
                        <w:rPr>
                          <w:sz w:val="24"/>
                          <w:szCs w:val="24"/>
                        </w:rPr>
                      </w:pPr>
                      <w:r w:rsidRPr="00D57449">
                        <w:rPr>
                          <w:sz w:val="24"/>
                          <w:szCs w:val="24"/>
                        </w:rPr>
                        <w:t>Chọn dữ liệu</w:t>
                      </w:r>
                    </w:p>
                  </w:txbxContent>
                </v:textbox>
              </v:shape>
            </w:pict>
          </mc:Fallback>
        </mc:AlternateContent>
      </w:r>
      <w:r w:rsidRPr="00013CF6">
        <w:rPr>
          <w:noProof/>
        </w:rPr>
        <mc:AlternateContent>
          <mc:Choice Requires="wps">
            <w:drawing>
              <wp:anchor distT="0" distB="0" distL="114300" distR="114300" simplePos="0" relativeHeight="251664384" behindDoc="0" locked="0" layoutInCell="1" allowOverlap="1" wp14:anchorId="4F21588D" wp14:editId="0EE2EE5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C2484F" w:rsidRPr="00D57449" w:rsidRDefault="00C2484F" w:rsidP="002562FE">
                            <w:pPr>
                              <w:pStyle w:val="EquationIndex"/>
                              <w:rPr>
                                <w:sz w:val="24"/>
                                <w:szCs w:val="24"/>
                              </w:rPr>
                            </w:pPr>
                            <w:r w:rsidRPr="00D57449">
                              <w:rPr>
                                <w:sz w:val="24"/>
                                <w:szCs w:val="24"/>
                              </w:rPr>
                              <w:t>Thông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C2484F" w:rsidRPr="00D57449" w:rsidRDefault="00C2484F" w:rsidP="002562FE">
                      <w:pPr>
                        <w:pStyle w:val="EquationIndex"/>
                        <w:rPr>
                          <w:sz w:val="24"/>
                          <w:szCs w:val="24"/>
                        </w:rPr>
                      </w:pPr>
                      <w:r w:rsidRPr="00D57449">
                        <w:rPr>
                          <w:sz w:val="24"/>
                          <w:szCs w:val="24"/>
                        </w:rPr>
                        <w:t>Thông tin dữ liệu</w:t>
                      </w:r>
                    </w:p>
                  </w:txbxContent>
                </v:textbox>
              </v:shape>
            </w:pict>
          </mc:Fallback>
        </mc:AlternateContent>
      </w:r>
      <w:r w:rsidR="00B737B9" w:rsidRPr="00013CF6">
        <w:rPr>
          <w:noProof/>
        </w:rPr>
        <mc:AlternateContent>
          <mc:Choice Requires="wps">
            <w:drawing>
              <wp:anchor distT="0" distB="0" distL="114300" distR="114300" simplePos="0" relativeHeight="251662336" behindDoc="0" locked="0" layoutInCell="1" allowOverlap="1" wp14:anchorId="6B2B2353" wp14:editId="32DEE6E9">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C2484F" w:rsidRPr="00D57449" w:rsidRDefault="00C2484F" w:rsidP="002562FE">
                            <w:pPr>
                              <w:pStyle w:val="EquationIndex"/>
                              <w:rPr>
                                <w:sz w:val="24"/>
                                <w:szCs w:val="24"/>
                              </w:rPr>
                            </w:pPr>
                            <w:r w:rsidRPr="00D57449">
                              <w:rPr>
                                <w:sz w:val="24"/>
                                <w:szCs w:val="24"/>
                              </w:rPr>
                              <w:t>Chọn tập tin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C2484F" w:rsidRPr="00D57449" w:rsidRDefault="00C2484F" w:rsidP="002562FE">
                      <w:pPr>
                        <w:pStyle w:val="EquationIndex"/>
                        <w:rPr>
                          <w:sz w:val="24"/>
                          <w:szCs w:val="24"/>
                        </w:rPr>
                      </w:pPr>
                      <w:r w:rsidRPr="00D57449">
                        <w:rPr>
                          <w:sz w:val="24"/>
                          <w:szCs w:val="24"/>
                        </w:rPr>
                        <w:t>Chọn tập tin dữ liệu</w:t>
                      </w:r>
                    </w:p>
                  </w:txbxContent>
                </v:textbox>
              </v:shape>
            </w:pict>
          </mc:Fallback>
        </mc:AlternateContent>
      </w:r>
      <w:r w:rsidR="00B737B9" w:rsidRPr="00013CF6">
        <w:rPr>
          <w:noProof/>
        </w:rPr>
        <mc:AlternateContent>
          <mc:Choice Requires="wps">
            <w:drawing>
              <wp:anchor distT="0" distB="0" distL="114300" distR="114300" simplePos="0" relativeHeight="251656192" behindDoc="0" locked="0" layoutInCell="1" allowOverlap="1" wp14:anchorId="51664591" wp14:editId="2C4D47EC">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EA587" id="Straight Connector 158"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sidRPr="00013CF6">
        <w:rPr>
          <w:noProof/>
        </w:rPr>
        <mc:AlternateContent>
          <mc:Choice Requires="wps">
            <w:drawing>
              <wp:anchor distT="0" distB="0" distL="114300" distR="114300" simplePos="0" relativeHeight="251654144" behindDoc="0" locked="0" layoutInCell="1" allowOverlap="1" wp14:anchorId="00FEE6EF" wp14:editId="2BCCE2F5">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17AA4" id="Straight Connector 15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sidRPr="00013CF6">
        <w:rPr>
          <w:noProof/>
        </w:rPr>
        <mc:AlternateContent>
          <mc:Choice Requires="wps">
            <w:drawing>
              <wp:anchor distT="0" distB="0" distL="114300" distR="114300" simplePos="0" relativeHeight="251649024" behindDoc="0" locked="0" layoutInCell="1" allowOverlap="1" wp14:anchorId="43350F25" wp14:editId="6E2B89A6">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D6C54" id="Straight Connector 15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r w:rsidR="00B737B9" w:rsidRPr="00013CF6">
        <w:rPr>
          <w:noProof/>
        </w:rPr>
        <mc:AlternateContent>
          <mc:Choice Requires="wps">
            <w:drawing>
              <wp:anchor distT="0" distB="0" distL="114300" distR="114300" simplePos="0" relativeHeight="251640832" behindDoc="0" locked="0" layoutInCell="1" allowOverlap="1" wp14:anchorId="4B2D0E99" wp14:editId="174C8B6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122AB" id="Straight Connector 153"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sidRPr="00013CF6">
        <w:rPr>
          <w:noProof/>
        </w:rPr>
        <mc:AlternateContent>
          <mc:Choice Requires="wps">
            <w:drawing>
              <wp:anchor distT="0" distB="0" distL="114300" distR="114300" simplePos="0" relativeHeight="251642880" behindDoc="0" locked="0" layoutInCell="1" allowOverlap="1" wp14:anchorId="03A6DB0A" wp14:editId="6E8DEAFA">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74D10D" id="Straight Connector 15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013CF6">
        <w:rPr>
          <w:noProof/>
        </w:rPr>
        <w:drawing>
          <wp:inline distT="0" distB="0" distL="0" distR="0" wp14:anchorId="7B62F606" wp14:editId="557C67DD">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47719" cy="3184084"/>
                    </a:xfrm>
                    <a:prstGeom prst="rect">
                      <a:avLst/>
                    </a:prstGeom>
                    <a:ln w="6350">
                      <a:solidFill>
                        <a:schemeClr val="bg1">
                          <a:lumMod val="75000"/>
                        </a:schemeClr>
                      </a:solidFill>
                    </a:ln>
                  </pic:spPr>
                </pic:pic>
              </a:graphicData>
            </a:graphic>
          </wp:inline>
        </w:drawing>
      </w:r>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pPr>
    </w:p>
    <w:p w14:paraId="01B59B52" w14:textId="77777777" w:rsidR="00667F2E" w:rsidRDefault="00667F2E" w:rsidP="00D57449">
      <w:r w:rsidRPr="00B20D96">
        <w:t xml:space="preserve">Ta nhấp vào </w:t>
      </w:r>
      <w:r w:rsidR="00A33636" w:rsidRPr="00B20D96">
        <w:t>nút</w:t>
      </w:r>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t>theo</w:t>
      </w:r>
      <w:proofErr w:type="gramEnd"/>
      <w:r w:rsidRPr="00B20D96">
        <w:t xml:space="preserve"> thời gian.</w:t>
      </w:r>
    </w:p>
    <w:p w14:paraId="67F68C16" w14:textId="77777777" w:rsidR="00D57449" w:rsidRPr="00F51D11" w:rsidRDefault="00D57449" w:rsidP="00D57449">
      <w:r w:rsidRPr="00F51D11">
        <w:t>Sau khi chọn tập tin, ta chọn loại dữ liệu trong trường hợp tập tin có nhiều loại dữ liệu thông qua hộp kí tự [Column] và lượng dữ liệu thông qua hộp kí tự [Row].</w:t>
      </w:r>
    </w:p>
    <w:p w14:paraId="2F144CDE" w14:textId="77777777" w:rsidR="00B20D96" w:rsidRPr="00013CF6" w:rsidRDefault="00B20D96" w:rsidP="00013CF6">
      <w:pPr>
        <w:pStyle w:val="ListParagraph"/>
        <w:spacing w:after="160" w:line="259" w:lineRule="auto"/>
        <w:ind w:left="0" w:firstLine="0"/>
        <w:jc w:val="center"/>
        <w:rPr>
          <w:rFonts w:ascii="Times New Roman" w:hAnsi="Times New Roman"/>
          <w:sz w:val="26"/>
          <w:szCs w:val="26"/>
        </w:rPr>
      </w:pPr>
    </w:p>
    <w:p w14:paraId="38D59D58" w14:textId="77777777" w:rsidR="00667F2E" w:rsidRDefault="00667F2E" w:rsidP="00C5087F">
      <w:pPr>
        <w:pStyle w:val="Canhgiua"/>
      </w:pPr>
      <w:r w:rsidRPr="003A16E8">
        <w:rPr>
          <w:noProof/>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97075" cy="2699681"/>
                    </a:xfrm>
                    <a:prstGeom prst="rect">
                      <a:avLst/>
                    </a:prstGeom>
                    <a:ln w="3175">
                      <a:solidFill>
                        <a:schemeClr val="bg1">
                          <a:lumMod val="75000"/>
                        </a:schemeClr>
                      </a:solidFill>
                    </a:ln>
                  </pic:spPr>
                </pic:pic>
              </a:graphicData>
            </a:graphic>
          </wp:inline>
        </w:drawing>
      </w:r>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pPr>
    </w:p>
    <w:p w14:paraId="388DA5AD" w14:textId="41F6BEAF" w:rsidR="00554AC4" w:rsidRPr="003A16E8" w:rsidRDefault="00554AC4" w:rsidP="00013CF6">
      <w:pPr>
        <w:pStyle w:val="BuletL1"/>
      </w:pPr>
      <w:bookmarkStart w:id="3662" w:name="_Toc343029972"/>
      <w:r w:rsidRPr="00013CF6">
        <w:t>Phân tích tập dữ liệu qua đồ thị</w:t>
      </w:r>
      <w:bookmarkEnd w:id="3662"/>
    </w:p>
    <w:p w14:paraId="2D19A555" w14:textId="77777777" w:rsidR="00667F2E" w:rsidRPr="003E01A2" w:rsidRDefault="00667F2E" w:rsidP="00C5087F">
      <w:pPr>
        <w:pStyle w:val="BuletL2"/>
      </w:pPr>
      <w:r w:rsidRPr="003E01A2">
        <w:t xml:space="preserve">Xem đồ thị chuỗi dữ liệu bằng cách chọn </w:t>
      </w:r>
      <w:r w:rsidR="00554AC4" w:rsidRPr="003E01A2">
        <w:t>nút</w:t>
      </w:r>
      <w:r w:rsidRPr="003E01A2">
        <w:t xml:space="preserve"> [Plot]</w:t>
      </w:r>
    </w:p>
    <w:p w14:paraId="4BE86C4B" w14:textId="77777777" w:rsidR="00667F2E" w:rsidRPr="001B545C" w:rsidRDefault="00667F2E" w:rsidP="006352B3">
      <w:pPr>
        <w:pStyle w:val="Canhgiua"/>
      </w:pPr>
      <w:r w:rsidRPr="003A16E8">
        <w:rPr>
          <w:noProof/>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79130" cy="3045994"/>
                    </a:xfrm>
                    <a:prstGeom prst="rect">
                      <a:avLst/>
                    </a:prstGeom>
                    <a:ln w="3175">
                      <a:solidFill>
                        <a:schemeClr val="bg1">
                          <a:lumMod val="75000"/>
                        </a:schemeClr>
                      </a:solidFill>
                    </a:ln>
                  </pic:spPr>
                </pic:pic>
              </a:graphicData>
            </a:graphic>
          </wp:inline>
        </w:drawing>
      </w:r>
    </w:p>
    <w:p w14:paraId="2E8F5EDA" w14:textId="60C4E83D" w:rsidR="00667F2E" w:rsidRDefault="001B4795" w:rsidP="00013CF6">
      <w:pPr>
        <w:pStyle w:val="Canhgiua"/>
      </w:pPr>
      <w:r>
        <w:t xml:space="preserve">Hình C.4: </w:t>
      </w:r>
      <w:r w:rsidR="0072356A" w:rsidRPr="003A16E8">
        <w:t>Đồ thị</w:t>
      </w:r>
      <w:r w:rsidR="0072356A" w:rsidRPr="00013CF6">
        <w:t xml:space="preserve"> chuỗi dữ liệu </w:t>
      </w:r>
      <w:proofErr w:type="gramStart"/>
      <w:r w:rsidR="0072356A" w:rsidRPr="00013CF6">
        <w:t>theo</w:t>
      </w:r>
      <w:proofErr w:type="gramEnd"/>
      <w:r w:rsidR="0072356A" w:rsidRPr="00013CF6">
        <w:t xml:space="preserve"> thời gian</w:t>
      </w:r>
    </w:p>
    <w:p w14:paraId="2C29535C" w14:textId="77777777" w:rsidR="00C5087F" w:rsidRPr="00013CF6" w:rsidRDefault="00C5087F" w:rsidP="00C5087F">
      <w:pPr>
        <w:pStyle w:val="ListParagraph"/>
        <w:ind w:left="1440"/>
        <w:jc w:val="center"/>
        <w:rPr>
          <w:rFonts w:ascii="Times New Roman" w:hAnsi="Times New Roman"/>
          <w:sz w:val="26"/>
          <w:szCs w:val="26"/>
        </w:rPr>
      </w:pPr>
    </w:p>
    <w:p w14:paraId="4D36905C" w14:textId="77777777" w:rsidR="00667F2E" w:rsidRPr="003E01A2" w:rsidRDefault="00667F2E" w:rsidP="00643A1D">
      <w:pPr>
        <w:pStyle w:val="BuletL2"/>
        <w:spacing w:after="0"/>
      </w:pPr>
      <w:r w:rsidRPr="003E01A2">
        <w:t>Xem hàm tự tương quan của chuỗi dữ liệu [Correlogram]</w:t>
      </w:r>
    </w:p>
    <w:p w14:paraId="40D23ADD" w14:textId="04784A0E" w:rsidR="00EA266F" w:rsidRPr="00013CF6" w:rsidRDefault="00DA68B1" w:rsidP="00013CF6">
      <w:pPr>
        <w:pStyle w:val="ListParagraph"/>
        <w:spacing w:after="0" w:line="259" w:lineRule="auto"/>
        <w:ind w:left="1440" w:firstLine="0"/>
        <w:rPr>
          <w:rFonts w:ascii="Times New Roman" w:hAnsi="Times New Roman"/>
          <w:sz w:val="26"/>
          <w:szCs w:val="26"/>
        </w:rPr>
      </w:pPr>
      <w:r w:rsidRPr="00013CF6">
        <w:rPr>
          <w:rFonts w:ascii="Times New Roman" w:hAnsi="Times New Roman"/>
          <w:sz w:val="26"/>
          <w:szCs w:val="26"/>
        </w:rPr>
        <w:t>Thông qua đồ thị này, ta có thể ước lượng được tính xu hướng và tính mùa trong chuỗi dữ liệu</w:t>
      </w:r>
      <w:r w:rsidR="003E01A2">
        <w:rPr>
          <w:rFonts w:ascii="Times New Roman" w:hAnsi="Times New Roman"/>
          <w:sz w:val="26"/>
          <w:szCs w:val="26"/>
        </w:rPr>
        <w:t>.</w:t>
      </w:r>
    </w:p>
    <w:p w14:paraId="5C291297" w14:textId="77777777" w:rsidR="00667F2E" w:rsidRPr="001B545C" w:rsidRDefault="00667F2E" w:rsidP="006352B3">
      <w:pPr>
        <w:pStyle w:val="Canhgiua"/>
      </w:pPr>
      <w:r w:rsidRPr="003A16E8">
        <w:rPr>
          <w:noProof/>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03919" cy="2573394"/>
                    </a:xfrm>
                    <a:prstGeom prst="rect">
                      <a:avLst/>
                    </a:prstGeom>
                    <a:ln w="3175">
                      <a:solidFill>
                        <a:schemeClr val="bg1">
                          <a:lumMod val="75000"/>
                        </a:schemeClr>
                      </a:solidFill>
                    </a:ln>
                  </pic:spPr>
                </pic:pic>
              </a:graphicData>
            </a:graphic>
          </wp:inline>
        </w:drawing>
      </w:r>
    </w:p>
    <w:p w14:paraId="597BDDA4" w14:textId="3F4E0348" w:rsidR="00667F2E" w:rsidRPr="001B545C" w:rsidRDefault="001B4795" w:rsidP="00124FB8">
      <w:pPr>
        <w:pStyle w:val="Canhgiua"/>
      </w:pPr>
      <w:r>
        <w:t xml:space="preserve">Hình C.5: </w:t>
      </w:r>
      <w:r w:rsidR="00EA266F" w:rsidRPr="00D348B4">
        <w:t xml:space="preserve">Đồ thị </w:t>
      </w:r>
      <w:r w:rsidR="00EA266F">
        <w:t xml:space="preserve">hệ số tự tương quan </w:t>
      </w:r>
      <w:proofErr w:type="gramStart"/>
      <w:r w:rsidR="00EA266F">
        <w:t>theo</w:t>
      </w:r>
      <w:proofErr w:type="gramEnd"/>
      <w:r w:rsidR="00EA266F">
        <w:t xml:space="preserve"> độ trễ</w:t>
      </w:r>
    </w:p>
    <w:p w14:paraId="7FF2D522" w14:textId="77777777" w:rsidR="00667F2E" w:rsidRDefault="00667F2E" w:rsidP="00124FB8">
      <w:pPr>
        <w:pStyle w:val="BuletL2"/>
        <w:spacing w:after="0"/>
      </w:pPr>
      <w:r w:rsidRPr="0097191E">
        <w:t>Xem hàm tự tương quan riêng phần của chuỗi dữ liệu [Partial Correlogram]</w:t>
      </w:r>
    </w:p>
    <w:p w14:paraId="21E78386" w14:textId="77777777" w:rsidR="00997389" w:rsidRDefault="00997389" w:rsidP="00013CF6">
      <w:pPr>
        <w:pStyle w:val="ListParagraph"/>
        <w:spacing w:after="0" w:line="259" w:lineRule="auto"/>
        <w:ind w:left="1440" w:firstLine="0"/>
        <w:rPr>
          <w:rFonts w:ascii="Times New Roman" w:hAnsi="Times New Roman"/>
          <w:sz w:val="26"/>
          <w:szCs w:val="26"/>
        </w:rPr>
      </w:pPr>
      <w:r>
        <w:rPr>
          <w:rFonts w:ascii="Times New Roman" w:hAnsi="Times New Roman"/>
          <w:sz w:val="26"/>
          <w:szCs w:val="26"/>
        </w:rPr>
        <w:t>Thông qua đồ thị này và đồ thị hệ số tự tương quan, ta có thể ước lượng được các hệ số của mô hình.</w:t>
      </w:r>
    </w:p>
    <w:p w14:paraId="49AD5D0F" w14:textId="77777777" w:rsidR="00997389" w:rsidRPr="00013CF6" w:rsidRDefault="00997389" w:rsidP="00013CF6">
      <w:pPr>
        <w:pStyle w:val="ListParagraph"/>
        <w:spacing w:after="160" w:line="259" w:lineRule="auto"/>
        <w:ind w:left="1440" w:firstLine="0"/>
        <w:rPr>
          <w:rFonts w:ascii="Times New Roman" w:hAnsi="Times New Roman"/>
          <w:sz w:val="26"/>
          <w:szCs w:val="26"/>
        </w:rPr>
      </w:pPr>
    </w:p>
    <w:p w14:paraId="1AD7D6D4" w14:textId="77777777" w:rsidR="00667F2E" w:rsidRDefault="00667F2E" w:rsidP="00643A1D">
      <w:pPr>
        <w:pStyle w:val="Canhgiua"/>
      </w:pPr>
      <w:r w:rsidRPr="003A16E8">
        <w:rPr>
          <w:noProof/>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81975" cy="2682340"/>
                    </a:xfrm>
                    <a:prstGeom prst="rect">
                      <a:avLst/>
                    </a:prstGeom>
                    <a:ln w="3175">
                      <a:solidFill>
                        <a:schemeClr val="bg1">
                          <a:lumMod val="75000"/>
                        </a:schemeClr>
                      </a:solidFill>
                    </a:ln>
                  </pic:spPr>
                </pic:pic>
              </a:graphicData>
            </a:graphic>
          </wp:inline>
        </w:drawing>
      </w:r>
    </w:p>
    <w:p w14:paraId="65593657" w14:textId="753A09D1" w:rsidR="006225F4" w:rsidRPr="00D348B4" w:rsidRDefault="00643A1D" w:rsidP="00124FB8">
      <w:pPr>
        <w:pStyle w:val="Canhgiua"/>
        <w:spacing w:before="0" w:line="240" w:lineRule="auto"/>
      </w:pPr>
      <w:r>
        <w:t xml:space="preserve">Hình C.6: </w:t>
      </w:r>
      <w:r w:rsidR="006225F4" w:rsidRPr="00D348B4">
        <w:t xml:space="preserve">Đồ thị </w:t>
      </w:r>
      <w:r w:rsidR="006225F4">
        <w:t xml:space="preserve">hệ số tự tương quan riêng phần </w:t>
      </w:r>
      <w:proofErr w:type="gramStart"/>
      <w:r w:rsidR="006225F4">
        <w:t>theo</w:t>
      </w:r>
      <w:proofErr w:type="gramEnd"/>
      <w:r w:rsidR="006225F4">
        <w:t xml:space="preserve"> độ trễ</w:t>
      </w:r>
    </w:p>
    <w:p w14:paraId="2A8691B5" w14:textId="77777777" w:rsidR="006225F4" w:rsidRPr="00013CF6" w:rsidRDefault="006225F4" w:rsidP="00667F2E">
      <w:pPr>
        <w:pStyle w:val="ListParagraph"/>
        <w:ind w:left="1440"/>
        <w:rPr>
          <w:rFonts w:ascii="Times New Roman" w:hAnsi="Times New Roman"/>
        </w:rPr>
      </w:pPr>
    </w:p>
    <w:p w14:paraId="07908807" w14:textId="77777777" w:rsidR="00667F2E" w:rsidRPr="00013CF6" w:rsidRDefault="00667F2E" w:rsidP="00667F2E">
      <w:pPr>
        <w:pStyle w:val="ListParagraph"/>
        <w:ind w:left="1440"/>
        <w:rPr>
          <w:rFonts w:ascii="Times New Roman" w:hAnsi="Times New Roman"/>
        </w:rPr>
      </w:pPr>
    </w:p>
    <w:p w14:paraId="4EBF1BA8" w14:textId="77777777"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Xem đồ thị lỗi của mô hình SARIMA</w:t>
      </w:r>
    </w:p>
    <w:p w14:paraId="1494CED4" w14:textId="77777777" w:rsidR="004211A5" w:rsidRPr="00013CF6" w:rsidRDefault="004211A5" w:rsidP="00013CF6">
      <w:pPr>
        <w:pStyle w:val="ListParagraph"/>
        <w:spacing w:after="160" w:line="259" w:lineRule="auto"/>
        <w:ind w:left="1440" w:firstLine="0"/>
        <w:rPr>
          <w:rFonts w:ascii="Times New Roman" w:hAnsi="Times New Roman"/>
          <w:sz w:val="26"/>
          <w:szCs w:val="26"/>
        </w:rPr>
      </w:pPr>
      <w:r>
        <w:rPr>
          <w:rFonts w:ascii="Times New Roman" w:hAnsi="Times New Roman"/>
          <w:sz w:val="26"/>
          <w:szCs w:val="26"/>
        </w:rPr>
        <w:t>Thông qua đồ thị này, ta có thể đánh giá được độ chính xác của mô hình SARIMA.</w:t>
      </w:r>
    </w:p>
    <w:p w14:paraId="2BCF69D7" w14:textId="77777777" w:rsidR="00667F2E" w:rsidRDefault="00667F2E" w:rsidP="00643A1D">
      <w:pPr>
        <w:pStyle w:val="Canhgiua"/>
      </w:pPr>
      <w:r w:rsidRPr="003A16E8">
        <w:rPr>
          <w:noProof/>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04786" cy="3045647"/>
                    </a:xfrm>
                    <a:prstGeom prst="rect">
                      <a:avLst/>
                    </a:prstGeom>
                    <a:ln w="3175">
                      <a:solidFill>
                        <a:schemeClr val="bg1">
                          <a:lumMod val="75000"/>
                        </a:schemeClr>
                      </a:solidFill>
                    </a:ln>
                  </pic:spPr>
                </pic:pic>
              </a:graphicData>
            </a:graphic>
          </wp:inline>
        </w:drawing>
      </w:r>
    </w:p>
    <w:p w14:paraId="4F1C3A3E" w14:textId="4E97825F" w:rsidR="00EF72DD" w:rsidRPr="00D348B4" w:rsidRDefault="00643A1D" w:rsidP="00643A1D">
      <w:pPr>
        <w:pStyle w:val="Canhgiua"/>
      </w:pPr>
      <w:r>
        <w:t xml:space="preserve">Hình C.7: </w:t>
      </w:r>
      <w:r w:rsidR="00EF72DD" w:rsidRPr="00D348B4">
        <w:t xml:space="preserve">Đồ thị </w:t>
      </w:r>
      <w:r w:rsidR="00EF72DD">
        <w:t xml:space="preserve">lỗi của SARIMA </w:t>
      </w:r>
      <w:proofErr w:type="gramStart"/>
      <w:r w:rsidR="00EF72DD">
        <w:t>theo</w:t>
      </w:r>
      <w:proofErr w:type="gramEnd"/>
      <w:r w:rsidR="00EF72DD">
        <w:t xml:space="preserve"> thời gian</w:t>
      </w:r>
    </w:p>
    <w:p w14:paraId="08F32DE6" w14:textId="3ED1534E" w:rsidR="00EF72DD" w:rsidRPr="00835F6C" w:rsidRDefault="00662619" w:rsidP="00013CF6">
      <w:pPr>
        <w:pStyle w:val="BuletL1"/>
      </w:pPr>
      <w:bookmarkStart w:id="3663" w:name="_Toc343029973"/>
      <w:r>
        <w:t>Ước lượng tham số cho mô hình SARIMA</w:t>
      </w:r>
      <w:bookmarkEnd w:id="3663"/>
      <w:r>
        <w:t xml:space="preserve"> </w:t>
      </w:r>
    </w:p>
    <w:p w14:paraId="74348E11" w14:textId="77777777" w:rsidR="00667F2E" w:rsidRPr="00FF6A63" w:rsidRDefault="00667F2E" w:rsidP="00643A1D">
      <w:pPr>
        <w:pStyle w:val="BuletL2"/>
      </w:pPr>
      <w:r w:rsidRPr="00FF6A63">
        <w:t>Ước lượng tự động</w:t>
      </w:r>
    </w:p>
    <w:p w14:paraId="1F3B2740" w14:textId="777777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Chế độ này sẽ hoàn toàn tự động ước lượng tính xu hướng, tính mùa trong chuỗi dữ liệu, tự động xác định các hệ số và xây dựng mô hình.</w:t>
      </w:r>
    </w:p>
    <w:p w14:paraId="5D840CAC" w14:textId="6C93D9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Để chọn chế độ này, ta dùng nút [Auto Traning]</w:t>
      </w:r>
    </w:p>
    <w:p w14:paraId="18019E37" w14:textId="77777777" w:rsidR="00643A1D" w:rsidRPr="007E692E" w:rsidRDefault="00643A1D" w:rsidP="00643A1D">
      <w:pPr>
        <w:pStyle w:val="BuletL2"/>
      </w:pPr>
      <w:r w:rsidRPr="007E692E">
        <w:t>Ước lượng tự chọn</w:t>
      </w:r>
    </w:p>
    <w:p w14:paraId="111F5C08" w14:textId="16845E88"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 xml:space="preserve">Chế độ này cho phép ta nhập vào các hệ số của mô hình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S</w:t>
      </w:r>
      <w:r w:rsidRPr="00013CF6">
        <w:rPr>
          <w:rFonts w:ascii="Times New Roman" w:hAnsi="Times New Roman"/>
          <w:sz w:val="26"/>
          <w:szCs w:val="26"/>
        </w:rPr>
        <w:t xml:space="preserve"> thông qua các hộp kí tự [Regular differencing], [Season differencing], [Season Partern], [AR Regular], [MA Regular], [AR Season], [MA Season].</w:t>
      </w:r>
    </w:p>
    <w:p w14:paraId="7B1A4D49" w14:textId="77777777"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Chế độ này cho phép ta ước lượng nhiều lần thông qua các nút [Process]: ước lượng với các hệ số đã cho, [Restore]: khôi phục lại chuỗi dữ liệu như ban đầu.</w:t>
      </w:r>
    </w:p>
    <w:p w14:paraId="2DE715E0" w14:textId="77777777" w:rsidR="00667F2E" w:rsidRPr="00013CF6" w:rsidRDefault="00667F2E" w:rsidP="00667F2E">
      <w:pPr>
        <w:pStyle w:val="ListParagraph"/>
        <w:ind w:left="1440"/>
        <w:rPr>
          <w:rFonts w:ascii="Times New Roman" w:hAnsi="Times New Roman"/>
        </w:rPr>
      </w:pPr>
    </w:p>
    <w:p w14:paraId="153F01BA" w14:textId="16F9F3AC" w:rsidR="00667F2E" w:rsidRPr="003A16E8" w:rsidRDefault="009933FE" w:rsidP="00013CF6">
      <w:pPr>
        <w:pStyle w:val="Canhgiua"/>
      </w:pPr>
      <w:r w:rsidRPr="003A16E8">
        <w:rPr>
          <w:noProof/>
        </w:rPr>
        <w:lastRenderedPageBreak/>
        <mc:AlternateContent>
          <mc:Choice Requires="wps">
            <w:drawing>
              <wp:anchor distT="0" distB="0" distL="114300" distR="114300" simplePos="0" relativeHeight="251684864" behindDoc="0" locked="0" layoutInCell="1" allowOverlap="1" wp14:anchorId="6D1A698F" wp14:editId="46AA5C46">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C2484F" w:rsidRDefault="00C2484F" w:rsidP="00013CF6">
                            <w:pPr>
                              <w:pStyle w:val="EquationIndex"/>
                            </w:pPr>
                            <w:r>
                              <w:t>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C2484F" w:rsidRDefault="00C2484F" w:rsidP="00013CF6">
                      <w:pPr>
                        <w:pStyle w:val="EquationIndex"/>
                      </w:pPr>
                      <w:r>
                        <w:t>Ước lượng tự chọn</w:t>
                      </w:r>
                    </w:p>
                  </w:txbxContent>
                </v:textbox>
              </v:shape>
            </w:pict>
          </mc:Fallback>
        </mc:AlternateContent>
      </w:r>
      <w:r w:rsidRPr="00013CF6">
        <w:rPr>
          <w:noProof/>
        </w:rPr>
        <mc:AlternateContent>
          <mc:Choice Requires="wps">
            <w:drawing>
              <wp:anchor distT="0" distB="0" distL="114300" distR="114300" simplePos="0" relativeHeight="251710464" behindDoc="0" locked="0" layoutInCell="1" allowOverlap="1" wp14:anchorId="11EC305F" wp14:editId="10A2C5F8">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C2484F" w:rsidRDefault="00C2484F" w:rsidP="00667F2E">
                      <w:pPr>
                        <w:jc w:val="center"/>
                      </w:pPr>
                    </w:p>
                  </w:txbxContent>
                </v:textbox>
                <o:callout v:ext="edit" minusy="t"/>
                <w10:wrap anchorx="page"/>
              </v:shape>
            </w:pict>
          </mc:Fallback>
        </mc:AlternateContent>
      </w:r>
      <w:r w:rsidRPr="00013CF6">
        <w:rPr>
          <w:noProof/>
        </w:rPr>
        <mc:AlternateContent>
          <mc:Choice Requires="wps">
            <w:drawing>
              <wp:anchor distT="0" distB="0" distL="114300" distR="114300" simplePos="0" relativeHeight="251594752" behindDoc="0" locked="0" layoutInCell="1" allowOverlap="1" wp14:anchorId="00A0296C" wp14:editId="4F917B15">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C2484F" w:rsidRDefault="00C2484F" w:rsidP="00667F2E">
                      <w:pPr>
                        <w:jc w:val="center"/>
                      </w:pPr>
                    </w:p>
                  </w:txbxContent>
                </v:textbox>
                <o:callout v:ext="edit" minusy="t"/>
                <w10:wrap anchorx="margin"/>
              </v:shape>
            </w:pict>
          </mc:Fallback>
        </mc:AlternateContent>
      </w:r>
      <w:r w:rsidRPr="00013CF6">
        <w:rPr>
          <w:noProof/>
        </w:rPr>
        <mc:AlternateContent>
          <mc:Choice Requires="wps">
            <w:drawing>
              <wp:anchor distT="0" distB="0" distL="114300" distR="114300" simplePos="0" relativeHeight="251598848" behindDoc="0" locked="0" layoutInCell="1" allowOverlap="1" wp14:anchorId="08063775" wp14:editId="1B2BB31E">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C2484F" w:rsidRDefault="00C2484F" w:rsidP="00013CF6">
                            <w:pPr>
                              <w:pStyle w:val="EquationIndex"/>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C2484F" w:rsidRDefault="00C2484F" w:rsidP="00013CF6">
                      <w:pPr>
                        <w:pStyle w:val="EquationIndex"/>
                      </w:pPr>
                      <w:r>
                        <w:t xml:space="preserve">Kết quả ước lượng SARIMA </w:t>
                      </w:r>
                    </w:p>
                  </w:txbxContent>
                </v:textbox>
              </v:shape>
            </w:pict>
          </mc:Fallback>
        </mc:AlternateContent>
      </w:r>
      <w:r w:rsidR="00124FB8" w:rsidRPr="00013CF6">
        <w:rPr>
          <w:noProof/>
        </w:rPr>
        <mc:AlternateContent>
          <mc:Choice Requires="wps">
            <w:drawing>
              <wp:anchor distT="0" distB="0" distL="114300" distR="114300" simplePos="0" relativeHeight="251677696" behindDoc="0" locked="0" layoutInCell="1" allowOverlap="1" wp14:anchorId="11BA2179" wp14:editId="76833B3F">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28C01" id="Straight Connector 16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r w:rsidR="00643A1D" w:rsidRPr="00013CF6">
        <w:rPr>
          <w:noProof/>
        </w:rPr>
        <mc:AlternateContent>
          <mc:Choice Requires="wps">
            <w:drawing>
              <wp:anchor distT="0" distB="0" distL="114300" distR="114300" simplePos="0" relativeHeight="251692032" behindDoc="0" locked="0" layoutInCell="1" allowOverlap="1" wp14:anchorId="33D77AA8" wp14:editId="2384C651">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C2484F" w:rsidRDefault="00C2484F" w:rsidP="00013CF6">
                            <w:pPr>
                              <w:pStyle w:val="EquationIndex"/>
                            </w:pPr>
                            <w:r>
                              <w:t>Ước lượng tự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C2484F" w:rsidRDefault="00C2484F" w:rsidP="00013CF6">
                      <w:pPr>
                        <w:pStyle w:val="EquationIndex"/>
                      </w:pPr>
                      <w:r>
                        <w:t>Ước lượng tự động</w:t>
                      </w:r>
                    </w:p>
                  </w:txbxContent>
                </v:textbox>
              </v:shape>
            </w:pict>
          </mc:Fallback>
        </mc:AlternateContent>
      </w:r>
      <w:r w:rsidR="007E692E" w:rsidRPr="00013CF6">
        <w:rPr>
          <w:noProof/>
        </w:rPr>
        <mc:AlternateContent>
          <mc:Choice Requires="wps">
            <w:drawing>
              <wp:anchor distT="0" distB="0" distL="114300" distR="114300" simplePos="0" relativeHeight="251717632" behindDoc="0" locked="0" layoutInCell="1" allowOverlap="1" wp14:anchorId="131A4D11" wp14:editId="37B8D097">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C2484F" w:rsidRDefault="00C2484F" w:rsidP="00013CF6">
                            <w:pPr>
                              <w:pStyle w:val="EquationIndex"/>
                            </w:pPr>
                            <w:r>
                              <w:t>Tham số cho ước lượng tự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C2484F" w:rsidRDefault="00C2484F" w:rsidP="00013CF6">
                      <w:pPr>
                        <w:pStyle w:val="EquationIndex"/>
                      </w:pPr>
                      <w:r>
                        <w:t>Tham số cho ước lượng tự chọn</w:t>
                      </w:r>
                    </w:p>
                  </w:txbxContent>
                </v:textbox>
              </v:shape>
            </w:pict>
          </mc:Fallback>
        </mc:AlternateContent>
      </w:r>
      <w:r w:rsidR="0004647E" w:rsidRPr="00013CF6">
        <w:rPr>
          <w:noProof/>
        </w:rPr>
        <mc:AlternateContent>
          <mc:Choice Requires="wps">
            <w:drawing>
              <wp:anchor distT="0" distB="0" distL="114300" distR="114300" simplePos="0" relativeHeight="251703296" behindDoc="0" locked="0" layoutInCell="1" allowOverlap="1" wp14:anchorId="369EEFD7" wp14:editId="48270F6A">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678C3" id="Straight Connector 166"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667F2E" w:rsidRPr="00013CF6">
        <w:rPr>
          <w:noProof/>
        </w:rPr>
        <w:drawing>
          <wp:inline distT="0" distB="0" distL="0" distR="0" wp14:anchorId="7CF9E34C" wp14:editId="1D873831">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41977" cy="3239064"/>
                    </a:xfrm>
                    <a:prstGeom prst="rect">
                      <a:avLst/>
                    </a:prstGeom>
                    <a:ln w="3175">
                      <a:solidFill>
                        <a:schemeClr val="bg1">
                          <a:lumMod val="75000"/>
                        </a:schemeClr>
                      </a:solidFill>
                    </a:ln>
                  </pic:spPr>
                </pic:pic>
              </a:graphicData>
            </a:graphic>
          </wp:inline>
        </w:drawing>
      </w:r>
    </w:p>
    <w:p w14:paraId="598C9449" w14:textId="33489E14" w:rsidR="00667F2E" w:rsidRPr="001B545C" w:rsidRDefault="00643A1D" w:rsidP="00643A1D">
      <w:pPr>
        <w:pStyle w:val="Canhgiua"/>
      </w:pPr>
      <w:r>
        <w:t xml:space="preserve">Hình C.8: </w:t>
      </w:r>
      <w:r w:rsidR="00B9034A">
        <w:t xml:space="preserve">Ước lượng tham số cho mô hình SARIMA </w:t>
      </w:r>
    </w:p>
    <w:p w14:paraId="6ACEA12E" w14:textId="0F7D75AD" w:rsidR="00667F2E" w:rsidRPr="003A16E8" w:rsidRDefault="00351FEC" w:rsidP="00013CF6">
      <w:pPr>
        <w:pStyle w:val="BuletL1"/>
      </w:pPr>
      <w:bookmarkStart w:id="3664" w:name="_Toc343029974"/>
      <w:r w:rsidRPr="00013CF6">
        <w:t>Kiểm tra mô hình SARIMA</w:t>
      </w:r>
      <w:bookmarkEnd w:id="3664"/>
    </w:p>
    <w:p w14:paraId="61957686" w14:textId="7B0116A8" w:rsidR="00643A1D" w:rsidRPr="00013CF6" w:rsidRDefault="00667F2E" w:rsidP="00643A1D">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Kiểm tra tính chính xác của mô hình thông qua các hệ số MSE, MA</w:t>
      </w:r>
      <w:r w:rsidR="003D6C9F">
        <w:rPr>
          <w:rFonts w:ascii="Times New Roman" w:hAnsi="Times New Roman"/>
          <w:sz w:val="26"/>
          <w:szCs w:val="26"/>
        </w:rPr>
        <w:t>E</w:t>
      </w:r>
      <w:r w:rsidRPr="00013CF6">
        <w:rPr>
          <w:rFonts w:ascii="Times New Roman" w:hAnsi="Times New Roman"/>
          <w:sz w:val="26"/>
          <w:szCs w:val="26"/>
        </w:rPr>
        <w:t>, MAPE</w:t>
      </w:r>
    </w:p>
    <w:p w14:paraId="31571A57" w14:textId="3AFA78C4" w:rsidR="00643A1D" w:rsidRDefault="003D6C9F" w:rsidP="00643A1D">
      <w:pPr>
        <w:pStyle w:val="ListParagraph"/>
        <w:ind w:left="0"/>
        <w:jc w:val="center"/>
        <w:rPr>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pPr>
      <w:r>
        <w:t xml:space="preserve">Hình C.9: </w:t>
      </w:r>
      <w:r w:rsidR="00B9034A">
        <w:t>Kiểm tra tính chính xác của mô hình SARIMA</w:t>
      </w:r>
    </w:p>
    <w:p w14:paraId="409F252C" w14:textId="77777777" w:rsidR="003C73FD" w:rsidRPr="00013CF6" w:rsidRDefault="003C73FD" w:rsidP="00013CF6">
      <w:pPr>
        <w:pStyle w:val="ListParagraph"/>
        <w:ind w:left="0"/>
        <w:jc w:val="center"/>
        <w:rPr>
          <w:rFonts w:ascii="Times New Roman" w:hAnsi="Times New Roman"/>
        </w:rPr>
      </w:pPr>
    </w:p>
    <w:p w14:paraId="3461E107" w14:textId="1ED7E830" w:rsidR="00667F2E" w:rsidRPr="003C73FD" w:rsidRDefault="00667F2E" w:rsidP="00B9034A">
      <w:pPr>
        <w:pStyle w:val="BuletL2"/>
      </w:pPr>
      <w:r w:rsidRPr="003C73FD">
        <w:lastRenderedPageBreak/>
        <w:t xml:space="preserve">Dự </w:t>
      </w:r>
      <w:r w:rsidR="00286C29">
        <w:t>báo</w:t>
      </w:r>
      <w:r w:rsidRPr="003C73FD">
        <w:t xml:space="preserve"> sử dụng mô hình thông qua nút [Forecast]</w:t>
      </w:r>
    </w:p>
    <w:p w14:paraId="2A028D6E" w14:textId="77777777" w:rsidR="00667F2E" w:rsidRPr="00013CF6" w:rsidRDefault="00667F2E" w:rsidP="00B9034A">
      <w:pPr>
        <w:pStyle w:val="ListParagraph"/>
        <w:ind w:left="1440" w:firstLine="0"/>
        <w:rPr>
          <w:rFonts w:ascii="Times New Roman" w:hAnsi="Times New Roman"/>
          <w:sz w:val="26"/>
          <w:szCs w:val="26"/>
        </w:rPr>
      </w:pPr>
      <w:r w:rsidRPr="00013CF6">
        <w:rPr>
          <w:rFonts w:ascii="Times New Roman" w:hAnsi="Times New Roman"/>
          <w:sz w:val="26"/>
          <w:szCs w:val="26"/>
        </w:rPr>
        <w:t>Chọn số thời đoạn cần dự báo</w:t>
      </w:r>
    </w:p>
    <w:p w14:paraId="589DFF99" w14:textId="4063737D" w:rsidR="00B9034A" w:rsidRDefault="00667F2E" w:rsidP="00B9034A">
      <w:pPr>
        <w:pStyle w:val="Canhgiua"/>
      </w:pPr>
      <w:r w:rsidRPr="003A16E8">
        <w:rPr>
          <w:noProof/>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pPr>
    </w:p>
    <w:p w14:paraId="42525342" w14:textId="51F0584D" w:rsidR="00B9034A" w:rsidRPr="00013CF6" w:rsidRDefault="00667F2E" w:rsidP="00124FB8">
      <w:pPr>
        <w:pStyle w:val="ListParagraph"/>
        <w:ind w:left="1440" w:firstLine="0"/>
        <w:rPr>
          <w:rFonts w:ascii="Times New Roman" w:hAnsi="Times New Roman"/>
          <w:sz w:val="26"/>
          <w:szCs w:val="26"/>
        </w:rPr>
      </w:pPr>
      <w:r w:rsidRPr="00013CF6">
        <w:rPr>
          <w:rFonts w:ascii="Times New Roman" w:hAnsi="Times New Roman"/>
          <w:sz w:val="26"/>
          <w:szCs w:val="26"/>
        </w:rPr>
        <w:t>Kết quả dự báo:</w:t>
      </w:r>
    </w:p>
    <w:p w14:paraId="334D311B" w14:textId="77777777" w:rsidR="00667F2E" w:rsidRDefault="00667F2E" w:rsidP="00B9034A">
      <w:pPr>
        <w:pStyle w:val="Canhgiua"/>
      </w:pPr>
      <w:r w:rsidRPr="003A16E8">
        <w:rPr>
          <w:noProof/>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p>
    <w:p w14:paraId="435A9B25" w14:textId="115CB877" w:rsidR="006716F2" w:rsidRPr="001B545C" w:rsidRDefault="00B9034A" w:rsidP="00B9034A">
      <w:pPr>
        <w:pStyle w:val="Canhgiua"/>
        <w:spacing w:before="0"/>
      </w:pPr>
      <w:r>
        <w:t>Hình C.11: Kết quả dự báo của mô hình SARIMA</w:t>
      </w:r>
    </w:p>
    <w:p w14:paraId="05FEAF90" w14:textId="77777777" w:rsidR="00667F2E" w:rsidRPr="006716F2" w:rsidRDefault="00667F2E" w:rsidP="00124FB8">
      <w:pPr>
        <w:pStyle w:val="BuletL2"/>
        <w:spacing w:after="0"/>
      </w:pPr>
      <w:r w:rsidRPr="006716F2">
        <w:t>Lưu và sử dụng lại mô hình</w:t>
      </w:r>
    </w:p>
    <w:p w14:paraId="16A1E7FA" w14:textId="77777777" w:rsidR="00667F2E" w:rsidRPr="006716F2" w:rsidRDefault="00667F2E" w:rsidP="00124FB8">
      <w:pPr>
        <w:spacing w:before="0"/>
        <w:ind w:left="1440" w:firstLine="0"/>
      </w:pPr>
      <w:r w:rsidRPr="006716F2">
        <w:t>Sau khi ước lượng, ta có thể lưu lại các tham số cho mô hình dưới dạng tập tin xml thông qua nút [Save], và sử dụng lại mô hình thông qua nút [Load].</w:t>
      </w:r>
    </w:p>
    <w:p w14:paraId="5C4D324B" w14:textId="754E8FA6" w:rsidR="00B808D3" w:rsidRPr="00013CF6" w:rsidRDefault="00B808D3" w:rsidP="00013CF6">
      <w:pPr>
        <w:pStyle w:val="NoFormat"/>
        <w:numPr>
          <w:ilvl w:val="0"/>
          <w:numId w:val="70"/>
        </w:numPr>
        <w:ind w:left="360"/>
        <w:rPr>
          <w:rFonts w:cs="Arial"/>
          <w:b/>
          <w:bCs/>
          <w:iCs/>
          <w:sz w:val="28"/>
          <w:szCs w:val="28"/>
        </w:rPr>
      </w:pPr>
      <w:r w:rsidRPr="0074010E">
        <w:rPr>
          <w:b/>
          <w:sz w:val="28"/>
          <w:szCs w:val="28"/>
        </w:rPr>
        <w:t>Xây dựng mô hình m</w:t>
      </w:r>
      <w:r w:rsidRPr="00013CF6">
        <w:rPr>
          <w:rFonts w:cs="Arial"/>
          <w:b/>
          <w:sz w:val="28"/>
          <w:szCs w:val="28"/>
        </w:rPr>
        <w:t>ạng nơron</w:t>
      </w:r>
    </w:p>
    <w:p w14:paraId="188F443C" w14:textId="77777777" w:rsidR="008C76D1" w:rsidRDefault="00667F2E" w:rsidP="00013CF6">
      <w:r w:rsidRPr="003A16E8">
        <w:lastRenderedPageBreak/>
        <w:t>Sau khi xây dựng đư</w:t>
      </w:r>
      <w:r w:rsidRPr="00013CF6">
        <w:t>ợc mô hình SARIMA, ta được chuỗi lỗi của chuỗi thời gian được ước lượng bằng mô hình SARIMA này. Để ước lượng chuỗi lỗi này ta sử dụng mô hình mạ</w:t>
      </w:r>
      <w:r w:rsidR="008C76D1">
        <w:t>ng nơron.</w:t>
      </w:r>
    </w:p>
    <w:p w14:paraId="4B39753B" w14:textId="30D8888A" w:rsidR="00667F2E" w:rsidRDefault="00667F2E" w:rsidP="00013CF6">
      <w:pPr>
        <w:pStyle w:val="BuletL1"/>
        <w:spacing w:before="0"/>
      </w:pPr>
      <w:bookmarkStart w:id="3665" w:name="_Toc343029975"/>
      <w:r w:rsidRPr="00013CF6">
        <w:t>Xây dựng cấu hình mạng</w:t>
      </w:r>
      <w:bookmarkEnd w:id="3665"/>
    </w:p>
    <w:p w14:paraId="7653448D" w14:textId="28D56940" w:rsidR="008C76D1" w:rsidRDefault="003D184C" w:rsidP="00013CF6">
      <w:pPr>
        <w:pStyle w:val="Canhgiua"/>
      </w:pPr>
      <w:r w:rsidRPr="003A16E8">
        <w:rPr>
          <w:noProof/>
        </w:rPr>
        <mc:AlternateContent>
          <mc:Choice Requires="wps">
            <w:drawing>
              <wp:anchor distT="0" distB="0" distL="114300" distR="114300" simplePos="0" relativeHeight="251564032" behindDoc="0" locked="0" layoutInCell="1" allowOverlap="1" wp14:anchorId="4F929E4A" wp14:editId="1D820AE7">
                <wp:simplePos x="0" y="0"/>
                <wp:positionH relativeFrom="column">
                  <wp:posOffset>1933575</wp:posOffset>
                </wp:positionH>
                <wp:positionV relativeFrom="paragraph">
                  <wp:posOffset>1249680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A333595" id="Straight Connector 172" o:spid="_x0000_s1026"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152.25pt,98.4pt" to="233.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" strokecolor="red" strokeweight="2.25pt"/>
            </w:pict>
          </mc:Fallback>
        </mc:AlternateContent>
      </w:r>
      <w:r w:rsidRPr="00013CF6">
        <w:rPr>
          <w:noProof/>
        </w:rPr>
        <mc:AlternateContent>
          <mc:Choice Requires="wps">
            <w:drawing>
              <wp:anchor distT="0" distB="0" distL="114300" distR="114300" simplePos="0" relativeHeight="251560960" behindDoc="0" locked="0" layoutInCell="1" allowOverlap="1" wp14:anchorId="1C6BB945" wp14:editId="20E8FD5D">
                <wp:simplePos x="0" y="0"/>
                <wp:positionH relativeFrom="column">
                  <wp:posOffset>1139462</wp:posOffset>
                </wp:positionH>
                <wp:positionV relativeFrom="paragraph">
                  <wp:posOffset>816973</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2767C" id="Rectangle 171" o:spid="_x0000_s1026" style="position:absolute;margin-left:89.7pt;margin-top:64.35pt;width:102.75pt;height:31.5pt;z-index:25156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" filled="f" strokecolor="red" strokeweight="2.25pt"/>
            </w:pict>
          </mc:Fallback>
        </mc:AlternateContent>
      </w:r>
      <w:r w:rsidR="00B9034A" w:rsidRPr="00013CF6">
        <w:rPr>
          <w:noProof/>
        </w:rPr>
        <mc:AlternateContent>
          <mc:Choice Requires="wps">
            <w:drawing>
              <wp:anchor distT="0" distB="0" distL="114300" distR="114300" simplePos="0" relativeHeight="251553792" behindDoc="0" locked="0" layoutInCell="1" allowOverlap="1" wp14:anchorId="1B78464B" wp14:editId="254C8A2A">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C2484F" w:rsidRDefault="00C2484F" w:rsidP="002562FE">
                            <w:pPr>
                              <w:pStyle w:val="EquationIndex"/>
                            </w:pPr>
                            <w:r>
                              <w:t>Cấu hình mạng nơron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C2484F" w:rsidRDefault="00C2484F" w:rsidP="002562FE">
                      <w:pPr>
                        <w:pStyle w:val="EquationIndex"/>
                      </w:pPr>
                      <w:r>
                        <w:t>Cấu hình mạng nơron</w:t>
                      </w:r>
                    </w:p>
                  </w:txbxContent>
                </v:textbox>
                <w10:wrap anchorx="margin"/>
              </v:shape>
            </w:pict>
          </mc:Fallback>
        </mc:AlternateContent>
      </w:r>
      <w:r w:rsidR="008F750D" w:rsidRPr="00013CF6">
        <w:rPr>
          <w:noProof/>
        </w:rPr>
        <w:drawing>
          <wp:inline distT="0" distB="0" distL="0" distR="0" wp14:anchorId="41BA5467" wp14:editId="045D3BA3">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2467" cy="3184532"/>
                    </a:xfrm>
                    <a:prstGeom prst="rect">
                      <a:avLst/>
                    </a:prstGeom>
                    <a:ln w="6350">
                      <a:solidFill>
                        <a:schemeClr val="bg1">
                          <a:lumMod val="75000"/>
                        </a:schemeClr>
                      </a:solidFill>
                    </a:ln>
                  </pic:spPr>
                </pic:pic>
              </a:graphicData>
            </a:graphic>
          </wp:inline>
        </w:drawing>
      </w:r>
    </w:p>
    <w:p w14:paraId="68728B58" w14:textId="3CCEF908" w:rsidR="007030D5" w:rsidRPr="008E61D1" w:rsidRDefault="007030D5" w:rsidP="007030D5">
      <w:pPr>
        <w:pStyle w:val="Canhgiua"/>
        <w:spacing w:before="0"/>
      </w:pPr>
      <w:r>
        <w:t>Hình C.12: Xây dựng mô hình mạng nơron</w:t>
      </w:r>
    </w:p>
    <w:p w14:paraId="7379D98B" w14:textId="77777777" w:rsidR="00667F2E" w:rsidRPr="00A51C54" w:rsidRDefault="00667F2E" w:rsidP="00B9034A">
      <w:pPr>
        <w:pStyle w:val="BuletL2"/>
      </w:pPr>
      <w:r w:rsidRPr="00A51C54">
        <w:t>Chọn số nơron ở tầng vào, tầng ẩn thông qua các hộp [Input-Hidden-Output]</w:t>
      </w:r>
    </w:p>
    <w:p w14:paraId="01881843" w14:textId="4A13EAED" w:rsidR="00C14272" w:rsidRPr="00B9034A" w:rsidRDefault="00667F2E" w:rsidP="00013CF6">
      <w:pPr>
        <w:pStyle w:val="BuletL2"/>
        <w:spacing w:after="0"/>
      </w:pPr>
      <w:r w:rsidRPr="003A16E8">
        <w:t>Cấu hình mạ</w:t>
      </w:r>
      <w:r w:rsidRPr="00013CF6">
        <w:t>ng có thể được sử dụng lại từ các lần huấn luyện trước thông qua nút [Load].</w:t>
      </w:r>
    </w:p>
    <w:p w14:paraId="5D177D88" w14:textId="77777777" w:rsidR="007B3A21" w:rsidRDefault="00C14272" w:rsidP="00013CF6">
      <w:pPr>
        <w:pStyle w:val="BuletL1"/>
        <w:spacing w:before="0"/>
      </w:pPr>
      <w:r>
        <w:t>Huấn luyện mạng nơron</w:t>
      </w:r>
    </w:p>
    <w:p w14:paraId="6937B747" w14:textId="77777777" w:rsidR="007B3A21" w:rsidRPr="00013CF6" w:rsidRDefault="007B3A21" w:rsidP="00013CF6">
      <w:pPr>
        <w:pStyle w:val="BuletL2"/>
      </w:pPr>
      <w:r w:rsidRPr="003A16E8">
        <w:t>Ta có thể sử</w:t>
      </w:r>
      <w:r w:rsidRPr="00013CF6">
        <w:t xml:space="preserve"> dụng giải thuật </w:t>
      </w:r>
      <w:proofErr w:type="gramStart"/>
      <w:r w:rsidRPr="00013CF6">
        <w:t>lan</w:t>
      </w:r>
      <w:proofErr w:type="gramEnd"/>
      <w:r w:rsidRPr="00013CF6">
        <w:t xml:space="preserve"> truyền ngược và giải thuật lan truyền đàn hồi để huấn luyện mạng nơron.</w:t>
      </w:r>
    </w:p>
    <w:p w14:paraId="385CE1C8" w14:textId="735FBD92" w:rsidR="007B3A21" w:rsidRPr="00013CF6" w:rsidRDefault="007B3A21" w:rsidP="00013CF6">
      <w:pPr>
        <w:pStyle w:val="BuletL2"/>
        <w:rPr>
          <w:b/>
        </w:rPr>
      </w:pPr>
      <w:r w:rsidRPr="00013CF6">
        <w:t>Cấu hình thông số cho giải thuật lan truyền ngược thông qua hộp chọn [Back Propagation] và nhập vào các thông số [Learning rate]</w:t>
      </w:r>
      <w:proofErr w:type="gramStart"/>
      <w:r w:rsidRPr="00013CF6">
        <w:t>,[</w:t>
      </w:r>
      <w:proofErr w:type="gramEnd"/>
      <w:r w:rsidRPr="00013CF6">
        <w:t xml:space="preserve"> Max Number of Epoches],[ Momemtun],[ Residual of Errors].</w:t>
      </w:r>
    </w:p>
    <w:p w14:paraId="5E4E859A" w14:textId="19D8A9A3" w:rsidR="00C14272" w:rsidRDefault="00154AF6" w:rsidP="00013CF6">
      <w:pPr>
        <w:pStyle w:val="Canhgiua"/>
        <w:rPr>
          <w:szCs w:val="26"/>
        </w:rPr>
      </w:pPr>
      <w:r w:rsidRPr="00013CF6">
        <w:rPr>
          <w:noProof/>
          <w:szCs w:val="26"/>
        </w:rPr>
        <w:lastRenderedPageBreak/>
        <mc:AlternateContent>
          <mc:Choice Requires="wps">
            <w:drawing>
              <wp:anchor distT="0" distB="0" distL="114300" distR="114300" simplePos="0" relativeHeight="251651072" behindDoc="0" locked="0" layoutInCell="1" allowOverlap="1" wp14:anchorId="26511F00" wp14:editId="017ECC11">
                <wp:simplePos x="0" y="0"/>
                <wp:positionH relativeFrom="margin">
                  <wp:posOffset>1446167</wp:posOffset>
                </wp:positionH>
                <wp:positionV relativeFrom="paragraph">
                  <wp:posOffset>2490742</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C2484F" w:rsidRDefault="00C2484F" w:rsidP="002562FE">
                            <w:pPr>
                              <w:pStyle w:val="EquationIndex"/>
                            </w:pPr>
                            <w:r>
                              <w:t xml:space="preserve">Thông số </w:t>
                            </w:r>
                            <w:proofErr w:type="gramStart"/>
                            <w:r>
                              <w:t>cho  giải</w:t>
                            </w:r>
                            <w:proofErr w:type="gramEnd"/>
                            <w:r>
                              <w:t xml:space="preserve"> thuật lan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5" type="#_x0000_t202" style="position:absolute;left:0;text-align:left;margin-left:113.85pt;margin-top:196.1pt;width:2in;height:38.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4X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" fillcolor="white [3201]" strokecolor="red" strokeweight="2.25pt">
                <v:textbox>
                  <w:txbxContent>
                    <w:p w14:paraId="4F6EE16D" w14:textId="77777777" w:rsidR="00C2484F" w:rsidRDefault="00C2484F" w:rsidP="002562FE">
                      <w:pPr>
                        <w:pStyle w:val="EquationIndex"/>
                      </w:pPr>
                      <w:r>
                        <w:t xml:space="preserve">Thông số </w:t>
                      </w:r>
                      <w:proofErr w:type="gramStart"/>
                      <w:r>
                        <w:t>cho  giải</w:t>
                      </w:r>
                      <w:proofErr w:type="gramEnd"/>
                      <w:r>
                        <w:t xml:space="preserve"> thuật lan truyền ngược</w:t>
                      </w:r>
                    </w:p>
                  </w:txbxContent>
                </v:textbox>
                <w10:wrap anchorx="margin"/>
              </v:shape>
            </w:pict>
          </mc:Fallback>
        </mc:AlternateContent>
      </w:r>
      <w:r w:rsidR="003D184C" w:rsidRPr="003A16E8">
        <w:rPr>
          <w:noProof/>
          <w:szCs w:val="26"/>
        </w:rPr>
        <mc:AlternateContent>
          <mc:Choice Requires="wps">
            <w:drawing>
              <wp:anchor distT="0" distB="0" distL="114300" distR="114300" simplePos="0" relativeHeight="251615232" behindDoc="0" locked="0" layoutInCell="1" allowOverlap="1" wp14:anchorId="4EAC69C6" wp14:editId="07C58F8B">
                <wp:simplePos x="0" y="0"/>
                <wp:positionH relativeFrom="column">
                  <wp:posOffset>1537063</wp:posOffset>
                </wp:positionH>
                <wp:positionV relativeFrom="paragraph">
                  <wp:posOffset>1265827</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95C8B28" id="Straight Connector 176" o:spid="_x0000_s1026" style="position:absolute;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05pt,99.65pt" to="182.55pt,1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" strokecolor="red" strokeweight="2.25pt"/>
            </w:pict>
          </mc:Fallback>
        </mc:AlternateContent>
      </w:r>
      <w:r w:rsidR="003D184C" w:rsidRPr="00013CF6">
        <w:rPr>
          <w:noProof/>
          <w:szCs w:val="26"/>
        </w:rPr>
        <mc:AlternateContent>
          <mc:Choice Requires="wps">
            <w:drawing>
              <wp:anchor distT="0" distB="0" distL="114300" distR="114300" simplePos="0" relativeHeight="251601920" behindDoc="0" locked="0" layoutInCell="1" allowOverlap="1" wp14:anchorId="7F74A3C8" wp14:editId="41208B3B">
                <wp:simplePos x="0" y="0"/>
                <wp:positionH relativeFrom="margin">
                  <wp:posOffset>1843496</wp:posOffset>
                </wp:positionH>
                <wp:positionV relativeFrom="paragraph">
                  <wp:posOffset>707118</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C2484F" w:rsidRDefault="00C2484F" w:rsidP="002562FE">
                            <w:pPr>
                              <w:pStyle w:val="EquationIndex"/>
                            </w:pPr>
                            <w:r>
                              <w:t xml:space="preserve">Chọn giải thuật </w:t>
                            </w:r>
                            <w:proofErr w:type="gramStart"/>
                            <w:r>
                              <w:t>lan</w:t>
                            </w:r>
                            <w:proofErr w:type="gramEnd"/>
                            <w:r>
                              <w:t xml:space="preserve"> truyền ngược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6" type="#_x0000_t202" style="position:absolute;left:0;text-align:left;margin-left:145.15pt;margin-top:55.7pt;width:107.25pt;height:38.25pt;z-index:251601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" fillcolor="white [3201]" strokecolor="red" strokeweight="2.25pt">
                <v:textbox>
                  <w:txbxContent>
                    <w:p w14:paraId="0FFCF233" w14:textId="77777777" w:rsidR="00C2484F" w:rsidRDefault="00C2484F" w:rsidP="002562FE">
                      <w:pPr>
                        <w:pStyle w:val="EquationIndex"/>
                      </w:pPr>
                      <w:r>
                        <w:t xml:space="preserve">Chọn giải thuật </w:t>
                      </w:r>
                      <w:proofErr w:type="gramStart"/>
                      <w:r>
                        <w:t>lan</w:t>
                      </w:r>
                      <w:proofErr w:type="gramEnd"/>
                      <w:r>
                        <w:t xml:space="preserve"> truyền ngược</w:t>
                      </w:r>
                    </w:p>
                  </w:txbxContent>
                </v:textbox>
                <w10:wrap anchorx="margin"/>
              </v:shape>
            </w:pict>
          </mc:Fallback>
        </mc:AlternateContent>
      </w:r>
      <w:r w:rsidR="003D184C" w:rsidRPr="00013CF6">
        <w:rPr>
          <w:noProof/>
        </w:rPr>
        <mc:AlternateContent>
          <mc:Choice Requires="wps">
            <w:drawing>
              <wp:anchor distT="0" distB="0" distL="114300" distR="114300" simplePos="0" relativeHeight="251582464" behindDoc="0" locked="0" layoutInCell="1" allowOverlap="1" wp14:anchorId="2E0D66F3" wp14:editId="188A3811">
                <wp:simplePos x="0" y="0"/>
                <wp:positionH relativeFrom="column">
                  <wp:posOffset>628650</wp:posOffset>
                </wp:positionH>
                <wp:positionV relativeFrom="paragraph">
                  <wp:posOffset>1738811</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CF33B" id="Rectangle 174" o:spid="_x0000_s1026" style="position:absolute;margin-left:49.5pt;margin-top:136.9pt;width:102.75pt;height:31.5pt;z-index:25158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" filled="f" strokecolor="red" strokeweight="2.25pt"/>
            </w:pict>
          </mc:Fallback>
        </mc:AlternateContent>
      </w:r>
      <w:r w:rsidR="003D184C" w:rsidRPr="00013CF6">
        <w:rPr>
          <w:noProof/>
          <w:szCs w:val="26"/>
        </w:rPr>
        <mc:AlternateContent>
          <mc:Choice Requires="wps">
            <w:drawing>
              <wp:anchor distT="0" distB="0" distL="114300" distR="114300" simplePos="0" relativeHeight="251667456" behindDoc="0" locked="0" layoutInCell="1" allowOverlap="1" wp14:anchorId="6C7AD123" wp14:editId="0995B1A8">
                <wp:simplePos x="0" y="0"/>
                <wp:positionH relativeFrom="column">
                  <wp:posOffset>3265442</wp:posOffset>
                </wp:positionH>
                <wp:positionV relativeFrom="paragraph">
                  <wp:posOffset>2267857</wp:posOffset>
                </wp:positionV>
                <wp:extent cx="957943" cy="632188"/>
                <wp:effectExtent l="19050" t="19050" r="33020" b="34925"/>
                <wp:wrapNone/>
                <wp:docPr id="179" name="Straight Connector 179"/>
                <wp:cNvGraphicFramePr/>
                <a:graphic xmlns:a="http://schemas.openxmlformats.org/drawingml/2006/main">
                  <a:graphicData uri="http://schemas.microsoft.com/office/word/2010/wordprocessingShape">
                    <wps:wsp>
                      <wps:cNvCnPr/>
                      <wps:spPr>
                        <a:xfrm flipV="1">
                          <a:off x="0" y="0"/>
                          <a:ext cx="957943" cy="632188"/>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43AF784B" id="Straight Connector 17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1pt,178.55pt" to="332.55pt,2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" strokecolor="red" strokeweight="2.25pt"/>
            </w:pict>
          </mc:Fallback>
        </mc:AlternateContent>
      </w:r>
      <w:r w:rsidR="003D184C" w:rsidRPr="00013CF6">
        <w:rPr>
          <w:noProof/>
        </w:rPr>
        <mc:AlternateContent>
          <mc:Choice Requires="wps">
            <w:drawing>
              <wp:anchor distT="0" distB="0" distL="114300" distR="114300" simplePos="0" relativeHeight="251631616" behindDoc="0" locked="0" layoutInCell="1" allowOverlap="1" wp14:anchorId="69B1F6E1" wp14:editId="27F0902F">
                <wp:simplePos x="0" y="0"/>
                <wp:positionH relativeFrom="column">
                  <wp:posOffset>4269377</wp:posOffset>
                </wp:positionH>
                <wp:positionV relativeFrom="paragraph">
                  <wp:posOffset>1464492</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212DC" id="Rectangle 177" o:spid="_x0000_s1026" style="position:absolute;margin-left:336.15pt;margin-top:115.3pt;width:64.5pt;height:10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" filled="f" strokecolor="red" strokeweight="2.25pt"/>
            </w:pict>
          </mc:Fallback>
        </mc:AlternateContent>
      </w:r>
      <w:r w:rsidR="00D62B2C" w:rsidRPr="00D62B2C">
        <w:rPr>
          <w:noProof/>
        </w:rPr>
        <w:t xml:space="preserve"> </w:t>
      </w:r>
      <w:r w:rsidR="00D62B2C" w:rsidRPr="003A16E8">
        <w:rPr>
          <w:noProof/>
        </w:rPr>
        <w:drawing>
          <wp:inline distT="0" distB="0" distL="0" distR="0" wp14:anchorId="6F4A43F4" wp14:editId="2FA96039">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2152" cy="3161859"/>
                    </a:xfrm>
                    <a:prstGeom prst="rect">
                      <a:avLst/>
                    </a:prstGeom>
                    <a:ln w="6350">
                      <a:solidFill>
                        <a:schemeClr val="bg1">
                          <a:lumMod val="75000"/>
                        </a:schemeClr>
                      </a:solidFill>
                    </a:ln>
                  </pic:spPr>
                </pic:pic>
              </a:graphicData>
            </a:graphic>
          </wp:inline>
        </w:drawing>
      </w:r>
    </w:p>
    <w:p w14:paraId="05685DE2" w14:textId="1E10B6FC" w:rsidR="00D50098" w:rsidRPr="00013CF6" w:rsidRDefault="00124FB8" w:rsidP="00013CF6">
      <w:pPr>
        <w:pStyle w:val="ListParagraph"/>
        <w:spacing w:after="160" w:line="259" w:lineRule="auto"/>
        <w:ind w:left="0" w:firstLine="0"/>
        <w:jc w:val="center"/>
        <w:rPr>
          <w:rFonts w:ascii="Times New Roman" w:hAnsi="Times New Roman"/>
          <w:sz w:val="26"/>
          <w:szCs w:val="26"/>
        </w:rPr>
      </w:pPr>
      <w:r>
        <w:rPr>
          <w:rFonts w:ascii="Times New Roman" w:hAnsi="Times New Roman"/>
          <w:sz w:val="26"/>
          <w:szCs w:val="26"/>
        </w:rPr>
        <w:t xml:space="preserve">Hình C.13: </w:t>
      </w:r>
      <w:r w:rsidR="00D50098">
        <w:rPr>
          <w:rFonts w:ascii="Times New Roman" w:hAnsi="Times New Roman"/>
          <w:sz w:val="26"/>
          <w:szCs w:val="26"/>
        </w:rPr>
        <w:t xml:space="preserve">Cấu hình giải thuật </w:t>
      </w:r>
      <w:proofErr w:type="gramStart"/>
      <w:r w:rsidR="00D50098">
        <w:rPr>
          <w:rFonts w:ascii="Times New Roman" w:hAnsi="Times New Roman"/>
          <w:sz w:val="26"/>
          <w:szCs w:val="26"/>
        </w:rPr>
        <w:t>lan</w:t>
      </w:r>
      <w:proofErr w:type="gramEnd"/>
      <w:r w:rsidR="00D50098">
        <w:rPr>
          <w:rFonts w:ascii="Times New Roman" w:hAnsi="Times New Roman"/>
          <w:sz w:val="26"/>
          <w:szCs w:val="26"/>
        </w:rPr>
        <w:t xml:space="preserve"> truyền ngược</w:t>
      </w:r>
    </w:p>
    <w:p w14:paraId="0FE66106" w14:textId="77777777" w:rsidR="00667F2E" w:rsidRPr="00013CF6" w:rsidRDefault="00667F2E" w:rsidP="00667F2E">
      <w:pPr>
        <w:pStyle w:val="ListParagraph"/>
        <w:ind w:left="1440"/>
        <w:rPr>
          <w:rFonts w:ascii="Times New Roman" w:hAnsi="Times New Roman"/>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Cấu hình thông số cho giải thuật lan truyền đàn hồi thông qua hộp chọn [RPROP] và nhập vào các thông số [Default Update Value]</w:t>
      </w:r>
      <w:proofErr w:type="gramStart"/>
      <w:r w:rsidRPr="00013CF6">
        <w:rPr>
          <w:rFonts w:ascii="Times New Roman" w:hAnsi="Times New Roman"/>
          <w:sz w:val="26"/>
          <w:szCs w:val="26"/>
        </w:rPr>
        <w:t>,[</w:t>
      </w:r>
      <w:proofErr w:type="gramEnd"/>
      <w:r w:rsidRPr="00013CF6">
        <w:rPr>
          <w:rFonts w:ascii="Times New Roman" w:hAnsi="Times New Roman"/>
          <w:sz w:val="26"/>
          <w:szCs w:val="26"/>
        </w:rPr>
        <w:t xml:space="preserve"> Max Number of Epoches],[ Max Update Value],[ Residual of Errors].</w:t>
      </w:r>
    </w:p>
    <w:p w14:paraId="3E7D3151" w14:textId="77777777" w:rsidR="00716ABB" w:rsidRPr="00013CF6" w:rsidRDefault="00716ABB" w:rsidP="00716ABB">
      <w:pPr>
        <w:pStyle w:val="ListParagraph"/>
        <w:spacing w:after="160" w:line="259" w:lineRule="auto"/>
        <w:ind w:left="1440" w:firstLine="0"/>
        <w:rPr>
          <w:rFonts w:ascii="Times New Roman" w:hAnsi="Times New Roman"/>
          <w:sz w:val="26"/>
          <w:szCs w:val="26"/>
        </w:rPr>
      </w:pPr>
    </w:p>
    <w:p w14:paraId="500F91EE" w14:textId="4234DBCD" w:rsidR="00667F2E" w:rsidRDefault="003D184C" w:rsidP="00D305D7">
      <w:pPr>
        <w:pStyle w:val="Canhgiua"/>
      </w:pPr>
      <w:r w:rsidRPr="003A16E8">
        <w:rPr>
          <w:noProof/>
        </w:rPr>
        <mc:AlternateContent>
          <mc:Choice Requires="wps">
            <w:drawing>
              <wp:anchor distT="0" distB="0" distL="114300" distR="114300" simplePos="0" relativeHeight="251763712" behindDoc="0" locked="0" layoutInCell="1" allowOverlap="1" wp14:anchorId="27EAA975" wp14:editId="0FDD3C15">
                <wp:simplePos x="0" y="0"/>
                <wp:positionH relativeFrom="column">
                  <wp:posOffset>3149782</wp:posOffset>
                </wp:positionH>
                <wp:positionV relativeFrom="paragraph">
                  <wp:posOffset>2002609</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743651A" id="Straight Connector 185"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57.7pt" to="339.5pt,1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" strokecolor="red" strokeweight="2.25pt"/>
            </w:pict>
          </mc:Fallback>
        </mc:AlternateContent>
      </w:r>
      <w:r w:rsidRPr="00013CF6">
        <w:rPr>
          <w:noProof/>
        </w:rPr>
        <mc:AlternateContent>
          <mc:Choice Requires="wps">
            <w:drawing>
              <wp:anchor distT="0" distB="0" distL="114300" distR="114300" simplePos="0" relativeHeight="251760640" behindDoc="0" locked="0" layoutInCell="1" allowOverlap="1" wp14:anchorId="3D60FAB2" wp14:editId="3556AF25">
                <wp:simplePos x="0" y="0"/>
                <wp:positionH relativeFrom="margin">
                  <wp:posOffset>1367246</wp:posOffset>
                </wp:positionH>
                <wp:positionV relativeFrom="paragraph">
                  <wp:posOffset>2469606</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C2484F" w:rsidRDefault="00C2484F" w:rsidP="002562FE">
                            <w:pPr>
                              <w:pStyle w:val="EquationIndex"/>
                            </w:pPr>
                            <w:r>
                              <w:t xml:space="preserve">Thông số </w:t>
                            </w:r>
                            <w:proofErr w:type="gramStart"/>
                            <w:r>
                              <w:t>cho  giải</w:t>
                            </w:r>
                            <w:proofErr w:type="gramEnd"/>
                            <w:r>
                              <w:t xml:space="preserve">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7" type="#_x0000_t202" style="position:absolute;left:0;text-align:left;margin-left:107.65pt;margin-top:194.45pt;width:2in;height:38.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" fillcolor="white [3201]" strokecolor="red" strokeweight="2.25pt">
                <v:textbox>
                  <w:txbxContent>
                    <w:p w14:paraId="1B9CC203" w14:textId="77777777" w:rsidR="00C2484F" w:rsidRDefault="00C2484F" w:rsidP="002562FE">
                      <w:pPr>
                        <w:pStyle w:val="EquationIndex"/>
                      </w:pPr>
                      <w:r>
                        <w:t xml:space="preserve">Thông số </w:t>
                      </w:r>
                      <w:proofErr w:type="gramStart"/>
                      <w:r>
                        <w:t>cho  giải</w:t>
                      </w:r>
                      <w:proofErr w:type="gramEnd"/>
                      <w:r>
                        <w:t xml:space="preserve"> thuật RPROP</w:t>
                      </w:r>
                    </w:p>
                  </w:txbxContent>
                </v:textbox>
                <w10:wrap anchorx="margin"/>
              </v:shape>
            </w:pict>
          </mc:Fallback>
        </mc:AlternateContent>
      </w:r>
      <w:r w:rsidRPr="00013CF6">
        <w:rPr>
          <w:noProof/>
        </w:rPr>
        <mc:AlternateContent>
          <mc:Choice Requires="wps">
            <w:drawing>
              <wp:anchor distT="0" distB="0" distL="114300" distR="114300" simplePos="0" relativeHeight="251753472" behindDoc="0" locked="0" layoutInCell="1" allowOverlap="1" wp14:anchorId="179B3922" wp14:editId="5989FD26">
                <wp:simplePos x="0" y="0"/>
                <wp:positionH relativeFrom="column">
                  <wp:posOffset>4312920</wp:posOffset>
                </wp:positionH>
                <wp:positionV relativeFrom="paragraph">
                  <wp:posOffset>1417048</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1F79" id="Rectangle 183" o:spid="_x0000_s1026" style="position:absolute;margin-left:339.6pt;margin-top:111.6pt;width:64.5pt;height:10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29920" behindDoc="0" locked="0" layoutInCell="1" allowOverlap="1" wp14:anchorId="05AB0561" wp14:editId="1DC18B6D">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E7363" id="Rectangle 180" o:spid="_x0000_s1026" style="position:absolute;margin-left:49.5pt;margin-top:153.75pt;width:102.75pt;height:3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00D4441E" w:rsidRPr="00013CF6">
        <w:rPr>
          <w:noProof/>
        </w:rPr>
        <mc:AlternateContent>
          <mc:Choice Requires="wps">
            <w:drawing>
              <wp:anchor distT="0" distB="0" distL="114300" distR="114300" simplePos="0" relativeHeight="251737088" behindDoc="0" locked="0" layoutInCell="1" allowOverlap="1" wp14:anchorId="7103CA9B" wp14:editId="250E884D">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C2484F" w:rsidRDefault="00C2484F" w:rsidP="002562FE">
                            <w:pPr>
                              <w:pStyle w:val="EquationIndex"/>
                            </w:pPr>
                            <w:r>
                              <w:t>Chọn giải thuật RPROP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8" type="#_x0000_t202" style="position:absolute;left:0;text-align:left;margin-left:133.5pt;margin-top:78.7pt;width:107.25pt;height:38.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BDmQ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" fillcolor="white [3201]" strokecolor="red" strokeweight="2.25pt">
                <v:textbox>
                  <w:txbxContent>
                    <w:p w14:paraId="618FE55C" w14:textId="77777777" w:rsidR="00C2484F" w:rsidRDefault="00C2484F" w:rsidP="002562FE">
                      <w:pPr>
                        <w:pStyle w:val="EquationIndex"/>
                      </w:pPr>
                      <w:r>
                        <w:t>Chọn giải thuật RPROP</w:t>
                      </w:r>
                    </w:p>
                  </w:txbxContent>
                </v:textbox>
                <w10:wrap anchorx="margin"/>
              </v:shape>
            </w:pict>
          </mc:Fallback>
        </mc:AlternateContent>
      </w:r>
      <w:r w:rsidR="00D4441E" w:rsidRPr="00013CF6">
        <w:rPr>
          <w:noProof/>
        </w:rPr>
        <mc:AlternateContent>
          <mc:Choice Requires="wps">
            <w:drawing>
              <wp:anchor distT="0" distB="0" distL="114300" distR="114300" simplePos="0" relativeHeight="251744256" behindDoc="0" locked="0" layoutInCell="1" allowOverlap="1" wp14:anchorId="1385DBFF" wp14:editId="398FB230">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B0747F7" id="Straight Connector 182"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00D4441E" w:rsidRPr="00D4441E">
        <w:rPr>
          <w:noProof/>
        </w:rPr>
        <w:t xml:space="preserve"> </w:t>
      </w:r>
      <w:r w:rsidR="00D4441E">
        <w:rPr>
          <w:noProof/>
        </w:rPr>
        <w:drawing>
          <wp:inline distT="0" distB="0" distL="0" distR="0" wp14:anchorId="21B3CF2C" wp14:editId="58B3A876">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9893" cy="3125710"/>
                    </a:xfrm>
                    <a:prstGeom prst="rect">
                      <a:avLst/>
                    </a:prstGeom>
                    <a:ln w="6350">
                      <a:solidFill>
                        <a:schemeClr val="bg1">
                          <a:lumMod val="75000"/>
                        </a:schemeClr>
                      </a:solidFill>
                    </a:ln>
                  </pic:spPr>
                </pic:pic>
              </a:graphicData>
            </a:graphic>
          </wp:inline>
        </w:drawing>
      </w:r>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r w:rsidR="005B6EFB">
        <w:rPr>
          <w:rFonts w:ascii="Times New Roman" w:hAnsi="Times New Roman"/>
          <w:sz w:val="26"/>
          <w:szCs w:val="26"/>
        </w:rPr>
        <w:t>Cấu hình giải thuật RPROP</w:t>
      </w:r>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013CF6" w:rsidRDefault="00716ABB" w:rsidP="00124FB8">
      <w:pPr>
        <w:pStyle w:val="ListParagraph"/>
        <w:spacing w:after="160" w:line="259" w:lineRule="auto"/>
        <w:ind w:left="0"/>
        <w:jc w:val="center"/>
        <w:rPr>
          <w:rFonts w:ascii="Times New Roman" w:hAnsi="Times New Roman"/>
          <w:sz w:val="26"/>
          <w:szCs w:val="26"/>
        </w:rPr>
      </w:pPr>
    </w:p>
    <w:p w14:paraId="6527B548" w14:textId="2C08F177" w:rsidR="00AD549B" w:rsidRPr="00013CF6" w:rsidRDefault="00667F2E" w:rsidP="00013CF6">
      <w:pPr>
        <w:pStyle w:val="ListParagraph"/>
        <w:numPr>
          <w:ilvl w:val="0"/>
          <w:numId w:val="36"/>
        </w:numPr>
        <w:rPr>
          <w:rFonts w:ascii="Times New Roman" w:hAnsi="Times New Roman"/>
          <w:sz w:val="26"/>
          <w:szCs w:val="26"/>
        </w:rPr>
      </w:pPr>
      <w:r w:rsidRPr="00013CF6">
        <w:rPr>
          <w:rFonts w:ascii="Times New Roman" w:hAnsi="Times New Roman"/>
          <w:sz w:val="26"/>
          <w:szCs w:val="26"/>
        </w:rPr>
        <w:lastRenderedPageBreak/>
        <w:t>Kết quả của quá trình huấn luyện</w:t>
      </w:r>
    </w:p>
    <w:p w14:paraId="3F628AE9" w14:textId="5838E06F" w:rsidR="00667F2E" w:rsidRPr="001B545C" w:rsidRDefault="003D6C9F" w:rsidP="00C270D8">
      <w:pPr>
        <w:pStyle w:val="Canhgiua"/>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52904" cy="3770259"/>
                    </a:xfrm>
                    <a:prstGeom prst="rect">
                      <a:avLst/>
                    </a:prstGeom>
                  </pic:spPr>
                </pic:pic>
              </a:graphicData>
            </a:graphic>
          </wp:inline>
        </w:drawing>
      </w:r>
    </w:p>
    <w:p w14:paraId="4277DADF" w14:textId="58644DD5" w:rsidR="00667F2E"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C.15</w:t>
      </w:r>
      <w:r w:rsidR="00124FB8" w:rsidRPr="00C270D8">
        <w:rPr>
          <w:rFonts w:ascii="Times New Roman" w:hAnsi="Times New Roman"/>
          <w:sz w:val="26"/>
          <w:szCs w:val="26"/>
        </w:rPr>
        <w:t xml:space="preserve">: </w:t>
      </w:r>
      <w:r w:rsidR="00667F2E" w:rsidRPr="00013CF6">
        <w:rPr>
          <w:rFonts w:ascii="Times New Roman" w:hAnsi="Times New Roman"/>
          <w:sz w:val="26"/>
          <w:szCs w:val="26"/>
        </w:rPr>
        <w:t xml:space="preserve">Đồ thị MAE </w:t>
      </w:r>
      <w:proofErr w:type="gramStart"/>
      <w:r w:rsidR="00667F2E" w:rsidRPr="00013CF6">
        <w:rPr>
          <w:rFonts w:ascii="Times New Roman" w:hAnsi="Times New Roman"/>
          <w:sz w:val="26"/>
          <w:szCs w:val="26"/>
        </w:rPr>
        <w:t>theo</w:t>
      </w:r>
      <w:proofErr w:type="gramEnd"/>
      <w:r w:rsidR="00667F2E" w:rsidRPr="00013CF6">
        <w:rPr>
          <w:rFonts w:ascii="Times New Roman" w:hAnsi="Times New Roman"/>
          <w:sz w:val="26"/>
          <w:szCs w:val="26"/>
        </w:rPr>
        <w:t xml:space="preserve"> số epoch huấn luyện.</w:t>
      </w:r>
    </w:p>
    <w:p w14:paraId="2903F32F" w14:textId="45C8E812" w:rsidR="00F4420F" w:rsidRPr="00013CF6" w:rsidRDefault="00580A26" w:rsidP="00013CF6">
      <w:pPr>
        <w:pStyle w:val="ListParagraph"/>
        <w:numPr>
          <w:ilvl w:val="0"/>
          <w:numId w:val="41"/>
        </w:numPr>
        <w:ind w:left="1080"/>
        <w:rPr>
          <w:rFonts w:ascii="Times New Roman" w:hAnsi="Times New Roman"/>
        </w:rPr>
      </w:pPr>
      <w:r>
        <w:rPr>
          <w:rFonts w:ascii="Times New Roman" w:hAnsi="Times New Roman"/>
          <w:sz w:val="26"/>
          <w:szCs w:val="26"/>
        </w:rPr>
        <w:t>Kiểm tra mạng nơron</w:t>
      </w:r>
    </w:p>
    <w:p w14:paraId="17950C99" w14:textId="67FF9A01" w:rsidR="00F4420F" w:rsidRDefault="003D184C" w:rsidP="00013CF6">
      <w:pPr>
        <w:pStyle w:val="Canhgiua"/>
      </w:pPr>
      <w:r w:rsidRPr="003A16E8">
        <w:rPr>
          <w:noProof/>
        </w:rPr>
        <mc:AlternateContent>
          <mc:Choice Requires="wps">
            <w:drawing>
              <wp:anchor distT="0" distB="0" distL="114300" distR="114300" simplePos="0" relativeHeight="251687936" behindDoc="0" locked="0" layoutInCell="1" allowOverlap="1" wp14:anchorId="6B3D2C26" wp14:editId="21B39152">
                <wp:simplePos x="0" y="0"/>
                <wp:positionH relativeFrom="column">
                  <wp:posOffset>2333353</wp:posOffset>
                </wp:positionH>
                <wp:positionV relativeFrom="paragraph">
                  <wp:posOffset>2304506</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1456D" id="Rectangle 199" o:spid="_x0000_s1026" style="position:absolute;margin-left:183.75pt;margin-top:181.45pt;width:56.2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" filled="f" strokecolor="red" strokeweight="2.25pt"/>
            </w:pict>
          </mc:Fallback>
        </mc:AlternateContent>
      </w:r>
      <w:r w:rsidRPr="00013CF6">
        <w:rPr>
          <w:noProof/>
        </w:rPr>
        <mc:AlternateContent>
          <mc:Choice Requires="wps">
            <w:drawing>
              <wp:anchor distT="0" distB="0" distL="114300" distR="114300" simplePos="0" relativeHeight="251713536" behindDoc="0" locked="0" layoutInCell="1" allowOverlap="1" wp14:anchorId="1EF64DEE" wp14:editId="00DAAB78">
                <wp:simplePos x="0" y="0"/>
                <wp:positionH relativeFrom="column">
                  <wp:posOffset>1629048</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9FFAB" id="Rectangle 196" o:spid="_x0000_s1026" style="position:absolute;margin-left:128.25pt;margin-top:180.55pt;width:56.25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" filled="f" strokecolor="red" strokeweight="2.25pt"/>
            </w:pict>
          </mc:Fallback>
        </mc:AlternateContent>
      </w:r>
      <w:r w:rsidR="00C270D8" w:rsidRPr="00013CF6">
        <w:rPr>
          <w:noProof/>
        </w:rPr>
        <mc:AlternateContent>
          <mc:Choice Requires="wps">
            <w:drawing>
              <wp:anchor distT="0" distB="0" distL="114300" distR="114300" simplePos="0" relativeHeight="251706368" behindDoc="0" locked="0" layoutInCell="1" allowOverlap="1" wp14:anchorId="5564A9BB" wp14:editId="5FF0C24E">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706745E" id="Straight Connector 203"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r w:rsidR="00C270D8" w:rsidRPr="00013CF6">
        <w:rPr>
          <w:noProof/>
        </w:rPr>
        <mc:AlternateContent>
          <mc:Choice Requires="wps">
            <w:drawing>
              <wp:anchor distT="0" distB="0" distL="114300" distR="114300" simplePos="0" relativeHeight="251699200" behindDoc="0" locked="0" layoutInCell="1" allowOverlap="1" wp14:anchorId="7F4701F3" wp14:editId="325B0E84">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C2484F" w:rsidRDefault="00C2484F" w:rsidP="002562FE">
                            <w:pPr>
                              <w:pStyle w:val="EquationIndex"/>
                            </w:pPr>
                            <w:r>
                              <w:t>Kiểm tra khả năng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C2484F" w:rsidRDefault="00C2484F" w:rsidP="002562FE">
                      <w:pPr>
                        <w:pStyle w:val="EquationIndex"/>
                      </w:pPr>
                      <w:r>
                        <w:t>Kiểm tra khả năng dự đoán</w:t>
                      </w:r>
                    </w:p>
                  </w:txbxContent>
                </v:textbox>
                <w10:wrap anchorx="margin"/>
              </v:shape>
            </w:pict>
          </mc:Fallback>
        </mc:AlternateContent>
      </w:r>
      <w:r w:rsidR="00C270D8" w:rsidRPr="00013CF6">
        <w:rPr>
          <w:noProof/>
        </w:rPr>
        <mc:AlternateContent>
          <mc:Choice Requires="wps">
            <w:drawing>
              <wp:anchor distT="0" distB="0" distL="114300" distR="114300" simplePos="0" relativeHeight="251680768" behindDoc="0" locked="0" layoutInCell="1" allowOverlap="1" wp14:anchorId="67237BEB" wp14:editId="6A48BDA2">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B3A77AE" id="Straight Connector 198"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00C270D8" w:rsidRPr="00013CF6">
        <w:rPr>
          <w:noProof/>
        </w:rPr>
        <mc:AlternateContent>
          <mc:Choice Requires="wps">
            <w:drawing>
              <wp:anchor distT="0" distB="0" distL="114300" distR="114300" simplePos="0" relativeHeight="251575296" behindDoc="0" locked="0" layoutInCell="1" allowOverlap="1" wp14:anchorId="127629DE" wp14:editId="039FEE56">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C2484F" w:rsidRDefault="00C2484F" w:rsidP="002562FE">
                            <w:pPr>
                              <w:pStyle w:val="EquationIndex"/>
                            </w:pPr>
                            <w:r w:rsidRPr="002562FE">
                              <w:rPr>
                                <w:rStyle w:val="EquationIndexChar"/>
                              </w:rPr>
                              <w:t>Kiể</w:t>
                            </w:r>
                            <w:r>
                              <w:t>m tra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C2484F" w:rsidRDefault="00C2484F" w:rsidP="002562FE">
                      <w:pPr>
                        <w:pStyle w:val="EquationIndex"/>
                      </w:pPr>
                      <w:r w:rsidRPr="002562FE">
                        <w:rPr>
                          <w:rStyle w:val="EquationIndexChar"/>
                        </w:rPr>
                        <w:t>Kiể</w:t>
                      </w:r>
                      <w:r>
                        <w:t>m tra lỗi</w:t>
                      </w:r>
                    </w:p>
                  </w:txbxContent>
                </v:textbox>
                <w10:wrap anchorx="margin"/>
              </v:shape>
            </w:pict>
          </mc:Fallback>
        </mc:AlternateContent>
      </w:r>
      <w:r w:rsidR="00F4420F" w:rsidRPr="00013CF6">
        <w:rPr>
          <w:noProof/>
        </w:rPr>
        <w:drawing>
          <wp:inline distT="0" distB="0" distL="0" distR="0" wp14:anchorId="44AC1143" wp14:editId="2986FDBC">
            <wp:extent cx="5747657" cy="3039110"/>
            <wp:effectExtent l="19050" t="19050" r="24765"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0693" cy="3040715"/>
                    </a:xfrm>
                    <a:prstGeom prst="rect">
                      <a:avLst/>
                    </a:prstGeom>
                    <a:ln w="6350">
                      <a:solidFill>
                        <a:schemeClr val="bg1">
                          <a:lumMod val="75000"/>
                        </a:schemeClr>
                      </a:solidFill>
                    </a:ln>
                  </pic:spPr>
                </pic:pic>
              </a:graphicData>
            </a:graphic>
          </wp:inline>
        </w:drawing>
      </w:r>
    </w:p>
    <w:p w14:paraId="50296C9A" w14:textId="0A690B65" w:rsidR="00C270D8"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pPr>
    </w:p>
    <w:p w14:paraId="4C10F7BD" w14:textId="0D978EA5"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lastRenderedPageBreak/>
        <w:t>Kiểm tra tính chính xác của mô hình thông qua các hệ số MSE, MA</w:t>
      </w:r>
      <w:r w:rsidR="00124FB8">
        <w:rPr>
          <w:rFonts w:ascii="Times New Roman" w:hAnsi="Times New Roman"/>
          <w:sz w:val="26"/>
          <w:szCs w:val="26"/>
        </w:rPr>
        <w:t>E</w:t>
      </w:r>
      <w:r w:rsidRPr="00013CF6">
        <w:rPr>
          <w:rFonts w:ascii="Times New Roman" w:hAnsi="Times New Roman"/>
          <w:sz w:val="26"/>
          <w:szCs w:val="26"/>
        </w:rPr>
        <w:t>, MAPE</w:t>
      </w:r>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pPr>
      <w:r>
        <w:t>Hình C.17</w:t>
      </w:r>
      <w:r w:rsidR="00C270D8">
        <w:t>: Kết quả kiểm tra lỗi của mô hình mạng nơron</w:t>
      </w:r>
    </w:p>
    <w:p w14:paraId="1DA8F26B" w14:textId="77777777" w:rsidR="00745EDF" w:rsidRPr="00013CF6" w:rsidRDefault="00745EDF" w:rsidP="00745EDF">
      <w:pPr>
        <w:pStyle w:val="ListParagraph"/>
        <w:ind w:left="0"/>
        <w:rPr>
          <w:rFonts w:ascii="Times New Roman" w:hAnsi="Times New Roman"/>
          <w:sz w:val="26"/>
          <w:szCs w:val="26"/>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 xml:space="preserve">Dự </w:t>
      </w:r>
      <w:r w:rsidR="00286C29">
        <w:rPr>
          <w:rFonts w:ascii="Times New Roman" w:hAnsi="Times New Roman"/>
          <w:sz w:val="26"/>
          <w:szCs w:val="26"/>
        </w:rPr>
        <w:t>báo</w:t>
      </w:r>
      <w:r w:rsidRPr="00013CF6">
        <w:rPr>
          <w:rFonts w:ascii="Times New Roman" w:hAnsi="Times New Roman"/>
          <w:sz w:val="26"/>
          <w:szCs w:val="26"/>
        </w:rPr>
        <w:t xml:space="preserve"> sử dụng mô hình thông qua nút [Forecast]</w:t>
      </w:r>
    </w:p>
    <w:p w14:paraId="4AC835BF" w14:textId="77777777" w:rsidR="00667F2E" w:rsidRPr="00013CF6"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Chọn số thời đoạn cần dự báo</w:t>
      </w:r>
    </w:p>
    <w:p w14:paraId="7DC2B188" w14:textId="77777777" w:rsidR="00667F2E" w:rsidRDefault="00667F2E" w:rsidP="00D305D7">
      <w:pPr>
        <w:pStyle w:val="Canhgiua"/>
      </w:pPr>
      <w:r w:rsidRPr="003A16E8">
        <w:rPr>
          <w:noProof/>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24350" cy="1676400"/>
                    </a:xfrm>
                    <a:prstGeom prst="rect">
                      <a:avLst/>
                    </a:prstGeom>
                    <a:ln w="6350">
                      <a:solidFill>
                        <a:schemeClr val="bg1">
                          <a:lumMod val="75000"/>
                        </a:schemeClr>
                      </a:solidFill>
                    </a:ln>
                  </pic:spPr>
                </pic:pic>
              </a:graphicData>
            </a:graphic>
          </wp:inline>
        </w:drawing>
      </w:r>
    </w:p>
    <w:p w14:paraId="3121A3BF" w14:textId="70A6260F" w:rsidR="00422906" w:rsidRPr="001B545C" w:rsidRDefault="000D2FCB" w:rsidP="000D2FCB">
      <w:pPr>
        <w:pStyle w:val="Canhgiua"/>
        <w:spacing w:before="0"/>
      </w:pPr>
      <w:r>
        <w:t>Hình C.18: Chọn số thời đoạn cần dự báo</w:t>
      </w:r>
    </w:p>
    <w:p w14:paraId="567EAFEF" w14:textId="22D2263C" w:rsidR="00C270D8" w:rsidRPr="000D2FCB" w:rsidRDefault="00667F2E" w:rsidP="00667F2E">
      <w:pPr>
        <w:pStyle w:val="BuletL2"/>
      </w:pPr>
      <w:r w:rsidRPr="001B545C">
        <w:t>Kết quả dự báo:</w:t>
      </w:r>
    </w:p>
    <w:p w14:paraId="23B796F5" w14:textId="77777777" w:rsidR="00667F2E" w:rsidRDefault="00667F2E" w:rsidP="00C270D8">
      <w:pPr>
        <w:pStyle w:val="Canhgiua"/>
      </w:pPr>
      <w:r w:rsidRPr="003A16E8">
        <w:rPr>
          <w:noProof/>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606800"/>
                    </a:xfrm>
                    <a:prstGeom prst="rect">
                      <a:avLst/>
                    </a:prstGeom>
                    <a:ln w="6350">
                      <a:solidFill>
                        <a:schemeClr val="bg1">
                          <a:lumMod val="75000"/>
                        </a:schemeClr>
                      </a:solidFill>
                    </a:ln>
                  </pic:spPr>
                </pic:pic>
              </a:graphicData>
            </a:graphic>
          </wp:inline>
        </w:drawing>
      </w:r>
    </w:p>
    <w:p w14:paraId="5526EB2D" w14:textId="7311A1D0" w:rsidR="00422906" w:rsidRDefault="000D2FCB"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C.19: </w:t>
      </w:r>
      <w:r w:rsidR="00422906" w:rsidRPr="00013CF6">
        <w:rPr>
          <w:rFonts w:ascii="Times New Roman" w:hAnsi="Times New Roman"/>
          <w:sz w:val="26"/>
          <w:szCs w:val="26"/>
        </w:rPr>
        <w:t>Đồ thị dự báo sử dụng mô hình mạng nơron</w:t>
      </w:r>
    </w:p>
    <w:p w14:paraId="511903B3" w14:textId="77777777" w:rsidR="00422906" w:rsidRPr="00013CF6" w:rsidRDefault="00422906" w:rsidP="00013CF6">
      <w:pPr>
        <w:pStyle w:val="ListParagraph"/>
        <w:ind w:left="0"/>
        <w:jc w:val="center"/>
        <w:rPr>
          <w:rFonts w:ascii="Times New Roman" w:hAnsi="Times New Roman"/>
          <w:sz w:val="26"/>
          <w:szCs w:val="26"/>
        </w:rPr>
      </w:pPr>
    </w:p>
    <w:p w14:paraId="47AFC883" w14:textId="77777777"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Lưu và sử dụng lại mô hình</w:t>
      </w:r>
    </w:p>
    <w:p w14:paraId="3DAC254D" w14:textId="77777777" w:rsidR="00667F2E" w:rsidRPr="00013CF6" w:rsidRDefault="00667F2E" w:rsidP="00667F2E">
      <w:pPr>
        <w:pStyle w:val="ListParagraph"/>
        <w:ind w:left="1440"/>
        <w:rPr>
          <w:rFonts w:ascii="Times New Roman" w:hAnsi="Times New Roman"/>
          <w:sz w:val="26"/>
          <w:szCs w:val="26"/>
        </w:rPr>
      </w:pPr>
      <w:r w:rsidRPr="00013CF6">
        <w:rPr>
          <w:rFonts w:ascii="Times New Roman" w:hAnsi="Times New Roman"/>
          <w:sz w:val="26"/>
          <w:szCs w:val="26"/>
        </w:rPr>
        <w:t>Sau khi ước lượng, ta có thể lưu lại các tham số cho mô hình dưới dạng tập tin xml thông qua nút [Save], và sử dụng lại mô hình thông qua nút [Load].</w:t>
      </w:r>
    </w:p>
    <w:p w14:paraId="101FE167" w14:textId="77777777" w:rsidR="004833CB" w:rsidRDefault="004833CB" w:rsidP="00013CF6">
      <w:pPr>
        <w:pStyle w:val="NoSpacing"/>
        <w:numPr>
          <w:ilvl w:val="0"/>
          <w:numId w:val="40"/>
        </w:numPr>
      </w:pPr>
      <w:r>
        <w:t>Dự báo</w:t>
      </w:r>
    </w:p>
    <w:p w14:paraId="3216EB82" w14:textId="77777777" w:rsidR="004833CB" w:rsidRPr="00097101" w:rsidRDefault="004833CB" w:rsidP="00013CF6">
      <w:pPr>
        <w:pStyle w:val="BuletL1"/>
      </w:pPr>
      <w:r>
        <w:t>Kiểm tra mô hình kết hợp</w:t>
      </w:r>
    </w:p>
    <w:p w14:paraId="3455B1D2" w14:textId="77777777" w:rsidR="00667F2E" w:rsidRPr="004833CB" w:rsidRDefault="00667F2E" w:rsidP="000D2FCB">
      <w:r w:rsidRPr="004833CB">
        <w:t>Sau khi xây dựng hai mô hình SARIMA và mô hình mạng nơron, chương trình sẽ kết hợp hai mô hình. Để kiểm tra tính chính xác của mô hình kết hợp này, ta dùng chức năng [Test]</w:t>
      </w:r>
    </w:p>
    <w:p w14:paraId="569385BA" w14:textId="6C22414B" w:rsidR="00667F2E" w:rsidRDefault="003D184C" w:rsidP="000D2FCB">
      <w:pPr>
        <w:pStyle w:val="Canhgiua"/>
      </w:pPr>
      <w:r w:rsidRPr="003A16E8">
        <w:rPr>
          <w:noProof/>
        </w:rPr>
        <w:lastRenderedPageBreak/>
        <mc:AlternateContent>
          <mc:Choice Requires="wps">
            <w:drawing>
              <wp:anchor distT="0" distB="0" distL="114300" distR="114300" simplePos="0" relativeHeight="251570176" behindDoc="0" locked="0" layoutInCell="1" allowOverlap="1" wp14:anchorId="3B978055" wp14:editId="630B771E">
                <wp:simplePos x="0" y="0"/>
                <wp:positionH relativeFrom="column">
                  <wp:posOffset>2579098</wp:posOffset>
                </wp:positionH>
                <wp:positionV relativeFrom="paragraph">
                  <wp:posOffset>478246</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1" type="#_x0000_t47" style="position:absolute;left:0;text-align:left;margin-left:203.1pt;margin-top:37.65pt;width:60pt;height:20.2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5u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" adj="-15570,50700" filled="f" strokecolor="red" strokeweight="2pt">
                <v:textbox>
                  <w:txbxContent>
                    <w:p w14:paraId="345EB018" w14:textId="77777777" w:rsidR="00C2484F" w:rsidRDefault="00C2484F" w:rsidP="00667F2E">
                      <w:pPr>
                        <w:jc w:val="center"/>
                      </w:pPr>
                    </w:p>
                  </w:txbxContent>
                </v:textbox>
                <o:callout v:ext="edit" minusy="t"/>
              </v:shape>
            </w:pict>
          </mc:Fallback>
        </mc:AlternateContent>
      </w:r>
      <w:r w:rsidR="00BF62DE" w:rsidRPr="002562FE">
        <w:rPr>
          <w:noProof/>
        </w:rPr>
        <mc:AlternateContent>
          <mc:Choice Requires="wps">
            <w:drawing>
              <wp:anchor distT="0" distB="0" distL="114300" distR="114300" simplePos="0" relativeHeight="251572224" behindDoc="0" locked="0" layoutInCell="1" allowOverlap="1" wp14:anchorId="419359FF" wp14:editId="49E5960F">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C2484F" w:rsidRDefault="00C2484F"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2" type="#_x0000_t202" style="position:absolute;left:0;text-align:left;margin-left:116.25pt;margin-top:90pt;width:117pt;height:36.7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LT2PJS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C2484F" w:rsidRDefault="00C2484F" w:rsidP="00C270D8">
                      <w:pPr>
                        <w:ind w:firstLine="0"/>
                        <w:jc w:val="left"/>
                      </w:pPr>
                      <w:r>
                        <w:t>Kiểm tra mô hình</w:t>
                      </w:r>
                    </w:p>
                  </w:txbxContent>
                </v:textbox>
              </v:shape>
            </w:pict>
          </mc:Fallback>
        </mc:AlternateContent>
      </w:r>
      <w:r w:rsidR="00667F2E" w:rsidRPr="002562FE">
        <w:rPr>
          <w:noProof/>
        </w:rPr>
        <w:drawing>
          <wp:inline distT="0" distB="0" distL="0" distR="0" wp14:anchorId="6184D586" wp14:editId="07BAA754">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15000" cy="3067050"/>
                    </a:xfrm>
                    <a:prstGeom prst="rect">
                      <a:avLst/>
                    </a:prstGeom>
                    <a:ln w="6350">
                      <a:solidFill>
                        <a:schemeClr val="bg1">
                          <a:lumMod val="75000"/>
                        </a:schemeClr>
                      </a:solidFill>
                    </a:ln>
                  </pic:spPr>
                </pic:pic>
              </a:graphicData>
            </a:graphic>
          </wp:inline>
        </w:drawing>
      </w:r>
    </w:p>
    <w:p w14:paraId="7E96AAC7" w14:textId="3FFAB43B" w:rsidR="000D2FCB" w:rsidRDefault="000D2FCB" w:rsidP="002562FE">
      <w:pPr>
        <w:pStyle w:val="ListParagraph"/>
        <w:ind w:left="0"/>
        <w:jc w:val="center"/>
        <w:rPr>
          <w:rFonts w:ascii="Times New Roman" w:hAnsi="Times New Roman"/>
          <w:sz w:val="26"/>
          <w:szCs w:val="26"/>
        </w:rPr>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rFonts w:ascii="Times New Roman" w:hAnsi="Times New Roman"/>
        </w:rPr>
      </w:pPr>
    </w:p>
    <w:p w14:paraId="2398A1DA" w14:textId="77777777" w:rsidR="00BF62DE" w:rsidRDefault="00BF62DE" w:rsidP="00BF62DE">
      <w:pPr>
        <w:pStyle w:val="ListParagraph"/>
        <w:ind w:left="0"/>
        <w:rPr>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2625" cy="3733800"/>
                    </a:xfrm>
                    <a:prstGeom prst="rect">
                      <a:avLst/>
                    </a:prstGeom>
                  </pic:spPr>
                </pic:pic>
              </a:graphicData>
            </a:graphic>
          </wp:inline>
        </w:drawing>
      </w:r>
    </w:p>
    <w:p w14:paraId="06C00CED" w14:textId="185364B6" w:rsidR="000D2FCB" w:rsidRDefault="0019217E" w:rsidP="00013CF6">
      <w:pPr>
        <w:pStyle w:val="ListParagraph"/>
        <w:ind w:left="0"/>
        <w:jc w:val="center"/>
        <w:rPr>
          <w:rFonts w:ascii="Times New Roman" w:hAnsi="Times New Roman"/>
          <w:sz w:val="26"/>
          <w:szCs w:val="26"/>
        </w:rPr>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013CF6" w:rsidRDefault="00BF62DE" w:rsidP="00667F2E">
      <w:pPr>
        <w:pStyle w:val="ListParagraph"/>
        <w:ind w:left="1080"/>
        <w:rPr>
          <w:rFonts w:ascii="Times New Roman" w:hAnsi="Times New Roman"/>
        </w:rPr>
      </w:pPr>
    </w:p>
    <w:p w14:paraId="13CB8E97" w14:textId="77777777" w:rsidR="00667F2E" w:rsidRPr="003A16E8" w:rsidRDefault="00667F2E" w:rsidP="00013CF6">
      <w:pPr>
        <w:pStyle w:val="BuletL1"/>
      </w:pPr>
      <w:r w:rsidRPr="003A16E8">
        <w:t>Dự báo cho tương lai</w:t>
      </w:r>
    </w:p>
    <w:p w14:paraId="0329FBDE" w14:textId="77777777" w:rsidR="00BF62DE" w:rsidRPr="00013CF6" w:rsidRDefault="00BF62DE" w:rsidP="00013CF6">
      <w:pPr>
        <w:pStyle w:val="ListParagraph"/>
        <w:spacing w:after="160" w:line="259" w:lineRule="auto"/>
        <w:ind w:left="1080" w:firstLine="0"/>
        <w:rPr>
          <w:rFonts w:ascii="Times New Roman" w:hAnsi="Times New Roman"/>
        </w:rPr>
      </w:pPr>
    </w:p>
    <w:p w14:paraId="7CB03249" w14:textId="6D07A893" w:rsidR="00667F2E" w:rsidRPr="001B545C" w:rsidRDefault="008312D0" w:rsidP="00D305D7">
      <w:pPr>
        <w:pStyle w:val="Canhgiua"/>
      </w:pPr>
      <w:r w:rsidRPr="003A16E8">
        <w:rPr>
          <w:noProof/>
        </w:rPr>
        <w:lastRenderedPageBreak/>
        <mc:AlternateContent>
          <mc:Choice Requires="wps">
            <w:drawing>
              <wp:anchor distT="0" distB="0" distL="114300" distR="114300" simplePos="0" relativeHeight="251628544" behindDoc="0" locked="0" layoutInCell="1" allowOverlap="1" wp14:anchorId="3F6F5102" wp14:editId="2A197C94">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F8D61" id="Straight Arrow Connector 127" o:spid="_x0000_s1026" type="#_x0000_t32" style="position:absolute;margin-left:393.75pt;margin-top:139.45pt;width:22.5pt;height:61.5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013CF6">
        <w:rPr>
          <w:rFonts w:eastAsiaTheme="minorHAnsi"/>
          <w:noProof/>
        </w:rPr>
        <mc:AlternateContent>
          <mc:Choice Requires="wps">
            <w:drawing>
              <wp:anchor distT="0" distB="0" distL="114300" distR="114300" simplePos="0" relativeHeight="251634688" behindDoc="0" locked="0" layoutInCell="1" allowOverlap="1" wp14:anchorId="7BE96E7A" wp14:editId="2ECD0B70">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C2484F" w:rsidRDefault="00C2484F"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C2484F" w:rsidRDefault="00C2484F" w:rsidP="003D6C9F">
                      <w:pPr>
                        <w:ind w:firstLine="0"/>
                      </w:pPr>
                      <w:r>
                        <w:t>Các giá trị dự đoán</w:t>
                      </w:r>
                    </w:p>
                  </w:txbxContent>
                </v:textbox>
                <w10:wrap anchorx="margin"/>
              </v:shape>
            </w:pict>
          </mc:Fallback>
        </mc:AlternateContent>
      </w:r>
      <w:r w:rsidRPr="00013CF6">
        <w:rPr>
          <w:noProof/>
        </w:rPr>
        <mc:AlternateContent>
          <mc:Choice Requires="wps">
            <w:drawing>
              <wp:anchor distT="0" distB="0" distL="114300" distR="114300" simplePos="0" relativeHeight="251618304" behindDoc="0" locked="0" layoutInCell="1" allowOverlap="1" wp14:anchorId="4E62179D" wp14:editId="0B3CA115">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45104" id="Straight Arrow Connector 128" o:spid="_x0000_s1026" type="#_x0000_t32" style="position:absolute;margin-left:85.5pt;margin-top:178.45pt;width:44.25pt;height:31.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013CF6">
        <w:rPr>
          <w:rFonts w:eastAsiaTheme="minorHAnsi"/>
          <w:noProof/>
        </w:rPr>
        <mc:AlternateContent>
          <mc:Choice Requires="wps">
            <w:drawing>
              <wp:anchor distT="0" distB="0" distL="114300" distR="114300" simplePos="0" relativeHeight="251625472" behindDoc="0" locked="0" layoutInCell="1" allowOverlap="1" wp14:anchorId="4C4C90C5" wp14:editId="2FFC4A7E">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C2484F" w:rsidRDefault="00C2484F"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C2484F" w:rsidRDefault="00C2484F" w:rsidP="003D6C9F">
                      <w:pPr>
                        <w:ind w:firstLine="0"/>
                      </w:pPr>
                      <w:r>
                        <w:t>Đồ thị các giá trị dự đoán</w:t>
                      </w:r>
                    </w:p>
                  </w:txbxContent>
                </v:textbox>
              </v:shape>
            </w:pict>
          </mc:Fallback>
        </mc:AlternateContent>
      </w:r>
      <w:r w:rsidRPr="00013CF6">
        <w:rPr>
          <w:noProof/>
        </w:rPr>
        <mc:AlternateContent>
          <mc:Choice Requires="wps">
            <w:drawing>
              <wp:anchor distT="0" distB="0" distL="114300" distR="114300" simplePos="0" relativeHeight="251604992" behindDoc="0" locked="0" layoutInCell="1" allowOverlap="1" wp14:anchorId="00D386CF" wp14:editId="7CC28F8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C2484F" w:rsidRDefault="00C2484F"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C2484F" w:rsidRDefault="00C2484F" w:rsidP="00667F2E">
                      <w:pPr>
                        <w:jc w:val="center"/>
                      </w:pPr>
                    </w:p>
                  </w:txbxContent>
                </v:textbox>
                <o:callout v:ext="edit" minusy="t"/>
              </v:shape>
            </w:pict>
          </mc:Fallback>
        </mc:AlternateContent>
      </w:r>
      <w:r w:rsidR="00BF62DE" w:rsidRPr="00013CF6">
        <w:rPr>
          <w:noProof/>
        </w:rPr>
        <mc:AlternateContent>
          <mc:Choice Requires="wps">
            <w:drawing>
              <wp:anchor distT="0" distB="0" distL="114300" distR="114300" simplePos="0" relativeHeight="251612160" behindDoc="0" locked="0" layoutInCell="1" allowOverlap="1" wp14:anchorId="3EDEB21A" wp14:editId="4F08FA05">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C2484F" w:rsidRDefault="00C2484F"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C2484F" w:rsidRDefault="00C2484F" w:rsidP="008312D0">
                      <w:pPr>
                        <w:ind w:firstLine="0"/>
                      </w:pPr>
                      <w:r>
                        <w:t>Dự đoán</w:t>
                      </w:r>
                    </w:p>
                  </w:txbxContent>
                </v:textbox>
              </v:shape>
            </w:pict>
          </mc:Fallback>
        </mc:AlternateContent>
      </w:r>
      <w:r w:rsidR="00667F2E" w:rsidRPr="00013CF6">
        <w:rPr>
          <w:noProof/>
        </w:rPr>
        <w:drawing>
          <wp:inline distT="0" distB="0" distL="0" distR="0" wp14:anchorId="7FB50EBD" wp14:editId="266C72DA">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15000" cy="3354705"/>
                    </a:xfrm>
                    <a:prstGeom prst="rect">
                      <a:avLst/>
                    </a:prstGeom>
                    <a:ln w="6350">
                      <a:solidFill>
                        <a:schemeClr val="bg1">
                          <a:lumMod val="75000"/>
                        </a:schemeClr>
                      </a:solidFill>
                    </a:ln>
                  </pic:spPr>
                </pic:pic>
              </a:graphicData>
            </a:graphic>
          </wp:inline>
        </w:drawing>
      </w:r>
    </w:p>
    <w:p w14:paraId="15310195" w14:textId="3F6FC99A" w:rsidR="008312D0" w:rsidRDefault="008312D0"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 w14:paraId="48E19DB6" w14:textId="69476DAA" w:rsidR="00667F2E" w:rsidRPr="001B545C" w:rsidRDefault="00667F2E" w:rsidP="00667F2E"/>
    <w:p w14:paraId="126C25BD" w14:textId="77777777" w:rsidR="00667F2E" w:rsidRPr="001B545C" w:rsidRDefault="00667F2E" w:rsidP="00667F2E"/>
    <w:p w14:paraId="59F0763C" w14:textId="77777777" w:rsidR="00667F2E" w:rsidRPr="00013CF6" w:rsidRDefault="00667F2E" w:rsidP="00013CF6">
      <w:pPr>
        <w:jc w:val="center"/>
        <w:rPr>
          <w:b/>
        </w:rPr>
      </w:pPr>
    </w:p>
    <w:sectPr w:rsidR="00667F2E" w:rsidRPr="00013CF6" w:rsidSect="00013CF6">
      <w:footerReference w:type="default" r:id="rId123"/>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ED31EE" w14:textId="77777777" w:rsidR="00F46643" w:rsidRDefault="00F46643" w:rsidP="00AC1CB4">
      <w:pPr>
        <w:spacing w:before="0" w:line="240" w:lineRule="auto"/>
      </w:pPr>
      <w:r>
        <w:separator/>
      </w:r>
    </w:p>
    <w:p w14:paraId="36A1660E" w14:textId="77777777" w:rsidR="00F46643" w:rsidRDefault="00F46643"/>
  </w:endnote>
  <w:endnote w:type="continuationSeparator" w:id="0">
    <w:p w14:paraId="4F26CF0B" w14:textId="77777777" w:rsidR="00F46643" w:rsidRDefault="00F46643" w:rsidP="00AC1CB4">
      <w:pPr>
        <w:spacing w:before="0" w:line="240" w:lineRule="auto"/>
      </w:pPr>
      <w:r>
        <w:continuationSeparator/>
      </w:r>
    </w:p>
    <w:p w14:paraId="1EE1C246" w14:textId="77777777" w:rsidR="00F46643" w:rsidRDefault="00F466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236343"/>
      <w:docPartObj>
        <w:docPartGallery w:val="Page Numbers (Bottom of Page)"/>
        <w:docPartUnique/>
      </w:docPartObj>
    </w:sdtPr>
    <w:sdtEndPr>
      <w:rPr>
        <w:noProof/>
      </w:rPr>
    </w:sdtEndPr>
    <w:sdtContent>
      <w:p w14:paraId="759CB243" w14:textId="2F51F994" w:rsidR="00C2484F" w:rsidRDefault="00C2484F">
        <w:pPr>
          <w:pStyle w:val="Footer"/>
          <w:jc w:val="center"/>
        </w:pPr>
        <w:r>
          <w:fldChar w:fldCharType="begin"/>
        </w:r>
        <w:r>
          <w:instrText xml:space="preserve"> PAGE   \* MERGEFORMAT </w:instrText>
        </w:r>
        <w:r>
          <w:fldChar w:fldCharType="separate"/>
        </w:r>
        <w:r w:rsidR="00020D64">
          <w:rPr>
            <w:noProof/>
          </w:rPr>
          <w:t>xii</w:t>
        </w:r>
        <w:r>
          <w:rPr>
            <w:noProof/>
          </w:rPr>
          <w:fldChar w:fldCharType="end"/>
        </w:r>
      </w:p>
    </w:sdtContent>
  </w:sdt>
  <w:p w14:paraId="092F67F6" w14:textId="77777777" w:rsidR="00C2484F" w:rsidRDefault="00C248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DD3B2" w14:textId="0A9A287C" w:rsidR="00C2484F" w:rsidRDefault="00C2484F" w:rsidP="00C11B5F">
    <w:pPr>
      <w:pStyle w:val="Footer"/>
      <w:pBdr>
        <w:top w:val="thinThickSmallGap" w:sz="24" w:space="0" w:color="auto"/>
      </w:pBdr>
      <w:jc w:val="center"/>
      <w:rPr>
        <w:rFonts w:asciiTheme="majorHAnsi" w:hAnsiTheme="majorHAnsi"/>
      </w:rPr>
    </w:pPr>
    <w:r w:rsidRPr="008038CB">
      <w:rPr>
        <w:szCs w:val="26"/>
      </w:rPr>
      <w:fldChar w:fldCharType="begin"/>
    </w:r>
    <w:r w:rsidRPr="008038CB">
      <w:rPr>
        <w:szCs w:val="26"/>
      </w:rPr>
      <w:instrText xml:space="preserve"> PAGE   \* MERGEFORMAT </w:instrText>
    </w:r>
    <w:r w:rsidRPr="008038CB">
      <w:rPr>
        <w:szCs w:val="26"/>
      </w:rPr>
      <w:fldChar w:fldCharType="separate"/>
    </w:r>
    <w:r w:rsidR="00E035A7">
      <w:rPr>
        <w:noProof/>
        <w:szCs w:val="26"/>
      </w:rPr>
      <w:t>37</w:t>
    </w:r>
    <w:r w:rsidRPr="008038CB">
      <w:rPr>
        <w:noProof/>
        <w:szCs w:val="26"/>
      </w:rPr>
      <w:fldChar w:fldCharType="end"/>
    </w:r>
  </w:p>
  <w:p w14:paraId="6C425A44" w14:textId="77777777" w:rsidR="00C2484F" w:rsidRDefault="00C248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EA53D" w14:textId="77777777" w:rsidR="00C2484F" w:rsidRDefault="00C2484F" w:rsidP="00C11B5F">
    <w:pPr>
      <w:pStyle w:val="Footer"/>
      <w:pBdr>
        <w:top w:val="thinThickSmallGap" w:sz="24" w:space="0" w:color="auto"/>
      </w:pBdr>
      <w:jc w:val="center"/>
      <w:rPr>
        <w:rFonts w:asciiTheme="majorHAnsi" w:hAnsiTheme="majorHAnsi"/>
      </w:rPr>
    </w:pPr>
    <w:r>
      <w:rPr>
        <w:szCs w:val="26"/>
      </w:rPr>
      <w:t>A</w:t>
    </w:r>
    <w:r w:rsidRPr="008038CB">
      <w:rPr>
        <w:szCs w:val="26"/>
      </w:rPr>
      <w:fldChar w:fldCharType="begin"/>
    </w:r>
    <w:r w:rsidRPr="008038CB">
      <w:rPr>
        <w:szCs w:val="26"/>
      </w:rPr>
      <w:instrText xml:space="preserve"> PAGE   \* MERGEFORMAT </w:instrText>
    </w:r>
    <w:r w:rsidRPr="008038CB">
      <w:rPr>
        <w:szCs w:val="26"/>
      </w:rPr>
      <w:fldChar w:fldCharType="separate"/>
    </w:r>
    <w:r w:rsidR="00020D64">
      <w:rPr>
        <w:noProof/>
        <w:szCs w:val="26"/>
      </w:rPr>
      <w:t>2</w:t>
    </w:r>
    <w:r w:rsidRPr="008038CB">
      <w:rPr>
        <w:noProof/>
        <w:szCs w:val="26"/>
      </w:rPr>
      <w:fldChar w:fldCharType="end"/>
    </w:r>
  </w:p>
  <w:p w14:paraId="567611EA" w14:textId="77777777" w:rsidR="00C2484F" w:rsidRDefault="00C2484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D0E75" w14:textId="5B00BC35" w:rsidR="00C2484F" w:rsidRDefault="00C2484F" w:rsidP="00C11B5F">
    <w:pPr>
      <w:pStyle w:val="Footer"/>
      <w:pBdr>
        <w:top w:val="thinThickSmallGap" w:sz="24" w:space="0" w:color="auto"/>
      </w:pBdr>
      <w:jc w:val="center"/>
      <w:rPr>
        <w:rFonts w:asciiTheme="majorHAnsi" w:hAnsiTheme="majorHAnsi"/>
      </w:rPr>
    </w:pPr>
    <w:r>
      <w:rPr>
        <w:szCs w:val="26"/>
      </w:rPr>
      <w:t>B</w:t>
    </w:r>
    <w:r w:rsidRPr="008038CB">
      <w:rPr>
        <w:szCs w:val="26"/>
      </w:rPr>
      <w:fldChar w:fldCharType="begin"/>
    </w:r>
    <w:r w:rsidRPr="008038CB">
      <w:rPr>
        <w:szCs w:val="26"/>
      </w:rPr>
      <w:instrText xml:space="preserve"> PAGE   \* MERGEFORMAT </w:instrText>
    </w:r>
    <w:r w:rsidRPr="008038CB">
      <w:rPr>
        <w:szCs w:val="26"/>
      </w:rPr>
      <w:fldChar w:fldCharType="separate"/>
    </w:r>
    <w:r w:rsidR="00020D64">
      <w:rPr>
        <w:noProof/>
        <w:szCs w:val="26"/>
      </w:rPr>
      <w:t>1</w:t>
    </w:r>
    <w:r w:rsidRPr="008038CB">
      <w:rPr>
        <w:noProof/>
        <w:szCs w:val="26"/>
      </w:rPr>
      <w:fldChar w:fldCharType="end"/>
    </w:r>
  </w:p>
  <w:p w14:paraId="11D0665D" w14:textId="77777777" w:rsidR="00C2484F" w:rsidRDefault="00C2484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7FC2E" w14:textId="77777777" w:rsidR="00C2484F" w:rsidRDefault="00C2484F" w:rsidP="00C11B5F">
    <w:pPr>
      <w:pStyle w:val="Footer"/>
      <w:pBdr>
        <w:top w:val="thinThickSmallGap" w:sz="24" w:space="0" w:color="auto"/>
      </w:pBdr>
      <w:jc w:val="center"/>
      <w:rPr>
        <w:rFonts w:asciiTheme="majorHAnsi" w:hAnsiTheme="majorHAnsi"/>
      </w:rPr>
    </w:pPr>
    <w:r>
      <w:rPr>
        <w:szCs w:val="26"/>
      </w:rPr>
      <w:t>C</w:t>
    </w:r>
    <w:r w:rsidRPr="008038CB">
      <w:rPr>
        <w:szCs w:val="26"/>
      </w:rPr>
      <w:fldChar w:fldCharType="begin"/>
    </w:r>
    <w:r w:rsidRPr="008038CB">
      <w:rPr>
        <w:szCs w:val="26"/>
      </w:rPr>
      <w:instrText xml:space="preserve"> PAGE   \* MERGEFORMAT </w:instrText>
    </w:r>
    <w:r w:rsidRPr="008038CB">
      <w:rPr>
        <w:szCs w:val="26"/>
      </w:rPr>
      <w:fldChar w:fldCharType="separate"/>
    </w:r>
    <w:r w:rsidR="00020D64">
      <w:rPr>
        <w:noProof/>
        <w:szCs w:val="26"/>
      </w:rPr>
      <w:t>14</w:t>
    </w:r>
    <w:r w:rsidRPr="008038CB">
      <w:rPr>
        <w:noProof/>
        <w:szCs w:val="26"/>
      </w:rPr>
      <w:fldChar w:fldCharType="end"/>
    </w:r>
  </w:p>
  <w:p w14:paraId="4D123798" w14:textId="77777777" w:rsidR="00C2484F" w:rsidRDefault="00C248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EB84A" w14:textId="77777777" w:rsidR="00F46643" w:rsidRDefault="00F46643" w:rsidP="00AC1CB4">
      <w:pPr>
        <w:spacing w:before="0" w:line="240" w:lineRule="auto"/>
      </w:pPr>
      <w:r>
        <w:separator/>
      </w:r>
    </w:p>
    <w:p w14:paraId="2A60E1D3" w14:textId="77777777" w:rsidR="00F46643" w:rsidRDefault="00F46643"/>
  </w:footnote>
  <w:footnote w:type="continuationSeparator" w:id="0">
    <w:p w14:paraId="3D2E4C80" w14:textId="77777777" w:rsidR="00F46643" w:rsidRDefault="00F46643" w:rsidP="00AC1CB4">
      <w:pPr>
        <w:spacing w:before="0" w:line="240" w:lineRule="auto"/>
      </w:pPr>
      <w:r>
        <w:continuationSeparator/>
      </w:r>
    </w:p>
    <w:p w14:paraId="3439A324" w14:textId="77777777" w:rsidR="00F46643" w:rsidRDefault="00F466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p w14:paraId="3F653F36" w14:textId="224BAD4A" w:rsidR="00C2484F" w:rsidRDefault="00C2484F" w:rsidP="006F2D5D">
        <w:pPr>
          <w:pStyle w:val="Header"/>
          <w:pBdr>
            <w:bottom w:val="thickThinSmallGap" w:sz="24" w:space="2" w:color="auto"/>
          </w:pBdr>
          <w:tabs>
            <w:tab w:val="clear" w:pos="9360"/>
            <w:tab w:val="right" w:pos="9072"/>
          </w:tabs>
          <w:ind w:firstLine="0"/>
          <w:jc w:val="center"/>
          <w:rPr>
            <w:szCs w:val="26"/>
          </w:rPr>
        </w:pPr>
        <w:r>
          <w:rPr>
            <w:szCs w:val="26"/>
          </w:rPr>
          <w:t>Kết hợp mạng Nơron nhân tạo và mô hình ARIMA để dự báo dữ liệu chuỗi thời gian</w:t>
        </w:r>
      </w:p>
    </w:sdtContent>
  </w:sdt>
  <w:p w14:paraId="4F445727" w14:textId="0A2B6F9B" w:rsidR="00C2484F" w:rsidRPr="000A27E1" w:rsidRDefault="00C248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3CF6"/>
    <w:rsid w:val="000177B1"/>
    <w:rsid w:val="00020D64"/>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868"/>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0349"/>
    <w:rsid w:val="0015202E"/>
    <w:rsid w:val="00154AF6"/>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0164"/>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57BE"/>
    <w:rsid w:val="002562FE"/>
    <w:rsid w:val="00256858"/>
    <w:rsid w:val="002569E2"/>
    <w:rsid w:val="0026073B"/>
    <w:rsid w:val="002608FA"/>
    <w:rsid w:val="00261881"/>
    <w:rsid w:val="00263465"/>
    <w:rsid w:val="002661BF"/>
    <w:rsid w:val="00266E2E"/>
    <w:rsid w:val="00267538"/>
    <w:rsid w:val="002702C6"/>
    <w:rsid w:val="00271306"/>
    <w:rsid w:val="00271541"/>
    <w:rsid w:val="00271D4D"/>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6E8"/>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079D"/>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47BAA"/>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739E0"/>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0D1E"/>
    <w:rsid w:val="005F1D9C"/>
    <w:rsid w:val="005F51CA"/>
    <w:rsid w:val="005F761D"/>
    <w:rsid w:val="00604E53"/>
    <w:rsid w:val="00621E46"/>
    <w:rsid w:val="006225F4"/>
    <w:rsid w:val="00623073"/>
    <w:rsid w:val="006234D7"/>
    <w:rsid w:val="00623920"/>
    <w:rsid w:val="006267BC"/>
    <w:rsid w:val="006352B3"/>
    <w:rsid w:val="00636179"/>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03C87"/>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0F06"/>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B3F"/>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571E4"/>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422"/>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017A8"/>
    <w:rsid w:val="00C10046"/>
    <w:rsid w:val="00C11A4E"/>
    <w:rsid w:val="00C11B5F"/>
    <w:rsid w:val="00C11BC2"/>
    <w:rsid w:val="00C130E5"/>
    <w:rsid w:val="00C13600"/>
    <w:rsid w:val="00C14272"/>
    <w:rsid w:val="00C14E00"/>
    <w:rsid w:val="00C15088"/>
    <w:rsid w:val="00C16A39"/>
    <w:rsid w:val="00C17C95"/>
    <w:rsid w:val="00C2174A"/>
    <w:rsid w:val="00C24705"/>
    <w:rsid w:val="00C2484F"/>
    <w:rsid w:val="00C251DA"/>
    <w:rsid w:val="00C270D8"/>
    <w:rsid w:val="00C31595"/>
    <w:rsid w:val="00C318D3"/>
    <w:rsid w:val="00C371A1"/>
    <w:rsid w:val="00C409EE"/>
    <w:rsid w:val="00C4155B"/>
    <w:rsid w:val="00C44FE2"/>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0629"/>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35A7"/>
    <w:rsid w:val="00E04C47"/>
    <w:rsid w:val="00E078AF"/>
    <w:rsid w:val="00E101D0"/>
    <w:rsid w:val="00E10512"/>
    <w:rsid w:val="00E12518"/>
    <w:rsid w:val="00E12D24"/>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5324"/>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6643"/>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2.png"/><Relationship Id="rId21" Type="http://schemas.openxmlformats.org/officeDocument/2006/relationships/image" Target="media/image12.png"/><Relationship Id="rId42" Type="http://schemas.openxmlformats.org/officeDocument/2006/relationships/oleObject" Target="embeddings/oleObject5.bin"/><Relationship Id="rId47" Type="http://schemas.openxmlformats.org/officeDocument/2006/relationships/image" Target="media/image32.wmf"/><Relationship Id="rId63" Type="http://schemas.openxmlformats.org/officeDocument/2006/relationships/oleObject" Target="embeddings/oleObject16.bin"/><Relationship Id="rId68" Type="http://schemas.openxmlformats.org/officeDocument/2006/relationships/image" Target="media/image41.wmf"/><Relationship Id="rId84" Type="http://schemas.openxmlformats.org/officeDocument/2006/relationships/image" Target="media/image45.png"/><Relationship Id="rId89" Type="http://schemas.openxmlformats.org/officeDocument/2006/relationships/image" Target="media/image49.png"/><Relationship Id="rId112" Type="http://schemas.openxmlformats.org/officeDocument/2006/relationships/image" Target="media/image67.png"/><Relationship Id="rId16" Type="http://schemas.openxmlformats.org/officeDocument/2006/relationships/oleObject" Target="embeddings/oleObject1.bin"/><Relationship Id="rId107" Type="http://schemas.openxmlformats.org/officeDocument/2006/relationships/footer" Target="footer4.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wmf"/><Relationship Id="rId53" Type="http://schemas.openxmlformats.org/officeDocument/2006/relationships/image" Target="media/image35.wmf"/><Relationship Id="rId58" Type="http://schemas.openxmlformats.org/officeDocument/2006/relationships/oleObject" Target="embeddings/oleObject13.bin"/><Relationship Id="rId74" Type="http://schemas.openxmlformats.org/officeDocument/2006/relationships/image" Target="media/image43.wmf"/><Relationship Id="rId79" Type="http://schemas.openxmlformats.org/officeDocument/2006/relationships/oleObject" Target="embeddings/oleObject27.bin"/><Relationship Id="rId102" Type="http://schemas.openxmlformats.org/officeDocument/2006/relationships/image" Target="media/image61.png"/><Relationship Id="rId123"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oleObject" Target="embeddings/oleObject30.bin"/><Relationship Id="rId90" Type="http://schemas.openxmlformats.org/officeDocument/2006/relationships/image" Target="media/image50.png"/><Relationship Id="rId95" Type="http://schemas.openxmlformats.org/officeDocument/2006/relationships/image" Target="media/image54.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7.bin"/><Relationship Id="rId69" Type="http://schemas.openxmlformats.org/officeDocument/2006/relationships/oleObject" Target="embeddings/oleObject20.bin"/><Relationship Id="rId77" Type="http://schemas.openxmlformats.org/officeDocument/2006/relationships/oleObject" Target="embeddings/oleObject25.bin"/><Relationship Id="rId100" Type="http://schemas.openxmlformats.org/officeDocument/2006/relationships/image" Target="media/image59.png"/><Relationship Id="rId105" Type="http://schemas.openxmlformats.org/officeDocument/2006/relationships/footer" Target="footer2.xml"/><Relationship Id="rId113" Type="http://schemas.openxmlformats.org/officeDocument/2006/relationships/image" Target="media/image68.png"/><Relationship Id="rId118" Type="http://schemas.openxmlformats.org/officeDocument/2006/relationships/image" Target="media/image73.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42.wmf"/><Relationship Id="rId80" Type="http://schemas.openxmlformats.org/officeDocument/2006/relationships/oleObject" Target="embeddings/oleObject28.bin"/><Relationship Id="rId85" Type="http://schemas.openxmlformats.org/officeDocument/2006/relationships/image" Target="media/image46.png"/><Relationship Id="rId93" Type="http://schemas.openxmlformats.org/officeDocument/2006/relationships/image" Target="media/image53.png"/><Relationship Id="rId98" Type="http://schemas.openxmlformats.org/officeDocument/2006/relationships/image" Target="media/image57.png"/><Relationship Id="rId121"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oleObject" Target="embeddings/oleObject19.bin"/><Relationship Id="rId103" Type="http://schemas.openxmlformats.org/officeDocument/2006/relationships/image" Target="media/image62.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wmf"/><Relationship Id="rId54" Type="http://schemas.openxmlformats.org/officeDocument/2006/relationships/oleObject" Target="embeddings/oleObject11.bin"/><Relationship Id="rId62" Type="http://schemas.openxmlformats.org/officeDocument/2006/relationships/image" Target="media/image39.wmf"/><Relationship Id="rId70" Type="http://schemas.openxmlformats.org/officeDocument/2006/relationships/oleObject" Target="embeddings/oleObject21.bin"/><Relationship Id="rId75" Type="http://schemas.openxmlformats.org/officeDocument/2006/relationships/oleObject" Target="embeddings/oleObject24.bin"/><Relationship Id="rId83" Type="http://schemas.openxmlformats.org/officeDocument/2006/relationships/oleObject" Target="embeddings/oleObject31.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5.png"/><Relationship Id="rId11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3.wmf"/><Relationship Id="rId57" Type="http://schemas.openxmlformats.org/officeDocument/2006/relationships/image" Target="media/image37.wmf"/><Relationship Id="rId106" Type="http://schemas.openxmlformats.org/officeDocument/2006/relationships/footer" Target="footer3.xml"/><Relationship Id="rId114" Type="http://schemas.openxmlformats.org/officeDocument/2006/relationships/image" Target="media/image69.png"/><Relationship Id="rId119" Type="http://schemas.openxmlformats.org/officeDocument/2006/relationships/image" Target="media/image7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8.wmf"/><Relationship Id="rId65" Type="http://schemas.openxmlformats.org/officeDocument/2006/relationships/image" Target="media/image40.wmf"/><Relationship Id="rId73" Type="http://schemas.openxmlformats.org/officeDocument/2006/relationships/oleObject" Target="embeddings/oleObject23.bin"/><Relationship Id="rId78" Type="http://schemas.openxmlformats.org/officeDocument/2006/relationships/oleObject" Target="embeddings/oleObject26.bin"/><Relationship Id="rId81" Type="http://schemas.openxmlformats.org/officeDocument/2006/relationships/oleObject" Target="embeddings/oleObject29.bin"/><Relationship Id="rId86" Type="http://schemas.openxmlformats.org/officeDocument/2006/relationships/image" Target="media/image47.wmf"/><Relationship Id="rId94" Type="http://schemas.openxmlformats.org/officeDocument/2006/relationships/hyperlink" Target="http://robjhyndman.com/TSDL/" TargetMode="External"/><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wmf"/><Relationship Id="rId109" Type="http://schemas.openxmlformats.org/officeDocument/2006/relationships/image" Target="media/image64.png"/><Relationship Id="rId34" Type="http://schemas.openxmlformats.org/officeDocument/2006/relationships/oleObject" Target="embeddings/oleObject2.bin"/><Relationship Id="rId50" Type="http://schemas.openxmlformats.org/officeDocument/2006/relationships/oleObject" Target="embeddings/oleObject9.bin"/><Relationship Id="rId55" Type="http://schemas.openxmlformats.org/officeDocument/2006/relationships/image" Target="media/image36.wmf"/><Relationship Id="rId76" Type="http://schemas.openxmlformats.org/officeDocument/2006/relationships/image" Target="media/image44.wmf"/><Relationship Id="rId97" Type="http://schemas.openxmlformats.org/officeDocument/2006/relationships/image" Target="media/image56.png"/><Relationship Id="rId104" Type="http://schemas.openxmlformats.org/officeDocument/2006/relationships/header" Target="header1.xml"/><Relationship Id="rId120" Type="http://schemas.openxmlformats.org/officeDocument/2006/relationships/image" Target="media/image75.png"/><Relationship Id="rId125" Type="http://schemas.microsoft.com/office/2011/relationships/people" Target="people.xml"/><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4.bin"/><Relationship Id="rId45" Type="http://schemas.openxmlformats.org/officeDocument/2006/relationships/image" Target="media/image31.wmf"/><Relationship Id="rId66" Type="http://schemas.openxmlformats.org/officeDocument/2006/relationships/oleObject" Target="embeddings/oleObject18.bin"/><Relationship Id="rId87" Type="http://schemas.openxmlformats.org/officeDocument/2006/relationships/oleObject" Target="embeddings/oleObject32.bin"/><Relationship Id="rId110" Type="http://schemas.openxmlformats.org/officeDocument/2006/relationships/image" Target="media/image65.png"/><Relationship Id="rId115"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7A8F6-2CFD-470F-A3B4-026436203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1</Pages>
  <Words>20133</Words>
  <Characters>114760</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Kết hợp mạng Nơron nhân tạo và mô hình ARIMA để dự báo dữ liệu chuỗi thời gian</vt:lpstr>
    </vt:vector>
  </TitlesOfParts>
  <Company/>
  <LinksUpToDate>false</LinksUpToDate>
  <CharactersWithSpaces>134624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Kết hợp mạng Nơron nhân tạo và mô hình ARIMA để dự báo dữ liệu chuỗi thời gian</dc:title>
  <dc:subject/>
  <dc:creator>superchickend</dc:creator>
  <cp:keywords/>
  <dc:description/>
  <cp:lastModifiedBy>The Si Tran</cp:lastModifiedBy>
  <cp:revision>81</cp:revision>
  <cp:lastPrinted>2012-12-21T06:13:00Z</cp:lastPrinted>
  <dcterms:created xsi:type="dcterms:W3CDTF">2012-12-05T17:08:00Z</dcterms:created>
  <dcterms:modified xsi:type="dcterms:W3CDTF">2012-12-23T12:50:00Z</dcterms:modified>
</cp:coreProperties>
</file>