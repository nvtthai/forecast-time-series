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pPr>
        <w:rPr>
          <w:ins w:id="4" w:author="The Si Tran" w:date="2012-12-12T13:39:00Z"/>
          <w:szCs w:val="26"/>
        </w:rPr>
        <w:pPrChange w:id="5" w:author="The Si Tran" w:date="2012-12-12T13:51:00Z">
          <w:pPr>
            <w:pStyle w:val="Heading1"/>
            <w:numPr>
              <w:numId w:val="0"/>
            </w:numPr>
            <w:spacing w:before="0"/>
            <w:ind w:left="0" w:firstLine="0"/>
          </w:pPr>
        </w:pPrChange>
      </w:pPr>
      <w:bookmarkStart w:id="6" w:name="_Toc328894959"/>
      <w:bookmarkStart w:id="7" w:name="_Toc328894963"/>
      <w:ins w:id="8" w:author="The Si Tran" w:date="2012-12-12T13:40:00Z">
        <w:r w:rsidRPr="00381A4D">
          <w:rPr>
            <w:noProof/>
          </w:rPr>
          <mc:AlternateContent>
            <mc:Choice Requires="wps">
              <w:drawing>
                <wp:anchor distT="0" distB="0" distL="114300" distR="114300" simplePos="0" relativeHeight="251702272" behindDoc="0" locked="0" layoutInCell="1" allowOverlap="1" wp14:anchorId="78F4CCEF" wp14:editId="4B98EB92">
                  <wp:simplePos x="0" y="0"/>
                  <wp:positionH relativeFrom="column">
                    <wp:posOffset>-99060</wp:posOffset>
                  </wp:positionH>
                  <wp:positionV relativeFrom="paragraph">
                    <wp:posOffset>153670</wp:posOffset>
                  </wp:positionV>
                  <wp:extent cx="60579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7900" cy="8801100"/>
                          </a:xfrm>
                          <a:prstGeom prst="rect">
                            <a:avLst/>
                          </a:prstGeom>
                          <a:solidFill>
                            <a:srgbClr val="FFFFFF"/>
                          </a:solidFill>
                          <a:ln w="57150" cmpd="thinThick">
                            <a:solidFill>
                              <a:srgbClr val="000000"/>
                            </a:solidFill>
                            <a:miter lim="800000"/>
                            <a:headEnd/>
                            <a:tailEnd/>
                          </a:ln>
                        </wps:spPr>
                        <wps:txbx>
                          <w:txbxContent>
                            <w:p w14:paraId="41700AFE" w14:textId="77777777" w:rsidR="009933FE" w:rsidRPr="00414332" w:rsidRDefault="009933FE" w:rsidP="007C4131">
                              <w:pPr>
                                <w:jc w:val="center"/>
                                <w:rPr>
                                  <w:b/>
                                  <w:sz w:val="30"/>
                                  <w:szCs w:val="30"/>
                                </w:rPr>
                              </w:pPr>
                              <w:r w:rsidRPr="00414332">
                                <w:rPr>
                                  <w:b/>
                                  <w:sz w:val="30"/>
                                  <w:szCs w:val="30"/>
                                </w:rPr>
                                <w:t>ĐẠI HỌC QUỐC GIA TP.HCM</w:t>
                              </w:r>
                            </w:p>
                            <w:p w14:paraId="0262793C" w14:textId="77777777" w:rsidR="009933FE" w:rsidRPr="00414332" w:rsidRDefault="009933FE" w:rsidP="007C4131">
                              <w:pPr>
                                <w:jc w:val="center"/>
                                <w:rPr>
                                  <w:b/>
                                  <w:sz w:val="30"/>
                                  <w:szCs w:val="30"/>
                                </w:rPr>
                              </w:pPr>
                              <w:r w:rsidRPr="00414332">
                                <w:rPr>
                                  <w:b/>
                                  <w:sz w:val="30"/>
                                  <w:szCs w:val="30"/>
                                </w:rPr>
                                <w:t>TRƯỜNG ĐẠI HỌC BÁCH KHOA</w:t>
                              </w:r>
                            </w:p>
                            <w:p w14:paraId="16D1A6CD" w14:textId="77777777" w:rsidR="009933FE" w:rsidRPr="00414332" w:rsidRDefault="009933FE" w:rsidP="007C4131">
                              <w:pPr>
                                <w:jc w:val="center"/>
                                <w:rPr>
                                  <w:b/>
                                  <w:sz w:val="30"/>
                                  <w:szCs w:val="30"/>
                                </w:rPr>
                              </w:pPr>
                              <w:r w:rsidRPr="00414332">
                                <w:rPr>
                                  <w:b/>
                                  <w:sz w:val="30"/>
                                  <w:szCs w:val="30"/>
                                </w:rPr>
                                <w:t>KHOA KHOA HỌC &amp; KỸ THUẬT MÁY TÍNH</w:t>
                              </w:r>
                            </w:p>
                            <w:p w14:paraId="03F8BC34" w14:textId="77777777" w:rsidR="009933FE" w:rsidRPr="00414332" w:rsidDel="00095447" w:rsidRDefault="009933FE" w:rsidP="007C4131">
                              <w:pPr>
                                <w:jc w:val="center"/>
                                <w:rPr>
                                  <w:del w:id="9" w:author="The Si Tran" w:date="2012-12-12T13:40:00Z"/>
                                  <w:sz w:val="30"/>
                                  <w:szCs w:val="30"/>
                                </w:rPr>
                              </w:pPr>
                              <w:ins w:id="10" w:author="The Si Tran" w:date="2012-12-12T13:40:00Z">
                                <w:r w:rsidRPr="00074777">
                                  <w:rPr>
                                    <w:b/>
                                    <w:bCs/>
                                    <w:noProof/>
                                    <w:szCs w:val="26"/>
                                    <w:rPrChange w:id="11"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2" w:author="The Si Tran" w:date="2012-12-12T13:40:00Z">
                                <w:r w:rsidRPr="00414332" w:rsidDel="00095447">
                                  <w:rPr>
                                    <w:sz w:val="30"/>
                                    <w:szCs w:val="30"/>
                                  </w:rPr>
                                  <w:delText>(size 15)</w:delText>
                                </w:r>
                              </w:del>
                            </w:p>
                            <w:p w14:paraId="7858C412" w14:textId="77777777" w:rsidR="009933FE" w:rsidRPr="00414332" w:rsidRDefault="009933FE" w:rsidP="007C4131">
                              <w:pPr>
                                <w:jc w:val="center"/>
                                <w:rPr>
                                  <w:b/>
                                  <w:sz w:val="30"/>
                                  <w:szCs w:val="30"/>
                                </w:rPr>
                              </w:pPr>
                            </w:p>
                            <w:p w14:paraId="0066D4B0" w14:textId="77777777" w:rsidR="009933FE" w:rsidRPr="00414332" w:rsidDel="00095447" w:rsidRDefault="009933FE" w:rsidP="007C4131">
                              <w:pPr>
                                <w:jc w:val="center"/>
                                <w:rPr>
                                  <w:del w:id="13" w:author="The Si Tran" w:date="2012-12-12T13:40:00Z"/>
                                  <w:b/>
                                  <w:sz w:val="30"/>
                                  <w:szCs w:val="30"/>
                                </w:rPr>
                              </w:pPr>
                              <w:del w:id="14" w:author="The Si Tran" w:date="2012-12-12T13:40:00Z">
                                <w:r w:rsidRPr="00414332" w:rsidDel="00095447">
                                  <w:rPr>
                                    <w:b/>
                                    <w:sz w:val="30"/>
                                    <w:szCs w:val="30"/>
                                  </w:rPr>
                                  <w:delText>LOGO TRƯỜNG</w:delText>
                                </w:r>
                              </w:del>
                            </w:p>
                            <w:p w14:paraId="03FA1804" w14:textId="77777777" w:rsidR="009933FE" w:rsidRPr="00414332" w:rsidRDefault="009933FE" w:rsidP="007C4131">
                              <w:pPr>
                                <w:jc w:val="center"/>
                                <w:rPr>
                                  <w:b/>
                                  <w:sz w:val="30"/>
                                  <w:szCs w:val="30"/>
                                </w:rPr>
                              </w:pPr>
                            </w:p>
                            <w:p w14:paraId="2C780E26" w14:textId="77777777" w:rsidR="009933FE" w:rsidRPr="00414332" w:rsidRDefault="009933FE" w:rsidP="007C4131">
                              <w:pPr>
                                <w:jc w:val="center"/>
                                <w:rPr>
                                  <w:b/>
                                  <w:sz w:val="30"/>
                                  <w:szCs w:val="30"/>
                                </w:rPr>
                              </w:pPr>
                            </w:p>
                            <w:p w14:paraId="14C38E9A" w14:textId="77777777" w:rsidR="009933FE" w:rsidRPr="00414332" w:rsidDel="00095447" w:rsidRDefault="009933FE" w:rsidP="007C4131">
                              <w:pPr>
                                <w:jc w:val="center"/>
                                <w:rPr>
                                  <w:del w:id="15" w:author="The Si Tran" w:date="2012-12-12T13:41:00Z"/>
                                  <w:b/>
                                  <w:sz w:val="30"/>
                                  <w:szCs w:val="30"/>
                                </w:rPr>
                              </w:pPr>
                            </w:p>
                            <w:p w14:paraId="2D425F7C" w14:textId="77777777" w:rsidR="009933FE" w:rsidRPr="00414332" w:rsidRDefault="009933FE" w:rsidP="007C4131">
                              <w:pPr>
                                <w:jc w:val="center"/>
                                <w:rPr>
                                  <w:b/>
                                  <w:sz w:val="30"/>
                                  <w:szCs w:val="30"/>
                                </w:rPr>
                              </w:pPr>
                              <w:r w:rsidRPr="00414332">
                                <w:rPr>
                                  <w:b/>
                                  <w:sz w:val="30"/>
                                  <w:szCs w:val="30"/>
                                </w:rPr>
                                <w:t>LUẬN VĂN TỐT NGHIỆP ĐẠI HỌC</w:t>
                              </w:r>
                              <w:del w:id="16"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9933FE" w:rsidRPr="00074777" w:rsidRDefault="009933FE" w:rsidP="00095447">
                              <w:pPr>
                                <w:spacing w:before="0"/>
                                <w:jc w:val="center"/>
                                <w:rPr>
                                  <w:ins w:id="17" w:author="The Si Tran" w:date="2012-12-12T13:41:00Z"/>
                                  <w:b/>
                                  <w:bCs/>
                                  <w:szCs w:val="26"/>
                                </w:rPr>
                              </w:pPr>
                            </w:p>
                            <w:p w14:paraId="060D02AB" w14:textId="4A8E1BF3" w:rsidR="009933FE" w:rsidRPr="00567862" w:rsidRDefault="009933FE" w:rsidP="00567862">
                              <w:pPr>
                                <w:spacing w:before="0"/>
                                <w:jc w:val="center"/>
                                <w:rPr>
                                  <w:ins w:id="18" w:author="The Si Tran" w:date="2012-12-12T13:41:00Z"/>
                                  <w:b/>
                                  <w:sz w:val="44"/>
                                  <w:szCs w:val="44"/>
                                </w:rPr>
                              </w:pPr>
                              <w:r w:rsidRPr="00567862">
                                <w:rPr>
                                  <w:b/>
                                  <w:sz w:val="44"/>
                                  <w:szCs w:val="44"/>
                                </w:rPr>
                                <w:t>Kết hợp</w:t>
                              </w:r>
                              <w:ins w:id="19" w:author="The Si Tran" w:date="2012-12-12T13:41:00Z">
                                <w:r w:rsidRPr="00567862">
                                  <w:rPr>
                                    <w:b/>
                                    <w:sz w:val="44"/>
                                    <w:szCs w:val="44"/>
                                  </w:rPr>
                                  <w:t xml:space="preserve"> mạng N</w:t>
                                </w:r>
                              </w:ins>
                              <w:r w:rsidRPr="00567862">
                                <w:rPr>
                                  <w:b/>
                                  <w:sz w:val="44"/>
                                  <w:szCs w:val="44"/>
                                </w:rPr>
                                <w:t>ơ</w:t>
                              </w:r>
                              <w:ins w:id="20" w:author="The Si Tran" w:date="2012-12-12T13:41:00Z">
                                <w:r w:rsidRPr="00567862">
                                  <w:rPr>
                                    <w:b/>
                                    <w:sz w:val="44"/>
                                    <w:szCs w:val="44"/>
                                  </w:rPr>
                                  <w:t>ron nhân tạo và</w:t>
                                </w:r>
                              </w:ins>
                              <w:r w:rsidRPr="00567862">
                                <w:rPr>
                                  <w:b/>
                                  <w:sz w:val="44"/>
                                  <w:szCs w:val="44"/>
                                </w:rPr>
                                <w:t xml:space="preserve"> mô hình</w:t>
                              </w:r>
                              <w:r>
                                <w:rPr>
                                  <w:b/>
                                  <w:sz w:val="44"/>
                                  <w:szCs w:val="44"/>
                                </w:rPr>
                                <w:t xml:space="preserve"> A</w:t>
                              </w:r>
                              <w:r w:rsidRPr="00567862">
                                <w:rPr>
                                  <w:b/>
                                  <w:sz w:val="44"/>
                                  <w:szCs w:val="44"/>
                                </w:rPr>
                                <w:t>RIMA để</w:t>
                              </w:r>
                              <w:ins w:id="21" w:author="The Si Tran" w:date="2012-12-12T13:41:00Z">
                                <w:r w:rsidRPr="00567862">
                                  <w:rPr>
                                    <w:b/>
                                    <w:sz w:val="44"/>
                                    <w:szCs w:val="44"/>
                                  </w:rPr>
                                  <w:t xml:space="preserve"> dự báo dữ liệu chuỗi thời gian</w:t>
                                </w:r>
                              </w:ins>
                            </w:p>
                            <w:p w14:paraId="3C2C0C53" w14:textId="77777777" w:rsidR="009933FE" w:rsidRPr="00074777" w:rsidRDefault="009933FE" w:rsidP="00095447">
                              <w:pPr>
                                <w:spacing w:before="0"/>
                                <w:rPr>
                                  <w:ins w:id="22" w:author="The Si Tran" w:date="2012-12-12T13:41:00Z"/>
                                  <w:szCs w:val="26"/>
                                </w:rPr>
                              </w:pPr>
                            </w:p>
                            <w:p w14:paraId="00E19A75" w14:textId="77777777" w:rsidR="009933FE" w:rsidRPr="00074777" w:rsidRDefault="009933FE" w:rsidP="00095447">
                              <w:pPr>
                                <w:spacing w:before="0"/>
                                <w:jc w:val="left"/>
                                <w:rPr>
                                  <w:ins w:id="23" w:author="The Si Tran" w:date="2012-12-12T13:41:00Z"/>
                                  <w:b/>
                                  <w:bCs/>
                                  <w:szCs w:val="26"/>
                                </w:rPr>
                              </w:pPr>
                            </w:p>
                            <w:p w14:paraId="69EF26DC" w14:textId="59474501" w:rsidR="009933FE" w:rsidRPr="000C4531" w:rsidRDefault="009933FE" w:rsidP="00567862">
                              <w:pPr>
                                <w:tabs>
                                  <w:tab w:val="left" w:pos="4320"/>
                                </w:tabs>
                                <w:spacing w:before="0"/>
                                <w:jc w:val="left"/>
                                <w:rPr>
                                  <w:ins w:id="24" w:author="The Si Tran" w:date="2012-12-12T13:41:00Z"/>
                                  <w:b/>
                                  <w:bCs/>
                                  <w:sz w:val="30"/>
                                  <w:szCs w:val="30"/>
                                  <w:rPrChange w:id="25" w:author="The Si Tran" w:date="2012-12-16T10:11:00Z">
                                    <w:rPr>
                                      <w:ins w:id="26" w:author="The Si Tran" w:date="2012-12-12T13:41:00Z"/>
                                      <w:b/>
                                      <w:bCs/>
                                      <w:szCs w:val="26"/>
                                    </w:rPr>
                                  </w:rPrChange>
                                </w:rPr>
                              </w:pPr>
                              <w:ins w:id="27" w:author="The Si Tran" w:date="2012-12-12T13:42:00Z">
                                <w:r>
                                  <w:rPr>
                                    <w:b/>
                                    <w:bCs/>
                                    <w:szCs w:val="26"/>
                                  </w:rPr>
                                  <w:tab/>
                                </w:r>
                              </w:ins>
                              <w:ins w:id="28" w:author="The Si Tran" w:date="2012-12-12T13:43:00Z">
                                <w:r w:rsidRPr="00414332">
                                  <w:rPr>
                                    <w:b/>
                                    <w:sz w:val="30"/>
                                    <w:szCs w:val="30"/>
                                  </w:rPr>
                                  <w:t>HỘI ĐỒNG</w:t>
                                </w:r>
                                <w:r>
                                  <w:rPr>
                                    <w:b/>
                                    <w:sz w:val="30"/>
                                    <w:szCs w:val="30"/>
                                  </w:rPr>
                                  <w:t>:</w:t>
                                </w:r>
                              </w:ins>
                              <w:ins w:id="29" w:author="The Si Tran" w:date="2012-12-12T13:42:00Z">
                                <w:r>
                                  <w:rPr>
                                    <w:b/>
                                    <w:bCs/>
                                    <w:szCs w:val="26"/>
                                  </w:rPr>
                                  <w:tab/>
                                </w:r>
                                <w:r>
                                  <w:rPr>
                                    <w:b/>
                                    <w:bCs/>
                                    <w:szCs w:val="26"/>
                                  </w:rPr>
                                  <w:tab/>
                                </w:r>
                                <w:r>
                                  <w:rPr>
                                    <w:b/>
                                    <w:bCs/>
                                    <w:szCs w:val="26"/>
                                  </w:rPr>
                                  <w:tab/>
                                </w:r>
                              </w:ins>
                              <w:ins w:id="30" w:author="The Si Tran" w:date="2012-12-12T13:43:00Z">
                                <w:r>
                                  <w:rPr>
                                    <w:b/>
                                    <w:bCs/>
                                    <w:szCs w:val="26"/>
                                  </w:rPr>
                                  <w:tab/>
                                </w:r>
                                <w:r>
                                  <w:rPr>
                                    <w:b/>
                                    <w:bCs/>
                                    <w:szCs w:val="26"/>
                                  </w:rPr>
                                  <w:tab/>
                                </w:r>
                                <w:r w:rsidRPr="000C4531">
                                  <w:rPr>
                                    <w:b/>
                                    <w:sz w:val="30"/>
                                    <w:szCs w:val="30"/>
                                  </w:rPr>
                                  <w:t xml:space="preserve">GVHD: </w:t>
                                </w:r>
                              </w:ins>
                              <w:ins w:id="31" w:author="The Si Tran" w:date="2012-12-12T13:44:00Z">
                                <w:r w:rsidRPr="000C4531">
                                  <w:rPr>
                                    <w:b/>
                                    <w:bCs/>
                                    <w:sz w:val="30"/>
                                    <w:szCs w:val="30"/>
                                    <w:rPrChange w:id="32" w:author="The Si Tran" w:date="2012-12-16T10:11:00Z">
                                      <w:rPr>
                                        <w:b/>
                                        <w:bCs/>
                                        <w:szCs w:val="26"/>
                                      </w:rPr>
                                    </w:rPrChange>
                                  </w:rPr>
                                  <w:t>PGS.TS Dương Tuấn Anh</w:t>
                                </w:r>
                              </w:ins>
                            </w:p>
                            <w:p w14:paraId="16B2B425" w14:textId="29E71B0E" w:rsidR="009933FE" w:rsidRPr="000C4531" w:rsidRDefault="009933FE" w:rsidP="00567862">
                              <w:pPr>
                                <w:tabs>
                                  <w:tab w:val="left" w:pos="4320"/>
                                </w:tabs>
                                <w:spacing w:before="0"/>
                                <w:jc w:val="left"/>
                                <w:rPr>
                                  <w:ins w:id="33" w:author="The Si Tran" w:date="2012-12-12T13:41:00Z"/>
                                  <w:b/>
                                  <w:bCs/>
                                  <w:sz w:val="30"/>
                                  <w:szCs w:val="30"/>
                                  <w:rPrChange w:id="34" w:author="The Si Tran" w:date="2012-12-16T10:11:00Z">
                                    <w:rPr>
                                      <w:ins w:id="35" w:author="The Si Tran" w:date="2012-12-12T13:41:00Z"/>
                                      <w:b/>
                                      <w:bCs/>
                                      <w:szCs w:val="26"/>
                                    </w:rPr>
                                  </w:rPrChange>
                                </w:rPr>
                              </w:pPr>
                              <w:ins w:id="36" w:author="The Si Tran" w:date="2012-12-12T13:41:00Z">
                                <w:r w:rsidRPr="000C4531">
                                  <w:rPr>
                                    <w:b/>
                                    <w:bCs/>
                                    <w:i/>
                                    <w:sz w:val="30"/>
                                    <w:szCs w:val="30"/>
                                    <w:rPrChange w:id="37" w:author="The Si Tran" w:date="2012-12-16T10:11:00Z">
                                      <w:rPr>
                                        <w:b/>
                                        <w:bCs/>
                                        <w:i/>
                                        <w:szCs w:val="26"/>
                                      </w:rPr>
                                    </w:rPrChange>
                                  </w:rPr>
                                  <w:tab/>
                                </w:r>
                              </w:ins>
                              <w:ins w:id="38" w:author="The Si Tran" w:date="2012-12-12T13:44:00Z">
                                <w:r w:rsidRPr="000C4531">
                                  <w:rPr>
                                    <w:b/>
                                    <w:sz w:val="30"/>
                                    <w:szCs w:val="30"/>
                                  </w:rPr>
                                  <w:t>GVPB:</w:t>
                                </w:r>
                              </w:ins>
                              <w:r>
                                <w:rPr>
                                  <w:b/>
                                  <w:sz w:val="30"/>
                                  <w:szCs w:val="30"/>
                                </w:rPr>
                                <w:t xml:space="preserve"> </w:t>
                              </w:r>
                              <w:ins w:id="39" w:author="superchickend" w:date="2012-12-16T14:49:00Z">
                                <w:r>
                                  <w:rPr>
                                    <w:b/>
                                    <w:sz w:val="30"/>
                                    <w:szCs w:val="30"/>
                                  </w:rPr>
                                  <w:t xml:space="preserve">TS </w:t>
                                </w:r>
                              </w:ins>
                              <w:ins w:id="40" w:author="The Si Tran" w:date="2012-12-12T13:44:00Z">
                                <w:r w:rsidRPr="000C4531">
                                  <w:rPr>
                                    <w:b/>
                                    <w:bCs/>
                                    <w:sz w:val="30"/>
                                    <w:szCs w:val="30"/>
                                    <w:rPrChange w:id="41" w:author="The Si Tran" w:date="2012-12-16T10:11:00Z">
                                      <w:rPr>
                                        <w:b/>
                                        <w:bCs/>
                                        <w:szCs w:val="26"/>
                                      </w:rPr>
                                    </w:rPrChange>
                                  </w:rPr>
                                  <w:t>Võ Thị Ngọc Châu</w:t>
                                </w:r>
                              </w:ins>
                            </w:p>
                            <w:p w14:paraId="60B5B5CC" w14:textId="77777777" w:rsidR="009933FE" w:rsidRDefault="009933FE" w:rsidP="00095447">
                              <w:pPr>
                                <w:spacing w:before="0"/>
                                <w:jc w:val="left"/>
                                <w:rPr>
                                  <w:ins w:id="42" w:author="The Si Tran" w:date="2012-12-12T13:45:00Z"/>
                                  <w:b/>
                                  <w:szCs w:val="26"/>
                                </w:rPr>
                              </w:pPr>
                              <w:ins w:id="43"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4" w:author="The Si Tran" w:date="2012-12-12T13:42:00Z">
                                <w:r>
                                  <w:rPr>
                                    <w:b/>
                                    <w:szCs w:val="26"/>
                                  </w:rPr>
                                  <w:t xml:space="preserve">                 </w:t>
                                </w:r>
                              </w:ins>
                              <w:ins w:id="45" w:author="The Si Tran" w:date="2012-12-12T13:41:00Z">
                                <w:r w:rsidRPr="00074777">
                                  <w:rPr>
                                    <w:b/>
                                    <w:szCs w:val="26"/>
                                  </w:rPr>
                                  <w:t>---o0o---</w:t>
                                </w:r>
                              </w:ins>
                            </w:p>
                            <w:p w14:paraId="360C4274" w14:textId="77777777" w:rsidR="009933FE" w:rsidRPr="00074777" w:rsidRDefault="009933FE" w:rsidP="00567862">
                              <w:pPr>
                                <w:tabs>
                                  <w:tab w:val="left" w:pos="4320"/>
                                </w:tabs>
                                <w:spacing w:before="0"/>
                                <w:jc w:val="left"/>
                                <w:rPr>
                                  <w:ins w:id="46" w:author="The Si Tran" w:date="2012-12-12T13:41:00Z"/>
                                  <w:b/>
                                  <w:bCs/>
                                  <w:szCs w:val="26"/>
                                </w:rPr>
                              </w:pPr>
                              <w:ins w:id="47"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9933FE" w:rsidRDefault="009933FE" w:rsidP="00567862">
                              <w:pPr>
                                <w:tabs>
                                  <w:tab w:val="left" w:pos="4320"/>
                                  <w:tab w:val="left" w:pos="7380"/>
                                </w:tabs>
                                <w:spacing w:before="0"/>
                                <w:ind w:left="3780"/>
                                <w:jc w:val="left"/>
                                <w:rPr>
                                  <w:ins w:id="48" w:author="The Si Tran" w:date="2012-12-12T13:46:00Z"/>
                                  <w:b/>
                                  <w:sz w:val="30"/>
                                  <w:szCs w:val="30"/>
                                </w:rPr>
                              </w:pPr>
                              <w:ins w:id="49" w:author="The Si Tran" w:date="2012-12-12T13:46:00Z">
                                <w:r>
                                  <w:rPr>
                                    <w:b/>
                                    <w:sz w:val="30"/>
                                    <w:szCs w:val="30"/>
                                  </w:rPr>
                                  <w:tab/>
                                </w:r>
                              </w:ins>
                              <w:ins w:id="50" w:author="The Si Tran" w:date="2012-12-12T13:45:00Z">
                                <w:r>
                                  <w:rPr>
                                    <w:b/>
                                    <w:sz w:val="30"/>
                                    <w:szCs w:val="30"/>
                                  </w:rPr>
                                  <w:t>SVTH 2</w:t>
                                </w:r>
                                <w:r w:rsidRPr="00414332">
                                  <w:rPr>
                                    <w:b/>
                                    <w:sz w:val="30"/>
                                    <w:szCs w:val="30"/>
                                  </w:rPr>
                                  <w:t>:</w:t>
                                </w:r>
                                <w:r>
                                  <w:rPr>
                                    <w:b/>
                                    <w:sz w:val="30"/>
                                    <w:szCs w:val="30"/>
                                  </w:rPr>
                                  <w:t xml:space="preserve"> T</w:t>
                                </w:r>
                              </w:ins>
                              <w:ins w:id="51" w:author="The Si Tran" w:date="2012-12-14T03:44:00Z">
                                <w:r>
                                  <w:rPr>
                                    <w:b/>
                                    <w:sz w:val="30"/>
                                    <w:szCs w:val="30"/>
                                  </w:rPr>
                                  <w:t>rần Thế Sĩ</w:t>
                                </w:r>
                              </w:ins>
                              <w:ins w:id="52" w:author="The Si Tran" w:date="2012-12-12T13:45:00Z">
                                <w:r>
                                  <w:rPr>
                                    <w:b/>
                                    <w:sz w:val="30"/>
                                    <w:szCs w:val="30"/>
                                  </w:rPr>
                                  <w:t xml:space="preserve">    </w:t>
                                </w:r>
                              </w:ins>
                              <w:ins w:id="53" w:author="The Si Tran" w:date="2012-12-14T03:45:00Z">
                                <w:r>
                                  <w:rPr>
                                    <w:b/>
                                    <w:sz w:val="30"/>
                                    <w:szCs w:val="30"/>
                                  </w:rPr>
                                  <w:t xml:space="preserve">       </w:t>
                                </w:r>
                              </w:ins>
                              <w:ins w:id="54" w:author="The Si Tran" w:date="2012-12-12T13:45:00Z">
                                <w:r>
                                  <w:rPr>
                                    <w:b/>
                                    <w:sz w:val="30"/>
                                    <w:szCs w:val="30"/>
                                  </w:rPr>
                                  <w:t>50801793</w:t>
                                </w:r>
                              </w:ins>
                            </w:p>
                            <w:p w14:paraId="2BD0F54A" w14:textId="77777777" w:rsidR="009933FE" w:rsidRPr="00822570" w:rsidRDefault="009933FE" w:rsidP="002E545D">
                              <w:pPr>
                                <w:tabs>
                                  <w:tab w:val="left" w:pos="4680"/>
                                  <w:tab w:val="left" w:pos="7380"/>
                                </w:tabs>
                                <w:spacing w:before="0"/>
                                <w:ind w:left="3780"/>
                                <w:jc w:val="left"/>
                                <w:rPr>
                                  <w:ins w:id="55" w:author="The Si Tran" w:date="2012-12-12T13:41:00Z"/>
                                  <w:b/>
                                  <w:bCs/>
                                  <w:szCs w:val="26"/>
                                </w:rPr>
                              </w:pPr>
                            </w:p>
                            <w:p w14:paraId="0A5EDE8B" w14:textId="77777777" w:rsidR="009933FE" w:rsidRPr="002E545D" w:rsidRDefault="009933FE" w:rsidP="00095447">
                              <w:pPr>
                                <w:spacing w:before="0"/>
                                <w:jc w:val="center"/>
                                <w:rPr>
                                  <w:ins w:id="56" w:author="The Si Tran" w:date="2012-12-12T13:41:00Z"/>
                                  <w:sz w:val="30"/>
                                  <w:szCs w:val="30"/>
                                  <w:rPrChange w:id="57" w:author="The Si Tran" w:date="2012-12-12T13:46:00Z">
                                    <w:rPr>
                                      <w:ins w:id="58" w:author="The Si Tran" w:date="2012-12-12T13:41:00Z"/>
                                      <w:szCs w:val="26"/>
                                    </w:rPr>
                                  </w:rPrChange>
                                </w:rPr>
                              </w:pPr>
                              <w:ins w:id="59" w:author="The Si Tran" w:date="2012-12-12T13:41:00Z">
                                <w:r w:rsidRPr="002E545D">
                                  <w:rPr>
                                    <w:sz w:val="30"/>
                                    <w:szCs w:val="30"/>
                                    <w:rPrChange w:id="60" w:author="The Si Tran" w:date="2012-12-12T13:46:00Z">
                                      <w:rPr>
                                        <w:szCs w:val="26"/>
                                      </w:rPr>
                                    </w:rPrChange>
                                  </w:rPr>
                                  <w:t>TP. HỒ CHÍ MINH, 12/2012</w:t>
                                </w:r>
                              </w:ins>
                            </w:p>
                            <w:p w14:paraId="748C38FC" w14:textId="77777777" w:rsidR="009933FE" w:rsidRPr="00414332" w:rsidRDefault="009933FE" w:rsidP="007C4131">
                              <w:pPr>
                                <w:jc w:val="center"/>
                                <w:rPr>
                                  <w:b/>
                                  <w:sz w:val="30"/>
                                  <w:szCs w:val="30"/>
                                </w:rPr>
                              </w:pPr>
                            </w:p>
                            <w:p w14:paraId="4273081E" w14:textId="77777777" w:rsidR="009933FE" w:rsidRPr="00414332" w:rsidRDefault="009933FE" w:rsidP="007C4131">
                              <w:pPr>
                                <w:jc w:val="center"/>
                                <w:rPr>
                                  <w:b/>
                                  <w:sz w:val="30"/>
                                  <w:szCs w:val="30"/>
                                </w:rPr>
                              </w:pPr>
                            </w:p>
                            <w:p w14:paraId="520B4861" w14:textId="77777777" w:rsidR="009933FE" w:rsidRPr="00414332" w:rsidRDefault="009933FE" w:rsidP="007C4131">
                              <w:pPr>
                                <w:jc w:val="center"/>
                                <w:rPr>
                                  <w:b/>
                                  <w:sz w:val="30"/>
                                  <w:szCs w:val="30"/>
                                </w:rPr>
                              </w:pPr>
                            </w:p>
                            <w:p w14:paraId="15E49725" w14:textId="77777777" w:rsidR="009933FE" w:rsidRPr="00414332" w:rsidRDefault="009933FE" w:rsidP="007C4131">
                              <w:pPr>
                                <w:jc w:val="center"/>
                                <w:rPr>
                                  <w:b/>
                                  <w:sz w:val="30"/>
                                  <w:szCs w:val="30"/>
                                </w:rPr>
                              </w:pPr>
                            </w:p>
                            <w:p w14:paraId="7D871B1D" w14:textId="77777777" w:rsidR="009933FE" w:rsidRPr="00414332" w:rsidRDefault="009933FE" w:rsidP="007C4131">
                              <w:pPr>
                                <w:jc w:val="center"/>
                                <w:rPr>
                                  <w:b/>
                                  <w:sz w:val="30"/>
                                  <w:szCs w:val="30"/>
                                </w:rPr>
                              </w:pPr>
                            </w:p>
                            <w:p w14:paraId="43281BF9" w14:textId="77777777" w:rsidR="009933FE" w:rsidRPr="00414332" w:rsidDel="00095447" w:rsidRDefault="009933FE" w:rsidP="007C4131">
                              <w:pPr>
                                <w:jc w:val="center"/>
                                <w:rPr>
                                  <w:del w:id="61" w:author="The Si Tran" w:date="2012-12-12T13:41:00Z"/>
                                  <w:b/>
                                  <w:sz w:val="50"/>
                                  <w:szCs w:val="50"/>
                                </w:rPr>
                              </w:pPr>
                              <w:del w:id="62" w:author="The Si Tran" w:date="2012-12-12T13:41:00Z">
                                <w:r w:rsidRPr="00414332" w:rsidDel="00095447">
                                  <w:rPr>
                                    <w:b/>
                                    <w:sz w:val="50"/>
                                    <w:szCs w:val="50"/>
                                  </w:rPr>
                                  <w:delText>TÊN ĐỀ TÀI</w:delText>
                                </w:r>
                              </w:del>
                            </w:p>
                            <w:p w14:paraId="74C603C8" w14:textId="77777777" w:rsidR="009933FE" w:rsidRPr="00414332" w:rsidDel="00095447" w:rsidRDefault="009933FE" w:rsidP="007C4131">
                              <w:pPr>
                                <w:jc w:val="center"/>
                                <w:rPr>
                                  <w:del w:id="63" w:author="The Si Tran" w:date="2012-12-12T13:41:00Z"/>
                                  <w:sz w:val="30"/>
                                  <w:szCs w:val="30"/>
                                </w:rPr>
                              </w:pPr>
                              <w:del w:id="64" w:author="The Si Tran" w:date="2012-12-12T13:41:00Z">
                                <w:r w:rsidRPr="00414332" w:rsidDel="00095447">
                                  <w:rPr>
                                    <w:sz w:val="30"/>
                                    <w:szCs w:val="30"/>
                                  </w:rPr>
                                  <w:delText>(size 16-25 tùy theo số lượng từ)</w:delText>
                                </w:r>
                              </w:del>
                            </w:p>
                            <w:p w14:paraId="6B8C182C" w14:textId="77777777" w:rsidR="009933FE" w:rsidRPr="00414332" w:rsidRDefault="009933FE" w:rsidP="007C4131">
                              <w:pPr>
                                <w:rPr>
                                  <w:sz w:val="30"/>
                                  <w:szCs w:val="30"/>
                                </w:rPr>
                              </w:pPr>
                            </w:p>
                            <w:p w14:paraId="78884E63" w14:textId="77777777" w:rsidR="009933FE" w:rsidRPr="00414332" w:rsidRDefault="009933FE" w:rsidP="007C4131">
                              <w:pPr>
                                <w:rPr>
                                  <w:sz w:val="30"/>
                                  <w:szCs w:val="30"/>
                                </w:rPr>
                              </w:pPr>
                            </w:p>
                            <w:p w14:paraId="2034164A" w14:textId="77777777" w:rsidR="009933FE" w:rsidRPr="00414332" w:rsidRDefault="009933FE" w:rsidP="007C4131">
                              <w:pPr>
                                <w:rPr>
                                  <w:sz w:val="30"/>
                                  <w:szCs w:val="30"/>
                                </w:rPr>
                              </w:pPr>
                            </w:p>
                            <w:p w14:paraId="0947E522" w14:textId="77777777" w:rsidR="009933FE" w:rsidRPr="00414332" w:rsidRDefault="009933FE" w:rsidP="007C4131">
                              <w:pPr>
                                <w:rPr>
                                  <w:sz w:val="30"/>
                                  <w:szCs w:val="30"/>
                                </w:rPr>
                              </w:pPr>
                            </w:p>
                            <w:p w14:paraId="262E116F" w14:textId="77777777" w:rsidR="009933FE" w:rsidRPr="00414332" w:rsidRDefault="009933FE" w:rsidP="007C4131">
                              <w:pPr>
                                <w:rPr>
                                  <w:sz w:val="30"/>
                                  <w:szCs w:val="30"/>
                                </w:rPr>
                              </w:pPr>
                            </w:p>
                            <w:p w14:paraId="505F9F1F" w14:textId="77777777" w:rsidR="009933FE" w:rsidRDefault="009933FE" w:rsidP="007C4131">
                              <w:pPr>
                                <w:ind w:left="4320"/>
                                <w:rPr>
                                  <w:b/>
                                  <w:sz w:val="30"/>
                                  <w:szCs w:val="30"/>
                                </w:rPr>
                              </w:pPr>
                            </w:p>
                            <w:p w14:paraId="7F685341" w14:textId="77777777" w:rsidR="009933FE" w:rsidRPr="00414332" w:rsidRDefault="009933FE" w:rsidP="007C4131">
                              <w:pPr>
                                <w:ind w:left="4320"/>
                                <w:rPr>
                                  <w:b/>
                                  <w:sz w:val="30"/>
                                  <w:szCs w:val="30"/>
                                </w:rPr>
                              </w:pPr>
                            </w:p>
                            <w:p w14:paraId="604EF380" w14:textId="77777777" w:rsidR="009933FE" w:rsidRPr="00414332" w:rsidRDefault="009933FE" w:rsidP="007C4131">
                              <w:pPr>
                                <w:ind w:left="3240"/>
                                <w:rPr>
                                  <w:b/>
                                  <w:sz w:val="30"/>
                                  <w:szCs w:val="30"/>
                                </w:rPr>
                              </w:pPr>
                              <w:r w:rsidRPr="00414332">
                                <w:rPr>
                                  <w:b/>
                                  <w:sz w:val="30"/>
                                  <w:szCs w:val="30"/>
                                </w:rPr>
                                <w:t>HỘI ĐỒNG: ………………………………</w:t>
                              </w:r>
                            </w:p>
                            <w:p w14:paraId="4FE05E53" w14:textId="77777777" w:rsidR="009933FE" w:rsidRPr="00414332" w:rsidRDefault="009933FE" w:rsidP="007C4131">
                              <w:pPr>
                                <w:ind w:left="3240"/>
                                <w:rPr>
                                  <w:b/>
                                  <w:sz w:val="30"/>
                                  <w:szCs w:val="30"/>
                                </w:rPr>
                              </w:pPr>
                              <w:r w:rsidRPr="00414332">
                                <w:rPr>
                                  <w:b/>
                                  <w:sz w:val="30"/>
                                  <w:szCs w:val="30"/>
                                </w:rPr>
                                <w:t>GVHD: ………………………………………</w:t>
                              </w:r>
                            </w:p>
                            <w:p w14:paraId="6D8F7469" w14:textId="77777777" w:rsidR="009933FE" w:rsidRPr="00414332" w:rsidRDefault="009933FE" w:rsidP="007C4131">
                              <w:pPr>
                                <w:ind w:left="3240"/>
                                <w:rPr>
                                  <w:b/>
                                  <w:sz w:val="30"/>
                                  <w:szCs w:val="30"/>
                                </w:rPr>
                              </w:pPr>
                              <w:r w:rsidRPr="00414332">
                                <w:rPr>
                                  <w:b/>
                                  <w:sz w:val="30"/>
                                  <w:szCs w:val="30"/>
                                </w:rPr>
                                <w:t>GVPB: ………………………………………</w:t>
                              </w:r>
                            </w:p>
                            <w:p w14:paraId="3371CD51" w14:textId="77777777" w:rsidR="009933FE" w:rsidRPr="00414332" w:rsidRDefault="009933FE" w:rsidP="007C4131">
                              <w:pPr>
                                <w:ind w:left="3240"/>
                                <w:rPr>
                                  <w:b/>
                                  <w:sz w:val="30"/>
                                  <w:szCs w:val="30"/>
                                </w:rPr>
                              </w:pPr>
                              <w:r w:rsidRPr="00414332">
                                <w:rPr>
                                  <w:b/>
                                  <w:sz w:val="30"/>
                                  <w:szCs w:val="30"/>
                                </w:rPr>
                                <w:t xml:space="preserve">                                ---o0o---</w:t>
                              </w:r>
                            </w:p>
                            <w:p w14:paraId="2FDE68EE" w14:textId="77777777" w:rsidR="009933FE" w:rsidRPr="00414332" w:rsidRDefault="009933FE" w:rsidP="007C4131">
                              <w:pPr>
                                <w:ind w:left="3240"/>
                                <w:rPr>
                                  <w:b/>
                                  <w:sz w:val="30"/>
                                  <w:szCs w:val="30"/>
                                </w:rPr>
                              </w:pPr>
                              <w:r w:rsidRPr="00414332">
                                <w:rPr>
                                  <w:b/>
                                  <w:sz w:val="30"/>
                                  <w:szCs w:val="30"/>
                                </w:rPr>
                                <w:t>SVTH 1: ………………………………… (MSSV)</w:t>
                              </w:r>
                            </w:p>
                            <w:p w14:paraId="026C3766" w14:textId="77777777" w:rsidR="009933FE" w:rsidRPr="00414332" w:rsidRDefault="009933FE" w:rsidP="007C4131">
                              <w:pPr>
                                <w:ind w:left="3240"/>
                                <w:rPr>
                                  <w:b/>
                                  <w:sz w:val="30"/>
                                  <w:szCs w:val="30"/>
                                </w:rPr>
                              </w:pPr>
                              <w:r w:rsidRPr="00414332">
                                <w:rPr>
                                  <w:b/>
                                  <w:sz w:val="30"/>
                                  <w:szCs w:val="30"/>
                                </w:rPr>
                                <w:t>SVTH 2: ………………………………… (MSSV)</w:t>
                              </w:r>
                            </w:p>
                            <w:p w14:paraId="0C95FBBB" w14:textId="77777777" w:rsidR="009933FE" w:rsidRPr="00414332" w:rsidRDefault="009933FE" w:rsidP="007C4131">
                              <w:pPr>
                                <w:ind w:left="3240"/>
                                <w:rPr>
                                  <w:b/>
                                  <w:sz w:val="30"/>
                                  <w:szCs w:val="30"/>
                                </w:rPr>
                              </w:pPr>
                              <w:r w:rsidRPr="00414332">
                                <w:rPr>
                                  <w:b/>
                                  <w:sz w:val="30"/>
                                  <w:szCs w:val="30"/>
                                </w:rPr>
                                <w:t>SVTH 3: ………………………………… (MSSV)</w:t>
                              </w:r>
                            </w:p>
                            <w:p w14:paraId="70E6E6D6" w14:textId="77777777" w:rsidR="009933FE" w:rsidRPr="00414332" w:rsidRDefault="009933FE" w:rsidP="007C4131">
                              <w:pPr>
                                <w:ind w:left="3240"/>
                                <w:rPr>
                                  <w:sz w:val="30"/>
                                  <w:szCs w:val="30"/>
                                </w:rPr>
                              </w:pPr>
                              <w:r w:rsidRPr="00414332">
                                <w:rPr>
                                  <w:b/>
                                  <w:sz w:val="30"/>
                                  <w:szCs w:val="30"/>
                                </w:rPr>
                                <w:t>……</w:t>
                              </w:r>
                            </w:p>
                            <w:p w14:paraId="65328F86" w14:textId="77777777" w:rsidR="009933FE" w:rsidRPr="00414332" w:rsidRDefault="009933FE" w:rsidP="007C4131">
                              <w:pPr>
                                <w:ind w:left="2520" w:firstLine="720"/>
                                <w:rPr>
                                  <w:sz w:val="30"/>
                                  <w:szCs w:val="30"/>
                                </w:rPr>
                              </w:pPr>
                              <w:r w:rsidRPr="00414332">
                                <w:rPr>
                                  <w:sz w:val="30"/>
                                  <w:szCs w:val="30"/>
                                </w:rPr>
                                <w:t>(Size 15)</w:t>
                              </w:r>
                            </w:p>
                            <w:p w14:paraId="5FB8F90B" w14:textId="77777777" w:rsidR="009933FE" w:rsidRPr="00414332" w:rsidRDefault="009933FE" w:rsidP="007C4131">
                              <w:pPr>
                                <w:rPr>
                                  <w:sz w:val="30"/>
                                  <w:szCs w:val="30"/>
                                </w:rPr>
                              </w:pPr>
                            </w:p>
                            <w:p w14:paraId="56371461" w14:textId="77777777" w:rsidR="009933FE" w:rsidRPr="00414332" w:rsidRDefault="009933FE" w:rsidP="007C4131">
                              <w:pPr>
                                <w:rPr>
                                  <w:sz w:val="30"/>
                                  <w:szCs w:val="30"/>
                                </w:rPr>
                              </w:pPr>
                            </w:p>
                            <w:p w14:paraId="1A15B0F8" w14:textId="77777777" w:rsidR="009933FE" w:rsidRPr="00414332" w:rsidRDefault="009933FE" w:rsidP="007C4131">
                              <w:pPr>
                                <w:jc w:val="center"/>
                                <w:rPr>
                                  <w:b/>
                                  <w:sz w:val="30"/>
                                  <w:szCs w:val="30"/>
                                </w:rPr>
                              </w:pPr>
                            </w:p>
                            <w:p w14:paraId="4D32EADE" w14:textId="77777777" w:rsidR="009933FE" w:rsidRPr="00414332" w:rsidRDefault="009933FE" w:rsidP="007C4131">
                              <w:pPr>
                                <w:jc w:val="center"/>
                                <w:rPr>
                                  <w:sz w:val="30"/>
                                  <w:szCs w:val="30"/>
                                </w:rPr>
                              </w:pPr>
                            </w:p>
                            <w:p w14:paraId="35691925" w14:textId="77777777" w:rsidR="009933FE" w:rsidRPr="00414332" w:rsidRDefault="009933FE"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7.8pt;margin-top:12.1pt;width:477pt;height:69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" strokeweight="4.5pt">
                  <v:stroke linestyle="thinThick"/>
                  <v:textbox>
                    <w:txbxContent>
                      <w:p w14:paraId="41700AFE" w14:textId="77777777" w:rsidR="009933FE" w:rsidRPr="00414332" w:rsidRDefault="009933FE" w:rsidP="007C4131">
                        <w:pPr>
                          <w:jc w:val="center"/>
                          <w:rPr>
                            <w:b/>
                            <w:sz w:val="30"/>
                            <w:szCs w:val="30"/>
                          </w:rPr>
                        </w:pPr>
                        <w:r w:rsidRPr="00414332">
                          <w:rPr>
                            <w:b/>
                            <w:sz w:val="30"/>
                            <w:szCs w:val="30"/>
                          </w:rPr>
                          <w:t>ĐẠI HỌC QUỐC GIA TP.HCM</w:t>
                        </w:r>
                      </w:p>
                      <w:p w14:paraId="0262793C" w14:textId="77777777" w:rsidR="009933FE" w:rsidRPr="00414332" w:rsidRDefault="009933FE" w:rsidP="007C4131">
                        <w:pPr>
                          <w:jc w:val="center"/>
                          <w:rPr>
                            <w:b/>
                            <w:sz w:val="30"/>
                            <w:szCs w:val="30"/>
                          </w:rPr>
                        </w:pPr>
                        <w:r w:rsidRPr="00414332">
                          <w:rPr>
                            <w:b/>
                            <w:sz w:val="30"/>
                            <w:szCs w:val="30"/>
                          </w:rPr>
                          <w:t>TRƯỜNG ĐẠI HỌC BÁCH KHOA</w:t>
                        </w:r>
                      </w:p>
                      <w:p w14:paraId="16D1A6CD" w14:textId="77777777" w:rsidR="009933FE" w:rsidRPr="00414332" w:rsidRDefault="009933FE" w:rsidP="007C4131">
                        <w:pPr>
                          <w:jc w:val="center"/>
                          <w:rPr>
                            <w:b/>
                            <w:sz w:val="30"/>
                            <w:szCs w:val="30"/>
                          </w:rPr>
                        </w:pPr>
                        <w:r w:rsidRPr="00414332">
                          <w:rPr>
                            <w:b/>
                            <w:sz w:val="30"/>
                            <w:szCs w:val="30"/>
                          </w:rPr>
                          <w:t>KHOA KHOA HỌC &amp; KỸ THUẬT MÁY TÍNH</w:t>
                        </w:r>
                      </w:p>
                      <w:p w14:paraId="03F8BC34" w14:textId="77777777" w:rsidR="009933FE" w:rsidRPr="00414332" w:rsidDel="00095447" w:rsidRDefault="009933FE" w:rsidP="007C4131">
                        <w:pPr>
                          <w:jc w:val="center"/>
                          <w:rPr>
                            <w:del w:id="65" w:author="The Si Tran" w:date="2012-12-12T13:40:00Z"/>
                            <w:sz w:val="30"/>
                            <w:szCs w:val="30"/>
                          </w:rPr>
                        </w:pPr>
                        <w:ins w:id="66" w:author="The Si Tran" w:date="2012-12-12T13:40:00Z">
                          <w:r w:rsidRPr="00074777">
                            <w:rPr>
                              <w:b/>
                              <w:bCs/>
                              <w:noProof/>
                              <w:szCs w:val="26"/>
                              <w:rPrChange w:id="67"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8" w:author="The Si Tran" w:date="2012-12-12T13:40:00Z">
                          <w:r w:rsidRPr="00414332" w:rsidDel="00095447">
                            <w:rPr>
                              <w:sz w:val="30"/>
                              <w:szCs w:val="30"/>
                            </w:rPr>
                            <w:delText>(size 15)</w:delText>
                          </w:r>
                        </w:del>
                      </w:p>
                      <w:p w14:paraId="7858C412" w14:textId="77777777" w:rsidR="009933FE" w:rsidRPr="00414332" w:rsidRDefault="009933FE" w:rsidP="007C4131">
                        <w:pPr>
                          <w:jc w:val="center"/>
                          <w:rPr>
                            <w:b/>
                            <w:sz w:val="30"/>
                            <w:szCs w:val="30"/>
                          </w:rPr>
                        </w:pPr>
                      </w:p>
                      <w:p w14:paraId="0066D4B0" w14:textId="77777777" w:rsidR="009933FE" w:rsidRPr="00414332" w:rsidDel="00095447" w:rsidRDefault="009933FE" w:rsidP="007C4131">
                        <w:pPr>
                          <w:jc w:val="center"/>
                          <w:rPr>
                            <w:del w:id="69" w:author="The Si Tran" w:date="2012-12-12T13:40:00Z"/>
                            <w:b/>
                            <w:sz w:val="30"/>
                            <w:szCs w:val="30"/>
                          </w:rPr>
                        </w:pPr>
                        <w:del w:id="70" w:author="The Si Tran" w:date="2012-12-12T13:40:00Z">
                          <w:r w:rsidRPr="00414332" w:rsidDel="00095447">
                            <w:rPr>
                              <w:b/>
                              <w:sz w:val="30"/>
                              <w:szCs w:val="30"/>
                            </w:rPr>
                            <w:delText>LOGO TRƯỜNG</w:delText>
                          </w:r>
                        </w:del>
                      </w:p>
                      <w:p w14:paraId="03FA1804" w14:textId="77777777" w:rsidR="009933FE" w:rsidRPr="00414332" w:rsidRDefault="009933FE" w:rsidP="007C4131">
                        <w:pPr>
                          <w:jc w:val="center"/>
                          <w:rPr>
                            <w:b/>
                            <w:sz w:val="30"/>
                            <w:szCs w:val="30"/>
                          </w:rPr>
                        </w:pPr>
                      </w:p>
                      <w:p w14:paraId="2C780E26" w14:textId="77777777" w:rsidR="009933FE" w:rsidRPr="00414332" w:rsidRDefault="009933FE" w:rsidP="007C4131">
                        <w:pPr>
                          <w:jc w:val="center"/>
                          <w:rPr>
                            <w:b/>
                            <w:sz w:val="30"/>
                            <w:szCs w:val="30"/>
                          </w:rPr>
                        </w:pPr>
                      </w:p>
                      <w:p w14:paraId="14C38E9A" w14:textId="77777777" w:rsidR="009933FE" w:rsidRPr="00414332" w:rsidDel="00095447" w:rsidRDefault="009933FE" w:rsidP="007C4131">
                        <w:pPr>
                          <w:jc w:val="center"/>
                          <w:rPr>
                            <w:del w:id="71" w:author="The Si Tran" w:date="2012-12-12T13:41:00Z"/>
                            <w:b/>
                            <w:sz w:val="30"/>
                            <w:szCs w:val="30"/>
                          </w:rPr>
                        </w:pPr>
                      </w:p>
                      <w:p w14:paraId="2D425F7C" w14:textId="77777777" w:rsidR="009933FE" w:rsidRPr="00414332" w:rsidRDefault="009933FE" w:rsidP="007C4131">
                        <w:pPr>
                          <w:jc w:val="center"/>
                          <w:rPr>
                            <w:b/>
                            <w:sz w:val="30"/>
                            <w:szCs w:val="30"/>
                          </w:rPr>
                        </w:pPr>
                        <w:r w:rsidRPr="00414332">
                          <w:rPr>
                            <w:b/>
                            <w:sz w:val="30"/>
                            <w:szCs w:val="30"/>
                          </w:rPr>
                          <w:t>LUẬN VĂN TỐT NGHIỆP ĐẠI HỌC</w:t>
                        </w:r>
                        <w:del w:id="72"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9933FE" w:rsidRPr="00074777" w:rsidRDefault="009933FE" w:rsidP="00095447">
                        <w:pPr>
                          <w:spacing w:before="0"/>
                          <w:jc w:val="center"/>
                          <w:rPr>
                            <w:ins w:id="73" w:author="The Si Tran" w:date="2012-12-12T13:41:00Z"/>
                            <w:b/>
                            <w:bCs/>
                            <w:szCs w:val="26"/>
                          </w:rPr>
                        </w:pPr>
                      </w:p>
                      <w:p w14:paraId="060D02AB" w14:textId="4A8E1BF3" w:rsidR="009933FE" w:rsidRPr="00567862" w:rsidRDefault="009933FE" w:rsidP="00567862">
                        <w:pPr>
                          <w:spacing w:before="0"/>
                          <w:jc w:val="center"/>
                          <w:rPr>
                            <w:ins w:id="74" w:author="The Si Tran" w:date="2012-12-12T13:41:00Z"/>
                            <w:b/>
                            <w:sz w:val="44"/>
                            <w:szCs w:val="44"/>
                          </w:rPr>
                        </w:pPr>
                        <w:r w:rsidRPr="00567862">
                          <w:rPr>
                            <w:b/>
                            <w:sz w:val="44"/>
                            <w:szCs w:val="44"/>
                          </w:rPr>
                          <w:t>Kết hợp</w:t>
                        </w:r>
                        <w:ins w:id="75" w:author="The Si Tran" w:date="2012-12-12T13:41:00Z">
                          <w:r w:rsidRPr="00567862">
                            <w:rPr>
                              <w:b/>
                              <w:sz w:val="44"/>
                              <w:szCs w:val="44"/>
                            </w:rPr>
                            <w:t xml:space="preserve"> mạng N</w:t>
                          </w:r>
                        </w:ins>
                        <w:r w:rsidRPr="00567862">
                          <w:rPr>
                            <w:b/>
                            <w:sz w:val="44"/>
                            <w:szCs w:val="44"/>
                          </w:rPr>
                          <w:t>ơ</w:t>
                        </w:r>
                        <w:ins w:id="76" w:author="The Si Tran" w:date="2012-12-12T13:41:00Z">
                          <w:r w:rsidRPr="00567862">
                            <w:rPr>
                              <w:b/>
                              <w:sz w:val="44"/>
                              <w:szCs w:val="44"/>
                            </w:rPr>
                            <w:t>ron nhân tạo và</w:t>
                          </w:r>
                        </w:ins>
                        <w:r w:rsidRPr="00567862">
                          <w:rPr>
                            <w:b/>
                            <w:sz w:val="44"/>
                            <w:szCs w:val="44"/>
                          </w:rPr>
                          <w:t xml:space="preserve"> mô hình</w:t>
                        </w:r>
                        <w:r>
                          <w:rPr>
                            <w:b/>
                            <w:sz w:val="44"/>
                            <w:szCs w:val="44"/>
                          </w:rPr>
                          <w:t xml:space="preserve"> A</w:t>
                        </w:r>
                        <w:r w:rsidRPr="00567862">
                          <w:rPr>
                            <w:b/>
                            <w:sz w:val="44"/>
                            <w:szCs w:val="44"/>
                          </w:rPr>
                          <w:t>RIMA để</w:t>
                        </w:r>
                        <w:ins w:id="77" w:author="The Si Tran" w:date="2012-12-12T13:41:00Z">
                          <w:r w:rsidRPr="00567862">
                            <w:rPr>
                              <w:b/>
                              <w:sz w:val="44"/>
                              <w:szCs w:val="44"/>
                            </w:rPr>
                            <w:t xml:space="preserve"> dự báo dữ liệu chuỗi thời gian</w:t>
                          </w:r>
                        </w:ins>
                      </w:p>
                      <w:p w14:paraId="3C2C0C53" w14:textId="77777777" w:rsidR="009933FE" w:rsidRPr="00074777" w:rsidRDefault="009933FE" w:rsidP="00095447">
                        <w:pPr>
                          <w:spacing w:before="0"/>
                          <w:rPr>
                            <w:ins w:id="78" w:author="The Si Tran" w:date="2012-12-12T13:41:00Z"/>
                            <w:szCs w:val="26"/>
                          </w:rPr>
                        </w:pPr>
                      </w:p>
                      <w:p w14:paraId="00E19A75" w14:textId="77777777" w:rsidR="009933FE" w:rsidRPr="00074777" w:rsidRDefault="009933FE" w:rsidP="00095447">
                        <w:pPr>
                          <w:spacing w:before="0"/>
                          <w:jc w:val="left"/>
                          <w:rPr>
                            <w:ins w:id="79" w:author="The Si Tran" w:date="2012-12-12T13:41:00Z"/>
                            <w:b/>
                            <w:bCs/>
                            <w:szCs w:val="26"/>
                          </w:rPr>
                        </w:pPr>
                      </w:p>
                      <w:p w14:paraId="69EF26DC" w14:textId="59474501" w:rsidR="009933FE" w:rsidRPr="000C4531" w:rsidRDefault="009933FE" w:rsidP="00567862">
                        <w:pPr>
                          <w:tabs>
                            <w:tab w:val="left" w:pos="4320"/>
                          </w:tabs>
                          <w:spacing w:before="0"/>
                          <w:jc w:val="left"/>
                          <w:rPr>
                            <w:ins w:id="80" w:author="The Si Tran" w:date="2012-12-12T13:41:00Z"/>
                            <w:b/>
                            <w:bCs/>
                            <w:sz w:val="30"/>
                            <w:szCs w:val="30"/>
                            <w:rPrChange w:id="81" w:author="The Si Tran" w:date="2012-12-16T10:11:00Z">
                              <w:rPr>
                                <w:ins w:id="82" w:author="The Si Tran" w:date="2012-12-12T13:41:00Z"/>
                                <w:b/>
                                <w:bCs/>
                                <w:szCs w:val="26"/>
                              </w:rPr>
                            </w:rPrChange>
                          </w:rPr>
                        </w:pPr>
                        <w:ins w:id="83" w:author="The Si Tran" w:date="2012-12-12T13:42:00Z">
                          <w:r>
                            <w:rPr>
                              <w:b/>
                              <w:bCs/>
                              <w:szCs w:val="26"/>
                            </w:rPr>
                            <w:tab/>
                          </w:r>
                        </w:ins>
                        <w:ins w:id="84" w:author="The Si Tran" w:date="2012-12-12T13:43:00Z">
                          <w:r w:rsidRPr="00414332">
                            <w:rPr>
                              <w:b/>
                              <w:sz w:val="30"/>
                              <w:szCs w:val="30"/>
                            </w:rPr>
                            <w:t>HỘI ĐỒNG</w:t>
                          </w:r>
                          <w:r>
                            <w:rPr>
                              <w:b/>
                              <w:sz w:val="30"/>
                              <w:szCs w:val="30"/>
                            </w:rPr>
                            <w:t>:</w:t>
                          </w:r>
                        </w:ins>
                        <w:ins w:id="85" w:author="The Si Tran" w:date="2012-12-12T13:42:00Z">
                          <w:r>
                            <w:rPr>
                              <w:b/>
                              <w:bCs/>
                              <w:szCs w:val="26"/>
                            </w:rPr>
                            <w:tab/>
                          </w:r>
                          <w:r>
                            <w:rPr>
                              <w:b/>
                              <w:bCs/>
                              <w:szCs w:val="26"/>
                            </w:rPr>
                            <w:tab/>
                          </w:r>
                          <w:r>
                            <w:rPr>
                              <w:b/>
                              <w:bCs/>
                              <w:szCs w:val="26"/>
                            </w:rPr>
                            <w:tab/>
                          </w:r>
                        </w:ins>
                        <w:ins w:id="86" w:author="The Si Tran" w:date="2012-12-12T13:43:00Z">
                          <w:r>
                            <w:rPr>
                              <w:b/>
                              <w:bCs/>
                              <w:szCs w:val="26"/>
                            </w:rPr>
                            <w:tab/>
                          </w:r>
                          <w:r>
                            <w:rPr>
                              <w:b/>
                              <w:bCs/>
                              <w:szCs w:val="26"/>
                            </w:rPr>
                            <w:tab/>
                          </w:r>
                          <w:r w:rsidRPr="000C4531">
                            <w:rPr>
                              <w:b/>
                              <w:sz w:val="30"/>
                              <w:szCs w:val="30"/>
                            </w:rPr>
                            <w:t xml:space="preserve">GVHD: </w:t>
                          </w:r>
                        </w:ins>
                        <w:ins w:id="87" w:author="The Si Tran" w:date="2012-12-12T13:44:00Z">
                          <w:r w:rsidRPr="000C4531">
                            <w:rPr>
                              <w:b/>
                              <w:bCs/>
                              <w:sz w:val="30"/>
                              <w:szCs w:val="30"/>
                              <w:rPrChange w:id="88" w:author="The Si Tran" w:date="2012-12-16T10:11:00Z">
                                <w:rPr>
                                  <w:b/>
                                  <w:bCs/>
                                  <w:szCs w:val="26"/>
                                </w:rPr>
                              </w:rPrChange>
                            </w:rPr>
                            <w:t>PGS.TS Dương Tuấn Anh</w:t>
                          </w:r>
                        </w:ins>
                      </w:p>
                      <w:p w14:paraId="16B2B425" w14:textId="29E71B0E" w:rsidR="009933FE" w:rsidRPr="000C4531" w:rsidRDefault="009933FE" w:rsidP="00567862">
                        <w:pPr>
                          <w:tabs>
                            <w:tab w:val="left" w:pos="4320"/>
                          </w:tabs>
                          <w:spacing w:before="0"/>
                          <w:jc w:val="left"/>
                          <w:rPr>
                            <w:ins w:id="89" w:author="The Si Tran" w:date="2012-12-12T13:41:00Z"/>
                            <w:b/>
                            <w:bCs/>
                            <w:sz w:val="30"/>
                            <w:szCs w:val="30"/>
                            <w:rPrChange w:id="90" w:author="The Si Tran" w:date="2012-12-16T10:11:00Z">
                              <w:rPr>
                                <w:ins w:id="91" w:author="The Si Tran" w:date="2012-12-12T13:41:00Z"/>
                                <w:b/>
                                <w:bCs/>
                                <w:szCs w:val="26"/>
                              </w:rPr>
                            </w:rPrChange>
                          </w:rPr>
                        </w:pPr>
                        <w:ins w:id="92" w:author="The Si Tran" w:date="2012-12-12T13:41:00Z">
                          <w:r w:rsidRPr="000C4531">
                            <w:rPr>
                              <w:b/>
                              <w:bCs/>
                              <w:i/>
                              <w:sz w:val="30"/>
                              <w:szCs w:val="30"/>
                              <w:rPrChange w:id="93" w:author="The Si Tran" w:date="2012-12-16T10:11:00Z">
                                <w:rPr>
                                  <w:b/>
                                  <w:bCs/>
                                  <w:i/>
                                  <w:szCs w:val="26"/>
                                </w:rPr>
                              </w:rPrChange>
                            </w:rPr>
                            <w:tab/>
                          </w:r>
                        </w:ins>
                        <w:ins w:id="94" w:author="The Si Tran" w:date="2012-12-12T13:44:00Z">
                          <w:r w:rsidRPr="000C4531">
                            <w:rPr>
                              <w:b/>
                              <w:sz w:val="30"/>
                              <w:szCs w:val="30"/>
                            </w:rPr>
                            <w:t>GVPB:</w:t>
                          </w:r>
                        </w:ins>
                        <w:r>
                          <w:rPr>
                            <w:b/>
                            <w:sz w:val="30"/>
                            <w:szCs w:val="30"/>
                          </w:rPr>
                          <w:t xml:space="preserve"> </w:t>
                        </w:r>
                        <w:ins w:id="95" w:author="superchickend" w:date="2012-12-16T14:49:00Z">
                          <w:r>
                            <w:rPr>
                              <w:b/>
                              <w:sz w:val="30"/>
                              <w:szCs w:val="30"/>
                            </w:rPr>
                            <w:t xml:space="preserve">TS </w:t>
                          </w:r>
                        </w:ins>
                        <w:ins w:id="96" w:author="The Si Tran" w:date="2012-12-12T13:44:00Z">
                          <w:r w:rsidRPr="000C4531">
                            <w:rPr>
                              <w:b/>
                              <w:bCs/>
                              <w:sz w:val="30"/>
                              <w:szCs w:val="30"/>
                              <w:rPrChange w:id="97" w:author="The Si Tran" w:date="2012-12-16T10:11:00Z">
                                <w:rPr>
                                  <w:b/>
                                  <w:bCs/>
                                  <w:szCs w:val="26"/>
                                </w:rPr>
                              </w:rPrChange>
                            </w:rPr>
                            <w:t>Võ Thị Ngọc Châu</w:t>
                          </w:r>
                        </w:ins>
                      </w:p>
                      <w:p w14:paraId="60B5B5CC" w14:textId="77777777" w:rsidR="009933FE" w:rsidRDefault="009933FE" w:rsidP="00095447">
                        <w:pPr>
                          <w:spacing w:before="0"/>
                          <w:jc w:val="left"/>
                          <w:rPr>
                            <w:ins w:id="98" w:author="The Si Tran" w:date="2012-12-12T13:45:00Z"/>
                            <w:b/>
                            <w:szCs w:val="26"/>
                          </w:rPr>
                        </w:pPr>
                        <w:ins w:id="99"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100" w:author="The Si Tran" w:date="2012-12-12T13:42:00Z">
                          <w:r>
                            <w:rPr>
                              <w:b/>
                              <w:szCs w:val="26"/>
                            </w:rPr>
                            <w:t xml:space="preserve">                 </w:t>
                          </w:r>
                        </w:ins>
                        <w:ins w:id="101" w:author="The Si Tran" w:date="2012-12-12T13:41:00Z">
                          <w:r w:rsidRPr="00074777">
                            <w:rPr>
                              <w:b/>
                              <w:szCs w:val="26"/>
                            </w:rPr>
                            <w:t>---o0o---</w:t>
                          </w:r>
                        </w:ins>
                      </w:p>
                      <w:p w14:paraId="360C4274" w14:textId="77777777" w:rsidR="009933FE" w:rsidRPr="00074777" w:rsidRDefault="009933FE" w:rsidP="00567862">
                        <w:pPr>
                          <w:tabs>
                            <w:tab w:val="left" w:pos="4320"/>
                          </w:tabs>
                          <w:spacing w:before="0"/>
                          <w:jc w:val="left"/>
                          <w:rPr>
                            <w:ins w:id="102" w:author="The Si Tran" w:date="2012-12-12T13:41:00Z"/>
                            <w:b/>
                            <w:bCs/>
                            <w:szCs w:val="26"/>
                          </w:rPr>
                        </w:pPr>
                        <w:ins w:id="103"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9933FE" w:rsidRDefault="009933FE" w:rsidP="00567862">
                        <w:pPr>
                          <w:tabs>
                            <w:tab w:val="left" w:pos="4320"/>
                            <w:tab w:val="left" w:pos="7380"/>
                          </w:tabs>
                          <w:spacing w:before="0"/>
                          <w:ind w:left="3780"/>
                          <w:jc w:val="left"/>
                          <w:rPr>
                            <w:ins w:id="104" w:author="The Si Tran" w:date="2012-12-12T13:46:00Z"/>
                            <w:b/>
                            <w:sz w:val="30"/>
                            <w:szCs w:val="30"/>
                          </w:rPr>
                        </w:pPr>
                        <w:ins w:id="105" w:author="The Si Tran" w:date="2012-12-12T13:46:00Z">
                          <w:r>
                            <w:rPr>
                              <w:b/>
                              <w:sz w:val="30"/>
                              <w:szCs w:val="30"/>
                            </w:rPr>
                            <w:tab/>
                          </w:r>
                        </w:ins>
                        <w:ins w:id="106" w:author="The Si Tran" w:date="2012-12-12T13:45:00Z">
                          <w:r>
                            <w:rPr>
                              <w:b/>
                              <w:sz w:val="30"/>
                              <w:szCs w:val="30"/>
                            </w:rPr>
                            <w:t>SVTH 2</w:t>
                          </w:r>
                          <w:r w:rsidRPr="00414332">
                            <w:rPr>
                              <w:b/>
                              <w:sz w:val="30"/>
                              <w:szCs w:val="30"/>
                            </w:rPr>
                            <w:t>:</w:t>
                          </w:r>
                          <w:r>
                            <w:rPr>
                              <w:b/>
                              <w:sz w:val="30"/>
                              <w:szCs w:val="30"/>
                            </w:rPr>
                            <w:t xml:space="preserve"> T</w:t>
                          </w:r>
                        </w:ins>
                        <w:ins w:id="107" w:author="The Si Tran" w:date="2012-12-14T03:44:00Z">
                          <w:r>
                            <w:rPr>
                              <w:b/>
                              <w:sz w:val="30"/>
                              <w:szCs w:val="30"/>
                            </w:rPr>
                            <w:t>rần Thế Sĩ</w:t>
                          </w:r>
                        </w:ins>
                        <w:ins w:id="108" w:author="The Si Tran" w:date="2012-12-12T13:45:00Z">
                          <w:r>
                            <w:rPr>
                              <w:b/>
                              <w:sz w:val="30"/>
                              <w:szCs w:val="30"/>
                            </w:rPr>
                            <w:t xml:space="preserve">    </w:t>
                          </w:r>
                        </w:ins>
                        <w:ins w:id="109" w:author="The Si Tran" w:date="2012-12-14T03:45:00Z">
                          <w:r>
                            <w:rPr>
                              <w:b/>
                              <w:sz w:val="30"/>
                              <w:szCs w:val="30"/>
                            </w:rPr>
                            <w:t xml:space="preserve">       </w:t>
                          </w:r>
                        </w:ins>
                        <w:ins w:id="110" w:author="The Si Tran" w:date="2012-12-12T13:45:00Z">
                          <w:r>
                            <w:rPr>
                              <w:b/>
                              <w:sz w:val="30"/>
                              <w:szCs w:val="30"/>
                            </w:rPr>
                            <w:t>50801793</w:t>
                          </w:r>
                        </w:ins>
                      </w:p>
                      <w:p w14:paraId="2BD0F54A" w14:textId="77777777" w:rsidR="009933FE" w:rsidRPr="00822570" w:rsidRDefault="009933FE" w:rsidP="002E545D">
                        <w:pPr>
                          <w:tabs>
                            <w:tab w:val="left" w:pos="4680"/>
                            <w:tab w:val="left" w:pos="7380"/>
                          </w:tabs>
                          <w:spacing w:before="0"/>
                          <w:ind w:left="3780"/>
                          <w:jc w:val="left"/>
                          <w:rPr>
                            <w:ins w:id="111" w:author="The Si Tran" w:date="2012-12-12T13:41:00Z"/>
                            <w:b/>
                            <w:bCs/>
                            <w:szCs w:val="26"/>
                          </w:rPr>
                        </w:pPr>
                      </w:p>
                      <w:p w14:paraId="0A5EDE8B" w14:textId="77777777" w:rsidR="009933FE" w:rsidRPr="002E545D" w:rsidRDefault="009933FE" w:rsidP="00095447">
                        <w:pPr>
                          <w:spacing w:before="0"/>
                          <w:jc w:val="center"/>
                          <w:rPr>
                            <w:ins w:id="112" w:author="The Si Tran" w:date="2012-12-12T13:41:00Z"/>
                            <w:sz w:val="30"/>
                            <w:szCs w:val="30"/>
                            <w:rPrChange w:id="113" w:author="The Si Tran" w:date="2012-12-12T13:46:00Z">
                              <w:rPr>
                                <w:ins w:id="114" w:author="The Si Tran" w:date="2012-12-12T13:41:00Z"/>
                                <w:szCs w:val="26"/>
                              </w:rPr>
                            </w:rPrChange>
                          </w:rPr>
                        </w:pPr>
                        <w:ins w:id="115" w:author="The Si Tran" w:date="2012-12-12T13:41:00Z">
                          <w:r w:rsidRPr="002E545D">
                            <w:rPr>
                              <w:sz w:val="30"/>
                              <w:szCs w:val="30"/>
                              <w:rPrChange w:id="116" w:author="The Si Tran" w:date="2012-12-12T13:46:00Z">
                                <w:rPr>
                                  <w:szCs w:val="26"/>
                                </w:rPr>
                              </w:rPrChange>
                            </w:rPr>
                            <w:t>TP. HỒ CHÍ MINH, 12/2012</w:t>
                          </w:r>
                        </w:ins>
                      </w:p>
                      <w:p w14:paraId="748C38FC" w14:textId="77777777" w:rsidR="009933FE" w:rsidRPr="00414332" w:rsidRDefault="009933FE" w:rsidP="007C4131">
                        <w:pPr>
                          <w:jc w:val="center"/>
                          <w:rPr>
                            <w:b/>
                            <w:sz w:val="30"/>
                            <w:szCs w:val="30"/>
                          </w:rPr>
                        </w:pPr>
                      </w:p>
                      <w:p w14:paraId="4273081E" w14:textId="77777777" w:rsidR="009933FE" w:rsidRPr="00414332" w:rsidRDefault="009933FE" w:rsidP="007C4131">
                        <w:pPr>
                          <w:jc w:val="center"/>
                          <w:rPr>
                            <w:b/>
                            <w:sz w:val="30"/>
                            <w:szCs w:val="30"/>
                          </w:rPr>
                        </w:pPr>
                      </w:p>
                      <w:p w14:paraId="520B4861" w14:textId="77777777" w:rsidR="009933FE" w:rsidRPr="00414332" w:rsidRDefault="009933FE" w:rsidP="007C4131">
                        <w:pPr>
                          <w:jc w:val="center"/>
                          <w:rPr>
                            <w:b/>
                            <w:sz w:val="30"/>
                            <w:szCs w:val="30"/>
                          </w:rPr>
                        </w:pPr>
                      </w:p>
                      <w:p w14:paraId="15E49725" w14:textId="77777777" w:rsidR="009933FE" w:rsidRPr="00414332" w:rsidRDefault="009933FE" w:rsidP="007C4131">
                        <w:pPr>
                          <w:jc w:val="center"/>
                          <w:rPr>
                            <w:b/>
                            <w:sz w:val="30"/>
                            <w:szCs w:val="30"/>
                          </w:rPr>
                        </w:pPr>
                      </w:p>
                      <w:p w14:paraId="7D871B1D" w14:textId="77777777" w:rsidR="009933FE" w:rsidRPr="00414332" w:rsidRDefault="009933FE" w:rsidP="007C4131">
                        <w:pPr>
                          <w:jc w:val="center"/>
                          <w:rPr>
                            <w:b/>
                            <w:sz w:val="30"/>
                            <w:szCs w:val="30"/>
                          </w:rPr>
                        </w:pPr>
                      </w:p>
                      <w:p w14:paraId="43281BF9" w14:textId="77777777" w:rsidR="009933FE" w:rsidRPr="00414332" w:rsidDel="00095447" w:rsidRDefault="009933FE" w:rsidP="007C4131">
                        <w:pPr>
                          <w:jc w:val="center"/>
                          <w:rPr>
                            <w:del w:id="117" w:author="The Si Tran" w:date="2012-12-12T13:41:00Z"/>
                            <w:b/>
                            <w:sz w:val="50"/>
                            <w:szCs w:val="50"/>
                          </w:rPr>
                        </w:pPr>
                        <w:del w:id="118" w:author="The Si Tran" w:date="2012-12-12T13:41:00Z">
                          <w:r w:rsidRPr="00414332" w:rsidDel="00095447">
                            <w:rPr>
                              <w:b/>
                              <w:sz w:val="50"/>
                              <w:szCs w:val="50"/>
                            </w:rPr>
                            <w:delText>TÊN ĐỀ TÀI</w:delText>
                          </w:r>
                        </w:del>
                      </w:p>
                      <w:p w14:paraId="74C603C8" w14:textId="77777777" w:rsidR="009933FE" w:rsidRPr="00414332" w:rsidDel="00095447" w:rsidRDefault="009933FE" w:rsidP="007C4131">
                        <w:pPr>
                          <w:jc w:val="center"/>
                          <w:rPr>
                            <w:del w:id="119" w:author="The Si Tran" w:date="2012-12-12T13:41:00Z"/>
                            <w:sz w:val="30"/>
                            <w:szCs w:val="30"/>
                          </w:rPr>
                        </w:pPr>
                        <w:del w:id="120" w:author="The Si Tran" w:date="2012-12-12T13:41:00Z">
                          <w:r w:rsidRPr="00414332" w:rsidDel="00095447">
                            <w:rPr>
                              <w:sz w:val="30"/>
                              <w:szCs w:val="30"/>
                            </w:rPr>
                            <w:delText>(size 16-25 tùy theo số lượng từ)</w:delText>
                          </w:r>
                        </w:del>
                      </w:p>
                      <w:p w14:paraId="6B8C182C" w14:textId="77777777" w:rsidR="009933FE" w:rsidRPr="00414332" w:rsidRDefault="009933FE" w:rsidP="007C4131">
                        <w:pPr>
                          <w:rPr>
                            <w:sz w:val="30"/>
                            <w:szCs w:val="30"/>
                          </w:rPr>
                        </w:pPr>
                      </w:p>
                      <w:p w14:paraId="78884E63" w14:textId="77777777" w:rsidR="009933FE" w:rsidRPr="00414332" w:rsidRDefault="009933FE" w:rsidP="007C4131">
                        <w:pPr>
                          <w:rPr>
                            <w:sz w:val="30"/>
                            <w:szCs w:val="30"/>
                          </w:rPr>
                        </w:pPr>
                      </w:p>
                      <w:p w14:paraId="2034164A" w14:textId="77777777" w:rsidR="009933FE" w:rsidRPr="00414332" w:rsidRDefault="009933FE" w:rsidP="007C4131">
                        <w:pPr>
                          <w:rPr>
                            <w:sz w:val="30"/>
                            <w:szCs w:val="30"/>
                          </w:rPr>
                        </w:pPr>
                      </w:p>
                      <w:p w14:paraId="0947E522" w14:textId="77777777" w:rsidR="009933FE" w:rsidRPr="00414332" w:rsidRDefault="009933FE" w:rsidP="007C4131">
                        <w:pPr>
                          <w:rPr>
                            <w:sz w:val="30"/>
                            <w:szCs w:val="30"/>
                          </w:rPr>
                        </w:pPr>
                      </w:p>
                      <w:p w14:paraId="262E116F" w14:textId="77777777" w:rsidR="009933FE" w:rsidRPr="00414332" w:rsidRDefault="009933FE" w:rsidP="007C4131">
                        <w:pPr>
                          <w:rPr>
                            <w:sz w:val="30"/>
                            <w:szCs w:val="30"/>
                          </w:rPr>
                        </w:pPr>
                      </w:p>
                      <w:p w14:paraId="505F9F1F" w14:textId="77777777" w:rsidR="009933FE" w:rsidRDefault="009933FE" w:rsidP="007C4131">
                        <w:pPr>
                          <w:ind w:left="4320"/>
                          <w:rPr>
                            <w:b/>
                            <w:sz w:val="30"/>
                            <w:szCs w:val="30"/>
                          </w:rPr>
                        </w:pPr>
                      </w:p>
                      <w:p w14:paraId="7F685341" w14:textId="77777777" w:rsidR="009933FE" w:rsidRPr="00414332" w:rsidRDefault="009933FE" w:rsidP="007C4131">
                        <w:pPr>
                          <w:ind w:left="4320"/>
                          <w:rPr>
                            <w:b/>
                            <w:sz w:val="30"/>
                            <w:szCs w:val="30"/>
                          </w:rPr>
                        </w:pPr>
                      </w:p>
                      <w:p w14:paraId="604EF380" w14:textId="77777777" w:rsidR="009933FE" w:rsidRPr="00414332" w:rsidRDefault="009933FE" w:rsidP="007C4131">
                        <w:pPr>
                          <w:ind w:left="3240"/>
                          <w:rPr>
                            <w:b/>
                            <w:sz w:val="30"/>
                            <w:szCs w:val="30"/>
                          </w:rPr>
                        </w:pPr>
                        <w:r w:rsidRPr="00414332">
                          <w:rPr>
                            <w:b/>
                            <w:sz w:val="30"/>
                            <w:szCs w:val="30"/>
                          </w:rPr>
                          <w:t>HỘI ĐỒNG: ………………………………</w:t>
                        </w:r>
                      </w:p>
                      <w:p w14:paraId="4FE05E53" w14:textId="77777777" w:rsidR="009933FE" w:rsidRPr="00414332" w:rsidRDefault="009933FE" w:rsidP="007C4131">
                        <w:pPr>
                          <w:ind w:left="3240"/>
                          <w:rPr>
                            <w:b/>
                            <w:sz w:val="30"/>
                            <w:szCs w:val="30"/>
                          </w:rPr>
                        </w:pPr>
                        <w:r w:rsidRPr="00414332">
                          <w:rPr>
                            <w:b/>
                            <w:sz w:val="30"/>
                            <w:szCs w:val="30"/>
                          </w:rPr>
                          <w:t>GVHD: ………………………………………</w:t>
                        </w:r>
                      </w:p>
                      <w:p w14:paraId="6D8F7469" w14:textId="77777777" w:rsidR="009933FE" w:rsidRPr="00414332" w:rsidRDefault="009933FE" w:rsidP="007C4131">
                        <w:pPr>
                          <w:ind w:left="3240"/>
                          <w:rPr>
                            <w:b/>
                            <w:sz w:val="30"/>
                            <w:szCs w:val="30"/>
                          </w:rPr>
                        </w:pPr>
                        <w:r w:rsidRPr="00414332">
                          <w:rPr>
                            <w:b/>
                            <w:sz w:val="30"/>
                            <w:szCs w:val="30"/>
                          </w:rPr>
                          <w:t>GVPB: ………………………………………</w:t>
                        </w:r>
                      </w:p>
                      <w:p w14:paraId="3371CD51" w14:textId="77777777" w:rsidR="009933FE" w:rsidRPr="00414332" w:rsidRDefault="009933FE" w:rsidP="007C4131">
                        <w:pPr>
                          <w:ind w:left="3240"/>
                          <w:rPr>
                            <w:b/>
                            <w:sz w:val="30"/>
                            <w:szCs w:val="30"/>
                          </w:rPr>
                        </w:pPr>
                        <w:r w:rsidRPr="00414332">
                          <w:rPr>
                            <w:b/>
                            <w:sz w:val="30"/>
                            <w:szCs w:val="30"/>
                          </w:rPr>
                          <w:t xml:space="preserve">                                ---o0o---</w:t>
                        </w:r>
                      </w:p>
                      <w:p w14:paraId="2FDE68EE" w14:textId="77777777" w:rsidR="009933FE" w:rsidRPr="00414332" w:rsidRDefault="009933FE" w:rsidP="007C4131">
                        <w:pPr>
                          <w:ind w:left="3240"/>
                          <w:rPr>
                            <w:b/>
                            <w:sz w:val="30"/>
                            <w:szCs w:val="30"/>
                          </w:rPr>
                        </w:pPr>
                        <w:r w:rsidRPr="00414332">
                          <w:rPr>
                            <w:b/>
                            <w:sz w:val="30"/>
                            <w:szCs w:val="30"/>
                          </w:rPr>
                          <w:t>SVTH 1: ………………………………… (MSSV)</w:t>
                        </w:r>
                      </w:p>
                      <w:p w14:paraId="026C3766" w14:textId="77777777" w:rsidR="009933FE" w:rsidRPr="00414332" w:rsidRDefault="009933FE" w:rsidP="007C4131">
                        <w:pPr>
                          <w:ind w:left="3240"/>
                          <w:rPr>
                            <w:b/>
                            <w:sz w:val="30"/>
                            <w:szCs w:val="30"/>
                          </w:rPr>
                        </w:pPr>
                        <w:r w:rsidRPr="00414332">
                          <w:rPr>
                            <w:b/>
                            <w:sz w:val="30"/>
                            <w:szCs w:val="30"/>
                          </w:rPr>
                          <w:t>SVTH 2: ………………………………… (MSSV)</w:t>
                        </w:r>
                      </w:p>
                      <w:p w14:paraId="0C95FBBB" w14:textId="77777777" w:rsidR="009933FE" w:rsidRPr="00414332" w:rsidRDefault="009933FE" w:rsidP="007C4131">
                        <w:pPr>
                          <w:ind w:left="3240"/>
                          <w:rPr>
                            <w:b/>
                            <w:sz w:val="30"/>
                            <w:szCs w:val="30"/>
                          </w:rPr>
                        </w:pPr>
                        <w:r w:rsidRPr="00414332">
                          <w:rPr>
                            <w:b/>
                            <w:sz w:val="30"/>
                            <w:szCs w:val="30"/>
                          </w:rPr>
                          <w:t>SVTH 3: ………………………………… (MSSV)</w:t>
                        </w:r>
                      </w:p>
                      <w:p w14:paraId="70E6E6D6" w14:textId="77777777" w:rsidR="009933FE" w:rsidRPr="00414332" w:rsidRDefault="009933FE" w:rsidP="007C4131">
                        <w:pPr>
                          <w:ind w:left="3240"/>
                          <w:rPr>
                            <w:sz w:val="30"/>
                            <w:szCs w:val="30"/>
                          </w:rPr>
                        </w:pPr>
                        <w:r w:rsidRPr="00414332">
                          <w:rPr>
                            <w:b/>
                            <w:sz w:val="30"/>
                            <w:szCs w:val="30"/>
                          </w:rPr>
                          <w:t>……</w:t>
                        </w:r>
                      </w:p>
                      <w:p w14:paraId="65328F86" w14:textId="77777777" w:rsidR="009933FE" w:rsidRPr="00414332" w:rsidRDefault="009933FE" w:rsidP="007C4131">
                        <w:pPr>
                          <w:ind w:left="2520" w:firstLine="720"/>
                          <w:rPr>
                            <w:sz w:val="30"/>
                            <w:szCs w:val="30"/>
                          </w:rPr>
                        </w:pPr>
                        <w:r w:rsidRPr="00414332">
                          <w:rPr>
                            <w:sz w:val="30"/>
                            <w:szCs w:val="30"/>
                          </w:rPr>
                          <w:t>(Size 15)</w:t>
                        </w:r>
                      </w:p>
                      <w:p w14:paraId="5FB8F90B" w14:textId="77777777" w:rsidR="009933FE" w:rsidRPr="00414332" w:rsidRDefault="009933FE" w:rsidP="007C4131">
                        <w:pPr>
                          <w:rPr>
                            <w:sz w:val="30"/>
                            <w:szCs w:val="30"/>
                          </w:rPr>
                        </w:pPr>
                      </w:p>
                      <w:p w14:paraId="56371461" w14:textId="77777777" w:rsidR="009933FE" w:rsidRPr="00414332" w:rsidRDefault="009933FE" w:rsidP="007C4131">
                        <w:pPr>
                          <w:rPr>
                            <w:sz w:val="30"/>
                            <w:szCs w:val="30"/>
                          </w:rPr>
                        </w:pPr>
                      </w:p>
                      <w:p w14:paraId="1A15B0F8" w14:textId="77777777" w:rsidR="009933FE" w:rsidRPr="00414332" w:rsidRDefault="009933FE" w:rsidP="007C4131">
                        <w:pPr>
                          <w:jc w:val="center"/>
                          <w:rPr>
                            <w:b/>
                            <w:sz w:val="30"/>
                            <w:szCs w:val="30"/>
                          </w:rPr>
                        </w:pPr>
                      </w:p>
                      <w:p w14:paraId="4D32EADE" w14:textId="77777777" w:rsidR="009933FE" w:rsidRPr="00414332" w:rsidRDefault="009933FE" w:rsidP="007C4131">
                        <w:pPr>
                          <w:jc w:val="center"/>
                          <w:rPr>
                            <w:sz w:val="30"/>
                            <w:szCs w:val="30"/>
                          </w:rPr>
                        </w:pPr>
                      </w:p>
                      <w:p w14:paraId="35691925" w14:textId="77777777" w:rsidR="009933FE" w:rsidRPr="00414332" w:rsidRDefault="009933FE"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121" w:author="The Si Tran" w:date="2012-12-12T13:39:00Z"/>
          <w:kern w:val="32"/>
        </w:rPr>
        <w:pPrChange w:id="122" w:author="The Si Tran" w:date="2012-12-12T13:39:00Z">
          <w:pPr>
            <w:spacing w:before="0" w:after="200" w:line="276" w:lineRule="auto"/>
            <w:jc w:val="left"/>
          </w:pPr>
        </w:pPrChange>
      </w:pPr>
      <w:ins w:id="123"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124" w:name="_Toc343837226"/>
      <w:r w:rsidRPr="003553FD">
        <w:rPr>
          <w:rFonts w:cs="Times New Roman"/>
          <w:rPrChange w:id="125" w:author="The Si Tran" w:date="2012-12-14T07:18:00Z">
            <w:rPr>
              <w:rFonts w:cs="Times New Roman"/>
              <w:b w:val="0"/>
              <w:bCs w:val="0"/>
              <w:kern w:val="0"/>
              <w:sz w:val="26"/>
              <w:szCs w:val="22"/>
            </w:rPr>
          </w:rPrChange>
        </w:rPr>
        <w:lastRenderedPageBreak/>
        <w:t>LỜI CAM ĐOAN</w:t>
      </w:r>
      <w:bookmarkEnd w:id="6"/>
      <w:bookmarkEnd w:id="124"/>
    </w:p>
    <w:p w14:paraId="00DD51C1" w14:textId="77777777" w:rsidR="00254F82" w:rsidRPr="003F0840" w:rsidRDefault="00254F82" w:rsidP="00254F82">
      <w:pPr>
        <w:widowControl w:val="0"/>
        <w:autoSpaceDE w:val="0"/>
        <w:autoSpaceDN w:val="0"/>
        <w:adjustRightInd w:val="0"/>
        <w:spacing w:after="240"/>
        <w:rPr>
          <w:ins w:id="126" w:author="The Si Tran" w:date="2012-12-16T09:59:00Z"/>
          <w:rFonts w:eastAsia="Times New Roman"/>
          <w:szCs w:val="26"/>
        </w:rPr>
      </w:pPr>
      <w:ins w:id="127"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128" w:author="The Si Tran" w:date="2012-12-16T09:59:00Z"/>
          <w:rFonts w:eastAsia="Times New Roman"/>
          <w:szCs w:val="26"/>
        </w:rPr>
      </w:pPr>
      <w:ins w:id="129"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130" w:author="The Si Tran" w:date="2012-12-16T09:59:00Z"/>
          <w:rFonts w:eastAsia="Times New Roman"/>
          <w:szCs w:val="26"/>
        </w:rPr>
      </w:pPr>
    </w:p>
    <w:p w14:paraId="0C376649" w14:textId="0D079278" w:rsidR="00545827" w:rsidRDefault="00545827" w:rsidP="00545827">
      <w:pPr>
        <w:rPr>
          <w:ins w:id="131" w:author="The Si Tran" w:date="2012-12-16T09:59:00Z"/>
          <w:szCs w:val="26"/>
        </w:rPr>
      </w:pPr>
      <w:ins w:id="132"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133"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134" w:author="The Si Tran" w:date="2012-12-16T10:00:00Z"/>
          <w:rFonts w:cs="Times New Roman"/>
        </w:rPr>
      </w:pPr>
      <w:bookmarkStart w:id="135" w:name="_Toc328879884"/>
      <w:bookmarkStart w:id="136" w:name="_Toc328894960"/>
      <w:bookmarkStart w:id="137" w:name="_Toc343837227"/>
      <w:r w:rsidRPr="003553FD">
        <w:rPr>
          <w:rFonts w:cs="Times New Roman"/>
          <w:rPrChange w:id="138" w:author="The Si Tran" w:date="2012-12-14T07:18:00Z">
            <w:rPr>
              <w:rFonts w:cs="Times New Roman"/>
              <w:b w:val="0"/>
              <w:bCs w:val="0"/>
              <w:kern w:val="0"/>
              <w:sz w:val="26"/>
              <w:szCs w:val="22"/>
            </w:rPr>
          </w:rPrChange>
        </w:rPr>
        <w:lastRenderedPageBreak/>
        <w:t>LỜI CÁM ƠN</w:t>
      </w:r>
      <w:bookmarkEnd w:id="135"/>
      <w:bookmarkEnd w:id="136"/>
      <w:bookmarkEnd w:id="137"/>
    </w:p>
    <w:p w14:paraId="25FE7B5D" w14:textId="142A8B9F" w:rsidR="003A4E66" w:rsidRDefault="003A4E66">
      <w:pPr>
        <w:rPr>
          <w:ins w:id="139" w:author="The Si Tran" w:date="2012-12-16T10:00:00Z"/>
        </w:rPr>
        <w:pPrChange w:id="140" w:author="The Si Tran" w:date="2012-12-16T10:00:00Z">
          <w:pPr>
            <w:widowControl w:val="0"/>
            <w:autoSpaceDE w:val="0"/>
            <w:autoSpaceDN w:val="0"/>
            <w:adjustRightInd w:val="0"/>
            <w:spacing w:after="240"/>
          </w:pPr>
        </w:pPrChange>
      </w:pPr>
      <w:ins w:id="141" w:author="The Si Tran" w:date="2012-12-16T10:00:00Z">
        <w:r>
          <w:t>Chúng tôi xin bày tỏ lòng biết ơn chân thành nhất đến PGS.TS</w:t>
        </w:r>
        <w:del w:id="142"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143" w:author="The Si Tran" w:date="2012-12-16T10:00:00Z"/>
        </w:rPr>
        <w:pPrChange w:id="144" w:author="The Si Tran" w:date="2012-12-16T10:00:00Z">
          <w:pPr>
            <w:widowControl w:val="0"/>
            <w:autoSpaceDE w:val="0"/>
            <w:autoSpaceDN w:val="0"/>
            <w:adjustRightInd w:val="0"/>
            <w:spacing w:after="240"/>
          </w:pPr>
        </w:pPrChange>
      </w:pPr>
      <w:ins w:id="145"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146" w:author="The Si Tran" w:date="2012-12-16T10:00:00Z"/>
        </w:rPr>
        <w:pPrChange w:id="147" w:author="The Si Tran" w:date="2012-12-16T10:00:00Z">
          <w:pPr>
            <w:widowControl w:val="0"/>
            <w:autoSpaceDE w:val="0"/>
            <w:autoSpaceDN w:val="0"/>
            <w:adjustRightInd w:val="0"/>
            <w:spacing w:after="240"/>
          </w:pPr>
        </w:pPrChange>
      </w:pPr>
      <w:ins w:id="148" w:author="The Si Tran" w:date="2012-12-16T10:00:00Z">
        <w:r>
          <w:t xml:space="preserve">Và cuối cùng, chúng tôi xin được gửi lời cám ơn đến gia đình và bạn </w:t>
        </w:r>
        <w:del w:id="149" w:author="superchickend" w:date="2012-12-16T14:50:00Z">
          <w:r w:rsidDel="00E34B00">
            <w:delText>bè,</w:delText>
          </w:r>
        </w:del>
      </w:ins>
      <w:ins w:id="150" w:author="superchickend" w:date="2012-12-16T14:50:00Z">
        <w:r w:rsidR="00E34B00">
          <w:t>bè</w:t>
        </w:r>
      </w:ins>
      <w:ins w:id="151" w:author="superchickend" w:date="2012-12-16T14:51:00Z">
        <w:r w:rsidR="001E0550">
          <w:t xml:space="preserve"> -</w:t>
        </w:r>
      </w:ins>
      <w:ins w:id="152"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53"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54"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55" w:author="The Si Tran" w:date="2012-12-14T07:18:00Z">
          <w:pPr>
            <w:pStyle w:val="Heading1"/>
            <w:numPr>
              <w:numId w:val="0"/>
            </w:numPr>
            <w:ind w:left="0" w:firstLine="0"/>
          </w:pPr>
        </w:pPrChange>
      </w:pPr>
      <w:bookmarkStart w:id="156" w:name="_Toc328879885"/>
      <w:bookmarkStart w:id="157" w:name="_Toc328894961"/>
      <w:bookmarkStart w:id="158" w:name="_Toc343837228"/>
      <w:r w:rsidRPr="003553FD">
        <w:rPr>
          <w:rPrChange w:id="159" w:author="The Si Tran" w:date="2012-12-14T07:18:00Z">
            <w:rPr>
              <w:rFonts w:cs="Times New Roman"/>
              <w:b w:val="0"/>
              <w:bCs w:val="0"/>
              <w:kern w:val="0"/>
              <w:sz w:val="26"/>
              <w:szCs w:val="22"/>
            </w:rPr>
          </w:rPrChange>
        </w:rPr>
        <w:lastRenderedPageBreak/>
        <w:t>TÓM</w:t>
      </w:r>
      <w:r w:rsidRPr="0049233F">
        <w:rPr>
          <w:rPrChange w:id="160" w:author="The Si Tran" w:date="2012-12-05T23:02:00Z">
            <w:rPr>
              <w:rFonts w:cs="Times New Roman"/>
              <w:b w:val="0"/>
              <w:bCs w:val="0"/>
              <w:kern w:val="0"/>
              <w:sz w:val="26"/>
              <w:szCs w:val="22"/>
            </w:rPr>
          </w:rPrChange>
        </w:rPr>
        <w:t xml:space="preserve"> TẮT LUẬN VĂN</w:t>
      </w:r>
      <w:bookmarkEnd w:id="156"/>
      <w:bookmarkEnd w:id="157"/>
      <w:bookmarkEnd w:id="158"/>
    </w:p>
    <w:p w14:paraId="248C1994" w14:textId="6F1F893F" w:rsidR="005D6B44" w:rsidRPr="00526192" w:rsidRDefault="005D6B44" w:rsidP="00BB708B">
      <w:pPr>
        <w:rPr>
          <w:ins w:id="161" w:author="The Si Tran" w:date="2012-12-12T07:36:00Z"/>
        </w:rPr>
      </w:pPr>
      <w:ins w:id="162" w:author="The Si Tran" w:date="2012-12-12T07:36:00Z">
        <w:r w:rsidRPr="00526192">
          <w:t xml:space="preserve">Ngày </w:t>
        </w:r>
      </w:ins>
      <w:ins w:id="163" w:author="The Si Tran" w:date="2012-12-16T20:13:00Z">
        <w:r w:rsidR="00032D83" w:rsidRPr="00526192">
          <w:t xml:space="preserve">nay, trong </w:t>
        </w:r>
      </w:ins>
      <w:ins w:id="164" w:author="The Si Tran" w:date="2012-12-16T20:14:00Z">
        <w:r w:rsidR="00032D83">
          <w:t xml:space="preserve">môi </w:t>
        </w:r>
      </w:ins>
      <w:ins w:id="165" w:author="The Si Tran" w:date="2012-12-12T07:36:00Z">
        <w:r w:rsidRPr="00526192">
          <w:t>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ins>
    </w:p>
    <w:p w14:paraId="2DBDFC16" w14:textId="16666E0F" w:rsidR="005D6B44" w:rsidRPr="00526192" w:rsidRDefault="005D6B44">
      <w:pPr>
        <w:rPr>
          <w:ins w:id="166" w:author="The Si Tran" w:date="2012-12-12T07:36:00Z"/>
          <w:lang w:val="fr-FR"/>
        </w:rPr>
      </w:pPr>
      <w:ins w:id="167"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ins>
      <w:r w:rsidR="00300DB7">
        <w:rPr>
          <w:lang w:val="fr-FR"/>
        </w:rPr>
        <w:t xml:space="preserve"> </w:t>
      </w:r>
      <w:ins w:id="168" w:author="The Si Tran" w:date="2012-12-12T07:36:00Z">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1B0DD7A2" w14:textId="77777777" w:rsidR="000F1BDB" w:rsidRDefault="005D6B44">
      <w:pPr>
        <w:rPr>
          <w:lang w:val="fr-FR"/>
        </w:rPr>
      </w:pPr>
      <w:ins w:id="169"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p>
    <w:p w14:paraId="57DD53E7" w14:textId="77777777" w:rsidR="000F1BDB" w:rsidRDefault="000F1BDB">
      <w:pPr>
        <w:spacing w:before="0" w:after="200" w:line="276" w:lineRule="auto"/>
        <w:ind w:firstLine="0"/>
        <w:jc w:val="left"/>
        <w:rPr>
          <w:lang w:val="fr-FR"/>
        </w:rPr>
      </w:pPr>
      <w:r>
        <w:rPr>
          <w:lang w:val="fr-FR"/>
        </w:rPr>
        <w:br w:type="page"/>
      </w:r>
    </w:p>
    <w:p w14:paraId="5B14A089" w14:textId="69734D3C" w:rsidR="000F1BDB" w:rsidRPr="000F1BDB" w:rsidRDefault="000F1BDB" w:rsidP="000F1BDB">
      <w:pPr>
        <w:pStyle w:val="Heading1"/>
        <w:numPr>
          <w:ilvl w:val="0"/>
          <w:numId w:val="0"/>
        </w:numPr>
        <w:ind w:left="360"/>
      </w:pPr>
      <w:bookmarkStart w:id="170" w:name="_Toc343837229"/>
      <w:r>
        <w:lastRenderedPageBreak/>
        <w:t>ABSTRACT</w:t>
      </w:r>
      <w:bookmarkEnd w:id="170"/>
    </w:p>
    <w:p w14:paraId="7A7A2A74" w14:textId="77777777" w:rsidR="007F5275" w:rsidRPr="00451810" w:rsidRDefault="007F5275" w:rsidP="007F5275">
      <w:pPr>
        <w:rPr>
          <w:szCs w:val="26"/>
        </w:rPr>
      </w:pPr>
      <w:r w:rsidRPr="00451810">
        <w:rPr>
          <w:szCs w:val="26"/>
        </w:rPr>
        <w:t>Nowadays, we are living in the world of ever increasing of available information and exponential growth of data. Government, organization, and even individual are all trying to make use of those available data for planning and making decisions to solve economic, financial, environment, etc., problems by predicting the future. However, because of the uncertain nature of our world, forecasting what will happen is still a notorious hard, yet very important, problem. There are several approaches to this problem. In this thesis, we will look at one of the most important approach of forecasting, time series forecasting, an approach has had many success in recent years.</w:t>
      </w:r>
    </w:p>
    <w:p w14:paraId="3BBBA0D2" w14:textId="77777777" w:rsidR="007F5275" w:rsidRPr="00451810" w:rsidRDefault="007F5275" w:rsidP="007F5275">
      <w:pPr>
        <w:rPr>
          <w:szCs w:val="26"/>
        </w:rPr>
      </w:pPr>
      <w:r w:rsidRPr="00451810">
        <w:rPr>
          <w:szCs w:val="26"/>
        </w:rPr>
        <w:t xml:space="preserve">The time series forecasting technique has many models to present data and predicting methods based on those data. In this document, we will introduce the two most common models and a hybrid model of the two. The first is the Autoregressive Integrated Moving Average model (ARIMA) and the second model is the Artificial Neural Network model (ANN). The ARIMA model is the most important linear model. It can adopt with both stationary model and non-stationary model. On the other hand, the ANN model is a non-linear model. And the hybrid model is a combination of above models (ARIMA and ANN). The hybrid model becomes stronger and more flexible than separate component model because it inherited the strong of each component model. </w:t>
      </w:r>
    </w:p>
    <w:p w14:paraId="3274E74A" w14:textId="5B381D1B" w:rsidR="003D6C9F" w:rsidRPr="00451810" w:rsidRDefault="007F5275" w:rsidP="003D6C9F">
      <w:pPr>
        <w:rPr>
          <w:szCs w:val="26"/>
        </w:rPr>
      </w:pPr>
      <w:r w:rsidRPr="00451810">
        <w:rPr>
          <w:szCs w:val="26"/>
        </w:rPr>
        <w:t>The rest of this document will present our sample forecasting application. The application is built based on the previous concepts and supports all three models of time series forecasting. We also use it to prove the hypothesis that hybrid model is better than the separated component models (ARIMA and ANN).</w:t>
      </w:r>
    </w:p>
    <w:p w14:paraId="6C7CB01B" w14:textId="7D163432" w:rsidR="00071624" w:rsidRPr="0049233F" w:rsidRDefault="0032705F">
      <w:pPr>
        <w:rPr>
          <w:kern w:val="32"/>
          <w:rPrChange w:id="171" w:author="The Si Tran" w:date="2012-12-05T23:02:00Z">
            <w:rPr>
              <w:kern w:val="32"/>
              <w:sz w:val="32"/>
              <w:szCs w:val="32"/>
            </w:rPr>
          </w:rPrChange>
        </w:rPr>
      </w:pPr>
      <w:r w:rsidRPr="002B1464">
        <w:br w:type="page"/>
      </w:r>
    </w:p>
    <w:p w14:paraId="067CED07" w14:textId="77777777" w:rsidR="002E545D" w:rsidRDefault="002E545D">
      <w:pPr>
        <w:pStyle w:val="Heading1"/>
        <w:numPr>
          <w:ilvl w:val="0"/>
          <w:numId w:val="0"/>
        </w:numPr>
        <w:ind w:left="360"/>
        <w:rPr>
          <w:ins w:id="172" w:author="The Si Tran" w:date="2012-12-12T13:48:00Z"/>
        </w:rPr>
        <w:pPrChange w:id="173" w:author="The Si Tran" w:date="2012-12-14T07:18:00Z">
          <w:pPr>
            <w:pStyle w:val="Heading1"/>
            <w:numPr>
              <w:numId w:val="0"/>
            </w:numPr>
            <w:spacing w:line="480" w:lineRule="auto"/>
            <w:ind w:left="0" w:firstLine="0"/>
            <w:jc w:val="both"/>
          </w:pPr>
        </w:pPrChange>
      </w:pPr>
      <w:bookmarkStart w:id="174" w:name="_Toc343837230"/>
      <w:ins w:id="175" w:author="The Si Tran" w:date="2012-12-12T13:48:00Z">
        <w:r>
          <w:lastRenderedPageBreak/>
          <w:t>MỤC LỤC</w:t>
        </w:r>
        <w:bookmarkEnd w:id="174"/>
      </w:ins>
    </w:p>
    <w:p w14:paraId="3152289F" w14:textId="77777777" w:rsidR="008923C9" w:rsidRDefault="002E545D">
      <w:pPr>
        <w:pStyle w:val="TOC1"/>
        <w:rPr>
          <w:rFonts w:asciiTheme="minorHAnsi" w:eastAsiaTheme="minorEastAsia" w:hAnsiTheme="minorHAnsi" w:cstheme="minorBidi"/>
          <w:noProof/>
          <w:sz w:val="22"/>
        </w:rPr>
      </w:pPr>
      <w:ins w:id="176" w:author="The Si Tran" w:date="2012-12-12T13:49:00Z">
        <w:r>
          <w:fldChar w:fldCharType="begin"/>
        </w:r>
        <w:r>
          <w:instrText xml:space="preserve"> TOC \o "1-3" \f \h \z \u </w:instrText>
        </w:r>
      </w:ins>
      <w:r>
        <w:fldChar w:fldCharType="separate"/>
      </w:r>
      <w:r w:rsidR="008923C9" w:rsidRPr="008D6FA7">
        <w:rPr>
          <w:rStyle w:val="Hyperlink"/>
          <w:noProof/>
        </w:rPr>
        <w:fldChar w:fldCharType="begin"/>
      </w:r>
      <w:r w:rsidR="008923C9" w:rsidRPr="008D6FA7">
        <w:rPr>
          <w:rStyle w:val="Hyperlink"/>
          <w:noProof/>
        </w:rPr>
        <w:instrText xml:space="preserve"> </w:instrText>
      </w:r>
      <w:r w:rsidR="008923C9">
        <w:rPr>
          <w:noProof/>
        </w:rPr>
        <w:instrText>HYPERLINK \l "_Toc343837226"</w:instrText>
      </w:r>
      <w:r w:rsidR="008923C9" w:rsidRPr="008D6FA7">
        <w:rPr>
          <w:rStyle w:val="Hyperlink"/>
          <w:noProof/>
        </w:rPr>
        <w:instrText xml:space="preserve"> </w:instrText>
      </w:r>
      <w:r w:rsidR="008923C9" w:rsidRPr="008D6FA7">
        <w:rPr>
          <w:rStyle w:val="Hyperlink"/>
          <w:noProof/>
        </w:rPr>
      </w:r>
      <w:r w:rsidR="008923C9" w:rsidRPr="008D6FA7">
        <w:rPr>
          <w:rStyle w:val="Hyperlink"/>
          <w:noProof/>
        </w:rPr>
        <w:fldChar w:fldCharType="separate"/>
      </w:r>
      <w:r w:rsidR="008923C9" w:rsidRPr="008D6FA7">
        <w:rPr>
          <w:rStyle w:val="Hyperlink"/>
          <w:noProof/>
        </w:rPr>
        <w:t>LỜI CAM ĐOAN</w:t>
      </w:r>
      <w:r w:rsidR="008923C9">
        <w:rPr>
          <w:noProof/>
          <w:webHidden/>
        </w:rPr>
        <w:tab/>
      </w:r>
      <w:r w:rsidR="008923C9">
        <w:rPr>
          <w:noProof/>
          <w:webHidden/>
        </w:rPr>
        <w:fldChar w:fldCharType="begin"/>
      </w:r>
      <w:r w:rsidR="008923C9">
        <w:rPr>
          <w:noProof/>
          <w:webHidden/>
        </w:rPr>
        <w:instrText xml:space="preserve"> PAGEREF _Toc343837226 \h </w:instrText>
      </w:r>
      <w:r w:rsidR="008923C9">
        <w:rPr>
          <w:noProof/>
          <w:webHidden/>
        </w:rPr>
      </w:r>
      <w:r w:rsidR="008923C9">
        <w:rPr>
          <w:noProof/>
          <w:webHidden/>
        </w:rPr>
        <w:fldChar w:fldCharType="separate"/>
      </w:r>
      <w:r w:rsidR="008923C9">
        <w:rPr>
          <w:noProof/>
          <w:webHidden/>
        </w:rPr>
        <w:t>ii</w:t>
      </w:r>
      <w:r w:rsidR="008923C9">
        <w:rPr>
          <w:noProof/>
          <w:webHidden/>
        </w:rPr>
        <w:fldChar w:fldCharType="end"/>
      </w:r>
      <w:r w:rsidR="008923C9" w:rsidRPr="008D6FA7">
        <w:rPr>
          <w:rStyle w:val="Hyperlink"/>
          <w:noProof/>
        </w:rPr>
        <w:fldChar w:fldCharType="end"/>
      </w:r>
    </w:p>
    <w:p w14:paraId="37ED354D" w14:textId="77777777"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"_Toc343837227"</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LỜI CÁM ƠN</w:t>
      </w:r>
      <w:r>
        <w:rPr>
          <w:noProof/>
          <w:webHidden/>
        </w:rPr>
        <w:tab/>
      </w:r>
      <w:r>
        <w:rPr>
          <w:noProof/>
          <w:webHidden/>
        </w:rPr>
        <w:fldChar w:fldCharType="begin"/>
      </w:r>
      <w:r>
        <w:rPr>
          <w:noProof/>
          <w:webHidden/>
        </w:rPr>
        <w:instrText xml:space="preserve"> PAGEREF _Toc343837227 \h </w:instrText>
      </w:r>
      <w:r>
        <w:rPr>
          <w:noProof/>
          <w:webHidden/>
        </w:rPr>
      </w:r>
      <w:r>
        <w:rPr>
          <w:noProof/>
          <w:webHidden/>
        </w:rPr>
        <w:fldChar w:fldCharType="separate"/>
      </w:r>
      <w:r>
        <w:rPr>
          <w:noProof/>
          <w:webHidden/>
        </w:rPr>
        <w:t>iii</w:t>
      </w:r>
      <w:r>
        <w:rPr>
          <w:noProof/>
          <w:webHidden/>
        </w:rPr>
        <w:fldChar w:fldCharType="end"/>
      </w:r>
      <w:r w:rsidRPr="008D6FA7">
        <w:rPr>
          <w:rStyle w:val="Hyperlink"/>
          <w:noProof/>
        </w:rPr>
        <w:fldChar w:fldCharType="end"/>
      </w:r>
    </w:p>
    <w:p w14:paraId="2222A723" w14:textId="77777777"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"_Toc343837228"</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TÓM TẮT LUẬN VĂN</w:t>
      </w:r>
      <w:r>
        <w:rPr>
          <w:noProof/>
          <w:webHidden/>
        </w:rPr>
        <w:tab/>
      </w:r>
      <w:r>
        <w:rPr>
          <w:noProof/>
          <w:webHidden/>
        </w:rPr>
        <w:fldChar w:fldCharType="begin"/>
      </w:r>
      <w:r>
        <w:rPr>
          <w:noProof/>
          <w:webHidden/>
        </w:rPr>
        <w:instrText xml:space="preserve"> PAGEREF _Toc343837228 \h </w:instrText>
      </w:r>
      <w:r>
        <w:rPr>
          <w:noProof/>
          <w:webHidden/>
        </w:rPr>
      </w:r>
      <w:r>
        <w:rPr>
          <w:noProof/>
          <w:webHidden/>
        </w:rPr>
        <w:fldChar w:fldCharType="separate"/>
      </w:r>
      <w:r>
        <w:rPr>
          <w:noProof/>
          <w:webHidden/>
        </w:rPr>
        <w:t>iv</w:t>
      </w:r>
      <w:r>
        <w:rPr>
          <w:noProof/>
          <w:webHidden/>
        </w:rPr>
        <w:fldChar w:fldCharType="end"/>
      </w:r>
      <w:r w:rsidRPr="008D6FA7">
        <w:rPr>
          <w:rStyle w:val="Hyperlink"/>
          <w:noProof/>
        </w:rPr>
        <w:fldChar w:fldCharType="end"/>
      </w:r>
    </w:p>
    <w:p w14:paraId="2672AD3A" w14:textId="77777777"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"_Toc343837229"</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ABSTRACT</w:t>
      </w:r>
      <w:r>
        <w:rPr>
          <w:noProof/>
          <w:webHidden/>
        </w:rPr>
        <w:tab/>
      </w:r>
      <w:r>
        <w:rPr>
          <w:noProof/>
          <w:webHidden/>
        </w:rPr>
        <w:fldChar w:fldCharType="begin"/>
      </w:r>
      <w:r>
        <w:rPr>
          <w:noProof/>
          <w:webHidden/>
        </w:rPr>
        <w:instrText xml:space="preserve"> PAGEREF _Toc343837229 \h </w:instrText>
      </w:r>
      <w:r>
        <w:rPr>
          <w:noProof/>
          <w:webHidden/>
        </w:rPr>
      </w:r>
      <w:r>
        <w:rPr>
          <w:noProof/>
          <w:webHidden/>
        </w:rPr>
        <w:fldChar w:fldCharType="separate"/>
      </w:r>
      <w:r>
        <w:rPr>
          <w:noProof/>
          <w:webHidden/>
        </w:rPr>
        <w:t>v</w:t>
      </w:r>
      <w:r>
        <w:rPr>
          <w:noProof/>
          <w:webHidden/>
        </w:rPr>
        <w:fldChar w:fldCharType="end"/>
      </w:r>
      <w:r w:rsidRPr="008D6FA7">
        <w:rPr>
          <w:rStyle w:val="Hyperlink"/>
          <w:noProof/>
        </w:rPr>
        <w:fldChar w:fldCharType="end"/>
      </w:r>
    </w:p>
    <w:p w14:paraId="186C56CD" w14:textId="77777777"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"_Toc343837230"</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MỤC LỤC</w:t>
      </w:r>
      <w:r>
        <w:rPr>
          <w:noProof/>
          <w:webHidden/>
        </w:rPr>
        <w:tab/>
      </w:r>
      <w:r>
        <w:rPr>
          <w:noProof/>
          <w:webHidden/>
        </w:rPr>
        <w:fldChar w:fldCharType="begin"/>
      </w:r>
      <w:r>
        <w:rPr>
          <w:noProof/>
          <w:webHidden/>
        </w:rPr>
        <w:instrText xml:space="preserve"> PAGEREF _Toc343837230 \h </w:instrText>
      </w:r>
      <w:r>
        <w:rPr>
          <w:noProof/>
          <w:webHidden/>
        </w:rPr>
      </w:r>
      <w:r>
        <w:rPr>
          <w:noProof/>
          <w:webHidden/>
        </w:rPr>
        <w:fldChar w:fldCharType="separate"/>
      </w:r>
      <w:r>
        <w:rPr>
          <w:noProof/>
          <w:webHidden/>
        </w:rPr>
        <w:t>vi</w:t>
      </w:r>
      <w:r>
        <w:rPr>
          <w:noProof/>
          <w:webHidden/>
        </w:rPr>
        <w:fldChar w:fldCharType="end"/>
      </w:r>
      <w:r w:rsidRPr="008D6FA7">
        <w:rPr>
          <w:rStyle w:val="Hyperlink"/>
          <w:noProof/>
        </w:rPr>
        <w:fldChar w:fldCharType="end"/>
      </w:r>
    </w:p>
    <w:p w14:paraId="0F4AA9F4" w14:textId="77777777"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"_Toc343837231"</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DANH MỤC HÌNH</w:t>
      </w:r>
      <w:r>
        <w:rPr>
          <w:noProof/>
          <w:webHidden/>
        </w:rPr>
        <w:tab/>
      </w:r>
      <w:r>
        <w:rPr>
          <w:noProof/>
          <w:webHidden/>
        </w:rPr>
        <w:fldChar w:fldCharType="begin"/>
      </w:r>
      <w:r>
        <w:rPr>
          <w:noProof/>
          <w:webHidden/>
        </w:rPr>
        <w:instrText xml:space="preserve"> PAGEREF _Toc343837231 \h </w:instrText>
      </w:r>
      <w:r>
        <w:rPr>
          <w:noProof/>
          <w:webHidden/>
        </w:rPr>
      </w:r>
      <w:r>
        <w:rPr>
          <w:noProof/>
          <w:webHidden/>
        </w:rPr>
        <w:fldChar w:fldCharType="separate"/>
      </w:r>
      <w:r>
        <w:rPr>
          <w:noProof/>
          <w:webHidden/>
        </w:rPr>
        <w:t>ix</w:t>
      </w:r>
      <w:r>
        <w:rPr>
          <w:noProof/>
          <w:webHidden/>
        </w:rPr>
        <w:fldChar w:fldCharType="end"/>
      </w:r>
      <w:r w:rsidRPr="008D6FA7">
        <w:rPr>
          <w:rStyle w:val="Hyperlink"/>
          <w:noProof/>
        </w:rPr>
        <w:fldChar w:fldCharType="end"/>
      </w:r>
    </w:p>
    <w:p w14:paraId="3E66A0F3" w14:textId="77777777"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"_Toc343837232"</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DANH MỤC BẢNG</w:t>
      </w:r>
      <w:r>
        <w:rPr>
          <w:noProof/>
          <w:webHidden/>
        </w:rPr>
        <w:tab/>
      </w:r>
      <w:r>
        <w:rPr>
          <w:noProof/>
          <w:webHidden/>
        </w:rPr>
        <w:fldChar w:fldCharType="begin"/>
      </w:r>
      <w:r>
        <w:rPr>
          <w:noProof/>
          <w:webHidden/>
        </w:rPr>
        <w:instrText xml:space="preserve"> PAGEREF _Toc343837232 \h </w:instrText>
      </w:r>
      <w:r>
        <w:rPr>
          <w:noProof/>
          <w:webHidden/>
        </w:rPr>
      </w:r>
      <w:r>
        <w:rPr>
          <w:noProof/>
          <w:webHidden/>
        </w:rPr>
        <w:fldChar w:fldCharType="separate"/>
      </w:r>
      <w:r>
        <w:rPr>
          <w:noProof/>
          <w:webHidden/>
        </w:rPr>
        <w:t>xi</w:t>
      </w:r>
      <w:r>
        <w:rPr>
          <w:noProof/>
          <w:webHidden/>
        </w:rPr>
        <w:fldChar w:fldCharType="end"/>
      </w:r>
      <w:r w:rsidRPr="008D6FA7">
        <w:rPr>
          <w:rStyle w:val="Hyperlink"/>
          <w:noProof/>
        </w:rPr>
        <w:fldChar w:fldCharType="end"/>
      </w:r>
    </w:p>
    <w:p w14:paraId="023963AC" w14:textId="77777777" w:rsidR="008923C9" w:rsidRDefault="008923C9">
      <w:pPr>
        <w:pStyle w:val="TOC1"/>
        <w:tabs>
          <w:tab w:val="left" w:pos="1760"/>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"_Toc343837257"</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Chương 1</w:t>
      </w:r>
      <w:r>
        <w:rPr>
          <w:rFonts w:asciiTheme="minorHAnsi" w:eastAsiaTheme="minorEastAsia" w:hAnsiTheme="minorHAnsi" w:cstheme="minorBidi"/>
          <w:noProof/>
          <w:sz w:val="22"/>
        </w:rPr>
        <w:tab/>
      </w:r>
      <w:r w:rsidRPr="008D6FA7">
        <w:rPr>
          <w:rStyle w:val="Hyperlink"/>
          <w:noProof/>
        </w:rPr>
        <w:t>GIỚI THIỆU</w:t>
      </w:r>
      <w:r>
        <w:rPr>
          <w:noProof/>
          <w:webHidden/>
        </w:rPr>
        <w:tab/>
      </w:r>
      <w:r>
        <w:rPr>
          <w:noProof/>
          <w:webHidden/>
        </w:rPr>
        <w:fldChar w:fldCharType="begin"/>
      </w:r>
      <w:r>
        <w:rPr>
          <w:noProof/>
          <w:webHidden/>
        </w:rPr>
        <w:instrText xml:space="preserve"> PAGEREF _Toc343837257 \h </w:instrText>
      </w:r>
      <w:r>
        <w:rPr>
          <w:noProof/>
          <w:webHidden/>
        </w:rPr>
      </w:r>
      <w:r>
        <w:rPr>
          <w:noProof/>
          <w:webHidden/>
        </w:rPr>
        <w:fldChar w:fldCharType="separate"/>
      </w:r>
      <w:r>
        <w:rPr>
          <w:noProof/>
          <w:webHidden/>
        </w:rPr>
        <w:t>1</w:t>
      </w:r>
      <w:r>
        <w:rPr>
          <w:noProof/>
          <w:webHidden/>
        </w:rPr>
        <w:fldChar w:fldCharType="end"/>
      </w:r>
      <w:r w:rsidRPr="008D6FA7">
        <w:rPr>
          <w:rStyle w:val="Hyperlink"/>
          <w:noProof/>
        </w:rPr>
        <w:fldChar w:fldCharType="end"/>
      </w:r>
    </w:p>
    <w:p w14:paraId="6EB16558"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"_Toc343837258"</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1.1.</w:t>
      </w:r>
      <w:r>
        <w:rPr>
          <w:rFonts w:asciiTheme="minorHAnsi" w:eastAsiaTheme="minorEastAsia" w:hAnsiTheme="minorHAnsi" w:cstheme="minorBidi"/>
          <w:noProof/>
          <w:sz w:val="22"/>
        </w:rPr>
        <w:tab/>
      </w:r>
      <w:r w:rsidRPr="008D6FA7">
        <w:rPr>
          <w:rStyle w:val="Hyperlink"/>
          <w:noProof/>
        </w:rPr>
        <w:t>Mục tiêu của đề tài</w:t>
      </w:r>
      <w:r>
        <w:rPr>
          <w:noProof/>
          <w:webHidden/>
        </w:rPr>
        <w:tab/>
      </w:r>
      <w:r>
        <w:rPr>
          <w:noProof/>
          <w:webHidden/>
        </w:rPr>
        <w:fldChar w:fldCharType="begin"/>
      </w:r>
      <w:r>
        <w:rPr>
          <w:noProof/>
          <w:webHidden/>
        </w:rPr>
        <w:instrText xml:space="preserve"> PAGEREF _Toc343837258 \h </w:instrText>
      </w:r>
      <w:r>
        <w:rPr>
          <w:noProof/>
          <w:webHidden/>
        </w:rPr>
      </w:r>
      <w:r>
        <w:rPr>
          <w:noProof/>
          <w:webHidden/>
        </w:rPr>
        <w:fldChar w:fldCharType="separate"/>
      </w:r>
      <w:r>
        <w:rPr>
          <w:noProof/>
          <w:webHidden/>
        </w:rPr>
        <w:t>1</w:t>
      </w:r>
      <w:r>
        <w:rPr>
          <w:noProof/>
          <w:webHidden/>
        </w:rPr>
        <w:fldChar w:fldCharType="end"/>
      </w:r>
      <w:r w:rsidRPr="008D6FA7">
        <w:rPr>
          <w:rStyle w:val="Hyperlink"/>
          <w:noProof/>
        </w:rPr>
        <w:fldChar w:fldCharType="end"/>
      </w:r>
    </w:p>
    <w:p w14:paraId="2689D317"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"_Toc343837268"</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1.2.</w:t>
      </w:r>
      <w:r>
        <w:rPr>
          <w:rFonts w:asciiTheme="minorHAnsi" w:eastAsiaTheme="minorEastAsia" w:hAnsiTheme="minorHAnsi" w:cstheme="minorBidi"/>
          <w:noProof/>
          <w:sz w:val="22"/>
        </w:rPr>
        <w:tab/>
      </w:r>
      <w:r w:rsidRPr="008D6FA7">
        <w:rPr>
          <w:rStyle w:val="Hyperlink"/>
          <w:noProof/>
        </w:rPr>
        <w:t>Cấu trúc báo cáo</w:t>
      </w:r>
      <w:r>
        <w:rPr>
          <w:noProof/>
          <w:webHidden/>
        </w:rPr>
        <w:tab/>
      </w:r>
      <w:r>
        <w:rPr>
          <w:noProof/>
          <w:webHidden/>
        </w:rPr>
        <w:fldChar w:fldCharType="begin"/>
      </w:r>
      <w:r>
        <w:rPr>
          <w:noProof/>
          <w:webHidden/>
        </w:rPr>
        <w:instrText xml:space="preserve"> PAGEREF _Toc343837268 \h </w:instrText>
      </w:r>
      <w:r>
        <w:rPr>
          <w:noProof/>
          <w:webHidden/>
        </w:rPr>
      </w:r>
      <w:r>
        <w:rPr>
          <w:noProof/>
          <w:webHidden/>
        </w:rPr>
        <w:fldChar w:fldCharType="separate"/>
      </w:r>
      <w:r>
        <w:rPr>
          <w:noProof/>
          <w:webHidden/>
        </w:rPr>
        <w:t>3</w:t>
      </w:r>
      <w:r>
        <w:rPr>
          <w:noProof/>
          <w:webHidden/>
        </w:rPr>
        <w:fldChar w:fldCharType="end"/>
      </w:r>
      <w:r w:rsidRPr="008D6FA7">
        <w:rPr>
          <w:rStyle w:val="Hyperlink"/>
          <w:noProof/>
        </w:rPr>
        <w:fldChar w:fldCharType="end"/>
      </w:r>
    </w:p>
    <w:p w14:paraId="1073D5FA" w14:textId="1D073A17" w:rsidR="008923C9" w:rsidRDefault="008923C9">
      <w:pPr>
        <w:pStyle w:val="TOC1"/>
        <w:tabs>
          <w:tab w:val="left" w:pos="1760"/>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"_Toc343837278"</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Chương 2</w:t>
      </w:r>
      <w:r>
        <w:rPr>
          <w:rFonts w:asciiTheme="minorHAnsi" w:eastAsiaTheme="minorEastAsia" w:hAnsiTheme="minorHAnsi" w:cstheme="minorBidi"/>
          <w:noProof/>
          <w:sz w:val="22"/>
        </w:rPr>
        <w:tab/>
      </w:r>
      <w:r w:rsidRPr="008D6FA7">
        <w:rPr>
          <w:rStyle w:val="Hyperlink"/>
          <w:noProof/>
        </w:rPr>
        <w:t>CHUỖI THỜI GIAN VÀ CÁC THÀNH PHẦN CỦA CHUỖI THỜI GIAN</w:t>
      </w:r>
      <w:r>
        <w:rPr>
          <w:noProof/>
          <w:webHidden/>
        </w:rPr>
        <w:tab/>
      </w:r>
      <w:r>
        <w:rPr>
          <w:noProof/>
          <w:webHidden/>
        </w:rPr>
        <w:tab/>
      </w:r>
      <w:r>
        <w:rPr>
          <w:noProof/>
          <w:webHidden/>
        </w:rPr>
        <w:fldChar w:fldCharType="begin"/>
      </w:r>
      <w:r>
        <w:rPr>
          <w:noProof/>
          <w:webHidden/>
        </w:rPr>
        <w:instrText xml:space="preserve"> PAGEREF _Toc343837278 \h </w:instrText>
      </w:r>
      <w:r>
        <w:rPr>
          <w:noProof/>
          <w:webHidden/>
        </w:rPr>
      </w:r>
      <w:r>
        <w:rPr>
          <w:noProof/>
          <w:webHidden/>
        </w:rPr>
        <w:fldChar w:fldCharType="separate"/>
      </w:r>
      <w:r>
        <w:rPr>
          <w:noProof/>
          <w:webHidden/>
        </w:rPr>
        <w:t>4</w:t>
      </w:r>
      <w:r>
        <w:rPr>
          <w:noProof/>
          <w:webHidden/>
        </w:rPr>
        <w:fldChar w:fldCharType="end"/>
      </w:r>
      <w:r w:rsidRPr="008D6FA7">
        <w:rPr>
          <w:rStyle w:val="Hyperlink"/>
          <w:noProof/>
        </w:rPr>
        <w:fldChar w:fldCharType="end"/>
      </w:r>
    </w:p>
    <w:p w14:paraId="46E48946"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"_Toc343837279"</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2.1.</w:t>
      </w:r>
      <w:r>
        <w:rPr>
          <w:rFonts w:asciiTheme="minorHAnsi" w:eastAsiaTheme="minorEastAsia" w:hAnsiTheme="minorHAnsi" w:cstheme="minorBidi"/>
          <w:noProof/>
          <w:sz w:val="22"/>
        </w:rPr>
        <w:tab/>
      </w:r>
      <w:r w:rsidRPr="008D6FA7">
        <w:rPr>
          <w:rStyle w:val="Hyperlink"/>
          <w:noProof/>
        </w:rPr>
        <w:t>Chuỗi thời gian</w:t>
      </w:r>
      <w:r>
        <w:rPr>
          <w:noProof/>
          <w:webHidden/>
        </w:rPr>
        <w:tab/>
      </w:r>
      <w:r>
        <w:rPr>
          <w:noProof/>
          <w:webHidden/>
        </w:rPr>
        <w:fldChar w:fldCharType="begin"/>
      </w:r>
      <w:r>
        <w:rPr>
          <w:noProof/>
          <w:webHidden/>
        </w:rPr>
        <w:instrText xml:space="preserve"> PAGEREF _Toc343837279 \h </w:instrText>
      </w:r>
      <w:r>
        <w:rPr>
          <w:noProof/>
          <w:webHidden/>
        </w:rPr>
      </w:r>
      <w:r>
        <w:rPr>
          <w:noProof/>
          <w:webHidden/>
        </w:rPr>
        <w:fldChar w:fldCharType="separate"/>
      </w:r>
      <w:r>
        <w:rPr>
          <w:noProof/>
          <w:webHidden/>
        </w:rPr>
        <w:t>4</w:t>
      </w:r>
      <w:r>
        <w:rPr>
          <w:noProof/>
          <w:webHidden/>
        </w:rPr>
        <w:fldChar w:fldCharType="end"/>
      </w:r>
      <w:r w:rsidRPr="008D6FA7">
        <w:rPr>
          <w:rStyle w:val="Hyperlink"/>
          <w:noProof/>
        </w:rPr>
        <w:fldChar w:fldCharType="end"/>
      </w:r>
    </w:p>
    <w:p w14:paraId="487317C6"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"_Toc343837311"</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2.2.</w:t>
      </w:r>
      <w:r>
        <w:rPr>
          <w:rFonts w:asciiTheme="minorHAnsi" w:eastAsiaTheme="minorEastAsia" w:hAnsiTheme="minorHAnsi" w:cstheme="minorBidi"/>
          <w:noProof/>
          <w:sz w:val="22"/>
        </w:rPr>
        <w:tab/>
      </w:r>
      <w:r w:rsidRPr="008D6FA7">
        <w:rPr>
          <w:rStyle w:val="Hyperlink"/>
          <w:noProof/>
        </w:rPr>
        <w:t>Dự báo chuỗi thời gian</w:t>
      </w:r>
      <w:r>
        <w:rPr>
          <w:noProof/>
          <w:webHidden/>
        </w:rPr>
        <w:tab/>
      </w:r>
      <w:r>
        <w:rPr>
          <w:noProof/>
          <w:webHidden/>
        </w:rPr>
        <w:fldChar w:fldCharType="begin"/>
      </w:r>
      <w:r>
        <w:rPr>
          <w:noProof/>
          <w:webHidden/>
        </w:rPr>
        <w:instrText xml:space="preserve"> PAGEREF _Toc343837311 \h </w:instrText>
      </w:r>
      <w:r>
        <w:rPr>
          <w:noProof/>
          <w:webHidden/>
        </w:rPr>
      </w:r>
      <w:r>
        <w:rPr>
          <w:noProof/>
          <w:webHidden/>
        </w:rPr>
        <w:fldChar w:fldCharType="separate"/>
      </w:r>
      <w:r>
        <w:rPr>
          <w:noProof/>
          <w:webHidden/>
        </w:rPr>
        <w:t>5</w:t>
      </w:r>
      <w:r>
        <w:rPr>
          <w:noProof/>
          <w:webHidden/>
        </w:rPr>
        <w:fldChar w:fldCharType="end"/>
      </w:r>
      <w:r w:rsidRPr="008D6FA7">
        <w:rPr>
          <w:rStyle w:val="Hyperlink"/>
          <w:noProof/>
        </w:rPr>
        <w:fldChar w:fldCharType="end"/>
      </w:r>
    </w:p>
    <w:p w14:paraId="0263DC80"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"_Toc343837312"</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2.3.</w:t>
      </w:r>
      <w:r>
        <w:rPr>
          <w:rFonts w:asciiTheme="minorHAnsi" w:eastAsiaTheme="minorEastAsia" w:hAnsiTheme="minorHAnsi" w:cstheme="minorBidi"/>
          <w:noProof/>
          <w:sz w:val="22"/>
        </w:rPr>
        <w:tab/>
      </w:r>
      <w:r w:rsidRPr="008D6FA7">
        <w:rPr>
          <w:rStyle w:val="Hyperlink"/>
          <w:noProof/>
        </w:rPr>
        <w:t>Khái niệm thống kê liên quan</w:t>
      </w:r>
      <w:r>
        <w:rPr>
          <w:noProof/>
          <w:webHidden/>
        </w:rPr>
        <w:tab/>
      </w:r>
      <w:r>
        <w:rPr>
          <w:noProof/>
          <w:webHidden/>
        </w:rPr>
        <w:fldChar w:fldCharType="begin"/>
      </w:r>
      <w:r>
        <w:rPr>
          <w:noProof/>
          <w:webHidden/>
        </w:rPr>
        <w:instrText xml:space="preserve"> PAGEREF _Toc343837312 \h </w:instrText>
      </w:r>
      <w:r>
        <w:rPr>
          <w:noProof/>
          <w:webHidden/>
        </w:rPr>
      </w:r>
      <w:r>
        <w:rPr>
          <w:noProof/>
          <w:webHidden/>
        </w:rPr>
        <w:fldChar w:fldCharType="separate"/>
      </w:r>
      <w:r>
        <w:rPr>
          <w:noProof/>
          <w:webHidden/>
        </w:rPr>
        <w:t>6</w:t>
      </w:r>
      <w:r>
        <w:rPr>
          <w:noProof/>
          <w:webHidden/>
        </w:rPr>
        <w:fldChar w:fldCharType="end"/>
      </w:r>
      <w:r w:rsidRPr="008D6FA7">
        <w:rPr>
          <w:rStyle w:val="Hyperlink"/>
          <w:noProof/>
        </w:rPr>
        <w:fldChar w:fldCharType="end"/>
      </w:r>
    </w:p>
    <w:p w14:paraId="4C0EDE9C"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"_Toc343837313"</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2.3.1.</w:t>
      </w:r>
      <w:r>
        <w:rPr>
          <w:rFonts w:asciiTheme="minorHAnsi" w:eastAsiaTheme="minorEastAsia" w:hAnsiTheme="minorHAnsi" w:cstheme="minorBidi"/>
          <w:noProof/>
          <w:sz w:val="22"/>
        </w:rPr>
        <w:tab/>
      </w:r>
      <w:r w:rsidRPr="008D6FA7">
        <w:rPr>
          <w:rStyle w:val="Hyperlink"/>
          <w:noProof/>
        </w:rPr>
        <w:t>Hệ số tự tương quan</w:t>
      </w:r>
      <w:r>
        <w:rPr>
          <w:noProof/>
          <w:webHidden/>
        </w:rPr>
        <w:tab/>
      </w:r>
      <w:r>
        <w:rPr>
          <w:noProof/>
          <w:webHidden/>
        </w:rPr>
        <w:fldChar w:fldCharType="begin"/>
      </w:r>
      <w:r>
        <w:rPr>
          <w:noProof/>
          <w:webHidden/>
        </w:rPr>
        <w:instrText xml:space="preserve"> PAGEREF _Toc343837313 \h </w:instrText>
      </w:r>
      <w:r>
        <w:rPr>
          <w:noProof/>
          <w:webHidden/>
        </w:rPr>
      </w:r>
      <w:r>
        <w:rPr>
          <w:noProof/>
          <w:webHidden/>
        </w:rPr>
        <w:fldChar w:fldCharType="separate"/>
      </w:r>
      <w:r>
        <w:rPr>
          <w:noProof/>
          <w:webHidden/>
        </w:rPr>
        <w:t>6</w:t>
      </w:r>
      <w:r>
        <w:rPr>
          <w:noProof/>
          <w:webHidden/>
        </w:rPr>
        <w:fldChar w:fldCharType="end"/>
      </w:r>
      <w:r w:rsidRPr="008D6FA7">
        <w:rPr>
          <w:rStyle w:val="Hyperlink"/>
          <w:noProof/>
        </w:rPr>
        <w:fldChar w:fldCharType="end"/>
      </w:r>
    </w:p>
    <w:p w14:paraId="717EE4C8"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"_Toc343837314"</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2.3.2.</w:t>
      </w:r>
      <w:r>
        <w:rPr>
          <w:rFonts w:asciiTheme="minorHAnsi" w:eastAsiaTheme="minorEastAsia" w:hAnsiTheme="minorHAnsi" w:cstheme="minorBidi"/>
          <w:noProof/>
          <w:sz w:val="22"/>
        </w:rPr>
        <w:tab/>
      </w:r>
      <w:r w:rsidRPr="008D6FA7">
        <w:rPr>
          <w:rStyle w:val="Hyperlink"/>
          <w:noProof/>
        </w:rPr>
        <w:t>Hệ số tự tương quan riêng phần</w:t>
      </w:r>
      <w:r>
        <w:rPr>
          <w:noProof/>
          <w:webHidden/>
        </w:rPr>
        <w:tab/>
      </w:r>
      <w:r>
        <w:rPr>
          <w:noProof/>
          <w:webHidden/>
        </w:rPr>
        <w:fldChar w:fldCharType="begin"/>
      </w:r>
      <w:r>
        <w:rPr>
          <w:noProof/>
          <w:webHidden/>
        </w:rPr>
        <w:instrText xml:space="preserve"> PAGEREF _Toc343837314 \h </w:instrText>
      </w:r>
      <w:r>
        <w:rPr>
          <w:noProof/>
          <w:webHidden/>
        </w:rPr>
      </w:r>
      <w:r>
        <w:rPr>
          <w:noProof/>
          <w:webHidden/>
        </w:rPr>
        <w:fldChar w:fldCharType="separate"/>
      </w:r>
      <w:r>
        <w:rPr>
          <w:noProof/>
          <w:webHidden/>
        </w:rPr>
        <w:t>8</w:t>
      </w:r>
      <w:r>
        <w:rPr>
          <w:noProof/>
          <w:webHidden/>
        </w:rPr>
        <w:fldChar w:fldCharType="end"/>
      </w:r>
      <w:r w:rsidRPr="008D6FA7">
        <w:rPr>
          <w:rStyle w:val="Hyperlink"/>
          <w:noProof/>
        </w:rPr>
        <w:fldChar w:fldCharType="end"/>
      </w:r>
    </w:p>
    <w:p w14:paraId="2C1BC2E5"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"_Toc343837315"</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2.4.</w:t>
      </w:r>
      <w:r>
        <w:rPr>
          <w:rFonts w:asciiTheme="minorHAnsi" w:eastAsiaTheme="minorEastAsia" w:hAnsiTheme="minorHAnsi" w:cstheme="minorBidi"/>
          <w:noProof/>
          <w:sz w:val="22"/>
        </w:rPr>
        <w:tab/>
      </w:r>
      <w:r w:rsidRPr="008D6FA7">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_Toc343837315 \h </w:instrText>
      </w:r>
      <w:r>
        <w:rPr>
          <w:noProof/>
          <w:webHidden/>
        </w:rPr>
      </w:r>
      <w:r>
        <w:rPr>
          <w:noProof/>
          <w:webHidden/>
        </w:rPr>
        <w:fldChar w:fldCharType="separate"/>
      </w:r>
      <w:r>
        <w:rPr>
          <w:noProof/>
          <w:webHidden/>
        </w:rPr>
        <w:t>9</w:t>
      </w:r>
      <w:r>
        <w:rPr>
          <w:noProof/>
          <w:webHidden/>
        </w:rPr>
        <w:fldChar w:fldCharType="end"/>
      </w:r>
      <w:r w:rsidRPr="008D6FA7">
        <w:rPr>
          <w:rStyle w:val="Hyperlink"/>
          <w:noProof/>
        </w:rPr>
        <w:fldChar w:fldCharType="end"/>
      </w:r>
    </w:p>
    <w:p w14:paraId="401096F2" w14:textId="77777777" w:rsidR="008923C9" w:rsidRDefault="008923C9">
      <w:pPr>
        <w:pStyle w:val="TOC1"/>
        <w:tabs>
          <w:tab w:val="left" w:pos="1760"/>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"_Toc343837319"</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Chương 3</w:t>
      </w:r>
      <w:r>
        <w:rPr>
          <w:rFonts w:asciiTheme="minorHAnsi" w:eastAsiaTheme="minorEastAsia" w:hAnsiTheme="minorHAnsi" w:cstheme="minorBidi"/>
          <w:noProof/>
          <w:sz w:val="22"/>
        </w:rPr>
        <w:tab/>
      </w:r>
      <w:r w:rsidRPr="008D6FA7">
        <w:rPr>
          <w:rStyle w:val="Hyperlink"/>
          <w:noProof/>
        </w:rPr>
        <w:t>MÔ HÌNH ARIMA</w:t>
      </w:r>
      <w:r>
        <w:rPr>
          <w:noProof/>
          <w:webHidden/>
        </w:rPr>
        <w:tab/>
      </w:r>
      <w:r>
        <w:rPr>
          <w:noProof/>
          <w:webHidden/>
        </w:rPr>
        <w:fldChar w:fldCharType="begin"/>
      </w:r>
      <w:r>
        <w:rPr>
          <w:noProof/>
          <w:webHidden/>
        </w:rPr>
        <w:instrText xml:space="preserve"> PAGEREF _Toc343837319 \h </w:instrText>
      </w:r>
      <w:r>
        <w:rPr>
          <w:noProof/>
          <w:webHidden/>
        </w:rPr>
      </w:r>
      <w:r>
        <w:rPr>
          <w:noProof/>
          <w:webHidden/>
        </w:rPr>
        <w:fldChar w:fldCharType="separate"/>
      </w:r>
      <w:r>
        <w:rPr>
          <w:noProof/>
          <w:webHidden/>
        </w:rPr>
        <w:t>15</w:t>
      </w:r>
      <w:r>
        <w:rPr>
          <w:noProof/>
          <w:webHidden/>
        </w:rPr>
        <w:fldChar w:fldCharType="end"/>
      </w:r>
      <w:r w:rsidRPr="008D6FA7">
        <w:rPr>
          <w:rStyle w:val="Hyperlink"/>
          <w:noProof/>
        </w:rPr>
        <w:fldChar w:fldCharType="end"/>
      </w:r>
    </w:p>
    <w:p w14:paraId="577B8DE4"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"_Toc343837320"</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lang w:val="fr-FR"/>
        </w:rPr>
        <w:t>3.1.</w:t>
      </w:r>
      <w:r>
        <w:rPr>
          <w:rFonts w:asciiTheme="minorHAnsi" w:eastAsiaTheme="minorEastAsia" w:hAnsiTheme="minorHAnsi" w:cstheme="minorBidi"/>
          <w:noProof/>
          <w:sz w:val="22"/>
        </w:rPr>
        <w:tab/>
      </w:r>
      <w:r w:rsidRPr="008D6FA7">
        <w:rPr>
          <w:rStyle w:val="Hyperlink"/>
          <w:noProof/>
          <w:lang w:val="fr-FR"/>
        </w:rPr>
        <w:t>Lớp mô hình ARIMA</w:t>
      </w:r>
      <w:r>
        <w:rPr>
          <w:noProof/>
          <w:webHidden/>
        </w:rPr>
        <w:tab/>
      </w:r>
      <w:r>
        <w:rPr>
          <w:noProof/>
          <w:webHidden/>
        </w:rPr>
        <w:fldChar w:fldCharType="begin"/>
      </w:r>
      <w:r>
        <w:rPr>
          <w:noProof/>
          <w:webHidden/>
        </w:rPr>
        <w:instrText xml:space="preserve"> PAGEREF _Toc343837320 \h </w:instrText>
      </w:r>
      <w:r>
        <w:rPr>
          <w:noProof/>
          <w:webHidden/>
        </w:rPr>
      </w:r>
      <w:r>
        <w:rPr>
          <w:noProof/>
          <w:webHidden/>
        </w:rPr>
        <w:fldChar w:fldCharType="separate"/>
      </w:r>
      <w:r>
        <w:rPr>
          <w:noProof/>
          <w:webHidden/>
        </w:rPr>
        <w:t>15</w:t>
      </w:r>
      <w:r>
        <w:rPr>
          <w:noProof/>
          <w:webHidden/>
        </w:rPr>
        <w:fldChar w:fldCharType="end"/>
      </w:r>
      <w:r w:rsidRPr="008D6FA7">
        <w:rPr>
          <w:rStyle w:val="Hyperlink"/>
          <w:noProof/>
        </w:rPr>
        <w:fldChar w:fldCharType="end"/>
      </w:r>
    </w:p>
    <w:p w14:paraId="39FF44B6"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"_Toc343837321"</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lang w:val="fr-FR"/>
        </w:rPr>
        <w:t>3.1.1.</w:t>
      </w:r>
      <w:r>
        <w:rPr>
          <w:rFonts w:asciiTheme="minorHAnsi" w:eastAsiaTheme="minorEastAsia" w:hAnsiTheme="minorHAnsi" w:cstheme="minorBidi"/>
          <w:noProof/>
          <w:sz w:val="22"/>
        </w:rPr>
        <w:tab/>
      </w:r>
      <w:r w:rsidRPr="008D6FA7">
        <w:rPr>
          <w:rStyle w:val="Hyperlink"/>
          <w:noProof/>
          <w:lang w:val="fr-FR"/>
        </w:rPr>
        <w:t xml:space="preserve">Mô hình trung bình di động bậc </w:t>
      </w:r>
      <w:r w:rsidRPr="008D6FA7">
        <w:rPr>
          <w:rStyle w:val="Hyperlink"/>
          <w:i/>
          <w:noProof/>
          <w:lang w:val="fr-FR"/>
        </w:rPr>
        <w:t>q</w:t>
      </w:r>
      <w:r w:rsidRPr="008D6FA7">
        <w:rPr>
          <w:rStyle w:val="Hyperlink"/>
          <w:noProof/>
          <w:lang w:val="fr-FR"/>
        </w:rPr>
        <w:t>, MA(</w:t>
      </w:r>
      <w:r w:rsidRPr="008D6FA7">
        <w:rPr>
          <w:rStyle w:val="Hyperlink"/>
          <w:i/>
          <w:noProof/>
          <w:lang w:val="fr-FR"/>
        </w:rPr>
        <w:t>q</w:t>
      </w:r>
      <w:r w:rsidRPr="008D6FA7">
        <w:rPr>
          <w:rStyle w:val="Hyperlink"/>
          <w:noProof/>
          <w:lang w:val="fr-FR"/>
        </w:rPr>
        <w:t>)</w:t>
      </w:r>
      <w:r>
        <w:rPr>
          <w:noProof/>
          <w:webHidden/>
        </w:rPr>
        <w:tab/>
      </w:r>
      <w:r>
        <w:rPr>
          <w:noProof/>
          <w:webHidden/>
        </w:rPr>
        <w:fldChar w:fldCharType="begin"/>
      </w:r>
      <w:r>
        <w:rPr>
          <w:noProof/>
          <w:webHidden/>
        </w:rPr>
        <w:instrText xml:space="preserve"> PAGEREF _Toc343837321 \h </w:instrText>
      </w:r>
      <w:r>
        <w:rPr>
          <w:noProof/>
          <w:webHidden/>
        </w:rPr>
      </w:r>
      <w:r>
        <w:rPr>
          <w:noProof/>
          <w:webHidden/>
        </w:rPr>
        <w:fldChar w:fldCharType="separate"/>
      </w:r>
      <w:r>
        <w:rPr>
          <w:noProof/>
          <w:webHidden/>
        </w:rPr>
        <w:t>15</w:t>
      </w:r>
      <w:r>
        <w:rPr>
          <w:noProof/>
          <w:webHidden/>
        </w:rPr>
        <w:fldChar w:fldCharType="end"/>
      </w:r>
      <w:r w:rsidRPr="008D6FA7">
        <w:rPr>
          <w:rStyle w:val="Hyperlink"/>
          <w:noProof/>
        </w:rPr>
        <w:fldChar w:fldCharType="end"/>
      </w:r>
    </w:p>
    <w:p w14:paraId="10FBCEA4"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"_Toc343837322"</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lang w:val="pt-BR"/>
        </w:rPr>
        <w:t>3.1.2.</w:t>
      </w:r>
      <w:r>
        <w:rPr>
          <w:rFonts w:asciiTheme="minorHAnsi" w:eastAsiaTheme="minorEastAsia" w:hAnsiTheme="minorHAnsi" w:cstheme="minorBidi"/>
          <w:noProof/>
          <w:sz w:val="22"/>
        </w:rPr>
        <w:tab/>
      </w:r>
      <w:r w:rsidRPr="008D6FA7">
        <w:rPr>
          <w:rStyle w:val="Hyperlink"/>
          <w:noProof/>
          <w:lang w:val="pt-BR"/>
        </w:rPr>
        <w:t xml:space="preserve">Mô hình tự hồi quy bậc </w:t>
      </w:r>
      <w:r w:rsidRPr="008D6FA7">
        <w:rPr>
          <w:rStyle w:val="Hyperlink"/>
          <w:i/>
          <w:noProof/>
          <w:lang w:val="pt-BR"/>
        </w:rPr>
        <w:t>p</w:t>
      </w:r>
      <w:r w:rsidRPr="008D6FA7">
        <w:rPr>
          <w:rStyle w:val="Hyperlink"/>
          <w:noProof/>
          <w:lang w:val="pt-BR"/>
        </w:rPr>
        <w:t>, AR(</w:t>
      </w:r>
      <w:r w:rsidRPr="008D6FA7">
        <w:rPr>
          <w:rStyle w:val="Hyperlink"/>
          <w:i/>
          <w:noProof/>
          <w:lang w:val="pt-BR"/>
        </w:rPr>
        <w:t>p</w:t>
      </w:r>
      <w:r w:rsidRPr="008D6FA7">
        <w:rPr>
          <w:rStyle w:val="Hyperlink"/>
          <w:noProof/>
          <w:lang w:val="pt-BR"/>
        </w:rPr>
        <w:t>)</w:t>
      </w:r>
      <w:r>
        <w:rPr>
          <w:noProof/>
          <w:webHidden/>
        </w:rPr>
        <w:tab/>
      </w:r>
      <w:r>
        <w:rPr>
          <w:noProof/>
          <w:webHidden/>
        </w:rPr>
        <w:fldChar w:fldCharType="begin"/>
      </w:r>
      <w:r>
        <w:rPr>
          <w:noProof/>
          <w:webHidden/>
        </w:rPr>
        <w:instrText xml:space="preserve"> PAGEREF _Toc343837322 \h </w:instrText>
      </w:r>
      <w:r>
        <w:rPr>
          <w:noProof/>
          <w:webHidden/>
        </w:rPr>
      </w:r>
      <w:r>
        <w:rPr>
          <w:noProof/>
          <w:webHidden/>
        </w:rPr>
        <w:fldChar w:fldCharType="separate"/>
      </w:r>
      <w:r>
        <w:rPr>
          <w:noProof/>
          <w:webHidden/>
        </w:rPr>
        <w:t>17</w:t>
      </w:r>
      <w:r>
        <w:rPr>
          <w:noProof/>
          <w:webHidden/>
        </w:rPr>
        <w:fldChar w:fldCharType="end"/>
      </w:r>
      <w:r w:rsidRPr="008D6FA7">
        <w:rPr>
          <w:rStyle w:val="Hyperlink"/>
          <w:noProof/>
        </w:rPr>
        <w:fldChar w:fldCharType="end"/>
      </w:r>
    </w:p>
    <w:p w14:paraId="273318DC"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"_Toc343837323"</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lang w:val="pt-BR"/>
        </w:rPr>
        <w:t>3.1.3.</w:t>
      </w:r>
      <w:r>
        <w:rPr>
          <w:rFonts w:asciiTheme="minorHAnsi" w:eastAsiaTheme="minorEastAsia" w:hAnsiTheme="minorHAnsi" w:cstheme="minorBidi"/>
          <w:noProof/>
          <w:sz w:val="22"/>
        </w:rPr>
        <w:tab/>
      </w:r>
      <w:r w:rsidRPr="008D6FA7">
        <w:rPr>
          <w:rStyle w:val="Hyperlink"/>
          <w:noProof/>
          <w:lang w:val="pt-BR"/>
        </w:rPr>
        <w:t>Mô hình kết hợp tự hồi quy và trung bình di động, ARMA(</w:t>
      </w:r>
      <w:r w:rsidRPr="008D6FA7">
        <w:rPr>
          <w:rStyle w:val="Hyperlink"/>
          <w:i/>
          <w:noProof/>
          <w:lang w:val="pt-BR"/>
        </w:rPr>
        <w:t>p</w:t>
      </w:r>
      <w:r w:rsidRPr="008D6FA7">
        <w:rPr>
          <w:rStyle w:val="Hyperlink"/>
          <w:noProof/>
          <w:lang w:val="pt-BR"/>
        </w:rPr>
        <w:t>,</w:t>
      </w:r>
      <w:r w:rsidRPr="008D6FA7">
        <w:rPr>
          <w:rStyle w:val="Hyperlink"/>
          <w:i/>
          <w:noProof/>
          <w:lang w:val="pt-BR"/>
        </w:rPr>
        <w:t>q</w:t>
      </w:r>
      <w:r w:rsidRPr="008D6FA7">
        <w:rPr>
          <w:rStyle w:val="Hyperlink"/>
          <w:noProof/>
          <w:lang w:val="pt-BR"/>
        </w:rPr>
        <w:t>)</w:t>
      </w:r>
      <w:r>
        <w:rPr>
          <w:noProof/>
          <w:webHidden/>
        </w:rPr>
        <w:tab/>
      </w:r>
      <w:r>
        <w:rPr>
          <w:noProof/>
          <w:webHidden/>
        </w:rPr>
        <w:fldChar w:fldCharType="begin"/>
      </w:r>
      <w:r>
        <w:rPr>
          <w:noProof/>
          <w:webHidden/>
        </w:rPr>
        <w:instrText xml:space="preserve"> PAGEREF _Toc343837323 \h </w:instrText>
      </w:r>
      <w:r>
        <w:rPr>
          <w:noProof/>
          <w:webHidden/>
        </w:rPr>
      </w:r>
      <w:r>
        <w:rPr>
          <w:noProof/>
          <w:webHidden/>
        </w:rPr>
        <w:fldChar w:fldCharType="separate"/>
      </w:r>
      <w:r>
        <w:rPr>
          <w:noProof/>
          <w:webHidden/>
        </w:rPr>
        <w:t>19</w:t>
      </w:r>
      <w:r>
        <w:rPr>
          <w:noProof/>
          <w:webHidden/>
        </w:rPr>
        <w:fldChar w:fldCharType="end"/>
      </w:r>
      <w:r w:rsidRPr="008D6FA7">
        <w:rPr>
          <w:rStyle w:val="Hyperlink"/>
          <w:noProof/>
        </w:rPr>
        <w:fldChar w:fldCharType="end"/>
      </w:r>
    </w:p>
    <w:p w14:paraId="6E4D7AFF"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"_Toc343837324"</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lang w:val="pt-BR"/>
        </w:rPr>
        <w:t>3.1.4.</w:t>
      </w:r>
      <w:r>
        <w:rPr>
          <w:rFonts w:asciiTheme="minorHAnsi" w:eastAsiaTheme="minorEastAsia" w:hAnsiTheme="minorHAnsi" w:cstheme="minorBidi"/>
          <w:noProof/>
          <w:sz w:val="22"/>
        </w:rPr>
        <w:tab/>
      </w:r>
      <w:r w:rsidRPr="008D6FA7">
        <w:rPr>
          <w:rStyle w:val="Hyperlink"/>
          <w:noProof/>
          <w:lang w:val="pt-BR"/>
        </w:rPr>
        <w:t>Mô hình tự hồi quy kết hợp với trung bình di động, ARIMA(</w:t>
      </w:r>
      <w:r w:rsidRPr="008D6FA7">
        <w:rPr>
          <w:rStyle w:val="Hyperlink"/>
          <w:i/>
          <w:noProof/>
          <w:lang w:val="pt-BR"/>
        </w:rPr>
        <w:t>p</w:t>
      </w:r>
      <w:r w:rsidRPr="008D6FA7">
        <w:rPr>
          <w:rStyle w:val="Hyperlink"/>
          <w:noProof/>
          <w:lang w:val="pt-BR"/>
        </w:rPr>
        <w:t>,</w:t>
      </w:r>
      <w:r w:rsidRPr="008D6FA7">
        <w:rPr>
          <w:rStyle w:val="Hyperlink"/>
          <w:i/>
          <w:noProof/>
          <w:lang w:val="pt-BR"/>
        </w:rPr>
        <w:t>d</w:t>
      </w:r>
      <w:r w:rsidRPr="008D6FA7">
        <w:rPr>
          <w:rStyle w:val="Hyperlink"/>
          <w:noProof/>
          <w:lang w:val="pt-BR"/>
        </w:rPr>
        <w:t>,</w:t>
      </w:r>
      <w:r w:rsidRPr="008D6FA7">
        <w:rPr>
          <w:rStyle w:val="Hyperlink"/>
          <w:i/>
          <w:noProof/>
          <w:lang w:val="pt-BR"/>
        </w:rPr>
        <w:t>q</w:t>
      </w:r>
      <w:r w:rsidRPr="008D6FA7">
        <w:rPr>
          <w:rStyle w:val="Hyperlink"/>
          <w:noProof/>
          <w:lang w:val="pt-BR"/>
        </w:rPr>
        <w:t>)</w:t>
      </w:r>
      <w:r>
        <w:rPr>
          <w:noProof/>
          <w:webHidden/>
        </w:rPr>
        <w:tab/>
      </w:r>
      <w:r>
        <w:rPr>
          <w:noProof/>
          <w:webHidden/>
        </w:rPr>
        <w:fldChar w:fldCharType="begin"/>
      </w:r>
      <w:r>
        <w:rPr>
          <w:noProof/>
          <w:webHidden/>
        </w:rPr>
        <w:instrText xml:space="preserve"> PAGEREF _Toc343837324 \h </w:instrText>
      </w:r>
      <w:r>
        <w:rPr>
          <w:noProof/>
          <w:webHidden/>
        </w:rPr>
      </w:r>
      <w:r>
        <w:rPr>
          <w:noProof/>
          <w:webHidden/>
        </w:rPr>
        <w:fldChar w:fldCharType="separate"/>
      </w:r>
      <w:r>
        <w:rPr>
          <w:noProof/>
          <w:webHidden/>
        </w:rPr>
        <w:t>20</w:t>
      </w:r>
      <w:r>
        <w:rPr>
          <w:noProof/>
          <w:webHidden/>
        </w:rPr>
        <w:fldChar w:fldCharType="end"/>
      </w:r>
      <w:r w:rsidRPr="008D6FA7">
        <w:rPr>
          <w:rStyle w:val="Hyperlink"/>
          <w:noProof/>
        </w:rPr>
        <w:fldChar w:fldCharType="end"/>
      </w:r>
    </w:p>
    <w:p w14:paraId="2D7488FE"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lastRenderedPageBreak/>
        <w:fldChar w:fldCharType="begin"/>
      </w:r>
      <w:r w:rsidRPr="008D6FA7">
        <w:rPr>
          <w:rStyle w:val="Hyperlink"/>
          <w:noProof/>
        </w:rPr>
        <w:instrText xml:space="preserve"> </w:instrText>
      </w:r>
      <w:r>
        <w:rPr>
          <w:noProof/>
        </w:rPr>
        <w:instrText>HYPERLINK \l "_Toc343837325"</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lang w:val="pt-BR"/>
        </w:rPr>
        <w:t>3.1.5.</w:t>
      </w:r>
      <w:r>
        <w:rPr>
          <w:rFonts w:asciiTheme="minorHAnsi" w:eastAsiaTheme="minorEastAsia" w:hAnsiTheme="minorHAnsi" w:cstheme="minorBidi"/>
          <w:noProof/>
          <w:sz w:val="22"/>
        </w:rPr>
        <w:tab/>
      </w:r>
      <w:r w:rsidRPr="008D6FA7">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_Toc343837325 \h </w:instrText>
      </w:r>
      <w:r>
        <w:rPr>
          <w:noProof/>
          <w:webHidden/>
        </w:rPr>
      </w:r>
      <w:r>
        <w:rPr>
          <w:noProof/>
          <w:webHidden/>
        </w:rPr>
        <w:fldChar w:fldCharType="separate"/>
      </w:r>
      <w:r>
        <w:rPr>
          <w:noProof/>
          <w:webHidden/>
        </w:rPr>
        <w:t>21</w:t>
      </w:r>
      <w:r>
        <w:rPr>
          <w:noProof/>
          <w:webHidden/>
        </w:rPr>
        <w:fldChar w:fldCharType="end"/>
      </w:r>
      <w:r w:rsidRPr="008D6FA7">
        <w:rPr>
          <w:rStyle w:val="Hyperlink"/>
          <w:noProof/>
        </w:rPr>
        <w:fldChar w:fldCharType="end"/>
      </w:r>
    </w:p>
    <w:p w14:paraId="6AB83197"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"_Toc343837365"</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3.2.</w:t>
      </w:r>
      <w:r>
        <w:rPr>
          <w:rFonts w:asciiTheme="minorHAnsi" w:eastAsiaTheme="minorEastAsia" w:hAnsiTheme="minorHAnsi" w:cstheme="minorBidi"/>
          <w:noProof/>
          <w:sz w:val="22"/>
        </w:rPr>
        <w:tab/>
      </w:r>
      <w:r w:rsidRPr="008D6FA7">
        <w:rPr>
          <w:rStyle w:val="Hyperlink"/>
          <w:noProof/>
        </w:rPr>
        <w:t>Xây dựng mô hình SARIMA</w:t>
      </w:r>
      <w:r>
        <w:rPr>
          <w:noProof/>
          <w:webHidden/>
        </w:rPr>
        <w:tab/>
      </w:r>
      <w:r>
        <w:rPr>
          <w:noProof/>
          <w:webHidden/>
        </w:rPr>
        <w:fldChar w:fldCharType="begin"/>
      </w:r>
      <w:r>
        <w:rPr>
          <w:noProof/>
          <w:webHidden/>
        </w:rPr>
        <w:instrText xml:space="preserve"> PAGEREF _Toc343837365 \h </w:instrText>
      </w:r>
      <w:r>
        <w:rPr>
          <w:noProof/>
          <w:webHidden/>
        </w:rPr>
      </w:r>
      <w:r>
        <w:rPr>
          <w:noProof/>
          <w:webHidden/>
        </w:rPr>
        <w:fldChar w:fldCharType="separate"/>
      </w:r>
      <w:r>
        <w:rPr>
          <w:noProof/>
          <w:webHidden/>
        </w:rPr>
        <w:t>21</w:t>
      </w:r>
      <w:r>
        <w:rPr>
          <w:noProof/>
          <w:webHidden/>
        </w:rPr>
        <w:fldChar w:fldCharType="end"/>
      </w:r>
      <w:r w:rsidRPr="008D6FA7">
        <w:rPr>
          <w:rStyle w:val="Hyperlink"/>
          <w:noProof/>
        </w:rPr>
        <w:fldChar w:fldCharType="end"/>
      </w:r>
    </w:p>
    <w:p w14:paraId="37536C56"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"_Toc343837366"</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3.2.1.</w:t>
      </w:r>
      <w:r>
        <w:rPr>
          <w:rFonts w:asciiTheme="minorHAnsi" w:eastAsiaTheme="minorEastAsia" w:hAnsiTheme="minorHAnsi" w:cstheme="minorBidi"/>
          <w:noProof/>
          <w:sz w:val="22"/>
        </w:rPr>
        <w:tab/>
      </w:r>
      <w:r w:rsidRPr="008D6FA7">
        <w:rPr>
          <w:rStyle w:val="Hyperlink"/>
          <w:noProof/>
        </w:rPr>
        <w:t>Thành phần nhận dạng mô hình</w:t>
      </w:r>
      <w:r>
        <w:rPr>
          <w:noProof/>
          <w:webHidden/>
        </w:rPr>
        <w:tab/>
      </w:r>
      <w:r>
        <w:rPr>
          <w:noProof/>
          <w:webHidden/>
        </w:rPr>
        <w:fldChar w:fldCharType="begin"/>
      </w:r>
      <w:r>
        <w:rPr>
          <w:noProof/>
          <w:webHidden/>
        </w:rPr>
        <w:instrText xml:space="preserve"> PAGEREF _Toc343837366 \h </w:instrText>
      </w:r>
      <w:r>
        <w:rPr>
          <w:noProof/>
          <w:webHidden/>
        </w:rPr>
      </w:r>
      <w:r>
        <w:rPr>
          <w:noProof/>
          <w:webHidden/>
        </w:rPr>
        <w:fldChar w:fldCharType="separate"/>
      </w:r>
      <w:r>
        <w:rPr>
          <w:noProof/>
          <w:webHidden/>
        </w:rPr>
        <w:t>22</w:t>
      </w:r>
      <w:r>
        <w:rPr>
          <w:noProof/>
          <w:webHidden/>
        </w:rPr>
        <w:fldChar w:fldCharType="end"/>
      </w:r>
      <w:r w:rsidRPr="008D6FA7">
        <w:rPr>
          <w:rStyle w:val="Hyperlink"/>
          <w:noProof/>
        </w:rPr>
        <w:fldChar w:fldCharType="end"/>
      </w:r>
    </w:p>
    <w:p w14:paraId="166FEA19"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"_Toc343837367"</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3.2.2.</w:t>
      </w:r>
      <w:r>
        <w:rPr>
          <w:rFonts w:asciiTheme="minorHAnsi" w:eastAsiaTheme="minorEastAsia" w:hAnsiTheme="minorHAnsi" w:cstheme="minorBidi"/>
          <w:noProof/>
          <w:sz w:val="22"/>
        </w:rPr>
        <w:tab/>
      </w:r>
      <w:r w:rsidRPr="008D6FA7">
        <w:rPr>
          <w:rStyle w:val="Hyperlink"/>
          <w:rFonts w:eastAsia="Calibri"/>
          <w:noProof/>
        </w:rPr>
        <w:t xml:space="preserve">Thành phần </w:t>
      </w:r>
      <w:r w:rsidRPr="008D6FA7">
        <w:rPr>
          <w:rStyle w:val="Hyperlink"/>
          <w:noProof/>
        </w:rPr>
        <w:t>khử mùa và xu hướng</w:t>
      </w:r>
      <w:r>
        <w:rPr>
          <w:noProof/>
          <w:webHidden/>
        </w:rPr>
        <w:tab/>
      </w:r>
      <w:r>
        <w:rPr>
          <w:noProof/>
          <w:webHidden/>
        </w:rPr>
        <w:fldChar w:fldCharType="begin"/>
      </w:r>
      <w:r>
        <w:rPr>
          <w:noProof/>
          <w:webHidden/>
        </w:rPr>
        <w:instrText xml:space="preserve"> PAGEREF _Toc343837367 \h </w:instrText>
      </w:r>
      <w:r>
        <w:rPr>
          <w:noProof/>
          <w:webHidden/>
        </w:rPr>
      </w:r>
      <w:r>
        <w:rPr>
          <w:noProof/>
          <w:webHidden/>
        </w:rPr>
        <w:fldChar w:fldCharType="separate"/>
      </w:r>
      <w:r>
        <w:rPr>
          <w:noProof/>
          <w:webHidden/>
        </w:rPr>
        <w:t>26</w:t>
      </w:r>
      <w:r>
        <w:rPr>
          <w:noProof/>
          <w:webHidden/>
        </w:rPr>
        <w:fldChar w:fldCharType="end"/>
      </w:r>
      <w:r w:rsidRPr="008D6FA7">
        <w:rPr>
          <w:rStyle w:val="Hyperlink"/>
          <w:noProof/>
        </w:rPr>
        <w:fldChar w:fldCharType="end"/>
      </w:r>
    </w:p>
    <w:p w14:paraId="5E74862A"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"_Toc343837368"</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3.2.3.</w:t>
      </w:r>
      <w:r>
        <w:rPr>
          <w:rFonts w:asciiTheme="minorHAnsi" w:eastAsiaTheme="minorEastAsia" w:hAnsiTheme="minorHAnsi" w:cstheme="minorBidi"/>
          <w:noProof/>
          <w:sz w:val="22"/>
        </w:rPr>
        <w:tab/>
      </w:r>
      <w:r w:rsidRPr="008D6FA7">
        <w:rPr>
          <w:rStyle w:val="Hyperlink"/>
          <w:noProof/>
        </w:rPr>
        <w:t>Thành phần ước lượng tham số</w:t>
      </w:r>
      <w:r>
        <w:rPr>
          <w:noProof/>
          <w:webHidden/>
        </w:rPr>
        <w:tab/>
      </w:r>
      <w:r>
        <w:rPr>
          <w:noProof/>
          <w:webHidden/>
        </w:rPr>
        <w:fldChar w:fldCharType="begin"/>
      </w:r>
      <w:r>
        <w:rPr>
          <w:noProof/>
          <w:webHidden/>
        </w:rPr>
        <w:instrText xml:space="preserve"> PAGEREF _Toc343837368 \h </w:instrText>
      </w:r>
      <w:r>
        <w:rPr>
          <w:noProof/>
          <w:webHidden/>
        </w:rPr>
      </w:r>
      <w:r>
        <w:rPr>
          <w:noProof/>
          <w:webHidden/>
        </w:rPr>
        <w:fldChar w:fldCharType="separate"/>
      </w:r>
      <w:r>
        <w:rPr>
          <w:noProof/>
          <w:webHidden/>
        </w:rPr>
        <w:t>26</w:t>
      </w:r>
      <w:r>
        <w:rPr>
          <w:noProof/>
          <w:webHidden/>
        </w:rPr>
        <w:fldChar w:fldCharType="end"/>
      </w:r>
      <w:r w:rsidRPr="008D6FA7">
        <w:rPr>
          <w:rStyle w:val="Hyperlink"/>
          <w:noProof/>
        </w:rPr>
        <w:fldChar w:fldCharType="end"/>
      </w:r>
    </w:p>
    <w:p w14:paraId="374BE53B"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"_Toc343837369"</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3.2.4.</w:t>
      </w:r>
      <w:r>
        <w:rPr>
          <w:rFonts w:asciiTheme="minorHAnsi" w:eastAsiaTheme="minorEastAsia" w:hAnsiTheme="minorHAnsi" w:cstheme="minorBidi"/>
          <w:noProof/>
          <w:sz w:val="22"/>
        </w:rPr>
        <w:tab/>
      </w:r>
      <w:r w:rsidRPr="008D6FA7">
        <w:rPr>
          <w:rStyle w:val="Hyperlink"/>
          <w:noProof/>
        </w:rPr>
        <w:t>Thành phần dự báo</w:t>
      </w:r>
      <w:r>
        <w:rPr>
          <w:noProof/>
          <w:webHidden/>
        </w:rPr>
        <w:tab/>
      </w:r>
      <w:r>
        <w:rPr>
          <w:noProof/>
          <w:webHidden/>
        </w:rPr>
        <w:fldChar w:fldCharType="begin"/>
      </w:r>
      <w:r>
        <w:rPr>
          <w:noProof/>
          <w:webHidden/>
        </w:rPr>
        <w:instrText xml:space="preserve"> PAGEREF _Toc343837369 \h </w:instrText>
      </w:r>
      <w:r>
        <w:rPr>
          <w:noProof/>
          <w:webHidden/>
        </w:rPr>
      </w:r>
      <w:r>
        <w:rPr>
          <w:noProof/>
          <w:webHidden/>
        </w:rPr>
        <w:fldChar w:fldCharType="separate"/>
      </w:r>
      <w:r>
        <w:rPr>
          <w:noProof/>
          <w:webHidden/>
        </w:rPr>
        <w:t>28</w:t>
      </w:r>
      <w:r>
        <w:rPr>
          <w:noProof/>
          <w:webHidden/>
        </w:rPr>
        <w:fldChar w:fldCharType="end"/>
      </w:r>
      <w:r w:rsidRPr="008D6FA7">
        <w:rPr>
          <w:rStyle w:val="Hyperlink"/>
          <w:noProof/>
        </w:rPr>
        <w:fldChar w:fldCharType="end"/>
      </w:r>
    </w:p>
    <w:p w14:paraId="75A5D874"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"_Toc343837370"</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3.3.</w:t>
      </w:r>
      <w:r>
        <w:rPr>
          <w:rFonts w:asciiTheme="minorHAnsi" w:eastAsiaTheme="minorEastAsia" w:hAnsiTheme="minorHAnsi" w:cstheme="minorBidi"/>
          <w:noProof/>
          <w:sz w:val="22"/>
        </w:rPr>
        <w:tab/>
      </w:r>
      <w:r w:rsidRPr="008D6FA7">
        <w:rPr>
          <w:rStyle w:val="Hyperlink"/>
          <w:noProof/>
        </w:rPr>
        <w:t>Kết luận về mô hình ARIMA</w:t>
      </w:r>
      <w:r>
        <w:rPr>
          <w:noProof/>
          <w:webHidden/>
        </w:rPr>
        <w:tab/>
      </w:r>
      <w:r>
        <w:rPr>
          <w:noProof/>
          <w:webHidden/>
        </w:rPr>
        <w:fldChar w:fldCharType="begin"/>
      </w:r>
      <w:r>
        <w:rPr>
          <w:noProof/>
          <w:webHidden/>
        </w:rPr>
        <w:instrText xml:space="preserve"> PAGEREF _Toc343837370 \h </w:instrText>
      </w:r>
      <w:r>
        <w:rPr>
          <w:noProof/>
          <w:webHidden/>
        </w:rPr>
      </w:r>
      <w:r>
        <w:rPr>
          <w:noProof/>
          <w:webHidden/>
        </w:rPr>
        <w:fldChar w:fldCharType="separate"/>
      </w:r>
      <w:r>
        <w:rPr>
          <w:noProof/>
          <w:webHidden/>
        </w:rPr>
        <w:t>29</w:t>
      </w:r>
      <w:r>
        <w:rPr>
          <w:noProof/>
          <w:webHidden/>
        </w:rPr>
        <w:fldChar w:fldCharType="end"/>
      </w:r>
      <w:r w:rsidRPr="008D6FA7">
        <w:rPr>
          <w:rStyle w:val="Hyperlink"/>
          <w:noProof/>
        </w:rPr>
        <w:fldChar w:fldCharType="end"/>
      </w:r>
    </w:p>
    <w:p w14:paraId="766DDA0A" w14:textId="77777777" w:rsidR="008923C9" w:rsidRDefault="008923C9">
      <w:pPr>
        <w:pStyle w:val="TOC1"/>
        <w:tabs>
          <w:tab w:val="left" w:pos="1760"/>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"_Toc343837372"</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Chương 4</w:t>
      </w:r>
      <w:r>
        <w:rPr>
          <w:rFonts w:asciiTheme="minorHAnsi" w:eastAsiaTheme="minorEastAsia" w:hAnsiTheme="minorHAnsi" w:cstheme="minorBidi"/>
          <w:noProof/>
          <w:sz w:val="22"/>
        </w:rPr>
        <w:tab/>
      </w:r>
      <w:r w:rsidRPr="008D6FA7">
        <w:rPr>
          <w:rStyle w:val="Hyperlink"/>
          <w:noProof/>
        </w:rPr>
        <w:t>MÔ HÌNH ANN</w:t>
      </w:r>
      <w:r>
        <w:rPr>
          <w:noProof/>
          <w:webHidden/>
        </w:rPr>
        <w:tab/>
      </w:r>
      <w:r>
        <w:rPr>
          <w:noProof/>
          <w:webHidden/>
        </w:rPr>
        <w:fldChar w:fldCharType="begin"/>
      </w:r>
      <w:r>
        <w:rPr>
          <w:noProof/>
          <w:webHidden/>
        </w:rPr>
        <w:instrText xml:space="preserve"> PAGEREF _Toc343837372 \h </w:instrText>
      </w:r>
      <w:r>
        <w:rPr>
          <w:noProof/>
          <w:webHidden/>
        </w:rPr>
      </w:r>
      <w:r>
        <w:rPr>
          <w:noProof/>
          <w:webHidden/>
        </w:rPr>
        <w:fldChar w:fldCharType="separate"/>
      </w:r>
      <w:r>
        <w:rPr>
          <w:noProof/>
          <w:webHidden/>
        </w:rPr>
        <w:t>30</w:t>
      </w:r>
      <w:r>
        <w:rPr>
          <w:noProof/>
          <w:webHidden/>
        </w:rPr>
        <w:fldChar w:fldCharType="end"/>
      </w:r>
      <w:r w:rsidRPr="008D6FA7">
        <w:rPr>
          <w:rStyle w:val="Hyperlink"/>
          <w:noProof/>
        </w:rPr>
        <w:fldChar w:fldCharType="end"/>
      </w:r>
    </w:p>
    <w:p w14:paraId="6F52B43B"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"_Toc343837373"</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4.1.</w:t>
      </w:r>
      <w:r>
        <w:rPr>
          <w:rFonts w:asciiTheme="minorHAnsi" w:eastAsiaTheme="minorEastAsia" w:hAnsiTheme="minorHAnsi" w:cstheme="minorBidi"/>
          <w:noProof/>
          <w:sz w:val="22"/>
        </w:rPr>
        <w:tab/>
      </w:r>
      <w:r w:rsidRPr="008D6FA7">
        <w:rPr>
          <w:rStyle w:val="Hyperlink"/>
          <w:noProof/>
        </w:rPr>
        <w:t>Sơ lược về mạng nơron nhân tạo</w:t>
      </w:r>
      <w:r>
        <w:rPr>
          <w:noProof/>
          <w:webHidden/>
        </w:rPr>
        <w:tab/>
      </w:r>
      <w:r>
        <w:rPr>
          <w:noProof/>
          <w:webHidden/>
        </w:rPr>
        <w:fldChar w:fldCharType="begin"/>
      </w:r>
      <w:r>
        <w:rPr>
          <w:noProof/>
          <w:webHidden/>
        </w:rPr>
        <w:instrText xml:space="preserve"> PAGEREF _Toc343837373 \h </w:instrText>
      </w:r>
      <w:r>
        <w:rPr>
          <w:noProof/>
          <w:webHidden/>
        </w:rPr>
      </w:r>
      <w:r>
        <w:rPr>
          <w:noProof/>
          <w:webHidden/>
        </w:rPr>
        <w:fldChar w:fldCharType="separate"/>
      </w:r>
      <w:r>
        <w:rPr>
          <w:noProof/>
          <w:webHidden/>
        </w:rPr>
        <w:t>30</w:t>
      </w:r>
      <w:r>
        <w:rPr>
          <w:noProof/>
          <w:webHidden/>
        </w:rPr>
        <w:fldChar w:fldCharType="end"/>
      </w:r>
      <w:r w:rsidRPr="008D6FA7">
        <w:rPr>
          <w:rStyle w:val="Hyperlink"/>
          <w:noProof/>
        </w:rPr>
        <w:fldChar w:fldCharType="end"/>
      </w:r>
    </w:p>
    <w:p w14:paraId="52D92C5A"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"_Toc343837374"</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4.2.</w:t>
      </w:r>
      <w:r>
        <w:rPr>
          <w:rFonts w:asciiTheme="minorHAnsi" w:eastAsiaTheme="minorEastAsia" w:hAnsiTheme="minorHAnsi" w:cstheme="minorBidi"/>
          <w:noProof/>
          <w:sz w:val="22"/>
        </w:rPr>
        <w:tab/>
      </w:r>
      <w:r w:rsidRPr="008D6FA7">
        <w:rPr>
          <w:rStyle w:val="Hyperlink"/>
          <w:noProof/>
        </w:rPr>
        <w:t>Cấu trúc về mạng nơron nhân tạo</w:t>
      </w:r>
      <w:r>
        <w:rPr>
          <w:noProof/>
          <w:webHidden/>
        </w:rPr>
        <w:tab/>
      </w:r>
      <w:r>
        <w:rPr>
          <w:noProof/>
          <w:webHidden/>
        </w:rPr>
        <w:fldChar w:fldCharType="begin"/>
      </w:r>
      <w:r>
        <w:rPr>
          <w:noProof/>
          <w:webHidden/>
        </w:rPr>
        <w:instrText xml:space="preserve"> PAGEREF _Toc343837374 \h </w:instrText>
      </w:r>
      <w:r>
        <w:rPr>
          <w:noProof/>
          <w:webHidden/>
        </w:rPr>
      </w:r>
      <w:r>
        <w:rPr>
          <w:noProof/>
          <w:webHidden/>
        </w:rPr>
        <w:fldChar w:fldCharType="separate"/>
      </w:r>
      <w:r>
        <w:rPr>
          <w:noProof/>
          <w:webHidden/>
        </w:rPr>
        <w:t>31</w:t>
      </w:r>
      <w:r>
        <w:rPr>
          <w:noProof/>
          <w:webHidden/>
        </w:rPr>
        <w:fldChar w:fldCharType="end"/>
      </w:r>
      <w:r w:rsidRPr="008D6FA7">
        <w:rPr>
          <w:rStyle w:val="Hyperlink"/>
          <w:noProof/>
        </w:rPr>
        <w:fldChar w:fldCharType="end"/>
      </w:r>
    </w:p>
    <w:p w14:paraId="70874857" w14:textId="394C562E"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"_Toc343837375"</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4.3.</w:t>
      </w:r>
      <w:r>
        <w:rPr>
          <w:rFonts w:asciiTheme="minorHAnsi" w:eastAsiaTheme="minorEastAsia" w:hAnsiTheme="minorHAnsi" w:cstheme="minorBidi"/>
          <w:noProof/>
          <w:sz w:val="22"/>
        </w:rPr>
        <w:tab/>
      </w:r>
      <w:r w:rsidRPr="008D6FA7">
        <w:rPr>
          <w:rStyle w:val="Hyperlink"/>
          <w:noProof/>
        </w:rPr>
        <w:t>Nguyên tắc hoạt động và các giải thuật huấn luyện của mạng nơron nhân tạo</w:t>
      </w:r>
      <w:r>
        <w:rPr>
          <w:noProof/>
          <w:webHidden/>
        </w:rPr>
        <w:tab/>
      </w:r>
      <w:r>
        <w:rPr>
          <w:noProof/>
          <w:webHidden/>
        </w:rPr>
        <w:tab/>
      </w:r>
      <w:r>
        <w:rPr>
          <w:noProof/>
          <w:webHidden/>
        </w:rPr>
        <w:fldChar w:fldCharType="begin"/>
      </w:r>
      <w:r>
        <w:rPr>
          <w:noProof/>
          <w:webHidden/>
        </w:rPr>
        <w:instrText xml:space="preserve"> PAGEREF _Toc343837375 \h </w:instrText>
      </w:r>
      <w:r>
        <w:rPr>
          <w:noProof/>
          <w:webHidden/>
        </w:rPr>
      </w:r>
      <w:r>
        <w:rPr>
          <w:noProof/>
          <w:webHidden/>
        </w:rPr>
        <w:fldChar w:fldCharType="separate"/>
      </w:r>
      <w:r>
        <w:rPr>
          <w:noProof/>
          <w:webHidden/>
        </w:rPr>
        <w:t>34</w:t>
      </w:r>
      <w:r>
        <w:rPr>
          <w:noProof/>
          <w:webHidden/>
        </w:rPr>
        <w:fldChar w:fldCharType="end"/>
      </w:r>
      <w:r w:rsidRPr="008D6FA7">
        <w:rPr>
          <w:rStyle w:val="Hyperlink"/>
          <w:noProof/>
        </w:rPr>
        <w:fldChar w:fldCharType="end"/>
      </w:r>
    </w:p>
    <w:p w14:paraId="10EF3508"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"_Toc343837376"</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4.3.1.</w:t>
      </w:r>
      <w:r>
        <w:rPr>
          <w:rFonts w:asciiTheme="minorHAnsi" w:eastAsiaTheme="minorEastAsia" w:hAnsiTheme="minorHAnsi" w:cstheme="minorBidi"/>
          <w:noProof/>
          <w:sz w:val="22"/>
        </w:rPr>
        <w:tab/>
      </w:r>
      <w:r w:rsidRPr="008D6FA7">
        <w:rPr>
          <w:rStyle w:val="Hyperlink"/>
          <w:noProof/>
        </w:rPr>
        <w:t>Perceptron</w:t>
      </w:r>
      <w:r>
        <w:rPr>
          <w:noProof/>
          <w:webHidden/>
        </w:rPr>
        <w:tab/>
      </w:r>
      <w:r>
        <w:rPr>
          <w:noProof/>
          <w:webHidden/>
        </w:rPr>
        <w:fldChar w:fldCharType="begin"/>
      </w:r>
      <w:r>
        <w:rPr>
          <w:noProof/>
          <w:webHidden/>
        </w:rPr>
        <w:instrText xml:space="preserve"> PAGEREF _Toc343837376 \h </w:instrText>
      </w:r>
      <w:r>
        <w:rPr>
          <w:noProof/>
          <w:webHidden/>
        </w:rPr>
      </w:r>
      <w:r>
        <w:rPr>
          <w:noProof/>
          <w:webHidden/>
        </w:rPr>
        <w:fldChar w:fldCharType="separate"/>
      </w:r>
      <w:r>
        <w:rPr>
          <w:noProof/>
          <w:webHidden/>
        </w:rPr>
        <w:t>35</w:t>
      </w:r>
      <w:r>
        <w:rPr>
          <w:noProof/>
          <w:webHidden/>
        </w:rPr>
        <w:fldChar w:fldCharType="end"/>
      </w:r>
      <w:r w:rsidRPr="008D6FA7">
        <w:rPr>
          <w:rStyle w:val="Hyperlink"/>
          <w:noProof/>
        </w:rPr>
        <w:fldChar w:fldCharType="end"/>
      </w:r>
    </w:p>
    <w:p w14:paraId="43D23E76"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"_Toc343837377"</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4.3.2.</w:t>
      </w:r>
      <w:r>
        <w:rPr>
          <w:rFonts w:asciiTheme="minorHAnsi" w:eastAsiaTheme="minorEastAsia" w:hAnsiTheme="minorHAnsi" w:cstheme="minorBidi"/>
          <w:noProof/>
          <w:sz w:val="22"/>
        </w:rPr>
        <w:tab/>
      </w:r>
      <w:r w:rsidRPr="008D6FA7">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_Toc343837377 \h </w:instrText>
      </w:r>
      <w:r>
        <w:rPr>
          <w:noProof/>
          <w:webHidden/>
        </w:rPr>
      </w:r>
      <w:r>
        <w:rPr>
          <w:noProof/>
          <w:webHidden/>
        </w:rPr>
        <w:fldChar w:fldCharType="separate"/>
      </w:r>
      <w:r>
        <w:rPr>
          <w:noProof/>
          <w:webHidden/>
        </w:rPr>
        <w:t>40</w:t>
      </w:r>
      <w:r>
        <w:rPr>
          <w:noProof/>
          <w:webHidden/>
        </w:rPr>
        <w:fldChar w:fldCharType="end"/>
      </w:r>
      <w:r w:rsidRPr="008D6FA7">
        <w:rPr>
          <w:rStyle w:val="Hyperlink"/>
          <w:noProof/>
        </w:rPr>
        <w:fldChar w:fldCharType="end"/>
      </w:r>
    </w:p>
    <w:p w14:paraId="73B30470"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"_Toc343837378"</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4.3.3.</w:t>
      </w:r>
      <w:r>
        <w:rPr>
          <w:rFonts w:asciiTheme="minorHAnsi" w:eastAsiaTheme="minorEastAsia" w:hAnsiTheme="minorHAnsi" w:cstheme="minorBidi"/>
          <w:noProof/>
          <w:sz w:val="22"/>
        </w:rPr>
        <w:tab/>
      </w:r>
      <w:r w:rsidRPr="008D6FA7">
        <w:rPr>
          <w:rStyle w:val="Hyperlink"/>
          <w:noProof/>
        </w:rPr>
        <w:t>Giải thuật RPROP</w:t>
      </w:r>
      <w:r>
        <w:rPr>
          <w:noProof/>
          <w:webHidden/>
        </w:rPr>
        <w:tab/>
      </w:r>
      <w:r>
        <w:rPr>
          <w:noProof/>
          <w:webHidden/>
        </w:rPr>
        <w:fldChar w:fldCharType="begin"/>
      </w:r>
      <w:r>
        <w:rPr>
          <w:noProof/>
          <w:webHidden/>
        </w:rPr>
        <w:instrText xml:space="preserve"> PAGEREF _Toc343837378 \h </w:instrText>
      </w:r>
      <w:r>
        <w:rPr>
          <w:noProof/>
          <w:webHidden/>
        </w:rPr>
      </w:r>
      <w:r>
        <w:rPr>
          <w:noProof/>
          <w:webHidden/>
        </w:rPr>
        <w:fldChar w:fldCharType="separate"/>
      </w:r>
      <w:r>
        <w:rPr>
          <w:noProof/>
          <w:webHidden/>
        </w:rPr>
        <w:t>45</w:t>
      </w:r>
      <w:r>
        <w:rPr>
          <w:noProof/>
          <w:webHidden/>
        </w:rPr>
        <w:fldChar w:fldCharType="end"/>
      </w:r>
      <w:r w:rsidRPr="008D6FA7">
        <w:rPr>
          <w:rStyle w:val="Hyperlink"/>
          <w:noProof/>
        </w:rPr>
        <w:fldChar w:fldCharType="end"/>
      </w:r>
    </w:p>
    <w:p w14:paraId="35BE3925"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"_Toc343837379"</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4.3.4.</w:t>
      </w:r>
      <w:r>
        <w:rPr>
          <w:rFonts w:asciiTheme="minorHAnsi" w:eastAsiaTheme="minorEastAsia" w:hAnsiTheme="minorHAnsi" w:cstheme="minorBidi"/>
          <w:noProof/>
          <w:sz w:val="22"/>
        </w:rPr>
        <w:tab/>
      </w:r>
      <w:r w:rsidRPr="008D6FA7">
        <w:rPr>
          <w:rStyle w:val="Hyperlink"/>
          <w:noProof/>
        </w:rPr>
        <w:t>Hiện tượng quá khớp</w:t>
      </w:r>
      <w:r>
        <w:rPr>
          <w:noProof/>
          <w:webHidden/>
        </w:rPr>
        <w:tab/>
      </w:r>
      <w:r>
        <w:rPr>
          <w:noProof/>
          <w:webHidden/>
        </w:rPr>
        <w:fldChar w:fldCharType="begin"/>
      </w:r>
      <w:r>
        <w:rPr>
          <w:noProof/>
          <w:webHidden/>
        </w:rPr>
        <w:instrText xml:space="preserve"> PAGEREF _Toc343837379 \h </w:instrText>
      </w:r>
      <w:r>
        <w:rPr>
          <w:noProof/>
          <w:webHidden/>
        </w:rPr>
      </w:r>
      <w:r>
        <w:rPr>
          <w:noProof/>
          <w:webHidden/>
        </w:rPr>
        <w:fldChar w:fldCharType="separate"/>
      </w:r>
      <w:r>
        <w:rPr>
          <w:noProof/>
          <w:webHidden/>
        </w:rPr>
        <w:t>49</w:t>
      </w:r>
      <w:r>
        <w:rPr>
          <w:noProof/>
          <w:webHidden/>
        </w:rPr>
        <w:fldChar w:fldCharType="end"/>
      </w:r>
      <w:r w:rsidRPr="008D6FA7">
        <w:rPr>
          <w:rStyle w:val="Hyperlink"/>
          <w:noProof/>
        </w:rPr>
        <w:fldChar w:fldCharType="end"/>
      </w:r>
    </w:p>
    <w:p w14:paraId="5DA30F0A"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"_Toc343837381"</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4.4.</w:t>
      </w:r>
      <w:r>
        <w:rPr>
          <w:rFonts w:asciiTheme="minorHAnsi" w:eastAsiaTheme="minorEastAsia" w:hAnsiTheme="minorHAnsi" w:cstheme="minorBidi"/>
          <w:noProof/>
          <w:sz w:val="22"/>
        </w:rPr>
        <w:tab/>
      </w:r>
      <w:r w:rsidRPr="008D6FA7">
        <w:rPr>
          <w:rStyle w:val="Hyperlink"/>
          <w:noProof/>
        </w:rPr>
        <w:t>Áp dụng mạng Nơron vào dự báo dữ liệu chuỗi thời gian</w:t>
      </w:r>
      <w:r>
        <w:rPr>
          <w:noProof/>
          <w:webHidden/>
        </w:rPr>
        <w:tab/>
      </w:r>
      <w:r>
        <w:rPr>
          <w:noProof/>
          <w:webHidden/>
        </w:rPr>
        <w:fldChar w:fldCharType="begin"/>
      </w:r>
      <w:r>
        <w:rPr>
          <w:noProof/>
          <w:webHidden/>
        </w:rPr>
        <w:instrText xml:space="preserve"> PAGEREF _Toc343837381 \h </w:instrText>
      </w:r>
      <w:r>
        <w:rPr>
          <w:noProof/>
          <w:webHidden/>
        </w:rPr>
      </w:r>
      <w:r>
        <w:rPr>
          <w:noProof/>
          <w:webHidden/>
        </w:rPr>
        <w:fldChar w:fldCharType="separate"/>
      </w:r>
      <w:r>
        <w:rPr>
          <w:noProof/>
          <w:webHidden/>
        </w:rPr>
        <w:t>49</w:t>
      </w:r>
      <w:r>
        <w:rPr>
          <w:noProof/>
          <w:webHidden/>
        </w:rPr>
        <w:fldChar w:fldCharType="end"/>
      </w:r>
      <w:r w:rsidRPr="008D6FA7">
        <w:rPr>
          <w:rStyle w:val="Hyperlink"/>
          <w:noProof/>
        </w:rPr>
        <w:fldChar w:fldCharType="end"/>
      </w:r>
    </w:p>
    <w:p w14:paraId="5384E13A"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"_Toc343837382"</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4.5.</w:t>
      </w:r>
      <w:r>
        <w:rPr>
          <w:rFonts w:asciiTheme="minorHAnsi" w:eastAsiaTheme="minorEastAsia" w:hAnsiTheme="minorHAnsi" w:cstheme="minorBidi"/>
          <w:noProof/>
          <w:sz w:val="22"/>
        </w:rPr>
        <w:tab/>
      </w:r>
      <w:r w:rsidRPr="008D6FA7">
        <w:rPr>
          <w:rStyle w:val="Hyperlink"/>
          <w:noProof/>
        </w:rPr>
        <w:t>Các bước xây dựng mô hình mạng nơron</w:t>
      </w:r>
      <w:r>
        <w:rPr>
          <w:noProof/>
          <w:webHidden/>
        </w:rPr>
        <w:tab/>
      </w:r>
      <w:r>
        <w:rPr>
          <w:noProof/>
          <w:webHidden/>
        </w:rPr>
        <w:fldChar w:fldCharType="begin"/>
      </w:r>
      <w:r>
        <w:rPr>
          <w:noProof/>
          <w:webHidden/>
        </w:rPr>
        <w:instrText xml:space="preserve"> PAGEREF _Toc343837382 \h </w:instrText>
      </w:r>
      <w:r>
        <w:rPr>
          <w:noProof/>
          <w:webHidden/>
        </w:rPr>
      </w:r>
      <w:r>
        <w:rPr>
          <w:noProof/>
          <w:webHidden/>
        </w:rPr>
        <w:fldChar w:fldCharType="separate"/>
      </w:r>
      <w:r>
        <w:rPr>
          <w:noProof/>
          <w:webHidden/>
        </w:rPr>
        <w:t>50</w:t>
      </w:r>
      <w:r>
        <w:rPr>
          <w:noProof/>
          <w:webHidden/>
        </w:rPr>
        <w:fldChar w:fldCharType="end"/>
      </w:r>
      <w:r w:rsidRPr="008D6FA7">
        <w:rPr>
          <w:rStyle w:val="Hyperlink"/>
          <w:noProof/>
        </w:rPr>
        <w:fldChar w:fldCharType="end"/>
      </w:r>
    </w:p>
    <w:p w14:paraId="2BC14BCF"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"_Toc343837383"</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4.5.1.</w:t>
      </w:r>
      <w:r>
        <w:rPr>
          <w:rFonts w:asciiTheme="minorHAnsi" w:eastAsiaTheme="minorEastAsia" w:hAnsiTheme="minorHAnsi" w:cstheme="minorBidi"/>
          <w:noProof/>
          <w:sz w:val="22"/>
        </w:rPr>
        <w:tab/>
      </w:r>
      <w:r w:rsidRPr="008D6FA7">
        <w:rPr>
          <w:rStyle w:val="Hyperlink"/>
          <w:noProof/>
        </w:rPr>
        <w:t>Lựa chọn các biến</w:t>
      </w:r>
      <w:r>
        <w:rPr>
          <w:noProof/>
          <w:webHidden/>
        </w:rPr>
        <w:tab/>
      </w:r>
      <w:r>
        <w:rPr>
          <w:noProof/>
          <w:webHidden/>
        </w:rPr>
        <w:fldChar w:fldCharType="begin"/>
      </w:r>
      <w:r>
        <w:rPr>
          <w:noProof/>
          <w:webHidden/>
        </w:rPr>
        <w:instrText xml:space="preserve"> PAGEREF _Toc343837383 \h </w:instrText>
      </w:r>
      <w:r>
        <w:rPr>
          <w:noProof/>
          <w:webHidden/>
        </w:rPr>
      </w:r>
      <w:r>
        <w:rPr>
          <w:noProof/>
          <w:webHidden/>
        </w:rPr>
        <w:fldChar w:fldCharType="separate"/>
      </w:r>
      <w:r>
        <w:rPr>
          <w:noProof/>
          <w:webHidden/>
        </w:rPr>
        <w:t>51</w:t>
      </w:r>
      <w:r>
        <w:rPr>
          <w:noProof/>
          <w:webHidden/>
        </w:rPr>
        <w:fldChar w:fldCharType="end"/>
      </w:r>
      <w:r w:rsidRPr="008D6FA7">
        <w:rPr>
          <w:rStyle w:val="Hyperlink"/>
          <w:noProof/>
        </w:rPr>
        <w:fldChar w:fldCharType="end"/>
      </w:r>
    </w:p>
    <w:p w14:paraId="31860098"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"_Toc343837384"</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4.5.2.</w:t>
      </w:r>
      <w:r>
        <w:rPr>
          <w:rFonts w:asciiTheme="minorHAnsi" w:eastAsiaTheme="minorEastAsia" w:hAnsiTheme="minorHAnsi" w:cstheme="minorBidi"/>
          <w:noProof/>
          <w:sz w:val="22"/>
        </w:rPr>
        <w:tab/>
      </w:r>
      <w:r w:rsidRPr="008D6FA7">
        <w:rPr>
          <w:rStyle w:val="Hyperlink"/>
          <w:noProof/>
          <w:lang w:val="fr-FR"/>
        </w:rPr>
        <w:t>Thu thập dữ liệu</w:t>
      </w:r>
      <w:r>
        <w:rPr>
          <w:noProof/>
          <w:webHidden/>
        </w:rPr>
        <w:tab/>
      </w:r>
      <w:r>
        <w:rPr>
          <w:noProof/>
          <w:webHidden/>
        </w:rPr>
        <w:fldChar w:fldCharType="begin"/>
      </w:r>
      <w:r>
        <w:rPr>
          <w:noProof/>
          <w:webHidden/>
        </w:rPr>
        <w:instrText xml:space="preserve"> PAGEREF _Toc343837384 \h </w:instrText>
      </w:r>
      <w:r>
        <w:rPr>
          <w:noProof/>
          <w:webHidden/>
        </w:rPr>
      </w:r>
      <w:r>
        <w:rPr>
          <w:noProof/>
          <w:webHidden/>
        </w:rPr>
        <w:fldChar w:fldCharType="separate"/>
      </w:r>
      <w:r>
        <w:rPr>
          <w:noProof/>
          <w:webHidden/>
        </w:rPr>
        <w:t>51</w:t>
      </w:r>
      <w:r>
        <w:rPr>
          <w:noProof/>
          <w:webHidden/>
        </w:rPr>
        <w:fldChar w:fldCharType="end"/>
      </w:r>
      <w:r w:rsidRPr="008D6FA7">
        <w:rPr>
          <w:rStyle w:val="Hyperlink"/>
          <w:noProof/>
        </w:rPr>
        <w:fldChar w:fldCharType="end"/>
      </w:r>
    </w:p>
    <w:p w14:paraId="7CD18A20"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"_Toc343837385"</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4.5.3.</w:t>
      </w:r>
      <w:r>
        <w:rPr>
          <w:rFonts w:asciiTheme="minorHAnsi" w:eastAsiaTheme="minorEastAsia" w:hAnsiTheme="minorHAnsi" w:cstheme="minorBidi"/>
          <w:noProof/>
          <w:sz w:val="22"/>
        </w:rPr>
        <w:tab/>
      </w:r>
      <w:r w:rsidRPr="008D6FA7">
        <w:rPr>
          <w:rStyle w:val="Hyperlink"/>
          <w:noProof/>
        </w:rPr>
        <w:t>Tiền xử lý dữ liệu</w:t>
      </w:r>
      <w:r>
        <w:rPr>
          <w:noProof/>
          <w:webHidden/>
        </w:rPr>
        <w:tab/>
      </w:r>
      <w:r>
        <w:rPr>
          <w:noProof/>
          <w:webHidden/>
        </w:rPr>
        <w:fldChar w:fldCharType="begin"/>
      </w:r>
      <w:r>
        <w:rPr>
          <w:noProof/>
          <w:webHidden/>
        </w:rPr>
        <w:instrText xml:space="preserve"> PAGEREF _Toc343837385 \h </w:instrText>
      </w:r>
      <w:r>
        <w:rPr>
          <w:noProof/>
          <w:webHidden/>
        </w:rPr>
      </w:r>
      <w:r>
        <w:rPr>
          <w:noProof/>
          <w:webHidden/>
        </w:rPr>
        <w:fldChar w:fldCharType="separate"/>
      </w:r>
      <w:r>
        <w:rPr>
          <w:noProof/>
          <w:webHidden/>
        </w:rPr>
        <w:t>52</w:t>
      </w:r>
      <w:r>
        <w:rPr>
          <w:noProof/>
          <w:webHidden/>
        </w:rPr>
        <w:fldChar w:fldCharType="end"/>
      </w:r>
      <w:r w:rsidRPr="008D6FA7">
        <w:rPr>
          <w:rStyle w:val="Hyperlink"/>
          <w:noProof/>
        </w:rPr>
        <w:fldChar w:fldCharType="end"/>
      </w:r>
    </w:p>
    <w:p w14:paraId="0DACF5B3"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"_Toc343837386"</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4.5.4.</w:t>
      </w:r>
      <w:r>
        <w:rPr>
          <w:rFonts w:asciiTheme="minorHAnsi" w:eastAsiaTheme="minorEastAsia" w:hAnsiTheme="minorHAnsi" w:cstheme="minorBidi"/>
          <w:noProof/>
          <w:sz w:val="22"/>
        </w:rPr>
        <w:tab/>
      </w:r>
      <w:r w:rsidRPr="008D6FA7">
        <w:rPr>
          <w:rStyle w:val="Hyperlink"/>
          <w:noProof/>
        </w:rPr>
        <w:t>Phân chia tập dữ liệu</w:t>
      </w:r>
      <w:r>
        <w:rPr>
          <w:noProof/>
          <w:webHidden/>
        </w:rPr>
        <w:tab/>
      </w:r>
      <w:r>
        <w:rPr>
          <w:noProof/>
          <w:webHidden/>
        </w:rPr>
        <w:fldChar w:fldCharType="begin"/>
      </w:r>
      <w:r>
        <w:rPr>
          <w:noProof/>
          <w:webHidden/>
        </w:rPr>
        <w:instrText xml:space="preserve"> PAGEREF _Toc343837386 \h </w:instrText>
      </w:r>
      <w:r>
        <w:rPr>
          <w:noProof/>
          <w:webHidden/>
        </w:rPr>
      </w:r>
      <w:r>
        <w:rPr>
          <w:noProof/>
          <w:webHidden/>
        </w:rPr>
        <w:fldChar w:fldCharType="separate"/>
      </w:r>
      <w:r>
        <w:rPr>
          <w:noProof/>
          <w:webHidden/>
        </w:rPr>
        <w:t>52</w:t>
      </w:r>
      <w:r>
        <w:rPr>
          <w:noProof/>
          <w:webHidden/>
        </w:rPr>
        <w:fldChar w:fldCharType="end"/>
      </w:r>
      <w:r w:rsidRPr="008D6FA7">
        <w:rPr>
          <w:rStyle w:val="Hyperlink"/>
          <w:noProof/>
        </w:rPr>
        <w:fldChar w:fldCharType="end"/>
      </w:r>
    </w:p>
    <w:p w14:paraId="3F5A821C"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"_Toc343837387"</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4.5.5.</w:t>
      </w:r>
      <w:r>
        <w:rPr>
          <w:rFonts w:asciiTheme="minorHAnsi" w:eastAsiaTheme="minorEastAsia" w:hAnsiTheme="minorHAnsi" w:cstheme="minorBidi"/>
          <w:noProof/>
          <w:sz w:val="22"/>
        </w:rPr>
        <w:tab/>
      </w:r>
      <w:r w:rsidRPr="008D6FA7">
        <w:rPr>
          <w:rStyle w:val="Hyperlink"/>
          <w:noProof/>
        </w:rPr>
        <w:t>Xây dựng cấu trúc mạng</w:t>
      </w:r>
      <w:r>
        <w:rPr>
          <w:noProof/>
          <w:webHidden/>
        </w:rPr>
        <w:tab/>
      </w:r>
      <w:r>
        <w:rPr>
          <w:noProof/>
          <w:webHidden/>
        </w:rPr>
        <w:fldChar w:fldCharType="begin"/>
      </w:r>
      <w:r>
        <w:rPr>
          <w:noProof/>
          <w:webHidden/>
        </w:rPr>
        <w:instrText xml:space="preserve"> PAGEREF _Toc343837387 \h </w:instrText>
      </w:r>
      <w:r>
        <w:rPr>
          <w:noProof/>
          <w:webHidden/>
        </w:rPr>
      </w:r>
      <w:r>
        <w:rPr>
          <w:noProof/>
          <w:webHidden/>
        </w:rPr>
        <w:fldChar w:fldCharType="separate"/>
      </w:r>
      <w:r>
        <w:rPr>
          <w:noProof/>
          <w:webHidden/>
        </w:rPr>
        <w:t>53</w:t>
      </w:r>
      <w:r>
        <w:rPr>
          <w:noProof/>
          <w:webHidden/>
        </w:rPr>
        <w:fldChar w:fldCharType="end"/>
      </w:r>
      <w:r w:rsidRPr="008D6FA7">
        <w:rPr>
          <w:rStyle w:val="Hyperlink"/>
          <w:noProof/>
        </w:rPr>
        <w:fldChar w:fldCharType="end"/>
      </w:r>
    </w:p>
    <w:p w14:paraId="0E3E3ADA"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"_Toc343837388"</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4.5.6.</w:t>
      </w:r>
      <w:r>
        <w:rPr>
          <w:rFonts w:asciiTheme="minorHAnsi" w:eastAsiaTheme="minorEastAsia" w:hAnsiTheme="minorHAnsi" w:cstheme="minorBidi"/>
          <w:noProof/>
          <w:sz w:val="22"/>
        </w:rPr>
        <w:tab/>
      </w:r>
      <w:r w:rsidRPr="008D6FA7">
        <w:rPr>
          <w:rStyle w:val="Hyperlink"/>
          <w:noProof/>
        </w:rPr>
        <w:t>Xác định tiêu chuẩn đánh giá</w:t>
      </w:r>
      <w:r>
        <w:rPr>
          <w:noProof/>
          <w:webHidden/>
        </w:rPr>
        <w:tab/>
      </w:r>
      <w:r>
        <w:rPr>
          <w:noProof/>
          <w:webHidden/>
        </w:rPr>
        <w:fldChar w:fldCharType="begin"/>
      </w:r>
      <w:r>
        <w:rPr>
          <w:noProof/>
          <w:webHidden/>
        </w:rPr>
        <w:instrText xml:space="preserve"> PAGEREF _Toc343837388 \h </w:instrText>
      </w:r>
      <w:r>
        <w:rPr>
          <w:noProof/>
          <w:webHidden/>
        </w:rPr>
      </w:r>
      <w:r>
        <w:rPr>
          <w:noProof/>
          <w:webHidden/>
        </w:rPr>
        <w:fldChar w:fldCharType="separate"/>
      </w:r>
      <w:r>
        <w:rPr>
          <w:noProof/>
          <w:webHidden/>
        </w:rPr>
        <w:t>55</w:t>
      </w:r>
      <w:r>
        <w:rPr>
          <w:noProof/>
          <w:webHidden/>
        </w:rPr>
        <w:fldChar w:fldCharType="end"/>
      </w:r>
      <w:r w:rsidRPr="008D6FA7">
        <w:rPr>
          <w:rStyle w:val="Hyperlink"/>
          <w:noProof/>
        </w:rPr>
        <w:fldChar w:fldCharType="end"/>
      </w:r>
    </w:p>
    <w:p w14:paraId="04646609" w14:textId="77777777" w:rsidR="008923C9" w:rsidRDefault="008923C9" w:rsidP="008923C9">
      <w:pPr>
        <w:pStyle w:val="TOC3"/>
        <w:tabs>
          <w:tab w:val="left" w:pos="1760"/>
          <w:tab w:val="right" w:leader="dot" w:pos="9064"/>
        </w:tabs>
        <w:spacing w:after="0"/>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"_Toc343837389"</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lang w:val="fr-FR"/>
        </w:rPr>
        <w:t>4.5.7.</w:t>
      </w:r>
      <w:r>
        <w:rPr>
          <w:rFonts w:asciiTheme="minorHAnsi" w:eastAsiaTheme="minorEastAsia" w:hAnsiTheme="minorHAnsi" w:cstheme="minorBidi"/>
          <w:noProof/>
          <w:sz w:val="22"/>
        </w:rPr>
        <w:tab/>
      </w:r>
      <w:r w:rsidRPr="008D6FA7">
        <w:rPr>
          <w:rStyle w:val="Hyperlink"/>
          <w:noProof/>
          <w:lang w:val="fr-FR"/>
        </w:rPr>
        <w:t>Huấn luyện mạng</w:t>
      </w:r>
      <w:r>
        <w:rPr>
          <w:noProof/>
          <w:webHidden/>
        </w:rPr>
        <w:tab/>
      </w:r>
      <w:r>
        <w:rPr>
          <w:noProof/>
          <w:webHidden/>
        </w:rPr>
        <w:fldChar w:fldCharType="begin"/>
      </w:r>
      <w:r>
        <w:rPr>
          <w:noProof/>
          <w:webHidden/>
        </w:rPr>
        <w:instrText xml:space="preserve"> PAGEREF _Toc343837389 \h </w:instrText>
      </w:r>
      <w:r>
        <w:rPr>
          <w:noProof/>
          <w:webHidden/>
        </w:rPr>
      </w:r>
      <w:r>
        <w:rPr>
          <w:noProof/>
          <w:webHidden/>
        </w:rPr>
        <w:fldChar w:fldCharType="separate"/>
      </w:r>
      <w:r>
        <w:rPr>
          <w:noProof/>
          <w:webHidden/>
        </w:rPr>
        <w:t>56</w:t>
      </w:r>
      <w:r>
        <w:rPr>
          <w:noProof/>
          <w:webHidden/>
        </w:rPr>
        <w:fldChar w:fldCharType="end"/>
      </w:r>
      <w:r w:rsidRPr="008D6FA7">
        <w:rPr>
          <w:rStyle w:val="Hyperlink"/>
          <w:noProof/>
        </w:rPr>
        <w:fldChar w:fldCharType="end"/>
      </w:r>
    </w:p>
    <w:p w14:paraId="1AAB1A86" w14:textId="77777777" w:rsidR="008923C9" w:rsidRDefault="008923C9" w:rsidP="008923C9">
      <w:pPr>
        <w:pStyle w:val="TOC3"/>
        <w:tabs>
          <w:tab w:val="left" w:pos="1760"/>
          <w:tab w:val="right" w:leader="dot" w:pos="9064"/>
        </w:tabs>
        <w:spacing w:before="0"/>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"_Toc343837390"</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lang w:val="fr-FR"/>
        </w:rPr>
        <w:t>4.5.8.</w:t>
      </w:r>
      <w:r>
        <w:rPr>
          <w:rFonts w:asciiTheme="minorHAnsi" w:eastAsiaTheme="minorEastAsia" w:hAnsiTheme="minorHAnsi" w:cstheme="minorBidi"/>
          <w:noProof/>
          <w:sz w:val="22"/>
        </w:rPr>
        <w:tab/>
      </w:r>
      <w:r w:rsidRPr="008D6FA7">
        <w:rPr>
          <w:rStyle w:val="Hyperlink"/>
          <w:noProof/>
          <w:lang w:val="fr-FR"/>
        </w:rPr>
        <w:t>Dự báo và cải tiến</w:t>
      </w:r>
      <w:r>
        <w:rPr>
          <w:noProof/>
          <w:webHidden/>
        </w:rPr>
        <w:tab/>
      </w:r>
      <w:r>
        <w:rPr>
          <w:noProof/>
          <w:webHidden/>
        </w:rPr>
        <w:fldChar w:fldCharType="begin"/>
      </w:r>
      <w:r>
        <w:rPr>
          <w:noProof/>
          <w:webHidden/>
        </w:rPr>
        <w:instrText xml:space="preserve"> PAGEREF _Toc343837390 \h </w:instrText>
      </w:r>
      <w:r>
        <w:rPr>
          <w:noProof/>
          <w:webHidden/>
        </w:rPr>
      </w:r>
      <w:r>
        <w:rPr>
          <w:noProof/>
          <w:webHidden/>
        </w:rPr>
        <w:fldChar w:fldCharType="separate"/>
      </w:r>
      <w:r>
        <w:rPr>
          <w:noProof/>
          <w:webHidden/>
        </w:rPr>
        <w:t>56</w:t>
      </w:r>
      <w:r>
        <w:rPr>
          <w:noProof/>
          <w:webHidden/>
        </w:rPr>
        <w:fldChar w:fldCharType="end"/>
      </w:r>
      <w:r w:rsidRPr="008D6FA7">
        <w:rPr>
          <w:rStyle w:val="Hyperlink"/>
          <w:noProof/>
        </w:rPr>
        <w:fldChar w:fldCharType="end"/>
      </w:r>
    </w:p>
    <w:p w14:paraId="31254373"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lastRenderedPageBreak/>
        <w:fldChar w:fldCharType="begin"/>
      </w:r>
      <w:r w:rsidRPr="008D6FA7">
        <w:rPr>
          <w:rStyle w:val="Hyperlink"/>
          <w:noProof/>
        </w:rPr>
        <w:instrText xml:space="preserve"> </w:instrText>
      </w:r>
      <w:r>
        <w:rPr>
          <w:noProof/>
        </w:rPr>
        <w:instrText>HYPERLINK \l "_Toc343837393"</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4.6.</w:t>
      </w:r>
      <w:r>
        <w:rPr>
          <w:rFonts w:asciiTheme="minorHAnsi" w:eastAsiaTheme="minorEastAsia" w:hAnsiTheme="minorHAnsi" w:cstheme="minorBidi"/>
          <w:noProof/>
          <w:sz w:val="22"/>
        </w:rPr>
        <w:tab/>
      </w:r>
      <w:r w:rsidRPr="008D6FA7">
        <w:rPr>
          <w:rStyle w:val="Hyperlink"/>
          <w:noProof/>
        </w:rPr>
        <w:t>Kết luận</w:t>
      </w:r>
      <w:r>
        <w:rPr>
          <w:noProof/>
          <w:webHidden/>
        </w:rPr>
        <w:tab/>
      </w:r>
      <w:r>
        <w:rPr>
          <w:noProof/>
          <w:webHidden/>
        </w:rPr>
        <w:fldChar w:fldCharType="begin"/>
      </w:r>
      <w:r>
        <w:rPr>
          <w:noProof/>
          <w:webHidden/>
        </w:rPr>
        <w:instrText xml:space="preserve"> PAGEREF _Toc343837393 \h </w:instrText>
      </w:r>
      <w:r>
        <w:rPr>
          <w:noProof/>
          <w:webHidden/>
        </w:rPr>
      </w:r>
      <w:r>
        <w:rPr>
          <w:noProof/>
          <w:webHidden/>
        </w:rPr>
        <w:fldChar w:fldCharType="separate"/>
      </w:r>
      <w:r>
        <w:rPr>
          <w:noProof/>
          <w:webHidden/>
        </w:rPr>
        <w:t>56</w:t>
      </w:r>
      <w:r>
        <w:rPr>
          <w:noProof/>
          <w:webHidden/>
        </w:rPr>
        <w:fldChar w:fldCharType="end"/>
      </w:r>
      <w:r w:rsidRPr="008D6FA7">
        <w:rPr>
          <w:rStyle w:val="Hyperlink"/>
          <w:noProof/>
        </w:rPr>
        <w:fldChar w:fldCharType="end"/>
      </w:r>
    </w:p>
    <w:p w14:paraId="7D99522A" w14:textId="77777777" w:rsidR="008923C9" w:rsidRDefault="008923C9">
      <w:pPr>
        <w:pStyle w:val="TOC1"/>
        <w:tabs>
          <w:tab w:val="left" w:pos="1760"/>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"_Toc343837395"</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Chương 5</w:t>
      </w:r>
      <w:r>
        <w:rPr>
          <w:rFonts w:asciiTheme="minorHAnsi" w:eastAsiaTheme="minorEastAsia" w:hAnsiTheme="minorHAnsi" w:cstheme="minorBidi"/>
          <w:noProof/>
          <w:sz w:val="22"/>
        </w:rPr>
        <w:tab/>
      </w:r>
      <w:r w:rsidRPr="008D6FA7">
        <w:rPr>
          <w:rStyle w:val="Hyperlink"/>
          <w:noProof/>
        </w:rPr>
        <w:t>MÔ HÌNH KẾT HỢP ARIMA VÀ ANN</w:t>
      </w:r>
      <w:r>
        <w:rPr>
          <w:noProof/>
          <w:webHidden/>
        </w:rPr>
        <w:tab/>
      </w:r>
      <w:r>
        <w:rPr>
          <w:noProof/>
          <w:webHidden/>
        </w:rPr>
        <w:fldChar w:fldCharType="begin"/>
      </w:r>
      <w:r>
        <w:rPr>
          <w:noProof/>
          <w:webHidden/>
        </w:rPr>
        <w:instrText xml:space="preserve"> PAGEREF _Toc343837395 \h </w:instrText>
      </w:r>
      <w:r>
        <w:rPr>
          <w:noProof/>
          <w:webHidden/>
        </w:rPr>
      </w:r>
      <w:r>
        <w:rPr>
          <w:noProof/>
          <w:webHidden/>
        </w:rPr>
        <w:fldChar w:fldCharType="separate"/>
      </w:r>
      <w:r>
        <w:rPr>
          <w:noProof/>
          <w:webHidden/>
        </w:rPr>
        <w:t>58</w:t>
      </w:r>
      <w:r>
        <w:rPr>
          <w:noProof/>
          <w:webHidden/>
        </w:rPr>
        <w:fldChar w:fldCharType="end"/>
      </w:r>
      <w:r w:rsidRPr="008D6FA7">
        <w:rPr>
          <w:rStyle w:val="Hyperlink"/>
          <w:noProof/>
        </w:rPr>
        <w:fldChar w:fldCharType="end"/>
      </w:r>
    </w:p>
    <w:p w14:paraId="7DF208B8"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"_Toc343837401"</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5.1.</w:t>
      </w:r>
      <w:r>
        <w:rPr>
          <w:rFonts w:asciiTheme="minorHAnsi" w:eastAsiaTheme="minorEastAsia" w:hAnsiTheme="minorHAnsi" w:cstheme="minorBidi"/>
          <w:noProof/>
          <w:sz w:val="22"/>
        </w:rPr>
        <w:tab/>
      </w:r>
      <w:r w:rsidRPr="008D6FA7">
        <w:rPr>
          <w:rStyle w:val="Hyperlink"/>
          <w:noProof/>
        </w:rPr>
        <w:t>Nguyên nhân</w:t>
      </w:r>
      <w:r>
        <w:rPr>
          <w:noProof/>
          <w:webHidden/>
        </w:rPr>
        <w:tab/>
      </w:r>
      <w:r>
        <w:rPr>
          <w:noProof/>
          <w:webHidden/>
        </w:rPr>
        <w:fldChar w:fldCharType="begin"/>
      </w:r>
      <w:r>
        <w:rPr>
          <w:noProof/>
          <w:webHidden/>
        </w:rPr>
        <w:instrText xml:space="preserve"> PAGEREF _Toc343837401 \h </w:instrText>
      </w:r>
      <w:r>
        <w:rPr>
          <w:noProof/>
          <w:webHidden/>
        </w:rPr>
      </w:r>
      <w:r>
        <w:rPr>
          <w:noProof/>
          <w:webHidden/>
        </w:rPr>
        <w:fldChar w:fldCharType="separate"/>
      </w:r>
      <w:r>
        <w:rPr>
          <w:noProof/>
          <w:webHidden/>
        </w:rPr>
        <w:t>58</w:t>
      </w:r>
      <w:r>
        <w:rPr>
          <w:noProof/>
          <w:webHidden/>
        </w:rPr>
        <w:fldChar w:fldCharType="end"/>
      </w:r>
      <w:r w:rsidRPr="008D6FA7">
        <w:rPr>
          <w:rStyle w:val="Hyperlink"/>
          <w:noProof/>
        </w:rPr>
        <w:fldChar w:fldCharType="end"/>
      </w:r>
    </w:p>
    <w:p w14:paraId="49457799"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"_Toc343837402"</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5.2.</w:t>
      </w:r>
      <w:r>
        <w:rPr>
          <w:rFonts w:asciiTheme="minorHAnsi" w:eastAsiaTheme="minorEastAsia" w:hAnsiTheme="minorHAnsi" w:cstheme="minorBidi"/>
          <w:noProof/>
          <w:sz w:val="22"/>
        </w:rPr>
        <w:tab/>
      </w:r>
      <w:r w:rsidRPr="008D6FA7">
        <w:rPr>
          <w:rStyle w:val="Hyperlink"/>
          <w:noProof/>
        </w:rPr>
        <w:t>Mô hình kết hợp ARIMA và mạng nơron</w:t>
      </w:r>
      <w:r>
        <w:rPr>
          <w:noProof/>
          <w:webHidden/>
        </w:rPr>
        <w:tab/>
      </w:r>
      <w:r>
        <w:rPr>
          <w:noProof/>
          <w:webHidden/>
        </w:rPr>
        <w:fldChar w:fldCharType="begin"/>
      </w:r>
      <w:r>
        <w:rPr>
          <w:noProof/>
          <w:webHidden/>
        </w:rPr>
        <w:instrText xml:space="preserve"> PAGEREF _Toc343837402 \h </w:instrText>
      </w:r>
      <w:r>
        <w:rPr>
          <w:noProof/>
          <w:webHidden/>
        </w:rPr>
      </w:r>
      <w:r>
        <w:rPr>
          <w:noProof/>
          <w:webHidden/>
        </w:rPr>
        <w:fldChar w:fldCharType="separate"/>
      </w:r>
      <w:r>
        <w:rPr>
          <w:noProof/>
          <w:webHidden/>
        </w:rPr>
        <w:t>59</w:t>
      </w:r>
      <w:r>
        <w:rPr>
          <w:noProof/>
          <w:webHidden/>
        </w:rPr>
        <w:fldChar w:fldCharType="end"/>
      </w:r>
      <w:r w:rsidRPr="008D6FA7">
        <w:rPr>
          <w:rStyle w:val="Hyperlink"/>
          <w:noProof/>
        </w:rPr>
        <w:fldChar w:fldCharType="end"/>
      </w:r>
    </w:p>
    <w:p w14:paraId="090A130F" w14:textId="77777777" w:rsidR="008923C9" w:rsidRDefault="008923C9">
      <w:pPr>
        <w:pStyle w:val="TOC1"/>
        <w:tabs>
          <w:tab w:val="left" w:pos="1760"/>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"_Toc343837420"</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Chương 6</w:t>
      </w:r>
      <w:r>
        <w:rPr>
          <w:rFonts w:asciiTheme="minorHAnsi" w:eastAsiaTheme="minorEastAsia" w:hAnsiTheme="minorHAnsi" w:cstheme="minorBidi"/>
          <w:noProof/>
          <w:sz w:val="22"/>
        </w:rPr>
        <w:tab/>
      </w:r>
      <w:r w:rsidRPr="008D6FA7">
        <w:rPr>
          <w:rStyle w:val="Hyperlink"/>
          <w:noProof/>
        </w:rPr>
        <w:t>KẾT QUẢ THỰC NGHIỆM</w:t>
      </w:r>
      <w:r>
        <w:rPr>
          <w:noProof/>
          <w:webHidden/>
        </w:rPr>
        <w:tab/>
      </w:r>
      <w:r>
        <w:rPr>
          <w:noProof/>
          <w:webHidden/>
        </w:rPr>
        <w:fldChar w:fldCharType="begin"/>
      </w:r>
      <w:r>
        <w:rPr>
          <w:noProof/>
          <w:webHidden/>
        </w:rPr>
        <w:instrText xml:space="preserve"> PAGEREF _Toc343837420 \h </w:instrText>
      </w:r>
      <w:r>
        <w:rPr>
          <w:noProof/>
          <w:webHidden/>
        </w:rPr>
      </w:r>
      <w:r>
        <w:rPr>
          <w:noProof/>
          <w:webHidden/>
        </w:rPr>
        <w:fldChar w:fldCharType="separate"/>
      </w:r>
      <w:r>
        <w:rPr>
          <w:noProof/>
          <w:webHidden/>
        </w:rPr>
        <w:t>61</w:t>
      </w:r>
      <w:r>
        <w:rPr>
          <w:noProof/>
          <w:webHidden/>
        </w:rPr>
        <w:fldChar w:fldCharType="end"/>
      </w:r>
      <w:r w:rsidRPr="008D6FA7">
        <w:rPr>
          <w:rStyle w:val="Hyperlink"/>
          <w:noProof/>
        </w:rPr>
        <w:fldChar w:fldCharType="end"/>
      </w:r>
    </w:p>
    <w:p w14:paraId="6289DE32"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"_Toc343837421"</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6.1.</w:t>
      </w:r>
      <w:r>
        <w:rPr>
          <w:rFonts w:asciiTheme="minorHAnsi" w:eastAsiaTheme="minorEastAsia" w:hAnsiTheme="minorHAnsi" w:cstheme="minorBidi"/>
          <w:noProof/>
          <w:sz w:val="22"/>
        </w:rPr>
        <w:tab/>
      </w:r>
      <w:r w:rsidRPr="008D6FA7">
        <w:rPr>
          <w:rStyle w:val="Hyperlink"/>
          <w:noProof/>
        </w:rPr>
        <w:t>Cấu trúc chương trình</w:t>
      </w:r>
      <w:r>
        <w:rPr>
          <w:noProof/>
          <w:webHidden/>
        </w:rPr>
        <w:tab/>
      </w:r>
      <w:r>
        <w:rPr>
          <w:noProof/>
          <w:webHidden/>
        </w:rPr>
        <w:fldChar w:fldCharType="begin"/>
      </w:r>
      <w:r>
        <w:rPr>
          <w:noProof/>
          <w:webHidden/>
        </w:rPr>
        <w:instrText xml:space="preserve"> PAGEREF _Toc343837421 \h </w:instrText>
      </w:r>
      <w:r>
        <w:rPr>
          <w:noProof/>
          <w:webHidden/>
        </w:rPr>
      </w:r>
      <w:r>
        <w:rPr>
          <w:noProof/>
          <w:webHidden/>
        </w:rPr>
        <w:fldChar w:fldCharType="separate"/>
      </w:r>
      <w:r>
        <w:rPr>
          <w:noProof/>
          <w:webHidden/>
        </w:rPr>
        <w:t>61</w:t>
      </w:r>
      <w:r>
        <w:rPr>
          <w:noProof/>
          <w:webHidden/>
        </w:rPr>
        <w:fldChar w:fldCharType="end"/>
      </w:r>
      <w:r w:rsidRPr="008D6FA7">
        <w:rPr>
          <w:rStyle w:val="Hyperlink"/>
          <w:noProof/>
        </w:rPr>
        <w:fldChar w:fldCharType="end"/>
      </w:r>
    </w:p>
    <w:p w14:paraId="5E1E0365"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"_Toc343837422"</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6.1.1.</w:t>
      </w:r>
      <w:r>
        <w:rPr>
          <w:rFonts w:asciiTheme="minorHAnsi" w:eastAsiaTheme="minorEastAsia" w:hAnsiTheme="minorHAnsi" w:cstheme="minorBidi"/>
          <w:noProof/>
          <w:sz w:val="22"/>
        </w:rPr>
        <w:tab/>
      </w:r>
      <w:r w:rsidRPr="008D6FA7">
        <w:rPr>
          <w:rStyle w:val="Hyperlink"/>
          <w:noProof/>
        </w:rPr>
        <w:t>Giao diện chương trình</w:t>
      </w:r>
      <w:r>
        <w:rPr>
          <w:noProof/>
          <w:webHidden/>
        </w:rPr>
        <w:tab/>
      </w:r>
      <w:r>
        <w:rPr>
          <w:noProof/>
          <w:webHidden/>
        </w:rPr>
        <w:fldChar w:fldCharType="begin"/>
      </w:r>
      <w:r>
        <w:rPr>
          <w:noProof/>
          <w:webHidden/>
        </w:rPr>
        <w:instrText xml:space="preserve"> PAGEREF _Toc343837422 \h </w:instrText>
      </w:r>
      <w:r>
        <w:rPr>
          <w:noProof/>
          <w:webHidden/>
        </w:rPr>
      </w:r>
      <w:r>
        <w:rPr>
          <w:noProof/>
          <w:webHidden/>
        </w:rPr>
        <w:fldChar w:fldCharType="separate"/>
      </w:r>
      <w:r>
        <w:rPr>
          <w:noProof/>
          <w:webHidden/>
        </w:rPr>
        <w:t>62</w:t>
      </w:r>
      <w:r>
        <w:rPr>
          <w:noProof/>
          <w:webHidden/>
        </w:rPr>
        <w:fldChar w:fldCharType="end"/>
      </w:r>
      <w:r w:rsidRPr="008D6FA7">
        <w:rPr>
          <w:rStyle w:val="Hyperlink"/>
          <w:noProof/>
        </w:rPr>
        <w:fldChar w:fldCharType="end"/>
      </w:r>
    </w:p>
    <w:p w14:paraId="407534B9"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"_Toc343837423"</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6.1.2.</w:t>
      </w:r>
      <w:r>
        <w:rPr>
          <w:rFonts w:asciiTheme="minorHAnsi" w:eastAsiaTheme="minorEastAsia" w:hAnsiTheme="minorHAnsi" w:cstheme="minorBidi"/>
          <w:noProof/>
          <w:sz w:val="22"/>
        </w:rPr>
        <w:tab/>
      </w:r>
      <w:r w:rsidRPr="008D6FA7">
        <w:rPr>
          <w:rStyle w:val="Hyperlink"/>
          <w:noProof/>
        </w:rPr>
        <w:t>Các module chính</w:t>
      </w:r>
      <w:r>
        <w:rPr>
          <w:noProof/>
          <w:webHidden/>
        </w:rPr>
        <w:tab/>
      </w:r>
      <w:r>
        <w:rPr>
          <w:noProof/>
          <w:webHidden/>
        </w:rPr>
        <w:fldChar w:fldCharType="begin"/>
      </w:r>
      <w:r>
        <w:rPr>
          <w:noProof/>
          <w:webHidden/>
        </w:rPr>
        <w:instrText xml:space="preserve"> PAGEREF _Toc343837423 \h </w:instrText>
      </w:r>
      <w:r>
        <w:rPr>
          <w:noProof/>
          <w:webHidden/>
        </w:rPr>
      </w:r>
      <w:r>
        <w:rPr>
          <w:noProof/>
          <w:webHidden/>
        </w:rPr>
        <w:fldChar w:fldCharType="separate"/>
      </w:r>
      <w:r>
        <w:rPr>
          <w:noProof/>
          <w:webHidden/>
        </w:rPr>
        <w:t>64</w:t>
      </w:r>
      <w:r>
        <w:rPr>
          <w:noProof/>
          <w:webHidden/>
        </w:rPr>
        <w:fldChar w:fldCharType="end"/>
      </w:r>
      <w:r w:rsidRPr="008D6FA7">
        <w:rPr>
          <w:rStyle w:val="Hyperlink"/>
          <w:noProof/>
        </w:rPr>
        <w:fldChar w:fldCharType="end"/>
      </w:r>
    </w:p>
    <w:p w14:paraId="6B7480C9"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"_Toc343837424"</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6.2.</w:t>
      </w:r>
      <w:r>
        <w:rPr>
          <w:rFonts w:asciiTheme="minorHAnsi" w:eastAsiaTheme="minorEastAsia" w:hAnsiTheme="minorHAnsi" w:cstheme="minorBidi"/>
          <w:noProof/>
          <w:sz w:val="22"/>
        </w:rPr>
        <w:tab/>
      </w:r>
      <w:r w:rsidRPr="008D6FA7">
        <w:rPr>
          <w:rStyle w:val="Hyperlink"/>
          <w:noProof/>
        </w:rPr>
        <w:t>Dữ liệu thực nghiệm</w:t>
      </w:r>
      <w:r>
        <w:rPr>
          <w:noProof/>
          <w:webHidden/>
        </w:rPr>
        <w:tab/>
      </w:r>
      <w:r>
        <w:rPr>
          <w:noProof/>
          <w:webHidden/>
        </w:rPr>
        <w:fldChar w:fldCharType="begin"/>
      </w:r>
      <w:r>
        <w:rPr>
          <w:noProof/>
          <w:webHidden/>
        </w:rPr>
        <w:instrText xml:space="preserve"> PAGEREF _Toc343837424 \h </w:instrText>
      </w:r>
      <w:r>
        <w:rPr>
          <w:noProof/>
          <w:webHidden/>
        </w:rPr>
      </w:r>
      <w:r>
        <w:rPr>
          <w:noProof/>
          <w:webHidden/>
        </w:rPr>
        <w:fldChar w:fldCharType="separate"/>
      </w:r>
      <w:r>
        <w:rPr>
          <w:noProof/>
          <w:webHidden/>
        </w:rPr>
        <w:t>66</w:t>
      </w:r>
      <w:r>
        <w:rPr>
          <w:noProof/>
          <w:webHidden/>
        </w:rPr>
        <w:fldChar w:fldCharType="end"/>
      </w:r>
      <w:r w:rsidRPr="008D6FA7">
        <w:rPr>
          <w:rStyle w:val="Hyperlink"/>
          <w:noProof/>
        </w:rPr>
        <w:fldChar w:fldCharType="end"/>
      </w:r>
    </w:p>
    <w:p w14:paraId="6F7D8837"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"_Toc343837425"</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6.3.</w:t>
      </w:r>
      <w:r>
        <w:rPr>
          <w:rFonts w:asciiTheme="minorHAnsi" w:eastAsiaTheme="minorEastAsia" w:hAnsiTheme="minorHAnsi" w:cstheme="minorBidi"/>
          <w:noProof/>
          <w:sz w:val="22"/>
        </w:rPr>
        <w:tab/>
      </w:r>
      <w:r w:rsidRPr="008D6FA7">
        <w:rPr>
          <w:rStyle w:val="Hyperlink"/>
          <w:noProof/>
        </w:rPr>
        <w:t>Kết quả thực nghiệm</w:t>
      </w:r>
      <w:r>
        <w:rPr>
          <w:noProof/>
          <w:webHidden/>
        </w:rPr>
        <w:tab/>
      </w:r>
      <w:r>
        <w:rPr>
          <w:noProof/>
          <w:webHidden/>
        </w:rPr>
        <w:fldChar w:fldCharType="begin"/>
      </w:r>
      <w:r>
        <w:rPr>
          <w:noProof/>
          <w:webHidden/>
        </w:rPr>
        <w:instrText xml:space="preserve"> PAGEREF _Toc343837425 \h </w:instrText>
      </w:r>
      <w:r>
        <w:rPr>
          <w:noProof/>
          <w:webHidden/>
        </w:rPr>
      </w:r>
      <w:r>
        <w:rPr>
          <w:noProof/>
          <w:webHidden/>
        </w:rPr>
        <w:fldChar w:fldCharType="separate"/>
      </w:r>
      <w:r>
        <w:rPr>
          <w:noProof/>
          <w:webHidden/>
        </w:rPr>
        <w:t>71</w:t>
      </w:r>
      <w:r>
        <w:rPr>
          <w:noProof/>
          <w:webHidden/>
        </w:rPr>
        <w:fldChar w:fldCharType="end"/>
      </w:r>
      <w:r w:rsidRPr="008D6FA7">
        <w:rPr>
          <w:rStyle w:val="Hyperlink"/>
          <w:noProof/>
        </w:rPr>
        <w:fldChar w:fldCharType="end"/>
      </w:r>
    </w:p>
    <w:p w14:paraId="3DDFA715"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"_Toc343837426"</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6.3.1.</w:t>
      </w:r>
      <w:r>
        <w:rPr>
          <w:rFonts w:asciiTheme="minorHAnsi" w:eastAsiaTheme="minorEastAsia" w:hAnsiTheme="minorHAnsi" w:cstheme="minorBidi"/>
          <w:noProof/>
          <w:sz w:val="22"/>
        </w:rPr>
        <w:tab/>
      </w:r>
      <w:r w:rsidRPr="008D6FA7">
        <w:rPr>
          <w:rStyle w:val="Hyperlink"/>
          <w:noProof/>
        </w:rPr>
        <w:t>Bộ dữ liệu có tính mùa và xu hướng</w:t>
      </w:r>
      <w:r>
        <w:rPr>
          <w:noProof/>
          <w:webHidden/>
        </w:rPr>
        <w:tab/>
      </w:r>
      <w:r>
        <w:rPr>
          <w:noProof/>
          <w:webHidden/>
        </w:rPr>
        <w:fldChar w:fldCharType="begin"/>
      </w:r>
      <w:r>
        <w:rPr>
          <w:noProof/>
          <w:webHidden/>
        </w:rPr>
        <w:instrText xml:space="preserve"> PAGEREF _Toc343837426 \h </w:instrText>
      </w:r>
      <w:r>
        <w:rPr>
          <w:noProof/>
          <w:webHidden/>
        </w:rPr>
      </w:r>
      <w:r>
        <w:rPr>
          <w:noProof/>
          <w:webHidden/>
        </w:rPr>
        <w:fldChar w:fldCharType="separate"/>
      </w:r>
      <w:r>
        <w:rPr>
          <w:noProof/>
          <w:webHidden/>
        </w:rPr>
        <w:t>71</w:t>
      </w:r>
      <w:r>
        <w:rPr>
          <w:noProof/>
          <w:webHidden/>
        </w:rPr>
        <w:fldChar w:fldCharType="end"/>
      </w:r>
      <w:r w:rsidRPr="008D6FA7">
        <w:rPr>
          <w:rStyle w:val="Hyperlink"/>
          <w:noProof/>
        </w:rPr>
        <w:fldChar w:fldCharType="end"/>
      </w:r>
    </w:p>
    <w:p w14:paraId="4819A945"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"_Toc343837427"</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6.3.2.</w:t>
      </w:r>
      <w:r>
        <w:rPr>
          <w:rFonts w:asciiTheme="minorHAnsi" w:eastAsiaTheme="minorEastAsia" w:hAnsiTheme="minorHAnsi" w:cstheme="minorBidi"/>
          <w:noProof/>
          <w:sz w:val="22"/>
        </w:rPr>
        <w:tab/>
      </w:r>
      <w:r w:rsidRPr="008D6FA7">
        <w:rPr>
          <w:rStyle w:val="Hyperlink"/>
          <w:noProof/>
        </w:rPr>
        <w:t>Bộ dữ liệu có tính mùa</w:t>
      </w:r>
      <w:r>
        <w:rPr>
          <w:noProof/>
          <w:webHidden/>
        </w:rPr>
        <w:tab/>
      </w:r>
      <w:r>
        <w:rPr>
          <w:noProof/>
          <w:webHidden/>
        </w:rPr>
        <w:fldChar w:fldCharType="begin"/>
      </w:r>
      <w:r>
        <w:rPr>
          <w:noProof/>
          <w:webHidden/>
        </w:rPr>
        <w:instrText xml:space="preserve"> PAGEREF _Toc343837427 \h </w:instrText>
      </w:r>
      <w:r>
        <w:rPr>
          <w:noProof/>
          <w:webHidden/>
        </w:rPr>
      </w:r>
      <w:r>
        <w:rPr>
          <w:noProof/>
          <w:webHidden/>
        </w:rPr>
        <w:fldChar w:fldCharType="separate"/>
      </w:r>
      <w:r>
        <w:rPr>
          <w:noProof/>
          <w:webHidden/>
        </w:rPr>
        <w:t>73</w:t>
      </w:r>
      <w:r>
        <w:rPr>
          <w:noProof/>
          <w:webHidden/>
        </w:rPr>
        <w:fldChar w:fldCharType="end"/>
      </w:r>
      <w:r w:rsidRPr="008D6FA7">
        <w:rPr>
          <w:rStyle w:val="Hyperlink"/>
          <w:noProof/>
        </w:rPr>
        <w:fldChar w:fldCharType="end"/>
      </w:r>
    </w:p>
    <w:p w14:paraId="1B7F9156"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"_Toc343837428"</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6.3.3.</w:t>
      </w:r>
      <w:r>
        <w:rPr>
          <w:rFonts w:asciiTheme="minorHAnsi" w:eastAsiaTheme="minorEastAsia" w:hAnsiTheme="minorHAnsi" w:cstheme="minorBidi"/>
          <w:noProof/>
          <w:sz w:val="22"/>
        </w:rPr>
        <w:tab/>
      </w:r>
      <w:r w:rsidRPr="008D6FA7">
        <w:rPr>
          <w:rStyle w:val="Hyperlink"/>
          <w:noProof/>
        </w:rPr>
        <w:t>Bộ dữ liệu có tính xu hướng</w:t>
      </w:r>
      <w:r>
        <w:rPr>
          <w:noProof/>
          <w:webHidden/>
        </w:rPr>
        <w:tab/>
      </w:r>
      <w:r>
        <w:rPr>
          <w:noProof/>
          <w:webHidden/>
        </w:rPr>
        <w:fldChar w:fldCharType="begin"/>
      </w:r>
      <w:r>
        <w:rPr>
          <w:noProof/>
          <w:webHidden/>
        </w:rPr>
        <w:instrText xml:space="preserve"> PAGEREF _Toc343837428 \h </w:instrText>
      </w:r>
      <w:r>
        <w:rPr>
          <w:noProof/>
          <w:webHidden/>
        </w:rPr>
      </w:r>
      <w:r>
        <w:rPr>
          <w:noProof/>
          <w:webHidden/>
        </w:rPr>
        <w:fldChar w:fldCharType="separate"/>
      </w:r>
      <w:r>
        <w:rPr>
          <w:noProof/>
          <w:webHidden/>
        </w:rPr>
        <w:t>74</w:t>
      </w:r>
      <w:r>
        <w:rPr>
          <w:noProof/>
          <w:webHidden/>
        </w:rPr>
        <w:fldChar w:fldCharType="end"/>
      </w:r>
      <w:r w:rsidRPr="008D6FA7">
        <w:rPr>
          <w:rStyle w:val="Hyperlink"/>
          <w:noProof/>
        </w:rPr>
        <w:fldChar w:fldCharType="end"/>
      </w:r>
    </w:p>
    <w:p w14:paraId="07F75ED9"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"_Toc343837429"</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6.3.4.</w:t>
      </w:r>
      <w:r>
        <w:rPr>
          <w:rFonts w:asciiTheme="minorHAnsi" w:eastAsiaTheme="minorEastAsia" w:hAnsiTheme="minorHAnsi" w:cstheme="minorBidi"/>
          <w:noProof/>
          <w:sz w:val="22"/>
        </w:rPr>
        <w:tab/>
      </w:r>
      <w:r w:rsidRPr="008D6FA7">
        <w:rPr>
          <w:rStyle w:val="Hyperlink"/>
          <w:noProof/>
        </w:rPr>
        <w:t>Bộ dữ liệu có tính phi tuyến</w:t>
      </w:r>
      <w:r>
        <w:rPr>
          <w:noProof/>
          <w:webHidden/>
        </w:rPr>
        <w:tab/>
      </w:r>
      <w:r>
        <w:rPr>
          <w:noProof/>
          <w:webHidden/>
        </w:rPr>
        <w:fldChar w:fldCharType="begin"/>
      </w:r>
      <w:r>
        <w:rPr>
          <w:noProof/>
          <w:webHidden/>
        </w:rPr>
        <w:instrText xml:space="preserve"> PAGEREF _Toc343837429 \h </w:instrText>
      </w:r>
      <w:r>
        <w:rPr>
          <w:noProof/>
          <w:webHidden/>
        </w:rPr>
      </w:r>
      <w:r>
        <w:rPr>
          <w:noProof/>
          <w:webHidden/>
        </w:rPr>
        <w:fldChar w:fldCharType="separate"/>
      </w:r>
      <w:r>
        <w:rPr>
          <w:noProof/>
          <w:webHidden/>
        </w:rPr>
        <w:t>75</w:t>
      </w:r>
      <w:r>
        <w:rPr>
          <w:noProof/>
          <w:webHidden/>
        </w:rPr>
        <w:fldChar w:fldCharType="end"/>
      </w:r>
      <w:r w:rsidRPr="008D6FA7">
        <w:rPr>
          <w:rStyle w:val="Hyperlink"/>
          <w:noProof/>
        </w:rPr>
        <w:fldChar w:fldCharType="end"/>
      </w:r>
    </w:p>
    <w:p w14:paraId="37FE4CB3"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"_Toc343837430"</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6.4.</w:t>
      </w:r>
      <w:r>
        <w:rPr>
          <w:rFonts w:asciiTheme="minorHAnsi" w:eastAsiaTheme="minorEastAsia" w:hAnsiTheme="minorHAnsi" w:cstheme="minorBidi"/>
          <w:noProof/>
          <w:sz w:val="22"/>
        </w:rPr>
        <w:tab/>
      </w:r>
      <w:r w:rsidRPr="008D6FA7">
        <w:rPr>
          <w:rStyle w:val="Hyperlink"/>
          <w:noProof/>
        </w:rPr>
        <w:t>Đánh giá kết quả thực nghiệm</w:t>
      </w:r>
      <w:r>
        <w:rPr>
          <w:noProof/>
          <w:webHidden/>
        </w:rPr>
        <w:tab/>
      </w:r>
      <w:r>
        <w:rPr>
          <w:noProof/>
          <w:webHidden/>
        </w:rPr>
        <w:fldChar w:fldCharType="begin"/>
      </w:r>
      <w:r>
        <w:rPr>
          <w:noProof/>
          <w:webHidden/>
        </w:rPr>
        <w:instrText xml:space="preserve"> PAGEREF _Toc343837430 \h </w:instrText>
      </w:r>
      <w:r>
        <w:rPr>
          <w:noProof/>
          <w:webHidden/>
        </w:rPr>
      </w:r>
      <w:r>
        <w:rPr>
          <w:noProof/>
          <w:webHidden/>
        </w:rPr>
        <w:fldChar w:fldCharType="separate"/>
      </w:r>
      <w:r>
        <w:rPr>
          <w:noProof/>
          <w:webHidden/>
        </w:rPr>
        <w:t>76</w:t>
      </w:r>
      <w:r>
        <w:rPr>
          <w:noProof/>
          <w:webHidden/>
        </w:rPr>
        <w:fldChar w:fldCharType="end"/>
      </w:r>
      <w:r w:rsidRPr="008D6FA7">
        <w:rPr>
          <w:rStyle w:val="Hyperlink"/>
          <w:noProof/>
        </w:rPr>
        <w:fldChar w:fldCharType="end"/>
      </w:r>
    </w:p>
    <w:p w14:paraId="31D14CC4" w14:textId="77777777" w:rsidR="008923C9" w:rsidRDefault="008923C9">
      <w:pPr>
        <w:pStyle w:val="TOC1"/>
        <w:tabs>
          <w:tab w:val="left" w:pos="1760"/>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"_Toc343837431"</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Chương 7</w:t>
      </w:r>
      <w:r>
        <w:rPr>
          <w:rFonts w:asciiTheme="minorHAnsi" w:eastAsiaTheme="minorEastAsia" w:hAnsiTheme="minorHAnsi" w:cstheme="minorBidi"/>
          <w:noProof/>
          <w:sz w:val="22"/>
        </w:rPr>
        <w:tab/>
      </w:r>
      <w:r w:rsidRPr="008D6FA7">
        <w:rPr>
          <w:rStyle w:val="Hyperlink"/>
          <w:noProof/>
        </w:rPr>
        <w:t>KẾT LUẬN</w:t>
      </w:r>
      <w:r>
        <w:rPr>
          <w:noProof/>
          <w:webHidden/>
        </w:rPr>
        <w:tab/>
      </w:r>
      <w:r>
        <w:rPr>
          <w:noProof/>
          <w:webHidden/>
        </w:rPr>
        <w:fldChar w:fldCharType="begin"/>
      </w:r>
      <w:r>
        <w:rPr>
          <w:noProof/>
          <w:webHidden/>
        </w:rPr>
        <w:instrText xml:space="preserve"> PAGEREF _Toc343837431 \h </w:instrText>
      </w:r>
      <w:r>
        <w:rPr>
          <w:noProof/>
          <w:webHidden/>
        </w:rPr>
      </w:r>
      <w:r>
        <w:rPr>
          <w:noProof/>
          <w:webHidden/>
        </w:rPr>
        <w:fldChar w:fldCharType="separate"/>
      </w:r>
      <w:r>
        <w:rPr>
          <w:noProof/>
          <w:webHidden/>
        </w:rPr>
        <w:t>78</w:t>
      </w:r>
      <w:r>
        <w:rPr>
          <w:noProof/>
          <w:webHidden/>
        </w:rPr>
        <w:fldChar w:fldCharType="end"/>
      </w:r>
      <w:r w:rsidRPr="008D6FA7">
        <w:rPr>
          <w:rStyle w:val="Hyperlink"/>
          <w:noProof/>
        </w:rPr>
        <w:fldChar w:fldCharType="end"/>
      </w:r>
    </w:p>
    <w:p w14:paraId="457AB798"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"_Toc343837432"</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7.1.</w:t>
      </w:r>
      <w:r>
        <w:rPr>
          <w:rFonts w:asciiTheme="minorHAnsi" w:eastAsiaTheme="minorEastAsia" w:hAnsiTheme="minorHAnsi" w:cstheme="minorBidi"/>
          <w:noProof/>
          <w:sz w:val="22"/>
        </w:rPr>
        <w:tab/>
      </w:r>
      <w:r w:rsidRPr="008D6FA7">
        <w:rPr>
          <w:rStyle w:val="Hyperlink"/>
          <w:noProof/>
        </w:rPr>
        <w:t>Đánh giá kết quả</w:t>
      </w:r>
      <w:r>
        <w:rPr>
          <w:noProof/>
          <w:webHidden/>
        </w:rPr>
        <w:tab/>
      </w:r>
      <w:r>
        <w:rPr>
          <w:noProof/>
          <w:webHidden/>
        </w:rPr>
        <w:fldChar w:fldCharType="begin"/>
      </w:r>
      <w:r>
        <w:rPr>
          <w:noProof/>
          <w:webHidden/>
        </w:rPr>
        <w:instrText xml:space="preserve"> PAGEREF _Toc343837432 \h </w:instrText>
      </w:r>
      <w:r>
        <w:rPr>
          <w:noProof/>
          <w:webHidden/>
        </w:rPr>
      </w:r>
      <w:r>
        <w:rPr>
          <w:noProof/>
          <w:webHidden/>
        </w:rPr>
        <w:fldChar w:fldCharType="separate"/>
      </w:r>
      <w:r>
        <w:rPr>
          <w:noProof/>
          <w:webHidden/>
        </w:rPr>
        <w:t>78</w:t>
      </w:r>
      <w:r>
        <w:rPr>
          <w:noProof/>
          <w:webHidden/>
        </w:rPr>
        <w:fldChar w:fldCharType="end"/>
      </w:r>
      <w:r w:rsidRPr="008D6FA7">
        <w:rPr>
          <w:rStyle w:val="Hyperlink"/>
          <w:noProof/>
        </w:rPr>
        <w:fldChar w:fldCharType="end"/>
      </w:r>
    </w:p>
    <w:p w14:paraId="0FE22B7F"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"_Toc343837433"</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7.1.1.</w:t>
      </w:r>
      <w:r>
        <w:rPr>
          <w:rFonts w:asciiTheme="minorHAnsi" w:eastAsiaTheme="minorEastAsia" w:hAnsiTheme="minorHAnsi" w:cstheme="minorBidi"/>
          <w:noProof/>
          <w:sz w:val="22"/>
        </w:rPr>
        <w:tab/>
      </w:r>
      <w:r w:rsidRPr="008D6FA7">
        <w:rPr>
          <w:rStyle w:val="Hyperlink"/>
          <w:noProof/>
        </w:rPr>
        <w:t>Những công việc làm được</w:t>
      </w:r>
      <w:r>
        <w:rPr>
          <w:noProof/>
          <w:webHidden/>
        </w:rPr>
        <w:tab/>
      </w:r>
      <w:r>
        <w:rPr>
          <w:noProof/>
          <w:webHidden/>
        </w:rPr>
        <w:fldChar w:fldCharType="begin"/>
      </w:r>
      <w:r>
        <w:rPr>
          <w:noProof/>
          <w:webHidden/>
        </w:rPr>
        <w:instrText xml:space="preserve"> PAGEREF _Toc343837433 \h </w:instrText>
      </w:r>
      <w:r>
        <w:rPr>
          <w:noProof/>
          <w:webHidden/>
        </w:rPr>
      </w:r>
      <w:r>
        <w:rPr>
          <w:noProof/>
          <w:webHidden/>
        </w:rPr>
        <w:fldChar w:fldCharType="separate"/>
      </w:r>
      <w:r>
        <w:rPr>
          <w:noProof/>
          <w:webHidden/>
        </w:rPr>
        <w:t>78</w:t>
      </w:r>
      <w:r>
        <w:rPr>
          <w:noProof/>
          <w:webHidden/>
        </w:rPr>
        <w:fldChar w:fldCharType="end"/>
      </w:r>
      <w:r w:rsidRPr="008D6FA7">
        <w:rPr>
          <w:rStyle w:val="Hyperlink"/>
          <w:noProof/>
        </w:rPr>
        <w:fldChar w:fldCharType="end"/>
      </w:r>
    </w:p>
    <w:p w14:paraId="72AB627A"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"_Toc343837434"</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7.1.2.</w:t>
      </w:r>
      <w:r>
        <w:rPr>
          <w:rFonts w:asciiTheme="minorHAnsi" w:eastAsiaTheme="minorEastAsia" w:hAnsiTheme="minorHAnsi" w:cstheme="minorBidi"/>
          <w:noProof/>
          <w:sz w:val="22"/>
        </w:rPr>
        <w:tab/>
      </w:r>
      <w:r w:rsidRPr="008D6FA7">
        <w:rPr>
          <w:rStyle w:val="Hyperlink"/>
          <w:noProof/>
        </w:rPr>
        <w:t>Những đúc kết về mặt lý luận</w:t>
      </w:r>
      <w:r>
        <w:rPr>
          <w:noProof/>
          <w:webHidden/>
        </w:rPr>
        <w:tab/>
      </w:r>
      <w:r>
        <w:rPr>
          <w:noProof/>
          <w:webHidden/>
        </w:rPr>
        <w:fldChar w:fldCharType="begin"/>
      </w:r>
      <w:r>
        <w:rPr>
          <w:noProof/>
          <w:webHidden/>
        </w:rPr>
        <w:instrText xml:space="preserve"> PAGEREF _Toc343837434 \h </w:instrText>
      </w:r>
      <w:r>
        <w:rPr>
          <w:noProof/>
          <w:webHidden/>
        </w:rPr>
      </w:r>
      <w:r>
        <w:rPr>
          <w:noProof/>
          <w:webHidden/>
        </w:rPr>
        <w:fldChar w:fldCharType="separate"/>
      </w:r>
      <w:r>
        <w:rPr>
          <w:noProof/>
          <w:webHidden/>
        </w:rPr>
        <w:t>78</w:t>
      </w:r>
      <w:r>
        <w:rPr>
          <w:noProof/>
          <w:webHidden/>
        </w:rPr>
        <w:fldChar w:fldCharType="end"/>
      </w:r>
      <w:r w:rsidRPr="008D6FA7">
        <w:rPr>
          <w:rStyle w:val="Hyperlink"/>
          <w:noProof/>
        </w:rPr>
        <w:fldChar w:fldCharType="end"/>
      </w:r>
    </w:p>
    <w:p w14:paraId="33EDDD21" w14:textId="77777777" w:rsidR="008923C9" w:rsidRDefault="008923C9">
      <w:pPr>
        <w:pStyle w:val="TOC3"/>
        <w:tabs>
          <w:tab w:val="left" w:pos="176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"_Toc343837435"</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7.1.3.</w:t>
      </w:r>
      <w:r>
        <w:rPr>
          <w:rFonts w:asciiTheme="minorHAnsi" w:eastAsiaTheme="minorEastAsia" w:hAnsiTheme="minorHAnsi" w:cstheme="minorBidi"/>
          <w:noProof/>
          <w:sz w:val="22"/>
        </w:rPr>
        <w:tab/>
      </w:r>
      <w:r w:rsidRPr="008D6FA7">
        <w:rPr>
          <w:rStyle w:val="Hyperlink"/>
          <w:noProof/>
        </w:rPr>
        <w:t>Mặt hạn chế</w:t>
      </w:r>
      <w:r>
        <w:rPr>
          <w:noProof/>
          <w:webHidden/>
        </w:rPr>
        <w:tab/>
      </w:r>
      <w:r>
        <w:rPr>
          <w:noProof/>
          <w:webHidden/>
        </w:rPr>
        <w:fldChar w:fldCharType="begin"/>
      </w:r>
      <w:r>
        <w:rPr>
          <w:noProof/>
          <w:webHidden/>
        </w:rPr>
        <w:instrText xml:space="preserve"> PAGEREF _Toc343837435 \h </w:instrText>
      </w:r>
      <w:r>
        <w:rPr>
          <w:noProof/>
          <w:webHidden/>
        </w:rPr>
      </w:r>
      <w:r>
        <w:rPr>
          <w:noProof/>
          <w:webHidden/>
        </w:rPr>
        <w:fldChar w:fldCharType="separate"/>
      </w:r>
      <w:r>
        <w:rPr>
          <w:noProof/>
          <w:webHidden/>
        </w:rPr>
        <w:t>79</w:t>
      </w:r>
      <w:r>
        <w:rPr>
          <w:noProof/>
          <w:webHidden/>
        </w:rPr>
        <w:fldChar w:fldCharType="end"/>
      </w:r>
      <w:r w:rsidRPr="008D6FA7">
        <w:rPr>
          <w:rStyle w:val="Hyperlink"/>
          <w:noProof/>
        </w:rPr>
        <w:fldChar w:fldCharType="end"/>
      </w:r>
    </w:p>
    <w:p w14:paraId="474909BD" w14:textId="77777777" w:rsidR="008923C9" w:rsidRDefault="008923C9">
      <w:pPr>
        <w:pStyle w:val="TOC2"/>
        <w:tabs>
          <w:tab w:val="left" w:pos="1320"/>
          <w:tab w:val="right" w:leader="dot" w:pos="9064"/>
        </w:tabs>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"_Toc343837436"</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7.2.</w:t>
      </w:r>
      <w:r>
        <w:rPr>
          <w:rFonts w:asciiTheme="minorHAnsi" w:eastAsiaTheme="minorEastAsia" w:hAnsiTheme="minorHAnsi" w:cstheme="minorBidi"/>
          <w:noProof/>
          <w:sz w:val="22"/>
        </w:rPr>
        <w:tab/>
      </w:r>
      <w:r w:rsidRPr="008D6FA7">
        <w:rPr>
          <w:rStyle w:val="Hyperlink"/>
          <w:noProof/>
        </w:rPr>
        <w:t>Hướng phát triển đề tài</w:t>
      </w:r>
      <w:r>
        <w:rPr>
          <w:noProof/>
          <w:webHidden/>
        </w:rPr>
        <w:tab/>
      </w:r>
      <w:r>
        <w:rPr>
          <w:noProof/>
          <w:webHidden/>
        </w:rPr>
        <w:fldChar w:fldCharType="begin"/>
      </w:r>
      <w:r>
        <w:rPr>
          <w:noProof/>
          <w:webHidden/>
        </w:rPr>
        <w:instrText xml:space="preserve"> PAGEREF _Toc343837436 \h </w:instrText>
      </w:r>
      <w:r>
        <w:rPr>
          <w:noProof/>
          <w:webHidden/>
        </w:rPr>
      </w:r>
      <w:r>
        <w:rPr>
          <w:noProof/>
          <w:webHidden/>
        </w:rPr>
        <w:fldChar w:fldCharType="separate"/>
      </w:r>
      <w:r>
        <w:rPr>
          <w:noProof/>
          <w:webHidden/>
        </w:rPr>
        <w:t>79</w:t>
      </w:r>
      <w:r>
        <w:rPr>
          <w:noProof/>
          <w:webHidden/>
        </w:rPr>
        <w:fldChar w:fldCharType="end"/>
      </w:r>
      <w:r w:rsidRPr="008D6FA7">
        <w:rPr>
          <w:rStyle w:val="Hyperlink"/>
          <w:noProof/>
        </w:rPr>
        <w:fldChar w:fldCharType="end"/>
      </w:r>
    </w:p>
    <w:p w14:paraId="58076DD4" w14:textId="77777777"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"_Toc343837437"</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TÀI LIỆU THAM KHẢO</w:t>
      </w:r>
      <w:r>
        <w:rPr>
          <w:noProof/>
          <w:webHidden/>
        </w:rPr>
        <w:tab/>
      </w:r>
      <w:r>
        <w:rPr>
          <w:noProof/>
          <w:webHidden/>
        </w:rPr>
        <w:fldChar w:fldCharType="begin"/>
      </w:r>
      <w:r>
        <w:rPr>
          <w:noProof/>
          <w:webHidden/>
        </w:rPr>
        <w:instrText xml:space="preserve"> PAGEREF _Toc343837437 \h </w:instrText>
      </w:r>
      <w:r>
        <w:rPr>
          <w:noProof/>
          <w:webHidden/>
        </w:rPr>
      </w:r>
      <w:r>
        <w:rPr>
          <w:noProof/>
          <w:webHidden/>
        </w:rPr>
        <w:fldChar w:fldCharType="separate"/>
      </w:r>
      <w:r>
        <w:rPr>
          <w:noProof/>
          <w:webHidden/>
        </w:rPr>
        <w:t>80</w:t>
      </w:r>
      <w:r>
        <w:rPr>
          <w:noProof/>
          <w:webHidden/>
        </w:rPr>
        <w:fldChar w:fldCharType="end"/>
      </w:r>
      <w:r w:rsidRPr="008D6FA7">
        <w:rPr>
          <w:rStyle w:val="Hyperlink"/>
          <w:noProof/>
        </w:rPr>
        <w:fldChar w:fldCharType="end"/>
      </w:r>
    </w:p>
    <w:p w14:paraId="300D3383" w14:textId="666A4A6E"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"_Toc343837438"</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PHỤ LỤC A    Bảng thuật ngữ Anh-Việt</w:t>
      </w:r>
      <w:r>
        <w:rPr>
          <w:noProof/>
          <w:webHidden/>
        </w:rPr>
        <w:tab/>
        <w:t>A</w:t>
      </w:r>
      <w:r>
        <w:rPr>
          <w:noProof/>
          <w:webHidden/>
        </w:rPr>
        <w:fldChar w:fldCharType="begin"/>
      </w:r>
      <w:r>
        <w:rPr>
          <w:noProof/>
          <w:webHidden/>
        </w:rPr>
        <w:instrText xml:space="preserve"> PAGEREF _Toc343837438 \h </w:instrText>
      </w:r>
      <w:r>
        <w:rPr>
          <w:noProof/>
          <w:webHidden/>
        </w:rPr>
      </w:r>
      <w:r>
        <w:rPr>
          <w:noProof/>
          <w:webHidden/>
        </w:rPr>
        <w:fldChar w:fldCharType="separate"/>
      </w:r>
      <w:r>
        <w:rPr>
          <w:noProof/>
          <w:webHidden/>
        </w:rPr>
        <w:t>1</w:t>
      </w:r>
      <w:r>
        <w:rPr>
          <w:noProof/>
          <w:webHidden/>
        </w:rPr>
        <w:fldChar w:fldCharType="end"/>
      </w:r>
      <w:r w:rsidRPr="008D6FA7">
        <w:rPr>
          <w:rStyle w:val="Hyperlink"/>
          <w:noProof/>
        </w:rPr>
        <w:fldChar w:fldCharType="end"/>
      </w:r>
    </w:p>
    <w:p w14:paraId="057DE5BC" w14:textId="16B64CA2"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"_Toc343837439"</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PHỤ LỤC B    Danh mục từ viết tắt</w:t>
      </w:r>
      <w:r>
        <w:rPr>
          <w:noProof/>
          <w:webHidden/>
        </w:rPr>
        <w:tab/>
        <w:t>B</w:t>
      </w:r>
      <w:r>
        <w:rPr>
          <w:noProof/>
          <w:webHidden/>
        </w:rPr>
        <w:fldChar w:fldCharType="begin"/>
      </w:r>
      <w:r>
        <w:rPr>
          <w:noProof/>
          <w:webHidden/>
        </w:rPr>
        <w:instrText xml:space="preserve"> PAGEREF _Toc343837439 \h </w:instrText>
      </w:r>
      <w:r>
        <w:rPr>
          <w:noProof/>
          <w:webHidden/>
        </w:rPr>
      </w:r>
      <w:r>
        <w:rPr>
          <w:noProof/>
          <w:webHidden/>
        </w:rPr>
        <w:fldChar w:fldCharType="separate"/>
      </w:r>
      <w:r>
        <w:rPr>
          <w:noProof/>
          <w:webHidden/>
        </w:rPr>
        <w:t>1</w:t>
      </w:r>
      <w:r>
        <w:rPr>
          <w:noProof/>
          <w:webHidden/>
        </w:rPr>
        <w:fldChar w:fldCharType="end"/>
      </w:r>
      <w:r w:rsidRPr="008D6FA7">
        <w:rPr>
          <w:rStyle w:val="Hyperlink"/>
          <w:noProof/>
        </w:rPr>
        <w:fldChar w:fldCharType="end"/>
      </w:r>
    </w:p>
    <w:p w14:paraId="28493F1E" w14:textId="6AA6A131" w:rsidR="008923C9" w:rsidRDefault="008923C9">
      <w:pPr>
        <w:pStyle w:val="TOC1"/>
        <w:rPr>
          <w:rFonts w:asciiTheme="minorHAnsi" w:eastAsiaTheme="minorEastAsia" w:hAnsiTheme="minorHAnsi" w:cstheme="minorBidi"/>
          <w:noProof/>
          <w:sz w:val="22"/>
        </w:rPr>
      </w:pPr>
      <w:r w:rsidRPr="008D6FA7">
        <w:rPr>
          <w:rStyle w:val="Hyperlink"/>
          <w:noProof/>
        </w:rPr>
        <w:fldChar w:fldCharType="begin"/>
      </w:r>
      <w:r w:rsidRPr="008D6FA7">
        <w:rPr>
          <w:rStyle w:val="Hyperlink"/>
          <w:noProof/>
        </w:rPr>
        <w:instrText xml:space="preserve"> </w:instrText>
      </w:r>
      <w:r>
        <w:rPr>
          <w:noProof/>
        </w:rPr>
        <w:instrText>HYPERLINK \l "_Toc343837440"</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PHỤ LỤC C</w:t>
      </w:r>
      <w:r w:rsidRPr="008D6FA7">
        <w:rPr>
          <w:rStyle w:val="Hyperlink"/>
          <w:noProof/>
        </w:rPr>
        <w:fldChar w:fldCharType="end"/>
      </w:r>
      <w:r w:rsidRPr="008923C9">
        <w:rPr>
          <w:rStyle w:val="Hyperlink"/>
          <w:noProof/>
          <w:u w:val="none"/>
        </w:rPr>
        <w:t xml:space="preserve">    </w:t>
      </w:r>
      <w:r w:rsidRPr="008D6FA7">
        <w:rPr>
          <w:rStyle w:val="Hyperlink"/>
          <w:noProof/>
        </w:rPr>
        <w:fldChar w:fldCharType="begin"/>
      </w:r>
      <w:r w:rsidRPr="008D6FA7">
        <w:rPr>
          <w:rStyle w:val="Hyperlink"/>
          <w:noProof/>
        </w:rPr>
        <w:instrText xml:space="preserve"> </w:instrText>
      </w:r>
      <w:r>
        <w:rPr>
          <w:noProof/>
        </w:rPr>
        <w:instrText>HYPERLINK \l "_Toc343837441"</w:instrText>
      </w:r>
      <w:r w:rsidRPr="008D6FA7">
        <w:rPr>
          <w:rStyle w:val="Hyperlink"/>
          <w:noProof/>
        </w:rPr>
        <w:instrText xml:space="preserve"> </w:instrText>
      </w:r>
      <w:r w:rsidRPr="008D6FA7">
        <w:rPr>
          <w:rStyle w:val="Hyperlink"/>
          <w:noProof/>
        </w:rPr>
      </w:r>
      <w:r w:rsidRPr="008D6FA7">
        <w:rPr>
          <w:rStyle w:val="Hyperlink"/>
          <w:noProof/>
        </w:rPr>
        <w:fldChar w:fldCharType="separate"/>
      </w:r>
      <w:r w:rsidRPr="008D6FA7">
        <w:rPr>
          <w:rStyle w:val="Hyperlink"/>
          <w:noProof/>
        </w:rPr>
        <w:t>Hướng dẫn sử dụng chương trình</w:t>
      </w:r>
      <w:r>
        <w:rPr>
          <w:noProof/>
          <w:webHidden/>
        </w:rPr>
        <w:tab/>
        <w:t>C</w:t>
      </w:r>
      <w:r>
        <w:rPr>
          <w:noProof/>
          <w:webHidden/>
        </w:rPr>
        <w:fldChar w:fldCharType="begin"/>
      </w:r>
      <w:r>
        <w:rPr>
          <w:noProof/>
          <w:webHidden/>
        </w:rPr>
        <w:instrText xml:space="preserve"> PAGEREF _Toc343837441 \h </w:instrText>
      </w:r>
      <w:r>
        <w:rPr>
          <w:noProof/>
          <w:webHidden/>
        </w:rPr>
      </w:r>
      <w:r>
        <w:rPr>
          <w:noProof/>
          <w:webHidden/>
        </w:rPr>
        <w:fldChar w:fldCharType="separate"/>
      </w:r>
      <w:r>
        <w:rPr>
          <w:noProof/>
          <w:webHidden/>
        </w:rPr>
        <w:t>1</w:t>
      </w:r>
      <w:r>
        <w:rPr>
          <w:noProof/>
          <w:webHidden/>
        </w:rPr>
        <w:fldChar w:fldCharType="end"/>
      </w:r>
      <w:r w:rsidRPr="008D6FA7">
        <w:rPr>
          <w:rStyle w:val="Hyperlink"/>
          <w:noProof/>
        </w:rPr>
        <w:fldChar w:fldCharType="end"/>
      </w:r>
    </w:p>
    <w:p w14:paraId="71489AD8" w14:textId="23CDD3B2" w:rsidR="0045424A" w:rsidRDefault="002E545D">
      <w:pPr>
        <w:pStyle w:val="Heading1"/>
        <w:numPr>
          <w:ilvl w:val="0"/>
          <w:numId w:val="0"/>
        </w:numPr>
        <w:ind w:left="360"/>
        <w:rPr>
          <w:ins w:id="177" w:author="The Si Tran" w:date="2012-12-11T23:16:00Z"/>
        </w:rPr>
        <w:pPrChange w:id="178" w:author="The Si Tran" w:date="2012-12-14T07:19:00Z">
          <w:pPr>
            <w:pStyle w:val="Heading1"/>
            <w:numPr>
              <w:numId w:val="0"/>
            </w:numPr>
            <w:spacing w:line="480" w:lineRule="auto"/>
            <w:ind w:left="0" w:firstLine="0"/>
            <w:jc w:val="both"/>
          </w:pPr>
        </w:pPrChange>
      </w:pPr>
      <w:ins w:id="179" w:author="The Si Tran" w:date="2012-12-12T13:49:00Z">
        <w:r>
          <w:lastRenderedPageBreak/>
          <w:fldChar w:fldCharType="end"/>
        </w:r>
      </w:ins>
      <w:bookmarkStart w:id="180" w:name="_Toc343837231"/>
      <w:r w:rsidR="0045424A" w:rsidRPr="0049233F">
        <w:rPr>
          <w:rPrChange w:id="181" w:author="The Si Tran" w:date="2012-12-05T23:02:00Z">
            <w:rPr>
              <w:rFonts w:cs="Times New Roman"/>
              <w:b w:val="0"/>
              <w:bCs w:val="0"/>
              <w:kern w:val="0"/>
              <w:sz w:val="26"/>
              <w:szCs w:val="22"/>
            </w:rPr>
          </w:rPrChange>
        </w:rPr>
        <w:t>DANH MỤC HÌNH</w:t>
      </w:r>
      <w:bookmarkEnd w:id="7"/>
      <w:bookmarkEnd w:id="180"/>
    </w:p>
    <w:p w14:paraId="6ECE3180" w14:textId="77777777" w:rsidR="009933FE" w:rsidRDefault="00187200">
      <w:pPr>
        <w:pStyle w:val="TOC1"/>
        <w:rPr>
          <w:rFonts w:asciiTheme="minorHAnsi" w:eastAsiaTheme="minorEastAsia" w:hAnsiTheme="minorHAnsi" w:cstheme="minorBidi"/>
          <w:noProof/>
          <w:sz w:val="22"/>
        </w:rPr>
      </w:pPr>
      <w:ins w:id="182" w:author="The Si Tran" w:date="2012-12-11T23:27:00Z">
        <w:r>
          <w:fldChar w:fldCharType="begin"/>
        </w:r>
        <w:r>
          <w:instrText xml:space="preserve"> TOC \h \z \t "Hinh,1" </w:instrText>
        </w:r>
      </w:ins>
      <w:r>
        <w:fldChar w:fldCharType="separate"/>
      </w:r>
      <w:r w:rsidR="009933FE" w:rsidRPr="004C56D6">
        <w:rPr>
          <w:rStyle w:val="Hyperlink"/>
          <w:noProof/>
        </w:rPr>
        <w:fldChar w:fldCharType="begin"/>
      </w:r>
      <w:r w:rsidR="009933FE" w:rsidRPr="004C56D6">
        <w:rPr>
          <w:rStyle w:val="Hyperlink"/>
          <w:noProof/>
        </w:rPr>
        <w:instrText xml:space="preserve"> </w:instrText>
      </w:r>
      <w:r w:rsidR="009933FE">
        <w:rPr>
          <w:noProof/>
        </w:rPr>
        <w:instrText>HYPERLINK \l "_Toc343837442"</w:instrText>
      </w:r>
      <w:r w:rsidR="009933FE" w:rsidRPr="004C56D6">
        <w:rPr>
          <w:rStyle w:val="Hyperlink"/>
          <w:noProof/>
        </w:rPr>
        <w:instrText xml:space="preserve"> </w:instrText>
      </w:r>
      <w:r w:rsidR="009933FE" w:rsidRPr="004C56D6">
        <w:rPr>
          <w:rStyle w:val="Hyperlink"/>
          <w:noProof/>
        </w:rPr>
      </w:r>
      <w:r w:rsidR="009933FE" w:rsidRPr="004C56D6">
        <w:rPr>
          <w:rStyle w:val="Hyperlink"/>
          <w:noProof/>
        </w:rPr>
        <w:fldChar w:fldCharType="separate"/>
      </w:r>
      <w:r w:rsidR="009933FE" w:rsidRPr="004C56D6">
        <w:rPr>
          <w:rStyle w:val="Hyperlink"/>
          <w:noProof/>
        </w:rPr>
        <w:t>Hình 2.1: Số khách hàng đặt chỗ hàng tháng của hãng Pan Am</w:t>
      </w:r>
      <w:r w:rsidR="009933FE">
        <w:rPr>
          <w:noProof/>
          <w:webHidden/>
        </w:rPr>
        <w:tab/>
      </w:r>
      <w:r w:rsidR="009933FE">
        <w:rPr>
          <w:noProof/>
          <w:webHidden/>
        </w:rPr>
        <w:fldChar w:fldCharType="begin"/>
      </w:r>
      <w:r w:rsidR="009933FE">
        <w:rPr>
          <w:noProof/>
          <w:webHidden/>
        </w:rPr>
        <w:instrText xml:space="preserve"> PAGEREF _Toc343837442 \h </w:instrText>
      </w:r>
      <w:r w:rsidR="009933FE">
        <w:rPr>
          <w:noProof/>
          <w:webHidden/>
        </w:rPr>
      </w:r>
      <w:r w:rsidR="009933FE">
        <w:rPr>
          <w:noProof/>
          <w:webHidden/>
        </w:rPr>
        <w:fldChar w:fldCharType="separate"/>
      </w:r>
      <w:r w:rsidR="009933FE">
        <w:rPr>
          <w:noProof/>
          <w:webHidden/>
        </w:rPr>
        <w:t>4</w:t>
      </w:r>
      <w:r w:rsidR="009933FE">
        <w:rPr>
          <w:noProof/>
          <w:webHidden/>
        </w:rPr>
        <w:fldChar w:fldCharType="end"/>
      </w:r>
      <w:r w:rsidR="009933FE" w:rsidRPr="004C56D6">
        <w:rPr>
          <w:rStyle w:val="Hyperlink"/>
          <w:noProof/>
        </w:rPr>
        <w:fldChar w:fldCharType="end"/>
      </w:r>
    </w:p>
    <w:p w14:paraId="774DDB2E"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"_Toc343837443"</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_Toc343837443 \h </w:instrText>
      </w:r>
      <w:r>
        <w:rPr>
          <w:noProof/>
          <w:webHidden/>
        </w:rPr>
      </w:r>
      <w:r>
        <w:rPr>
          <w:noProof/>
          <w:webHidden/>
        </w:rPr>
        <w:fldChar w:fldCharType="separate"/>
      </w:r>
      <w:r>
        <w:rPr>
          <w:noProof/>
          <w:webHidden/>
        </w:rPr>
        <w:t>6</w:t>
      </w:r>
      <w:r>
        <w:rPr>
          <w:noProof/>
          <w:webHidden/>
        </w:rPr>
        <w:fldChar w:fldCharType="end"/>
      </w:r>
      <w:r w:rsidRPr="004C56D6">
        <w:rPr>
          <w:rStyle w:val="Hyperlink"/>
          <w:noProof/>
        </w:rPr>
        <w:fldChar w:fldCharType="end"/>
      </w:r>
    </w:p>
    <w:p w14:paraId="00DE7245"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"_Toc343837444"</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2.3: Hàm tự tương quan</w:t>
      </w:r>
      <w:r>
        <w:rPr>
          <w:noProof/>
          <w:webHidden/>
        </w:rPr>
        <w:tab/>
      </w:r>
      <w:r>
        <w:rPr>
          <w:noProof/>
          <w:webHidden/>
        </w:rPr>
        <w:fldChar w:fldCharType="begin"/>
      </w:r>
      <w:r>
        <w:rPr>
          <w:noProof/>
          <w:webHidden/>
        </w:rPr>
        <w:instrText xml:space="preserve"> PAGEREF _Toc343837444 \h </w:instrText>
      </w:r>
      <w:r>
        <w:rPr>
          <w:noProof/>
          <w:webHidden/>
        </w:rPr>
      </w:r>
      <w:r>
        <w:rPr>
          <w:noProof/>
          <w:webHidden/>
        </w:rPr>
        <w:fldChar w:fldCharType="separate"/>
      </w:r>
      <w:r>
        <w:rPr>
          <w:noProof/>
          <w:webHidden/>
        </w:rPr>
        <w:t>7</w:t>
      </w:r>
      <w:r>
        <w:rPr>
          <w:noProof/>
          <w:webHidden/>
        </w:rPr>
        <w:fldChar w:fldCharType="end"/>
      </w:r>
      <w:r w:rsidRPr="004C56D6">
        <w:rPr>
          <w:rStyle w:val="Hyperlink"/>
          <w:noProof/>
        </w:rPr>
        <w:fldChar w:fldCharType="end"/>
      </w:r>
    </w:p>
    <w:p w14:paraId="70D26C99"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"_Toc343837445"</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2.4: Độ tăng nhiệt độ trung bình hàng năm từ 1856 đến 2005</w:t>
      </w:r>
      <w:r>
        <w:rPr>
          <w:noProof/>
          <w:webHidden/>
        </w:rPr>
        <w:tab/>
      </w:r>
      <w:r>
        <w:rPr>
          <w:noProof/>
          <w:webHidden/>
        </w:rPr>
        <w:fldChar w:fldCharType="begin"/>
      </w:r>
      <w:r>
        <w:rPr>
          <w:noProof/>
          <w:webHidden/>
        </w:rPr>
        <w:instrText xml:space="preserve"> PAGEREF _Toc343837445 \h </w:instrText>
      </w:r>
      <w:r>
        <w:rPr>
          <w:noProof/>
          <w:webHidden/>
        </w:rPr>
      </w:r>
      <w:r>
        <w:rPr>
          <w:noProof/>
          <w:webHidden/>
        </w:rPr>
        <w:fldChar w:fldCharType="separate"/>
      </w:r>
      <w:r>
        <w:rPr>
          <w:noProof/>
          <w:webHidden/>
        </w:rPr>
        <w:t>9</w:t>
      </w:r>
      <w:r>
        <w:rPr>
          <w:noProof/>
          <w:webHidden/>
        </w:rPr>
        <w:fldChar w:fldCharType="end"/>
      </w:r>
      <w:r w:rsidRPr="004C56D6">
        <w:rPr>
          <w:rStyle w:val="Hyperlink"/>
          <w:noProof/>
        </w:rPr>
        <w:fldChar w:fldCharType="end"/>
      </w:r>
    </w:p>
    <w:p w14:paraId="539D17E0"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"_Toc343837446"</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lang w:val="fr-FR"/>
        </w:rPr>
        <w:t xml:space="preserve">Hình </w:t>
      </w:r>
      <w:r w:rsidRPr="004C56D6">
        <w:rPr>
          <w:rStyle w:val="Hyperlink"/>
          <w:noProof/>
        </w:rPr>
        <w:t>2.5:</w:t>
      </w:r>
      <w:r w:rsidRPr="004C56D6">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_Toc343837446 \h </w:instrText>
      </w:r>
      <w:r>
        <w:rPr>
          <w:noProof/>
          <w:webHidden/>
        </w:rPr>
      </w:r>
      <w:r>
        <w:rPr>
          <w:noProof/>
          <w:webHidden/>
        </w:rPr>
        <w:fldChar w:fldCharType="separate"/>
      </w:r>
      <w:r>
        <w:rPr>
          <w:noProof/>
          <w:webHidden/>
        </w:rPr>
        <w:t>10</w:t>
      </w:r>
      <w:r>
        <w:rPr>
          <w:noProof/>
          <w:webHidden/>
        </w:rPr>
        <w:fldChar w:fldCharType="end"/>
      </w:r>
      <w:r w:rsidRPr="004C56D6">
        <w:rPr>
          <w:rStyle w:val="Hyperlink"/>
          <w:noProof/>
        </w:rPr>
        <w:fldChar w:fldCharType="end"/>
      </w:r>
    </w:p>
    <w:p w14:paraId="4CA9E024"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"_Toc343837447"</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lang w:val="fr-FR"/>
        </w:rPr>
        <w:t xml:space="preserve">Hình </w:t>
      </w:r>
      <w:r w:rsidRPr="004C56D6">
        <w:rPr>
          <w:rStyle w:val="Hyperlink"/>
          <w:noProof/>
        </w:rPr>
        <w:t>2.6:</w:t>
      </w:r>
      <w:r w:rsidRPr="004C56D6">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_Toc343837447 \h </w:instrText>
      </w:r>
      <w:r>
        <w:rPr>
          <w:noProof/>
          <w:webHidden/>
        </w:rPr>
      </w:r>
      <w:r>
        <w:rPr>
          <w:noProof/>
          <w:webHidden/>
        </w:rPr>
        <w:fldChar w:fldCharType="separate"/>
      </w:r>
      <w:r>
        <w:rPr>
          <w:noProof/>
          <w:webHidden/>
        </w:rPr>
        <w:t>11</w:t>
      </w:r>
      <w:r>
        <w:rPr>
          <w:noProof/>
          <w:webHidden/>
        </w:rPr>
        <w:fldChar w:fldCharType="end"/>
      </w:r>
      <w:r w:rsidRPr="004C56D6">
        <w:rPr>
          <w:rStyle w:val="Hyperlink"/>
          <w:noProof/>
        </w:rPr>
        <w:fldChar w:fldCharType="end"/>
      </w:r>
    </w:p>
    <w:p w14:paraId="2C0890E8"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"_Toc343837448"</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2.7: Chuỗi thời gian có tính mùa</w:t>
      </w:r>
      <w:r>
        <w:rPr>
          <w:noProof/>
          <w:webHidden/>
        </w:rPr>
        <w:tab/>
      </w:r>
      <w:r>
        <w:rPr>
          <w:noProof/>
          <w:webHidden/>
        </w:rPr>
        <w:fldChar w:fldCharType="begin"/>
      </w:r>
      <w:r>
        <w:rPr>
          <w:noProof/>
          <w:webHidden/>
        </w:rPr>
        <w:instrText xml:space="preserve"> PAGEREF _Toc343837448 \h </w:instrText>
      </w:r>
      <w:r>
        <w:rPr>
          <w:noProof/>
          <w:webHidden/>
        </w:rPr>
      </w:r>
      <w:r>
        <w:rPr>
          <w:noProof/>
          <w:webHidden/>
        </w:rPr>
        <w:fldChar w:fldCharType="separate"/>
      </w:r>
      <w:r>
        <w:rPr>
          <w:noProof/>
          <w:webHidden/>
        </w:rPr>
        <w:t>12</w:t>
      </w:r>
      <w:r>
        <w:rPr>
          <w:noProof/>
          <w:webHidden/>
        </w:rPr>
        <w:fldChar w:fldCharType="end"/>
      </w:r>
      <w:r w:rsidRPr="004C56D6">
        <w:rPr>
          <w:rStyle w:val="Hyperlink"/>
          <w:noProof/>
        </w:rPr>
        <w:fldChar w:fldCharType="end"/>
      </w:r>
    </w:p>
    <w:p w14:paraId="5FABE73A"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"_Toc343837449"</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lang w:val="fr-FR"/>
        </w:rPr>
        <w:t xml:space="preserve">Hình </w:t>
      </w:r>
      <w:r w:rsidRPr="004C56D6">
        <w:rPr>
          <w:rStyle w:val="Hyperlink"/>
          <w:noProof/>
        </w:rPr>
        <w:t>3.1:</w:t>
      </w:r>
      <w:r w:rsidRPr="004C56D6">
        <w:rPr>
          <w:rStyle w:val="Hyperlink"/>
          <w:noProof/>
          <w:lang w:val="fr-FR"/>
        </w:rPr>
        <w:t xml:space="preserve"> Hình ảnh của mô hình  MA(2)</w:t>
      </w:r>
      <w:r w:rsidRPr="004C56D6">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_Toc343837449 \h </w:instrText>
      </w:r>
      <w:r>
        <w:rPr>
          <w:noProof/>
          <w:webHidden/>
        </w:rPr>
      </w:r>
      <w:r>
        <w:rPr>
          <w:noProof/>
          <w:webHidden/>
        </w:rPr>
        <w:fldChar w:fldCharType="separate"/>
      </w:r>
      <w:r>
        <w:rPr>
          <w:noProof/>
          <w:webHidden/>
        </w:rPr>
        <w:t>16</w:t>
      </w:r>
      <w:r>
        <w:rPr>
          <w:noProof/>
          <w:webHidden/>
        </w:rPr>
        <w:fldChar w:fldCharType="end"/>
      </w:r>
      <w:r w:rsidRPr="004C56D6">
        <w:rPr>
          <w:rStyle w:val="Hyperlink"/>
          <w:noProof/>
        </w:rPr>
        <w:fldChar w:fldCharType="end"/>
      </w:r>
    </w:p>
    <w:p w14:paraId="60D278D4"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"_Toc343837450"</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 xml:space="preserve">Hình 3.2:  ACF và PACF của mô hình </w:t>
      </w:r>
      <m:oMath>
        <m: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_Toc343837450 \h </w:instrText>
      </w:r>
      <w:r>
        <w:rPr>
          <w:noProof/>
          <w:webHidden/>
        </w:rPr>
      </w:r>
      <w:r>
        <w:rPr>
          <w:noProof/>
          <w:webHidden/>
        </w:rPr>
        <w:fldChar w:fldCharType="separate"/>
      </w:r>
      <w:r>
        <w:rPr>
          <w:noProof/>
          <w:webHidden/>
        </w:rPr>
        <w:t>19</w:t>
      </w:r>
      <w:r>
        <w:rPr>
          <w:noProof/>
          <w:webHidden/>
        </w:rPr>
        <w:fldChar w:fldCharType="end"/>
      </w:r>
      <w:r w:rsidRPr="004C56D6">
        <w:rPr>
          <w:rStyle w:val="Hyperlink"/>
          <w:noProof/>
        </w:rPr>
        <w:fldChar w:fldCharType="end"/>
      </w:r>
    </w:p>
    <w:p w14:paraId="05725847"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"_Toc343837451"</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 xml:space="preserve">Hình 3.3: Hàm tự tương quan và tự tương quan riêng phần của mô hình </w:t>
      </w:r>
      <m:oMath>
        <m:r>
          <w:rPr>
            <w:rStyle w:val="Hyperlink"/>
            <w:rFonts w:ascii="Cambria Math" w:hAnsi="Cambria Math"/>
            <w:noProof/>
          </w:rPr>
          <m:t>yt</m:t>
        </m:r>
        <m:r>
          <m:rPr>
            <m:sty m:val="p"/>
          </m:rPr>
          <w:rPr>
            <w:rStyle w:val="Hyperlink"/>
            <w:rFonts w:ascii="Cambria Math" w:hAnsi="Cambria Math"/>
            <w:noProof/>
          </w:rPr>
          <m:t>=16+0.6</m:t>
        </m:r>
        <m:r>
          <w:rPr>
            <w:rStyle w:val="Hyperlink"/>
            <w:rFonts w:ascii="Cambria Math" w:hAnsi="Cambria Math"/>
            <w:noProof/>
          </w:rPr>
          <m:t>yt</m:t>
        </m:r>
        <m:r>
          <m:rPr>
            <m:sty m:val="p"/>
          </m:rPr>
          <w:rPr>
            <w:rStyle w:val="Hyperlink"/>
            <w:rFonts w:ascii="Cambria Math" w:hAnsi="Cambria Math"/>
            <w:noProof/>
          </w:rPr>
          <m:t>-1+</m:t>
        </m:r>
        <m:r>
          <w:rPr>
            <w:rStyle w:val="Hyperlink"/>
            <w:rFonts w:ascii="Cambria Math" w:hAnsi="Cambria Math"/>
            <w:noProof/>
          </w:rPr>
          <m:t>εt</m:t>
        </m:r>
        <m:r>
          <m:rPr>
            <m:sty m:val="p"/>
          </m:rPr>
          <w:rPr>
            <w:rStyle w:val="Hyperlink"/>
            <w:rFonts w:ascii="Cambria Math" w:hAnsi="Cambria Math"/>
            <w:noProof/>
          </w:rPr>
          <m:t>+0.8</m:t>
        </m:r>
        <m:r>
          <w:rPr>
            <w:rStyle w:val="Hyperlink"/>
            <w:rFonts w:ascii="Cambria Math" w:hAnsi="Cambria Math"/>
            <w:noProof/>
          </w:rPr>
          <m:t>εt</m:t>
        </m:r>
        <m:r>
          <m:rPr>
            <m:sty m:val="p"/>
          </m:rPr>
          <w:rPr>
            <w:rStyle w:val="Hyperlink"/>
            <w:rFonts w:ascii="Cambria Math" w:hAnsi="Cambria Math"/>
            <w:noProof/>
          </w:rPr>
          <m:t>-1</m:t>
        </m:r>
      </m:oMath>
      <w:r>
        <w:rPr>
          <w:noProof/>
          <w:webHidden/>
        </w:rPr>
        <w:tab/>
      </w:r>
      <w:r>
        <w:rPr>
          <w:noProof/>
          <w:webHidden/>
        </w:rPr>
        <w:fldChar w:fldCharType="begin"/>
      </w:r>
      <w:r>
        <w:rPr>
          <w:noProof/>
          <w:webHidden/>
        </w:rPr>
        <w:instrText xml:space="preserve"> PAGEREF _Toc343837451 \h </w:instrText>
      </w:r>
      <w:r>
        <w:rPr>
          <w:noProof/>
          <w:webHidden/>
        </w:rPr>
      </w:r>
      <w:r>
        <w:rPr>
          <w:noProof/>
          <w:webHidden/>
        </w:rPr>
        <w:fldChar w:fldCharType="separate"/>
      </w:r>
      <w:r>
        <w:rPr>
          <w:noProof/>
          <w:webHidden/>
        </w:rPr>
        <w:t>20</w:t>
      </w:r>
      <w:r>
        <w:rPr>
          <w:noProof/>
          <w:webHidden/>
        </w:rPr>
        <w:fldChar w:fldCharType="end"/>
      </w:r>
      <w:r w:rsidRPr="004C56D6">
        <w:rPr>
          <w:rStyle w:val="Hyperlink"/>
          <w:noProof/>
        </w:rPr>
        <w:fldChar w:fldCharType="end"/>
      </w:r>
    </w:p>
    <w:p w14:paraId="0EB1478E"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"_Toc343837452"</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3.4: Các thành phần của mô hình SARIMA</w:t>
      </w:r>
      <w:r>
        <w:rPr>
          <w:noProof/>
          <w:webHidden/>
        </w:rPr>
        <w:tab/>
      </w:r>
      <w:r>
        <w:rPr>
          <w:noProof/>
          <w:webHidden/>
        </w:rPr>
        <w:fldChar w:fldCharType="begin"/>
      </w:r>
      <w:r>
        <w:rPr>
          <w:noProof/>
          <w:webHidden/>
        </w:rPr>
        <w:instrText xml:space="preserve"> PAGEREF _Toc343837452 \h </w:instrText>
      </w:r>
      <w:r>
        <w:rPr>
          <w:noProof/>
          <w:webHidden/>
        </w:rPr>
      </w:r>
      <w:r>
        <w:rPr>
          <w:noProof/>
          <w:webHidden/>
        </w:rPr>
        <w:fldChar w:fldCharType="separate"/>
      </w:r>
      <w:r>
        <w:rPr>
          <w:noProof/>
          <w:webHidden/>
        </w:rPr>
        <w:t>25</w:t>
      </w:r>
      <w:r>
        <w:rPr>
          <w:noProof/>
          <w:webHidden/>
        </w:rPr>
        <w:fldChar w:fldCharType="end"/>
      </w:r>
      <w:r w:rsidRPr="004C56D6">
        <w:rPr>
          <w:rStyle w:val="Hyperlink"/>
          <w:noProof/>
        </w:rPr>
        <w:fldChar w:fldCharType="end"/>
      </w:r>
    </w:p>
    <w:p w14:paraId="4212C90F"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"_Toc343837453"</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_Toc343837453 \h </w:instrText>
      </w:r>
      <w:r>
        <w:rPr>
          <w:noProof/>
          <w:webHidden/>
        </w:rPr>
      </w:r>
      <w:r>
        <w:rPr>
          <w:noProof/>
          <w:webHidden/>
        </w:rPr>
        <w:fldChar w:fldCharType="separate"/>
      </w:r>
      <w:r>
        <w:rPr>
          <w:noProof/>
          <w:webHidden/>
        </w:rPr>
        <w:t>26</w:t>
      </w:r>
      <w:r>
        <w:rPr>
          <w:noProof/>
          <w:webHidden/>
        </w:rPr>
        <w:fldChar w:fldCharType="end"/>
      </w:r>
      <w:r w:rsidRPr="004C56D6">
        <w:rPr>
          <w:rStyle w:val="Hyperlink"/>
          <w:noProof/>
        </w:rPr>
        <w:fldChar w:fldCharType="end"/>
      </w:r>
    </w:p>
    <w:p w14:paraId="65B8204F"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"_Toc343837454"</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_Toc343837454 \h </w:instrText>
      </w:r>
      <w:r>
        <w:rPr>
          <w:noProof/>
          <w:webHidden/>
        </w:rPr>
      </w:r>
      <w:r>
        <w:rPr>
          <w:noProof/>
          <w:webHidden/>
        </w:rPr>
        <w:fldChar w:fldCharType="separate"/>
      </w:r>
      <w:r>
        <w:rPr>
          <w:noProof/>
          <w:webHidden/>
        </w:rPr>
        <w:t>27</w:t>
      </w:r>
      <w:r>
        <w:rPr>
          <w:noProof/>
          <w:webHidden/>
        </w:rPr>
        <w:fldChar w:fldCharType="end"/>
      </w:r>
      <w:r w:rsidRPr="004C56D6">
        <w:rPr>
          <w:rStyle w:val="Hyperlink"/>
          <w:noProof/>
        </w:rPr>
        <w:fldChar w:fldCharType="end"/>
      </w:r>
    </w:p>
    <w:p w14:paraId="63BC6B10"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"_Toc343837455"</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4.1: Đơn vị mạng nơron</w:t>
      </w:r>
      <w:r>
        <w:rPr>
          <w:noProof/>
          <w:webHidden/>
        </w:rPr>
        <w:tab/>
      </w:r>
      <w:r>
        <w:rPr>
          <w:noProof/>
          <w:webHidden/>
        </w:rPr>
        <w:fldChar w:fldCharType="begin"/>
      </w:r>
      <w:r>
        <w:rPr>
          <w:noProof/>
          <w:webHidden/>
        </w:rPr>
        <w:instrText xml:space="preserve"> PAGEREF _Toc343837455 \h </w:instrText>
      </w:r>
      <w:r>
        <w:rPr>
          <w:noProof/>
          <w:webHidden/>
        </w:rPr>
      </w:r>
      <w:r>
        <w:rPr>
          <w:noProof/>
          <w:webHidden/>
        </w:rPr>
        <w:fldChar w:fldCharType="separate"/>
      </w:r>
      <w:r>
        <w:rPr>
          <w:noProof/>
          <w:webHidden/>
        </w:rPr>
        <w:t>31</w:t>
      </w:r>
      <w:r>
        <w:rPr>
          <w:noProof/>
          <w:webHidden/>
        </w:rPr>
        <w:fldChar w:fldCharType="end"/>
      </w:r>
      <w:r w:rsidRPr="004C56D6">
        <w:rPr>
          <w:rStyle w:val="Hyperlink"/>
          <w:noProof/>
        </w:rPr>
        <w:fldChar w:fldCharType="end"/>
      </w:r>
    </w:p>
    <w:p w14:paraId="4E642206"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"_Toc343837456"</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4.2: Mạng nơron truyền thẳng</w:t>
      </w:r>
      <w:r>
        <w:rPr>
          <w:noProof/>
          <w:webHidden/>
        </w:rPr>
        <w:tab/>
      </w:r>
      <w:r>
        <w:rPr>
          <w:noProof/>
          <w:webHidden/>
        </w:rPr>
        <w:fldChar w:fldCharType="begin"/>
      </w:r>
      <w:r>
        <w:rPr>
          <w:noProof/>
          <w:webHidden/>
        </w:rPr>
        <w:instrText xml:space="preserve"> PAGEREF _Toc343837456 \h </w:instrText>
      </w:r>
      <w:r>
        <w:rPr>
          <w:noProof/>
          <w:webHidden/>
        </w:rPr>
      </w:r>
      <w:r>
        <w:rPr>
          <w:noProof/>
          <w:webHidden/>
        </w:rPr>
        <w:fldChar w:fldCharType="separate"/>
      </w:r>
      <w:r>
        <w:rPr>
          <w:noProof/>
          <w:webHidden/>
        </w:rPr>
        <w:t>32</w:t>
      </w:r>
      <w:r>
        <w:rPr>
          <w:noProof/>
          <w:webHidden/>
        </w:rPr>
        <w:fldChar w:fldCharType="end"/>
      </w:r>
      <w:r w:rsidRPr="004C56D6">
        <w:rPr>
          <w:rStyle w:val="Hyperlink"/>
          <w:noProof/>
        </w:rPr>
        <w:fldChar w:fldCharType="end"/>
      </w:r>
    </w:p>
    <w:p w14:paraId="727A1884"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"_Toc343837457"</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4.3: Mạng nơron hồi quy</w:t>
      </w:r>
      <w:r>
        <w:rPr>
          <w:noProof/>
          <w:webHidden/>
        </w:rPr>
        <w:tab/>
      </w:r>
      <w:r>
        <w:rPr>
          <w:noProof/>
          <w:webHidden/>
        </w:rPr>
        <w:fldChar w:fldCharType="begin"/>
      </w:r>
      <w:r>
        <w:rPr>
          <w:noProof/>
          <w:webHidden/>
        </w:rPr>
        <w:instrText xml:space="preserve"> PAGEREF _Toc343837457 \h </w:instrText>
      </w:r>
      <w:r>
        <w:rPr>
          <w:noProof/>
          <w:webHidden/>
        </w:rPr>
      </w:r>
      <w:r>
        <w:rPr>
          <w:noProof/>
          <w:webHidden/>
        </w:rPr>
        <w:fldChar w:fldCharType="separate"/>
      </w:r>
      <w:r>
        <w:rPr>
          <w:noProof/>
          <w:webHidden/>
        </w:rPr>
        <w:t>33</w:t>
      </w:r>
      <w:r>
        <w:rPr>
          <w:noProof/>
          <w:webHidden/>
        </w:rPr>
        <w:fldChar w:fldCharType="end"/>
      </w:r>
      <w:r w:rsidRPr="004C56D6">
        <w:rPr>
          <w:rStyle w:val="Hyperlink"/>
          <w:noProof/>
        </w:rPr>
        <w:fldChar w:fldCharType="end"/>
      </w:r>
    </w:p>
    <w:p w14:paraId="510B8613"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"_Toc343837458"</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4.4:  Mô hình học có giám sát</w:t>
      </w:r>
      <w:r>
        <w:rPr>
          <w:noProof/>
          <w:webHidden/>
        </w:rPr>
        <w:tab/>
      </w:r>
      <w:r>
        <w:rPr>
          <w:noProof/>
          <w:webHidden/>
        </w:rPr>
        <w:fldChar w:fldCharType="begin"/>
      </w:r>
      <w:r>
        <w:rPr>
          <w:noProof/>
          <w:webHidden/>
        </w:rPr>
        <w:instrText xml:space="preserve"> PAGEREF _Toc343837458 \h </w:instrText>
      </w:r>
      <w:r>
        <w:rPr>
          <w:noProof/>
          <w:webHidden/>
        </w:rPr>
      </w:r>
      <w:r>
        <w:rPr>
          <w:noProof/>
          <w:webHidden/>
        </w:rPr>
        <w:fldChar w:fldCharType="separate"/>
      </w:r>
      <w:r>
        <w:rPr>
          <w:noProof/>
          <w:webHidden/>
        </w:rPr>
        <w:t>34</w:t>
      </w:r>
      <w:r>
        <w:rPr>
          <w:noProof/>
          <w:webHidden/>
        </w:rPr>
        <w:fldChar w:fldCharType="end"/>
      </w:r>
      <w:r w:rsidRPr="004C56D6">
        <w:rPr>
          <w:rStyle w:val="Hyperlink"/>
          <w:noProof/>
        </w:rPr>
        <w:fldChar w:fldCharType="end"/>
      </w:r>
    </w:p>
    <w:p w14:paraId="42236623"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"_Toc343837459"</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4.5: Đơn vị mạng nơron</w:t>
      </w:r>
      <w:r>
        <w:rPr>
          <w:noProof/>
          <w:webHidden/>
        </w:rPr>
        <w:tab/>
      </w:r>
      <w:r>
        <w:rPr>
          <w:noProof/>
          <w:webHidden/>
        </w:rPr>
        <w:fldChar w:fldCharType="begin"/>
      </w:r>
      <w:r>
        <w:rPr>
          <w:noProof/>
          <w:webHidden/>
        </w:rPr>
        <w:instrText xml:space="preserve"> PAGEREF _Toc343837459 \h </w:instrText>
      </w:r>
      <w:r>
        <w:rPr>
          <w:noProof/>
          <w:webHidden/>
        </w:rPr>
      </w:r>
      <w:r>
        <w:rPr>
          <w:noProof/>
          <w:webHidden/>
        </w:rPr>
        <w:fldChar w:fldCharType="separate"/>
      </w:r>
      <w:r>
        <w:rPr>
          <w:noProof/>
          <w:webHidden/>
        </w:rPr>
        <w:t>35</w:t>
      </w:r>
      <w:r>
        <w:rPr>
          <w:noProof/>
          <w:webHidden/>
        </w:rPr>
        <w:fldChar w:fldCharType="end"/>
      </w:r>
      <w:r w:rsidRPr="004C56D6">
        <w:rPr>
          <w:rStyle w:val="Hyperlink"/>
          <w:noProof/>
        </w:rPr>
        <w:fldChar w:fldCharType="end"/>
      </w:r>
    </w:p>
    <w:p w14:paraId="63122162"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"_Toc343837460"</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4.6: Mặt quyết định biểu diễn bởi perceptron hai đầu nhập</w:t>
      </w:r>
      <w:r>
        <w:rPr>
          <w:noProof/>
          <w:webHidden/>
        </w:rPr>
        <w:tab/>
      </w:r>
      <w:r>
        <w:rPr>
          <w:noProof/>
          <w:webHidden/>
        </w:rPr>
        <w:fldChar w:fldCharType="begin"/>
      </w:r>
      <w:r>
        <w:rPr>
          <w:noProof/>
          <w:webHidden/>
        </w:rPr>
        <w:instrText xml:space="preserve"> PAGEREF _Toc343837460 \h </w:instrText>
      </w:r>
      <w:r>
        <w:rPr>
          <w:noProof/>
          <w:webHidden/>
        </w:rPr>
      </w:r>
      <w:r>
        <w:rPr>
          <w:noProof/>
          <w:webHidden/>
        </w:rPr>
        <w:fldChar w:fldCharType="separate"/>
      </w:r>
      <w:r>
        <w:rPr>
          <w:noProof/>
          <w:webHidden/>
        </w:rPr>
        <w:t>36</w:t>
      </w:r>
      <w:r>
        <w:rPr>
          <w:noProof/>
          <w:webHidden/>
        </w:rPr>
        <w:fldChar w:fldCharType="end"/>
      </w:r>
      <w:r w:rsidRPr="004C56D6">
        <w:rPr>
          <w:rStyle w:val="Hyperlink"/>
          <w:noProof/>
        </w:rPr>
        <w:fldChar w:fldCharType="end"/>
      </w:r>
    </w:p>
    <w:p w14:paraId="4997902E"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"_Toc343837461"</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4.7: Hàm lỗi của một đơn vị tuyến tính</w:t>
      </w:r>
      <w:r>
        <w:rPr>
          <w:noProof/>
          <w:webHidden/>
        </w:rPr>
        <w:tab/>
      </w:r>
      <w:r>
        <w:rPr>
          <w:noProof/>
          <w:webHidden/>
        </w:rPr>
        <w:fldChar w:fldCharType="begin"/>
      </w:r>
      <w:r>
        <w:rPr>
          <w:noProof/>
          <w:webHidden/>
        </w:rPr>
        <w:instrText xml:space="preserve"> PAGEREF _Toc343837461 \h </w:instrText>
      </w:r>
      <w:r>
        <w:rPr>
          <w:noProof/>
          <w:webHidden/>
        </w:rPr>
      </w:r>
      <w:r>
        <w:rPr>
          <w:noProof/>
          <w:webHidden/>
        </w:rPr>
        <w:fldChar w:fldCharType="separate"/>
      </w:r>
      <w:r>
        <w:rPr>
          <w:noProof/>
          <w:webHidden/>
        </w:rPr>
        <w:t>38</w:t>
      </w:r>
      <w:r>
        <w:rPr>
          <w:noProof/>
          <w:webHidden/>
        </w:rPr>
        <w:fldChar w:fldCharType="end"/>
      </w:r>
      <w:r w:rsidRPr="004C56D6">
        <w:rPr>
          <w:rStyle w:val="Hyperlink"/>
          <w:noProof/>
        </w:rPr>
        <w:fldChar w:fldCharType="end"/>
      </w:r>
    </w:p>
    <w:p w14:paraId="56831DE9"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"_Toc343837462"</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4.8: Đơn vị sigmoid</w:t>
      </w:r>
      <w:r>
        <w:rPr>
          <w:noProof/>
          <w:webHidden/>
        </w:rPr>
        <w:tab/>
      </w:r>
      <w:r>
        <w:rPr>
          <w:noProof/>
          <w:webHidden/>
        </w:rPr>
        <w:fldChar w:fldCharType="begin"/>
      </w:r>
      <w:r>
        <w:rPr>
          <w:noProof/>
          <w:webHidden/>
        </w:rPr>
        <w:instrText xml:space="preserve"> PAGEREF _Toc343837462 \h </w:instrText>
      </w:r>
      <w:r>
        <w:rPr>
          <w:noProof/>
          <w:webHidden/>
        </w:rPr>
      </w:r>
      <w:r>
        <w:rPr>
          <w:noProof/>
          <w:webHidden/>
        </w:rPr>
        <w:fldChar w:fldCharType="separate"/>
      </w:r>
      <w:r>
        <w:rPr>
          <w:noProof/>
          <w:webHidden/>
        </w:rPr>
        <w:t>41</w:t>
      </w:r>
      <w:r>
        <w:rPr>
          <w:noProof/>
          <w:webHidden/>
        </w:rPr>
        <w:fldChar w:fldCharType="end"/>
      </w:r>
      <w:r w:rsidRPr="004C56D6">
        <w:rPr>
          <w:rStyle w:val="Hyperlink"/>
          <w:noProof/>
        </w:rPr>
        <w:fldChar w:fldCharType="end"/>
      </w:r>
    </w:p>
    <w:p w14:paraId="7F1F4E61"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"_Toc343837463"</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4.9: Giải thuật lan truyền ngược</w:t>
      </w:r>
      <w:r>
        <w:rPr>
          <w:noProof/>
          <w:webHidden/>
        </w:rPr>
        <w:tab/>
      </w:r>
      <w:r>
        <w:rPr>
          <w:noProof/>
          <w:webHidden/>
        </w:rPr>
        <w:fldChar w:fldCharType="begin"/>
      </w:r>
      <w:r>
        <w:rPr>
          <w:noProof/>
          <w:webHidden/>
        </w:rPr>
        <w:instrText xml:space="preserve"> PAGEREF _Toc343837463 \h </w:instrText>
      </w:r>
      <w:r>
        <w:rPr>
          <w:noProof/>
          <w:webHidden/>
        </w:rPr>
      </w:r>
      <w:r>
        <w:rPr>
          <w:noProof/>
          <w:webHidden/>
        </w:rPr>
        <w:fldChar w:fldCharType="separate"/>
      </w:r>
      <w:r>
        <w:rPr>
          <w:noProof/>
          <w:webHidden/>
        </w:rPr>
        <w:t>45</w:t>
      </w:r>
      <w:r>
        <w:rPr>
          <w:noProof/>
          <w:webHidden/>
        </w:rPr>
        <w:fldChar w:fldCharType="end"/>
      </w:r>
      <w:r w:rsidRPr="004C56D6">
        <w:rPr>
          <w:rStyle w:val="Hyperlink"/>
          <w:noProof/>
        </w:rPr>
        <w:fldChar w:fldCharType="end"/>
      </w:r>
    </w:p>
    <w:p w14:paraId="6F0EDE2A" w14:textId="77777777" w:rsidR="009933FE" w:rsidRDefault="009933FE">
      <w:pPr>
        <w:pStyle w:val="TOC1"/>
        <w:rPr>
          <w:rFonts w:asciiTheme="minorHAnsi" w:eastAsiaTheme="minorEastAsia" w:hAnsiTheme="minorHAnsi" w:cstheme="minorBidi"/>
          <w:noProof/>
          <w:sz w:val="22"/>
        </w:rPr>
      </w:pPr>
      <w:r w:rsidRPr="004C56D6">
        <w:rPr>
          <w:rStyle w:val="Hyperlink"/>
          <w:noProof/>
        </w:rPr>
        <w:lastRenderedPageBreak/>
        <w:fldChar w:fldCharType="begin"/>
      </w:r>
      <w:r w:rsidRPr="004C56D6">
        <w:rPr>
          <w:rStyle w:val="Hyperlink"/>
          <w:noProof/>
        </w:rPr>
        <w:instrText xml:space="preserve"> </w:instrText>
      </w:r>
      <w:r>
        <w:rPr>
          <w:noProof/>
        </w:rPr>
        <w:instrText>HYPERLINK \l "_Toc343837464"</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4.9: Giải thuật RPROP</w:t>
      </w:r>
      <w:r>
        <w:rPr>
          <w:noProof/>
          <w:webHidden/>
        </w:rPr>
        <w:tab/>
      </w:r>
      <w:r>
        <w:rPr>
          <w:noProof/>
          <w:webHidden/>
        </w:rPr>
        <w:fldChar w:fldCharType="begin"/>
      </w:r>
      <w:r>
        <w:rPr>
          <w:noProof/>
          <w:webHidden/>
        </w:rPr>
        <w:instrText xml:space="preserve"> PAGEREF _Toc343837464 \h </w:instrText>
      </w:r>
      <w:r>
        <w:rPr>
          <w:noProof/>
          <w:webHidden/>
        </w:rPr>
      </w:r>
      <w:r>
        <w:rPr>
          <w:noProof/>
          <w:webHidden/>
        </w:rPr>
        <w:fldChar w:fldCharType="separate"/>
      </w:r>
      <w:r>
        <w:rPr>
          <w:noProof/>
          <w:webHidden/>
        </w:rPr>
        <w:t>48</w:t>
      </w:r>
      <w:r>
        <w:rPr>
          <w:noProof/>
          <w:webHidden/>
        </w:rPr>
        <w:fldChar w:fldCharType="end"/>
      </w:r>
      <w:r w:rsidRPr="004C56D6">
        <w:rPr>
          <w:rStyle w:val="Hyperlink"/>
          <w:noProof/>
        </w:rPr>
        <w:fldChar w:fldCharType="end"/>
      </w:r>
    </w:p>
    <w:p w14:paraId="286DE613"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"_Toc343837465"</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_Toc343837465 \h </w:instrText>
      </w:r>
      <w:r>
        <w:rPr>
          <w:noProof/>
          <w:webHidden/>
        </w:rPr>
      </w:r>
      <w:r>
        <w:rPr>
          <w:noProof/>
          <w:webHidden/>
        </w:rPr>
        <w:fldChar w:fldCharType="separate"/>
      </w:r>
      <w:r>
        <w:rPr>
          <w:noProof/>
          <w:webHidden/>
        </w:rPr>
        <w:t>50</w:t>
      </w:r>
      <w:r>
        <w:rPr>
          <w:noProof/>
          <w:webHidden/>
        </w:rPr>
        <w:fldChar w:fldCharType="end"/>
      </w:r>
      <w:r w:rsidRPr="004C56D6">
        <w:rPr>
          <w:rStyle w:val="Hyperlink"/>
          <w:noProof/>
        </w:rPr>
        <w:fldChar w:fldCharType="end"/>
      </w:r>
    </w:p>
    <w:p w14:paraId="1B202146"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"_Toc343837466"</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5.1 Mô hình kết hợp ARIMA và mạng nơron</w:t>
      </w:r>
      <w:r>
        <w:rPr>
          <w:noProof/>
          <w:webHidden/>
        </w:rPr>
        <w:tab/>
      </w:r>
      <w:r>
        <w:rPr>
          <w:noProof/>
          <w:webHidden/>
        </w:rPr>
        <w:fldChar w:fldCharType="begin"/>
      </w:r>
      <w:r>
        <w:rPr>
          <w:noProof/>
          <w:webHidden/>
        </w:rPr>
        <w:instrText xml:space="preserve"> PAGEREF _Toc343837466 \h </w:instrText>
      </w:r>
      <w:r>
        <w:rPr>
          <w:noProof/>
          <w:webHidden/>
        </w:rPr>
      </w:r>
      <w:r>
        <w:rPr>
          <w:noProof/>
          <w:webHidden/>
        </w:rPr>
        <w:fldChar w:fldCharType="separate"/>
      </w:r>
      <w:r>
        <w:rPr>
          <w:noProof/>
          <w:webHidden/>
        </w:rPr>
        <w:t>60</w:t>
      </w:r>
      <w:r>
        <w:rPr>
          <w:noProof/>
          <w:webHidden/>
        </w:rPr>
        <w:fldChar w:fldCharType="end"/>
      </w:r>
      <w:r w:rsidRPr="004C56D6">
        <w:rPr>
          <w:rStyle w:val="Hyperlink"/>
          <w:noProof/>
        </w:rPr>
        <w:fldChar w:fldCharType="end"/>
      </w:r>
    </w:p>
    <w:p w14:paraId="3AA94103"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"_Toc343837467"</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6.1: Giao diện quá trình xây dựng mô hình SARIMA</w:t>
      </w:r>
      <w:r>
        <w:rPr>
          <w:noProof/>
          <w:webHidden/>
        </w:rPr>
        <w:tab/>
      </w:r>
      <w:r>
        <w:rPr>
          <w:noProof/>
          <w:webHidden/>
        </w:rPr>
        <w:fldChar w:fldCharType="begin"/>
      </w:r>
      <w:r>
        <w:rPr>
          <w:noProof/>
          <w:webHidden/>
        </w:rPr>
        <w:instrText xml:space="preserve"> PAGEREF _Toc343837467 \h </w:instrText>
      </w:r>
      <w:r>
        <w:rPr>
          <w:noProof/>
          <w:webHidden/>
        </w:rPr>
      </w:r>
      <w:r>
        <w:rPr>
          <w:noProof/>
          <w:webHidden/>
        </w:rPr>
        <w:fldChar w:fldCharType="separate"/>
      </w:r>
      <w:r>
        <w:rPr>
          <w:noProof/>
          <w:webHidden/>
        </w:rPr>
        <w:t>62</w:t>
      </w:r>
      <w:r>
        <w:rPr>
          <w:noProof/>
          <w:webHidden/>
        </w:rPr>
        <w:fldChar w:fldCharType="end"/>
      </w:r>
      <w:r w:rsidRPr="004C56D6">
        <w:rPr>
          <w:rStyle w:val="Hyperlink"/>
          <w:noProof/>
        </w:rPr>
        <w:fldChar w:fldCharType="end"/>
      </w:r>
    </w:p>
    <w:p w14:paraId="0A2FEDFB"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"_Toc343837468"</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6.2: Giao diện quá trình xây dựng mô hình mạng nơron</w:t>
      </w:r>
      <w:r>
        <w:rPr>
          <w:noProof/>
          <w:webHidden/>
        </w:rPr>
        <w:tab/>
      </w:r>
      <w:r>
        <w:rPr>
          <w:noProof/>
          <w:webHidden/>
        </w:rPr>
        <w:fldChar w:fldCharType="begin"/>
      </w:r>
      <w:r>
        <w:rPr>
          <w:noProof/>
          <w:webHidden/>
        </w:rPr>
        <w:instrText xml:space="preserve"> PAGEREF _Toc343837468 \h </w:instrText>
      </w:r>
      <w:r>
        <w:rPr>
          <w:noProof/>
          <w:webHidden/>
        </w:rPr>
      </w:r>
      <w:r>
        <w:rPr>
          <w:noProof/>
          <w:webHidden/>
        </w:rPr>
        <w:fldChar w:fldCharType="separate"/>
      </w:r>
      <w:r>
        <w:rPr>
          <w:noProof/>
          <w:webHidden/>
        </w:rPr>
        <w:t>63</w:t>
      </w:r>
      <w:r>
        <w:rPr>
          <w:noProof/>
          <w:webHidden/>
        </w:rPr>
        <w:fldChar w:fldCharType="end"/>
      </w:r>
      <w:r w:rsidRPr="004C56D6">
        <w:rPr>
          <w:rStyle w:val="Hyperlink"/>
          <w:noProof/>
        </w:rPr>
        <w:fldChar w:fldCharType="end"/>
      </w:r>
    </w:p>
    <w:p w14:paraId="6BC95A26"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"_Toc343837469"</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6.3: Giao diện quá trình dự đoán sử dụng mô hình kết hợp</w:t>
      </w:r>
      <w:r>
        <w:rPr>
          <w:noProof/>
          <w:webHidden/>
        </w:rPr>
        <w:tab/>
      </w:r>
      <w:r>
        <w:rPr>
          <w:noProof/>
          <w:webHidden/>
        </w:rPr>
        <w:fldChar w:fldCharType="begin"/>
      </w:r>
      <w:r>
        <w:rPr>
          <w:noProof/>
          <w:webHidden/>
        </w:rPr>
        <w:instrText xml:space="preserve"> PAGEREF _Toc343837469 \h </w:instrText>
      </w:r>
      <w:r>
        <w:rPr>
          <w:noProof/>
          <w:webHidden/>
        </w:rPr>
      </w:r>
      <w:r>
        <w:rPr>
          <w:noProof/>
          <w:webHidden/>
        </w:rPr>
        <w:fldChar w:fldCharType="separate"/>
      </w:r>
      <w:r>
        <w:rPr>
          <w:noProof/>
          <w:webHidden/>
        </w:rPr>
        <w:t>63</w:t>
      </w:r>
      <w:r>
        <w:rPr>
          <w:noProof/>
          <w:webHidden/>
        </w:rPr>
        <w:fldChar w:fldCharType="end"/>
      </w:r>
      <w:r w:rsidRPr="004C56D6">
        <w:rPr>
          <w:rStyle w:val="Hyperlink"/>
          <w:noProof/>
        </w:rPr>
        <w:fldChar w:fldCharType="end"/>
      </w:r>
    </w:p>
    <w:p w14:paraId="269444D7"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"_Toc343837470"</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6.4: Đồ thị của chuỗi thời gian</w:t>
      </w:r>
      <w:r>
        <w:rPr>
          <w:noProof/>
          <w:webHidden/>
        </w:rPr>
        <w:tab/>
      </w:r>
      <w:r>
        <w:rPr>
          <w:noProof/>
          <w:webHidden/>
        </w:rPr>
        <w:fldChar w:fldCharType="begin"/>
      </w:r>
      <w:r>
        <w:rPr>
          <w:noProof/>
          <w:webHidden/>
        </w:rPr>
        <w:instrText xml:space="preserve"> PAGEREF _Toc343837470 \h </w:instrText>
      </w:r>
      <w:r>
        <w:rPr>
          <w:noProof/>
          <w:webHidden/>
        </w:rPr>
      </w:r>
      <w:r>
        <w:rPr>
          <w:noProof/>
          <w:webHidden/>
        </w:rPr>
        <w:fldChar w:fldCharType="separate"/>
      </w:r>
      <w:r>
        <w:rPr>
          <w:noProof/>
          <w:webHidden/>
        </w:rPr>
        <w:t>64</w:t>
      </w:r>
      <w:r>
        <w:rPr>
          <w:noProof/>
          <w:webHidden/>
        </w:rPr>
        <w:fldChar w:fldCharType="end"/>
      </w:r>
      <w:r w:rsidRPr="004C56D6">
        <w:rPr>
          <w:rStyle w:val="Hyperlink"/>
          <w:noProof/>
        </w:rPr>
        <w:fldChar w:fldCharType="end"/>
      </w:r>
    </w:p>
    <w:p w14:paraId="2121A846"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"_Toc343837471"</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6.5: Hàm tự tương quan của chuỗi thời gian</w:t>
      </w:r>
      <w:r>
        <w:rPr>
          <w:noProof/>
          <w:webHidden/>
        </w:rPr>
        <w:tab/>
      </w:r>
      <w:r>
        <w:rPr>
          <w:noProof/>
          <w:webHidden/>
        </w:rPr>
        <w:fldChar w:fldCharType="begin"/>
      </w:r>
      <w:r>
        <w:rPr>
          <w:noProof/>
          <w:webHidden/>
        </w:rPr>
        <w:instrText xml:space="preserve"> PAGEREF _Toc343837471 \h </w:instrText>
      </w:r>
      <w:r>
        <w:rPr>
          <w:noProof/>
          <w:webHidden/>
        </w:rPr>
      </w:r>
      <w:r>
        <w:rPr>
          <w:noProof/>
          <w:webHidden/>
        </w:rPr>
        <w:fldChar w:fldCharType="separate"/>
      </w:r>
      <w:r>
        <w:rPr>
          <w:noProof/>
          <w:webHidden/>
        </w:rPr>
        <w:t>65</w:t>
      </w:r>
      <w:r>
        <w:rPr>
          <w:noProof/>
          <w:webHidden/>
        </w:rPr>
        <w:fldChar w:fldCharType="end"/>
      </w:r>
      <w:r w:rsidRPr="004C56D6">
        <w:rPr>
          <w:rStyle w:val="Hyperlink"/>
          <w:noProof/>
        </w:rPr>
        <w:fldChar w:fldCharType="end"/>
      </w:r>
    </w:p>
    <w:p w14:paraId="234159CD"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"_Toc343837472"</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6.6: Hàm tự tương quan riêng phần của chuỗi thời gian</w:t>
      </w:r>
      <w:r>
        <w:rPr>
          <w:noProof/>
          <w:webHidden/>
        </w:rPr>
        <w:tab/>
      </w:r>
      <w:r>
        <w:rPr>
          <w:noProof/>
          <w:webHidden/>
        </w:rPr>
        <w:fldChar w:fldCharType="begin"/>
      </w:r>
      <w:r>
        <w:rPr>
          <w:noProof/>
          <w:webHidden/>
        </w:rPr>
        <w:instrText xml:space="preserve"> PAGEREF _Toc343837472 \h </w:instrText>
      </w:r>
      <w:r>
        <w:rPr>
          <w:noProof/>
          <w:webHidden/>
        </w:rPr>
      </w:r>
      <w:r>
        <w:rPr>
          <w:noProof/>
          <w:webHidden/>
        </w:rPr>
        <w:fldChar w:fldCharType="separate"/>
      </w:r>
      <w:r>
        <w:rPr>
          <w:noProof/>
          <w:webHidden/>
        </w:rPr>
        <w:t>65</w:t>
      </w:r>
      <w:r>
        <w:rPr>
          <w:noProof/>
          <w:webHidden/>
        </w:rPr>
        <w:fldChar w:fldCharType="end"/>
      </w:r>
      <w:r w:rsidRPr="004C56D6">
        <w:rPr>
          <w:rStyle w:val="Hyperlink"/>
          <w:noProof/>
        </w:rPr>
        <w:fldChar w:fldCharType="end"/>
      </w:r>
    </w:p>
    <w:p w14:paraId="1D1ED52E"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"_Toc343837473"</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6</w:t>
      </w:r>
      <w:r w:rsidRPr="004C56D6">
        <w:rPr>
          <w:rStyle w:val="Hyperlink"/>
          <w:b/>
          <w:noProof/>
        </w:rPr>
        <w:t>.</w:t>
      </w:r>
      <w:r w:rsidRPr="004C56D6">
        <w:rPr>
          <w:rStyle w:val="Hyperlink"/>
          <w:noProof/>
        </w:rPr>
        <w:t>7: Đồ thị chuỗi dữ liệu Passengers</w:t>
      </w:r>
      <w:r>
        <w:rPr>
          <w:noProof/>
          <w:webHidden/>
        </w:rPr>
        <w:tab/>
      </w:r>
      <w:r>
        <w:rPr>
          <w:noProof/>
          <w:webHidden/>
        </w:rPr>
        <w:fldChar w:fldCharType="begin"/>
      </w:r>
      <w:r>
        <w:rPr>
          <w:noProof/>
          <w:webHidden/>
        </w:rPr>
        <w:instrText xml:space="preserve"> PAGEREF _Toc343837473 \h </w:instrText>
      </w:r>
      <w:r>
        <w:rPr>
          <w:noProof/>
          <w:webHidden/>
        </w:rPr>
      </w:r>
      <w:r>
        <w:rPr>
          <w:noProof/>
          <w:webHidden/>
        </w:rPr>
        <w:fldChar w:fldCharType="separate"/>
      </w:r>
      <w:r>
        <w:rPr>
          <w:noProof/>
          <w:webHidden/>
        </w:rPr>
        <w:t>67</w:t>
      </w:r>
      <w:r>
        <w:rPr>
          <w:noProof/>
          <w:webHidden/>
        </w:rPr>
        <w:fldChar w:fldCharType="end"/>
      </w:r>
      <w:r w:rsidRPr="004C56D6">
        <w:rPr>
          <w:rStyle w:val="Hyperlink"/>
          <w:noProof/>
        </w:rPr>
        <w:fldChar w:fldCharType="end"/>
      </w:r>
    </w:p>
    <w:p w14:paraId="42E51908"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"_Toc343837474"</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6.8: Đồ thị chuỗi dữ liệu Paper</w:t>
      </w:r>
      <w:r>
        <w:rPr>
          <w:noProof/>
          <w:webHidden/>
        </w:rPr>
        <w:tab/>
      </w:r>
      <w:r>
        <w:rPr>
          <w:noProof/>
          <w:webHidden/>
        </w:rPr>
        <w:fldChar w:fldCharType="begin"/>
      </w:r>
      <w:r>
        <w:rPr>
          <w:noProof/>
          <w:webHidden/>
        </w:rPr>
        <w:instrText xml:space="preserve"> PAGEREF _Toc343837474 \h </w:instrText>
      </w:r>
      <w:r>
        <w:rPr>
          <w:noProof/>
          <w:webHidden/>
        </w:rPr>
      </w:r>
      <w:r>
        <w:rPr>
          <w:noProof/>
          <w:webHidden/>
        </w:rPr>
        <w:fldChar w:fldCharType="separate"/>
      </w:r>
      <w:r>
        <w:rPr>
          <w:noProof/>
          <w:webHidden/>
        </w:rPr>
        <w:t>68</w:t>
      </w:r>
      <w:r>
        <w:rPr>
          <w:noProof/>
          <w:webHidden/>
        </w:rPr>
        <w:fldChar w:fldCharType="end"/>
      </w:r>
      <w:r w:rsidRPr="004C56D6">
        <w:rPr>
          <w:rStyle w:val="Hyperlink"/>
          <w:noProof/>
        </w:rPr>
        <w:fldChar w:fldCharType="end"/>
      </w:r>
    </w:p>
    <w:p w14:paraId="69FE2125"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"_Toc343837475"</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6.9: Đồ thị chuỗi dữ liệu Deaths</w:t>
      </w:r>
      <w:r>
        <w:rPr>
          <w:noProof/>
          <w:webHidden/>
        </w:rPr>
        <w:tab/>
      </w:r>
      <w:r>
        <w:rPr>
          <w:noProof/>
          <w:webHidden/>
        </w:rPr>
        <w:fldChar w:fldCharType="begin"/>
      </w:r>
      <w:r>
        <w:rPr>
          <w:noProof/>
          <w:webHidden/>
        </w:rPr>
        <w:instrText xml:space="preserve"> PAGEREF _Toc343837475 \h </w:instrText>
      </w:r>
      <w:r>
        <w:rPr>
          <w:noProof/>
          <w:webHidden/>
        </w:rPr>
      </w:r>
      <w:r>
        <w:rPr>
          <w:noProof/>
          <w:webHidden/>
        </w:rPr>
        <w:fldChar w:fldCharType="separate"/>
      </w:r>
      <w:r>
        <w:rPr>
          <w:noProof/>
          <w:webHidden/>
        </w:rPr>
        <w:t>68</w:t>
      </w:r>
      <w:r>
        <w:rPr>
          <w:noProof/>
          <w:webHidden/>
        </w:rPr>
        <w:fldChar w:fldCharType="end"/>
      </w:r>
      <w:r w:rsidRPr="004C56D6">
        <w:rPr>
          <w:rStyle w:val="Hyperlink"/>
          <w:noProof/>
        </w:rPr>
        <w:fldChar w:fldCharType="end"/>
      </w:r>
    </w:p>
    <w:p w14:paraId="554A6F18"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"_Toc343837476"</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6.10: Đồ thị chuỗi dữ liệu Maxtemp</w:t>
      </w:r>
      <w:r>
        <w:rPr>
          <w:noProof/>
          <w:webHidden/>
        </w:rPr>
        <w:tab/>
      </w:r>
      <w:r>
        <w:rPr>
          <w:noProof/>
          <w:webHidden/>
        </w:rPr>
        <w:fldChar w:fldCharType="begin"/>
      </w:r>
      <w:r>
        <w:rPr>
          <w:noProof/>
          <w:webHidden/>
        </w:rPr>
        <w:instrText xml:space="preserve"> PAGEREF _Toc343837476 \h </w:instrText>
      </w:r>
      <w:r>
        <w:rPr>
          <w:noProof/>
          <w:webHidden/>
        </w:rPr>
      </w:r>
      <w:r>
        <w:rPr>
          <w:noProof/>
          <w:webHidden/>
        </w:rPr>
        <w:fldChar w:fldCharType="separate"/>
      </w:r>
      <w:r>
        <w:rPr>
          <w:noProof/>
          <w:webHidden/>
        </w:rPr>
        <w:t>69</w:t>
      </w:r>
      <w:r>
        <w:rPr>
          <w:noProof/>
          <w:webHidden/>
        </w:rPr>
        <w:fldChar w:fldCharType="end"/>
      </w:r>
      <w:r w:rsidRPr="004C56D6">
        <w:rPr>
          <w:rStyle w:val="Hyperlink"/>
          <w:noProof/>
        </w:rPr>
        <w:fldChar w:fldCharType="end"/>
      </w:r>
    </w:p>
    <w:p w14:paraId="2394BFB7"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"_Toc343837477"</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6.11: Đồ thị chuỗi dữ liệu Chemical</w:t>
      </w:r>
      <w:r>
        <w:rPr>
          <w:noProof/>
          <w:webHidden/>
        </w:rPr>
        <w:tab/>
      </w:r>
      <w:r>
        <w:rPr>
          <w:noProof/>
          <w:webHidden/>
        </w:rPr>
        <w:fldChar w:fldCharType="begin"/>
      </w:r>
      <w:r>
        <w:rPr>
          <w:noProof/>
          <w:webHidden/>
        </w:rPr>
        <w:instrText xml:space="preserve"> PAGEREF _Toc343837477 \h </w:instrText>
      </w:r>
      <w:r>
        <w:rPr>
          <w:noProof/>
          <w:webHidden/>
        </w:rPr>
      </w:r>
      <w:r>
        <w:rPr>
          <w:noProof/>
          <w:webHidden/>
        </w:rPr>
        <w:fldChar w:fldCharType="separate"/>
      </w:r>
      <w:r>
        <w:rPr>
          <w:noProof/>
          <w:webHidden/>
        </w:rPr>
        <w:t>69</w:t>
      </w:r>
      <w:r>
        <w:rPr>
          <w:noProof/>
          <w:webHidden/>
        </w:rPr>
        <w:fldChar w:fldCharType="end"/>
      </w:r>
      <w:r w:rsidRPr="004C56D6">
        <w:rPr>
          <w:rStyle w:val="Hyperlink"/>
          <w:noProof/>
        </w:rPr>
        <w:fldChar w:fldCharType="end"/>
      </w:r>
    </w:p>
    <w:p w14:paraId="1C8B9AB6"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"_Toc343837478"</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6.12: Đồ thị chuỗi dữ liệu Prices</w:t>
      </w:r>
      <w:r>
        <w:rPr>
          <w:noProof/>
          <w:webHidden/>
        </w:rPr>
        <w:tab/>
      </w:r>
      <w:r>
        <w:rPr>
          <w:noProof/>
          <w:webHidden/>
        </w:rPr>
        <w:fldChar w:fldCharType="begin"/>
      </w:r>
      <w:r>
        <w:rPr>
          <w:noProof/>
          <w:webHidden/>
        </w:rPr>
        <w:instrText xml:space="preserve"> PAGEREF _Toc343837478 \h </w:instrText>
      </w:r>
      <w:r>
        <w:rPr>
          <w:noProof/>
          <w:webHidden/>
        </w:rPr>
      </w:r>
      <w:r>
        <w:rPr>
          <w:noProof/>
          <w:webHidden/>
        </w:rPr>
        <w:fldChar w:fldCharType="separate"/>
      </w:r>
      <w:r>
        <w:rPr>
          <w:noProof/>
          <w:webHidden/>
        </w:rPr>
        <w:t>70</w:t>
      </w:r>
      <w:r>
        <w:rPr>
          <w:noProof/>
          <w:webHidden/>
        </w:rPr>
        <w:fldChar w:fldCharType="end"/>
      </w:r>
      <w:r w:rsidRPr="004C56D6">
        <w:rPr>
          <w:rStyle w:val="Hyperlink"/>
          <w:noProof/>
        </w:rPr>
        <w:fldChar w:fldCharType="end"/>
      </w:r>
    </w:p>
    <w:p w14:paraId="32BAF9AE"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"_Toc343837479"</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rFonts w:cs="Arial"/>
          <w:noProof/>
        </w:rPr>
        <w:t>Hình 6.13: Đồ thị chuỗi dữ liệu Sunspots</w:t>
      </w:r>
      <w:r>
        <w:rPr>
          <w:noProof/>
          <w:webHidden/>
        </w:rPr>
        <w:tab/>
      </w:r>
      <w:r>
        <w:rPr>
          <w:noProof/>
          <w:webHidden/>
        </w:rPr>
        <w:fldChar w:fldCharType="begin"/>
      </w:r>
      <w:r>
        <w:rPr>
          <w:noProof/>
          <w:webHidden/>
        </w:rPr>
        <w:instrText xml:space="preserve"> PAGEREF _Toc343837479 \h </w:instrText>
      </w:r>
      <w:r>
        <w:rPr>
          <w:noProof/>
          <w:webHidden/>
        </w:rPr>
      </w:r>
      <w:r>
        <w:rPr>
          <w:noProof/>
          <w:webHidden/>
        </w:rPr>
        <w:fldChar w:fldCharType="separate"/>
      </w:r>
      <w:r>
        <w:rPr>
          <w:noProof/>
          <w:webHidden/>
        </w:rPr>
        <w:t>70</w:t>
      </w:r>
      <w:r>
        <w:rPr>
          <w:noProof/>
          <w:webHidden/>
        </w:rPr>
        <w:fldChar w:fldCharType="end"/>
      </w:r>
      <w:r w:rsidRPr="004C56D6">
        <w:rPr>
          <w:rStyle w:val="Hyperlink"/>
          <w:noProof/>
        </w:rPr>
        <w:fldChar w:fldCharType="end"/>
      </w:r>
    </w:p>
    <w:p w14:paraId="4A095F94" w14:textId="77777777" w:rsidR="009933FE" w:rsidRDefault="009933FE">
      <w:pPr>
        <w:pStyle w:val="TOC1"/>
        <w:rPr>
          <w:rFonts w:asciiTheme="minorHAnsi" w:eastAsiaTheme="minorEastAsia" w:hAnsiTheme="minorHAnsi" w:cstheme="minorBidi"/>
          <w:noProof/>
          <w:sz w:val="22"/>
        </w:rPr>
      </w:pPr>
      <w:r w:rsidRPr="004C56D6">
        <w:rPr>
          <w:rStyle w:val="Hyperlink"/>
          <w:noProof/>
        </w:rPr>
        <w:fldChar w:fldCharType="begin"/>
      </w:r>
      <w:r w:rsidRPr="004C56D6">
        <w:rPr>
          <w:rStyle w:val="Hyperlink"/>
          <w:noProof/>
        </w:rPr>
        <w:instrText xml:space="preserve"> </w:instrText>
      </w:r>
      <w:r>
        <w:rPr>
          <w:noProof/>
        </w:rPr>
        <w:instrText>HYPERLINK \l "_Toc343837480"</w:instrText>
      </w:r>
      <w:r w:rsidRPr="004C56D6">
        <w:rPr>
          <w:rStyle w:val="Hyperlink"/>
          <w:noProof/>
        </w:rPr>
        <w:instrText xml:space="preserve"> </w:instrText>
      </w:r>
      <w:r w:rsidRPr="004C56D6">
        <w:rPr>
          <w:rStyle w:val="Hyperlink"/>
          <w:noProof/>
        </w:rPr>
      </w:r>
      <w:r w:rsidRPr="004C56D6">
        <w:rPr>
          <w:rStyle w:val="Hyperlink"/>
          <w:noProof/>
        </w:rPr>
        <w:fldChar w:fldCharType="separate"/>
      </w:r>
      <w:r w:rsidRPr="004C56D6">
        <w:rPr>
          <w:rStyle w:val="Hyperlink"/>
          <w:noProof/>
        </w:rPr>
        <w:t>Hình 6.14: Đồ thị chuỗi dữ liệu Kobe</w:t>
      </w:r>
      <w:r>
        <w:rPr>
          <w:noProof/>
          <w:webHidden/>
        </w:rPr>
        <w:tab/>
      </w:r>
      <w:r>
        <w:rPr>
          <w:noProof/>
          <w:webHidden/>
        </w:rPr>
        <w:fldChar w:fldCharType="begin"/>
      </w:r>
      <w:r>
        <w:rPr>
          <w:noProof/>
          <w:webHidden/>
        </w:rPr>
        <w:instrText xml:space="preserve"> PAGEREF _Toc343837480 \h </w:instrText>
      </w:r>
      <w:r>
        <w:rPr>
          <w:noProof/>
          <w:webHidden/>
        </w:rPr>
      </w:r>
      <w:r>
        <w:rPr>
          <w:noProof/>
          <w:webHidden/>
        </w:rPr>
        <w:fldChar w:fldCharType="separate"/>
      </w:r>
      <w:r>
        <w:rPr>
          <w:noProof/>
          <w:webHidden/>
        </w:rPr>
        <w:t>71</w:t>
      </w:r>
      <w:r>
        <w:rPr>
          <w:noProof/>
          <w:webHidden/>
        </w:rPr>
        <w:fldChar w:fldCharType="end"/>
      </w:r>
      <w:r w:rsidRPr="004C56D6">
        <w:rPr>
          <w:rStyle w:val="Hyperlink"/>
          <w:noProof/>
        </w:rPr>
        <w:fldChar w:fldCharType="end"/>
      </w:r>
    </w:p>
    <w:p w14:paraId="752E51D5" w14:textId="77777777" w:rsidR="00023D92" w:rsidRDefault="00187200" w:rsidP="00187200">
      <w:pPr>
        <w:rPr>
          <w:ins w:id="183" w:author="The Si Tran" w:date="2012-12-11T23:59:00Z"/>
        </w:rPr>
      </w:pPr>
      <w:ins w:id="184" w:author="The Si Tran" w:date="2012-12-11T23:27:00Z">
        <w:r>
          <w:fldChar w:fldCharType="end"/>
        </w:r>
      </w:ins>
    </w:p>
    <w:p w14:paraId="0D0647A7" w14:textId="77777777" w:rsidR="00023D92" w:rsidRDefault="00023D92">
      <w:pPr>
        <w:spacing w:before="0" w:after="200" w:line="276" w:lineRule="auto"/>
        <w:jc w:val="left"/>
        <w:rPr>
          <w:ins w:id="185" w:author="The Si Tran" w:date="2012-12-11T23:59:00Z"/>
        </w:rPr>
      </w:pPr>
      <w:ins w:id="186" w:author="The Si Tran" w:date="2012-12-11T23:59:00Z">
        <w:r>
          <w:br w:type="page"/>
        </w:r>
      </w:ins>
    </w:p>
    <w:p w14:paraId="44F77B1A" w14:textId="77777777" w:rsidR="00682B49" w:rsidRDefault="006D2AC8">
      <w:pPr>
        <w:pStyle w:val="Heading1"/>
        <w:numPr>
          <w:ilvl w:val="0"/>
          <w:numId w:val="0"/>
        </w:numPr>
        <w:tabs>
          <w:tab w:val="clear" w:pos="864"/>
        </w:tabs>
        <w:rPr>
          <w:ins w:id="187" w:author="The Si Tran" w:date="2012-12-12T08:04:00Z"/>
        </w:rPr>
        <w:pPrChange w:id="188" w:author="The Si Tran" w:date="2012-12-14T07:17:00Z">
          <w:pPr>
            <w:pStyle w:val="TOC1"/>
            <w:tabs>
              <w:tab w:val="right" w:pos="9321"/>
            </w:tabs>
          </w:pPr>
        </w:pPrChange>
      </w:pPr>
      <w:bookmarkStart w:id="189" w:name="_Toc343837232"/>
      <w:ins w:id="190" w:author="The Si Tran" w:date="2012-12-12T07:33:00Z">
        <w:r w:rsidRPr="00250D4D">
          <w:lastRenderedPageBreak/>
          <w:t>DANH MỤ</w:t>
        </w:r>
        <w:r>
          <w:t xml:space="preserve">C </w:t>
        </w:r>
      </w:ins>
      <w:ins w:id="191" w:author="The Si Tran" w:date="2012-12-12T07:34:00Z">
        <w:r>
          <w:t>B</w:t>
        </w:r>
      </w:ins>
      <w:ins w:id="192" w:author="The Si Tran" w:date="2012-12-12T07:33:00Z">
        <w:r>
          <w:t>ẢNG</w:t>
        </w:r>
      </w:ins>
      <w:bookmarkEnd w:id="189"/>
    </w:p>
    <w:p w14:paraId="58D08676" w14:textId="77777777" w:rsidR="009933FE" w:rsidRDefault="00B557A5">
      <w:pPr>
        <w:pStyle w:val="TOC1"/>
        <w:rPr>
          <w:rFonts w:asciiTheme="minorHAnsi" w:eastAsiaTheme="minorEastAsia" w:hAnsiTheme="minorHAnsi" w:cstheme="minorBidi"/>
          <w:noProof/>
          <w:sz w:val="22"/>
        </w:rPr>
      </w:pPr>
      <w:ins w:id="193" w:author="The Si Tran" w:date="2012-12-12T07:35:00Z">
        <w:r>
          <w:fldChar w:fldCharType="begin"/>
        </w:r>
        <w:r>
          <w:instrText xml:space="preserve"> TOC \f \h \z \t "Bang,1" </w:instrText>
        </w:r>
      </w:ins>
      <w:r>
        <w:fldChar w:fldCharType="separate"/>
      </w:r>
      <w:r w:rsidR="009933FE" w:rsidRPr="00BE66EC">
        <w:rPr>
          <w:rStyle w:val="Hyperlink"/>
          <w:noProof/>
        </w:rPr>
        <w:fldChar w:fldCharType="begin"/>
      </w:r>
      <w:r w:rsidR="009933FE" w:rsidRPr="00BE66EC">
        <w:rPr>
          <w:rStyle w:val="Hyperlink"/>
          <w:noProof/>
        </w:rPr>
        <w:instrText xml:space="preserve"> </w:instrText>
      </w:r>
      <w:r w:rsidR="009933FE">
        <w:rPr>
          <w:noProof/>
        </w:rPr>
        <w:instrText>HYPERLINK \l "_Toc343837530"</w:instrText>
      </w:r>
      <w:r w:rsidR="009933FE" w:rsidRPr="00BE66EC">
        <w:rPr>
          <w:rStyle w:val="Hyperlink"/>
          <w:noProof/>
        </w:rPr>
        <w:instrText xml:space="preserve"> </w:instrText>
      </w:r>
      <w:r w:rsidR="009933FE" w:rsidRPr="00BE66EC">
        <w:rPr>
          <w:rStyle w:val="Hyperlink"/>
          <w:noProof/>
        </w:rPr>
      </w:r>
      <w:r w:rsidR="009933FE" w:rsidRPr="00BE66EC">
        <w:rPr>
          <w:rStyle w:val="Hyperlink"/>
          <w:noProof/>
        </w:rPr>
        <w:fldChar w:fldCharType="separate"/>
      </w:r>
      <w:r w:rsidR="009933FE" w:rsidRPr="00BE66EC">
        <w:rPr>
          <w:rStyle w:val="Hyperlink"/>
          <w:noProof/>
        </w:rPr>
        <w:t>Bảng 2.1: Một số kĩ thuật dự đoán cho từng thành phần của chuỗi thời gian</w:t>
      </w:r>
      <w:r w:rsidR="009933FE">
        <w:rPr>
          <w:noProof/>
          <w:webHidden/>
        </w:rPr>
        <w:tab/>
      </w:r>
      <w:r w:rsidR="009933FE">
        <w:rPr>
          <w:noProof/>
          <w:webHidden/>
        </w:rPr>
        <w:fldChar w:fldCharType="begin"/>
      </w:r>
      <w:r w:rsidR="009933FE">
        <w:rPr>
          <w:noProof/>
          <w:webHidden/>
        </w:rPr>
        <w:instrText xml:space="preserve"> PAGEREF _Toc343837530 \h </w:instrText>
      </w:r>
      <w:r w:rsidR="009933FE">
        <w:rPr>
          <w:noProof/>
          <w:webHidden/>
        </w:rPr>
      </w:r>
      <w:r w:rsidR="009933FE">
        <w:rPr>
          <w:noProof/>
          <w:webHidden/>
        </w:rPr>
        <w:fldChar w:fldCharType="separate"/>
      </w:r>
      <w:r w:rsidR="009933FE">
        <w:rPr>
          <w:noProof/>
          <w:webHidden/>
        </w:rPr>
        <w:t>13</w:t>
      </w:r>
      <w:r w:rsidR="009933FE">
        <w:rPr>
          <w:noProof/>
          <w:webHidden/>
        </w:rPr>
        <w:fldChar w:fldCharType="end"/>
      </w:r>
      <w:r w:rsidR="009933FE" w:rsidRPr="00BE66EC">
        <w:rPr>
          <w:rStyle w:val="Hyperlink"/>
          <w:noProof/>
        </w:rPr>
        <w:fldChar w:fldCharType="end"/>
      </w:r>
    </w:p>
    <w:p w14:paraId="52C33728"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"_Toc343837531"</w:instrText>
      </w:r>
      <w:r w:rsidRPr="00BE66EC">
        <w:rPr>
          <w:rStyle w:val="Hyperlink"/>
          <w:noProof/>
        </w:rPr>
        <w:instrText xml:space="preserve"> </w:instrText>
      </w:r>
      <w:r w:rsidRPr="00BE66EC">
        <w:rPr>
          <w:rStyle w:val="Hyperlink"/>
          <w:noProof/>
        </w:rPr>
      </w:r>
      <w:r w:rsidRPr="00BE66EC">
        <w:rPr>
          <w:rStyle w:val="Hyperlink"/>
          <w:noProof/>
        </w:rPr>
        <w:fldChar w:fldCharType="separate"/>
      </w:r>
      <w:r w:rsidRPr="00BE66EC">
        <w:rPr>
          <w:rStyle w:val="Hyperlink"/>
          <w:noProof/>
        </w:rPr>
        <w:t>Bảng 3.1: Tính chất của ACF và PACF</w:t>
      </w:r>
      <w:r>
        <w:rPr>
          <w:noProof/>
          <w:webHidden/>
        </w:rPr>
        <w:tab/>
      </w:r>
      <w:r>
        <w:rPr>
          <w:noProof/>
          <w:webHidden/>
        </w:rPr>
        <w:fldChar w:fldCharType="begin"/>
      </w:r>
      <w:r>
        <w:rPr>
          <w:noProof/>
          <w:webHidden/>
        </w:rPr>
        <w:instrText xml:space="preserve"> PAGEREF _Toc343837531 \h </w:instrText>
      </w:r>
      <w:r>
        <w:rPr>
          <w:noProof/>
          <w:webHidden/>
        </w:rPr>
      </w:r>
      <w:r>
        <w:rPr>
          <w:noProof/>
          <w:webHidden/>
        </w:rPr>
        <w:fldChar w:fldCharType="separate"/>
      </w:r>
      <w:r>
        <w:rPr>
          <w:noProof/>
          <w:webHidden/>
        </w:rPr>
        <w:t>23</w:t>
      </w:r>
      <w:r>
        <w:rPr>
          <w:noProof/>
          <w:webHidden/>
        </w:rPr>
        <w:fldChar w:fldCharType="end"/>
      </w:r>
      <w:r w:rsidRPr="00BE66EC">
        <w:rPr>
          <w:rStyle w:val="Hyperlink"/>
          <w:noProof/>
        </w:rPr>
        <w:fldChar w:fldCharType="end"/>
      </w:r>
    </w:p>
    <w:p w14:paraId="2627CEA7"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"_Toc343837532"</w:instrText>
      </w:r>
      <w:r w:rsidRPr="00BE66EC">
        <w:rPr>
          <w:rStyle w:val="Hyperlink"/>
          <w:noProof/>
        </w:rPr>
        <w:instrText xml:space="preserve"> </w:instrText>
      </w:r>
      <w:r w:rsidRPr="00BE66EC">
        <w:rPr>
          <w:rStyle w:val="Hyperlink"/>
          <w:noProof/>
        </w:rPr>
      </w:r>
      <w:r w:rsidRPr="00BE66EC">
        <w:rPr>
          <w:rStyle w:val="Hyperlink"/>
          <w:noProof/>
        </w:rPr>
        <w:fldChar w:fldCharType="separate"/>
      </w:r>
      <w:r w:rsidRPr="00BE66EC">
        <w:rPr>
          <w:rStyle w:val="Hyperlink"/>
          <w:noProof/>
        </w:rPr>
        <w:t>Bảng 6.1: Phân loại dữ liệu thực nghiệm</w:t>
      </w:r>
      <w:r>
        <w:rPr>
          <w:noProof/>
          <w:webHidden/>
        </w:rPr>
        <w:tab/>
      </w:r>
      <w:r>
        <w:rPr>
          <w:noProof/>
          <w:webHidden/>
        </w:rPr>
        <w:fldChar w:fldCharType="begin"/>
      </w:r>
      <w:r>
        <w:rPr>
          <w:noProof/>
          <w:webHidden/>
        </w:rPr>
        <w:instrText xml:space="preserve"> PAGEREF _Toc343837532 \h </w:instrText>
      </w:r>
      <w:r>
        <w:rPr>
          <w:noProof/>
          <w:webHidden/>
        </w:rPr>
      </w:r>
      <w:r>
        <w:rPr>
          <w:noProof/>
          <w:webHidden/>
        </w:rPr>
        <w:fldChar w:fldCharType="separate"/>
      </w:r>
      <w:r>
        <w:rPr>
          <w:noProof/>
          <w:webHidden/>
        </w:rPr>
        <w:t>67</w:t>
      </w:r>
      <w:r>
        <w:rPr>
          <w:noProof/>
          <w:webHidden/>
        </w:rPr>
        <w:fldChar w:fldCharType="end"/>
      </w:r>
      <w:r w:rsidRPr="00BE66EC">
        <w:rPr>
          <w:rStyle w:val="Hyperlink"/>
          <w:noProof/>
        </w:rPr>
        <w:fldChar w:fldCharType="end"/>
      </w:r>
    </w:p>
    <w:p w14:paraId="602F9D54"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"_Toc343837533"</w:instrText>
      </w:r>
      <w:r w:rsidRPr="00BE66EC">
        <w:rPr>
          <w:rStyle w:val="Hyperlink"/>
          <w:noProof/>
        </w:rPr>
        <w:instrText xml:space="preserve"> </w:instrText>
      </w:r>
      <w:r w:rsidRPr="00BE66EC">
        <w:rPr>
          <w:rStyle w:val="Hyperlink"/>
          <w:noProof/>
        </w:rPr>
      </w:r>
      <w:r w:rsidRPr="00BE66EC">
        <w:rPr>
          <w:rStyle w:val="Hyperlink"/>
          <w:noProof/>
        </w:rPr>
        <w:fldChar w:fldCharType="separate"/>
      </w:r>
      <w:r w:rsidRPr="00BE66EC">
        <w:rPr>
          <w:rStyle w:val="Hyperlink"/>
          <w:noProof/>
        </w:rPr>
        <w:t>Bảng 6.2: Kết quả thực nghiệm chuỗi dữ liệu Passengers</w:t>
      </w:r>
      <w:r>
        <w:rPr>
          <w:noProof/>
          <w:webHidden/>
        </w:rPr>
        <w:tab/>
      </w:r>
      <w:r>
        <w:rPr>
          <w:noProof/>
          <w:webHidden/>
        </w:rPr>
        <w:fldChar w:fldCharType="begin"/>
      </w:r>
      <w:r>
        <w:rPr>
          <w:noProof/>
          <w:webHidden/>
        </w:rPr>
        <w:instrText xml:space="preserve"> PAGEREF _Toc343837533 \h </w:instrText>
      </w:r>
      <w:r>
        <w:rPr>
          <w:noProof/>
          <w:webHidden/>
        </w:rPr>
      </w:r>
      <w:r>
        <w:rPr>
          <w:noProof/>
          <w:webHidden/>
        </w:rPr>
        <w:fldChar w:fldCharType="separate"/>
      </w:r>
      <w:r>
        <w:rPr>
          <w:noProof/>
          <w:webHidden/>
        </w:rPr>
        <w:t>72</w:t>
      </w:r>
      <w:r>
        <w:rPr>
          <w:noProof/>
          <w:webHidden/>
        </w:rPr>
        <w:fldChar w:fldCharType="end"/>
      </w:r>
      <w:r w:rsidRPr="00BE66EC">
        <w:rPr>
          <w:rStyle w:val="Hyperlink"/>
          <w:noProof/>
        </w:rPr>
        <w:fldChar w:fldCharType="end"/>
      </w:r>
    </w:p>
    <w:p w14:paraId="1DB3965B"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"_Toc343837534"</w:instrText>
      </w:r>
      <w:r w:rsidRPr="00BE66EC">
        <w:rPr>
          <w:rStyle w:val="Hyperlink"/>
          <w:noProof/>
        </w:rPr>
        <w:instrText xml:space="preserve"> </w:instrText>
      </w:r>
      <w:r w:rsidRPr="00BE66EC">
        <w:rPr>
          <w:rStyle w:val="Hyperlink"/>
          <w:noProof/>
        </w:rPr>
      </w:r>
      <w:r w:rsidRPr="00BE66EC">
        <w:rPr>
          <w:rStyle w:val="Hyperlink"/>
          <w:noProof/>
        </w:rPr>
        <w:fldChar w:fldCharType="separate"/>
      </w:r>
      <w:r w:rsidRPr="00BE66EC">
        <w:rPr>
          <w:rStyle w:val="Hyperlink"/>
          <w:noProof/>
        </w:rPr>
        <w:t>Bảng 6.3: Kết quả thực nghiệm chuỗi dữ liệu Paper</w:t>
      </w:r>
      <w:r>
        <w:rPr>
          <w:noProof/>
          <w:webHidden/>
        </w:rPr>
        <w:tab/>
      </w:r>
      <w:r>
        <w:rPr>
          <w:noProof/>
          <w:webHidden/>
        </w:rPr>
        <w:fldChar w:fldCharType="begin"/>
      </w:r>
      <w:r>
        <w:rPr>
          <w:noProof/>
          <w:webHidden/>
        </w:rPr>
        <w:instrText xml:space="preserve"> PAGEREF _Toc343837534 \h </w:instrText>
      </w:r>
      <w:r>
        <w:rPr>
          <w:noProof/>
          <w:webHidden/>
        </w:rPr>
      </w:r>
      <w:r>
        <w:rPr>
          <w:noProof/>
          <w:webHidden/>
        </w:rPr>
        <w:fldChar w:fldCharType="separate"/>
      </w:r>
      <w:r>
        <w:rPr>
          <w:noProof/>
          <w:webHidden/>
        </w:rPr>
        <w:t>72</w:t>
      </w:r>
      <w:r>
        <w:rPr>
          <w:noProof/>
          <w:webHidden/>
        </w:rPr>
        <w:fldChar w:fldCharType="end"/>
      </w:r>
      <w:r w:rsidRPr="00BE66EC">
        <w:rPr>
          <w:rStyle w:val="Hyperlink"/>
          <w:noProof/>
        </w:rPr>
        <w:fldChar w:fldCharType="end"/>
      </w:r>
    </w:p>
    <w:p w14:paraId="0D9BD7AF"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"_Toc343837535"</w:instrText>
      </w:r>
      <w:r w:rsidRPr="00BE66EC">
        <w:rPr>
          <w:rStyle w:val="Hyperlink"/>
          <w:noProof/>
        </w:rPr>
        <w:instrText xml:space="preserve"> </w:instrText>
      </w:r>
      <w:r w:rsidRPr="00BE66EC">
        <w:rPr>
          <w:rStyle w:val="Hyperlink"/>
          <w:noProof/>
        </w:rPr>
      </w:r>
      <w:r w:rsidRPr="00BE66EC">
        <w:rPr>
          <w:rStyle w:val="Hyperlink"/>
          <w:noProof/>
        </w:rPr>
        <w:fldChar w:fldCharType="separate"/>
      </w:r>
      <w:r w:rsidRPr="00BE66EC">
        <w:rPr>
          <w:rStyle w:val="Hyperlink"/>
          <w:noProof/>
        </w:rPr>
        <w:t>Bảng 6.4: Kết quả thực nghiệm chuỗi dữ liệu Deaths</w:t>
      </w:r>
      <w:r>
        <w:rPr>
          <w:noProof/>
          <w:webHidden/>
        </w:rPr>
        <w:tab/>
      </w:r>
      <w:r>
        <w:rPr>
          <w:noProof/>
          <w:webHidden/>
        </w:rPr>
        <w:fldChar w:fldCharType="begin"/>
      </w:r>
      <w:r>
        <w:rPr>
          <w:noProof/>
          <w:webHidden/>
        </w:rPr>
        <w:instrText xml:space="preserve"> PAGEREF _Toc343837535 \h </w:instrText>
      </w:r>
      <w:r>
        <w:rPr>
          <w:noProof/>
          <w:webHidden/>
        </w:rPr>
      </w:r>
      <w:r>
        <w:rPr>
          <w:noProof/>
          <w:webHidden/>
        </w:rPr>
        <w:fldChar w:fldCharType="separate"/>
      </w:r>
      <w:r>
        <w:rPr>
          <w:noProof/>
          <w:webHidden/>
        </w:rPr>
        <w:t>73</w:t>
      </w:r>
      <w:r>
        <w:rPr>
          <w:noProof/>
          <w:webHidden/>
        </w:rPr>
        <w:fldChar w:fldCharType="end"/>
      </w:r>
      <w:r w:rsidRPr="00BE66EC">
        <w:rPr>
          <w:rStyle w:val="Hyperlink"/>
          <w:noProof/>
        </w:rPr>
        <w:fldChar w:fldCharType="end"/>
      </w:r>
    </w:p>
    <w:p w14:paraId="2EAE1803"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"_Toc343837536"</w:instrText>
      </w:r>
      <w:r w:rsidRPr="00BE66EC">
        <w:rPr>
          <w:rStyle w:val="Hyperlink"/>
          <w:noProof/>
        </w:rPr>
        <w:instrText xml:space="preserve"> </w:instrText>
      </w:r>
      <w:r w:rsidRPr="00BE66EC">
        <w:rPr>
          <w:rStyle w:val="Hyperlink"/>
          <w:noProof/>
        </w:rPr>
      </w:r>
      <w:r w:rsidRPr="00BE66EC">
        <w:rPr>
          <w:rStyle w:val="Hyperlink"/>
          <w:noProof/>
        </w:rPr>
        <w:fldChar w:fldCharType="separate"/>
      </w:r>
      <w:r w:rsidRPr="00BE66EC">
        <w:rPr>
          <w:rStyle w:val="Hyperlink"/>
          <w:noProof/>
        </w:rPr>
        <w:t>Bảng 6.5: Kết quả thực nghiệm chuỗi dữ liệu Maxtemp</w:t>
      </w:r>
      <w:r>
        <w:rPr>
          <w:noProof/>
          <w:webHidden/>
        </w:rPr>
        <w:tab/>
      </w:r>
      <w:r>
        <w:rPr>
          <w:noProof/>
          <w:webHidden/>
        </w:rPr>
        <w:fldChar w:fldCharType="begin"/>
      </w:r>
      <w:r>
        <w:rPr>
          <w:noProof/>
          <w:webHidden/>
        </w:rPr>
        <w:instrText xml:space="preserve"> PAGEREF _Toc343837536 \h </w:instrText>
      </w:r>
      <w:r>
        <w:rPr>
          <w:noProof/>
          <w:webHidden/>
        </w:rPr>
      </w:r>
      <w:r>
        <w:rPr>
          <w:noProof/>
          <w:webHidden/>
        </w:rPr>
        <w:fldChar w:fldCharType="separate"/>
      </w:r>
      <w:r>
        <w:rPr>
          <w:noProof/>
          <w:webHidden/>
        </w:rPr>
        <w:t>73</w:t>
      </w:r>
      <w:r>
        <w:rPr>
          <w:noProof/>
          <w:webHidden/>
        </w:rPr>
        <w:fldChar w:fldCharType="end"/>
      </w:r>
      <w:r w:rsidRPr="00BE66EC">
        <w:rPr>
          <w:rStyle w:val="Hyperlink"/>
          <w:noProof/>
        </w:rPr>
        <w:fldChar w:fldCharType="end"/>
      </w:r>
    </w:p>
    <w:p w14:paraId="67DBF0D9"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"_Toc343837537"</w:instrText>
      </w:r>
      <w:r w:rsidRPr="00BE66EC">
        <w:rPr>
          <w:rStyle w:val="Hyperlink"/>
          <w:noProof/>
        </w:rPr>
        <w:instrText xml:space="preserve"> </w:instrText>
      </w:r>
      <w:r w:rsidRPr="00BE66EC">
        <w:rPr>
          <w:rStyle w:val="Hyperlink"/>
          <w:noProof/>
        </w:rPr>
      </w:r>
      <w:r w:rsidRPr="00BE66EC">
        <w:rPr>
          <w:rStyle w:val="Hyperlink"/>
          <w:noProof/>
        </w:rPr>
        <w:fldChar w:fldCharType="separate"/>
      </w:r>
      <w:r w:rsidRPr="00BE66EC">
        <w:rPr>
          <w:rStyle w:val="Hyperlink"/>
          <w:noProof/>
        </w:rPr>
        <w:t>Bảng 6.6: Kết quả thực nghiệm chuỗi dữ liệu Chemical</w:t>
      </w:r>
      <w:r>
        <w:rPr>
          <w:noProof/>
          <w:webHidden/>
        </w:rPr>
        <w:tab/>
      </w:r>
      <w:r>
        <w:rPr>
          <w:noProof/>
          <w:webHidden/>
        </w:rPr>
        <w:fldChar w:fldCharType="begin"/>
      </w:r>
      <w:r>
        <w:rPr>
          <w:noProof/>
          <w:webHidden/>
        </w:rPr>
        <w:instrText xml:space="preserve"> PAGEREF _Toc343837537 \h </w:instrText>
      </w:r>
      <w:r>
        <w:rPr>
          <w:noProof/>
          <w:webHidden/>
        </w:rPr>
      </w:r>
      <w:r>
        <w:rPr>
          <w:noProof/>
          <w:webHidden/>
        </w:rPr>
        <w:fldChar w:fldCharType="separate"/>
      </w:r>
      <w:r>
        <w:rPr>
          <w:noProof/>
          <w:webHidden/>
        </w:rPr>
        <w:t>74</w:t>
      </w:r>
      <w:r>
        <w:rPr>
          <w:noProof/>
          <w:webHidden/>
        </w:rPr>
        <w:fldChar w:fldCharType="end"/>
      </w:r>
      <w:r w:rsidRPr="00BE66EC">
        <w:rPr>
          <w:rStyle w:val="Hyperlink"/>
          <w:noProof/>
        </w:rPr>
        <w:fldChar w:fldCharType="end"/>
      </w:r>
    </w:p>
    <w:p w14:paraId="7BB392CA"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"_Toc343837538"</w:instrText>
      </w:r>
      <w:r w:rsidRPr="00BE66EC">
        <w:rPr>
          <w:rStyle w:val="Hyperlink"/>
          <w:noProof/>
        </w:rPr>
        <w:instrText xml:space="preserve"> </w:instrText>
      </w:r>
      <w:r w:rsidRPr="00BE66EC">
        <w:rPr>
          <w:rStyle w:val="Hyperlink"/>
          <w:noProof/>
        </w:rPr>
      </w:r>
      <w:r w:rsidRPr="00BE66EC">
        <w:rPr>
          <w:rStyle w:val="Hyperlink"/>
          <w:noProof/>
        </w:rPr>
        <w:fldChar w:fldCharType="separate"/>
      </w:r>
      <w:r w:rsidRPr="00BE66EC">
        <w:rPr>
          <w:rStyle w:val="Hyperlink"/>
          <w:noProof/>
        </w:rPr>
        <w:t>Bảng 6.7: Kết quả thực nghiệm chuỗi dữ liệu Prices</w:t>
      </w:r>
      <w:r>
        <w:rPr>
          <w:noProof/>
          <w:webHidden/>
        </w:rPr>
        <w:tab/>
      </w:r>
      <w:r>
        <w:rPr>
          <w:noProof/>
          <w:webHidden/>
        </w:rPr>
        <w:fldChar w:fldCharType="begin"/>
      </w:r>
      <w:r>
        <w:rPr>
          <w:noProof/>
          <w:webHidden/>
        </w:rPr>
        <w:instrText xml:space="preserve"> PAGEREF _Toc343837538 \h </w:instrText>
      </w:r>
      <w:r>
        <w:rPr>
          <w:noProof/>
          <w:webHidden/>
        </w:rPr>
      </w:r>
      <w:r>
        <w:rPr>
          <w:noProof/>
          <w:webHidden/>
        </w:rPr>
        <w:fldChar w:fldCharType="separate"/>
      </w:r>
      <w:r>
        <w:rPr>
          <w:noProof/>
          <w:webHidden/>
        </w:rPr>
        <w:t>75</w:t>
      </w:r>
      <w:r>
        <w:rPr>
          <w:noProof/>
          <w:webHidden/>
        </w:rPr>
        <w:fldChar w:fldCharType="end"/>
      </w:r>
      <w:r w:rsidRPr="00BE66EC">
        <w:rPr>
          <w:rStyle w:val="Hyperlink"/>
          <w:noProof/>
        </w:rPr>
        <w:fldChar w:fldCharType="end"/>
      </w:r>
    </w:p>
    <w:p w14:paraId="3313470B"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"_Toc343837539"</w:instrText>
      </w:r>
      <w:r w:rsidRPr="00BE66EC">
        <w:rPr>
          <w:rStyle w:val="Hyperlink"/>
          <w:noProof/>
        </w:rPr>
        <w:instrText xml:space="preserve"> </w:instrText>
      </w:r>
      <w:r w:rsidRPr="00BE66EC">
        <w:rPr>
          <w:rStyle w:val="Hyperlink"/>
          <w:noProof/>
        </w:rPr>
      </w:r>
      <w:r w:rsidRPr="00BE66EC">
        <w:rPr>
          <w:rStyle w:val="Hyperlink"/>
          <w:noProof/>
        </w:rPr>
        <w:fldChar w:fldCharType="separate"/>
      </w:r>
      <w:r w:rsidRPr="00BE66EC">
        <w:rPr>
          <w:rStyle w:val="Hyperlink"/>
          <w:noProof/>
        </w:rPr>
        <w:t>Bảng 6.8: Kết quả thực nghiệm chuỗi dữ liệu Sunspots</w:t>
      </w:r>
      <w:r>
        <w:rPr>
          <w:noProof/>
          <w:webHidden/>
        </w:rPr>
        <w:tab/>
      </w:r>
      <w:r>
        <w:rPr>
          <w:noProof/>
          <w:webHidden/>
        </w:rPr>
        <w:fldChar w:fldCharType="begin"/>
      </w:r>
      <w:r>
        <w:rPr>
          <w:noProof/>
          <w:webHidden/>
        </w:rPr>
        <w:instrText xml:space="preserve"> PAGEREF _Toc343837539 \h </w:instrText>
      </w:r>
      <w:r>
        <w:rPr>
          <w:noProof/>
          <w:webHidden/>
        </w:rPr>
      </w:r>
      <w:r>
        <w:rPr>
          <w:noProof/>
          <w:webHidden/>
        </w:rPr>
        <w:fldChar w:fldCharType="separate"/>
      </w:r>
      <w:r>
        <w:rPr>
          <w:noProof/>
          <w:webHidden/>
        </w:rPr>
        <w:t>75</w:t>
      </w:r>
      <w:r>
        <w:rPr>
          <w:noProof/>
          <w:webHidden/>
        </w:rPr>
        <w:fldChar w:fldCharType="end"/>
      </w:r>
      <w:r w:rsidRPr="00BE66EC">
        <w:rPr>
          <w:rStyle w:val="Hyperlink"/>
          <w:noProof/>
        </w:rPr>
        <w:fldChar w:fldCharType="end"/>
      </w:r>
    </w:p>
    <w:p w14:paraId="05994DFC" w14:textId="77777777" w:rsidR="009933FE" w:rsidRDefault="009933FE">
      <w:pPr>
        <w:pStyle w:val="TOC1"/>
        <w:rPr>
          <w:rFonts w:asciiTheme="minorHAnsi" w:eastAsiaTheme="minorEastAsia" w:hAnsiTheme="minorHAnsi" w:cstheme="minorBidi"/>
          <w:noProof/>
          <w:sz w:val="22"/>
        </w:rPr>
      </w:pPr>
      <w:r w:rsidRPr="00BE66EC">
        <w:rPr>
          <w:rStyle w:val="Hyperlink"/>
          <w:noProof/>
        </w:rPr>
        <w:fldChar w:fldCharType="begin"/>
      </w:r>
      <w:r w:rsidRPr="00BE66EC">
        <w:rPr>
          <w:rStyle w:val="Hyperlink"/>
          <w:noProof/>
        </w:rPr>
        <w:instrText xml:space="preserve"> </w:instrText>
      </w:r>
      <w:r>
        <w:rPr>
          <w:noProof/>
        </w:rPr>
        <w:instrText>HYPERLINK \l "_Toc343837540"</w:instrText>
      </w:r>
      <w:r w:rsidRPr="00BE66EC">
        <w:rPr>
          <w:rStyle w:val="Hyperlink"/>
          <w:noProof/>
        </w:rPr>
        <w:instrText xml:space="preserve"> </w:instrText>
      </w:r>
      <w:r w:rsidRPr="00BE66EC">
        <w:rPr>
          <w:rStyle w:val="Hyperlink"/>
          <w:noProof/>
        </w:rPr>
      </w:r>
      <w:r w:rsidRPr="00BE66EC">
        <w:rPr>
          <w:rStyle w:val="Hyperlink"/>
          <w:noProof/>
        </w:rPr>
        <w:fldChar w:fldCharType="separate"/>
      </w:r>
      <w:r w:rsidRPr="00BE66EC">
        <w:rPr>
          <w:rStyle w:val="Hyperlink"/>
          <w:noProof/>
        </w:rPr>
        <w:t>Bảng 6.9: Kết quả thực nghiệm chuỗi dữ liệu Kobe</w:t>
      </w:r>
      <w:r>
        <w:rPr>
          <w:noProof/>
          <w:webHidden/>
        </w:rPr>
        <w:tab/>
      </w:r>
      <w:r>
        <w:rPr>
          <w:noProof/>
          <w:webHidden/>
        </w:rPr>
        <w:fldChar w:fldCharType="begin"/>
      </w:r>
      <w:r>
        <w:rPr>
          <w:noProof/>
          <w:webHidden/>
        </w:rPr>
        <w:instrText xml:space="preserve"> PAGEREF _Toc343837540 \h </w:instrText>
      </w:r>
      <w:r>
        <w:rPr>
          <w:noProof/>
          <w:webHidden/>
        </w:rPr>
      </w:r>
      <w:r>
        <w:rPr>
          <w:noProof/>
          <w:webHidden/>
        </w:rPr>
        <w:fldChar w:fldCharType="separate"/>
      </w:r>
      <w:r>
        <w:rPr>
          <w:noProof/>
          <w:webHidden/>
        </w:rPr>
        <w:t>76</w:t>
      </w:r>
      <w:r>
        <w:rPr>
          <w:noProof/>
          <w:webHidden/>
        </w:rPr>
        <w:fldChar w:fldCharType="end"/>
      </w:r>
      <w:r w:rsidRPr="00BE66EC">
        <w:rPr>
          <w:rStyle w:val="Hyperlink"/>
          <w:noProof/>
        </w:rPr>
        <w:fldChar w:fldCharType="end"/>
      </w:r>
    </w:p>
    <w:p w14:paraId="1A31478E" w14:textId="77777777" w:rsidR="00CB48F0" w:rsidRPr="005C682D" w:rsidDel="00187200" w:rsidRDefault="00B557A5">
      <w:pPr>
        <w:pStyle w:val="Heading1"/>
        <w:numPr>
          <w:ilvl w:val="0"/>
          <w:numId w:val="0"/>
        </w:numPr>
        <w:ind w:left="360"/>
        <w:jc w:val="left"/>
        <w:rPr>
          <w:del w:id="194" w:author="The Si Tran" w:date="2012-12-11T23:27:00Z"/>
        </w:rPr>
        <w:pPrChange w:id="195" w:author="The Si Tran" w:date="2012-12-12T07:33:00Z">
          <w:pPr>
            <w:pStyle w:val="Heading1"/>
            <w:numPr>
              <w:numId w:val="0"/>
            </w:numPr>
            <w:spacing w:line="480" w:lineRule="auto"/>
            <w:ind w:left="0" w:firstLine="0"/>
            <w:jc w:val="left"/>
          </w:pPr>
        </w:pPrChange>
      </w:pPr>
      <w:ins w:id="196" w:author="The Si Tran" w:date="2012-12-12T07:35:00Z">
        <w:r>
          <w:rPr>
            <w:b w:val="0"/>
            <w:bCs w:val="0"/>
          </w:rPr>
          <w:fldChar w:fldCharType="end"/>
        </w:r>
      </w:ins>
    </w:p>
    <w:p w14:paraId="6F92DF76" w14:textId="77777777" w:rsidR="0045424A" w:rsidRPr="0049233F" w:rsidDel="008A444D" w:rsidRDefault="0045424A">
      <w:pPr>
        <w:pStyle w:val="Heading1"/>
        <w:numPr>
          <w:ilvl w:val="0"/>
          <w:numId w:val="0"/>
        </w:numPr>
        <w:ind w:left="360"/>
        <w:jc w:val="left"/>
        <w:rPr>
          <w:del w:id="197" w:author="The Si Tran" w:date="2012-12-11T23:00:00Z"/>
          <w:b w:val="0"/>
          <w:bCs w:val="0"/>
          <w:sz w:val="26"/>
          <w:rPrChange w:id="198" w:author="The Si Tran" w:date="2012-12-05T23:02:00Z">
            <w:rPr>
              <w:del w:id="199" w:author="The Si Tran" w:date="2012-12-11T23:00:00Z"/>
              <w:b/>
              <w:bCs/>
              <w:kern w:val="32"/>
              <w:sz w:val="32"/>
              <w:szCs w:val="32"/>
            </w:rPr>
          </w:rPrChange>
        </w:rPr>
        <w:pPrChange w:id="200" w:author="The Si Tran" w:date="2012-12-12T07:33:00Z">
          <w:pPr>
            <w:spacing w:before="0" w:after="200" w:line="276" w:lineRule="auto"/>
            <w:jc w:val="left"/>
          </w:pPr>
        </w:pPrChange>
      </w:pPr>
      <w:bookmarkStart w:id="201" w:name="_Toc328879888"/>
      <w:bookmarkStart w:id="202" w:name="_Toc328894964"/>
      <w:del w:id="203"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204" w:author="The Si Tran" w:date="2012-12-12T00:01:00Z"/>
          <w:rFonts w:cs="Times New Roman"/>
          <w:sz w:val="26"/>
        </w:rPr>
        <w:pPrChange w:id="205" w:author="The Si Tran" w:date="2012-12-12T07:33:00Z">
          <w:pPr>
            <w:pStyle w:val="Heading1"/>
            <w:numPr>
              <w:numId w:val="0"/>
            </w:numPr>
            <w:spacing w:line="480" w:lineRule="auto"/>
            <w:ind w:left="0" w:firstLine="0"/>
            <w:jc w:val="left"/>
          </w:pPr>
        </w:pPrChange>
      </w:pPr>
      <w:del w:id="206" w:author="The Si Tran" w:date="2012-12-12T07:33:00Z">
        <w:r w:rsidRPr="00312F4F" w:rsidDel="006D2AC8">
          <w:rPr>
            <w:rFonts w:cs="Times New Roman"/>
            <w:sz w:val="26"/>
          </w:rPr>
          <w:delText>DANH MỤC BẢNG</w:delText>
        </w:r>
      </w:del>
      <w:bookmarkEnd w:id="201"/>
      <w:bookmarkEnd w:id="202"/>
    </w:p>
    <w:p w14:paraId="697A1872" w14:textId="77777777" w:rsidR="0045424A" w:rsidRPr="002B1464" w:rsidDel="00D80916" w:rsidRDefault="0045424A">
      <w:pPr>
        <w:rPr>
          <w:del w:id="207" w:author="The Si Tran" w:date="2012-12-12T13:34:00Z"/>
        </w:rPr>
      </w:pPr>
    </w:p>
    <w:p w14:paraId="0C08AE99" w14:textId="77777777" w:rsidR="004D65BA" w:rsidRPr="0049233F" w:rsidDel="00D80916" w:rsidRDefault="0045424A" w:rsidP="0045424A">
      <w:pPr>
        <w:spacing w:before="0" w:after="200" w:line="276" w:lineRule="auto"/>
        <w:jc w:val="left"/>
        <w:rPr>
          <w:del w:id="208" w:author="The Si Tran" w:date="2012-12-12T13:33:00Z"/>
          <w:noProof/>
          <w:szCs w:val="26"/>
        </w:rPr>
      </w:pPr>
      <w:del w:id="209"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210" w:author="The Si Tran" w:date="2012-12-12T13:34:00Z"/>
          <w:noProof/>
        </w:rPr>
      </w:pPr>
    </w:p>
    <w:p w14:paraId="718E6531" w14:textId="77777777" w:rsidR="00D80916" w:rsidRPr="00D80916" w:rsidRDefault="00D80916">
      <w:pPr>
        <w:rPr>
          <w:ins w:id="211" w:author="The Si Tran" w:date="2012-12-12T13:34:00Z"/>
          <w:rPrChange w:id="212" w:author="The Si Tran" w:date="2012-12-12T13:34:00Z">
            <w:rPr>
              <w:ins w:id="213" w:author="The Si Tran" w:date="2012-12-12T13:34:00Z"/>
              <w:noProof/>
            </w:rPr>
          </w:rPrChange>
        </w:rPr>
        <w:pPrChange w:id="214" w:author="The Si Tran" w:date="2012-12-12T13:34:00Z">
          <w:pPr>
            <w:spacing w:before="0" w:after="200" w:line="276" w:lineRule="auto"/>
            <w:jc w:val="left"/>
          </w:pPr>
        </w:pPrChange>
      </w:pPr>
    </w:p>
    <w:p w14:paraId="7ECCFBBD" w14:textId="77777777" w:rsidR="00D80916" w:rsidRPr="00D80916" w:rsidRDefault="00D80916">
      <w:pPr>
        <w:rPr>
          <w:ins w:id="215" w:author="The Si Tran" w:date="2012-12-12T13:34:00Z"/>
          <w:rPrChange w:id="216" w:author="The Si Tran" w:date="2012-12-12T13:34:00Z">
            <w:rPr>
              <w:ins w:id="217" w:author="The Si Tran" w:date="2012-12-12T13:34:00Z"/>
              <w:noProof/>
            </w:rPr>
          </w:rPrChange>
        </w:rPr>
        <w:pPrChange w:id="218" w:author="The Si Tran" w:date="2012-12-12T13:34:00Z">
          <w:pPr>
            <w:spacing w:before="0" w:after="200" w:line="276" w:lineRule="auto"/>
            <w:jc w:val="left"/>
          </w:pPr>
        </w:pPrChange>
      </w:pPr>
    </w:p>
    <w:p w14:paraId="18E27414" w14:textId="77777777" w:rsidR="00D80916" w:rsidRPr="00D80916" w:rsidRDefault="00D80916">
      <w:pPr>
        <w:rPr>
          <w:ins w:id="219" w:author="The Si Tran" w:date="2012-12-12T13:34:00Z"/>
          <w:rPrChange w:id="220" w:author="The Si Tran" w:date="2012-12-12T13:34:00Z">
            <w:rPr>
              <w:ins w:id="221" w:author="The Si Tran" w:date="2012-12-12T13:34:00Z"/>
              <w:noProof/>
            </w:rPr>
          </w:rPrChange>
        </w:rPr>
        <w:pPrChange w:id="222" w:author="The Si Tran" w:date="2012-12-12T13:34:00Z">
          <w:pPr>
            <w:spacing w:before="0" w:after="200" w:line="276" w:lineRule="auto"/>
            <w:jc w:val="left"/>
          </w:pPr>
        </w:pPrChange>
      </w:pPr>
    </w:p>
    <w:p w14:paraId="428BE4D4" w14:textId="77777777" w:rsidR="00D80916" w:rsidRPr="00D80916" w:rsidRDefault="00D80916">
      <w:pPr>
        <w:rPr>
          <w:ins w:id="223" w:author="The Si Tran" w:date="2012-12-12T13:34:00Z"/>
          <w:rPrChange w:id="224" w:author="The Si Tran" w:date="2012-12-12T13:34:00Z">
            <w:rPr>
              <w:ins w:id="225" w:author="The Si Tran" w:date="2012-12-12T13:34:00Z"/>
              <w:noProof/>
            </w:rPr>
          </w:rPrChange>
        </w:rPr>
        <w:pPrChange w:id="226" w:author="The Si Tran" w:date="2012-12-12T13:34:00Z">
          <w:pPr>
            <w:spacing w:before="0" w:after="200" w:line="276" w:lineRule="auto"/>
            <w:jc w:val="left"/>
          </w:pPr>
        </w:pPrChange>
      </w:pPr>
    </w:p>
    <w:p w14:paraId="0BD67063" w14:textId="77777777" w:rsidR="00D80916" w:rsidRDefault="00D80916" w:rsidP="00D80916">
      <w:pPr>
        <w:rPr>
          <w:ins w:id="227" w:author="The Si Tran" w:date="2012-12-12T13:34:00Z"/>
        </w:rPr>
      </w:pPr>
    </w:p>
    <w:p w14:paraId="3CA23180" w14:textId="77777777" w:rsidR="00D80916" w:rsidRDefault="00D80916">
      <w:pPr>
        <w:tabs>
          <w:tab w:val="left" w:pos="1260"/>
        </w:tabs>
        <w:rPr>
          <w:ins w:id="228" w:author="The Si Tran" w:date="2012-12-12T13:34:00Z"/>
        </w:rPr>
        <w:pPrChange w:id="229" w:author="The Si Tran" w:date="2012-12-12T13:34:00Z">
          <w:pPr/>
        </w:pPrChange>
      </w:pPr>
      <w:ins w:id="230" w:author="The Si Tran" w:date="2012-12-12T13:34:00Z">
        <w:r>
          <w:tab/>
        </w:r>
      </w:ins>
    </w:p>
    <w:p w14:paraId="3551C36F" w14:textId="77777777" w:rsidR="00567862" w:rsidRDefault="00567862">
      <w:pPr>
        <w:rPr>
          <w:ins w:id="231" w:author="The Si Tran" w:date="2012-12-12T13:34:00Z"/>
          <w:b/>
          <w:bCs/>
          <w:rPrChange w:id="232" w:author="The Si Tran" w:date="2012-12-12T13:34:00Z">
            <w:rPr>
              <w:ins w:id="233" w:author="The Si Tran" w:date="2012-12-12T13:34:00Z"/>
              <w:rFonts w:cs="Times New Roman"/>
              <w:b w:val="0"/>
              <w:bCs w:val="0"/>
              <w:caps/>
              <w:noProof/>
              <w:kern w:val="0"/>
              <w:sz w:val="26"/>
              <w:szCs w:val="26"/>
            </w:rPr>
          </w:rPrChange>
        </w:rPr>
        <w:sectPr w:rsidR="00567862" w:rsidSect="00381A4D">
          <w:footerReference w:type="default" r:id="rId9"/>
          <w:pgSz w:w="11909" w:h="16834" w:code="9"/>
          <w:pgMar w:top="1138" w:right="1134" w:bottom="1134" w:left="1701" w:header="720" w:footer="720" w:gutter="0"/>
          <w:pgNumType w:fmt="lowerRoman" w:start="1"/>
          <w:cols w:space="720"/>
          <w:titlePg/>
          <w:docGrid w:linePitch="360"/>
          <w:sectPrChange w:id="239" w:author="The Si Tran" w:date="2012-12-12T13:50:00Z">
            <w:sectPr w:rsidR="00567862" w:rsidSect="00381A4D">
              <w:pgMar w:top="1411" w:right="1138" w:bottom="1411" w:left="1699" w:header="720" w:footer="720" w:gutter="0"/>
              <w:pgNumType w:fmt="decimal"/>
              <w:titlePg w:val="0"/>
            </w:sectPr>
          </w:sectPrChange>
        </w:sectPr>
        <w:pPrChange w:id="240" w:author="The Si Tran" w:date="2012-12-12T13:34:00Z">
          <w:pPr>
            <w:pStyle w:val="Heading1"/>
            <w:ind w:firstLine="180"/>
            <w:jc w:val="left"/>
          </w:pPr>
        </w:pPrChange>
      </w:pPr>
    </w:p>
    <w:p w14:paraId="1CC33B30" w14:textId="77777777" w:rsidR="004B6166" w:rsidRPr="00EC61DB" w:rsidDel="00C31595" w:rsidRDefault="004B6166">
      <w:pPr>
        <w:pStyle w:val="Heading1"/>
        <w:rPr>
          <w:del w:id="241" w:author="The Si Tran" w:date="2012-12-12T07:32:00Z"/>
          <w:b w:val="0"/>
          <w:rPrChange w:id="242" w:author="The Si Tran" w:date="2012-12-14T07:14:00Z">
            <w:rPr>
              <w:del w:id="243" w:author="The Si Tran" w:date="2012-12-12T07:32:00Z"/>
              <w:b/>
              <w:caps/>
              <w:noProof/>
              <w:sz w:val="32"/>
              <w:szCs w:val="32"/>
            </w:rPr>
          </w:rPrChange>
        </w:rPr>
        <w:pPrChange w:id="244" w:author="The Si Tran" w:date="2012-12-14T07:14:00Z">
          <w:pPr>
            <w:spacing w:before="0" w:after="200" w:line="276" w:lineRule="auto"/>
            <w:jc w:val="center"/>
          </w:pPr>
        </w:pPrChange>
      </w:pPr>
      <w:del w:id="245" w:author="The Si Tran" w:date="2012-12-12T07:32:00Z">
        <w:r w:rsidRPr="00EC61DB" w:rsidDel="00C31595">
          <w:rPr>
            <w:b w:val="0"/>
            <w:bCs w:val="0"/>
            <w:rPrChange w:id="246" w:author="The Si Tran" w:date="2012-12-14T07:14:00Z">
              <w:rPr>
                <w:rFonts w:cs="Arial"/>
                <w:b/>
                <w:bCs/>
                <w:caps/>
                <w:noProof/>
                <w:kern w:val="32"/>
                <w:sz w:val="32"/>
                <w:szCs w:val="26"/>
              </w:rPr>
            </w:rPrChange>
          </w:rPr>
          <w:lastRenderedPageBreak/>
          <w:delText>Danh mục chữ viết tắt</w:delText>
        </w:r>
        <w:bookmarkStart w:id="247" w:name="_Toc343083492"/>
        <w:bookmarkStart w:id="248" w:name="_Toc343083706"/>
        <w:bookmarkStart w:id="249" w:name="_Toc343083917"/>
        <w:bookmarkStart w:id="250" w:name="_Toc343220676"/>
        <w:bookmarkStart w:id="251" w:name="_Toc343232179"/>
        <w:bookmarkStart w:id="252" w:name="_Toc343232592"/>
        <w:bookmarkStart w:id="253" w:name="_Toc343232877"/>
        <w:bookmarkStart w:id="254" w:name="_Toc343415382"/>
        <w:bookmarkStart w:id="255" w:name="_Toc343415678"/>
        <w:bookmarkStart w:id="256" w:name="_Toc343452337"/>
        <w:bookmarkStart w:id="257" w:name="_Toc343461128"/>
        <w:bookmarkStart w:id="258" w:name="_Toc343494015"/>
        <w:bookmarkStart w:id="259" w:name="_Toc343494227"/>
        <w:bookmarkStart w:id="260" w:name="_Toc343495000"/>
        <w:bookmarkStart w:id="261" w:name="_Toc343660227"/>
        <w:bookmarkStart w:id="262" w:name="_Toc343660441"/>
        <w:bookmarkStart w:id="263" w:name="_Toc343711069"/>
        <w:bookmarkStart w:id="264" w:name="_Toc343829033"/>
        <w:bookmarkStart w:id="265" w:name="_Toc343831837"/>
        <w:bookmarkStart w:id="266" w:name="_Toc343832206"/>
        <w:bookmarkStart w:id="267" w:name="_Toc343832423"/>
        <w:bookmarkStart w:id="268" w:name="_Toc343832640"/>
        <w:bookmarkStart w:id="269" w:name="_Toc343837233"/>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del>
    </w:p>
    <w:p w14:paraId="08C26D51" w14:textId="77777777" w:rsidR="004B6166" w:rsidRPr="00EC61DB" w:rsidDel="00C31595" w:rsidRDefault="004B6166">
      <w:pPr>
        <w:pStyle w:val="Heading1"/>
        <w:rPr>
          <w:del w:id="270" w:author="The Si Tran" w:date="2012-12-12T07:32:00Z"/>
          <w:rPrChange w:id="271" w:author="The Si Tran" w:date="2012-12-14T07:14:00Z">
            <w:rPr>
              <w:del w:id="272" w:author="The Si Tran" w:date="2012-12-12T07:32:00Z"/>
              <w:noProof/>
              <w:szCs w:val="26"/>
            </w:rPr>
          </w:rPrChange>
        </w:rPr>
        <w:pPrChange w:id="273" w:author="The Si Tran" w:date="2012-12-14T07:14:00Z">
          <w:pPr>
            <w:spacing w:before="0" w:after="200" w:line="276" w:lineRule="auto"/>
            <w:jc w:val="left"/>
          </w:pPr>
        </w:pPrChange>
      </w:pPr>
      <w:bookmarkStart w:id="274" w:name="_Toc343083493"/>
      <w:bookmarkStart w:id="275" w:name="_Toc343083707"/>
      <w:bookmarkStart w:id="276" w:name="_Toc343083918"/>
      <w:bookmarkStart w:id="277" w:name="_Toc343220677"/>
      <w:bookmarkStart w:id="278" w:name="_Toc343232180"/>
      <w:bookmarkStart w:id="279" w:name="_Toc343232593"/>
      <w:bookmarkStart w:id="280" w:name="_Toc343232878"/>
      <w:bookmarkStart w:id="281" w:name="_Toc343415383"/>
      <w:bookmarkStart w:id="282" w:name="_Toc343415679"/>
      <w:bookmarkStart w:id="283" w:name="_Toc343452338"/>
      <w:bookmarkStart w:id="284" w:name="_Toc343461129"/>
      <w:bookmarkStart w:id="285" w:name="_Toc343494016"/>
      <w:bookmarkStart w:id="286" w:name="_Toc343494228"/>
      <w:bookmarkStart w:id="287" w:name="_Toc343495001"/>
      <w:bookmarkStart w:id="288" w:name="_Toc343660228"/>
      <w:bookmarkStart w:id="289" w:name="_Toc343660442"/>
      <w:bookmarkStart w:id="290" w:name="_Toc343711070"/>
      <w:bookmarkStart w:id="291" w:name="_Toc343829034"/>
      <w:bookmarkStart w:id="292" w:name="_Toc343831838"/>
      <w:bookmarkStart w:id="293" w:name="_Toc343832207"/>
      <w:bookmarkStart w:id="294" w:name="_Toc343832424"/>
      <w:bookmarkStart w:id="295" w:name="_Toc343832641"/>
      <w:bookmarkStart w:id="296" w:name="_Toc343837234"/>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14:paraId="25E87DD7" w14:textId="77777777" w:rsidR="004B6166" w:rsidRPr="00EC61DB" w:rsidDel="00C31595" w:rsidRDefault="004B6166">
      <w:pPr>
        <w:pStyle w:val="Heading1"/>
        <w:rPr>
          <w:del w:id="297" w:author="The Si Tran" w:date="2012-12-12T07:32:00Z"/>
          <w:rPrChange w:id="298" w:author="The Si Tran" w:date="2012-12-14T07:14:00Z">
            <w:rPr>
              <w:del w:id="299" w:author="The Si Tran" w:date="2012-12-12T07:32:00Z"/>
              <w:noProof/>
              <w:szCs w:val="26"/>
            </w:rPr>
          </w:rPrChange>
        </w:rPr>
        <w:pPrChange w:id="300" w:author="The Si Tran" w:date="2012-12-14T07:14:00Z">
          <w:pPr>
            <w:spacing w:before="0" w:after="200" w:line="276" w:lineRule="auto"/>
            <w:jc w:val="left"/>
          </w:pPr>
        </w:pPrChange>
      </w:pPr>
      <w:bookmarkStart w:id="301" w:name="_Toc343083494"/>
      <w:bookmarkStart w:id="302" w:name="_Toc343083708"/>
      <w:bookmarkStart w:id="303" w:name="_Toc343083919"/>
      <w:bookmarkStart w:id="304" w:name="_Toc343220678"/>
      <w:bookmarkStart w:id="305" w:name="_Toc343232181"/>
      <w:bookmarkStart w:id="306" w:name="_Toc343232594"/>
      <w:bookmarkStart w:id="307" w:name="_Toc343232879"/>
      <w:bookmarkStart w:id="308" w:name="_Toc343415384"/>
      <w:bookmarkStart w:id="309" w:name="_Toc343415680"/>
      <w:bookmarkStart w:id="310" w:name="_Toc343452339"/>
      <w:bookmarkStart w:id="311" w:name="_Toc343461130"/>
      <w:bookmarkStart w:id="312" w:name="_Toc343494017"/>
      <w:bookmarkStart w:id="313" w:name="_Toc343494229"/>
      <w:bookmarkStart w:id="314" w:name="_Toc343495002"/>
      <w:bookmarkStart w:id="315" w:name="_Toc343660229"/>
      <w:bookmarkStart w:id="316" w:name="_Toc343660443"/>
      <w:bookmarkStart w:id="317" w:name="_Toc343711071"/>
      <w:bookmarkStart w:id="318" w:name="_Toc343829035"/>
      <w:bookmarkStart w:id="319" w:name="_Toc343831839"/>
      <w:bookmarkStart w:id="320" w:name="_Toc343832208"/>
      <w:bookmarkStart w:id="321" w:name="_Toc343832425"/>
      <w:bookmarkStart w:id="322" w:name="_Toc343832642"/>
      <w:bookmarkStart w:id="323" w:name="_Toc343837235"/>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14:paraId="63306A89" w14:textId="77777777" w:rsidR="004B6166" w:rsidRPr="00EC61DB" w:rsidDel="00C31595" w:rsidRDefault="004B6166">
      <w:pPr>
        <w:pStyle w:val="Heading1"/>
        <w:rPr>
          <w:del w:id="324" w:author="The Si Tran" w:date="2012-12-12T07:32:00Z"/>
          <w:rPrChange w:id="325" w:author="The Si Tran" w:date="2012-12-14T07:14:00Z">
            <w:rPr>
              <w:del w:id="326" w:author="The Si Tran" w:date="2012-12-12T07:32:00Z"/>
              <w:noProof/>
              <w:szCs w:val="26"/>
            </w:rPr>
          </w:rPrChange>
        </w:rPr>
        <w:pPrChange w:id="327" w:author="The Si Tran" w:date="2012-12-14T07:14:00Z">
          <w:pPr>
            <w:spacing w:before="0" w:after="200" w:line="276" w:lineRule="auto"/>
            <w:jc w:val="left"/>
          </w:pPr>
        </w:pPrChange>
      </w:pPr>
      <w:bookmarkStart w:id="328" w:name="_Toc343083495"/>
      <w:bookmarkStart w:id="329" w:name="_Toc343083709"/>
      <w:bookmarkStart w:id="330" w:name="_Toc343083920"/>
      <w:bookmarkStart w:id="331" w:name="_Toc343220679"/>
      <w:bookmarkStart w:id="332" w:name="_Toc343232182"/>
      <w:bookmarkStart w:id="333" w:name="_Toc343232595"/>
      <w:bookmarkStart w:id="334" w:name="_Toc343232880"/>
      <w:bookmarkStart w:id="335" w:name="_Toc343415385"/>
      <w:bookmarkStart w:id="336" w:name="_Toc343415681"/>
      <w:bookmarkStart w:id="337" w:name="_Toc343452340"/>
      <w:bookmarkStart w:id="338" w:name="_Toc343461131"/>
      <w:bookmarkStart w:id="339" w:name="_Toc343494018"/>
      <w:bookmarkStart w:id="340" w:name="_Toc343494230"/>
      <w:bookmarkStart w:id="341" w:name="_Toc343495003"/>
      <w:bookmarkStart w:id="342" w:name="_Toc343660230"/>
      <w:bookmarkStart w:id="343" w:name="_Toc343660444"/>
      <w:bookmarkStart w:id="344" w:name="_Toc343711072"/>
      <w:bookmarkStart w:id="345" w:name="_Toc343829036"/>
      <w:bookmarkStart w:id="346" w:name="_Toc343831840"/>
      <w:bookmarkStart w:id="347" w:name="_Toc343832209"/>
      <w:bookmarkStart w:id="348" w:name="_Toc343832426"/>
      <w:bookmarkStart w:id="349" w:name="_Toc343832643"/>
      <w:bookmarkStart w:id="350" w:name="_Toc343837236"/>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p>
    <w:p w14:paraId="5373E3E8" w14:textId="77777777" w:rsidR="004B6166" w:rsidRPr="00EC61DB" w:rsidDel="00C31595" w:rsidRDefault="004B6166">
      <w:pPr>
        <w:pStyle w:val="Heading1"/>
        <w:rPr>
          <w:del w:id="351" w:author="The Si Tran" w:date="2012-12-12T07:32:00Z"/>
          <w:rPrChange w:id="352" w:author="The Si Tran" w:date="2012-12-14T07:14:00Z">
            <w:rPr>
              <w:del w:id="353" w:author="The Si Tran" w:date="2012-12-12T07:32:00Z"/>
              <w:noProof/>
              <w:szCs w:val="26"/>
            </w:rPr>
          </w:rPrChange>
        </w:rPr>
        <w:pPrChange w:id="354" w:author="The Si Tran" w:date="2012-12-14T07:14:00Z">
          <w:pPr>
            <w:spacing w:before="0" w:after="200" w:line="276" w:lineRule="auto"/>
            <w:jc w:val="left"/>
          </w:pPr>
        </w:pPrChange>
      </w:pPr>
      <w:bookmarkStart w:id="355" w:name="_Toc343083496"/>
      <w:bookmarkStart w:id="356" w:name="_Toc343083710"/>
      <w:bookmarkStart w:id="357" w:name="_Toc343083921"/>
      <w:bookmarkStart w:id="358" w:name="_Toc343220680"/>
      <w:bookmarkStart w:id="359" w:name="_Toc343232183"/>
      <w:bookmarkStart w:id="360" w:name="_Toc343232596"/>
      <w:bookmarkStart w:id="361" w:name="_Toc343232881"/>
      <w:bookmarkStart w:id="362" w:name="_Toc343415386"/>
      <w:bookmarkStart w:id="363" w:name="_Toc343415682"/>
      <w:bookmarkStart w:id="364" w:name="_Toc343452341"/>
      <w:bookmarkStart w:id="365" w:name="_Toc343461132"/>
      <w:bookmarkStart w:id="366" w:name="_Toc343494019"/>
      <w:bookmarkStart w:id="367" w:name="_Toc343494231"/>
      <w:bookmarkStart w:id="368" w:name="_Toc343495004"/>
      <w:bookmarkStart w:id="369" w:name="_Toc343660231"/>
      <w:bookmarkStart w:id="370" w:name="_Toc343660445"/>
      <w:bookmarkStart w:id="371" w:name="_Toc343711073"/>
      <w:bookmarkStart w:id="372" w:name="_Toc343829037"/>
      <w:bookmarkStart w:id="373" w:name="_Toc343831841"/>
      <w:bookmarkStart w:id="374" w:name="_Toc343832210"/>
      <w:bookmarkStart w:id="375" w:name="_Toc343832427"/>
      <w:bookmarkStart w:id="376" w:name="_Toc343832644"/>
      <w:bookmarkStart w:id="377" w:name="_Toc343837237"/>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p w14:paraId="1FFB28D4" w14:textId="77777777" w:rsidR="004B6166" w:rsidRPr="00EC61DB" w:rsidDel="00C31595" w:rsidRDefault="004B6166">
      <w:pPr>
        <w:pStyle w:val="Heading1"/>
        <w:rPr>
          <w:del w:id="378" w:author="The Si Tran" w:date="2012-12-12T07:32:00Z"/>
          <w:rPrChange w:id="379" w:author="The Si Tran" w:date="2012-12-14T07:14:00Z">
            <w:rPr>
              <w:del w:id="380" w:author="The Si Tran" w:date="2012-12-12T07:32:00Z"/>
              <w:noProof/>
              <w:szCs w:val="26"/>
            </w:rPr>
          </w:rPrChange>
        </w:rPr>
        <w:pPrChange w:id="381" w:author="The Si Tran" w:date="2012-12-14T07:14:00Z">
          <w:pPr>
            <w:spacing w:before="0" w:after="200" w:line="276" w:lineRule="auto"/>
            <w:jc w:val="left"/>
          </w:pPr>
        </w:pPrChange>
      </w:pPr>
      <w:bookmarkStart w:id="382" w:name="_Toc343083497"/>
      <w:bookmarkStart w:id="383" w:name="_Toc343083711"/>
      <w:bookmarkStart w:id="384" w:name="_Toc343083922"/>
      <w:bookmarkStart w:id="385" w:name="_Toc343220681"/>
      <w:bookmarkStart w:id="386" w:name="_Toc343232184"/>
      <w:bookmarkStart w:id="387" w:name="_Toc343232597"/>
      <w:bookmarkStart w:id="388" w:name="_Toc343232882"/>
      <w:bookmarkStart w:id="389" w:name="_Toc343415387"/>
      <w:bookmarkStart w:id="390" w:name="_Toc343415683"/>
      <w:bookmarkStart w:id="391" w:name="_Toc343452342"/>
      <w:bookmarkStart w:id="392" w:name="_Toc343461133"/>
      <w:bookmarkStart w:id="393" w:name="_Toc343494020"/>
      <w:bookmarkStart w:id="394" w:name="_Toc343494232"/>
      <w:bookmarkStart w:id="395" w:name="_Toc343495005"/>
      <w:bookmarkStart w:id="396" w:name="_Toc343660232"/>
      <w:bookmarkStart w:id="397" w:name="_Toc343660446"/>
      <w:bookmarkStart w:id="398" w:name="_Toc343711074"/>
      <w:bookmarkStart w:id="399" w:name="_Toc343829038"/>
      <w:bookmarkStart w:id="400" w:name="_Toc343831842"/>
      <w:bookmarkStart w:id="401" w:name="_Toc343832211"/>
      <w:bookmarkStart w:id="402" w:name="_Toc343832428"/>
      <w:bookmarkStart w:id="403" w:name="_Toc343832645"/>
      <w:bookmarkStart w:id="404" w:name="_Toc343837238"/>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14:paraId="015A15ED" w14:textId="77777777" w:rsidR="004B6166" w:rsidRPr="00EC61DB" w:rsidDel="00C31595" w:rsidRDefault="004B6166">
      <w:pPr>
        <w:pStyle w:val="Heading1"/>
        <w:rPr>
          <w:del w:id="405" w:author="The Si Tran" w:date="2012-12-12T07:32:00Z"/>
          <w:rPrChange w:id="406" w:author="The Si Tran" w:date="2012-12-14T07:14:00Z">
            <w:rPr>
              <w:del w:id="407" w:author="The Si Tran" w:date="2012-12-12T07:32:00Z"/>
              <w:noProof/>
              <w:szCs w:val="26"/>
            </w:rPr>
          </w:rPrChange>
        </w:rPr>
        <w:pPrChange w:id="408" w:author="The Si Tran" w:date="2012-12-14T07:14:00Z">
          <w:pPr>
            <w:spacing w:before="0" w:after="200" w:line="276" w:lineRule="auto"/>
            <w:jc w:val="left"/>
          </w:pPr>
        </w:pPrChange>
      </w:pPr>
      <w:bookmarkStart w:id="409" w:name="_Toc343083498"/>
      <w:bookmarkStart w:id="410" w:name="_Toc343083712"/>
      <w:bookmarkStart w:id="411" w:name="_Toc343083923"/>
      <w:bookmarkStart w:id="412" w:name="_Toc343220682"/>
      <w:bookmarkStart w:id="413" w:name="_Toc343232185"/>
      <w:bookmarkStart w:id="414" w:name="_Toc343232598"/>
      <w:bookmarkStart w:id="415" w:name="_Toc343232883"/>
      <w:bookmarkStart w:id="416" w:name="_Toc343415388"/>
      <w:bookmarkStart w:id="417" w:name="_Toc343415684"/>
      <w:bookmarkStart w:id="418" w:name="_Toc343452343"/>
      <w:bookmarkStart w:id="419" w:name="_Toc343461134"/>
      <w:bookmarkStart w:id="420" w:name="_Toc343494021"/>
      <w:bookmarkStart w:id="421" w:name="_Toc343494233"/>
      <w:bookmarkStart w:id="422" w:name="_Toc343495006"/>
      <w:bookmarkStart w:id="423" w:name="_Toc343660233"/>
      <w:bookmarkStart w:id="424" w:name="_Toc343660447"/>
      <w:bookmarkStart w:id="425" w:name="_Toc343711075"/>
      <w:bookmarkStart w:id="426" w:name="_Toc343829039"/>
      <w:bookmarkStart w:id="427" w:name="_Toc343831843"/>
      <w:bookmarkStart w:id="428" w:name="_Toc343832212"/>
      <w:bookmarkStart w:id="429" w:name="_Toc343832429"/>
      <w:bookmarkStart w:id="430" w:name="_Toc343832646"/>
      <w:bookmarkStart w:id="431" w:name="_Toc343837239"/>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7807CE74" w14:textId="77777777" w:rsidR="004B6166" w:rsidRPr="00EC61DB" w:rsidDel="00C31595" w:rsidRDefault="004B6166">
      <w:pPr>
        <w:pStyle w:val="Heading1"/>
        <w:rPr>
          <w:del w:id="432" w:author="The Si Tran" w:date="2012-12-12T07:32:00Z"/>
          <w:rPrChange w:id="433" w:author="The Si Tran" w:date="2012-12-14T07:14:00Z">
            <w:rPr>
              <w:del w:id="434" w:author="The Si Tran" w:date="2012-12-12T07:32:00Z"/>
              <w:noProof/>
              <w:szCs w:val="26"/>
            </w:rPr>
          </w:rPrChange>
        </w:rPr>
        <w:pPrChange w:id="435" w:author="The Si Tran" w:date="2012-12-14T07:14:00Z">
          <w:pPr>
            <w:spacing w:before="0" w:after="200" w:line="276" w:lineRule="auto"/>
            <w:jc w:val="left"/>
          </w:pPr>
        </w:pPrChange>
      </w:pPr>
      <w:bookmarkStart w:id="436" w:name="_Toc343083499"/>
      <w:bookmarkStart w:id="437" w:name="_Toc343083713"/>
      <w:bookmarkStart w:id="438" w:name="_Toc343083924"/>
      <w:bookmarkStart w:id="439" w:name="_Toc343220683"/>
      <w:bookmarkStart w:id="440" w:name="_Toc343232186"/>
      <w:bookmarkStart w:id="441" w:name="_Toc343232599"/>
      <w:bookmarkStart w:id="442" w:name="_Toc343232884"/>
      <w:bookmarkStart w:id="443" w:name="_Toc343415389"/>
      <w:bookmarkStart w:id="444" w:name="_Toc343415685"/>
      <w:bookmarkStart w:id="445" w:name="_Toc343452344"/>
      <w:bookmarkStart w:id="446" w:name="_Toc343461135"/>
      <w:bookmarkStart w:id="447" w:name="_Toc343494022"/>
      <w:bookmarkStart w:id="448" w:name="_Toc343494234"/>
      <w:bookmarkStart w:id="449" w:name="_Toc343495007"/>
      <w:bookmarkStart w:id="450" w:name="_Toc343660234"/>
      <w:bookmarkStart w:id="451" w:name="_Toc343660448"/>
      <w:bookmarkStart w:id="452" w:name="_Toc343711076"/>
      <w:bookmarkStart w:id="453" w:name="_Toc343829040"/>
      <w:bookmarkStart w:id="454" w:name="_Toc343831844"/>
      <w:bookmarkStart w:id="455" w:name="_Toc343832213"/>
      <w:bookmarkStart w:id="456" w:name="_Toc343832430"/>
      <w:bookmarkStart w:id="457" w:name="_Toc343832647"/>
      <w:bookmarkStart w:id="458" w:name="_Toc343837240"/>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p>
    <w:p w14:paraId="5E884288" w14:textId="77777777" w:rsidR="004B6166" w:rsidRPr="00EC61DB" w:rsidDel="00C31595" w:rsidRDefault="004B6166">
      <w:pPr>
        <w:pStyle w:val="Heading1"/>
        <w:rPr>
          <w:del w:id="459" w:author="The Si Tran" w:date="2012-12-12T07:32:00Z"/>
          <w:rPrChange w:id="460" w:author="The Si Tran" w:date="2012-12-14T07:14:00Z">
            <w:rPr>
              <w:del w:id="461" w:author="The Si Tran" w:date="2012-12-12T07:32:00Z"/>
              <w:noProof/>
              <w:szCs w:val="26"/>
            </w:rPr>
          </w:rPrChange>
        </w:rPr>
        <w:pPrChange w:id="462" w:author="The Si Tran" w:date="2012-12-14T07:14:00Z">
          <w:pPr>
            <w:spacing w:before="0" w:after="200" w:line="276" w:lineRule="auto"/>
            <w:jc w:val="left"/>
          </w:pPr>
        </w:pPrChange>
      </w:pPr>
      <w:bookmarkStart w:id="463" w:name="_Toc343083500"/>
      <w:bookmarkStart w:id="464" w:name="_Toc343083714"/>
      <w:bookmarkStart w:id="465" w:name="_Toc343083925"/>
      <w:bookmarkStart w:id="466" w:name="_Toc343220684"/>
      <w:bookmarkStart w:id="467" w:name="_Toc343232187"/>
      <w:bookmarkStart w:id="468" w:name="_Toc343232600"/>
      <w:bookmarkStart w:id="469" w:name="_Toc343232885"/>
      <w:bookmarkStart w:id="470" w:name="_Toc343415390"/>
      <w:bookmarkStart w:id="471" w:name="_Toc343415686"/>
      <w:bookmarkStart w:id="472" w:name="_Toc343452345"/>
      <w:bookmarkStart w:id="473" w:name="_Toc343461136"/>
      <w:bookmarkStart w:id="474" w:name="_Toc343494023"/>
      <w:bookmarkStart w:id="475" w:name="_Toc343494235"/>
      <w:bookmarkStart w:id="476" w:name="_Toc343495008"/>
      <w:bookmarkStart w:id="477" w:name="_Toc343660235"/>
      <w:bookmarkStart w:id="478" w:name="_Toc343660449"/>
      <w:bookmarkStart w:id="479" w:name="_Toc343711077"/>
      <w:bookmarkStart w:id="480" w:name="_Toc343829041"/>
      <w:bookmarkStart w:id="481" w:name="_Toc343831845"/>
      <w:bookmarkStart w:id="482" w:name="_Toc343832214"/>
      <w:bookmarkStart w:id="483" w:name="_Toc343832431"/>
      <w:bookmarkStart w:id="484" w:name="_Toc343832648"/>
      <w:bookmarkStart w:id="485" w:name="_Toc343837241"/>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p>
    <w:p w14:paraId="2C6D53AB" w14:textId="77777777" w:rsidR="004B6166" w:rsidRPr="00EC61DB" w:rsidDel="00C31595" w:rsidRDefault="004B6166">
      <w:pPr>
        <w:pStyle w:val="Heading1"/>
        <w:rPr>
          <w:del w:id="486" w:author="The Si Tran" w:date="2012-12-12T07:32:00Z"/>
          <w:rPrChange w:id="487" w:author="The Si Tran" w:date="2012-12-14T07:14:00Z">
            <w:rPr>
              <w:del w:id="488" w:author="The Si Tran" w:date="2012-12-12T07:32:00Z"/>
              <w:noProof/>
              <w:szCs w:val="26"/>
            </w:rPr>
          </w:rPrChange>
        </w:rPr>
        <w:pPrChange w:id="489" w:author="The Si Tran" w:date="2012-12-14T07:14:00Z">
          <w:pPr>
            <w:spacing w:before="0" w:after="200" w:line="276" w:lineRule="auto"/>
            <w:jc w:val="left"/>
          </w:pPr>
        </w:pPrChange>
      </w:pPr>
      <w:bookmarkStart w:id="490" w:name="_Toc343083501"/>
      <w:bookmarkStart w:id="491" w:name="_Toc343083715"/>
      <w:bookmarkStart w:id="492" w:name="_Toc343083926"/>
      <w:bookmarkStart w:id="493" w:name="_Toc343220685"/>
      <w:bookmarkStart w:id="494" w:name="_Toc343232188"/>
      <w:bookmarkStart w:id="495" w:name="_Toc343232601"/>
      <w:bookmarkStart w:id="496" w:name="_Toc343232886"/>
      <w:bookmarkStart w:id="497" w:name="_Toc343415391"/>
      <w:bookmarkStart w:id="498" w:name="_Toc343415687"/>
      <w:bookmarkStart w:id="499" w:name="_Toc343452346"/>
      <w:bookmarkStart w:id="500" w:name="_Toc343461137"/>
      <w:bookmarkStart w:id="501" w:name="_Toc343494024"/>
      <w:bookmarkStart w:id="502" w:name="_Toc343494236"/>
      <w:bookmarkStart w:id="503" w:name="_Toc343495009"/>
      <w:bookmarkStart w:id="504" w:name="_Toc343660236"/>
      <w:bookmarkStart w:id="505" w:name="_Toc343660450"/>
      <w:bookmarkStart w:id="506" w:name="_Toc343711078"/>
      <w:bookmarkStart w:id="507" w:name="_Toc343829042"/>
      <w:bookmarkStart w:id="508" w:name="_Toc343831846"/>
      <w:bookmarkStart w:id="509" w:name="_Toc343832215"/>
      <w:bookmarkStart w:id="510" w:name="_Toc343832432"/>
      <w:bookmarkStart w:id="511" w:name="_Toc343832649"/>
      <w:bookmarkStart w:id="512" w:name="_Toc343837242"/>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792F8F0D" w14:textId="77777777" w:rsidR="004B6166" w:rsidRPr="00EC61DB" w:rsidDel="00C31595" w:rsidRDefault="004B6166">
      <w:pPr>
        <w:pStyle w:val="Heading1"/>
        <w:rPr>
          <w:del w:id="513" w:author="The Si Tran" w:date="2012-12-12T07:32:00Z"/>
          <w:rPrChange w:id="514" w:author="The Si Tran" w:date="2012-12-14T07:14:00Z">
            <w:rPr>
              <w:del w:id="515" w:author="The Si Tran" w:date="2012-12-12T07:32:00Z"/>
              <w:noProof/>
              <w:szCs w:val="26"/>
            </w:rPr>
          </w:rPrChange>
        </w:rPr>
        <w:pPrChange w:id="516" w:author="The Si Tran" w:date="2012-12-14T07:14:00Z">
          <w:pPr>
            <w:spacing w:before="0" w:after="200" w:line="276" w:lineRule="auto"/>
            <w:jc w:val="left"/>
          </w:pPr>
        </w:pPrChange>
      </w:pPr>
      <w:bookmarkStart w:id="517" w:name="_Toc343083502"/>
      <w:bookmarkStart w:id="518" w:name="_Toc343083716"/>
      <w:bookmarkStart w:id="519" w:name="_Toc343083927"/>
      <w:bookmarkStart w:id="520" w:name="_Toc343220686"/>
      <w:bookmarkStart w:id="521" w:name="_Toc343232189"/>
      <w:bookmarkStart w:id="522" w:name="_Toc343232602"/>
      <w:bookmarkStart w:id="523" w:name="_Toc343232887"/>
      <w:bookmarkStart w:id="524" w:name="_Toc343415392"/>
      <w:bookmarkStart w:id="525" w:name="_Toc343415688"/>
      <w:bookmarkStart w:id="526" w:name="_Toc343452347"/>
      <w:bookmarkStart w:id="527" w:name="_Toc343461138"/>
      <w:bookmarkStart w:id="528" w:name="_Toc343494025"/>
      <w:bookmarkStart w:id="529" w:name="_Toc343494237"/>
      <w:bookmarkStart w:id="530" w:name="_Toc343495010"/>
      <w:bookmarkStart w:id="531" w:name="_Toc343660237"/>
      <w:bookmarkStart w:id="532" w:name="_Toc343660451"/>
      <w:bookmarkStart w:id="533" w:name="_Toc343711079"/>
      <w:bookmarkStart w:id="534" w:name="_Toc343829043"/>
      <w:bookmarkStart w:id="535" w:name="_Toc343831847"/>
      <w:bookmarkStart w:id="536" w:name="_Toc343832216"/>
      <w:bookmarkStart w:id="537" w:name="_Toc343832433"/>
      <w:bookmarkStart w:id="538" w:name="_Toc343832650"/>
      <w:bookmarkStart w:id="539" w:name="_Toc343837243"/>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p>
    <w:p w14:paraId="308FCDF3" w14:textId="77777777" w:rsidR="004B6166" w:rsidRPr="00EC61DB" w:rsidDel="00C31595" w:rsidRDefault="004B6166">
      <w:pPr>
        <w:pStyle w:val="Heading1"/>
        <w:rPr>
          <w:del w:id="540" w:author="The Si Tran" w:date="2012-12-12T07:32:00Z"/>
          <w:rPrChange w:id="541" w:author="The Si Tran" w:date="2012-12-14T07:14:00Z">
            <w:rPr>
              <w:del w:id="542" w:author="The Si Tran" w:date="2012-12-12T07:32:00Z"/>
              <w:noProof/>
              <w:szCs w:val="26"/>
            </w:rPr>
          </w:rPrChange>
        </w:rPr>
        <w:pPrChange w:id="543" w:author="The Si Tran" w:date="2012-12-14T07:14:00Z">
          <w:pPr>
            <w:spacing w:before="0" w:after="200" w:line="276" w:lineRule="auto"/>
            <w:jc w:val="left"/>
          </w:pPr>
        </w:pPrChange>
      </w:pPr>
      <w:bookmarkStart w:id="544" w:name="_Toc343083503"/>
      <w:bookmarkStart w:id="545" w:name="_Toc343083717"/>
      <w:bookmarkStart w:id="546" w:name="_Toc343083928"/>
      <w:bookmarkStart w:id="547" w:name="_Toc343220687"/>
      <w:bookmarkStart w:id="548" w:name="_Toc343232190"/>
      <w:bookmarkStart w:id="549" w:name="_Toc343232603"/>
      <w:bookmarkStart w:id="550" w:name="_Toc343232888"/>
      <w:bookmarkStart w:id="551" w:name="_Toc343415393"/>
      <w:bookmarkStart w:id="552" w:name="_Toc343415689"/>
      <w:bookmarkStart w:id="553" w:name="_Toc343452348"/>
      <w:bookmarkStart w:id="554" w:name="_Toc343461139"/>
      <w:bookmarkStart w:id="555" w:name="_Toc343494026"/>
      <w:bookmarkStart w:id="556" w:name="_Toc343494238"/>
      <w:bookmarkStart w:id="557" w:name="_Toc343495011"/>
      <w:bookmarkStart w:id="558" w:name="_Toc343660238"/>
      <w:bookmarkStart w:id="559" w:name="_Toc343660452"/>
      <w:bookmarkStart w:id="560" w:name="_Toc343711080"/>
      <w:bookmarkStart w:id="561" w:name="_Toc343829044"/>
      <w:bookmarkStart w:id="562" w:name="_Toc343831848"/>
      <w:bookmarkStart w:id="563" w:name="_Toc343832217"/>
      <w:bookmarkStart w:id="564" w:name="_Toc343832434"/>
      <w:bookmarkStart w:id="565" w:name="_Toc343832651"/>
      <w:bookmarkStart w:id="566" w:name="_Toc343837244"/>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p>
    <w:p w14:paraId="17DCB03B" w14:textId="77777777" w:rsidR="004B6166" w:rsidRPr="00EC61DB" w:rsidDel="00C31595" w:rsidRDefault="004B6166">
      <w:pPr>
        <w:pStyle w:val="Heading1"/>
        <w:rPr>
          <w:del w:id="567" w:author="The Si Tran" w:date="2012-12-12T07:32:00Z"/>
          <w:rPrChange w:id="568" w:author="The Si Tran" w:date="2012-12-14T07:14:00Z">
            <w:rPr>
              <w:del w:id="569" w:author="The Si Tran" w:date="2012-12-12T07:32:00Z"/>
              <w:noProof/>
              <w:szCs w:val="26"/>
            </w:rPr>
          </w:rPrChange>
        </w:rPr>
        <w:pPrChange w:id="570" w:author="The Si Tran" w:date="2012-12-14T07:14:00Z">
          <w:pPr>
            <w:spacing w:before="0" w:after="200" w:line="276" w:lineRule="auto"/>
            <w:jc w:val="left"/>
          </w:pPr>
        </w:pPrChange>
      </w:pPr>
      <w:bookmarkStart w:id="571" w:name="_Toc343083504"/>
      <w:bookmarkStart w:id="572" w:name="_Toc343083718"/>
      <w:bookmarkStart w:id="573" w:name="_Toc343083929"/>
      <w:bookmarkStart w:id="574" w:name="_Toc343220688"/>
      <w:bookmarkStart w:id="575" w:name="_Toc343232191"/>
      <w:bookmarkStart w:id="576" w:name="_Toc343232604"/>
      <w:bookmarkStart w:id="577" w:name="_Toc343232889"/>
      <w:bookmarkStart w:id="578" w:name="_Toc343415394"/>
      <w:bookmarkStart w:id="579" w:name="_Toc343415690"/>
      <w:bookmarkStart w:id="580" w:name="_Toc343452349"/>
      <w:bookmarkStart w:id="581" w:name="_Toc343461140"/>
      <w:bookmarkStart w:id="582" w:name="_Toc343494027"/>
      <w:bookmarkStart w:id="583" w:name="_Toc343494239"/>
      <w:bookmarkStart w:id="584" w:name="_Toc343495012"/>
      <w:bookmarkStart w:id="585" w:name="_Toc343660239"/>
      <w:bookmarkStart w:id="586" w:name="_Toc343660453"/>
      <w:bookmarkStart w:id="587" w:name="_Toc343711081"/>
      <w:bookmarkStart w:id="588" w:name="_Toc343829045"/>
      <w:bookmarkStart w:id="589" w:name="_Toc343831849"/>
      <w:bookmarkStart w:id="590" w:name="_Toc343832218"/>
      <w:bookmarkStart w:id="591" w:name="_Toc343832435"/>
      <w:bookmarkStart w:id="592" w:name="_Toc343832652"/>
      <w:bookmarkStart w:id="593" w:name="_Toc343837245"/>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p>
    <w:p w14:paraId="08618FD1" w14:textId="77777777" w:rsidR="004B6166" w:rsidRPr="00EC61DB" w:rsidDel="00C31595" w:rsidRDefault="004B6166">
      <w:pPr>
        <w:pStyle w:val="Heading1"/>
        <w:rPr>
          <w:del w:id="594" w:author="The Si Tran" w:date="2012-12-12T07:32:00Z"/>
          <w:rPrChange w:id="595" w:author="The Si Tran" w:date="2012-12-14T07:14:00Z">
            <w:rPr>
              <w:del w:id="596" w:author="The Si Tran" w:date="2012-12-12T07:32:00Z"/>
              <w:noProof/>
              <w:szCs w:val="26"/>
            </w:rPr>
          </w:rPrChange>
        </w:rPr>
        <w:pPrChange w:id="597" w:author="The Si Tran" w:date="2012-12-14T07:14:00Z">
          <w:pPr>
            <w:spacing w:before="0" w:after="200" w:line="276" w:lineRule="auto"/>
            <w:jc w:val="left"/>
          </w:pPr>
        </w:pPrChange>
      </w:pPr>
      <w:bookmarkStart w:id="598" w:name="_Toc343083505"/>
      <w:bookmarkStart w:id="599" w:name="_Toc343083719"/>
      <w:bookmarkStart w:id="600" w:name="_Toc343083930"/>
      <w:bookmarkStart w:id="601" w:name="_Toc343220689"/>
      <w:bookmarkStart w:id="602" w:name="_Toc343232192"/>
      <w:bookmarkStart w:id="603" w:name="_Toc343232605"/>
      <w:bookmarkStart w:id="604" w:name="_Toc343232890"/>
      <w:bookmarkStart w:id="605" w:name="_Toc343415395"/>
      <w:bookmarkStart w:id="606" w:name="_Toc343415691"/>
      <w:bookmarkStart w:id="607" w:name="_Toc343452350"/>
      <w:bookmarkStart w:id="608" w:name="_Toc343461141"/>
      <w:bookmarkStart w:id="609" w:name="_Toc343494028"/>
      <w:bookmarkStart w:id="610" w:name="_Toc343494240"/>
      <w:bookmarkStart w:id="611" w:name="_Toc343495013"/>
      <w:bookmarkStart w:id="612" w:name="_Toc343660240"/>
      <w:bookmarkStart w:id="613" w:name="_Toc343660454"/>
      <w:bookmarkStart w:id="614" w:name="_Toc343711082"/>
      <w:bookmarkStart w:id="615" w:name="_Toc343829046"/>
      <w:bookmarkStart w:id="616" w:name="_Toc343831850"/>
      <w:bookmarkStart w:id="617" w:name="_Toc343832219"/>
      <w:bookmarkStart w:id="618" w:name="_Toc343832436"/>
      <w:bookmarkStart w:id="619" w:name="_Toc343832653"/>
      <w:bookmarkStart w:id="620" w:name="_Toc343837246"/>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p>
    <w:p w14:paraId="21D70A3D" w14:textId="77777777" w:rsidR="004B6166" w:rsidRPr="00EC61DB" w:rsidDel="00C31595" w:rsidRDefault="004B6166">
      <w:pPr>
        <w:pStyle w:val="Heading1"/>
        <w:rPr>
          <w:del w:id="621" w:author="The Si Tran" w:date="2012-12-12T07:32:00Z"/>
          <w:rPrChange w:id="622" w:author="The Si Tran" w:date="2012-12-14T07:14:00Z">
            <w:rPr>
              <w:del w:id="623" w:author="The Si Tran" w:date="2012-12-12T07:32:00Z"/>
              <w:noProof/>
              <w:szCs w:val="26"/>
            </w:rPr>
          </w:rPrChange>
        </w:rPr>
        <w:pPrChange w:id="624" w:author="The Si Tran" w:date="2012-12-14T07:14:00Z">
          <w:pPr>
            <w:spacing w:before="0" w:after="200" w:line="276" w:lineRule="auto"/>
            <w:jc w:val="left"/>
          </w:pPr>
        </w:pPrChange>
      </w:pPr>
      <w:bookmarkStart w:id="625" w:name="_Toc343083506"/>
      <w:bookmarkStart w:id="626" w:name="_Toc343083720"/>
      <w:bookmarkStart w:id="627" w:name="_Toc343083931"/>
      <w:bookmarkStart w:id="628" w:name="_Toc343220690"/>
      <w:bookmarkStart w:id="629" w:name="_Toc343232193"/>
      <w:bookmarkStart w:id="630" w:name="_Toc343232606"/>
      <w:bookmarkStart w:id="631" w:name="_Toc343232891"/>
      <w:bookmarkStart w:id="632" w:name="_Toc343415396"/>
      <w:bookmarkStart w:id="633" w:name="_Toc343415692"/>
      <w:bookmarkStart w:id="634" w:name="_Toc343452351"/>
      <w:bookmarkStart w:id="635" w:name="_Toc343461142"/>
      <w:bookmarkStart w:id="636" w:name="_Toc343494029"/>
      <w:bookmarkStart w:id="637" w:name="_Toc343494241"/>
      <w:bookmarkStart w:id="638" w:name="_Toc343495014"/>
      <w:bookmarkStart w:id="639" w:name="_Toc343660241"/>
      <w:bookmarkStart w:id="640" w:name="_Toc343660455"/>
      <w:bookmarkStart w:id="641" w:name="_Toc343711083"/>
      <w:bookmarkStart w:id="642" w:name="_Toc343829047"/>
      <w:bookmarkStart w:id="643" w:name="_Toc343831851"/>
      <w:bookmarkStart w:id="644" w:name="_Toc343832220"/>
      <w:bookmarkStart w:id="645" w:name="_Toc343832437"/>
      <w:bookmarkStart w:id="646" w:name="_Toc343832654"/>
      <w:bookmarkStart w:id="647" w:name="_Toc343837247"/>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p>
    <w:p w14:paraId="51B07A4F" w14:textId="77777777" w:rsidR="004B6166" w:rsidRPr="00EC61DB" w:rsidDel="00C31595" w:rsidRDefault="004B6166">
      <w:pPr>
        <w:pStyle w:val="Heading1"/>
        <w:rPr>
          <w:del w:id="648" w:author="The Si Tran" w:date="2012-12-12T07:32:00Z"/>
          <w:rPrChange w:id="649" w:author="The Si Tran" w:date="2012-12-14T07:14:00Z">
            <w:rPr>
              <w:del w:id="650" w:author="The Si Tran" w:date="2012-12-12T07:32:00Z"/>
              <w:noProof/>
              <w:szCs w:val="26"/>
            </w:rPr>
          </w:rPrChange>
        </w:rPr>
        <w:pPrChange w:id="651" w:author="The Si Tran" w:date="2012-12-14T07:14:00Z">
          <w:pPr>
            <w:spacing w:before="0" w:after="200" w:line="276" w:lineRule="auto"/>
            <w:jc w:val="left"/>
          </w:pPr>
        </w:pPrChange>
      </w:pPr>
      <w:bookmarkStart w:id="652" w:name="_Toc343083507"/>
      <w:bookmarkStart w:id="653" w:name="_Toc343083721"/>
      <w:bookmarkStart w:id="654" w:name="_Toc343083932"/>
      <w:bookmarkStart w:id="655" w:name="_Toc343220691"/>
      <w:bookmarkStart w:id="656" w:name="_Toc343232194"/>
      <w:bookmarkStart w:id="657" w:name="_Toc343232607"/>
      <w:bookmarkStart w:id="658" w:name="_Toc343232892"/>
      <w:bookmarkStart w:id="659" w:name="_Toc343415397"/>
      <w:bookmarkStart w:id="660" w:name="_Toc343415693"/>
      <w:bookmarkStart w:id="661" w:name="_Toc343452352"/>
      <w:bookmarkStart w:id="662" w:name="_Toc343461143"/>
      <w:bookmarkStart w:id="663" w:name="_Toc343494030"/>
      <w:bookmarkStart w:id="664" w:name="_Toc343494242"/>
      <w:bookmarkStart w:id="665" w:name="_Toc343495015"/>
      <w:bookmarkStart w:id="666" w:name="_Toc343660242"/>
      <w:bookmarkStart w:id="667" w:name="_Toc343660456"/>
      <w:bookmarkStart w:id="668" w:name="_Toc343711084"/>
      <w:bookmarkStart w:id="669" w:name="_Toc343829048"/>
      <w:bookmarkStart w:id="670" w:name="_Toc343831852"/>
      <w:bookmarkStart w:id="671" w:name="_Toc343832221"/>
      <w:bookmarkStart w:id="672" w:name="_Toc343832438"/>
      <w:bookmarkStart w:id="673" w:name="_Toc343832655"/>
      <w:bookmarkStart w:id="674" w:name="_Toc343837248"/>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p>
    <w:p w14:paraId="7A5112B8" w14:textId="77777777" w:rsidR="004B6166" w:rsidRPr="00EC61DB" w:rsidDel="00C31595" w:rsidRDefault="004B6166">
      <w:pPr>
        <w:pStyle w:val="Heading1"/>
        <w:rPr>
          <w:del w:id="675" w:author="The Si Tran" w:date="2012-12-12T07:32:00Z"/>
          <w:rPrChange w:id="676" w:author="The Si Tran" w:date="2012-12-14T07:14:00Z">
            <w:rPr>
              <w:del w:id="677" w:author="The Si Tran" w:date="2012-12-12T07:32:00Z"/>
              <w:noProof/>
              <w:szCs w:val="26"/>
            </w:rPr>
          </w:rPrChange>
        </w:rPr>
        <w:pPrChange w:id="678" w:author="The Si Tran" w:date="2012-12-14T07:14:00Z">
          <w:pPr>
            <w:spacing w:before="0" w:after="200" w:line="276" w:lineRule="auto"/>
            <w:jc w:val="left"/>
          </w:pPr>
        </w:pPrChange>
      </w:pPr>
      <w:bookmarkStart w:id="679" w:name="_Toc343083508"/>
      <w:bookmarkStart w:id="680" w:name="_Toc343083722"/>
      <w:bookmarkStart w:id="681" w:name="_Toc343083933"/>
      <w:bookmarkStart w:id="682" w:name="_Toc343220692"/>
      <w:bookmarkStart w:id="683" w:name="_Toc343232195"/>
      <w:bookmarkStart w:id="684" w:name="_Toc343232608"/>
      <w:bookmarkStart w:id="685" w:name="_Toc343232893"/>
      <w:bookmarkStart w:id="686" w:name="_Toc343415398"/>
      <w:bookmarkStart w:id="687" w:name="_Toc343415694"/>
      <w:bookmarkStart w:id="688" w:name="_Toc343452353"/>
      <w:bookmarkStart w:id="689" w:name="_Toc343461144"/>
      <w:bookmarkStart w:id="690" w:name="_Toc343494031"/>
      <w:bookmarkStart w:id="691" w:name="_Toc343494243"/>
      <w:bookmarkStart w:id="692" w:name="_Toc343495016"/>
      <w:bookmarkStart w:id="693" w:name="_Toc343660243"/>
      <w:bookmarkStart w:id="694" w:name="_Toc343660457"/>
      <w:bookmarkStart w:id="695" w:name="_Toc343711085"/>
      <w:bookmarkStart w:id="696" w:name="_Toc343829049"/>
      <w:bookmarkStart w:id="697" w:name="_Toc343831853"/>
      <w:bookmarkStart w:id="698" w:name="_Toc343832222"/>
      <w:bookmarkStart w:id="699" w:name="_Toc343832439"/>
      <w:bookmarkStart w:id="700" w:name="_Toc343832656"/>
      <w:bookmarkStart w:id="701" w:name="_Toc343837249"/>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p>
    <w:p w14:paraId="13481DE0" w14:textId="77777777" w:rsidR="004B6166" w:rsidRPr="00EC61DB" w:rsidDel="00C31595" w:rsidRDefault="004B6166">
      <w:pPr>
        <w:pStyle w:val="Heading1"/>
        <w:rPr>
          <w:del w:id="702" w:author="The Si Tran" w:date="2012-12-12T07:32:00Z"/>
          <w:rPrChange w:id="703" w:author="The Si Tran" w:date="2012-12-14T07:14:00Z">
            <w:rPr>
              <w:del w:id="704" w:author="The Si Tran" w:date="2012-12-12T07:32:00Z"/>
              <w:noProof/>
              <w:szCs w:val="26"/>
            </w:rPr>
          </w:rPrChange>
        </w:rPr>
        <w:pPrChange w:id="705" w:author="The Si Tran" w:date="2012-12-14T07:14:00Z">
          <w:pPr>
            <w:spacing w:before="0" w:after="200" w:line="276" w:lineRule="auto"/>
            <w:jc w:val="left"/>
          </w:pPr>
        </w:pPrChange>
      </w:pPr>
      <w:bookmarkStart w:id="706" w:name="_Toc343083509"/>
      <w:bookmarkStart w:id="707" w:name="_Toc343083723"/>
      <w:bookmarkStart w:id="708" w:name="_Toc343083934"/>
      <w:bookmarkStart w:id="709" w:name="_Toc343220693"/>
      <w:bookmarkStart w:id="710" w:name="_Toc343232196"/>
      <w:bookmarkStart w:id="711" w:name="_Toc343232609"/>
      <w:bookmarkStart w:id="712" w:name="_Toc343232894"/>
      <w:bookmarkStart w:id="713" w:name="_Toc343415399"/>
      <w:bookmarkStart w:id="714" w:name="_Toc343415695"/>
      <w:bookmarkStart w:id="715" w:name="_Toc343452354"/>
      <w:bookmarkStart w:id="716" w:name="_Toc343461145"/>
      <w:bookmarkStart w:id="717" w:name="_Toc343494032"/>
      <w:bookmarkStart w:id="718" w:name="_Toc343494244"/>
      <w:bookmarkStart w:id="719" w:name="_Toc343495017"/>
      <w:bookmarkStart w:id="720" w:name="_Toc343660244"/>
      <w:bookmarkStart w:id="721" w:name="_Toc343660458"/>
      <w:bookmarkStart w:id="722" w:name="_Toc343711086"/>
      <w:bookmarkStart w:id="723" w:name="_Toc343829050"/>
      <w:bookmarkStart w:id="724" w:name="_Toc343831854"/>
      <w:bookmarkStart w:id="725" w:name="_Toc343832223"/>
      <w:bookmarkStart w:id="726" w:name="_Toc343832440"/>
      <w:bookmarkStart w:id="727" w:name="_Toc343832657"/>
      <w:bookmarkStart w:id="728" w:name="_Toc343837250"/>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p>
    <w:p w14:paraId="50AEC5C2" w14:textId="77777777" w:rsidR="004B6166" w:rsidRPr="00EC61DB" w:rsidDel="00C31595" w:rsidRDefault="004B6166">
      <w:pPr>
        <w:pStyle w:val="Heading1"/>
        <w:rPr>
          <w:del w:id="729" w:author="The Si Tran" w:date="2012-12-12T07:32:00Z"/>
          <w:rPrChange w:id="730" w:author="The Si Tran" w:date="2012-12-14T07:14:00Z">
            <w:rPr>
              <w:del w:id="731" w:author="The Si Tran" w:date="2012-12-12T07:32:00Z"/>
              <w:noProof/>
              <w:szCs w:val="26"/>
            </w:rPr>
          </w:rPrChange>
        </w:rPr>
        <w:pPrChange w:id="732" w:author="The Si Tran" w:date="2012-12-14T07:14:00Z">
          <w:pPr>
            <w:spacing w:before="0" w:after="200" w:line="276" w:lineRule="auto"/>
            <w:jc w:val="left"/>
          </w:pPr>
        </w:pPrChange>
      </w:pPr>
      <w:bookmarkStart w:id="733" w:name="_Toc343083510"/>
      <w:bookmarkStart w:id="734" w:name="_Toc343083724"/>
      <w:bookmarkStart w:id="735" w:name="_Toc343083935"/>
      <w:bookmarkStart w:id="736" w:name="_Toc343220694"/>
      <w:bookmarkStart w:id="737" w:name="_Toc343232197"/>
      <w:bookmarkStart w:id="738" w:name="_Toc343232610"/>
      <w:bookmarkStart w:id="739" w:name="_Toc343232895"/>
      <w:bookmarkStart w:id="740" w:name="_Toc343415400"/>
      <w:bookmarkStart w:id="741" w:name="_Toc343415696"/>
      <w:bookmarkStart w:id="742" w:name="_Toc343452355"/>
      <w:bookmarkStart w:id="743" w:name="_Toc343461146"/>
      <w:bookmarkStart w:id="744" w:name="_Toc343494033"/>
      <w:bookmarkStart w:id="745" w:name="_Toc343494245"/>
      <w:bookmarkStart w:id="746" w:name="_Toc343495018"/>
      <w:bookmarkStart w:id="747" w:name="_Toc343660245"/>
      <w:bookmarkStart w:id="748" w:name="_Toc343660459"/>
      <w:bookmarkStart w:id="749" w:name="_Toc343711087"/>
      <w:bookmarkStart w:id="750" w:name="_Toc343829051"/>
      <w:bookmarkStart w:id="751" w:name="_Toc343831855"/>
      <w:bookmarkStart w:id="752" w:name="_Toc343832224"/>
      <w:bookmarkStart w:id="753" w:name="_Toc343832441"/>
      <w:bookmarkStart w:id="754" w:name="_Toc343832658"/>
      <w:bookmarkStart w:id="755" w:name="_Toc343837251"/>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14:paraId="5BE583D5" w14:textId="77777777" w:rsidR="004B6166" w:rsidRPr="00EC61DB" w:rsidDel="00C31595" w:rsidRDefault="004B6166">
      <w:pPr>
        <w:pStyle w:val="Heading1"/>
        <w:rPr>
          <w:del w:id="756" w:author="The Si Tran" w:date="2012-12-12T07:32:00Z"/>
          <w:rPrChange w:id="757" w:author="The Si Tran" w:date="2012-12-14T07:14:00Z">
            <w:rPr>
              <w:del w:id="758" w:author="The Si Tran" w:date="2012-12-12T07:32:00Z"/>
              <w:noProof/>
              <w:szCs w:val="26"/>
            </w:rPr>
          </w:rPrChange>
        </w:rPr>
        <w:pPrChange w:id="759" w:author="The Si Tran" w:date="2012-12-14T07:14:00Z">
          <w:pPr>
            <w:spacing w:before="0" w:after="200" w:line="276" w:lineRule="auto"/>
            <w:jc w:val="left"/>
          </w:pPr>
        </w:pPrChange>
      </w:pPr>
      <w:bookmarkStart w:id="760" w:name="_Toc343083511"/>
      <w:bookmarkStart w:id="761" w:name="_Toc343083725"/>
      <w:bookmarkStart w:id="762" w:name="_Toc343083936"/>
      <w:bookmarkStart w:id="763" w:name="_Toc343220695"/>
      <w:bookmarkStart w:id="764" w:name="_Toc343232198"/>
      <w:bookmarkStart w:id="765" w:name="_Toc343232611"/>
      <w:bookmarkStart w:id="766" w:name="_Toc343232896"/>
      <w:bookmarkStart w:id="767" w:name="_Toc343415401"/>
      <w:bookmarkStart w:id="768" w:name="_Toc343415697"/>
      <w:bookmarkStart w:id="769" w:name="_Toc343452356"/>
      <w:bookmarkStart w:id="770" w:name="_Toc343461147"/>
      <w:bookmarkStart w:id="771" w:name="_Toc343494034"/>
      <w:bookmarkStart w:id="772" w:name="_Toc343494246"/>
      <w:bookmarkStart w:id="773" w:name="_Toc343495019"/>
      <w:bookmarkStart w:id="774" w:name="_Toc343660246"/>
      <w:bookmarkStart w:id="775" w:name="_Toc343660460"/>
      <w:bookmarkStart w:id="776" w:name="_Toc343711088"/>
      <w:bookmarkStart w:id="777" w:name="_Toc343829052"/>
      <w:bookmarkStart w:id="778" w:name="_Toc343831856"/>
      <w:bookmarkStart w:id="779" w:name="_Toc343832225"/>
      <w:bookmarkStart w:id="780" w:name="_Toc343832442"/>
      <w:bookmarkStart w:id="781" w:name="_Toc343832659"/>
      <w:bookmarkStart w:id="782" w:name="_Toc343837252"/>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p>
    <w:p w14:paraId="0EFF72D9" w14:textId="77777777" w:rsidR="004B6166" w:rsidRPr="00EC61DB" w:rsidDel="00C31595" w:rsidRDefault="004B6166">
      <w:pPr>
        <w:pStyle w:val="Heading1"/>
        <w:rPr>
          <w:del w:id="783" w:author="The Si Tran" w:date="2012-12-12T07:32:00Z"/>
          <w:rPrChange w:id="784" w:author="The Si Tran" w:date="2012-12-14T07:14:00Z">
            <w:rPr>
              <w:del w:id="785" w:author="The Si Tran" w:date="2012-12-12T07:32:00Z"/>
              <w:noProof/>
              <w:szCs w:val="26"/>
            </w:rPr>
          </w:rPrChange>
        </w:rPr>
        <w:pPrChange w:id="786" w:author="The Si Tran" w:date="2012-12-14T07:14:00Z">
          <w:pPr>
            <w:spacing w:before="0" w:after="200" w:line="276" w:lineRule="auto"/>
            <w:jc w:val="left"/>
          </w:pPr>
        </w:pPrChange>
      </w:pPr>
      <w:bookmarkStart w:id="787" w:name="_Toc343083512"/>
      <w:bookmarkStart w:id="788" w:name="_Toc343083726"/>
      <w:bookmarkStart w:id="789" w:name="_Toc343083937"/>
      <w:bookmarkStart w:id="790" w:name="_Toc343220696"/>
      <w:bookmarkStart w:id="791" w:name="_Toc343232199"/>
      <w:bookmarkStart w:id="792" w:name="_Toc343232612"/>
      <w:bookmarkStart w:id="793" w:name="_Toc343232897"/>
      <w:bookmarkStart w:id="794" w:name="_Toc343415402"/>
      <w:bookmarkStart w:id="795" w:name="_Toc343415698"/>
      <w:bookmarkStart w:id="796" w:name="_Toc343452357"/>
      <w:bookmarkStart w:id="797" w:name="_Toc343461148"/>
      <w:bookmarkStart w:id="798" w:name="_Toc343494035"/>
      <w:bookmarkStart w:id="799" w:name="_Toc343494247"/>
      <w:bookmarkStart w:id="800" w:name="_Toc343495020"/>
      <w:bookmarkStart w:id="801" w:name="_Toc343660247"/>
      <w:bookmarkStart w:id="802" w:name="_Toc343660461"/>
      <w:bookmarkStart w:id="803" w:name="_Toc343711089"/>
      <w:bookmarkStart w:id="804" w:name="_Toc343829053"/>
      <w:bookmarkStart w:id="805" w:name="_Toc343831857"/>
      <w:bookmarkStart w:id="806" w:name="_Toc343832226"/>
      <w:bookmarkStart w:id="807" w:name="_Toc343832443"/>
      <w:bookmarkStart w:id="808" w:name="_Toc343832660"/>
      <w:bookmarkStart w:id="809" w:name="_Toc343837253"/>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p>
    <w:p w14:paraId="78E5BAF5" w14:textId="77777777" w:rsidR="004B6166" w:rsidRPr="00EC61DB" w:rsidDel="00C31595" w:rsidRDefault="004B6166">
      <w:pPr>
        <w:pStyle w:val="Heading1"/>
        <w:rPr>
          <w:del w:id="810" w:author="The Si Tran" w:date="2012-12-12T07:32:00Z"/>
          <w:rPrChange w:id="811" w:author="The Si Tran" w:date="2012-12-14T07:14:00Z">
            <w:rPr>
              <w:del w:id="812" w:author="The Si Tran" w:date="2012-12-12T07:32:00Z"/>
              <w:noProof/>
              <w:szCs w:val="26"/>
            </w:rPr>
          </w:rPrChange>
        </w:rPr>
        <w:pPrChange w:id="813" w:author="The Si Tran" w:date="2012-12-14T07:14:00Z">
          <w:pPr>
            <w:spacing w:before="0" w:after="200" w:line="276" w:lineRule="auto"/>
            <w:jc w:val="left"/>
          </w:pPr>
        </w:pPrChange>
      </w:pPr>
      <w:bookmarkStart w:id="814" w:name="_Toc343083513"/>
      <w:bookmarkStart w:id="815" w:name="_Toc343083727"/>
      <w:bookmarkStart w:id="816" w:name="_Toc343083938"/>
      <w:bookmarkStart w:id="817" w:name="_Toc343220697"/>
      <w:bookmarkStart w:id="818" w:name="_Toc343232200"/>
      <w:bookmarkStart w:id="819" w:name="_Toc343232613"/>
      <w:bookmarkStart w:id="820" w:name="_Toc343232898"/>
      <w:bookmarkStart w:id="821" w:name="_Toc343415403"/>
      <w:bookmarkStart w:id="822" w:name="_Toc343415699"/>
      <w:bookmarkStart w:id="823" w:name="_Toc343452358"/>
      <w:bookmarkStart w:id="824" w:name="_Toc343461149"/>
      <w:bookmarkStart w:id="825" w:name="_Toc343494036"/>
      <w:bookmarkStart w:id="826" w:name="_Toc343494248"/>
      <w:bookmarkStart w:id="827" w:name="_Toc343495021"/>
      <w:bookmarkStart w:id="828" w:name="_Toc343660248"/>
      <w:bookmarkStart w:id="829" w:name="_Toc343660462"/>
      <w:bookmarkStart w:id="830" w:name="_Toc343711090"/>
      <w:bookmarkStart w:id="831" w:name="_Toc343829054"/>
      <w:bookmarkStart w:id="832" w:name="_Toc343831858"/>
      <w:bookmarkStart w:id="833" w:name="_Toc343832227"/>
      <w:bookmarkStart w:id="834" w:name="_Toc343832444"/>
      <w:bookmarkStart w:id="835" w:name="_Toc343832661"/>
      <w:bookmarkStart w:id="836" w:name="_Toc343837254"/>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p>
    <w:p w14:paraId="204237D3" w14:textId="77777777" w:rsidR="004B6166" w:rsidRPr="00EC61DB" w:rsidDel="00C31595" w:rsidRDefault="004B6166">
      <w:pPr>
        <w:pStyle w:val="Heading1"/>
        <w:rPr>
          <w:del w:id="837" w:author="The Si Tran" w:date="2012-12-12T07:32:00Z"/>
          <w:rPrChange w:id="838" w:author="The Si Tran" w:date="2012-12-14T07:14:00Z">
            <w:rPr>
              <w:del w:id="839" w:author="The Si Tran" w:date="2012-12-12T07:32:00Z"/>
              <w:noProof/>
              <w:szCs w:val="26"/>
            </w:rPr>
          </w:rPrChange>
        </w:rPr>
        <w:pPrChange w:id="840" w:author="The Si Tran" w:date="2012-12-14T07:14:00Z">
          <w:pPr>
            <w:spacing w:before="0" w:after="200" w:line="276" w:lineRule="auto"/>
            <w:jc w:val="left"/>
          </w:pPr>
        </w:pPrChange>
      </w:pPr>
      <w:bookmarkStart w:id="841" w:name="_Toc343083514"/>
      <w:bookmarkStart w:id="842" w:name="_Toc343083728"/>
      <w:bookmarkStart w:id="843" w:name="_Toc343083939"/>
      <w:bookmarkStart w:id="844" w:name="_Toc343220698"/>
      <w:bookmarkStart w:id="845" w:name="_Toc343232201"/>
      <w:bookmarkStart w:id="846" w:name="_Toc343232614"/>
      <w:bookmarkStart w:id="847" w:name="_Toc343232899"/>
      <w:bookmarkStart w:id="848" w:name="_Toc343415404"/>
      <w:bookmarkStart w:id="849" w:name="_Toc343415700"/>
      <w:bookmarkStart w:id="850" w:name="_Toc343452359"/>
      <w:bookmarkStart w:id="851" w:name="_Toc343461150"/>
      <w:bookmarkStart w:id="852" w:name="_Toc343494037"/>
      <w:bookmarkStart w:id="853" w:name="_Toc343494249"/>
      <w:bookmarkStart w:id="854" w:name="_Toc343495022"/>
      <w:bookmarkStart w:id="855" w:name="_Toc343660249"/>
      <w:bookmarkStart w:id="856" w:name="_Toc343660463"/>
      <w:bookmarkStart w:id="857" w:name="_Toc343711091"/>
      <w:bookmarkStart w:id="858" w:name="_Toc343829055"/>
      <w:bookmarkStart w:id="859" w:name="_Toc343831859"/>
      <w:bookmarkStart w:id="860" w:name="_Toc343832228"/>
      <w:bookmarkStart w:id="861" w:name="_Toc343832445"/>
      <w:bookmarkStart w:id="862" w:name="_Toc343832662"/>
      <w:bookmarkStart w:id="863" w:name="_Toc343837255"/>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p>
    <w:p w14:paraId="27646602" w14:textId="577287E3" w:rsidR="004D65BA" w:rsidRPr="00EC61DB" w:rsidDel="009462B6" w:rsidRDefault="004D65BA">
      <w:pPr>
        <w:pStyle w:val="Heading1"/>
        <w:rPr>
          <w:del w:id="864" w:author="The Si Tran" w:date="2012-12-14T03:56:00Z"/>
        </w:rPr>
        <w:pPrChange w:id="865" w:author="The Si Tran" w:date="2012-12-14T07:14:00Z">
          <w:pPr>
            <w:pStyle w:val="Heading1"/>
            <w:ind w:firstLine="180"/>
            <w:jc w:val="left"/>
          </w:pPr>
        </w:pPrChange>
      </w:pPr>
      <w:bookmarkStart w:id="866" w:name="_Toc327348165"/>
      <w:del w:id="867" w:author="The Si Tran" w:date="2012-12-14T07:14:00Z">
        <w:r w:rsidRPr="00EC61DB" w:rsidDel="00EC61DB">
          <w:rPr>
            <w:b w:val="0"/>
            <w:bCs w:val="0"/>
          </w:rPr>
          <w:delText>GIỚI THIỆU</w:delText>
        </w:r>
      </w:del>
      <w:bookmarkStart w:id="868" w:name="_Toc343232900"/>
      <w:bookmarkStart w:id="869" w:name="_Toc343415405"/>
      <w:bookmarkStart w:id="870" w:name="_Toc343415701"/>
      <w:bookmarkStart w:id="871" w:name="_Toc343452360"/>
      <w:bookmarkStart w:id="872" w:name="_Toc343461151"/>
      <w:bookmarkStart w:id="873" w:name="_Toc343494038"/>
      <w:bookmarkStart w:id="874" w:name="_Toc343494250"/>
      <w:bookmarkStart w:id="875" w:name="_Toc343495023"/>
      <w:bookmarkStart w:id="876" w:name="_Toc343660250"/>
      <w:bookmarkStart w:id="877" w:name="_Toc343660464"/>
      <w:bookmarkStart w:id="878" w:name="_Toc343711092"/>
      <w:bookmarkStart w:id="879" w:name="_Toc343829056"/>
      <w:bookmarkStart w:id="880" w:name="_Toc343831860"/>
      <w:bookmarkStart w:id="881" w:name="_Toc343832229"/>
      <w:bookmarkStart w:id="882" w:name="_Toc343832446"/>
      <w:bookmarkStart w:id="883" w:name="_Toc343832663"/>
      <w:bookmarkStart w:id="884" w:name="_Toc343837256"/>
      <w:bookmarkEnd w:id="866"/>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p>
    <w:p w14:paraId="0476CC7D" w14:textId="4CE2BC56" w:rsidR="004D65BA" w:rsidRPr="001D3484" w:rsidRDefault="00E94A26" w:rsidP="001D3484">
      <w:pPr>
        <w:pStyle w:val="Heading1"/>
        <w:rPr>
          <w:szCs w:val="26"/>
          <w:rPrChange w:id="885" w:author="The Si Tran" w:date="2012-12-05T23:02:00Z">
            <w:rPr>
              <w:i/>
            </w:rPr>
          </w:rPrChange>
        </w:rPr>
      </w:pPr>
      <w:ins w:id="886" w:author="superchickend" w:date="2012-12-16T14:55:00Z">
        <w:r>
          <w:rPr>
            <w:szCs w:val="26"/>
          </w:rPr>
          <w:t xml:space="preserve">   </w:t>
        </w:r>
      </w:ins>
      <w:ins w:id="887" w:author="superchickend" w:date="2012-12-16T14:57:00Z">
        <w:r w:rsidR="00AB74F2">
          <w:rPr>
            <w:szCs w:val="26"/>
          </w:rPr>
          <w:t xml:space="preserve"> </w:t>
        </w:r>
      </w:ins>
      <w:ins w:id="888" w:author="The Si Tran" w:date="2012-12-14T07:15:00Z">
        <w:del w:id="889" w:author="superchickend" w:date="2012-12-16T14:55:00Z">
          <w:r w:rsidR="008002A4" w:rsidDel="00E94A26">
            <w:rPr>
              <w:szCs w:val="26"/>
            </w:rPr>
            <w:delText xml:space="preserve">: </w:delText>
          </w:r>
        </w:del>
        <w:bookmarkStart w:id="890" w:name="_Toc343837257"/>
        <w:r w:rsidR="008002A4">
          <w:rPr>
            <w:szCs w:val="26"/>
          </w:rPr>
          <w:t>GIỚI THIỆU</w:t>
        </w:r>
      </w:ins>
      <w:bookmarkStart w:id="891" w:name="_Toc327348166"/>
      <w:bookmarkEnd w:id="890"/>
      <w:del w:id="892" w:author="The Si Tran" w:date="2012-12-12T14:06:00Z">
        <w:r w:rsidR="004D65BA" w:rsidRPr="001D3484" w:rsidDel="00355596">
          <w:rPr>
            <w:iCs/>
            <w:kern w:val="0"/>
            <w:sz w:val="26"/>
            <w:szCs w:val="26"/>
            <w:rPrChange w:id="893" w:author="The Si Tran" w:date="2012-12-05T23:02:00Z">
              <w:rPr>
                <w:rFonts w:cs="Times New Roman"/>
                <w:b w:val="0"/>
                <w:bCs w:val="0"/>
                <w:iCs/>
              </w:rPr>
            </w:rPrChange>
          </w:rPr>
          <w:delText>ẶT VẤN</w:delText>
        </w:r>
      </w:del>
      <w:del w:id="894" w:author="The Si Tran" w:date="2012-12-12T14:05:00Z">
        <w:r w:rsidR="004D65BA" w:rsidRPr="001D3484" w:rsidDel="00355596">
          <w:rPr>
            <w:iCs/>
            <w:kern w:val="0"/>
            <w:sz w:val="26"/>
            <w:szCs w:val="26"/>
            <w:rPrChange w:id="895" w:author="The Si Tran" w:date="2012-12-05T23:02:00Z">
              <w:rPr>
                <w:rFonts w:cs="Times New Roman"/>
                <w:b w:val="0"/>
                <w:bCs w:val="0"/>
                <w:iCs/>
              </w:rPr>
            </w:rPrChange>
          </w:rPr>
          <w:delText xml:space="preserve"> ĐỀ</w:delText>
        </w:r>
      </w:del>
      <w:bookmarkEnd w:id="891"/>
    </w:p>
    <w:p w14:paraId="5C8F8890" w14:textId="77777777" w:rsidR="004D65BA" w:rsidRPr="0049233F" w:rsidRDefault="004D65BA">
      <w:pPr>
        <w:pPrChange w:id="896"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14:paraId="0976DC26" w14:textId="77777777" w:rsidR="004D65BA" w:rsidRPr="0049233F" w:rsidRDefault="004D65BA">
      <w:pPr>
        <w:rPr>
          <w:szCs w:val="26"/>
        </w:rPr>
        <w:pPrChange w:id="897"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 xml:space="preserve">n hành </w:t>
      </w:r>
      <w:proofErr w:type="gramStart"/>
      <w:r w:rsidRPr="00C251DA">
        <w:t>thu</w:t>
      </w:r>
      <w:proofErr w:type="gramEnd"/>
      <w:r w:rsidRPr="00C251DA">
        <w:t xml:space="preserve"> nh</w:t>
      </w:r>
      <w:r w:rsidRPr="004C2D67">
        <w:t>ập d</w:t>
      </w:r>
      <w:r w:rsidRPr="000C3A28">
        <w:t>ữ</w:t>
      </w:r>
      <w:r w:rsidRPr="000F2CC7">
        <w:t xml:space="preserve"> liệ</w:t>
      </w:r>
      <w:r w:rsidRPr="00BA6809">
        <w:t>u về</w:t>
      </w:r>
      <w:r w:rsidRPr="00EF4E32">
        <w:t xml:space="preserve"> các y</w:t>
      </w:r>
      <w:r w:rsidRPr="00446309">
        <w:t>ếu t</w:t>
      </w:r>
      <w:r w:rsidRPr="0015771C">
        <w:t>ố liên quan đ</w:t>
      </w:r>
      <w:r w:rsidRPr="00691EA7">
        <w:t>ế</w:t>
      </w:r>
      <w:r w:rsidRPr="00BF5619">
        <w:t>n v</w:t>
      </w:r>
      <w:r w:rsidRPr="00941798">
        <w:t>ấ</w:t>
      </w:r>
      <w:r w:rsidRPr="000F1BDB">
        <w:t>n đ</w:t>
      </w:r>
      <w:r w:rsidRPr="00EA2DE1">
        <w:t>ề</w:t>
      </w:r>
      <w:r w:rsidRPr="002E47E8">
        <w:t xml:space="preserve"> mình quan tâm. Mộ</w:t>
      </w:r>
      <w:r w:rsidRPr="007A07F4">
        <w:t>t ki</w:t>
      </w:r>
      <w:r w:rsidRPr="00381A4D">
        <w:t>ểu d</w:t>
      </w:r>
      <w:r w:rsidRPr="00EC61DB">
        <w:rPr>
          <w:rPrChange w:id="898" w:author="The Si Tran" w:date="2012-12-14T07:11:00Z">
            <w:rPr>
              <w:szCs w:val="26"/>
            </w:rPr>
          </w:rPrChange>
        </w:rPr>
        <w:t xml:space="preserve">ữ liệu </w:t>
      </w:r>
      <w:proofErr w:type="gramStart"/>
      <w:r w:rsidRPr="00EC61DB">
        <w:rPr>
          <w:rPrChange w:id="899" w:author="The Si Tran" w:date="2012-12-14T07:11:00Z">
            <w:rPr>
              <w:szCs w:val="26"/>
            </w:rPr>
          </w:rPrChange>
        </w:rPr>
        <w:t>thu</w:t>
      </w:r>
      <w:proofErr w:type="gramEnd"/>
      <w:r w:rsidRPr="00EC61DB">
        <w:rPr>
          <w:rPrChange w:id="900" w:author="The Si Tran" w:date="2012-12-14T07:11:00Z">
            <w:rPr>
              <w:szCs w:val="26"/>
            </w:rPr>
          </w:rPrChange>
        </w:rPr>
        <w:t xml:space="preserve"> nhập thường thấy là kiểu dữ liệu</w:t>
      </w:r>
      <w:r w:rsidRPr="0049233F">
        <w:rPr>
          <w:szCs w:val="26"/>
        </w:rPr>
        <w:t xml:space="preserve"> chuỗi thời gian. Dữ liệu chuỗi thời gian, tức là dữ liệu được </w:t>
      </w:r>
      <w:proofErr w:type="gramStart"/>
      <w:r w:rsidRPr="0049233F">
        <w:rPr>
          <w:szCs w:val="26"/>
        </w:rPr>
        <w:t>thu</w:t>
      </w:r>
      <w:proofErr w:type="gramEnd"/>
      <w:r w:rsidRPr="0049233F">
        <w:rPr>
          <w:szCs w:val="26"/>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Pr="0049233F">
        <w:rPr>
          <w:szCs w:val="26"/>
        </w:rPr>
        <w:t>theo</w:t>
      </w:r>
      <w:proofErr w:type="gramEnd"/>
      <w:r w:rsidRPr="0049233F">
        <w:rPr>
          <w:szCs w:val="26"/>
        </w:rPr>
        <w:t xml:space="preserve"> từng năm, hay số lượng hàng hóa đã bán được của một siêu thị được lưu trữ theo từng quý là các dữ liệu chuỗi thời gian.</w:t>
      </w:r>
    </w:p>
    <w:p w14:paraId="2FE85D7F" w14:textId="0DBF1492" w:rsidR="004D65BA" w:rsidRPr="0049233F" w:rsidDel="00C17C95" w:rsidRDefault="004D65BA">
      <w:pPr>
        <w:rPr>
          <w:del w:id="901" w:author="The Si Tran" w:date="2012-12-14T03:57:00Z"/>
        </w:rPr>
        <w:pPrChange w:id="902" w:author="The Si Tran" w:date="2012-12-14T07:12:00Z">
          <w:pPr>
            <w:ind w:firstLine="720"/>
          </w:pPr>
        </w:pPrChange>
      </w:pPr>
      <w:r w:rsidRPr="0049233F">
        <w:t>Việc dự báo dữ liệu chuỗi thời gian ngày càng chiếm vị trí quan trọng trong hoạt động của các đơn vị tổ chức. Có rất nhiều phương pháp được xây dựng để dự báo chuỗi thời gian, nhiều phương pháp (ví dụ</w:t>
      </w:r>
      <w:ins w:id="903" w:author="superchickend" w:date="2012-12-16T15:01:00Z">
        <w:r w:rsidR="00AC05B5">
          <w:t xml:space="preserve"> </w:t>
        </w:r>
      </w:ins>
      <w:del w:id="904" w:author="superchickend" w:date="2012-12-16T15:01:00Z">
        <w:r w:rsidRPr="0049233F" w:rsidDel="00AC05B5">
          <w:delText>:</w:delText>
        </w:r>
      </w:del>
      <w:r w:rsidRPr="0049233F">
        <w:t xml:space="preserve"> phương pháp hồi quy) đã được xây dựng từ thế kỷ 19 và nhiều phương pháp (ví dụ phương pháp mạng </w:t>
      </w:r>
      <w:ins w:id="905" w:author="The Si Tran" w:date="2012-12-16T20:25:00Z">
        <w:r w:rsidR="008E24BE">
          <w:t>nơron</w:t>
        </w:r>
        <w:r w:rsidR="008E24BE" w:rsidRPr="0049233F">
          <w:t xml:space="preserve"> </w:t>
        </w:r>
      </w:ins>
      <w:del w:id="906" w:author="The Si Tran" w:date="2012-12-16T20:25:00Z">
        <w:r w:rsidRPr="0049233F" w:rsidDel="008E24BE">
          <w:delText xml:space="preserve">neuron </w:delText>
        </w:r>
      </w:del>
      <w:r w:rsidRPr="0049233F">
        <w:t xml:space="preserve">nhân tạo) được phát triển gần đây. Cơ bản có hai kỹ thuật chủ yếu trong việc dự báo chuỗi thời gian là các phương pháp thống kê: hồi quy, làm trơn, ARIMA… và phương pháp dùng mạng </w:t>
      </w:r>
      <w:del w:id="907" w:author="The Si Tran" w:date="2012-12-16T20:24:00Z">
        <w:r w:rsidRPr="0049233F" w:rsidDel="008E24BE">
          <w:delText xml:space="preserve">neuron </w:delText>
        </w:r>
      </w:del>
      <w:ins w:id="908" w:author="The Si Tran" w:date="2012-12-16T20:24:00Z">
        <w:r w:rsidR="008E24BE">
          <w:t xml:space="preserve"> nơron</w:t>
        </w:r>
        <w:r w:rsidR="008E24BE" w:rsidRPr="0049233F">
          <w:t xml:space="preserve"> </w:t>
        </w:r>
      </w:ins>
      <w:r w:rsidRPr="0049233F">
        <w:t>nhân tạo.</w:t>
      </w:r>
    </w:p>
    <w:p w14:paraId="005793C1" w14:textId="77777777" w:rsidR="004D65BA" w:rsidRPr="0049233F" w:rsidRDefault="004D65BA">
      <w:pPr>
        <w:pPrChange w:id="909" w:author="The Si Tran" w:date="2012-12-14T07:12:00Z">
          <w:pPr>
            <w:ind w:firstLine="720"/>
          </w:pPr>
        </w:pPrChange>
      </w:pPr>
    </w:p>
    <w:p w14:paraId="3ACBF295" w14:textId="77777777" w:rsidR="004D65BA" w:rsidRPr="0049233F" w:rsidRDefault="004D65BA" w:rsidP="00286C29">
      <w:pPr>
        <w:pStyle w:val="Heading2"/>
        <w:rPr>
          <w:rPrChange w:id="910" w:author="The Si Tran" w:date="2012-12-05T23:02:00Z">
            <w:rPr/>
          </w:rPrChange>
        </w:rPr>
      </w:pPr>
      <w:bookmarkStart w:id="911" w:name="_Toc327348167"/>
      <w:del w:id="912" w:author="The Si Tran" w:date="2012-12-12T14:06:00Z">
        <w:r w:rsidRPr="0049233F" w:rsidDel="00355596">
          <w:rPr>
            <w:rPrChange w:id="913" w:author="The Si Tran" w:date="2012-12-05T23:02:00Z">
              <w:rPr>
                <w:rFonts w:cs="Times New Roman"/>
                <w:b w:val="0"/>
                <w:bCs w:val="0"/>
                <w:iCs w:val="0"/>
                <w:kern w:val="32"/>
                <w:sz w:val="32"/>
                <w:szCs w:val="32"/>
              </w:rPr>
            </w:rPrChange>
          </w:rPr>
          <w:delText>MỤC TIÊU CỦA ĐỀ TÀI</w:delText>
        </w:r>
      </w:del>
      <w:bookmarkStart w:id="914" w:name="_Toc343837258"/>
      <w:bookmarkEnd w:id="911"/>
      <w:ins w:id="915" w:author="The Si Tran" w:date="2012-12-12T14:06:00Z">
        <w:r w:rsidR="00355596">
          <w:t>Mục tiêu của đề tài</w:t>
        </w:r>
      </w:ins>
      <w:bookmarkEnd w:id="914"/>
    </w:p>
    <w:p w14:paraId="3D26230F" w14:textId="695BEBFA" w:rsidR="007C782C" w:rsidRPr="0030559E" w:rsidRDefault="007C782C">
      <w:pPr>
        <w:rPr>
          <w:ins w:id="916" w:author="superchickend" w:date="2012-12-12T08:18:00Z"/>
        </w:rPr>
        <w:pPrChange w:id="917" w:author="The Si Tran" w:date="2012-12-14T07:13:00Z">
          <w:pPr>
            <w:ind w:firstLine="720"/>
          </w:pPr>
        </w:pPrChange>
      </w:pPr>
      <w:ins w:id="918"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w:t>
        </w:r>
        <w:r w:rsidRPr="0030559E">
          <w:fldChar w:fldCharType="begin"/>
        </w:r>
        <w:r w:rsidRPr="0030559E">
          <w:instrText xml:space="preserve"> REF  time_series_forcecasting_Chris_Chatfield  \* MERGEFORMAT </w:instrText>
        </w:r>
        <w:r w:rsidRPr="0030559E">
          <w:fldChar w:fldCharType="end"/>
        </w:r>
        <w:r w:rsidRPr="0030559E">
          <w:t xml:space="preserve"> Phương thức d</w:t>
        </w:r>
        <w:r>
          <w:t>ự</w:t>
        </w:r>
        <w:r w:rsidRPr="0030559E">
          <w:t xml:space="preserve"> báo chuỗi thời gian được </w:t>
        </w:r>
        <w:r w:rsidRPr="0030559E">
          <w:lastRenderedPageBreak/>
          <w:t>chia thành hai lớ</w:t>
        </w:r>
        <w:r w:rsidR="00AC05B5">
          <w:t>p mô hình</w:t>
        </w:r>
        <w:r w:rsidRPr="0030559E">
          <w:fldChar w:fldCharType="begin"/>
        </w:r>
        <w:r w:rsidRPr="0030559E">
          <w:instrText xml:space="preserve"> REF  Sterba_Hilovska  \* MERGEFORMAT </w:instrText>
        </w:r>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ins>
      <w:ins w:id="919" w:author="The Si Tran" w:date="2012-12-16T20:26:00Z">
        <w:r w:rsidR="008E24BE">
          <w:t>nơron</w:t>
        </w:r>
        <w:r w:rsidR="008E24BE" w:rsidRPr="0049233F">
          <w:t xml:space="preserve"> </w:t>
        </w:r>
      </w:ins>
      <w:ins w:id="920" w:author="superchickend" w:date="2012-12-12T08:18:00Z">
        <w:del w:id="921" w:author="The Si Tran" w:date="2012-12-16T20:26:00Z">
          <w:r w:rsidRPr="0030559E" w:rsidDel="008E24BE">
            <w:delText>nơ</w:delText>
          </w:r>
        </w:del>
        <w:del w:id="922" w:author="The Si Tran" w:date="2012-12-16T20:25:00Z">
          <w:r w:rsidRPr="0030559E" w:rsidDel="008E24BE">
            <w:delText xml:space="preserve"> </w:delText>
          </w:r>
        </w:del>
        <w:del w:id="923" w:author="The Si Tran" w:date="2012-12-16T20:26:00Z">
          <w:r w:rsidRPr="0030559E" w:rsidDel="008E24BE">
            <w:delText xml:space="preserve">ron </w:delText>
          </w:r>
        </w:del>
        <w:r w:rsidRPr="0030559E">
          <w:t>nhân tạo.</w:t>
        </w:r>
      </w:ins>
    </w:p>
    <w:p w14:paraId="7B1BD202" w14:textId="52CD9EDE" w:rsidR="007C782C" w:rsidRPr="0030559E" w:rsidRDefault="007C782C">
      <w:pPr>
        <w:rPr>
          <w:ins w:id="924" w:author="superchickend" w:date="2012-12-12T08:18:00Z"/>
        </w:rPr>
        <w:pPrChange w:id="925" w:author="The Si Tran" w:date="2012-12-14T07:13:00Z">
          <w:pPr>
            <w:ind w:firstLine="720"/>
          </w:pPr>
        </w:pPrChange>
      </w:pPr>
      <w:ins w:id="926"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ins>
      <w:ins w:id="927" w:author="The Si Tran" w:date="2012-12-16T20:26:00Z">
        <w:r w:rsidR="008E24BE">
          <w:t>ị</w:t>
        </w:r>
      </w:ins>
      <w:ins w:id="928" w:author="superchickend" w:date="2012-12-12T08:18:00Z">
        <w:del w:id="929" w:author="The Si Tran" w:date="2012-12-16T20:26:00Z">
          <w:r w:rsidRPr="0030559E" w:rsidDel="008E24BE">
            <w:delText>i</w:delText>
          </w:r>
        </w:del>
        <w:r w:rsidRPr="0030559E">
          <w:t>ch với mức độ phi tuyến của chuỗi dữ liệu.</w:t>
        </w:r>
      </w:ins>
    </w:p>
    <w:p w14:paraId="75549594" w14:textId="382E9269" w:rsidR="007C782C" w:rsidRPr="0030559E" w:rsidRDefault="007C782C">
      <w:pPr>
        <w:rPr>
          <w:ins w:id="930" w:author="superchickend" w:date="2012-12-12T08:18:00Z"/>
        </w:rPr>
        <w:pPrChange w:id="931" w:author="The Si Tran" w:date="2012-12-14T07:13:00Z">
          <w:pPr>
            <w:ind w:firstLine="720"/>
          </w:pPr>
        </w:pPrChange>
      </w:pPr>
      <w:ins w:id="932" w:author="superchickend" w:date="2012-12-12T08:18:00Z">
        <w:r w:rsidRPr="0030559E">
          <w:t>Ngược lại, mô hình mạng nơ</w:t>
        </w:r>
        <w:del w:id="933" w:author="The Si Tran" w:date="2012-12-16T20:27:00Z">
          <w:r w:rsidRPr="0030559E" w:rsidDel="008E24BE">
            <w:delText xml:space="preserve"> </w:delText>
          </w:r>
        </w:del>
        <w:proofErr w:type="gramStart"/>
        <w:r w:rsidRPr="0030559E">
          <w:t>ron</w:t>
        </w:r>
        <w:proofErr w:type="gramEnd"/>
        <w:r w:rsidRPr="0030559E">
          <w:t xml:space="preserve"> nhân tạo lại dự báo hiệu quả với chuỗi dữ liệu phi tuyến. Mạng nơ</w:t>
        </w:r>
        <w:del w:id="934" w:author="The Si Tran" w:date="2012-12-16T20:27:00Z">
          <w:r w:rsidRPr="0030559E" w:rsidDel="008E24BE">
            <w:delText xml:space="preserve"> </w:delText>
          </w:r>
        </w:del>
        <w:proofErr w:type="gramStart"/>
        <w:r w:rsidRPr="0030559E">
          <w:t>ron</w:t>
        </w:r>
        <w:proofErr w:type="gramEnd"/>
        <w:r w:rsidRPr="0030559E">
          <w:t xml:space="preserve"> nhân tạo là mạng lưới các </w:t>
        </w:r>
      </w:ins>
      <w:r w:rsidR="00DE25DE">
        <w:t>nút</w:t>
      </w:r>
      <w:ins w:id="935" w:author="superchickend" w:date="2012-12-12T08:18:00Z">
        <w:r>
          <w:t xml:space="preserve"> gồm</w:t>
        </w:r>
        <w:r w:rsidRPr="0030559E">
          <w:t xml:space="preserve"> đa tầng. Sự giao tiếp giữa các tầng thông qua các tham số được lựa chọn bằng phương pháp thử và sửa sai (trial and error). Tuy nhiên, mạng nơ</w:t>
        </w:r>
        <w:del w:id="936" w:author="The Si Tran" w:date="2012-12-16T20:27:00Z">
          <w:r w:rsidRPr="0030559E" w:rsidDel="008E24BE">
            <w:delText xml:space="preserve"> </w:delText>
          </w:r>
        </w:del>
        <w:proofErr w:type="gramStart"/>
        <w:r w:rsidRPr="0030559E">
          <w:t>ron</w:t>
        </w:r>
        <w:proofErr w:type="gramEnd"/>
        <w:r w:rsidRPr="0030559E">
          <w:t xml:space="preserve"> nhân tạo không cho kết quả dự báo tốt khi phải xử lý các chuỗi thời gian tuyến tính.</w:t>
        </w:r>
      </w:ins>
    </w:p>
    <w:p w14:paraId="48FB3C89" w14:textId="77777777" w:rsidR="007C782C" w:rsidRPr="0030559E" w:rsidRDefault="007C782C">
      <w:pPr>
        <w:rPr>
          <w:ins w:id="937" w:author="superchickend" w:date="2012-12-12T08:18:00Z"/>
        </w:rPr>
        <w:pPrChange w:id="938" w:author="The Si Tran" w:date="2012-12-14T07:13:00Z">
          <w:pPr>
            <w:ind w:firstLine="720"/>
          </w:pPr>
        </w:pPrChange>
      </w:pPr>
      <w:ins w:id="939"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77777777" w:rsidR="007C782C" w:rsidRPr="0030559E" w:rsidRDefault="007C782C">
      <w:pPr>
        <w:rPr>
          <w:ins w:id="940" w:author="superchickend" w:date="2012-12-12T08:18:00Z"/>
        </w:rPr>
        <w:pPrChange w:id="941" w:author="The Si Tran" w:date="2012-12-14T07:13:00Z">
          <w:pPr>
            <w:ind w:firstLine="720"/>
          </w:pPr>
        </w:pPrChange>
      </w:pPr>
      <w:ins w:id="942" w:author="superchickend" w:date="2012-12-12T08:18:00Z">
        <w:r w:rsidRPr="0030559E">
          <w: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943" w:author="superchickend" w:date="2012-12-12T08:18:00Z"/>
        </w:rPr>
        <w:pPrChange w:id="944" w:author="The Si Tran" w:date="2012-12-14T07:13:00Z">
          <w:pPr>
            <w:ind w:firstLine="720"/>
          </w:pPr>
        </w:pPrChange>
      </w:pPr>
      <w:ins w:id="945" w:author="superchickend" w:date="2012-12-12T08:18:00Z">
        <w:r w:rsidRPr="0030559E">
          <w:t xml:space="preserve">Mục tiêu của đề tài này là tìm hiểu cả ba mô hình nêu trên bao gồm: mô hình ARIMA, mô hình ANN và mô hình kết hợp ARIMA-ANN. Từ đó, có thể đưa ra kết </w:t>
        </w:r>
        <w:r w:rsidRPr="0030559E">
          <w:lastRenderedPageBreak/>
          <w:t>quả so sánh giữa những mô hình này dựa trên những kiến thức lí thuyết cũng như kết quả thực nghiệm thu được từ phần mềm của nhóm thiết kế. Đồng thời rút ra những ưu-nhượ</w:t>
        </w:r>
        <w:r>
          <w:t>c điể</w:t>
        </w:r>
        <w:r w:rsidRPr="0030559E">
          <w:t xml:space="preserve">m của từng mô hình trong quá trình dự báo để có thể đề xuất cải tiến nhằm </w:t>
        </w:r>
        <w:proofErr w:type="gramStart"/>
        <w:r w:rsidRPr="0030559E">
          <w:t>thu</w:t>
        </w:r>
        <w:proofErr w:type="gramEnd"/>
        <w:r w:rsidRPr="0030559E">
          <w:t xml:space="preserve"> được dữ liệu tin cậy hơn.</w:t>
        </w:r>
      </w:ins>
    </w:p>
    <w:p w14:paraId="1220DE75" w14:textId="77777777" w:rsidR="004D65F6" w:rsidRPr="0030559E" w:rsidDel="007C782C" w:rsidRDefault="004D65F6">
      <w:pPr>
        <w:ind w:firstLine="144"/>
        <w:rPr>
          <w:ins w:id="946" w:author="The Si Tran" w:date="2012-12-11T08:01:00Z"/>
          <w:del w:id="947" w:author="superchickend" w:date="2012-12-12T08:18:00Z"/>
          <w:szCs w:val="26"/>
        </w:rPr>
        <w:pPrChange w:id="948" w:author="superchickend" w:date="2012-12-12T08:17:00Z">
          <w:pPr/>
        </w:pPrChange>
      </w:pPr>
      <w:ins w:id="949" w:author="The Si Tran" w:date="2012-12-11T08:01:00Z">
        <w:del w:id="950"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951" w:author="superchickend" w:date="2012-12-12T08:17:00Z">
          <w:r w:rsidRPr="0030559E" w:rsidDel="007C782C">
            <w:rPr>
              <w:szCs w:val="26"/>
            </w:rPr>
            <w:delText>(model)</w:delText>
          </w:r>
        </w:del>
        <w:del w:id="952"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953" w:name="_Toc343083518"/>
          <w:bookmarkStart w:id="954" w:name="_Toc343083732"/>
          <w:bookmarkStart w:id="955" w:name="_Toc343083943"/>
          <w:bookmarkStart w:id="956" w:name="_Toc343220702"/>
          <w:bookmarkStart w:id="957" w:name="_Toc343232206"/>
          <w:bookmarkStart w:id="958" w:name="_Toc343232619"/>
          <w:bookmarkStart w:id="959" w:name="_Toc343232904"/>
          <w:bookmarkStart w:id="960" w:name="_Toc343415409"/>
          <w:bookmarkStart w:id="961" w:name="_Toc343415705"/>
          <w:bookmarkStart w:id="962" w:name="_Toc343452364"/>
          <w:bookmarkStart w:id="963" w:name="_Toc343461154"/>
          <w:bookmarkStart w:id="964" w:name="_Toc343494041"/>
          <w:bookmarkStart w:id="965" w:name="_Toc343494253"/>
          <w:bookmarkStart w:id="966" w:name="_Toc343495026"/>
          <w:bookmarkStart w:id="967" w:name="_Toc343660253"/>
          <w:bookmarkStart w:id="968" w:name="_Toc343660467"/>
          <w:bookmarkStart w:id="969" w:name="_Toc343711095"/>
          <w:bookmarkStart w:id="970" w:name="_Toc343829059"/>
          <w:bookmarkStart w:id="971" w:name="_Toc343831863"/>
          <w:bookmarkStart w:id="972" w:name="_Toc343832232"/>
          <w:bookmarkStart w:id="973" w:name="_Toc343832449"/>
          <w:bookmarkStart w:id="974" w:name="_Toc343832666"/>
          <w:bookmarkStart w:id="975" w:name="_Toc343837259"/>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del>
      </w:ins>
    </w:p>
    <w:p w14:paraId="1202EAAD" w14:textId="77777777" w:rsidR="004D65F6" w:rsidRPr="0030559E" w:rsidDel="007C782C" w:rsidRDefault="004D65F6" w:rsidP="004D65F6">
      <w:pPr>
        <w:rPr>
          <w:ins w:id="976" w:author="The Si Tran" w:date="2012-12-11T08:01:00Z"/>
          <w:del w:id="977" w:author="superchickend" w:date="2012-12-12T08:18:00Z"/>
          <w:szCs w:val="26"/>
        </w:rPr>
      </w:pPr>
      <w:ins w:id="978" w:author="The Si Tran" w:date="2012-12-11T08:01:00Z">
        <w:del w:id="979"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980" w:name="_Toc343083519"/>
          <w:bookmarkStart w:id="981" w:name="_Toc343083733"/>
          <w:bookmarkStart w:id="982" w:name="_Toc343083944"/>
          <w:bookmarkStart w:id="983" w:name="_Toc343220703"/>
          <w:bookmarkStart w:id="984" w:name="_Toc343232207"/>
          <w:bookmarkStart w:id="985" w:name="_Toc343232620"/>
          <w:bookmarkStart w:id="986" w:name="_Toc343232905"/>
          <w:bookmarkStart w:id="987" w:name="_Toc343415410"/>
          <w:bookmarkStart w:id="988" w:name="_Toc343415706"/>
          <w:bookmarkStart w:id="989" w:name="_Toc343452365"/>
          <w:bookmarkStart w:id="990" w:name="_Toc343461155"/>
          <w:bookmarkStart w:id="991" w:name="_Toc343494042"/>
          <w:bookmarkStart w:id="992" w:name="_Toc343494254"/>
          <w:bookmarkStart w:id="993" w:name="_Toc343495027"/>
          <w:bookmarkStart w:id="994" w:name="_Toc343660254"/>
          <w:bookmarkStart w:id="995" w:name="_Toc343660468"/>
          <w:bookmarkStart w:id="996" w:name="_Toc343711096"/>
          <w:bookmarkStart w:id="997" w:name="_Toc343829060"/>
          <w:bookmarkStart w:id="998" w:name="_Toc343831864"/>
          <w:bookmarkStart w:id="999" w:name="_Toc343832233"/>
          <w:bookmarkStart w:id="1000" w:name="_Toc343832450"/>
          <w:bookmarkStart w:id="1001" w:name="_Toc343832667"/>
          <w:bookmarkStart w:id="1002" w:name="_Toc343837260"/>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del>
      </w:ins>
    </w:p>
    <w:p w14:paraId="14F19CDB" w14:textId="77777777" w:rsidR="004D65F6" w:rsidRPr="0030559E" w:rsidDel="007C782C" w:rsidRDefault="004D65F6" w:rsidP="004D65F6">
      <w:pPr>
        <w:rPr>
          <w:ins w:id="1003" w:author="The Si Tran" w:date="2012-12-11T08:01:00Z"/>
          <w:del w:id="1004" w:author="superchickend" w:date="2012-12-12T08:18:00Z"/>
          <w:szCs w:val="26"/>
        </w:rPr>
      </w:pPr>
      <w:ins w:id="1005" w:author="The Si Tran" w:date="2012-12-11T08:01:00Z">
        <w:del w:id="1006"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1007" w:name="_Toc343083520"/>
          <w:bookmarkStart w:id="1008" w:name="_Toc343083734"/>
          <w:bookmarkStart w:id="1009" w:name="_Toc343083945"/>
          <w:bookmarkStart w:id="1010" w:name="_Toc343220704"/>
          <w:bookmarkStart w:id="1011" w:name="_Toc343232208"/>
          <w:bookmarkStart w:id="1012" w:name="_Toc343232621"/>
          <w:bookmarkStart w:id="1013" w:name="_Toc343232906"/>
          <w:bookmarkStart w:id="1014" w:name="_Toc343415411"/>
          <w:bookmarkStart w:id="1015" w:name="_Toc343415707"/>
          <w:bookmarkStart w:id="1016" w:name="_Toc343452366"/>
          <w:bookmarkStart w:id="1017" w:name="_Toc343461156"/>
          <w:bookmarkStart w:id="1018" w:name="_Toc343494043"/>
          <w:bookmarkStart w:id="1019" w:name="_Toc343494255"/>
          <w:bookmarkStart w:id="1020" w:name="_Toc343495028"/>
          <w:bookmarkStart w:id="1021" w:name="_Toc343660255"/>
          <w:bookmarkStart w:id="1022" w:name="_Toc343660469"/>
          <w:bookmarkStart w:id="1023" w:name="_Toc343711097"/>
          <w:bookmarkStart w:id="1024" w:name="_Toc343829061"/>
          <w:bookmarkStart w:id="1025" w:name="_Toc343831865"/>
          <w:bookmarkStart w:id="1026" w:name="_Toc343832234"/>
          <w:bookmarkStart w:id="1027" w:name="_Toc343832451"/>
          <w:bookmarkStart w:id="1028" w:name="_Toc343832668"/>
          <w:bookmarkStart w:id="1029" w:name="_Toc343837261"/>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del>
      </w:ins>
    </w:p>
    <w:p w14:paraId="141B4545" w14:textId="77777777" w:rsidR="004D65F6" w:rsidRPr="0030559E" w:rsidDel="007C782C" w:rsidRDefault="004D65F6" w:rsidP="004D65F6">
      <w:pPr>
        <w:rPr>
          <w:ins w:id="1030" w:author="The Si Tran" w:date="2012-12-11T08:01:00Z"/>
          <w:del w:id="1031" w:author="superchickend" w:date="2012-12-12T08:18:00Z"/>
          <w:szCs w:val="26"/>
        </w:rPr>
      </w:pPr>
      <w:ins w:id="1032" w:author="The Si Tran" w:date="2012-12-11T08:01:00Z">
        <w:del w:id="1033"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1034" w:name="_Toc343083521"/>
          <w:bookmarkStart w:id="1035" w:name="_Toc343083735"/>
          <w:bookmarkStart w:id="1036" w:name="_Toc343083946"/>
          <w:bookmarkStart w:id="1037" w:name="_Toc343220705"/>
          <w:bookmarkStart w:id="1038" w:name="_Toc343232209"/>
          <w:bookmarkStart w:id="1039" w:name="_Toc343232622"/>
          <w:bookmarkStart w:id="1040" w:name="_Toc343232907"/>
          <w:bookmarkStart w:id="1041" w:name="_Toc343415412"/>
          <w:bookmarkStart w:id="1042" w:name="_Toc343415708"/>
          <w:bookmarkStart w:id="1043" w:name="_Toc343452367"/>
          <w:bookmarkStart w:id="1044" w:name="_Toc343461157"/>
          <w:bookmarkStart w:id="1045" w:name="_Toc343494044"/>
          <w:bookmarkStart w:id="1046" w:name="_Toc343494256"/>
          <w:bookmarkStart w:id="1047" w:name="_Toc343495029"/>
          <w:bookmarkStart w:id="1048" w:name="_Toc343660256"/>
          <w:bookmarkStart w:id="1049" w:name="_Toc343660470"/>
          <w:bookmarkStart w:id="1050" w:name="_Toc343711098"/>
          <w:bookmarkStart w:id="1051" w:name="_Toc343829062"/>
          <w:bookmarkStart w:id="1052" w:name="_Toc343831866"/>
          <w:bookmarkStart w:id="1053" w:name="_Toc343832235"/>
          <w:bookmarkStart w:id="1054" w:name="_Toc343832452"/>
          <w:bookmarkStart w:id="1055" w:name="_Toc343832669"/>
          <w:bookmarkStart w:id="1056" w:name="_Toc343837262"/>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del>
      </w:ins>
    </w:p>
    <w:p w14:paraId="753D1505" w14:textId="77777777" w:rsidR="004D65F6" w:rsidRPr="0030559E" w:rsidDel="007C782C" w:rsidRDefault="004D65F6" w:rsidP="004D65F6">
      <w:pPr>
        <w:rPr>
          <w:ins w:id="1057" w:author="The Si Tran" w:date="2012-12-11T08:01:00Z"/>
          <w:del w:id="1058" w:author="superchickend" w:date="2012-12-12T08:18:00Z"/>
          <w:szCs w:val="26"/>
        </w:rPr>
      </w:pPr>
      <w:ins w:id="1059" w:author="The Si Tran" w:date="2012-12-11T08:01:00Z">
        <w:del w:id="1060"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1061" w:name="_Toc343083522"/>
          <w:bookmarkStart w:id="1062" w:name="_Toc343083736"/>
          <w:bookmarkStart w:id="1063" w:name="_Toc343083947"/>
          <w:bookmarkStart w:id="1064" w:name="_Toc343220706"/>
          <w:bookmarkStart w:id="1065" w:name="_Toc343232210"/>
          <w:bookmarkStart w:id="1066" w:name="_Toc343232623"/>
          <w:bookmarkStart w:id="1067" w:name="_Toc343232908"/>
          <w:bookmarkStart w:id="1068" w:name="_Toc343415413"/>
          <w:bookmarkStart w:id="1069" w:name="_Toc343415709"/>
          <w:bookmarkStart w:id="1070" w:name="_Toc343452368"/>
          <w:bookmarkStart w:id="1071" w:name="_Toc343461158"/>
          <w:bookmarkStart w:id="1072" w:name="_Toc343494045"/>
          <w:bookmarkStart w:id="1073" w:name="_Toc343494257"/>
          <w:bookmarkStart w:id="1074" w:name="_Toc343495030"/>
          <w:bookmarkStart w:id="1075" w:name="_Toc343660257"/>
          <w:bookmarkStart w:id="1076" w:name="_Toc343660471"/>
          <w:bookmarkStart w:id="1077" w:name="_Toc343711099"/>
          <w:bookmarkStart w:id="1078" w:name="_Toc343829063"/>
          <w:bookmarkStart w:id="1079" w:name="_Toc343831867"/>
          <w:bookmarkStart w:id="1080" w:name="_Toc343832236"/>
          <w:bookmarkStart w:id="1081" w:name="_Toc343832453"/>
          <w:bookmarkStart w:id="1082" w:name="_Toc343832670"/>
          <w:bookmarkStart w:id="1083" w:name="_Toc343837263"/>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ins>
    </w:p>
    <w:p w14:paraId="435C606B" w14:textId="77777777" w:rsidR="004D65F6" w:rsidRPr="0030559E" w:rsidDel="007C782C" w:rsidRDefault="004D65F6" w:rsidP="004D65F6">
      <w:pPr>
        <w:rPr>
          <w:ins w:id="1084" w:author="The Si Tran" w:date="2012-12-11T08:01:00Z"/>
          <w:del w:id="1085" w:author="superchickend" w:date="2012-12-12T08:18:00Z"/>
          <w:szCs w:val="26"/>
        </w:rPr>
      </w:pPr>
      <w:ins w:id="1086" w:author="The Si Tran" w:date="2012-12-11T08:01:00Z">
        <w:del w:id="1087"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1088" w:name="_Toc343083523"/>
          <w:bookmarkStart w:id="1089" w:name="_Toc343083737"/>
          <w:bookmarkStart w:id="1090" w:name="_Toc343083948"/>
          <w:bookmarkStart w:id="1091" w:name="_Toc343220707"/>
          <w:bookmarkStart w:id="1092" w:name="_Toc343232211"/>
          <w:bookmarkStart w:id="1093" w:name="_Toc343232624"/>
          <w:bookmarkStart w:id="1094" w:name="_Toc343232909"/>
          <w:bookmarkStart w:id="1095" w:name="_Toc343415414"/>
          <w:bookmarkStart w:id="1096" w:name="_Toc343415710"/>
          <w:bookmarkStart w:id="1097" w:name="_Toc343452369"/>
          <w:bookmarkStart w:id="1098" w:name="_Toc343461159"/>
          <w:bookmarkStart w:id="1099" w:name="_Toc343494046"/>
          <w:bookmarkStart w:id="1100" w:name="_Toc343494258"/>
          <w:bookmarkStart w:id="1101" w:name="_Toc343495031"/>
          <w:bookmarkStart w:id="1102" w:name="_Toc343660258"/>
          <w:bookmarkStart w:id="1103" w:name="_Toc343660472"/>
          <w:bookmarkStart w:id="1104" w:name="_Toc343711100"/>
          <w:bookmarkStart w:id="1105" w:name="_Toc343829064"/>
          <w:bookmarkStart w:id="1106" w:name="_Toc343831868"/>
          <w:bookmarkStart w:id="1107" w:name="_Toc343832237"/>
          <w:bookmarkStart w:id="1108" w:name="_Toc343832454"/>
          <w:bookmarkStart w:id="1109" w:name="_Toc343832671"/>
          <w:bookmarkStart w:id="1110" w:name="_Toc343837264"/>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del>
      </w:ins>
    </w:p>
    <w:p w14:paraId="49EBCF99" w14:textId="77777777" w:rsidR="004D65F6" w:rsidRPr="0030559E" w:rsidDel="007C782C" w:rsidRDefault="004D65F6" w:rsidP="004D65F6">
      <w:pPr>
        <w:rPr>
          <w:ins w:id="1111" w:author="The Si Tran" w:date="2012-12-11T08:01:00Z"/>
          <w:del w:id="1112" w:author="superchickend" w:date="2012-12-12T08:18:00Z"/>
          <w:szCs w:val="26"/>
        </w:rPr>
      </w:pPr>
      <w:bookmarkStart w:id="1113" w:name="time_series_forcecasting_Chris_Chatfield"/>
      <w:ins w:id="1114" w:author="The Si Tran" w:date="2012-12-11T08:01:00Z">
        <w:del w:id="1115" w:author="superchickend" w:date="2012-12-12T08:18:00Z">
          <w:r w:rsidRPr="0030559E" w:rsidDel="007C782C">
            <w:rPr>
              <w:szCs w:val="26"/>
            </w:rPr>
            <w:delText>[1]</w:delText>
          </w:r>
          <w:bookmarkEnd w:id="1113"/>
          <w:r w:rsidRPr="0030559E" w:rsidDel="007C782C">
            <w:rPr>
              <w:szCs w:val="26"/>
            </w:rPr>
            <w:delText xml:space="preserve"> time series forecasting – Chris Chatfield</w:delText>
          </w:r>
          <w:bookmarkStart w:id="1116" w:name="_Toc343083524"/>
          <w:bookmarkStart w:id="1117" w:name="_Toc343083738"/>
          <w:bookmarkStart w:id="1118" w:name="_Toc343083949"/>
          <w:bookmarkStart w:id="1119" w:name="_Toc343220708"/>
          <w:bookmarkStart w:id="1120" w:name="_Toc343232212"/>
          <w:bookmarkStart w:id="1121" w:name="_Toc343232625"/>
          <w:bookmarkStart w:id="1122" w:name="_Toc343232910"/>
          <w:bookmarkStart w:id="1123" w:name="_Toc343415415"/>
          <w:bookmarkStart w:id="1124" w:name="_Toc343415711"/>
          <w:bookmarkStart w:id="1125" w:name="_Toc343452370"/>
          <w:bookmarkStart w:id="1126" w:name="_Toc343461160"/>
          <w:bookmarkStart w:id="1127" w:name="_Toc343494047"/>
          <w:bookmarkStart w:id="1128" w:name="_Toc343494259"/>
          <w:bookmarkStart w:id="1129" w:name="_Toc343495032"/>
          <w:bookmarkStart w:id="1130" w:name="_Toc343660259"/>
          <w:bookmarkStart w:id="1131" w:name="_Toc343660473"/>
          <w:bookmarkStart w:id="1132" w:name="_Toc343711101"/>
          <w:bookmarkStart w:id="1133" w:name="_Toc343829065"/>
          <w:bookmarkStart w:id="1134" w:name="_Toc343831869"/>
          <w:bookmarkStart w:id="1135" w:name="_Toc343832238"/>
          <w:bookmarkStart w:id="1136" w:name="_Toc343832455"/>
          <w:bookmarkStart w:id="1137" w:name="_Toc343832672"/>
          <w:bookmarkStart w:id="1138" w:name="_Toc34383726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del>
      </w:ins>
    </w:p>
    <w:p w14:paraId="7687FB8B" w14:textId="77777777" w:rsidR="004D65F6" w:rsidRPr="0030559E" w:rsidDel="007C782C" w:rsidRDefault="004D65F6" w:rsidP="004D65F6">
      <w:pPr>
        <w:rPr>
          <w:ins w:id="1139" w:author="The Si Tran" w:date="2012-12-11T08:01:00Z"/>
          <w:del w:id="1140" w:author="superchickend" w:date="2012-12-12T08:18:00Z"/>
          <w:szCs w:val="26"/>
        </w:rPr>
      </w:pPr>
      <w:bookmarkStart w:id="1141" w:name="Sterba_Hilovska"/>
      <w:ins w:id="1142" w:author="The Si Tran" w:date="2012-12-11T08:01:00Z">
        <w:del w:id="1143" w:author="superchickend" w:date="2012-12-12T08:18:00Z">
          <w:r w:rsidRPr="0030559E" w:rsidDel="007C782C">
            <w:rPr>
              <w:szCs w:val="26"/>
            </w:rPr>
            <w:delText>[2]</w:delText>
          </w:r>
          <w:bookmarkEnd w:id="1141"/>
          <w:r w:rsidRPr="0030559E" w:rsidDel="007C782C">
            <w:rPr>
              <w:szCs w:val="26"/>
            </w:rPr>
            <w:delText xml:space="preserve"> Journal of Applies Mathematics – Sterba_Hilovska</w:delText>
          </w:r>
          <w:bookmarkStart w:id="1144" w:name="_Toc343083525"/>
          <w:bookmarkStart w:id="1145" w:name="_Toc343083739"/>
          <w:bookmarkStart w:id="1146" w:name="_Toc343083950"/>
          <w:bookmarkStart w:id="1147" w:name="_Toc343220709"/>
          <w:bookmarkStart w:id="1148" w:name="_Toc343232213"/>
          <w:bookmarkStart w:id="1149" w:name="_Toc343232626"/>
          <w:bookmarkStart w:id="1150" w:name="_Toc343232911"/>
          <w:bookmarkStart w:id="1151" w:name="_Toc343415416"/>
          <w:bookmarkStart w:id="1152" w:name="_Toc343415712"/>
          <w:bookmarkStart w:id="1153" w:name="_Toc343452371"/>
          <w:bookmarkStart w:id="1154" w:name="_Toc343461161"/>
          <w:bookmarkStart w:id="1155" w:name="_Toc343494048"/>
          <w:bookmarkStart w:id="1156" w:name="_Toc343494260"/>
          <w:bookmarkStart w:id="1157" w:name="_Toc343495033"/>
          <w:bookmarkStart w:id="1158" w:name="_Toc343660260"/>
          <w:bookmarkStart w:id="1159" w:name="_Toc343660474"/>
          <w:bookmarkStart w:id="1160" w:name="_Toc343711102"/>
          <w:bookmarkStart w:id="1161" w:name="_Toc343829066"/>
          <w:bookmarkStart w:id="1162" w:name="_Toc343831870"/>
          <w:bookmarkStart w:id="1163" w:name="_Toc343832239"/>
          <w:bookmarkStart w:id="1164" w:name="_Toc343832456"/>
          <w:bookmarkStart w:id="1165" w:name="_Toc343832673"/>
          <w:bookmarkStart w:id="1166" w:name="_Toc343837266"/>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del>
      </w:ins>
    </w:p>
    <w:p w14:paraId="59C9F0F7" w14:textId="77777777" w:rsidR="004D65BA" w:rsidRPr="0049233F" w:rsidDel="00395324" w:rsidRDefault="004D65BA" w:rsidP="004D65BA">
      <w:pPr>
        <w:ind w:firstLine="720"/>
        <w:rPr>
          <w:del w:id="1167" w:author="The Si Tran" w:date="2012-12-12T08:05:00Z"/>
          <w:szCs w:val="26"/>
        </w:rPr>
      </w:pPr>
      <w:bookmarkStart w:id="1168" w:name="_Toc343083526"/>
      <w:bookmarkStart w:id="1169" w:name="_Toc343083740"/>
      <w:bookmarkStart w:id="1170" w:name="_Toc343083951"/>
      <w:bookmarkStart w:id="1171" w:name="_Toc343220710"/>
      <w:bookmarkStart w:id="1172" w:name="_Toc343232214"/>
      <w:bookmarkStart w:id="1173" w:name="_Toc343232627"/>
      <w:bookmarkStart w:id="1174" w:name="_Toc343232912"/>
      <w:bookmarkStart w:id="1175" w:name="_Toc343415417"/>
      <w:bookmarkStart w:id="1176" w:name="_Toc343415713"/>
      <w:bookmarkStart w:id="1177" w:name="_Toc343452372"/>
      <w:bookmarkStart w:id="1178" w:name="_Toc343461162"/>
      <w:bookmarkStart w:id="1179" w:name="_Toc343494049"/>
      <w:bookmarkStart w:id="1180" w:name="_Toc343494261"/>
      <w:bookmarkStart w:id="1181" w:name="_Toc343495034"/>
      <w:bookmarkStart w:id="1182" w:name="_Toc343660261"/>
      <w:bookmarkStart w:id="1183" w:name="_Toc343660475"/>
      <w:bookmarkStart w:id="1184" w:name="_Toc343711103"/>
      <w:bookmarkStart w:id="1185" w:name="_Toc343829067"/>
      <w:bookmarkStart w:id="1186" w:name="_Toc343831871"/>
      <w:bookmarkStart w:id="1187" w:name="_Toc343832240"/>
      <w:bookmarkStart w:id="1188" w:name="_Toc343832457"/>
      <w:bookmarkStart w:id="1189" w:name="_Toc343832674"/>
      <w:bookmarkStart w:id="1190" w:name="_Toc3438372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p>
    <w:p w14:paraId="332E1C1B" w14:textId="77777777" w:rsidR="004D65BA" w:rsidRPr="0049233F" w:rsidRDefault="004D65BA" w:rsidP="00286C29">
      <w:pPr>
        <w:pStyle w:val="Heading2"/>
        <w:rPr>
          <w:i/>
          <w:rPrChange w:id="1191" w:author="The Si Tran" w:date="2012-12-05T23:02:00Z">
            <w:rPr>
              <w:i/>
            </w:rPr>
          </w:rPrChange>
        </w:rPr>
      </w:pPr>
      <w:bookmarkStart w:id="1192" w:name="_Toc327348168"/>
      <w:del w:id="1193" w:author="The Si Tran" w:date="2012-12-12T14:06:00Z">
        <w:r w:rsidRPr="0049233F" w:rsidDel="00355596">
          <w:rPr>
            <w:rPrChange w:id="1194" w:author="The Si Tran" w:date="2012-12-05T23:02:00Z">
              <w:rPr>
                <w:rFonts w:cs="Times New Roman"/>
                <w:b w:val="0"/>
                <w:bCs w:val="0"/>
                <w:iCs w:val="0"/>
                <w:kern w:val="32"/>
                <w:sz w:val="32"/>
                <w:szCs w:val="32"/>
              </w:rPr>
            </w:rPrChange>
          </w:rPr>
          <w:delText>CẤU TRÚC BÁO CÁO</w:delText>
        </w:r>
      </w:del>
      <w:bookmarkStart w:id="1195" w:name="_Toc343837268"/>
      <w:bookmarkEnd w:id="1192"/>
      <w:ins w:id="1196" w:author="The Si Tran" w:date="2012-12-12T14:06:00Z">
        <w:r w:rsidR="00355596">
          <w:t>Cấu trúc báo cáo</w:t>
        </w:r>
      </w:ins>
      <w:bookmarkEnd w:id="1195"/>
    </w:p>
    <w:p w14:paraId="0AF912A0" w14:textId="77777777" w:rsidR="004D65BA" w:rsidRDefault="004D65BA">
      <w:pPr>
        <w:rPr>
          <w:ins w:id="1197" w:author="The Si Tran" w:date="2012-12-11T21:22:00Z"/>
        </w:rPr>
        <w:pPrChange w:id="1198" w:author="The Si Tran" w:date="2012-12-14T07:13:00Z">
          <w:pPr>
            <w:ind w:firstLine="720"/>
          </w:pPr>
        </w:pPrChange>
      </w:pPr>
      <w:r w:rsidRPr="0049233F">
        <w:t xml:space="preserve">Bài báo cáo chia làm </w:t>
      </w:r>
      <w:ins w:id="1199" w:author="The Si Tran" w:date="2012-12-12T08:04:00Z">
        <w:r w:rsidR="00682B49">
          <w:t>7</w:t>
        </w:r>
      </w:ins>
      <w:del w:id="1200" w:author="The Si Tran" w:date="2012-12-12T08:04:00Z">
        <w:r w:rsidRPr="0049233F" w:rsidDel="00682B49">
          <w:delText>6</w:delText>
        </w:r>
      </w:del>
      <w:r w:rsidRPr="0049233F">
        <w:t xml:space="preserve"> chương:</w:t>
      </w:r>
    </w:p>
    <w:p w14:paraId="104C3D4C" w14:textId="1F8CD895" w:rsidR="00946BC5" w:rsidRDefault="00946BC5">
      <w:pPr>
        <w:rPr>
          <w:ins w:id="1201" w:author="The Si Tran" w:date="2012-12-11T21:22:00Z"/>
        </w:rPr>
      </w:pPr>
      <w:ins w:id="1202" w:author="The Si Tran" w:date="2012-12-11T21:22:00Z">
        <w:r>
          <w:t>Chương 1</w:t>
        </w:r>
      </w:ins>
      <w:ins w:id="1203" w:author="superchickend" w:date="2012-12-16T15:03:00Z">
        <w:r w:rsidR="006A6E25">
          <w:t>.</w:t>
        </w:r>
      </w:ins>
      <w:ins w:id="1204" w:author="The Si Tran" w:date="2012-12-11T21:22:00Z">
        <w:r>
          <w:t xml:space="preserve"> GIỚI THIỆU CHUNG </w:t>
        </w:r>
      </w:ins>
      <w:r w:rsidR="00FD250C">
        <w:t xml:space="preserve">trình bày </w:t>
      </w:r>
      <w:ins w:id="1205" w:author="The Si Tran" w:date="2012-12-11T21:22:00Z">
        <w:r>
          <w:t>tổng quan về bài toán dự báo</w:t>
        </w:r>
      </w:ins>
    </w:p>
    <w:p w14:paraId="57D856CA" w14:textId="795D9E52" w:rsidR="00946BC5" w:rsidRDefault="00946BC5">
      <w:pPr>
        <w:rPr>
          <w:ins w:id="1206" w:author="The Si Tran" w:date="2012-12-11T21:22:00Z"/>
        </w:rPr>
      </w:pPr>
      <w:ins w:id="1207" w:author="The Si Tran" w:date="2012-12-11T21:23:00Z">
        <w:r>
          <w:t>Chương 2</w:t>
        </w:r>
      </w:ins>
      <w:ins w:id="1208" w:author="superchickend" w:date="2012-12-16T15:03:00Z">
        <w:r w:rsidR="006A6E25">
          <w:t>.</w:t>
        </w:r>
      </w:ins>
      <w:ins w:id="1209" w:author="The Si Tran" w:date="2012-12-11T21:23:00Z">
        <w:r>
          <w:t xml:space="preserve"> CHUỖI DỮ LIỆU THỜI GIAN </w:t>
        </w:r>
      </w:ins>
      <w:r w:rsidR="00FD250C">
        <w:t xml:space="preserve">trình bày </w:t>
      </w:r>
      <w:ins w:id="1210" w:author="The Si Tran" w:date="2012-12-11T21:22:00Z">
        <w:r>
          <w:t>các khái niệm liên quan về chuỗi dữ liệu thời gian, giới thiệu các thành phần chuỗi thời gian, các khái niệm thống kê liên quan.</w:t>
        </w:r>
      </w:ins>
    </w:p>
    <w:p w14:paraId="2186567B" w14:textId="4CE483EF" w:rsidR="00946BC5" w:rsidRDefault="00730A63">
      <w:pPr>
        <w:rPr>
          <w:ins w:id="1211" w:author="The Si Tran" w:date="2012-12-11T21:22:00Z"/>
        </w:rPr>
      </w:pPr>
      <w:ins w:id="1212" w:author="The Si Tran" w:date="2012-12-11T21:22:00Z">
        <w:r>
          <w:t xml:space="preserve">Chương </w:t>
        </w:r>
      </w:ins>
      <w:ins w:id="1213" w:author="The Si Tran" w:date="2012-12-11T21:24:00Z">
        <w:r>
          <w:t>3</w:t>
        </w:r>
      </w:ins>
      <w:ins w:id="1214" w:author="superchickend" w:date="2012-12-16T15:03:00Z">
        <w:r w:rsidR="006A6E25">
          <w:t>.</w:t>
        </w:r>
      </w:ins>
      <w:ins w:id="1215"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178FB9F6" w:rsidR="00946BC5" w:rsidRDefault="00730A63">
      <w:pPr>
        <w:rPr>
          <w:ins w:id="1216" w:author="The Si Tran" w:date="2012-12-11T21:22:00Z"/>
        </w:rPr>
      </w:pPr>
      <w:ins w:id="1217" w:author="The Si Tran" w:date="2012-12-11T21:22:00Z">
        <w:r>
          <w:t>Chương 4</w:t>
        </w:r>
      </w:ins>
      <w:ins w:id="1218" w:author="superchickend" w:date="2012-12-16T15:03:00Z">
        <w:r w:rsidR="006A6E25">
          <w:t>.</w:t>
        </w:r>
      </w:ins>
      <w:ins w:id="1219" w:author="The Si Tran" w:date="2012-12-11T21:22:00Z">
        <w:r w:rsidR="00946BC5">
          <w:t xml:space="preserve"> MÔ HÌNH ANN</w:t>
        </w:r>
      </w:ins>
      <w:r w:rsidR="00FD250C">
        <w:t xml:space="preserve"> trình bày</w:t>
      </w:r>
      <w:ins w:id="1220" w:author="The Si Tran" w:date="2012-12-11T21:22:00Z">
        <w:r w:rsidR="00946BC5">
          <w:t xml:space="preserve"> lịch sử, khái niệm của mạ</w:t>
        </w:r>
        <w:r w:rsidR="00395324">
          <w:t>ng nơ</w:t>
        </w:r>
        <w:r w:rsidR="00946BC5">
          <w:t>ron nhân tạo. Cấu trúc và nguyên tắc hoạt động của mạ</w:t>
        </w:r>
        <w:r w:rsidR="00395324">
          <w:t>ng nơ</w:t>
        </w:r>
        <w:r w:rsidR="00946BC5">
          <w:t xml:space="preserve">ron nhân tạo. Giới thiệu hai giải thuật huấn luyện phổ biến là giải thuật </w:t>
        </w:r>
        <w:proofErr w:type="gramStart"/>
        <w:r w:rsidR="00946BC5">
          <w:t>lan</w:t>
        </w:r>
        <w:proofErr w:type="gramEnd"/>
        <w:r w:rsidR="00946BC5">
          <w:t xml:space="preserve"> truyền ngược (Back Propagation), lan truyền có tính đàn hồi (Resilient Propagation).</w:t>
        </w:r>
      </w:ins>
    </w:p>
    <w:p w14:paraId="40EC9978" w14:textId="0543532B" w:rsidR="00946BC5" w:rsidRDefault="00730A63">
      <w:pPr>
        <w:rPr>
          <w:ins w:id="1221" w:author="The Si Tran" w:date="2012-12-11T21:22:00Z"/>
        </w:rPr>
      </w:pPr>
      <w:ins w:id="1222" w:author="The Si Tran" w:date="2012-12-11T21:22:00Z">
        <w:r>
          <w:t>Chương 5</w:t>
        </w:r>
      </w:ins>
      <w:ins w:id="1223" w:author="superchickend" w:date="2012-12-16T15:03:00Z">
        <w:r w:rsidR="006A6E25">
          <w:t>.</w:t>
        </w:r>
      </w:ins>
      <w:ins w:id="1224" w:author="The Si Tran" w:date="2012-12-11T21:22:00Z">
        <w:r w:rsidR="00946BC5">
          <w:t xml:space="preserve"> MÔ HÌNH KẾT HỢP SARIMA VÀ ANN trình bày cơ sở hình thành, nguyên lý hoạt động của mô hình kết hợp.</w:t>
        </w:r>
      </w:ins>
    </w:p>
    <w:p w14:paraId="4FC86377" w14:textId="7FDDC3BE" w:rsidR="00946BC5" w:rsidRDefault="00946BC5">
      <w:pPr>
        <w:rPr>
          <w:ins w:id="1225" w:author="The Si Tran" w:date="2012-12-11T21:22:00Z"/>
        </w:rPr>
      </w:pPr>
      <w:ins w:id="1226" w:author="The Si Tran" w:date="2012-12-11T21:22:00Z">
        <w:r>
          <w:t>Chươ</w:t>
        </w:r>
        <w:r w:rsidR="00730A63">
          <w:t>ng 6</w:t>
        </w:r>
      </w:ins>
      <w:ins w:id="1227" w:author="superchickend" w:date="2012-12-16T15:03:00Z">
        <w:r w:rsidR="006A6E25">
          <w:t>.</w:t>
        </w:r>
      </w:ins>
      <w:ins w:id="1228" w:author="The Si Tran" w:date="2012-12-11T21:22:00Z">
        <w:r>
          <w:t xml:space="preserve"> KẾT QUẢ THỰC NGHIỆM </w:t>
        </w:r>
      </w:ins>
      <w:r w:rsidR="00FD250C">
        <w:t xml:space="preserve">trình bày </w:t>
      </w:r>
      <w:ins w:id="1229" w:author="The Si Tran" w:date="2012-12-11T21:22:00Z">
        <w:r>
          <w:t>tổng quan chương trình thực nghiệm, dữ liệu thực nghiệm và các công cụ liên quan. Kết quả thực nghiệm của ba mô hình đã được đề cập: SARIMA, ANN và SARIMA – ANN.</w:t>
        </w:r>
      </w:ins>
    </w:p>
    <w:p w14:paraId="559CA206" w14:textId="0B1C32F7" w:rsidR="00946BC5" w:rsidDel="00516C62" w:rsidRDefault="00730A63">
      <w:pPr>
        <w:rPr>
          <w:ins w:id="1230" w:author="superchickend" w:date="2012-12-12T08:20:00Z"/>
          <w:del w:id="1231" w:author="The Si Tran" w:date="2012-12-14T07:20:00Z"/>
        </w:rPr>
        <w:pPrChange w:id="1232" w:author="The Si Tran" w:date="2012-12-14T07:13:00Z">
          <w:pPr>
            <w:ind w:firstLine="720"/>
          </w:pPr>
        </w:pPrChange>
      </w:pPr>
      <w:ins w:id="1233" w:author="The Si Tran" w:date="2012-12-11T21:22:00Z">
        <w:r>
          <w:t>Chương 7</w:t>
        </w:r>
      </w:ins>
      <w:ins w:id="1234" w:author="superchickend" w:date="2012-12-16T15:03:00Z">
        <w:r w:rsidR="006A6E25">
          <w:t>.</w:t>
        </w:r>
      </w:ins>
      <w:ins w:id="1235" w:author="The Si Tran" w:date="2012-12-11T21:22:00Z">
        <w:r w:rsidR="00946BC5">
          <w:t xml:space="preserve"> KẾT LUẬN tổng kết báo cáo và trình bày hướng phát triển của đề tài.</w:t>
        </w:r>
      </w:ins>
    </w:p>
    <w:p w14:paraId="75009931" w14:textId="7D75B194" w:rsidR="0087598C" w:rsidRDefault="0087598C">
      <w:pPr>
        <w:rPr>
          <w:ins w:id="1236" w:author="The Si Tran" w:date="2012-12-11T21:22:00Z"/>
        </w:rPr>
        <w:pPrChange w:id="1237" w:author="The Si Tran" w:date="2012-12-14T07:20:00Z">
          <w:pPr>
            <w:ind w:firstLine="720"/>
          </w:pPr>
        </w:pPrChange>
      </w:pPr>
      <w:ins w:id="1238" w:author="superchickend" w:date="2012-12-12T08:20:00Z">
        <w:del w:id="1239" w:author="The Si Tran" w:date="2012-12-14T07:20:00Z">
          <w:r w:rsidDel="00516C62">
            <w:br w:type="page"/>
          </w:r>
        </w:del>
      </w:ins>
    </w:p>
    <w:p w14:paraId="3301E4E9" w14:textId="3B97D996" w:rsidR="00946BC5" w:rsidRPr="0095710D" w:rsidDel="00395324" w:rsidRDefault="007B33EC" w:rsidP="004D65BA">
      <w:pPr>
        <w:ind w:firstLine="720"/>
        <w:rPr>
          <w:del w:id="1240" w:author="The Si Tran" w:date="2012-12-12T08:06:00Z"/>
          <w:sz w:val="32"/>
          <w:szCs w:val="32"/>
          <w:rPrChange w:id="1241" w:author="The Si Tran" w:date="2012-12-12T13:54:00Z">
            <w:rPr>
              <w:del w:id="1242" w:author="The Si Tran" w:date="2012-12-12T08:06:00Z"/>
              <w:szCs w:val="26"/>
            </w:rPr>
          </w:rPrChange>
        </w:rPr>
      </w:pPr>
      <w:bookmarkStart w:id="1243" w:name="_Toc343083528"/>
      <w:bookmarkStart w:id="1244" w:name="_Toc343083742"/>
      <w:bookmarkStart w:id="1245" w:name="_Toc343083953"/>
      <w:bookmarkStart w:id="1246" w:name="_Toc343220712"/>
      <w:bookmarkStart w:id="1247" w:name="_Toc343232216"/>
      <w:bookmarkStart w:id="1248" w:name="_Toc343232629"/>
      <w:bookmarkStart w:id="1249" w:name="_Toc343232914"/>
      <w:bookmarkStart w:id="1250" w:name="_Toc343415419"/>
      <w:bookmarkStart w:id="1251" w:name="_Toc343415715"/>
      <w:bookmarkEnd w:id="1243"/>
      <w:bookmarkEnd w:id="1244"/>
      <w:bookmarkEnd w:id="1245"/>
      <w:bookmarkEnd w:id="1246"/>
      <w:bookmarkEnd w:id="1247"/>
      <w:bookmarkEnd w:id="1248"/>
      <w:bookmarkEnd w:id="1249"/>
      <w:bookmarkEnd w:id="1250"/>
      <w:bookmarkEnd w:id="1251"/>
      <w:ins w:id="1252" w:author="superchickend" w:date="2012-12-16T14:57:00Z">
        <w:r>
          <w:lastRenderedPageBreak/>
          <w:t xml:space="preserve">    </w:t>
        </w:r>
      </w:ins>
      <w:bookmarkStart w:id="1253" w:name="_Toc343452374"/>
      <w:bookmarkStart w:id="1254" w:name="_Toc343461164"/>
      <w:bookmarkStart w:id="1255" w:name="_Toc343494051"/>
      <w:bookmarkStart w:id="1256" w:name="_Toc343494263"/>
      <w:bookmarkStart w:id="1257" w:name="_Toc343495036"/>
      <w:bookmarkStart w:id="1258" w:name="_Toc343660263"/>
      <w:bookmarkStart w:id="1259" w:name="_Toc343660477"/>
      <w:bookmarkStart w:id="1260" w:name="_Toc343711105"/>
      <w:bookmarkStart w:id="1261" w:name="_Toc343829069"/>
      <w:bookmarkStart w:id="1262" w:name="_Toc343831873"/>
      <w:bookmarkStart w:id="1263" w:name="_Toc343832242"/>
      <w:bookmarkStart w:id="1264" w:name="_Toc343832459"/>
      <w:bookmarkStart w:id="1265" w:name="_Toc343832676"/>
      <w:bookmarkStart w:id="1266" w:name="_Toc343837269"/>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p>
    <w:p w14:paraId="6AB79F13" w14:textId="77777777" w:rsidR="004D65BA" w:rsidRPr="0095710D" w:rsidDel="00CA2190" w:rsidRDefault="004D65BA" w:rsidP="004D65BA">
      <w:pPr>
        <w:ind w:firstLine="720"/>
        <w:rPr>
          <w:del w:id="1267" w:author="The Si Tran" w:date="2012-12-11T21:24:00Z"/>
          <w:sz w:val="32"/>
          <w:szCs w:val="32"/>
          <w:rPrChange w:id="1268" w:author="The Si Tran" w:date="2012-12-12T13:54:00Z">
            <w:rPr>
              <w:del w:id="1269" w:author="The Si Tran" w:date="2012-12-11T21:24:00Z"/>
              <w:szCs w:val="26"/>
            </w:rPr>
          </w:rPrChange>
        </w:rPr>
      </w:pPr>
      <w:del w:id="1270" w:author="The Si Tran" w:date="2012-12-11T21:24:00Z">
        <w:r w:rsidRPr="0095710D" w:rsidDel="00CA2190">
          <w:rPr>
            <w:b/>
            <w:sz w:val="32"/>
            <w:szCs w:val="32"/>
            <w:rPrChange w:id="1271" w:author="The Si Tran" w:date="2012-12-12T13:54:00Z">
              <w:rPr>
                <w:b/>
                <w:szCs w:val="26"/>
              </w:rPr>
            </w:rPrChange>
          </w:rPr>
          <w:delText xml:space="preserve">Chương 1: </w:delText>
        </w:r>
        <w:r w:rsidRPr="0095710D" w:rsidDel="00CA2190">
          <w:rPr>
            <w:sz w:val="32"/>
            <w:szCs w:val="32"/>
            <w:rPrChange w:id="1272" w:author="The Si Tran" w:date="2012-12-12T13:54:00Z">
              <w:rPr>
                <w:szCs w:val="26"/>
              </w:rPr>
            </w:rPrChange>
          </w:rPr>
          <w:delText>Giới thiệu về bài toán và nhiệm vụ đề tài.</w:delText>
        </w:r>
        <w:bookmarkStart w:id="1273" w:name="_Toc343083529"/>
        <w:bookmarkStart w:id="1274" w:name="_Toc343083743"/>
        <w:bookmarkStart w:id="1275" w:name="_Toc343083954"/>
        <w:bookmarkStart w:id="1276" w:name="_Toc343220713"/>
        <w:bookmarkStart w:id="1277" w:name="_Toc343232217"/>
        <w:bookmarkStart w:id="1278" w:name="_Toc343232630"/>
        <w:bookmarkStart w:id="1279" w:name="_Toc343232915"/>
        <w:bookmarkStart w:id="1280" w:name="_Toc343415420"/>
        <w:bookmarkStart w:id="1281" w:name="_Toc343415716"/>
        <w:bookmarkStart w:id="1282" w:name="_Toc343452375"/>
        <w:bookmarkStart w:id="1283" w:name="_Toc343461165"/>
        <w:bookmarkStart w:id="1284" w:name="_Toc343494052"/>
        <w:bookmarkStart w:id="1285" w:name="_Toc343494264"/>
        <w:bookmarkStart w:id="1286" w:name="_Toc343495037"/>
        <w:bookmarkStart w:id="1287" w:name="_Toc343660264"/>
        <w:bookmarkStart w:id="1288" w:name="_Toc343660478"/>
        <w:bookmarkStart w:id="1289" w:name="_Toc343711106"/>
        <w:bookmarkStart w:id="1290" w:name="_Toc343829070"/>
        <w:bookmarkStart w:id="1291" w:name="_Toc343831874"/>
        <w:bookmarkStart w:id="1292" w:name="_Toc343832243"/>
        <w:bookmarkStart w:id="1293" w:name="_Toc343832460"/>
        <w:bookmarkStart w:id="1294" w:name="_Toc343832677"/>
        <w:bookmarkStart w:id="1295" w:name="_Toc343837270"/>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del>
    </w:p>
    <w:p w14:paraId="215E9357" w14:textId="77777777" w:rsidR="004D65BA" w:rsidRPr="0095710D" w:rsidDel="00CA2190" w:rsidRDefault="004D65BA" w:rsidP="004D65BA">
      <w:pPr>
        <w:ind w:firstLine="720"/>
        <w:rPr>
          <w:del w:id="1296" w:author="The Si Tran" w:date="2012-12-11T21:24:00Z"/>
          <w:sz w:val="32"/>
          <w:szCs w:val="32"/>
          <w:rPrChange w:id="1297" w:author="The Si Tran" w:date="2012-12-12T13:54:00Z">
            <w:rPr>
              <w:del w:id="1298" w:author="The Si Tran" w:date="2012-12-11T21:24:00Z"/>
              <w:szCs w:val="26"/>
            </w:rPr>
          </w:rPrChange>
        </w:rPr>
      </w:pPr>
      <w:del w:id="1299" w:author="The Si Tran" w:date="2012-12-11T21:24:00Z">
        <w:r w:rsidRPr="0095710D" w:rsidDel="00CA2190">
          <w:rPr>
            <w:sz w:val="32"/>
            <w:szCs w:val="32"/>
            <w:rPrChange w:id="1300" w:author="The Si Tran" w:date="2012-12-12T13:54:00Z">
              <w:rPr>
                <w:szCs w:val="26"/>
              </w:rPr>
            </w:rPrChange>
          </w:rPr>
          <w:delText>Chương 2: Chuỗi thời gian và các thành phần của chuỗi thời gian</w:delText>
        </w:r>
        <w:bookmarkStart w:id="1301" w:name="_Toc343083530"/>
        <w:bookmarkStart w:id="1302" w:name="_Toc343083744"/>
        <w:bookmarkStart w:id="1303" w:name="_Toc343083955"/>
        <w:bookmarkStart w:id="1304" w:name="_Toc343220714"/>
        <w:bookmarkStart w:id="1305" w:name="_Toc343232218"/>
        <w:bookmarkStart w:id="1306" w:name="_Toc343232631"/>
        <w:bookmarkStart w:id="1307" w:name="_Toc343232916"/>
        <w:bookmarkStart w:id="1308" w:name="_Toc343415421"/>
        <w:bookmarkStart w:id="1309" w:name="_Toc343415717"/>
        <w:bookmarkStart w:id="1310" w:name="_Toc343452376"/>
        <w:bookmarkStart w:id="1311" w:name="_Toc343461166"/>
        <w:bookmarkStart w:id="1312" w:name="_Toc343494053"/>
        <w:bookmarkStart w:id="1313" w:name="_Toc343494265"/>
        <w:bookmarkStart w:id="1314" w:name="_Toc343495038"/>
        <w:bookmarkStart w:id="1315" w:name="_Toc343660265"/>
        <w:bookmarkStart w:id="1316" w:name="_Toc343660479"/>
        <w:bookmarkStart w:id="1317" w:name="_Toc343711107"/>
        <w:bookmarkStart w:id="1318" w:name="_Toc343829071"/>
        <w:bookmarkStart w:id="1319" w:name="_Toc343831875"/>
        <w:bookmarkStart w:id="1320" w:name="_Toc343832244"/>
        <w:bookmarkStart w:id="1321" w:name="_Toc343832461"/>
        <w:bookmarkStart w:id="1322" w:name="_Toc343832678"/>
        <w:bookmarkStart w:id="1323" w:name="_Toc343837271"/>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del>
    </w:p>
    <w:p w14:paraId="4447389D" w14:textId="77777777" w:rsidR="004D65BA" w:rsidRPr="0095710D" w:rsidDel="00CA2190" w:rsidRDefault="004D65BA" w:rsidP="004D65BA">
      <w:pPr>
        <w:ind w:firstLine="720"/>
        <w:rPr>
          <w:del w:id="1324" w:author="The Si Tran" w:date="2012-12-11T21:24:00Z"/>
          <w:sz w:val="32"/>
          <w:szCs w:val="32"/>
          <w:rPrChange w:id="1325" w:author="The Si Tran" w:date="2012-12-12T13:54:00Z">
            <w:rPr>
              <w:del w:id="1326" w:author="The Si Tran" w:date="2012-12-11T21:24:00Z"/>
              <w:szCs w:val="26"/>
            </w:rPr>
          </w:rPrChange>
        </w:rPr>
      </w:pPr>
      <w:del w:id="1327" w:author="The Si Tran" w:date="2012-12-11T21:24:00Z">
        <w:r w:rsidRPr="0095710D" w:rsidDel="00CA2190">
          <w:rPr>
            <w:sz w:val="32"/>
            <w:szCs w:val="32"/>
            <w:rPrChange w:id="1328" w:author="The Si Tran" w:date="2012-12-12T13:54:00Z">
              <w:rPr>
                <w:szCs w:val="26"/>
              </w:rPr>
            </w:rPrChange>
          </w:rPr>
          <w:delText>Chương 3: Mô hình ARIMA</w:delText>
        </w:r>
        <w:bookmarkStart w:id="1329" w:name="_Toc343083531"/>
        <w:bookmarkStart w:id="1330" w:name="_Toc343083745"/>
        <w:bookmarkStart w:id="1331" w:name="_Toc343083956"/>
        <w:bookmarkStart w:id="1332" w:name="_Toc343220715"/>
        <w:bookmarkStart w:id="1333" w:name="_Toc343232219"/>
        <w:bookmarkStart w:id="1334" w:name="_Toc343232632"/>
        <w:bookmarkStart w:id="1335" w:name="_Toc343232917"/>
        <w:bookmarkStart w:id="1336" w:name="_Toc343415422"/>
        <w:bookmarkStart w:id="1337" w:name="_Toc343415718"/>
        <w:bookmarkStart w:id="1338" w:name="_Toc343452377"/>
        <w:bookmarkStart w:id="1339" w:name="_Toc343461167"/>
        <w:bookmarkStart w:id="1340" w:name="_Toc343494054"/>
        <w:bookmarkStart w:id="1341" w:name="_Toc343494266"/>
        <w:bookmarkStart w:id="1342" w:name="_Toc343495039"/>
        <w:bookmarkStart w:id="1343" w:name="_Toc343660266"/>
        <w:bookmarkStart w:id="1344" w:name="_Toc343660480"/>
        <w:bookmarkStart w:id="1345" w:name="_Toc343711108"/>
        <w:bookmarkStart w:id="1346" w:name="_Toc343829072"/>
        <w:bookmarkStart w:id="1347" w:name="_Toc343831876"/>
        <w:bookmarkStart w:id="1348" w:name="_Toc343832245"/>
        <w:bookmarkStart w:id="1349" w:name="_Toc343832462"/>
        <w:bookmarkStart w:id="1350" w:name="_Toc343832679"/>
        <w:bookmarkStart w:id="1351" w:name="_Toc343837272"/>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del>
    </w:p>
    <w:p w14:paraId="7B53A7DD" w14:textId="77777777" w:rsidR="004D65BA" w:rsidRPr="0095710D" w:rsidDel="00CA2190" w:rsidRDefault="004D65BA" w:rsidP="004D65BA">
      <w:pPr>
        <w:ind w:firstLine="720"/>
        <w:rPr>
          <w:del w:id="1352" w:author="The Si Tran" w:date="2012-12-11T21:24:00Z"/>
          <w:sz w:val="32"/>
          <w:szCs w:val="32"/>
          <w:rPrChange w:id="1353" w:author="The Si Tran" w:date="2012-12-12T13:54:00Z">
            <w:rPr>
              <w:del w:id="1354" w:author="The Si Tran" w:date="2012-12-11T21:24:00Z"/>
              <w:szCs w:val="26"/>
            </w:rPr>
          </w:rPrChange>
        </w:rPr>
      </w:pPr>
      <w:del w:id="1355" w:author="The Si Tran" w:date="2012-12-11T21:24:00Z">
        <w:r w:rsidRPr="0095710D" w:rsidDel="00CA2190">
          <w:rPr>
            <w:sz w:val="32"/>
            <w:szCs w:val="32"/>
            <w:rPrChange w:id="1356" w:author="The Si Tran" w:date="2012-12-12T13:54:00Z">
              <w:rPr>
                <w:szCs w:val="26"/>
              </w:rPr>
            </w:rPrChange>
          </w:rPr>
          <w:delText>Chương 4: Mô hình ANN</w:delText>
        </w:r>
        <w:bookmarkStart w:id="1357" w:name="_Toc343083532"/>
        <w:bookmarkStart w:id="1358" w:name="_Toc343083746"/>
        <w:bookmarkStart w:id="1359" w:name="_Toc343083957"/>
        <w:bookmarkStart w:id="1360" w:name="_Toc343220716"/>
        <w:bookmarkStart w:id="1361" w:name="_Toc343232220"/>
        <w:bookmarkStart w:id="1362" w:name="_Toc343232633"/>
        <w:bookmarkStart w:id="1363" w:name="_Toc343232918"/>
        <w:bookmarkStart w:id="1364" w:name="_Toc343415423"/>
        <w:bookmarkStart w:id="1365" w:name="_Toc343415719"/>
        <w:bookmarkStart w:id="1366" w:name="_Toc343452378"/>
        <w:bookmarkStart w:id="1367" w:name="_Toc343461168"/>
        <w:bookmarkStart w:id="1368" w:name="_Toc343494055"/>
        <w:bookmarkStart w:id="1369" w:name="_Toc343494267"/>
        <w:bookmarkStart w:id="1370" w:name="_Toc343495040"/>
        <w:bookmarkStart w:id="1371" w:name="_Toc343660267"/>
        <w:bookmarkStart w:id="1372" w:name="_Toc343660481"/>
        <w:bookmarkStart w:id="1373" w:name="_Toc343711109"/>
        <w:bookmarkStart w:id="1374" w:name="_Toc343829073"/>
        <w:bookmarkStart w:id="1375" w:name="_Toc343831877"/>
        <w:bookmarkStart w:id="1376" w:name="_Toc343832246"/>
        <w:bookmarkStart w:id="1377" w:name="_Toc343832463"/>
        <w:bookmarkStart w:id="1378" w:name="_Toc343832680"/>
        <w:bookmarkStart w:id="1379" w:name="_Toc343837273"/>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del>
    </w:p>
    <w:p w14:paraId="535BB867" w14:textId="77777777" w:rsidR="004D65BA" w:rsidRPr="0095710D" w:rsidDel="00CA2190" w:rsidRDefault="004D65BA" w:rsidP="004D65BA">
      <w:pPr>
        <w:ind w:firstLine="720"/>
        <w:rPr>
          <w:del w:id="1380" w:author="The Si Tran" w:date="2012-12-11T21:24:00Z"/>
          <w:sz w:val="32"/>
          <w:szCs w:val="32"/>
          <w:rPrChange w:id="1381" w:author="The Si Tran" w:date="2012-12-12T13:54:00Z">
            <w:rPr>
              <w:del w:id="1382" w:author="The Si Tran" w:date="2012-12-11T21:24:00Z"/>
              <w:szCs w:val="26"/>
            </w:rPr>
          </w:rPrChange>
        </w:rPr>
      </w:pPr>
      <w:del w:id="1383" w:author="The Si Tran" w:date="2012-12-11T21:24:00Z">
        <w:r w:rsidRPr="0095710D" w:rsidDel="00CA2190">
          <w:rPr>
            <w:sz w:val="32"/>
            <w:szCs w:val="32"/>
            <w:rPrChange w:id="1384" w:author="The Si Tran" w:date="2012-12-12T13:54:00Z">
              <w:rPr>
                <w:szCs w:val="26"/>
              </w:rPr>
            </w:rPrChange>
          </w:rPr>
          <w:delText>Chương 5: Mô hình kết hợp giữa ARIMA và ANN</w:delText>
        </w:r>
        <w:bookmarkStart w:id="1385" w:name="_Toc343083533"/>
        <w:bookmarkStart w:id="1386" w:name="_Toc343083747"/>
        <w:bookmarkStart w:id="1387" w:name="_Toc343083958"/>
        <w:bookmarkStart w:id="1388" w:name="_Toc343220717"/>
        <w:bookmarkStart w:id="1389" w:name="_Toc343232221"/>
        <w:bookmarkStart w:id="1390" w:name="_Toc343232634"/>
        <w:bookmarkStart w:id="1391" w:name="_Toc343232919"/>
        <w:bookmarkStart w:id="1392" w:name="_Toc343415424"/>
        <w:bookmarkStart w:id="1393" w:name="_Toc343415720"/>
        <w:bookmarkStart w:id="1394" w:name="_Toc343452379"/>
        <w:bookmarkStart w:id="1395" w:name="_Toc343461169"/>
        <w:bookmarkStart w:id="1396" w:name="_Toc343494056"/>
        <w:bookmarkStart w:id="1397" w:name="_Toc343494268"/>
        <w:bookmarkStart w:id="1398" w:name="_Toc343495041"/>
        <w:bookmarkStart w:id="1399" w:name="_Toc343660268"/>
        <w:bookmarkStart w:id="1400" w:name="_Toc343660482"/>
        <w:bookmarkStart w:id="1401" w:name="_Toc343711110"/>
        <w:bookmarkStart w:id="1402" w:name="_Toc343829074"/>
        <w:bookmarkStart w:id="1403" w:name="_Toc343831878"/>
        <w:bookmarkStart w:id="1404" w:name="_Toc343832247"/>
        <w:bookmarkStart w:id="1405" w:name="_Toc343832464"/>
        <w:bookmarkStart w:id="1406" w:name="_Toc343832681"/>
        <w:bookmarkStart w:id="1407" w:name="_Toc34383727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del>
    </w:p>
    <w:p w14:paraId="00BE2FA6" w14:textId="77777777" w:rsidR="004D65BA" w:rsidRPr="0095710D" w:rsidDel="00CA2190" w:rsidRDefault="004D65BA" w:rsidP="004D65BA">
      <w:pPr>
        <w:ind w:firstLine="720"/>
        <w:rPr>
          <w:del w:id="1408" w:author="The Si Tran" w:date="2012-12-11T21:24:00Z"/>
          <w:sz w:val="32"/>
          <w:szCs w:val="32"/>
          <w:rPrChange w:id="1409" w:author="The Si Tran" w:date="2012-12-12T13:54:00Z">
            <w:rPr>
              <w:del w:id="1410" w:author="The Si Tran" w:date="2012-12-11T21:24:00Z"/>
              <w:szCs w:val="26"/>
            </w:rPr>
          </w:rPrChange>
        </w:rPr>
      </w:pPr>
      <w:del w:id="1411" w:author="The Si Tran" w:date="2012-12-11T21:24:00Z">
        <w:r w:rsidRPr="0095710D" w:rsidDel="00CA2190">
          <w:rPr>
            <w:sz w:val="32"/>
            <w:szCs w:val="32"/>
            <w:rPrChange w:id="1412" w:author="The Si Tran" w:date="2012-12-12T13:54:00Z">
              <w:rPr>
                <w:szCs w:val="26"/>
              </w:rPr>
            </w:rPrChange>
          </w:rPr>
          <w:delText>Chương 6: Kết quả thực nghiệm</w:delText>
        </w:r>
        <w:bookmarkStart w:id="1413" w:name="_Toc343083534"/>
        <w:bookmarkStart w:id="1414" w:name="_Toc343083748"/>
        <w:bookmarkStart w:id="1415" w:name="_Toc343083959"/>
        <w:bookmarkStart w:id="1416" w:name="_Toc343220718"/>
        <w:bookmarkStart w:id="1417" w:name="_Toc343232222"/>
        <w:bookmarkStart w:id="1418" w:name="_Toc343232635"/>
        <w:bookmarkStart w:id="1419" w:name="_Toc343232920"/>
        <w:bookmarkStart w:id="1420" w:name="_Toc343415425"/>
        <w:bookmarkStart w:id="1421" w:name="_Toc343415721"/>
        <w:bookmarkStart w:id="1422" w:name="_Toc343452380"/>
        <w:bookmarkStart w:id="1423" w:name="_Toc343461170"/>
        <w:bookmarkStart w:id="1424" w:name="_Toc343494057"/>
        <w:bookmarkStart w:id="1425" w:name="_Toc343494269"/>
        <w:bookmarkStart w:id="1426" w:name="_Toc343495042"/>
        <w:bookmarkStart w:id="1427" w:name="_Toc343660269"/>
        <w:bookmarkStart w:id="1428" w:name="_Toc343660483"/>
        <w:bookmarkStart w:id="1429" w:name="_Toc343711111"/>
        <w:bookmarkStart w:id="1430" w:name="_Toc343829075"/>
        <w:bookmarkStart w:id="1431" w:name="_Toc343831879"/>
        <w:bookmarkStart w:id="1432" w:name="_Toc343832248"/>
        <w:bookmarkStart w:id="1433" w:name="_Toc343832465"/>
        <w:bookmarkStart w:id="1434" w:name="_Toc343832682"/>
        <w:bookmarkStart w:id="1435" w:name="_Toc343837275"/>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del>
    </w:p>
    <w:p w14:paraId="1B3699D2" w14:textId="77777777" w:rsidR="004D65BA" w:rsidRPr="0095710D" w:rsidDel="00CA2190" w:rsidRDefault="004D65BA" w:rsidP="004D65BA">
      <w:pPr>
        <w:ind w:firstLine="720"/>
        <w:rPr>
          <w:del w:id="1436" w:author="The Si Tran" w:date="2012-12-11T21:24:00Z"/>
          <w:sz w:val="32"/>
          <w:szCs w:val="32"/>
          <w:rPrChange w:id="1437" w:author="The Si Tran" w:date="2012-12-12T13:54:00Z">
            <w:rPr>
              <w:del w:id="1438" w:author="The Si Tran" w:date="2012-12-11T21:24:00Z"/>
              <w:szCs w:val="26"/>
            </w:rPr>
          </w:rPrChange>
        </w:rPr>
      </w:pPr>
      <w:del w:id="1439" w:author="The Si Tran" w:date="2012-12-11T21:24:00Z">
        <w:r w:rsidRPr="0095710D" w:rsidDel="00CA2190">
          <w:rPr>
            <w:b/>
            <w:sz w:val="32"/>
            <w:szCs w:val="32"/>
            <w:rPrChange w:id="1440" w:author="The Si Tran" w:date="2012-12-12T13:54:00Z">
              <w:rPr>
                <w:b/>
                <w:szCs w:val="26"/>
              </w:rPr>
            </w:rPrChange>
          </w:rPr>
          <w:delText xml:space="preserve">Chương 7: </w:delText>
        </w:r>
        <w:r w:rsidRPr="0095710D" w:rsidDel="00CA2190">
          <w:rPr>
            <w:sz w:val="32"/>
            <w:szCs w:val="32"/>
            <w:rPrChange w:id="1441" w:author="The Si Tran" w:date="2012-12-12T13:54:00Z">
              <w:rPr>
                <w:szCs w:val="26"/>
              </w:rPr>
            </w:rPrChange>
          </w:rPr>
          <w:delText>Kết luận về kết quả đạt được và hướng phát triển tương lai.</w:delText>
        </w:r>
        <w:bookmarkStart w:id="1442" w:name="_Toc343083535"/>
        <w:bookmarkStart w:id="1443" w:name="_Toc343083749"/>
        <w:bookmarkStart w:id="1444" w:name="_Toc343083960"/>
        <w:bookmarkStart w:id="1445" w:name="_Toc343220719"/>
        <w:bookmarkStart w:id="1446" w:name="_Toc343232223"/>
        <w:bookmarkStart w:id="1447" w:name="_Toc343232636"/>
        <w:bookmarkStart w:id="1448" w:name="_Toc343232921"/>
        <w:bookmarkStart w:id="1449" w:name="_Toc343415426"/>
        <w:bookmarkStart w:id="1450" w:name="_Toc343415722"/>
        <w:bookmarkStart w:id="1451" w:name="_Toc343452381"/>
        <w:bookmarkStart w:id="1452" w:name="_Toc343461171"/>
        <w:bookmarkStart w:id="1453" w:name="_Toc343494058"/>
        <w:bookmarkStart w:id="1454" w:name="_Toc343494270"/>
        <w:bookmarkStart w:id="1455" w:name="_Toc343495043"/>
        <w:bookmarkStart w:id="1456" w:name="_Toc343660270"/>
        <w:bookmarkStart w:id="1457" w:name="_Toc343660484"/>
        <w:bookmarkStart w:id="1458" w:name="_Toc343711112"/>
        <w:bookmarkStart w:id="1459" w:name="_Toc343829076"/>
        <w:bookmarkStart w:id="1460" w:name="_Toc343831880"/>
        <w:bookmarkStart w:id="1461" w:name="_Toc343832249"/>
        <w:bookmarkStart w:id="1462" w:name="_Toc343832466"/>
        <w:bookmarkStart w:id="1463" w:name="_Toc343832683"/>
        <w:bookmarkStart w:id="1464" w:name="_Toc343837276"/>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del>
    </w:p>
    <w:p w14:paraId="18B7CEB5" w14:textId="77777777" w:rsidR="00AA4819" w:rsidRPr="0095710D" w:rsidDel="00726875" w:rsidRDefault="00AA4819" w:rsidP="004D65BA">
      <w:pPr>
        <w:ind w:firstLine="720"/>
        <w:rPr>
          <w:del w:id="1465" w:author="The Si Tran" w:date="2012-12-12T07:57:00Z"/>
          <w:sz w:val="32"/>
          <w:szCs w:val="32"/>
          <w:rPrChange w:id="1466" w:author="The Si Tran" w:date="2012-12-12T13:54:00Z">
            <w:rPr>
              <w:del w:id="1467" w:author="The Si Tran" w:date="2012-12-12T07:57:00Z"/>
              <w:szCs w:val="26"/>
            </w:rPr>
          </w:rPrChange>
        </w:rPr>
      </w:pPr>
      <w:bookmarkStart w:id="1468" w:name="_Toc343083536"/>
      <w:bookmarkStart w:id="1469" w:name="_Toc343083750"/>
      <w:bookmarkStart w:id="1470" w:name="_Toc343083961"/>
      <w:bookmarkStart w:id="1471" w:name="_Toc343220720"/>
      <w:bookmarkStart w:id="1472" w:name="_Toc343232224"/>
      <w:bookmarkStart w:id="1473" w:name="_Toc343232637"/>
      <w:bookmarkStart w:id="1474" w:name="_Toc343232922"/>
      <w:bookmarkStart w:id="1475" w:name="_Toc343415427"/>
      <w:bookmarkStart w:id="1476" w:name="_Toc343415723"/>
      <w:bookmarkStart w:id="1477" w:name="_Toc343452382"/>
      <w:bookmarkStart w:id="1478" w:name="_Toc343461172"/>
      <w:bookmarkStart w:id="1479" w:name="_Toc343494059"/>
      <w:bookmarkStart w:id="1480" w:name="_Toc343494271"/>
      <w:bookmarkStart w:id="1481" w:name="_Toc343495044"/>
      <w:bookmarkStart w:id="1482" w:name="_Toc343660271"/>
      <w:bookmarkStart w:id="1483" w:name="_Toc343660485"/>
      <w:bookmarkStart w:id="1484" w:name="_Toc343711113"/>
      <w:bookmarkStart w:id="1485" w:name="_Toc343829077"/>
      <w:bookmarkStart w:id="1486" w:name="_Toc343831881"/>
      <w:bookmarkStart w:id="1487" w:name="_Toc343832250"/>
      <w:bookmarkStart w:id="1488" w:name="_Toc343832467"/>
      <w:bookmarkStart w:id="1489" w:name="_Toc343832684"/>
      <w:bookmarkStart w:id="1490" w:name="_Toc34383727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p>
    <w:p w14:paraId="5E81A452" w14:textId="54F7A593" w:rsidR="00AA4819" w:rsidRDefault="00AA4819" w:rsidP="00AA4819">
      <w:pPr>
        <w:pStyle w:val="Heading1"/>
        <w:rPr>
          <w:ins w:id="1491" w:author="The Si Tran" w:date="2012-12-16T09:42:00Z"/>
        </w:rPr>
      </w:pPr>
      <w:del w:id="1492" w:author="superchickend" w:date="2012-12-16T14:57:00Z">
        <w:r w:rsidRPr="0095710D" w:rsidDel="007B33EC">
          <w:delText xml:space="preserve">: </w:delText>
        </w:r>
      </w:del>
      <w:del w:id="1493" w:author="The Si Tran" w:date="2012-12-12T13:53:00Z">
        <w:r w:rsidRPr="0095710D" w:rsidDel="007529B1">
          <w:delText>Chuỗi thời gian và các thành phần của chuỗi thời gian</w:delText>
        </w:r>
      </w:del>
      <w:bookmarkStart w:id="1494" w:name="_Toc343837278"/>
      <w:ins w:id="1495" w:author="The Si Tran" w:date="2012-12-12T13:53:00Z">
        <w:r w:rsidR="007529B1" w:rsidRPr="0095710D">
          <w:rPr>
            <w:rPrChange w:id="1496" w:author="The Si Tran" w:date="2012-12-12T13:54:00Z">
              <w:rPr>
                <w:rFonts w:cs="Times New Roman"/>
                <w:b w:val="0"/>
                <w:bCs w:val="0"/>
                <w:kern w:val="0"/>
                <w:sz w:val="26"/>
                <w:szCs w:val="26"/>
              </w:rPr>
            </w:rPrChange>
          </w:rPr>
          <w:t xml:space="preserve">CHUỖI THỜI GIAN VÀ CÁC THÀNH PHẦN </w:t>
        </w:r>
      </w:ins>
      <w:ins w:id="1497" w:author="The Si Tran" w:date="2012-12-12T13:54:00Z">
        <w:r w:rsidR="007529B1" w:rsidRPr="0095710D">
          <w:rPr>
            <w:rPrChange w:id="1498" w:author="The Si Tran" w:date="2012-12-12T13:54:00Z">
              <w:rPr>
                <w:rFonts w:cs="Times New Roman"/>
                <w:b w:val="0"/>
                <w:bCs w:val="0"/>
                <w:kern w:val="0"/>
                <w:sz w:val="26"/>
                <w:szCs w:val="26"/>
              </w:rPr>
            </w:rPrChange>
          </w:rPr>
          <w:t xml:space="preserve">CỦA </w:t>
        </w:r>
      </w:ins>
      <w:ins w:id="1499" w:author="The Si Tran" w:date="2012-12-12T13:53:00Z">
        <w:r w:rsidR="007529B1" w:rsidRPr="0095710D">
          <w:rPr>
            <w:rPrChange w:id="1500" w:author="The Si Tran" w:date="2012-12-12T13:54:00Z">
              <w:rPr>
                <w:rFonts w:cs="Times New Roman"/>
                <w:b w:val="0"/>
                <w:bCs w:val="0"/>
                <w:kern w:val="0"/>
                <w:sz w:val="26"/>
                <w:szCs w:val="26"/>
              </w:rPr>
            </w:rPrChange>
          </w:rPr>
          <w:t>CHUỖI THỜI GIAN</w:t>
        </w:r>
      </w:ins>
      <w:bookmarkEnd w:id="1494"/>
    </w:p>
    <w:p w14:paraId="3E498819" w14:textId="27792421" w:rsidR="00E231FB" w:rsidRPr="002F74DC" w:rsidRDefault="00E231FB">
      <w:pPr>
        <w:pPrChange w:id="1501" w:author="The Si Tran" w:date="2012-12-16T09:42:00Z">
          <w:pPr>
            <w:pStyle w:val="Heading1"/>
          </w:pPr>
        </w:pPrChange>
      </w:pPr>
      <w:ins w:id="1502" w:author="The Si Tran" w:date="2012-12-16T09:42:00Z">
        <w:r>
          <w:t>Trong chương này, chúng tôi sẽ giới thiệu các khái niệm cơ bản về chuỗi thời gian, các thành phần của chuỗi thời gian. Đồng thời, giới thiệu phương pháp để xác định các thành phần đó, cũng như các công cụ hỗ trợ cho quá trình phân tích</w:t>
        </w:r>
      </w:ins>
      <w:r w:rsidR="00330CA0">
        <w:t xml:space="preserve"> chuỗi thời gian</w:t>
      </w:r>
      <w:ins w:id="1503" w:author="The Si Tran" w:date="2012-12-16T09:42:00Z">
        <w:r>
          <w:t xml:space="preserve">. Mục đích là </w:t>
        </w:r>
      </w:ins>
      <w:r w:rsidR="00330CA0">
        <w:t>giúp</w:t>
      </w:r>
      <w:ins w:id="1504" w:author="The Si Tran" w:date="2012-12-16T09:42:00Z">
        <w:r>
          <w:t xml:space="preserve"> người đọc nắm được tổng quan về chuỗi dữ liệu thời gian, thành phần của chuỗi thời gian</w:t>
        </w:r>
      </w:ins>
      <w:r w:rsidR="00330CA0">
        <w:t xml:space="preserve"> và</w:t>
      </w:r>
      <w:ins w:id="1505" w:author="The Si Tran" w:date="2012-12-16T09:42:00Z">
        <w:r>
          <w:t xml:space="preserve"> cách xác định chúng. Từ đó, giúp người đọc có thể đưa ra những lựa chọn mô hình phù hợp cho kiểu chuỗi dữ liệu thời gian đó.</w:t>
        </w:r>
      </w:ins>
    </w:p>
    <w:p w14:paraId="2E89C694" w14:textId="77777777" w:rsidR="00AA4819" w:rsidRPr="0049233F" w:rsidRDefault="00AA4819" w:rsidP="00286C29">
      <w:pPr>
        <w:pStyle w:val="Heading2"/>
        <w:rPr>
          <w:rPrChange w:id="1506" w:author="The Si Tran" w:date="2012-12-05T23:02:00Z">
            <w:rPr/>
          </w:rPrChange>
        </w:rPr>
      </w:pPr>
      <w:bookmarkStart w:id="1507" w:name="_Toc343837279"/>
      <w:r w:rsidRPr="0049233F">
        <w:rPr>
          <w:rPrChange w:id="1508" w:author="The Si Tran" w:date="2012-12-05T23:02:00Z">
            <w:rPr>
              <w:iCs w:val="0"/>
              <w:kern w:val="32"/>
              <w:sz w:val="32"/>
              <w:szCs w:val="32"/>
            </w:rPr>
          </w:rPrChange>
        </w:rPr>
        <w:t>Chuỗi thời gian</w:t>
      </w:r>
      <w:bookmarkEnd w:id="1507"/>
      <w:del w:id="1509" w:author="The Si Tran" w:date="2012-12-11T21:05:00Z">
        <w:r w:rsidRPr="0049233F" w:rsidDel="006C2050">
          <w:rPr>
            <w:rPrChange w:id="1510" w:author="The Si Tran" w:date="2012-12-05T23:02:00Z">
              <w:rPr>
                <w:iCs w:val="0"/>
                <w:kern w:val="32"/>
                <w:sz w:val="32"/>
                <w:szCs w:val="32"/>
              </w:rPr>
            </w:rPrChange>
          </w:rPr>
          <w:delText>:</w:delText>
        </w:r>
      </w:del>
    </w:p>
    <w:p w14:paraId="7693E365" w14:textId="77777777" w:rsidR="00024D6E" w:rsidRPr="0049233F" w:rsidRDefault="00387D5F">
      <w:pPr>
        <w:rPr>
          <w:rPrChange w:id="1511" w:author="The Si Tran" w:date="2012-12-05T23:02:00Z">
            <w:rPr>
              <w:sz w:val="28"/>
              <w:szCs w:val="28"/>
            </w:rPr>
          </w:rPrChange>
        </w:rPr>
        <w:pPrChange w:id="1512" w:author="The Si Tran" w:date="2012-12-14T07:21:00Z">
          <w:pPr>
            <w:ind w:firstLine="720"/>
          </w:pPr>
        </w:pPrChange>
      </w:pPr>
      <w:r w:rsidRPr="0049233F">
        <w:rPr>
          <w:rPrChange w:id="1513" w:author="The Si Tran" w:date="2012-12-05T23:02:00Z">
            <w:rPr>
              <w:rFonts w:cs="Arial"/>
              <w:b/>
              <w:bCs/>
              <w:kern w:val="32"/>
              <w:sz w:val="28"/>
              <w:szCs w:val="28"/>
            </w:rPr>
          </w:rPrChange>
        </w:rPr>
        <w:t xml:space="preserve">Dữ liệu chuỗi thời gian </w:t>
      </w:r>
      <w:r w:rsidR="00024D6E" w:rsidRPr="0049233F">
        <w:rPr>
          <w:rPrChange w:id="1514" w:author="The Si Tran" w:date="2012-12-05T23:02:00Z">
            <w:rPr>
              <w:rFonts w:cs="Arial"/>
              <w:b/>
              <w:bCs/>
              <w:kern w:val="32"/>
              <w:sz w:val="28"/>
              <w:szCs w:val="28"/>
            </w:rPr>
          </w:rPrChange>
        </w:rPr>
        <w:t xml:space="preserve">là dữ liệu được </w:t>
      </w:r>
      <w:proofErr w:type="gramStart"/>
      <w:r w:rsidR="00024D6E" w:rsidRPr="0049233F">
        <w:rPr>
          <w:rPrChange w:id="1515" w:author="The Si Tran" w:date="2012-12-05T23:02:00Z">
            <w:rPr>
              <w:rFonts w:cs="Arial"/>
              <w:b/>
              <w:bCs/>
              <w:kern w:val="32"/>
              <w:sz w:val="28"/>
              <w:szCs w:val="28"/>
            </w:rPr>
          </w:rPrChange>
        </w:rPr>
        <w:t>thu</w:t>
      </w:r>
      <w:proofErr w:type="gramEnd"/>
      <w:r w:rsidR="00024D6E" w:rsidRPr="0049233F">
        <w:rPr>
          <w:rPrChange w:id="1516" w:author="The Si Tran" w:date="2012-12-05T23:02:00Z">
            <w:rPr>
              <w:rFonts w:cs="Arial"/>
              <w:b/>
              <w:bCs/>
              <w:kern w:val="32"/>
              <w:sz w:val="28"/>
              <w:szCs w:val="28"/>
            </w:rPr>
          </w:rPrChange>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00024D6E" w:rsidRPr="0049233F">
        <w:rPr>
          <w:rPrChange w:id="1517" w:author="The Si Tran" w:date="2012-12-05T23:02:00Z">
            <w:rPr>
              <w:rFonts w:cs="Arial"/>
              <w:b/>
              <w:bCs/>
              <w:kern w:val="32"/>
              <w:sz w:val="28"/>
              <w:szCs w:val="28"/>
            </w:rPr>
          </w:rPrChange>
        </w:rPr>
        <w:t>theo</w:t>
      </w:r>
      <w:proofErr w:type="gramEnd"/>
      <w:r w:rsidR="00024D6E" w:rsidRPr="0049233F">
        <w:rPr>
          <w:rPrChange w:id="1518" w:author="The Si Tran" w:date="2012-12-05T23:02:00Z">
            <w:rPr>
              <w:rFonts w:cs="Arial"/>
              <w:b/>
              <w:bCs/>
              <w:kern w:val="32"/>
              <w:sz w:val="28"/>
              <w:szCs w:val="28"/>
            </w:rPr>
          </w:rPrChange>
        </w:rPr>
        <w:t xml:space="preserve"> từng năm, hay số lượng hàng hóa đã bán được của một siêu thị được lưu trữ theo từng quý là các dữ liệu chuỗi thời gian.</w:t>
      </w:r>
    </w:p>
    <w:p w14:paraId="22878C69" w14:textId="7D3DE245" w:rsidR="00024D6E" w:rsidRPr="0049233F" w:rsidDel="00011A74" w:rsidRDefault="00024D6E">
      <w:pPr>
        <w:rPr>
          <w:del w:id="1519" w:author="The Si Tran" w:date="2012-12-14T07:21:00Z"/>
          <w:rPrChange w:id="1520" w:author="The Si Tran" w:date="2012-12-05T23:02:00Z">
            <w:rPr>
              <w:del w:id="1521" w:author="The Si Tran" w:date="2012-12-14T07:21:00Z"/>
              <w:sz w:val="28"/>
              <w:szCs w:val="28"/>
            </w:rPr>
          </w:rPrChange>
        </w:rPr>
        <w:pPrChange w:id="1522" w:author="The Si Tran" w:date="2012-12-14T07:21:00Z">
          <w:pPr>
            <w:ind w:firstLine="720"/>
          </w:pPr>
        </w:pPrChange>
      </w:pPr>
      <w:del w:id="1523" w:author="The Si Tran" w:date="2012-12-14T04:19:00Z">
        <w:r w:rsidRPr="0049233F" w:rsidDel="00454557">
          <w:rPr>
            <w:rPrChange w:id="1524" w:author="The Si Tran" w:date="2012-12-05T23:02:00Z">
              <w:rPr>
                <w:rFonts w:cs="Arial"/>
                <w:b/>
                <w:bCs/>
                <w:kern w:val="32"/>
                <w:sz w:val="28"/>
                <w:szCs w:val="28"/>
              </w:rPr>
            </w:rPrChange>
          </w:rPr>
          <w:tab/>
        </w:r>
      </w:del>
      <w:r w:rsidRPr="0049233F">
        <w:rPr>
          <w:rPrChange w:id="1525" w:author="The Si Tran" w:date="2012-12-05T23:02:00Z">
            <w:rPr>
              <w:rFonts w:cs="Arial"/>
              <w:b/>
              <w:bCs/>
              <w:kern w:val="32"/>
              <w:sz w:val="28"/>
              <w:szCs w:val="28"/>
            </w:rPr>
          </w:rPrChange>
        </w:rPr>
        <w:t xml:space="preserve">Ta </w:t>
      </w:r>
      <w:r w:rsidR="005C2C13" w:rsidRPr="0049233F">
        <w:rPr>
          <w:rPrChange w:id="1526" w:author="The Si Tran" w:date="2012-12-05T23:02:00Z">
            <w:rPr>
              <w:rFonts w:cs="Arial"/>
              <w:b/>
              <w:bCs/>
              <w:kern w:val="32"/>
              <w:sz w:val="28"/>
              <w:szCs w:val="28"/>
            </w:rPr>
          </w:rPrChange>
        </w:rPr>
        <w:t xml:space="preserve">thường </w:t>
      </w:r>
      <w:r w:rsidRPr="0049233F">
        <w:rPr>
          <w:rPrChange w:id="1527" w:author="The Si Tran" w:date="2012-12-05T23:02:00Z">
            <w:rPr>
              <w:rFonts w:cs="Arial"/>
              <w:b/>
              <w:bCs/>
              <w:kern w:val="32"/>
              <w:sz w:val="28"/>
              <w:szCs w:val="28"/>
            </w:rPr>
          </w:rPrChange>
        </w:rPr>
        <w:t xml:space="preserve">ký kiệu chuỗi thời gian là </w:t>
      </w:r>
      <w:ins w:id="1528"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529" w:author="The Si Tran" w:date="2012-12-06T03:50:00Z">
        <w:r w:rsidRPr="0049233F" w:rsidDel="00C16A39">
          <w:rPr>
            <w:rPrChange w:id="1530" w:author="The Si Tran" w:date="2012-12-05T23:02:00Z">
              <w:rPr>
                <w:rFonts w:cs="Arial"/>
                <w:b/>
                <w:bCs/>
                <w:kern w:val="32"/>
                <w:sz w:val="28"/>
                <w:szCs w:val="28"/>
              </w:rPr>
            </w:rPrChange>
          </w:rPr>
          <w:delText>{X</w:delText>
        </w:r>
        <w:r w:rsidRPr="0049233F" w:rsidDel="00C16A39">
          <w:rPr>
            <w:vertAlign w:val="subscript"/>
            <w:rPrChange w:id="1531" w:author="The Si Tran" w:date="2012-12-05T23:02:00Z">
              <w:rPr>
                <w:rFonts w:cs="Arial"/>
                <w:b/>
                <w:bCs/>
                <w:kern w:val="32"/>
                <w:sz w:val="28"/>
                <w:szCs w:val="28"/>
                <w:vertAlign w:val="subscript"/>
              </w:rPr>
            </w:rPrChange>
          </w:rPr>
          <w:delText>t</w:delText>
        </w:r>
        <w:r w:rsidRPr="0049233F" w:rsidDel="00C16A39">
          <w:rPr>
            <w:rPrChange w:id="1532" w:author="The Si Tran" w:date="2012-12-05T23:02:00Z">
              <w:rPr>
                <w:rFonts w:cs="Arial"/>
                <w:b/>
                <w:bCs/>
                <w:kern w:val="32"/>
                <w:sz w:val="28"/>
                <w:szCs w:val="28"/>
              </w:rPr>
            </w:rPrChange>
          </w:rPr>
          <w:delText>}</w:delText>
        </w:r>
      </w:del>
      <w:r w:rsidRPr="0049233F">
        <w:rPr>
          <w:rPrChange w:id="1533" w:author="The Si Tran" w:date="2012-12-05T23:02:00Z">
            <w:rPr>
              <w:rFonts w:cs="Arial"/>
              <w:b/>
              <w:bCs/>
              <w:kern w:val="32"/>
              <w:sz w:val="28"/>
              <w:szCs w:val="28"/>
            </w:rPr>
          </w:rPrChange>
        </w:rPr>
        <w:t xml:space="preserve"> với </w:t>
      </w:r>
      <w:ins w:id="1534" w:author="The Si Tran" w:date="2012-12-06T03:50:00Z">
        <m:oMath>
          <m:r>
            <w:rPr>
              <w:rFonts w:ascii="Cambria Math" w:hAnsi="Cambria Math"/>
            </w:rPr>
            <m:t>t</m:t>
          </m:r>
        </m:oMath>
      </w:ins>
      <w:del w:id="1535" w:author="The Si Tran" w:date="2012-12-06T03:50:00Z">
        <w:r w:rsidRPr="0049233F" w:rsidDel="00C16A39">
          <w:rPr>
            <w:rPrChange w:id="1536" w:author="The Si Tran" w:date="2012-12-05T23:02:00Z">
              <w:rPr>
                <w:rFonts w:cs="Arial"/>
                <w:b/>
                <w:bCs/>
                <w:kern w:val="32"/>
                <w:sz w:val="28"/>
                <w:szCs w:val="28"/>
              </w:rPr>
            </w:rPrChange>
          </w:rPr>
          <w:delText>t</w:delText>
        </w:r>
      </w:del>
      <w:r w:rsidRPr="0049233F">
        <w:rPr>
          <w:rPrChange w:id="1537" w:author="The Si Tran" w:date="2012-12-05T23:02:00Z">
            <w:rPr>
              <w:rFonts w:cs="Arial"/>
              <w:b/>
              <w:bCs/>
              <w:kern w:val="32"/>
              <w:sz w:val="28"/>
              <w:szCs w:val="28"/>
            </w:rPr>
          </w:rPrChange>
        </w:rPr>
        <w:t xml:space="preserve"> là các số tự nhiên. </w:t>
      </w:r>
      <m:oMath>
        <m:sSub>
          <m:sSubPr>
            <m:ctrlPr>
              <w:ins w:id="1538" w:author="The Si Tran" w:date="2012-12-06T03:50:00Z">
                <w:rPr>
                  <w:rFonts w:ascii="Cambria Math" w:hAnsi="Cambria Math"/>
                  <w:i/>
                </w:rPr>
              </w:ins>
            </m:ctrlPr>
          </m:sSubPr>
          <m:e>
            <w:ins w:id="1539" w:author="The Si Tran" w:date="2012-12-06T03:50:00Z">
              <m:r>
                <w:rPr>
                  <w:rFonts w:ascii="Cambria Math" w:hAnsi="Cambria Math"/>
                </w:rPr>
                <m:t>X</m:t>
              </m:r>
            </w:ins>
          </m:e>
          <m:sub>
            <w:ins w:id="1540" w:author="The Si Tran" w:date="2012-12-06T03:50:00Z">
              <m:r>
                <w:rPr>
                  <w:rFonts w:ascii="Cambria Math" w:hAnsi="Cambria Math"/>
                </w:rPr>
                <m:t>t</m:t>
              </m:r>
            </w:ins>
          </m:sub>
        </m:sSub>
      </m:oMath>
      <w:ins w:id="1541" w:author="The Si Tran" w:date="2012-12-06T03:50:00Z">
        <w:r w:rsidR="00C16A39">
          <w:t xml:space="preserve"> </w:t>
        </w:r>
      </w:ins>
      <w:del w:id="1542" w:author="The Si Tran" w:date="2012-12-06T03:50:00Z">
        <w:r w:rsidRPr="0049233F" w:rsidDel="00C16A39">
          <w:rPr>
            <w:rPrChange w:id="1543" w:author="The Si Tran" w:date="2012-12-05T23:02:00Z">
              <w:rPr>
                <w:rFonts w:cs="Arial"/>
                <w:b/>
                <w:bCs/>
                <w:kern w:val="32"/>
                <w:sz w:val="28"/>
                <w:szCs w:val="28"/>
              </w:rPr>
            </w:rPrChange>
          </w:rPr>
          <w:delText>X</w:delText>
        </w:r>
        <w:r w:rsidRPr="0049233F" w:rsidDel="00C16A39">
          <w:rPr>
            <w:vertAlign w:val="subscript"/>
            <w:rPrChange w:id="1544" w:author="The Si Tran" w:date="2012-12-05T23:02:00Z">
              <w:rPr>
                <w:rFonts w:cs="Arial"/>
                <w:b/>
                <w:bCs/>
                <w:kern w:val="32"/>
                <w:sz w:val="28"/>
                <w:szCs w:val="28"/>
                <w:vertAlign w:val="subscript"/>
              </w:rPr>
            </w:rPrChange>
          </w:rPr>
          <w:delText>t</w:delText>
        </w:r>
        <w:r w:rsidRPr="0049233F" w:rsidDel="00C16A39">
          <w:rPr>
            <w:rPrChange w:id="1545" w:author="The Si Tran" w:date="2012-12-05T23:02:00Z">
              <w:rPr>
                <w:rFonts w:cs="Arial"/>
                <w:b/>
                <w:bCs/>
                <w:kern w:val="32"/>
                <w:sz w:val="28"/>
                <w:szCs w:val="28"/>
              </w:rPr>
            </w:rPrChange>
          </w:rPr>
          <w:delText xml:space="preserve"> </w:delText>
        </w:r>
      </w:del>
      <w:proofErr w:type="gramStart"/>
      <w:r w:rsidRPr="0049233F">
        <w:rPr>
          <w:rPrChange w:id="1546" w:author="The Si Tran" w:date="2012-12-05T23:02:00Z">
            <w:rPr>
              <w:rFonts w:cs="Arial"/>
              <w:b/>
              <w:bCs/>
              <w:kern w:val="32"/>
              <w:sz w:val="28"/>
              <w:szCs w:val="28"/>
            </w:rPr>
          </w:rPrChange>
        </w:rPr>
        <w:t>là</w:t>
      </w:r>
      <w:proofErr w:type="gramEnd"/>
      <w:r w:rsidRPr="0049233F">
        <w:rPr>
          <w:rPrChange w:id="1547" w:author="The Si Tran" w:date="2012-12-05T23:02:00Z">
            <w:rPr>
              <w:rFonts w:cs="Arial"/>
              <w:b/>
              <w:bCs/>
              <w:kern w:val="32"/>
              <w:sz w:val="28"/>
              <w:szCs w:val="28"/>
            </w:rPr>
          </w:rPrChange>
        </w:rPr>
        <w:t xml:space="preserve"> các biến ngẫu nhiên rút ra từ một phân bố xác suấ</w:t>
      </w:r>
      <w:r w:rsidR="0084788B">
        <w:t>t nào đó. Hình 2.1</w:t>
      </w:r>
      <w:r w:rsidRPr="0049233F">
        <w:rPr>
          <w:rPrChange w:id="1548" w:author="The Si Tran" w:date="2012-12-05T23:02:00Z">
            <w:rPr>
              <w:rFonts w:cs="Arial"/>
              <w:b/>
              <w:bCs/>
              <w:kern w:val="32"/>
              <w:sz w:val="28"/>
              <w:szCs w:val="28"/>
            </w:rPr>
          </w:rPrChange>
        </w:rPr>
        <w:t xml:space="preserve"> là một ví dụ về chuỗi thời gian, số hành khách đặt ch</w:t>
      </w:r>
      <w:r w:rsidR="0084788B">
        <w:t>ỗ</w:t>
      </w:r>
      <w:r w:rsidRPr="0049233F">
        <w:rPr>
          <w:rPrChange w:id="1549" w:author="The Si Tran" w:date="2012-12-05T23:02:00Z">
            <w:rPr>
              <w:rFonts w:cs="Arial"/>
              <w:b/>
              <w:bCs/>
              <w:kern w:val="32"/>
              <w:sz w:val="28"/>
              <w:szCs w:val="28"/>
            </w:rPr>
          </w:rPrChange>
        </w:rPr>
        <w:t xml:space="preserve"> hàng tháng của hãng </w:t>
      </w:r>
      <w:r w:rsidR="005C2C13" w:rsidRPr="0049233F">
        <w:rPr>
          <w:rPrChange w:id="1550" w:author="The Si Tran" w:date="2012-12-05T23:02:00Z">
            <w:rPr>
              <w:rFonts w:cs="Arial"/>
              <w:b/>
              <w:bCs/>
              <w:kern w:val="32"/>
              <w:sz w:val="28"/>
              <w:szCs w:val="28"/>
            </w:rPr>
          </w:rPrChange>
        </w:rPr>
        <w:t xml:space="preserve">hàng không </w:t>
      </w:r>
      <w:r w:rsidRPr="0049233F">
        <w:rPr>
          <w:rPrChange w:id="1551" w:author="The Si Tran" w:date="2012-12-05T23:02:00Z">
            <w:rPr>
              <w:rFonts w:cs="Arial"/>
              <w:b/>
              <w:bCs/>
              <w:kern w:val="32"/>
              <w:sz w:val="28"/>
              <w:szCs w:val="28"/>
            </w:rPr>
          </w:rPrChange>
        </w:rPr>
        <w:t>Pan Am</w:t>
      </w:r>
      <w:r w:rsidR="005C2C13" w:rsidRPr="0049233F">
        <w:rPr>
          <w:rPrChange w:id="1552"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553" w:author="The Si Tran" w:date="2012-12-05T23:02:00Z">
            <w:rPr>
              <w:sz w:val="28"/>
              <w:szCs w:val="28"/>
            </w:rPr>
          </w:rPrChange>
        </w:rPr>
      </w:pPr>
    </w:p>
    <w:p w14:paraId="5045DE3A" w14:textId="77777777" w:rsidR="009526E2" w:rsidRPr="009531AA" w:rsidRDefault="00024D6E" w:rsidP="00BB708B">
      <w:pPr>
        <w:pStyle w:val="Canhgiua"/>
        <w:rPr>
          <w:rPrChange w:id="1554" w:author="The Si Tran" w:date="2012-12-11T23:14:00Z">
            <w:rPr>
              <w:sz w:val="28"/>
              <w:szCs w:val="28"/>
            </w:rPr>
          </w:rPrChange>
        </w:rPr>
        <w:pPrChange w:id="1555" w:author="The Si Tran" w:date="2012-12-16T16:45:00Z">
          <w:pPr/>
        </w:pPrChange>
      </w:pPr>
      <w:r w:rsidRPr="00BB708B">
        <w:rPr>
          <w:rPrChange w:id="1556" w:author="Unknown">
            <w:rPr>
              <w:rFonts w:cs="Arial"/>
              <w:b/>
              <w:bCs/>
              <w:noProof/>
              <w:kern w:val="32"/>
              <w:sz w:val="28"/>
              <w:szCs w:val="28"/>
            </w:rPr>
          </w:rPrChange>
        </w:rPr>
        <w:drawing>
          <wp:inline distT="0" distB="0" distL="0" distR="0" wp14:anchorId="3BED6EB7" wp14:editId="44920DF7">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032D83" w:rsidDel="00011A74" w:rsidRDefault="00024D6E">
      <w:pPr>
        <w:pStyle w:val="Hinh"/>
        <w:rPr>
          <w:del w:id="1557" w:author="The Si Tran" w:date="2012-12-14T07:21:00Z"/>
        </w:rPr>
        <w:pPrChange w:id="1558" w:author="The Si Tran" w:date="2012-12-16T16:45:00Z">
          <w:pPr>
            <w:pStyle w:val="Caption"/>
            <w:ind w:firstLine="540"/>
          </w:pPr>
        </w:pPrChange>
      </w:pPr>
      <w:bookmarkStart w:id="1559" w:name="_Toc312142075"/>
      <w:bookmarkStart w:id="1560" w:name="_Toc343029950"/>
      <w:bookmarkStart w:id="1561" w:name="_Toc343837442"/>
      <w:r w:rsidRPr="00454DCE">
        <w:rPr>
          <w:rPrChange w:id="1562" w:author="The Si Tran" w:date="2012-12-16T16:45:00Z">
            <w:rPr>
              <w:sz w:val="28"/>
              <w:szCs w:val="28"/>
            </w:rPr>
          </w:rPrChange>
        </w:rPr>
        <w:t xml:space="preserve">Hình </w:t>
      </w:r>
      <w:del w:id="1563" w:author="The Si Tran" w:date="2012-12-11T23:15:00Z">
        <w:r w:rsidRPr="00454DCE" w:rsidDel="005F761D">
          <w:rPr>
            <w:rPrChange w:id="1564" w:author="The Si Tran" w:date="2012-12-16T16:45:00Z">
              <w:rPr>
                <w:sz w:val="28"/>
                <w:szCs w:val="28"/>
              </w:rPr>
            </w:rPrChange>
          </w:rPr>
          <w:fldChar w:fldCharType="begin"/>
        </w:r>
        <w:r w:rsidRPr="00454DCE" w:rsidDel="005F761D">
          <w:rPr>
            <w:rPrChange w:id="1565" w:author="The Si Tran" w:date="2012-12-16T16:45:00Z">
              <w:rPr>
                <w:sz w:val="28"/>
                <w:szCs w:val="28"/>
              </w:rPr>
            </w:rPrChange>
          </w:rPr>
          <w:delInstrText xml:space="preserve"> SEQ Hình \* ARABIC </w:delInstrText>
        </w:r>
        <w:r w:rsidRPr="00454DCE" w:rsidDel="005F761D">
          <w:rPr>
            <w:rPrChange w:id="1566" w:author="The Si Tran" w:date="2012-12-16T16:45:00Z">
              <w:rPr>
                <w:sz w:val="28"/>
                <w:szCs w:val="28"/>
              </w:rPr>
            </w:rPrChange>
          </w:rPr>
          <w:fldChar w:fldCharType="separate"/>
        </w:r>
        <w:r w:rsidRPr="00454DCE" w:rsidDel="005F761D">
          <w:rPr>
            <w:rPrChange w:id="1567" w:author="The Si Tran" w:date="2012-12-16T16:45:00Z">
              <w:rPr>
                <w:noProof/>
                <w:sz w:val="28"/>
                <w:szCs w:val="28"/>
              </w:rPr>
            </w:rPrChange>
          </w:rPr>
          <w:delText>1</w:delText>
        </w:r>
        <w:r w:rsidRPr="00454DCE" w:rsidDel="005F761D">
          <w:rPr>
            <w:rPrChange w:id="1568" w:author="The Si Tran" w:date="2012-12-16T16:45:00Z">
              <w:rPr>
                <w:sz w:val="28"/>
                <w:szCs w:val="28"/>
              </w:rPr>
            </w:rPrChange>
          </w:rPr>
          <w:fldChar w:fldCharType="end"/>
        </w:r>
      </w:del>
      <w:ins w:id="1569" w:author="The Si Tran" w:date="2012-12-11T23:15:00Z">
        <w:r w:rsidR="005F761D" w:rsidRPr="00032D83">
          <w:rPr>
            <w:bCs w:val="0"/>
          </w:rPr>
          <w:t>2</w:t>
        </w:r>
      </w:ins>
      <w:ins w:id="1570" w:author="The Si Tran" w:date="2012-12-11T23:13:00Z">
        <w:r w:rsidR="00FD0D9E" w:rsidRPr="00032D83">
          <w:rPr>
            <w:bCs w:val="0"/>
          </w:rPr>
          <w:t>.1</w:t>
        </w:r>
      </w:ins>
      <w:ins w:id="1571" w:author="The Si Tran" w:date="2012-12-14T04:07:00Z">
        <w:r w:rsidR="00C409EE" w:rsidRPr="006D6C8D">
          <w:t>:</w:t>
        </w:r>
      </w:ins>
      <w:r w:rsidRPr="00454DCE">
        <w:rPr>
          <w:rPrChange w:id="1572" w:author="The Si Tran" w:date="2012-12-16T16:45:00Z">
            <w:rPr>
              <w:sz w:val="28"/>
              <w:szCs w:val="28"/>
            </w:rPr>
          </w:rPrChange>
        </w:rPr>
        <w:t xml:space="preserve"> Số khách hàng đặt chỗ hàng tháng của hãng Pan Am</w:t>
      </w:r>
      <w:bookmarkEnd w:id="1559"/>
      <w:bookmarkEnd w:id="1560"/>
      <w:bookmarkEnd w:id="1561"/>
    </w:p>
    <w:p w14:paraId="6148F770" w14:textId="77777777" w:rsidR="00024D6E" w:rsidRPr="0049233F" w:rsidRDefault="00024D6E">
      <w:pPr>
        <w:pStyle w:val="Hinh"/>
        <w:rPr>
          <w:rPrChange w:id="1573" w:author="The Si Tran" w:date="2012-12-05T23:02:00Z">
            <w:rPr>
              <w:sz w:val="28"/>
              <w:szCs w:val="28"/>
            </w:rPr>
          </w:rPrChange>
        </w:rPr>
        <w:pPrChange w:id="1574" w:author="The Si Tran" w:date="2012-12-16T16:45:00Z">
          <w:pPr/>
        </w:pPrChange>
      </w:pPr>
    </w:p>
    <w:p w14:paraId="47496638" w14:textId="303FCD55" w:rsidR="0080635D" w:rsidRPr="0049233F" w:rsidRDefault="0080635D">
      <w:pPr>
        <w:rPr>
          <w:rPrChange w:id="1575" w:author="The Si Tran" w:date="2012-12-05T23:02:00Z">
            <w:rPr>
              <w:sz w:val="28"/>
              <w:szCs w:val="28"/>
            </w:rPr>
          </w:rPrChange>
        </w:rPr>
        <w:pPrChange w:id="1576" w:author="The Si Tran" w:date="2012-12-14T07:21:00Z">
          <w:pPr>
            <w:ind w:firstLine="720"/>
          </w:pPr>
        </w:pPrChange>
      </w:pPr>
      <w:del w:id="1577" w:author="The Si Tran" w:date="2012-12-14T04:19:00Z">
        <w:r w:rsidRPr="0049233F" w:rsidDel="00454557">
          <w:rPr>
            <w:rPrChange w:id="1578" w:author="The Si Tran" w:date="2012-12-05T23:02:00Z">
              <w:rPr>
                <w:b/>
                <w:bCs/>
                <w:sz w:val="28"/>
                <w:szCs w:val="28"/>
              </w:rPr>
            </w:rPrChange>
          </w:rPr>
          <w:lastRenderedPageBreak/>
          <w:tab/>
        </w:r>
      </w:del>
      <w:r w:rsidRPr="0049233F">
        <w:rPr>
          <w:rPrChange w:id="1579" w:author="The Si Tran" w:date="2012-12-05T23:02:00Z">
            <w:rPr>
              <w:b/>
              <w:bCs/>
              <w:sz w:val="28"/>
              <w:szCs w:val="28"/>
            </w:rPr>
          </w:rPrChange>
        </w:rPr>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w:t>
      </w:r>
      <w:proofErr w:type="gramStart"/>
      <w:r w:rsidRPr="0049233F">
        <w:rPr>
          <w:rPrChange w:id="1580" w:author="The Si Tran" w:date="2012-12-05T23:02:00Z">
            <w:rPr>
              <w:b/>
              <w:bCs/>
              <w:sz w:val="28"/>
              <w:szCs w:val="28"/>
            </w:rPr>
          </w:rPrChange>
        </w:rPr>
        <w:t>chu</w:t>
      </w:r>
      <w:proofErr w:type="gramEnd"/>
      <w:r w:rsidRPr="0049233F">
        <w:rPr>
          <w:rPrChange w:id="1581" w:author="The Si Tran" w:date="2012-12-05T23:02:00Z">
            <w:rPr>
              <w:b/>
              <w:bCs/>
              <w:sz w:val="28"/>
              <w:szCs w:val="28"/>
            </w:rPr>
          </w:rPrChange>
        </w:rPr>
        <w:t xml:space="preserve"> kỳ, thành phầ</w:t>
      </w:r>
      <w:r w:rsidR="00E51BBD">
        <w:t>n mùa và</w:t>
      </w:r>
      <w:r w:rsidRPr="0049233F">
        <w:rPr>
          <w:rPrChange w:id="1582" w:author="The Si Tran" w:date="2012-12-05T23:02:00Z">
            <w:rPr>
              <w:b/>
              <w:bCs/>
              <w:sz w:val="28"/>
              <w:szCs w:val="28"/>
            </w:rPr>
          </w:rPrChange>
        </w:rPr>
        <w:t xml:space="preserve"> bất qui tắc </w:t>
      </w:r>
      <w:r w:rsidR="00F518BC" w:rsidRPr="0049233F">
        <w:rPr>
          <w:rPrChange w:id="1583" w:author="The Si Tran" w:date="2012-12-05T23:02:00Z">
            <w:rPr>
              <w:b/>
              <w:bCs/>
              <w:sz w:val="28"/>
              <w:szCs w:val="28"/>
            </w:rPr>
          </w:rPrChange>
        </w:rPr>
        <w:fldChar w:fldCharType="begin"/>
      </w:r>
      <w:r w:rsidR="00F518BC" w:rsidRPr="0049233F">
        <w:rPr>
          <w:rPrChange w:id="1584" w:author="The Si Tran" w:date="2012-12-05T23:02:00Z">
            <w:rPr>
              <w:b/>
              <w:bCs/>
              <w:sz w:val="28"/>
              <w:szCs w:val="28"/>
            </w:rPr>
          </w:rPrChange>
        </w:rPr>
        <w:instrText xml:space="preserve"> REF  Bussiness_forecasting_book </w:instrText>
      </w:r>
      <w:r w:rsidR="00E50A9B" w:rsidRPr="0049233F">
        <w:instrText xml:space="preserve"> \* MERGEFORMAT </w:instrText>
      </w:r>
      <w:r w:rsidR="00F518BC" w:rsidRPr="0049233F">
        <w:rPr>
          <w:rPrChange w:id="1585" w:author="The Si Tran" w:date="2012-12-05T23:02:00Z">
            <w:rPr>
              <w:b/>
              <w:bCs/>
              <w:sz w:val="28"/>
              <w:szCs w:val="28"/>
            </w:rPr>
          </w:rPrChange>
        </w:rPr>
        <w:fldChar w:fldCharType="end"/>
      </w:r>
    </w:p>
    <w:p w14:paraId="65E346B6" w14:textId="17F9BC19" w:rsidR="001F017F" w:rsidRPr="006A5AA2" w:rsidRDefault="00F518BC">
      <w:pPr>
        <w:pStyle w:val="BuletL1"/>
        <w:rPr>
          <w:rPrChange w:id="1586" w:author="The Si Tran" w:date="2012-12-14T04:05:00Z">
            <w:rPr>
              <w:sz w:val="28"/>
              <w:szCs w:val="28"/>
            </w:rPr>
          </w:rPrChange>
        </w:rPr>
        <w:pPrChange w:id="1587" w:author="The Si Tran" w:date="2012-12-16T10:07:00Z">
          <w:pPr>
            <w:pStyle w:val="ListParagraph"/>
            <w:numPr>
              <w:numId w:val="12"/>
            </w:numPr>
            <w:ind w:left="900" w:hanging="360"/>
          </w:pPr>
        </w:pPrChange>
      </w:pPr>
      <w:r w:rsidRPr="006A5AA2">
        <w:rPr>
          <w:rPrChange w:id="1588" w:author="The Si Tran" w:date="2012-12-14T04:05:00Z">
            <w:rPr>
              <w:rFonts w:eastAsiaTheme="minorHAnsi"/>
              <w:b/>
              <w:bCs/>
              <w:sz w:val="28"/>
              <w:szCs w:val="28"/>
            </w:rPr>
          </w:rPrChange>
        </w:rPr>
        <w:t>Thành phần</w:t>
      </w:r>
      <w:r w:rsidR="001F017F" w:rsidRPr="006A5AA2">
        <w:rPr>
          <w:rPrChange w:id="1589" w:author="The Si Tran" w:date="2012-12-14T04:05:00Z">
            <w:rPr>
              <w:rFonts w:eastAsiaTheme="minorHAnsi"/>
              <w:b/>
              <w:bCs/>
              <w:sz w:val="28"/>
              <w:szCs w:val="28"/>
            </w:rPr>
          </w:rPrChange>
        </w:rPr>
        <w:t xml:space="preserve"> xu hướ</w:t>
      </w:r>
      <w:r w:rsidRPr="006A5AA2">
        <w:rPr>
          <w:rPrChange w:id="1590" w:author="The Si Tran" w:date="2012-12-14T04:05:00Z">
            <w:rPr>
              <w:rFonts w:eastAsiaTheme="minorHAnsi"/>
              <w:b/>
              <w:bCs/>
              <w:sz w:val="28"/>
              <w:szCs w:val="28"/>
            </w:rPr>
          </w:rPrChange>
        </w:rPr>
        <w:t>ng (trend)</w:t>
      </w:r>
      <w:r w:rsidR="00246F0B">
        <w:t>: C</w:t>
      </w:r>
      <w:r w:rsidR="001F017F" w:rsidRPr="006A5AA2">
        <w:rPr>
          <w:rPrChange w:id="1591" w:author="The Si Tran" w:date="2012-12-14T04:05:00Z">
            <w:rPr>
              <w:rFonts w:eastAsiaTheme="minorHAnsi"/>
              <w:b/>
              <w:bCs/>
              <w:sz w:val="28"/>
              <w:szCs w:val="28"/>
            </w:rPr>
          </w:rPrChange>
        </w:rPr>
        <w:t>huỗi dữ liệu quan sát tăng hoặc giảm trong suốt thời đoạn quan sát</w:t>
      </w:r>
      <w:r w:rsidR="00962369" w:rsidRPr="006A5AA2">
        <w:rPr>
          <w:rPrChange w:id="1592" w:author="The Si Tran" w:date="2012-12-14T04:05:00Z">
            <w:rPr>
              <w:rFonts w:eastAsiaTheme="minorHAnsi"/>
              <w:b/>
              <w:bCs/>
              <w:sz w:val="28"/>
              <w:szCs w:val="28"/>
            </w:rPr>
          </w:rPrChange>
        </w:rPr>
        <w:t>. Đây là thành phần dài hạn (long term)</w:t>
      </w:r>
      <w:r w:rsidR="001F017F" w:rsidRPr="006A5AA2">
        <w:rPr>
          <w:rPrChange w:id="1593"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328665F5" w:rsidR="001F017F" w:rsidRPr="006A5AA2" w:rsidRDefault="00F518BC">
      <w:pPr>
        <w:pStyle w:val="BuletL1"/>
        <w:rPr>
          <w:rPrChange w:id="1594" w:author="The Si Tran" w:date="2012-12-14T04:05:00Z">
            <w:rPr>
              <w:sz w:val="28"/>
              <w:szCs w:val="28"/>
            </w:rPr>
          </w:rPrChange>
        </w:rPr>
        <w:pPrChange w:id="1595" w:author="The Si Tran" w:date="2012-12-16T10:07:00Z">
          <w:pPr>
            <w:pStyle w:val="ListParagraph"/>
            <w:numPr>
              <w:numId w:val="12"/>
            </w:numPr>
            <w:ind w:left="900" w:hanging="360"/>
          </w:pPr>
        </w:pPrChange>
      </w:pPr>
      <w:r w:rsidRPr="006A5AA2">
        <w:rPr>
          <w:rPrChange w:id="1596" w:author="The Si Tran" w:date="2012-12-14T04:05:00Z">
            <w:rPr>
              <w:rFonts w:eastAsiaTheme="minorHAnsi"/>
              <w:b/>
              <w:bCs/>
              <w:sz w:val="28"/>
              <w:szCs w:val="28"/>
            </w:rPr>
          </w:rPrChange>
        </w:rPr>
        <w:t>Thành phần</w:t>
      </w:r>
      <w:r w:rsidR="001F017F" w:rsidRPr="006A5AA2">
        <w:rPr>
          <w:rPrChange w:id="1597" w:author="The Si Tran" w:date="2012-12-14T04:05:00Z">
            <w:rPr>
              <w:rFonts w:eastAsiaTheme="minorHAnsi"/>
              <w:b/>
              <w:bCs/>
              <w:sz w:val="28"/>
              <w:szCs w:val="28"/>
            </w:rPr>
          </w:rPrChange>
        </w:rPr>
        <w:t xml:space="preserve"> </w:t>
      </w:r>
      <w:r w:rsidRPr="006A5AA2">
        <w:rPr>
          <w:rPrChange w:id="1598" w:author="The Si Tran" w:date="2012-12-14T04:05:00Z">
            <w:rPr>
              <w:rFonts w:eastAsiaTheme="minorHAnsi"/>
              <w:b/>
              <w:bCs/>
              <w:sz w:val="28"/>
              <w:szCs w:val="28"/>
            </w:rPr>
          </w:rPrChange>
        </w:rPr>
        <w:t>c</w:t>
      </w:r>
      <w:r w:rsidR="00F7259F" w:rsidRPr="006A5AA2">
        <w:rPr>
          <w:rPrChange w:id="1599" w:author="The Si Tran" w:date="2012-12-14T04:05:00Z">
            <w:rPr>
              <w:rFonts w:eastAsiaTheme="minorHAnsi"/>
              <w:b/>
              <w:bCs/>
              <w:sz w:val="28"/>
              <w:szCs w:val="28"/>
            </w:rPr>
          </w:rPrChange>
        </w:rPr>
        <w:t>hu k</w:t>
      </w:r>
      <w:ins w:id="1600" w:author="The Si Tran" w:date="2012-12-14T04:02:00Z">
        <w:r w:rsidR="00C17C95" w:rsidRPr="00EB1298">
          <w:t>ỳ</w:t>
        </w:r>
      </w:ins>
      <w:del w:id="1601" w:author="The Si Tran" w:date="2012-12-14T04:02:00Z">
        <w:r w:rsidR="00F7259F" w:rsidRPr="006A5AA2" w:rsidDel="00C17C95">
          <w:rPr>
            <w:rPrChange w:id="1602" w:author="The Si Tran" w:date="2012-12-14T04:05:00Z">
              <w:rPr>
                <w:rFonts w:eastAsiaTheme="minorHAnsi"/>
                <w:b/>
                <w:bCs/>
                <w:sz w:val="28"/>
                <w:szCs w:val="28"/>
              </w:rPr>
            </w:rPrChange>
          </w:rPr>
          <w:delText>ì</w:delText>
        </w:r>
      </w:del>
      <w:r w:rsidR="00F7259F" w:rsidRPr="006A5AA2">
        <w:rPr>
          <w:rPrChange w:id="1603" w:author="The Si Tran" w:date="2012-12-14T04:05:00Z">
            <w:rPr>
              <w:rFonts w:eastAsiaTheme="minorHAnsi"/>
              <w:b/>
              <w:bCs/>
              <w:sz w:val="28"/>
              <w:szCs w:val="28"/>
            </w:rPr>
          </w:rPrChange>
        </w:rPr>
        <w:t xml:space="preserve"> (cyclical)</w:t>
      </w:r>
      <w:r w:rsidR="00246F0B">
        <w:t>: N</w:t>
      </w:r>
      <w:r w:rsidR="008E2CA2" w:rsidRPr="006A5AA2">
        <w:rPr>
          <w:rPrChange w:id="1604" w:author="The Si Tran" w:date="2012-12-14T04:05:00Z">
            <w:rPr>
              <w:rFonts w:eastAsiaTheme="minorHAnsi"/>
              <w:b/>
              <w:bCs/>
              <w:sz w:val="28"/>
              <w:szCs w:val="28"/>
            </w:rPr>
          </w:rPrChange>
        </w:rPr>
        <w:t>hững giá trị quan sát tăng lên, hoặc giảm xuống trong những khoảng thời gian khác nhau.Thành phần chu kì thường có dao động dạ</w:t>
      </w:r>
      <w:r w:rsidRPr="006A5AA2">
        <w:rPr>
          <w:rPrChange w:id="1605" w:author="The Si Tran" w:date="2012-12-14T04:05:00Z">
            <w:rPr>
              <w:rFonts w:eastAsiaTheme="minorHAnsi"/>
              <w:b/>
              <w:bCs/>
              <w:sz w:val="28"/>
              <w:szCs w:val="28"/>
            </w:rPr>
          </w:rPrChange>
        </w:rPr>
        <w:t>ng só</w:t>
      </w:r>
      <w:r w:rsidR="008E2CA2" w:rsidRPr="006A5AA2">
        <w:rPr>
          <w:rPrChange w:id="1606" w:author="The Si Tran" w:date="2012-12-14T04:05:00Z">
            <w:rPr>
              <w:rFonts w:eastAsiaTheme="minorHAnsi"/>
              <w:b/>
              <w:bCs/>
              <w:sz w:val="28"/>
              <w:szCs w:val="28"/>
            </w:rPr>
          </w:rPrChange>
        </w:rPr>
        <w:t>ng quanh trục xu hướng. Thường xuất hiện bởi sự gia tăng hoặc thu hẹp trong kinh tế.</w:t>
      </w:r>
    </w:p>
    <w:p w14:paraId="7486DEC1" w14:textId="508D191C" w:rsidR="00C130E5" w:rsidRPr="00EB1298" w:rsidRDefault="00C130E5">
      <w:pPr>
        <w:pStyle w:val="BuletL1"/>
        <w:rPr>
          <w:ins w:id="1607" w:author="The Si Tran" w:date="2012-12-14T04:04:00Z"/>
        </w:rPr>
        <w:pPrChange w:id="1608" w:author="The Si Tran" w:date="2012-12-16T10:07:00Z">
          <w:pPr>
            <w:pStyle w:val="ListParagraph"/>
            <w:numPr>
              <w:numId w:val="12"/>
            </w:numPr>
            <w:ind w:left="900" w:hanging="360"/>
          </w:pPr>
        </w:pPrChange>
      </w:pPr>
      <w:r w:rsidRPr="006A5AA2">
        <w:rPr>
          <w:rPrChange w:id="1609" w:author="The Si Tran" w:date="2012-12-14T04:05:00Z">
            <w:rPr>
              <w:rFonts w:eastAsiaTheme="minorHAnsi"/>
              <w:b/>
              <w:bCs/>
              <w:sz w:val="28"/>
              <w:szCs w:val="28"/>
            </w:rPr>
          </w:rPrChange>
        </w:rPr>
        <w:t>T</w:t>
      </w:r>
      <w:r w:rsidR="00F518BC" w:rsidRPr="006A5AA2">
        <w:rPr>
          <w:rPrChange w:id="1610" w:author="The Si Tran" w:date="2012-12-14T04:05:00Z">
            <w:rPr>
              <w:rFonts w:eastAsiaTheme="minorHAnsi"/>
              <w:b/>
              <w:bCs/>
              <w:sz w:val="28"/>
              <w:szCs w:val="28"/>
            </w:rPr>
          </w:rPrChange>
        </w:rPr>
        <w:t>hành phần</w:t>
      </w:r>
      <w:r w:rsidRPr="006A5AA2">
        <w:rPr>
          <w:rPrChange w:id="1611" w:author="The Si Tran" w:date="2012-12-14T04:05:00Z">
            <w:rPr>
              <w:rFonts w:eastAsiaTheme="minorHAnsi"/>
              <w:b/>
              <w:bCs/>
              <w:sz w:val="28"/>
              <w:szCs w:val="28"/>
            </w:rPr>
          </w:rPrChange>
        </w:rPr>
        <w:t xml:space="preserve"> mùa (seasonal): </w:t>
      </w:r>
      <w:r w:rsidR="00246F0B">
        <w:t>N</w:t>
      </w:r>
      <w:r w:rsidRPr="006A5AA2">
        <w:rPr>
          <w:rPrChange w:id="1612" w:author="The Si Tran" w:date="2012-12-14T04:05:00Z">
            <w:rPr>
              <w:rFonts w:eastAsiaTheme="minorHAnsi"/>
              <w:b/>
              <w:bCs/>
              <w:sz w:val="28"/>
              <w:szCs w:val="28"/>
            </w:rPr>
          </w:rPrChange>
        </w:rPr>
        <w:t>hững thay đổi lặp lại hằng năm được gọi là tính mùa của chuỗi thời gian. Chu kì của những chuỗi thời gian có thể là tháng, quí, hoặc là 6 tháng,</w:t>
      </w:r>
      <w:r w:rsidR="008E6A9A" w:rsidRPr="006A5AA2">
        <w:rPr>
          <w:rPrChange w:id="1613" w:author="The Si Tran" w:date="2012-12-14T04:05:00Z">
            <w:rPr>
              <w:rFonts w:eastAsiaTheme="minorHAnsi"/>
              <w:b/>
              <w:bCs/>
              <w:sz w:val="28"/>
              <w:szCs w:val="28"/>
            </w:rPr>
          </w:rPrChange>
        </w:rPr>
        <w:t xml:space="preserve"> </w:t>
      </w:r>
      <w:r w:rsidRPr="006A5AA2">
        <w:rPr>
          <w:rPrChange w:id="1614"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615" w:author="The Si Tran" w:date="2012-12-14T04:05:00Z">
            <w:rPr>
              <w:rFonts w:eastAsiaTheme="minorHAnsi"/>
              <w:b/>
              <w:bCs/>
              <w:sz w:val="28"/>
              <w:szCs w:val="28"/>
            </w:rPr>
          </w:rPrChange>
        </w:rPr>
        <w:t xml:space="preserve"> Tính mùa thường phản ánh điều kiện thời tiế</w:t>
      </w:r>
      <w:r w:rsidR="00B65917">
        <w:t>t hay những</w:t>
      </w:r>
      <w:r w:rsidR="00213AA5" w:rsidRPr="006A5AA2">
        <w:rPr>
          <w:rPrChange w:id="1616" w:author="The Si Tran" w:date="2012-12-14T04:05:00Z">
            <w:rPr>
              <w:rFonts w:eastAsiaTheme="minorHAnsi"/>
              <w:b/>
              <w:bCs/>
              <w:sz w:val="28"/>
              <w:szCs w:val="28"/>
            </w:rPr>
          </w:rPrChange>
        </w:rPr>
        <w:t xml:space="preserve"> kì nghỉ trong năm.</w:t>
      </w:r>
    </w:p>
    <w:p w14:paraId="751C91B7" w14:textId="77777777" w:rsidR="006A5AA2" w:rsidRPr="00011A74" w:rsidDel="006A5AA2" w:rsidRDefault="006A5AA2">
      <w:pPr>
        <w:pStyle w:val="BuletL1"/>
        <w:rPr>
          <w:del w:id="1617" w:author="The Si Tran" w:date="2012-12-14T04:04:00Z"/>
          <w:rPrChange w:id="1618" w:author="The Si Tran" w:date="2012-12-14T07:22:00Z">
            <w:rPr>
              <w:del w:id="1619" w:author="The Si Tran" w:date="2012-12-14T04:04:00Z"/>
              <w:sz w:val="28"/>
              <w:szCs w:val="28"/>
            </w:rPr>
          </w:rPrChange>
        </w:rPr>
        <w:pPrChange w:id="1620"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621" w:author="The Si Tran" w:date="2012-12-14T04:02:00Z"/>
          <w:rPrChange w:id="1622" w:author="The Si Tran" w:date="2012-12-14T07:22:00Z">
            <w:rPr>
              <w:del w:id="1623" w:author="The Si Tran" w:date="2012-12-14T04:02:00Z"/>
              <w:sz w:val="28"/>
              <w:szCs w:val="28"/>
            </w:rPr>
          </w:rPrChange>
        </w:rPr>
        <w:pPrChange w:id="1624" w:author="The Si Tran" w:date="2012-12-16T10:07:00Z">
          <w:pPr>
            <w:pStyle w:val="ListParagraph"/>
            <w:numPr>
              <w:numId w:val="12"/>
            </w:numPr>
            <w:ind w:left="900" w:hanging="360"/>
          </w:pPr>
        </w:pPrChange>
      </w:pPr>
      <w:r w:rsidRPr="00011A74">
        <w:rPr>
          <w:rPrChange w:id="1625" w:author="The Si Tran" w:date="2012-12-14T07:22:00Z">
            <w:rPr>
              <w:b/>
              <w:bCs/>
              <w:sz w:val="28"/>
              <w:szCs w:val="28"/>
            </w:rPr>
          </w:rPrChange>
        </w:rPr>
        <w:t>Thành phần bất qui tắc</w:t>
      </w:r>
      <w:ins w:id="1626" w:author="superchickend" w:date="2012-12-16T15:04:00Z">
        <w:r w:rsidR="00AA1483">
          <w:t xml:space="preserve"> (irregular)</w:t>
        </w:r>
      </w:ins>
      <w:r w:rsidRPr="00011A74">
        <w:rPr>
          <w:rPrChange w:id="1627"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628" w:author="The Si Tran" w:date="2012-12-14T04:02:00Z"/>
          <w:rPrChange w:id="1629" w:author="The Si Tran" w:date="2012-12-14T04:02:00Z">
            <w:rPr>
              <w:del w:id="1630" w:author="The Si Tran" w:date="2012-12-14T04:02:00Z"/>
              <w:sz w:val="28"/>
              <w:szCs w:val="28"/>
            </w:rPr>
          </w:rPrChange>
        </w:rPr>
        <w:pPrChange w:id="1631" w:author="The Si Tran" w:date="2012-12-16T10:07:00Z">
          <w:pPr>
            <w:pStyle w:val="ListParagraph"/>
            <w:ind w:left="900"/>
          </w:pPr>
        </w:pPrChange>
      </w:pPr>
    </w:p>
    <w:p w14:paraId="2AB52753" w14:textId="77777777" w:rsidR="00024D6E" w:rsidRPr="0049233F" w:rsidDel="00BC6984" w:rsidRDefault="00F518BC">
      <w:pPr>
        <w:pStyle w:val="BuletL1"/>
        <w:rPr>
          <w:rPrChange w:id="1632" w:author="The Si Tran" w:date="2012-12-05T23:02:00Z">
            <w:rPr>
              <w:sz w:val="28"/>
              <w:szCs w:val="28"/>
            </w:rPr>
          </w:rPrChange>
        </w:rPr>
        <w:pPrChange w:id="1633" w:author="The Si Tran" w:date="2012-12-16T10:07:00Z">
          <w:pPr>
            <w:ind w:firstLine="540"/>
          </w:pPr>
        </w:pPrChange>
      </w:pPr>
      <w:moveFromRangeStart w:id="1634" w:author="The Si Tran" w:date="2012-12-12T08:07:00Z" w:name="move343062963"/>
      <w:moveFrom w:id="1635" w:author="The Si Tran" w:date="2012-12-12T08:07:00Z">
        <w:r w:rsidRPr="0049233F" w:rsidDel="00BC6984">
          <w:rPr>
            <w:rPrChange w:id="1636" w:author="The Si Tran" w:date="2012-12-05T23:02:00Z">
              <w:rPr>
                <w:b/>
                <w:bCs/>
                <w:sz w:val="28"/>
                <w:szCs w:val="28"/>
              </w:rPr>
            </w:rPrChange>
          </w:rPr>
          <w:t>Trong quá trình nghiên cứu chuỗi thời gian, ta nhận thấy rằng k</w:t>
        </w:r>
        <w:r w:rsidR="003D4E27" w:rsidRPr="0049233F" w:rsidDel="00BC6984">
          <w:rPr>
            <w:rPrChange w:id="1637" w:author="The Si Tran" w:date="2012-12-05T23:02:00Z">
              <w:rPr>
                <w:b/>
                <w:bCs/>
                <w:sz w:val="28"/>
                <w:szCs w:val="28"/>
              </w:rPr>
            </w:rPrChange>
          </w:rPr>
          <w:t xml:space="preserve">hi </w:t>
        </w:r>
        <w:r w:rsidRPr="0049233F" w:rsidDel="00BC6984">
          <w:rPr>
            <w:rPrChange w:id="1638" w:author="The Si Tran" w:date="2012-12-05T23:02:00Z">
              <w:rPr>
                <w:b/>
                <w:bCs/>
                <w:sz w:val="28"/>
                <w:szCs w:val="28"/>
              </w:rPr>
            </w:rPrChange>
          </w:rPr>
          <w:t>một</w:t>
        </w:r>
        <w:r w:rsidR="003D4E27" w:rsidRPr="0049233F" w:rsidDel="00BC6984">
          <w:rPr>
            <w:rPrChange w:id="1639" w:author="The Si Tran" w:date="2012-12-05T23:02:00Z">
              <w:rPr>
                <w:b/>
                <w:bCs/>
                <w:sz w:val="28"/>
                <w:szCs w:val="28"/>
              </w:rPr>
            </w:rPrChange>
          </w:rPr>
          <w:t xml:space="preserve"> biến được g</w:t>
        </w:r>
        <w:r w:rsidR="00F361D0" w:rsidRPr="0049233F" w:rsidDel="00BC6984">
          <w:rPr>
            <w:rPrChange w:id="1640" w:author="The Si Tran" w:date="2012-12-05T23:02:00Z">
              <w:rPr>
                <w:b/>
                <w:bCs/>
                <w:sz w:val="28"/>
                <w:szCs w:val="28"/>
              </w:rPr>
            </w:rPrChange>
          </w:rPr>
          <w:t xml:space="preserve">hi nhận giá </w:t>
        </w:r>
        <w:r w:rsidRPr="0049233F" w:rsidDel="00BC6984">
          <w:rPr>
            <w:rPrChange w:id="1641" w:author="The Si Tran" w:date="2012-12-05T23:02:00Z">
              <w:rPr>
                <w:b/>
                <w:bCs/>
                <w:sz w:val="28"/>
                <w:szCs w:val="28"/>
              </w:rPr>
            </w:rPrChange>
          </w:rPr>
          <w:t xml:space="preserve">trị theo thời gian, </w:t>
        </w:r>
        <w:r w:rsidR="006D18A1" w:rsidRPr="0049233F" w:rsidDel="00BC6984">
          <w:rPr>
            <w:rPrChange w:id="1642"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PrChange w:id="1643" w:author="The Si Tran" w:date="2012-12-05T23:02:00Z">
              <w:rPr>
                <w:b/>
                <w:bCs/>
                <w:sz w:val="28"/>
                <w:szCs w:val="28"/>
              </w:rPr>
            </w:rPrChange>
          </w:rPr>
          <w:t>này</w:t>
        </w:r>
        <w:r w:rsidR="006D18A1" w:rsidRPr="0049233F" w:rsidDel="00BC6984">
          <w:rPr>
            <w:rPrChange w:id="1644" w:author="The Si Tran" w:date="2012-12-05T23:02:00Z">
              <w:rPr>
                <w:b/>
                <w:bCs/>
                <w:sz w:val="28"/>
                <w:szCs w:val="28"/>
              </w:rPr>
            </w:rPrChange>
          </w:rPr>
          <w:t>, ta sử dụng hệ số tự tương quan (autocorrelation coefficient).</w:t>
        </w:r>
      </w:moveFrom>
    </w:p>
    <w:moveFromRangeEnd w:id="1634"/>
    <w:p w14:paraId="02B258F9" w14:textId="77777777" w:rsidR="00024D6E" w:rsidRPr="00286C29" w:rsidDel="000E6941" w:rsidRDefault="00024D6E" w:rsidP="00024D6E">
      <w:pPr>
        <w:rPr>
          <w:del w:id="1645" w:author="The Si Tran" w:date="2012-12-11T21:27:00Z"/>
          <w:rPrChange w:id="1646" w:author="The Si Tran" w:date="2012-12-05T23:02:00Z">
            <w:rPr>
              <w:del w:id="1647" w:author="The Si Tran" w:date="2012-12-11T21:27:00Z"/>
              <w:sz w:val="28"/>
              <w:szCs w:val="28"/>
            </w:rPr>
          </w:rPrChange>
        </w:rPr>
      </w:pPr>
      <w:del w:id="1648" w:author="The Si Tran" w:date="2012-12-11T21:27:00Z">
        <w:r w:rsidRPr="00286C29" w:rsidDel="000E6941">
          <w:rPr>
            <w:rPrChange w:id="1649" w:author="The Si Tran" w:date="2012-12-05T23:02:00Z">
              <w:rPr>
                <w:b/>
                <w:bCs/>
                <w:sz w:val="28"/>
                <w:szCs w:val="28"/>
              </w:rPr>
            </w:rPrChange>
          </w:rPr>
          <w:delText xml:space="preserve">Định nghĩa: Tự tương quan là sự tương quan giữa một biến với chính nó theo những </w:delText>
        </w:r>
        <w:r w:rsidR="00CD217B" w:rsidRPr="00286C29" w:rsidDel="000E6941">
          <w:rPr>
            <w:rPrChange w:id="1650" w:author="The Si Tran" w:date="2012-12-05T23:02:00Z">
              <w:rPr>
                <w:b/>
                <w:bCs/>
                <w:sz w:val="28"/>
                <w:szCs w:val="28"/>
              </w:rPr>
            </w:rPrChange>
          </w:rPr>
          <w:delText xml:space="preserve">độ trễ thời gian khác nhau </w:delText>
        </w:r>
        <w:r w:rsidR="00CD217B" w:rsidRPr="00286C29" w:rsidDel="000E6941">
          <w:rPr>
            <w:rPrChange w:id="1651" w:author="The Si Tran" w:date="2012-12-05T23:02:00Z">
              <w:rPr>
                <w:b/>
                <w:bCs/>
                <w:sz w:val="28"/>
                <w:szCs w:val="28"/>
              </w:rPr>
            </w:rPrChange>
          </w:rPr>
          <w:fldChar w:fldCharType="begin"/>
        </w:r>
        <w:r w:rsidR="00CD217B" w:rsidRPr="00286C29" w:rsidDel="000E6941">
          <w:rPr>
            <w:rPrChange w:id="1652" w:author="The Si Tran" w:date="2012-12-05T23:02:00Z">
              <w:rPr>
                <w:b/>
                <w:bCs/>
                <w:sz w:val="28"/>
                <w:szCs w:val="28"/>
              </w:rPr>
            </w:rPrChange>
          </w:rPr>
          <w:delInstrText xml:space="preserve"> REF  Bussiness_forecasting_book </w:delInstrText>
        </w:r>
        <w:r w:rsidR="00E50A9B" w:rsidRPr="00286C29" w:rsidDel="000E6941">
          <w:delInstrText xml:space="preserve"> \* MERGEFORMAT </w:delInstrText>
        </w:r>
        <w:r w:rsidR="00CD217B" w:rsidRPr="00286C29" w:rsidDel="000E6941">
          <w:rPr>
            <w:rPrChange w:id="1653" w:author="The Si Tran" w:date="2012-12-05T23:02:00Z">
              <w:rPr>
                <w:b/>
                <w:bCs/>
                <w:sz w:val="28"/>
                <w:szCs w:val="28"/>
              </w:rPr>
            </w:rPrChange>
          </w:rPr>
          <w:fldChar w:fldCharType="separate"/>
        </w:r>
        <w:r w:rsidR="00CD217B" w:rsidRPr="00286C29" w:rsidDel="000E6941">
          <w:rPr>
            <w:rPrChange w:id="1654" w:author="The Si Tran" w:date="2012-12-05T23:02:00Z">
              <w:rPr>
                <w:b/>
                <w:bCs/>
                <w:sz w:val="20"/>
                <w:szCs w:val="20"/>
              </w:rPr>
            </w:rPrChange>
          </w:rPr>
          <w:delText>[1]</w:delText>
        </w:r>
        <w:r w:rsidR="00CD217B" w:rsidRPr="00286C29" w:rsidDel="000E6941">
          <w:rPr>
            <w:rPrChange w:id="1655" w:author="The Si Tran" w:date="2012-12-05T23:02:00Z">
              <w:rPr>
                <w:b/>
                <w:bCs/>
                <w:sz w:val="28"/>
                <w:szCs w:val="28"/>
              </w:rPr>
            </w:rPrChange>
          </w:rPr>
          <w:fldChar w:fldCharType="end"/>
        </w:r>
        <w:r w:rsidR="007A78B2" w:rsidRPr="00286C29" w:rsidDel="000E6941">
          <w:rPr>
            <w:rPrChange w:id="1656" w:author="The Si Tran" w:date="2012-12-05T23:02:00Z">
              <w:rPr>
                <w:b/>
                <w:bCs/>
                <w:sz w:val="28"/>
                <w:szCs w:val="28"/>
              </w:rPr>
            </w:rPrChange>
          </w:rPr>
          <w:delText>.</w:delText>
        </w:r>
        <w:bookmarkStart w:id="1657" w:name="_Toc343083539"/>
        <w:bookmarkStart w:id="1658" w:name="_Toc343083753"/>
        <w:bookmarkStart w:id="1659" w:name="_Toc343083964"/>
        <w:bookmarkStart w:id="1660" w:name="_Toc343220723"/>
        <w:bookmarkStart w:id="1661" w:name="_Toc343232227"/>
        <w:bookmarkStart w:id="1662" w:name="_Toc343232640"/>
        <w:bookmarkStart w:id="1663" w:name="_Toc343232925"/>
        <w:bookmarkStart w:id="1664" w:name="_Toc343415430"/>
        <w:bookmarkStart w:id="1665" w:name="_Toc343415726"/>
        <w:bookmarkStart w:id="1666" w:name="_Toc343452385"/>
        <w:bookmarkStart w:id="1667" w:name="_Toc343461175"/>
        <w:bookmarkStart w:id="1668" w:name="_Toc343494062"/>
        <w:bookmarkStart w:id="1669" w:name="_Toc343494274"/>
        <w:bookmarkStart w:id="1670" w:name="_Toc343495047"/>
        <w:bookmarkStart w:id="1671" w:name="_Toc343660274"/>
        <w:bookmarkStart w:id="1672" w:name="_Toc343660488"/>
        <w:bookmarkStart w:id="1673" w:name="_Toc343711116"/>
        <w:bookmarkStart w:id="1674" w:name="_Toc343829080"/>
        <w:bookmarkStart w:id="1675" w:name="_Toc343831884"/>
        <w:bookmarkStart w:id="1676" w:name="_Toc343832253"/>
        <w:bookmarkStart w:id="1677" w:name="_Toc343832470"/>
        <w:bookmarkStart w:id="1678" w:name="_Toc343832687"/>
        <w:bookmarkStart w:id="1679" w:name="_Toc343837280"/>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del>
    </w:p>
    <w:p w14:paraId="0F0BF651" w14:textId="77777777" w:rsidR="00E50A9B" w:rsidRPr="00286C29" w:rsidDel="000E6941" w:rsidRDefault="00024D6E">
      <w:pPr>
        <w:ind w:left="720" w:firstLine="720"/>
        <w:rPr>
          <w:del w:id="1680" w:author="The Si Tran" w:date="2012-12-11T21:27:00Z"/>
          <w:rPrChange w:id="1681" w:author="The Si Tran" w:date="2012-12-05T23:02:00Z">
            <w:rPr>
              <w:del w:id="1682" w:author="The Si Tran" w:date="2012-12-11T21:27:00Z"/>
              <w:sz w:val="28"/>
              <w:szCs w:val="28"/>
            </w:rPr>
          </w:rPrChange>
        </w:rPr>
        <w:pPrChange w:id="1683" w:author="The Si Tran" w:date="2012-12-05T22:44:00Z">
          <w:pPr>
            <w:ind w:firstLine="540"/>
          </w:pPr>
        </w:pPrChange>
      </w:pPr>
      <w:del w:id="1684" w:author="The Si Tran" w:date="2012-12-11T21:27:00Z">
        <w:r w:rsidRPr="00286C29" w:rsidDel="000E6941">
          <w:rPr>
            <w:rPrChange w:id="1685" w:author="The Si Tran" w:date="2012-12-05T23:02:00Z">
              <w:rPr>
                <w:sz w:val="28"/>
                <w:szCs w:val="28"/>
              </w:rPr>
            </w:rPrChange>
          </w:rPr>
          <w:delText xml:space="preserve">Ta tính hê số tự tương quan của biến </w:delText>
        </w:r>
      </w:del>
      <w:del w:id="1686" w:author="The Si Tran" w:date="2012-12-05T22:46:00Z">
        <w:r w:rsidRPr="00286C29" w:rsidDel="00E9719E">
          <w:rPr>
            <w:rPrChange w:id="1687" w:author="The Si Tran" w:date="2012-12-05T23:02:00Z">
              <w:rPr>
                <w:sz w:val="28"/>
                <w:szCs w:val="28"/>
              </w:rPr>
            </w:rPrChange>
          </w:rPr>
          <w:delText xml:space="preserve">Xt </w:delText>
        </w:r>
      </w:del>
      <w:del w:id="1688" w:author="The Si Tran" w:date="2012-12-11T21:27:00Z">
        <w:r w:rsidRPr="00286C29" w:rsidDel="000E6941">
          <w:rPr>
            <w:rPrChange w:id="1689" w:author="The Si Tran" w:date="2012-12-05T23:02:00Z">
              <w:rPr>
                <w:sz w:val="28"/>
                <w:szCs w:val="28"/>
              </w:rPr>
            </w:rPrChange>
          </w:rPr>
          <w:delText xml:space="preserve">với độ trễ </w:delText>
        </w:r>
      </w:del>
      <w:del w:id="1690" w:author="The Si Tran" w:date="2012-12-06T20:06:00Z">
        <w:r w:rsidRPr="00286C29" w:rsidDel="00263465">
          <w:rPr>
            <w:rPrChange w:id="1691" w:author="The Si Tran" w:date="2012-12-05T23:02:00Z">
              <w:rPr>
                <w:sz w:val="28"/>
                <w:szCs w:val="28"/>
              </w:rPr>
            </w:rPrChange>
          </w:rPr>
          <w:delText>k</w:delText>
        </w:r>
      </w:del>
      <w:del w:id="1692" w:author="The Si Tran" w:date="2012-12-11T21:27:00Z">
        <w:r w:rsidRPr="00286C29" w:rsidDel="000E6941">
          <w:rPr>
            <w:rPrChange w:id="1693" w:author="The Si Tran" w:date="2012-12-05T23:02:00Z">
              <w:rPr>
                <w:sz w:val="28"/>
                <w:szCs w:val="28"/>
              </w:rPr>
            </w:rPrChange>
          </w:rPr>
          <w:delText xml:space="preserve"> theo công thức</w:delText>
        </w:r>
        <w:bookmarkStart w:id="1694" w:name="_Toc343083540"/>
        <w:bookmarkStart w:id="1695" w:name="_Toc343083754"/>
        <w:bookmarkStart w:id="1696" w:name="_Toc343083965"/>
        <w:bookmarkStart w:id="1697" w:name="_Toc343220724"/>
        <w:bookmarkStart w:id="1698" w:name="_Toc343232228"/>
        <w:bookmarkStart w:id="1699" w:name="_Toc343232641"/>
        <w:bookmarkStart w:id="1700" w:name="_Toc343232926"/>
        <w:bookmarkStart w:id="1701" w:name="_Toc343415431"/>
        <w:bookmarkStart w:id="1702" w:name="_Toc343415727"/>
        <w:bookmarkStart w:id="1703" w:name="_Toc343452386"/>
        <w:bookmarkStart w:id="1704" w:name="_Toc343461176"/>
        <w:bookmarkStart w:id="1705" w:name="_Toc343494063"/>
        <w:bookmarkStart w:id="1706" w:name="_Toc343494275"/>
        <w:bookmarkStart w:id="1707" w:name="_Toc343495048"/>
        <w:bookmarkStart w:id="1708" w:name="_Toc343660275"/>
        <w:bookmarkStart w:id="1709" w:name="_Toc343660489"/>
        <w:bookmarkStart w:id="1710" w:name="_Toc343711117"/>
        <w:bookmarkStart w:id="1711" w:name="_Toc343829081"/>
        <w:bookmarkStart w:id="1712" w:name="_Toc343831885"/>
        <w:bookmarkStart w:id="1713" w:name="_Toc343832254"/>
        <w:bookmarkStart w:id="1714" w:name="_Toc343832471"/>
        <w:bookmarkStart w:id="1715" w:name="_Toc343832688"/>
        <w:bookmarkStart w:id="1716" w:name="_Toc343837281"/>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del>
    </w:p>
    <w:p w14:paraId="58F53B32" w14:textId="77777777" w:rsidR="00024D6E" w:rsidRPr="00286C29" w:rsidDel="00E9719E" w:rsidRDefault="00024D6E" w:rsidP="00024D6E">
      <w:pPr>
        <w:rPr>
          <w:del w:id="1717" w:author="The Si Tran" w:date="2012-12-05T22:45:00Z"/>
          <w:rPrChange w:id="1718" w:author="The Si Tran" w:date="2012-12-05T23:02:00Z">
            <w:rPr>
              <w:del w:id="1719" w:author="The Si Tran" w:date="2012-12-05T22:45:00Z"/>
              <w:sz w:val="28"/>
              <w:szCs w:val="28"/>
            </w:rPr>
          </w:rPrChange>
        </w:rPr>
      </w:pPr>
      <w:del w:id="1720" w:author="The Si Tran" w:date="2012-12-05T22:45:00Z">
        <w:r w:rsidRPr="00286C29" w:rsidDel="00E9719E">
          <w:rPr>
            <w:rPrChange w:id="1721" w:author="The Si Tran" w:date="2012-12-05T23:02:00Z">
              <w:rPr>
                <w:sz w:val="28"/>
                <w:szCs w:val="28"/>
              </w:rPr>
            </w:rPrChange>
          </w:rPr>
          <w:delText xml:space="preserve">          </w:delText>
        </w:r>
        <w:r w:rsidRPr="00286C29" w:rsidDel="00E9719E">
          <w:object w:dxaOrig="2820" w:dyaOrig="720" w14:anchorId="5C9D6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60.75pt" o:ole="">
              <v:imagedata r:id="rId11" o:title=""/>
            </v:shape>
            <o:OLEObject Type="Embed" ProgID="Equation.DSMT4" ShapeID="_x0000_i1025" DrawAspect="Content" ObjectID="_1417583447" r:id="rId12"/>
          </w:object>
        </w:r>
        <w:r w:rsidRPr="00286C29" w:rsidDel="00E9719E">
          <w:rPr>
            <w:rPrChange w:id="1722" w:author="The Si Tran" w:date="2012-12-05T23:02:00Z">
              <w:rPr>
                <w:sz w:val="28"/>
                <w:szCs w:val="28"/>
              </w:rPr>
            </w:rPrChange>
          </w:rPr>
          <w:delText xml:space="preserve">                 (2.1.1)</w:delText>
        </w:r>
        <w:bookmarkStart w:id="1723" w:name="_Toc343083541"/>
        <w:bookmarkStart w:id="1724" w:name="_Toc343083755"/>
        <w:bookmarkStart w:id="1725" w:name="_Toc343083966"/>
        <w:bookmarkStart w:id="1726" w:name="_Toc343220725"/>
        <w:bookmarkStart w:id="1727" w:name="_Toc343232229"/>
        <w:bookmarkStart w:id="1728" w:name="_Toc343232642"/>
        <w:bookmarkStart w:id="1729" w:name="_Toc343232927"/>
        <w:bookmarkStart w:id="1730" w:name="_Toc343415432"/>
        <w:bookmarkStart w:id="1731" w:name="_Toc343415728"/>
        <w:bookmarkStart w:id="1732" w:name="_Toc343452387"/>
        <w:bookmarkStart w:id="1733" w:name="_Toc343461177"/>
        <w:bookmarkStart w:id="1734" w:name="_Toc343494064"/>
        <w:bookmarkStart w:id="1735" w:name="_Toc343494276"/>
        <w:bookmarkStart w:id="1736" w:name="_Toc343495049"/>
        <w:bookmarkStart w:id="1737" w:name="_Toc343660276"/>
        <w:bookmarkStart w:id="1738" w:name="_Toc343660490"/>
        <w:bookmarkStart w:id="1739" w:name="_Toc343711118"/>
        <w:bookmarkStart w:id="1740" w:name="_Toc343829082"/>
        <w:bookmarkStart w:id="1741" w:name="_Toc343831886"/>
        <w:bookmarkStart w:id="1742" w:name="_Toc343832255"/>
        <w:bookmarkStart w:id="1743" w:name="_Toc343832472"/>
        <w:bookmarkStart w:id="1744" w:name="_Toc343832689"/>
        <w:bookmarkStart w:id="1745" w:name="_Toc34383728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del>
    </w:p>
    <w:p w14:paraId="52ECDFBB" w14:textId="77777777" w:rsidR="00024D6E" w:rsidRPr="00286C29" w:rsidDel="000E6941" w:rsidRDefault="00024D6E" w:rsidP="00024D6E">
      <w:pPr>
        <w:ind w:firstLine="540"/>
        <w:rPr>
          <w:del w:id="1746" w:author="The Si Tran" w:date="2012-12-11T21:27:00Z"/>
          <w:rPrChange w:id="1747" w:author="The Si Tran" w:date="2012-12-05T23:02:00Z">
            <w:rPr>
              <w:del w:id="1748" w:author="The Si Tran" w:date="2012-12-11T21:27:00Z"/>
              <w:sz w:val="28"/>
              <w:szCs w:val="28"/>
            </w:rPr>
          </w:rPrChange>
        </w:rPr>
      </w:pPr>
      <w:del w:id="1749" w:author="The Si Tran" w:date="2012-12-11T21:27:00Z">
        <w:r w:rsidRPr="00286C29" w:rsidDel="000E6941">
          <w:rPr>
            <w:rPrChange w:id="1750" w:author="The Si Tran" w:date="2012-12-05T23:02:00Z">
              <w:rPr>
                <w:sz w:val="28"/>
                <w:szCs w:val="28"/>
              </w:rPr>
            </w:rPrChange>
          </w:rPr>
          <w:delText xml:space="preserve">Với </w:delText>
        </w:r>
        <w:bookmarkStart w:id="1751" w:name="_Toc343083542"/>
        <w:bookmarkStart w:id="1752" w:name="_Toc343083756"/>
        <w:bookmarkStart w:id="1753" w:name="_Toc343083967"/>
        <w:bookmarkStart w:id="1754" w:name="_Toc343220726"/>
        <w:bookmarkStart w:id="1755" w:name="_Toc343232230"/>
        <w:bookmarkStart w:id="1756" w:name="_Toc343232643"/>
        <w:bookmarkStart w:id="1757" w:name="_Toc343232928"/>
        <w:bookmarkStart w:id="1758" w:name="_Toc343415433"/>
        <w:bookmarkStart w:id="1759" w:name="_Toc343415729"/>
        <w:bookmarkStart w:id="1760" w:name="_Toc343452388"/>
        <w:bookmarkStart w:id="1761" w:name="_Toc343461178"/>
        <w:bookmarkStart w:id="1762" w:name="_Toc343494065"/>
        <w:bookmarkStart w:id="1763" w:name="_Toc343494277"/>
        <w:bookmarkStart w:id="1764" w:name="_Toc343495050"/>
        <w:bookmarkStart w:id="1765" w:name="_Toc343660277"/>
        <w:bookmarkStart w:id="1766" w:name="_Toc343660491"/>
        <w:bookmarkStart w:id="1767" w:name="_Toc343711119"/>
        <w:bookmarkStart w:id="1768" w:name="_Toc343829083"/>
        <w:bookmarkStart w:id="1769" w:name="_Toc343831887"/>
        <w:bookmarkStart w:id="1770" w:name="_Toc343832256"/>
        <w:bookmarkStart w:id="1771" w:name="_Toc343832473"/>
        <w:bookmarkStart w:id="1772" w:name="_Toc343832690"/>
        <w:bookmarkStart w:id="1773" w:name="_Toc343837283"/>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del>
    </w:p>
    <w:p w14:paraId="644FD85B" w14:textId="77777777" w:rsidR="00024D6E" w:rsidRPr="00286C29" w:rsidDel="000E6941" w:rsidRDefault="00024D6E" w:rsidP="00024D6E">
      <w:pPr>
        <w:ind w:firstLine="720"/>
        <w:rPr>
          <w:del w:id="1774" w:author="The Si Tran" w:date="2012-12-11T21:27:00Z"/>
          <w:rPrChange w:id="1775" w:author="The Si Tran" w:date="2012-12-05T23:02:00Z">
            <w:rPr>
              <w:del w:id="1776" w:author="The Si Tran" w:date="2012-12-11T21:27:00Z"/>
              <w:sz w:val="28"/>
              <w:szCs w:val="28"/>
            </w:rPr>
          </w:rPrChange>
        </w:rPr>
      </w:pPr>
      <w:del w:id="1777" w:author="The Si Tran" w:date="2012-12-11T21:27:00Z">
        <w:r w:rsidRPr="00286C29" w:rsidDel="000E6941">
          <w:rPr>
            <w:rPrChange w:id="1778" w:author="The Si Tran" w:date="2012-12-05T23:02:00Z">
              <w:rPr>
                <w:sz w:val="28"/>
                <w:szCs w:val="28"/>
              </w:rPr>
            </w:rPrChange>
          </w:rPr>
          <w:delText>*</w:delText>
        </w:r>
      </w:del>
      <w:del w:id="1779" w:author="The Si Tran" w:date="2012-12-05T22:45:00Z">
        <w:r w:rsidRPr="00286C29" w:rsidDel="00E9719E">
          <w:object w:dxaOrig="300" w:dyaOrig="360" w14:anchorId="1DD27C92">
            <v:shape id="_x0000_i1026" type="#_x0000_t75" style="width:18pt;height:21.75pt" o:ole="">
              <v:imagedata r:id="rId13" o:title=""/>
            </v:shape>
            <o:OLEObject Type="Embed" ProgID="Equation.DSMT4" ShapeID="_x0000_i1026" DrawAspect="Content" ObjectID="_1417583448" r:id="rId14"/>
          </w:object>
        </w:r>
      </w:del>
      <w:del w:id="1780" w:author="The Si Tran" w:date="2012-12-11T21:27:00Z">
        <w:r w:rsidRPr="00286C29" w:rsidDel="000E6941">
          <w:rPr>
            <w:rPrChange w:id="1781" w:author="The Si Tran" w:date="2012-12-05T23:02:00Z">
              <w:rPr>
                <w:sz w:val="28"/>
                <w:szCs w:val="28"/>
              </w:rPr>
            </w:rPrChange>
          </w:rPr>
          <w:delText xml:space="preserve"> là hệ số tự tương quan của </w:delText>
        </w:r>
      </w:del>
      <w:del w:id="1782" w:author="The Si Tran" w:date="2012-12-05T22:47:00Z">
        <w:r w:rsidRPr="00286C29" w:rsidDel="00E9719E">
          <w:rPr>
            <w:rPrChange w:id="1783" w:author="The Si Tran" w:date="2012-12-05T23:02:00Z">
              <w:rPr>
                <w:sz w:val="28"/>
                <w:szCs w:val="28"/>
              </w:rPr>
            </w:rPrChange>
          </w:rPr>
          <w:delText>X</w:delText>
        </w:r>
      </w:del>
      <w:del w:id="1784" w:author="The Si Tran" w:date="2012-12-11T21:27:00Z">
        <w:r w:rsidRPr="00286C29" w:rsidDel="000E6941">
          <w:rPr>
            <w:rPrChange w:id="1785" w:author="The Si Tran" w:date="2012-12-05T23:02:00Z">
              <w:rPr>
                <w:sz w:val="28"/>
                <w:szCs w:val="28"/>
              </w:rPr>
            </w:rPrChange>
          </w:rPr>
          <w:delText xml:space="preserve"> ở độ trễ </w:delText>
        </w:r>
      </w:del>
      <w:del w:id="1786" w:author="The Si Tran" w:date="2012-12-06T20:06:00Z">
        <w:r w:rsidRPr="00286C29" w:rsidDel="00263465">
          <w:rPr>
            <w:rPrChange w:id="1787" w:author="The Si Tran" w:date="2012-12-05T23:02:00Z">
              <w:rPr>
                <w:sz w:val="28"/>
                <w:szCs w:val="28"/>
              </w:rPr>
            </w:rPrChange>
          </w:rPr>
          <w:delText>k</w:delText>
        </w:r>
      </w:del>
      <w:bookmarkStart w:id="1788" w:name="_Toc343083543"/>
      <w:bookmarkStart w:id="1789" w:name="_Toc343083757"/>
      <w:bookmarkStart w:id="1790" w:name="_Toc343083968"/>
      <w:bookmarkStart w:id="1791" w:name="_Toc343220727"/>
      <w:bookmarkStart w:id="1792" w:name="_Toc343232231"/>
      <w:bookmarkStart w:id="1793" w:name="_Toc343232644"/>
      <w:bookmarkStart w:id="1794" w:name="_Toc343232929"/>
      <w:bookmarkStart w:id="1795" w:name="_Toc343415434"/>
      <w:bookmarkStart w:id="1796" w:name="_Toc343415730"/>
      <w:bookmarkStart w:id="1797" w:name="_Toc343452389"/>
      <w:bookmarkStart w:id="1798" w:name="_Toc343461179"/>
      <w:bookmarkStart w:id="1799" w:name="_Toc343494066"/>
      <w:bookmarkStart w:id="1800" w:name="_Toc343494278"/>
      <w:bookmarkStart w:id="1801" w:name="_Toc343495051"/>
      <w:bookmarkStart w:id="1802" w:name="_Toc343660278"/>
      <w:bookmarkStart w:id="1803" w:name="_Toc343660492"/>
      <w:bookmarkStart w:id="1804" w:name="_Toc343711120"/>
      <w:bookmarkStart w:id="1805" w:name="_Toc343829084"/>
      <w:bookmarkStart w:id="1806" w:name="_Toc343831888"/>
      <w:bookmarkStart w:id="1807" w:name="_Toc343832257"/>
      <w:bookmarkStart w:id="1808" w:name="_Toc343832474"/>
      <w:bookmarkStart w:id="1809" w:name="_Toc343832691"/>
      <w:bookmarkStart w:id="1810" w:name="_Toc343837284"/>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p>
    <w:p w14:paraId="662C0993" w14:textId="77777777" w:rsidR="00024D6E" w:rsidRPr="00286C29" w:rsidDel="000E6941" w:rsidRDefault="00024D6E" w:rsidP="00024D6E">
      <w:pPr>
        <w:ind w:firstLine="720"/>
        <w:rPr>
          <w:del w:id="1811" w:author="The Si Tran" w:date="2012-12-11T21:27:00Z"/>
          <w:rPrChange w:id="1812" w:author="The Si Tran" w:date="2012-12-05T23:02:00Z">
            <w:rPr>
              <w:del w:id="1813" w:author="The Si Tran" w:date="2012-12-11T21:27:00Z"/>
              <w:sz w:val="28"/>
              <w:szCs w:val="28"/>
            </w:rPr>
          </w:rPrChange>
        </w:rPr>
      </w:pPr>
      <w:del w:id="1814" w:author="The Si Tran" w:date="2012-12-11T21:27:00Z">
        <w:r w:rsidRPr="00286C29" w:rsidDel="000E6941">
          <w:rPr>
            <w:rPrChange w:id="1815" w:author="The Si Tran" w:date="2012-12-05T23:02:00Z">
              <w:rPr>
                <w:sz w:val="28"/>
                <w:szCs w:val="28"/>
              </w:rPr>
            </w:rPrChange>
          </w:rPr>
          <w:delText>*</w:delText>
        </w:r>
      </w:del>
      <w:del w:id="1816" w:author="The Si Tran" w:date="2012-12-05T22:46:00Z">
        <w:r w:rsidRPr="00286C29" w:rsidDel="00E9719E">
          <w:object w:dxaOrig="240" w:dyaOrig="260" w14:anchorId="2F01B6C5">
            <v:shape id="_x0000_i1027" type="#_x0000_t75" style="width:18pt;height:18pt" o:ole="">
              <v:imagedata r:id="rId15" o:title=""/>
            </v:shape>
            <o:OLEObject Type="Embed" ProgID="Equation.DSMT4" ShapeID="_x0000_i1027" DrawAspect="Content" ObjectID="_1417583449" r:id="rId16"/>
          </w:object>
        </w:r>
      </w:del>
      <w:del w:id="1817" w:author="The Si Tran" w:date="2012-12-11T21:27:00Z">
        <w:r w:rsidRPr="00286C29" w:rsidDel="000E6941">
          <w:rPr>
            <w:rPrChange w:id="1818" w:author="The Si Tran" w:date="2012-12-05T23:02:00Z">
              <w:rPr>
                <w:sz w:val="28"/>
                <w:szCs w:val="28"/>
              </w:rPr>
            </w:rPrChange>
          </w:rPr>
          <w:delText xml:space="preserve"> là trung bình của </w:delText>
        </w:r>
      </w:del>
      <w:del w:id="1819" w:author="The Si Tran" w:date="2012-12-05T22:47:00Z">
        <w:r w:rsidRPr="00286C29" w:rsidDel="00E9719E">
          <w:rPr>
            <w:rPrChange w:id="1820" w:author="The Si Tran" w:date="2012-12-05T23:02:00Z">
              <w:rPr>
                <w:sz w:val="28"/>
                <w:szCs w:val="28"/>
              </w:rPr>
            </w:rPrChange>
          </w:rPr>
          <w:delText>Xt</w:delText>
        </w:r>
      </w:del>
      <w:bookmarkStart w:id="1821" w:name="_Toc343083544"/>
      <w:bookmarkStart w:id="1822" w:name="_Toc343083758"/>
      <w:bookmarkStart w:id="1823" w:name="_Toc343083969"/>
      <w:bookmarkStart w:id="1824" w:name="_Toc343220728"/>
      <w:bookmarkStart w:id="1825" w:name="_Toc343232232"/>
      <w:bookmarkStart w:id="1826" w:name="_Toc343232645"/>
      <w:bookmarkStart w:id="1827" w:name="_Toc343232930"/>
      <w:bookmarkStart w:id="1828" w:name="_Toc343415435"/>
      <w:bookmarkStart w:id="1829" w:name="_Toc343415731"/>
      <w:bookmarkStart w:id="1830" w:name="_Toc343452390"/>
      <w:bookmarkStart w:id="1831" w:name="_Toc343461180"/>
      <w:bookmarkStart w:id="1832" w:name="_Toc343494067"/>
      <w:bookmarkStart w:id="1833" w:name="_Toc343494279"/>
      <w:bookmarkStart w:id="1834" w:name="_Toc343495052"/>
      <w:bookmarkStart w:id="1835" w:name="_Toc343660279"/>
      <w:bookmarkStart w:id="1836" w:name="_Toc343660493"/>
      <w:bookmarkStart w:id="1837" w:name="_Toc343711121"/>
      <w:bookmarkStart w:id="1838" w:name="_Toc343829085"/>
      <w:bookmarkStart w:id="1839" w:name="_Toc343831889"/>
      <w:bookmarkStart w:id="1840" w:name="_Toc343832258"/>
      <w:bookmarkStart w:id="1841" w:name="_Toc343832475"/>
      <w:bookmarkStart w:id="1842" w:name="_Toc343832692"/>
      <w:bookmarkStart w:id="1843" w:name="_Toc343837285"/>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p>
    <w:p w14:paraId="42784988" w14:textId="77777777" w:rsidR="00024D6E" w:rsidRPr="00286C29" w:rsidDel="000E6941" w:rsidRDefault="00024D6E" w:rsidP="00024D6E">
      <w:pPr>
        <w:ind w:firstLine="540"/>
        <w:rPr>
          <w:del w:id="1844" w:author="The Si Tran" w:date="2012-12-11T21:27:00Z"/>
          <w:rPrChange w:id="1845" w:author="The Si Tran" w:date="2012-12-05T23:02:00Z">
            <w:rPr>
              <w:del w:id="1846" w:author="The Si Tran" w:date="2012-12-11T21:27:00Z"/>
              <w:sz w:val="28"/>
              <w:szCs w:val="28"/>
            </w:rPr>
          </w:rPrChange>
        </w:rPr>
      </w:pPr>
      <w:del w:id="1847" w:author="The Si Tran" w:date="2012-12-11T21:27:00Z">
        <w:r w:rsidRPr="00286C29" w:rsidDel="000E6941">
          <w:rPr>
            <w:rPrChange w:id="1848" w:author="The Si Tran" w:date="2012-12-05T23:02:00Z">
              <w:rPr>
                <w:sz w:val="28"/>
                <w:szCs w:val="28"/>
              </w:rPr>
            </w:rPrChange>
          </w:rPr>
          <w:delText xml:space="preserve">Nếu </w:delText>
        </w:r>
      </w:del>
      <w:del w:id="1849" w:author="The Si Tran" w:date="2012-12-06T20:07:00Z">
        <w:r w:rsidRPr="00286C29" w:rsidDel="00263465">
          <w:object w:dxaOrig="300" w:dyaOrig="360" w14:anchorId="6FCD7336">
            <v:shape id="_x0000_i1028" type="#_x0000_t75" style="width:18pt;height:21.75pt" o:ole="">
              <v:imagedata r:id="rId13" o:title=""/>
            </v:shape>
            <o:OLEObject Type="Embed" ProgID="Equation.DSMT4" ShapeID="_x0000_i1028" DrawAspect="Content" ObjectID="_1417583450" r:id="rId17"/>
          </w:object>
        </w:r>
      </w:del>
      <w:del w:id="1850" w:author="The Si Tran" w:date="2012-12-11T21:27:00Z">
        <w:r w:rsidRPr="00286C29" w:rsidDel="000E6941">
          <w:rPr>
            <w:rPrChange w:id="1851" w:author="The Si Tran" w:date="2012-12-05T23:02:00Z">
              <w:rPr>
                <w:sz w:val="28"/>
                <w:szCs w:val="28"/>
              </w:rPr>
            </w:rPrChange>
          </w:rPr>
          <w:delText xml:space="preserve"> khác không thì giữa </w:delText>
        </w:r>
      </w:del>
      <w:del w:id="1852" w:author="The Si Tran" w:date="2012-12-05T22:47:00Z">
        <w:r w:rsidRPr="00286C29" w:rsidDel="00E9719E">
          <w:rPr>
            <w:rPrChange w:id="1853" w:author="The Si Tran" w:date="2012-12-05T23:02:00Z">
              <w:rPr>
                <w:sz w:val="28"/>
                <w:szCs w:val="28"/>
              </w:rPr>
            </w:rPrChange>
          </w:rPr>
          <w:delText>Xt</w:delText>
        </w:r>
      </w:del>
      <w:del w:id="1854" w:author="The Si Tran" w:date="2012-12-11T21:27:00Z">
        <w:r w:rsidRPr="00286C29" w:rsidDel="000E6941">
          <w:rPr>
            <w:rPrChange w:id="1855" w:author="The Si Tran" w:date="2012-12-05T23:02:00Z">
              <w:rPr>
                <w:sz w:val="28"/>
                <w:szCs w:val="28"/>
              </w:rPr>
            </w:rPrChange>
          </w:rPr>
          <w:delText xml:space="preserve"> và </w:delText>
        </w:r>
      </w:del>
      <w:del w:id="1856" w:author="The Si Tran" w:date="2012-12-05T22:47:00Z">
        <w:r w:rsidRPr="00286C29" w:rsidDel="00E9719E">
          <w:rPr>
            <w:rPrChange w:id="1857" w:author="The Si Tran" w:date="2012-12-05T23:02:00Z">
              <w:rPr>
                <w:sz w:val="28"/>
                <w:szCs w:val="28"/>
              </w:rPr>
            </w:rPrChange>
          </w:rPr>
          <w:delText xml:space="preserve">Xt+k </w:delText>
        </w:r>
      </w:del>
      <w:del w:id="1858" w:author="The Si Tran" w:date="2012-12-11T21:27:00Z">
        <w:r w:rsidRPr="00286C29" w:rsidDel="000E6941">
          <w:rPr>
            <w:rPrChange w:id="1859" w:author="The Si Tran" w:date="2012-12-05T23:02:00Z">
              <w:rPr>
                <w:sz w:val="28"/>
                <w:szCs w:val="28"/>
              </w:rPr>
            </w:rPrChange>
          </w:rPr>
          <w:delText>có sự tương quan với nhau.</w:delText>
        </w:r>
        <w:bookmarkStart w:id="1860" w:name="_Toc343083545"/>
        <w:bookmarkStart w:id="1861" w:name="_Toc343083759"/>
        <w:bookmarkStart w:id="1862" w:name="_Toc343083970"/>
        <w:bookmarkStart w:id="1863" w:name="_Toc343220729"/>
        <w:bookmarkStart w:id="1864" w:name="_Toc343232233"/>
        <w:bookmarkStart w:id="1865" w:name="_Toc343232646"/>
        <w:bookmarkStart w:id="1866" w:name="_Toc343232931"/>
        <w:bookmarkStart w:id="1867" w:name="_Toc343415436"/>
        <w:bookmarkStart w:id="1868" w:name="_Toc343415732"/>
        <w:bookmarkStart w:id="1869" w:name="_Toc343452391"/>
        <w:bookmarkStart w:id="1870" w:name="_Toc343461181"/>
        <w:bookmarkStart w:id="1871" w:name="_Toc343494068"/>
        <w:bookmarkStart w:id="1872" w:name="_Toc343494280"/>
        <w:bookmarkStart w:id="1873" w:name="_Toc343495053"/>
        <w:bookmarkStart w:id="1874" w:name="_Toc343660280"/>
        <w:bookmarkStart w:id="1875" w:name="_Toc343660494"/>
        <w:bookmarkStart w:id="1876" w:name="_Toc343711122"/>
        <w:bookmarkStart w:id="1877" w:name="_Toc343829086"/>
        <w:bookmarkStart w:id="1878" w:name="_Toc343831890"/>
        <w:bookmarkStart w:id="1879" w:name="_Toc343832259"/>
        <w:bookmarkStart w:id="1880" w:name="_Toc343832476"/>
        <w:bookmarkStart w:id="1881" w:name="_Toc343832693"/>
        <w:bookmarkStart w:id="1882" w:name="_Toc343837286"/>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del>
    </w:p>
    <w:p w14:paraId="1BA9CD49" w14:textId="77777777" w:rsidR="00024D6E" w:rsidRPr="00286C29" w:rsidDel="000E6941" w:rsidRDefault="00024D6E" w:rsidP="00024D6E">
      <w:pPr>
        <w:ind w:firstLine="540"/>
        <w:rPr>
          <w:del w:id="1883" w:author="The Si Tran" w:date="2012-12-11T21:27:00Z"/>
          <w:rPrChange w:id="1884" w:author="The Si Tran" w:date="2012-12-05T23:02:00Z">
            <w:rPr>
              <w:del w:id="1885" w:author="The Si Tran" w:date="2012-12-11T21:27:00Z"/>
              <w:sz w:val="28"/>
              <w:szCs w:val="28"/>
            </w:rPr>
          </w:rPrChange>
        </w:rPr>
      </w:pPr>
      <w:del w:id="1886" w:author="The Si Tran" w:date="2012-12-11T21:27:00Z">
        <w:r w:rsidRPr="00286C29" w:rsidDel="000E6941">
          <w:rPr>
            <w:rPrChange w:id="1887"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888" w:name="_Toc343083546"/>
        <w:bookmarkStart w:id="1889" w:name="_Toc343083760"/>
        <w:bookmarkStart w:id="1890" w:name="_Toc343083971"/>
        <w:bookmarkStart w:id="1891" w:name="_Toc343220730"/>
        <w:bookmarkStart w:id="1892" w:name="_Toc343232234"/>
        <w:bookmarkStart w:id="1893" w:name="_Toc343232647"/>
        <w:bookmarkStart w:id="1894" w:name="_Toc343232932"/>
        <w:bookmarkStart w:id="1895" w:name="_Toc343415437"/>
        <w:bookmarkStart w:id="1896" w:name="_Toc343415733"/>
        <w:bookmarkStart w:id="1897" w:name="_Toc343452392"/>
        <w:bookmarkStart w:id="1898" w:name="_Toc343461182"/>
        <w:bookmarkStart w:id="1899" w:name="_Toc343494069"/>
        <w:bookmarkStart w:id="1900" w:name="_Toc343494281"/>
        <w:bookmarkStart w:id="1901" w:name="_Toc343495054"/>
        <w:bookmarkStart w:id="1902" w:name="_Toc343660281"/>
        <w:bookmarkStart w:id="1903" w:name="_Toc343660495"/>
        <w:bookmarkStart w:id="1904" w:name="_Toc343711123"/>
        <w:bookmarkStart w:id="1905" w:name="_Toc343829087"/>
        <w:bookmarkStart w:id="1906" w:name="_Toc343831891"/>
        <w:bookmarkStart w:id="1907" w:name="_Toc343832260"/>
        <w:bookmarkStart w:id="1908" w:name="_Toc343832477"/>
        <w:bookmarkStart w:id="1909" w:name="_Toc343832694"/>
        <w:bookmarkStart w:id="1910" w:name="_Toc3438372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del>
    </w:p>
    <w:p w14:paraId="5C352C0E" w14:textId="77777777" w:rsidR="00024D6E" w:rsidRPr="00286C29" w:rsidDel="000E6941" w:rsidRDefault="00024D6E" w:rsidP="00024D6E">
      <w:pPr>
        <w:rPr>
          <w:del w:id="1911" w:author="The Si Tran" w:date="2012-12-11T21:27:00Z"/>
          <w:rPrChange w:id="1912" w:author="The Si Tran" w:date="2012-12-05T23:02:00Z">
            <w:rPr>
              <w:del w:id="1913" w:author="The Si Tran" w:date="2012-12-11T21:27:00Z"/>
              <w:sz w:val="28"/>
              <w:szCs w:val="28"/>
            </w:rPr>
          </w:rPrChange>
        </w:rPr>
      </w:pPr>
      <w:del w:id="1914" w:author="The Si Tran" w:date="2012-12-11T21:27:00Z">
        <w:r w:rsidRPr="00286C29" w:rsidDel="000E6941">
          <w:rPr>
            <w:rPrChange w:id="1915" w:author="The Si Tran" w:date="2012-12-05T23:02:00Z">
              <w:rPr>
                <w:b/>
                <w:sz w:val="28"/>
                <w:szCs w:val="28"/>
              </w:rPr>
            </w:rPrChange>
          </w:rPr>
          <w:delText>Định nghĩa: Hàm tự tương quan là một đồ thị biểu diễn các hệ số tự tương quan theo các độ trễ khác nhau [1].</w:delText>
        </w:r>
        <w:bookmarkStart w:id="1916" w:name="_Toc343083547"/>
        <w:bookmarkStart w:id="1917" w:name="_Toc343083761"/>
        <w:bookmarkStart w:id="1918" w:name="_Toc343083972"/>
        <w:bookmarkStart w:id="1919" w:name="_Toc343220731"/>
        <w:bookmarkStart w:id="1920" w:name="_Toc343232235"/>
        <w:bookmarkStart w:id="1921" w:name="_Toc343232648"/>
        <w:bookmarkStart w:id="1922" w:name="_Toc343232933"/>
        <w:bookmarkStart w:id="1923" w:name="_Toc343415438"/>
        <w:bookmarkStart w:id="1924" w:name="_Toc343415734"/>
        <w:bookmarkStart w:id="1925" w:name="_Toc343452393"/>
        <w:bookmarkStart w:id="1926" w:name="_Toc343461183"/>
        <w:bookmarkStart w:id="1927" w:name="_Toc343494070"/>
        <w:bookmarkStart w:id="1928" w:name="_Toc343494282"/>
        <w:bookmarkStart w:id="1929" w:name="_Toc343495055"/>
        <w:bookmarkStart w:id="1930" w:name="_Toc343660282"/>
        <w:bookmarkStart w:id="1931" w:name="_Toc343660496"/>
        <w:bookmarkStart w:id="1932" w:name="_Toc343711124"/>
        <w:bookmarkStart w:id="1933" w:name="_Toc343829088"/>
        <w:bookmarkStart w:id="1934" w:name="_Toc343831892"/>
        <w:bookmarkStart w:id="1935" w:name="_Toc343832261"/>
        <w:bookmarkStart w:id="1936" w:name="_Toc343832478"/>
        <w:bookmarkStart w:id="1937" w:name="_Toc343832695"/>
        <w:bookmarkStart w:id="1938" w:name="_Toc343837288"/>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del>
    </w:p>
    <w:p w14:paraId="7EE7FA4F" w14:textId="77777777" w:rsidR="00024D6E" w:rsidRPr="00286C29" w:rsidDel="000E6941" w:rsidRDefault="00024D6E" w:rsidP="00CD217B">
      <w:pPr>
        <w:ind w:firstLine="540"/>
        <w:rPr>
          <w:del w:id="1939" w:author="The Si Tran" w:date="2012-12-11T21:27:00Z"/>
          <w:rPrChange w:id="1940" w:author="The Si Tran" w:date="2012-12-05T23:02:00Z">
            <w:rPr>
              <w:del w:id="1941" w:author="The Si Tran" w:date="2012-12-11T21:27:00Z"/>
              <w:sz w:val="28"/>
              <w:szCs w:val="28"/>
            </w:rPr>
          </w:rPrChange>
        </w:rPr>
      </w:pPr>
      <w:del w:id="1942" w:author="The Si Tran" w:date="2012-12-11T21:27:00Z">
        <w:r w:rsidRPr="00286C29" w:rsidDel="000E6941">
          <w:rPr>
            <w:rPrChange w:id="1943" w:author="The Si Tran" w:date="2012-12-05T23:02:00Z">
              <w:rPr>
                <w:sz w:val="28"/>
                <w:szCs w:val="28"/>
              </w:rPr>
            </w:rPrChange>
          </w:rPr>
          <w:delText>Hình 2 là một ví dụ về hàm tự tương quan.</w:delText>
        </w:r>
        <w:bookmarkStart w:id="1944" w:name="_Toc343083548"/>
        <w:bookmarkStart w:id="1945" w:name="_Toc343083762"/>
        <w:bookmarkStart w:id="1946" w:name="_Toc343083973"/>
        <w:bookmarkStart w:id="1947" w:name="_Toc343220732"/>
        <w:bookmarkStart w:id="1948" w:name="_Toc343232236"/>
        <w:bookmarkStart w:id="1949" w:name="_Toc343232649"/>
        <w:bookmarkStart w:id="1950" w:name="_Toc343232934"/>
        <w:bookmarkStart w:id="1951" w:name="_Toc343415439"/>
        <w:bookmarkStart w:id="1952" w:name="_Toc343415735"/>
        <w:bookmarkStart w:id="1953" w:name="_Toc343452394"/>
        <w:bookmarkStart w:id="1954" w:name="_Toc343461184"/>
        <w:bookmarkStart w:id="1955" w:name="_Toc343494071"/>
        <w:bookmarkStart w:id="1956" w:name="_Toc343494283"/>
        <w:bookmarkStart w:id="1957" w:name="_Toc343495056"/>
        <w:bookmarkStart w:id="1958" w:name="_Toc343660283"/>
        <w:bookmarkStart w:id="1959" w:name="_Toc343660497"/>
        <w:bookmarkStart w:id="1960" w:name="_Toc343711125"/>
        <w:bookmarkStart w:id="1961" w:name="_Toc343829089"/>
        <w:bookmarkStart w:id="1962" w:name="_Toc343831893"/>
        <w:bookmarkStart w:id="1963" w:name="_Toc343832262"/>
        <w:bookmarkStart w:id="1964" w:name="_Toc343832479"/>
        <w:bookmarkStart w:id="1965" w:name="_Toc343832696"/>
        <w:bookmarkStart w:id="1966" w:name="_Toc343837289"/>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del>
    </w:p>
    <w:p w14:paraId="247AB81D" w14:textId="77777777" w:rsidR="00024D6E" w:rsidRPr="00286C29" w:rsidDel="000E6941" w:rsidRDefault="00024D6E" w:rsidP="00024D6E">
      <w:pPr>
        <w:rPr>
          <w:del w:id="1967" w:author="The Si Tran" w:date="2012-12-11T21:27:00Z"/>
          <w:rPrChange w:id="1968" w:author="The Si Tran" w:date="2012-12-05T23:02:00Z">
            <w:rPr>
              <w:del w:id="1969" w:author="The Si Tran" w:date="2012-12-11T21:27:00Z"/>
              <w:sz w:val="28"/>
              <w:szCs w:val="28"/>
            </w:rPr>
          </w:rPrChange>
        </w:rPr>
      </w:pPr>
      <w:del w:id="1970" w:author="The Si Tran" w:date="2012-12-11T21:27:00Z">
        <w:r w:rsidRPr="00286C29" w:rsidDel="000E6941">
          <w:rPr>
            <w:rPrChange w:id="1971" w:author="Unknown">
              <w:rPr>
                <w:noProof/>
                <w:sz w:val="28"/>
                <w:szCs w:val="28"/>
              </w:rPr>
            </w:rPrChange>
          </w:rPr>
          <w:drawing>
            <wp:inline distT="0" distB="0" distL="0" distR="0" wp14:anchorId="37C9E20B" wp14:editId="322E92F9">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972" w:name="_Toc343083549"/>
        <w:bookmarkStart w:id="1973" w:name="_Toc343083763"/>
        <w:bookmarkStart w:id="1974" w:name="_Toc343083974"/>
        <w:bookmarkStart w:id="1975" w:name="_Toc343220733"/>
        <w:bookmarkStart w:id="1976" w:name="_Toc343232237"/>
        <w:bookmarkStart w:id="1977" w:name="_Toc343232650"/>
        <w:bookmarkStart w:id="1978" w:name="_Toc343232935"/>
        <w:bookmarkStart w:id="1979" w:name="_Toc343415440"/>
        <w:bookmarkStart w:id="1980" w:name="_Toc343415736"/>
        <w:bookmarkStart w:id="1981" w:name="_Toc343452395"/>
        <w:bookmarkStart w:id="1982" w:name="_Toc343461185"/>
        <w:bookmarkStart w:id="1983" w:name="_Toc343494072"/>
        <w:bookmarkStart w:id="1984" w:name="_Toc343494284"/>
        <w:bookmarkStart w:id="1985" w:name="_Toc343495057"/>
        <w:bookmarkStart w:id="1986" w:name="_Toc343660284"/>
        <w:bookmarkStart w:id="1987" w:name="_Toc343660498"/>
        <w:bookmarkStart w:id="1988" w:name="_Toc343711126"/>
        <w:bookmarkStart w:id="1989" w:name="_Toc343829090"/>
        <w:bookmarkStart w:id="1990" w:name="_Toc343831894"/>
        <w:bookmarkStart w:id="1991" w:name="_Toc343832263"/>
        <w:bookmarkStart w:id="1992" w:name="_Toc343832480"/>
        <w:bookmarkStart w:id="1993" w:name="_Toc343832697"/>
        <w:bookmarkStart w:id="1994" w:name="_Toc343837290"/>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del>
    </w:p>
    <w:p w14:paraId="12F5FD7D" w14:textId="77777777" w:rsidR="00024D6E" w:rsidRPr="00286C29" w:rsidDel="000E6941" w:rsidRDefault="00024D6E" w:rsidP="008E6A9A">
      <w:pPr>
        <w:pStyle w:val="Caption"/>
        <w:ind w:firstLine="540"/>
        <w:jc w:val="center"/>
        <w:rPr>
          <w:del w:id="1995" w:author="The Si Tran" w:date="2012-12-11T21:27:00Z"/>
          <w:rPrChange w:id="1996" w:author="The Si Tran" w:date="2012-12-05T23:02:00Z">
            <w:rPr>
              <w:del w:id="1997" w:author="The Si Tran" w:date="2012-12-11T21:27:00Z"/>
              <w:sz w:val="28"/>
              <w:szCs w:val="28"/>
            </w:rPr>
          </w:rPrChange>
        </w:rPr>
      </w:pPr>
      <w:bookmarkStart w:id="1998" w:name="_Toc312142076"/>
      <w:del w:id="1999" w:author="The Si Tran" w:date="2012-12-11T21:27:00Z">
        <w:r w:rsidRPr="00286C29" w:rsidDel="000E6941">
          <w:rPr>
            <w:rPrChange w:id="2000" w:author="The Si Tran" w:date="2012-12-05T23:02:00Z">
              <w:rPr>
                <w:sz w:val="28"/>
                <w:szCs w:val="28"/>
              </w:rPr>
            </w:rPrChange>
          </w:rPr>
          <w:delText xml:space="preserve">Hình </w:delText>
        </w:r>
        <w:r w:rsidRPr="00286C29" w:rsidDel="000E6941">
          <w:rPr>
            <w:rPrChange w:id="2001" w:author="The Si Tran" w:date="2012-12-05T23:02:00Z">
              <w:rPr>
                <w:sz w:val="28"/>
                <w:szCs w:val="28"/>
              </w:rPr>
            </w:rPrChange>
          </w:rPr>
          <w:fldChar w:fldCharType="begin"/>
        </w:r>
        <w:r w:rsidRPr="00286C29" w:rsidDel="000E6941">
          <w:rPr>
            <w:rPrChange w:id="2002" w:author="The Si Tran" w:date="2012-12-05T23:02:00Z">
              <w:rPr>
                <w:sz w:val="28"/>
                <w:szCs w:val="28"/>
              </w:rPr>
            </w:rPrChange>
          </w:rPr>
          <w:delInstrText xml:space="preserve"> SEQ Hình \* ARABIC </w:delInstrText>
        </w:r>
        <w:r w:rsidRPr="00286C29" w:rsidDel="000E6941">
          <w:rPr>
            <w:rPrChange w:id="2003" w:author="The Si Tran" w:date="2012-12-05T23:02:00Z">
              <w:rPr>
                <w:sz w:val="28"/>
                <w:szCs w:val="28"/>
              </w:rPr>
            </w:rPrChange>
          </w:rPr>
          <w:fldChar w:fldCharType="separate"/>
        </w:r>
        <w:r w:rsidRPr="00286C29" w:rsidDel="000E6941">
          <w:rPr>
            <w:rPrChange w:id="2004" w:author="The Si Tran" w:date="2012-12-05T23:02:00Z">
              <w:rPr>
                <w:noProof/>
                <w:sz w:val="28"/>
                <w:szCs w:val="28"/>
              </w:rPr>
            </w:rPrChange>
          </w:rPr>
          <w:delText>2</w:delText>
        </w:r>
        <w:r w:rsidRPr="00286C29" w:rsidDel="000E6941">
          <w:rPr>
            <w:rPrChange w:id="2005" w:author="The Si Tran" w:date="2012-12-05T23:02:00Z">
              <w:rPr>
                <w:sz w:val="28"/>
                <w:szCs w:val="28"/>
              </w:rPr>
            </w:rPrChange>
          </w:rPr>
          <w:fldChar w:fldCharType="end"/>
        </w:r>
        <w:r w:rsidRPr="00286C29" w:rsidDel="000E6941">
          <w:rPr>
            <w:rPrChange w:id="2006" w:author="The Si Tran" w:date="2012-12-05T23:02:00Z">
              <w:rPr>
                <w:sz w:val="28"/>
                <w:szCs w:val="28"/>
              </w:rPr>
            </w:rPrChange>
          </w:rPr>
          <w:delText xml:space="preserve"> Hàm tự tương quan</w:delText>
        </w:r>
        <w:bookmarkStart w:id="2007" w:name="_Toc343083550"/>
        <w:bookmarkStart w:id="2008" w:name="_Toc343083764"/>
        <w:bookmarkStart w:id="2009" w:name="_Toc343083975"/>
        <w:bookmarkStart w:id="2010" w:name="_Toc343220734"/>
        <w:bookmarkStart w:id="2011" w:name="_Toc343232238"/>
        <w:bookmarkStart w:id="2012" w:name="_Toc343232651"/>
        <w:bookmarkStart w:id="2013" w:name="_Toc343232936"/>
        <w:bookmarkStart w:id="2014" w:name="_Toc343415441"/>
        <w:bookmarkStart w:id="2015" w:name="_Toc343415737"/>
        <w:bookmarkStart w:id="2016" w:name="_Toc343452396"/>
        <w:bookmarkStart w:id="2017" w:name="_Toc343461186"/>
        <w:bookmarkStart w:id="2018" w:name="_Toc343494073"/>
        <w:bookmarkStart w:id="2019" w:name="_Toc343494285"/>
        <w:bookmarkStart w:id="2020" w:name="_Toc343495058"/>
        <w:bookmarkStart w:id="2021" w:name="_Toc343660285"/>
        <w:bookmarkStart w:id="2022" w:name="_Toc343660499"/>
        <w:bookmarkStart w:id="2023" w:name="_Toc343711127"/>
        <w:bookmarkStart w:id="2024" w:name="_Toc343829091"/>
        <w:bookmarkStart w:id="2025" w:name="_Toc343831895"/>
        <w:bookmarkStart w:id="2026" w:name="_Toc343832264"/>
        <w:bookmarkStart w:id="2027" w:name="_Toc343832481"/>
        <w:bookmarkStart w:id="2028" w:name="_Toc343832698"/>
        <w:bookmarkStart w:id="2029" w:name="_Toc343837291"/>
        <w:bookmarkEnd w:id="1998"/>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del>
    </w:p>
    <w:p w14:paraId="020A6CCC" w14:textId="77777777" w:rsidR="00024D6E" w:rsidRPr="00286C29" w:rsidDel="000E6941" w:rsidRDefault="00024D6E" w:rsidP="00024D6E">
      <w:pPr>
        <w:rPr>
          <w:del w:id="2030" w:author="The Si Tran" w:date="2012-12-11T21:27:00Z"/>
          <w:rPrChange w:id="2031" w:author="The Si Tran" w:date="2012-12-05T23:02:00Z">
            <w:rPr>
              <w:del w:id="2032" w:author="The Si Tran" w:date="2012-12-11T21:27:00Z"/>
              <w:sz w:val="28"/>
              <w:szCs w:val="28"/>
            </w:rPr>
          </w:rPrChange>
        </w:rPr>
      </w:pPr>
      <w:del w:id="2033" w:author="The Si Tran" w:date="2012-12-11T21:27:00Z">
        <w:r w:rsidRPr="00286C29" w:rsidDel="000E6941">
          <w:rPr>
            <w:rPrChange w:id="2034" w:author="The Si Tran" w:date="2012-12-05T23:02:00Z">
              <w:rPr>
                <w:sz w:val="28"/>
                <w:szCs w:val="28"/>
              </w:rPr>
            </w:rPrChange>
          </w:rPr>
          <w:tab/>
        </w:r>
        <w:bookmarkStart w:id="2035" w:name="_Toc343083551"/>
        <w:bookmarkStart w:id="2036" w:name="_Toc343083765"/>
        <w:bookmarkStart w:id="2037" w:name="_Toc343083976"/>
        <w:bookmarkStart w:id="2038" w:name="_Toc343220735"/>
        <w:bookmarkStart w:id="2039" w:name="_Toc343232239"/>
        <w:bookmarkStart w:id="2040" w:name="_Toc343232652"/>
        <w:bookmarkStart w:id="2041" w:name="_Toc343232937"/>
        <w:bookmarkStart w:id="2042" w:name="_Toc343415442"/>
        <w:bookmarkStart w:id="2043" w:name="_Toc343415738"/>
        <w:bookmarkStart w:id="2044" w:name="_Toc343452397"/>
        <w:bookmarkStart w:id="2045" w:name="_Toc343461187"/>
        <w:bookmarkStart w:id="2046" w:name="_Toc343494074"/>
        <w:bookmarkStart w:id="2047" w:name="_Toc343494286"/>
        <w:bookmarkStart w:id="2048" w:name="_Toc343495059"/>
        <w:bookmarkStart w:id="2049" w:name="_Toc343660286"/>
        <w:bookmarkStart w:id="2050" w:name="_Toc343660500"/>
        <w:bookmarkStart w:id="2051" w:name="_Toc343711128"/>
        <w:bookmarkStart w:id="2052" w:name="_Toc343829092"/>
        <w:bookmarkStart w:id="2053" w:name="_Toc343831896"/>
        <w:bookmarkStart w:id="2054" w:name="_Toc343832265"/>
        <w:bookmarkStart w:id="2055" w:name="_Toc343832482"/>
        <w:bookmarkStart w:id="2056" w:name="_Toc343832699"/>
        <w:bookmarkStart w:id="2057" w:name="_Toc343837292"/>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del>
    </w:p>
    <w:p w14:paraId="64FC6D0E" w14:textId="77777777" w:rsidR="00024D6E" w:rsidRPr="00286C29" w:rsidDel="000E6941" w:rsidRDefault="00024D6E" w:rsidP="00024D6E">
      <w:pPr>
        <w:ind w:firstLine="720"/>
        <w:rPr>
          <w:del w:id="2058" w:author="The Si Tran" w:date="2012-12-11T21:27:00Z"/>
          <w:rPrChange w:id="2059" w:author="The Si Tran" w:date="2012-12-05T23:02:00Z">
            <w:rPr>
              <w:del w:id="2060" w:author="The Si Tran" w:date="2012-12-11T21:27:00Z"/>
              <w:sz w:val="28"/>
              <w:szCs w:val="28"/>
            </w:rPr>
          </w:rPrChange>
        </w:rPr>
      </w:pPr>
      <w:del w:id="2061" w:author="The Si Tran" w:date="2012-12-11T21:27:00Z">
        <w:r w:rsidRPr="00286C29" w:rsidDel="000E6941">
          <w:rPr>
            <w:rPrChange w:id="2062"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2063" w:author="The Si Tran" w:date="2012-12-05T22:50:00Z">
        <w:r w:rsidRPr="00286C29" w:rsidDel="008A2D16">
          <w:rPr>
            <w:rPrChange w:id="2064" w:author="The Si Tran" w:date="2012-12-05T23:02:00Z">
              <w:rPr>
                <w:sz w:val="28"/>
                <w:szCs w:val="28"/>
              </w:rPr>
            </w:rPrChange>
          </w:rPr>
          <w:delText xml:space="preserve"> </w:delText>
        </w:r>
      </w:del>
      <w:del w:id="2065" w:author="The Si Tran" w:date="2012-12-11T21:27:00Z">
        <w:r w:rsidRPr="00286C29" w:rsidDel="000E6941">
          <w:rPr>
            <w:rPrChange w:id="2066" w:author="The Si Tran" w:date="2012-12-05T23:02:00Z">
              <w:rPr>
                <w:sz w:val="28"/>
                <w:szCs w:val="28"/>
              </w:rPr>
            </w:rPrChange>
          </w:rPr>
          <w:delText>).</w:delText>
        </w:r>
        <w:bookmarkStart w:id="2067" w:name="_Toc343083552"/>
        <w:bookmarkStart w:id="2068" w:name="_Toc343083766"/>
        <w:bookmarkStart w:id="2069" w:name="_Toc343083977"/>
        <w:bookmarkStart w:id="2070" w:name="_Toc343220736"/>
        <w:bookmarkStart w:id="2071" w:name="_Toc343232240"/>
        <w:bookmarkStart w:id="2072" w:name="_Toc343232653"/>
        <w:bookmarkStart w:id="2073" w:name="_Toc343232938"/>
        <w:bookmarkStart w:id="2074" w:name="_Toc343415443"/>
        <w:bookmarkStart w:id="2075" w:name="_Toc343415739"/>
        <w:bookmarkStart w:id="2076" w:name="_Toc343452398"/>
        <w:bookmarkStart w:id="2077" w:name="_Toc343461188"/>
        <w:bookmarkStart w:id="2078" w:name="_Toc343494075"/>
        <w:bookmarkStart w:id="2079" w:name="_Toc343494287"/>
        <w:bookmarkStart w:id="2080" w:name="_Toc343495060"/>
        <w:bookmarkStart w:id="2081" w:name="_Toc343660287"/>
        <w:bookmarkStart w:id="2082" w:name="_Toc343660501"/>
        <w:bookmarkStart w:id="2083" w:name="_Toc343711129"/>
        <w:bookmarkStart w:id="2084" w:name="_Toc343829093"/>
        <w:bookmarkStart w:id="2085" w:name="_Toc343831897"/>
        <w:bookmarkStart w:id="2086" w:name="_Toc343832266"/>
        <w:bookmarkStart w:id="2087" w:name="_Toc343832483"/>
        <w:bookmarkStart w:id="2088" w:name="_Toc343832700"/>
        <w:bookmarkStart w:id="2089" w:name="_Toc343837293"/>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del>
    </w:p>
    <w:p w14:paraId="42F08C9A" w14:textId="77777777" w:rsidR="008A2D16" w:rsidRPr="00286C29" w:rsidDel="004A3B54" w:rsidRDefault="00024D6E">
      <w:pPr>
        <w:ind w:left="1440" w:firstLine="0"/>
        <w:rPr>
          <w:del w:id="2090" w:author="The Si Tran" w:date="2012-12-05T22:54:00Z"/>
          <w:rPrChange w:id="2091" w:author="The Si Tran" w:date="2012-12-05T23:02:00Z">
            <w:rPr>
              <w:del w:id="2092" w:author="The Si Tran" w:date="2012-12-05T22:54:00Z"/>
              <w:sz w:val="28"/>
              <w:szCs w:val="28"/>
            </w:rPr>
          </w:rPrChange>
        </w:rPr>
        <w:pPrChange w:id="2093" w:author="The Si Tran" w:date="2012-12-05T22:53:00Z">
          <w:pPr>
            <w:ind w:firstLine="720"/>
          </w:pPr>
        </w:pPrChange>
      </w:pPr>
      <w:del w:id="2094" w:author="The Si Tran" w:date="2012-12-11T21:27:00Z">
        <w:r w:rsidRPr="00286C29" w:rsidDel="000E6941">
          <w:rPr>
            <w:rPrChange w:id="2095" w:author="The Si Tran" w:date="2012-12-05T23:02:00Z">
              <w:rPr>
                <w:sz w:val="28"/>
                <w:szCs w:val="28"/>
              </w:rPr>
            </w:rPrChange>
          </w:rPr>
          <w:delText>Công thức tính hệ số tự tương quan lấy mẫu:</w:delText>
        </w:r>
      </w:del>
      <w:bookmarkStart w:id="2096" w:name="_Toc343083553"/>
      <w:bookmarkStart w:id="2097" w:name="_Toc343083767"/>
      <w:bookmarkStart w:id="2098" w:name="_Toc343083978"/>
      <w:bookmarkStart w:id="2099" w:name="_Toc343220737"/>
      <w:bookmarkStart w:id="2100" w:name="_Toc343232241"/>
      <w:bookmarkStart w:id="2101" w:name="_Toc343232654"/>
      <w:bookmarkStart w:id="2102" w:name="_Toc343232939"/>
      <w:bookmarkStart w:id="2103" w:name="_Toc343415444"/>
      <w:bookmarkStart w:id="2104" w:name="_Toc343415740"/>
      <w:bookmarkStart w:id="2105" w:name="_Toc343452399"/>
      <w:bookmarkStart w:id="2106" w:name="_Toc343461189"/>
      <w:bookmarkStart w:id="2107" w:name="_Toc343494076"/>
      <w:bookmarkStart w:id="2108" w:name="_Toc343494288"/>
      <w:bookmarkStart w:id="2109" w:name="_Toc343495061"/>
      <w:bookmarkStart w:id="2110" w:name="_Toc343660288"/>
      <w:bookmarkStart w:id="2111" w:name="_Toc343660502"/>
      <w:bookmarkStart w:id="2112" w:name="_Toc343711130"/>
      <w:bookmarkStart w:id="2113" w:name="_Toc343829094"/>
      <w:bookmarkStart w:id="2114" w:name="_Toc343831898"/>
      <w:bookmarkStart w:id="2115" w:name="_Toc343832267"/>
      <w:bookmarkStart w:id="2116" w:name="_Toc343832484"/>
      <w:bookmarkStart w:id="2117" w:name="_Toc343832701"/>
      <w:bookmarkStart w:id="2118" w:name="_Toc343837294"/>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p>
    <w:p w14:paraId="214ECA9C" w14:textId="77777777" w:rsidR="00024D6E" w:rsidRPr="00286C29" w:rsidDel="004A3B54" w:rsidRDefault="00024D6E">
      <w:pPr>
        <w:ind w:firstLine="0"/>
        <w:rPr>
          <w:del w:id="2119" w:author="The Si Tran" w:date="2012-12-05T22:54:00Z"/>
          <w:rPrChange w:id="2120" w:author="The Si Tran" w:date="2012-12-05T23:02:00Z">
            <w:rPr>
              <w:del w:id="2121" w:author="The Si Tran" w:date="2012-12-05T22:54:00Z"/>
              <w:sz w:val="28"/>
              <w:szCs w:val="28"/>
            </w:rPr>
          </w:rPrChange>
        </w:rPr>
        <w:pPrChange w:id="2122" w:author="The Si Tran" w:date="2012-12-05T22:53:00Z">
          <w:pPr>
            <w:ind w:left="720" w:firstLine="720"/>
          </w:pPr>
        </w:pPrChange>
      </w:pPr>
      <w:del w:id="2123" w:author="The Si Tran" w:date="2012-12-05T22:53:00Z">
        <w:r w:rsidRPr="00286C29" w:rsidDel="004A3B54">
          <w:object w:dxaOrig="180" w:dyaOrig="279" w14:anchorId="0B5D12CD">
            <v:shape id="_x0000_i1029" type="#_x0000_t75" style="width:9pt;height:13.5pt" o:ole="">
              <v:imagedata r:id="rId19" o:title=""/>
            </v:shape>
            <o:OLEObject Type="Embed" ProgID="Equation.DSMT4" ShapeID="_x0000_i1029" DrawAspect="Content" ObjectID="_1417583451" r:id="rId20"/>
          </w:object>
        </w:r>
        <w:r w:rsidRPr="00286C29" w:rsidDel="004A3B54">
          <w:object w:dxaOrig="2940" w:dyaOrig="880" w14:anchorId="0CA6F235">
            <v:shape id="_x0000_i1030" type="#_x0000_t75" style="width:225pt;height:69pt" o:ole="">
              <v:imagedata r:id="rId21" o:title=""/>
            </v:shape>
            <o:OLEObject Type="Embed" ProgID="Equation.DSMT4" ShapeID="_x0000_i1030" DrawAspect="Content" ObjectID="_1417583452" r:id="rId22"/>
          </w:object>
        </w:r>
        <w:r w:rsidRPr="00286C29" w:rsidDel="004A3B54">
          <w:rPr>
            <w:rPrChange w:id="2124" w:author="The Si Tran" w:date="2012-12-05T23:02:00Z">
              <w:rPr>
                <w:sz w:val="28"/>
                <w:szCs w:val="28"/>
              </w:rPr>
            </w:rPrChange>
          </w:rPr>
          <w:delText xml:space="preserve">    </w:delText>
        </w:r>
      </w:del>
      <w:del w:id="2125" w:author="The Si Tran" w:date="2012-12-05T22:54:00Z">
        <w:r w:rsidRPr="00286C29" w:rsidDel="004A3B54">
          <w:rPr>
            <w:rPrChange w:id="2126" w:author="The Si Tran" w:date="2012-12-05T23:02:00Z">
              <w:rPr>
                <w:sz w:val="28"/>
                <w:szCs w:val="28"/>
              </w:rPr>
            </w:rPrChange>
          </w:rPr>
          <w:delText xml:space="preserve"> (2.1.2)</w:delText>
        </w:r>
        <w:bookmarkStart w:id="2127" w:name="_Toc343083554"/>
        <w:bookmarkStart w:id="2128" w:name="_Toc343083768"/>
        <w:bookmarkStart w:id="2129" w:name="_Toc343083979"/>
        <w:bookmarkStart w:id="2130" w:name="_Toc343220738"/>
        <w:bookmarkStart w:id="2131" w:name="_Toc343232242"/>
        <w:bookmarkStart w:id="2132" w:name="_Toc343232655"/>
        <w:bookmarkStart w:id="2133" w:name="_Toc343232940"/>
        <w:bookmarkStart w:id="2134" w:name="_Toc343415445"/>
        <w:bookmarkStart w:id="2135" w:name="_Toc343415741"/>
        <w:bookmarkStart w:id="2136" w:name="_Toc343452400"/>
        <w:bookmarkStart w:id="2137" w:name="_Toc343461190"/>
        <w:bookmarkStart w:id="2138" w:name="_Toc343494077"/>
        <w:bookmarkStart w:id="2139" w:name="_Toc343494289"/>
        <w:bookmarkStart w:id="2140" w:name="_Toc343495062"/>
        <w:bookmarkStart w:id="2141" w:name="_Toc343660289"/>
        <w:bookmarkStart w:id="2142" w:name="_Toc343660503"/>
        <w:bookmarkStart w:id="2143" w:name="_Toc343711131"/>
        <w:bookmarkStart w:id="2144" w:name="_Toc343829095"/>
        <w:bookmarkStart w:id="2145" w:name="_Toc343831899"/>
        <w:bookmarkStart w:id="2146" w:name="_Toc343832268"/>
        <w:bookmarkStart w:id="2147" w:name="_Toc343832485"/>
        <w:bookmarkStart w:id="2148" w:name="_Toc343832702"/>
        <w:bookmarkStart w:id="2149" w:name="_Toc343837295"/>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del>
    </w:p>
    <w:p w14:paraId="66BF9444" w14:textId="77777777" w:rsidR="00024D6E" w:rsidRPr="00286C29" w:rsidDel="000E6941" w:rsidRDefault="00024D6E">
      <w:pPr>
        <w:ind w:left="1440"/>
        <w:rPr>
          <w:del w:id="2150" w:author="The Si Tran" w:date="2012-12-11T21:27:00Z"/>
          <w:rPrChange w:id="2151" w:author="The Si Tran" w:date="2012-12-05T23:02:00Z">
            <w:rPr>
              <w:del w:id="2152" w:author="The Si Tran" w:date="2012-12-11T21:27:00Z"/>
              <w:sz w:val="28"/>
              <w:szCs w:val="28"/>
            </w:rPr>
          </w:rPrChange>
        </w:rPr>
        <w:pPrChange w:id="2153" w:author="The Si Tran" w:date="2012-12-05T22:54:00Z">
          <w:pPr/>
        </w:pPrChange>
      </w:pPr>
      <w:bookmarkStart w:id="2154" w:name="_Toc343083555"/>
      <w:bookmarkStart w:id="2155" w:name="_Toc343083769"/>
      <w:bookmarkStart w:id="2156" w:name="_Toc343083980"/>
      <w:bookmarkStart w:id="2157" w:name="_Toc343220739"/>
      <w:bookmarkStart w:id="2158" w:name="_Toc343232243"/>
      <w:bookmarkStart w:id="2159" w:name="_Toc343232656"/>
      <w:bookmarkStart w:id="2160" w:name="_Toc343232941"/>
      <w:bookmarkStart w:id="2161" w:name="_Toc343415446"/>
      <w:bookmarkStart w:id="2162" w:name="_Toc343415742"/>
      <w:bookmarkStart w:id="2163" w:name="_Toc343452401"/>
      <w:bookmarkStart w:id="2164" w:name="_Toc343461191"/>
      <w:bookmarkStart w:id="2165" w:name="_Toc343494078"/>
      <w:bookmarkStart w:id="2166" w:name="_Toc343494290"/>
      <w:bookmarkStart w:id="2167" w:name="_Toc343495063"/>
      <w:bookmarkStart w:id="2168" w:name="_Toc343660290"/>
      <w:bookmarkStart w:id="2169" w:name="_Toc343660504"/>
      <w:bookmarkStart w:id="2170" w:name="_Toc343711132"/>
      <w:bookmarkStart w:id="2171" w:name="_Toc343829096"/>
      <w:bookmarkStart w:id="2172" w:name="_Toc343831900"/>
      <w:bookmarkStart w:id="2173" w:name="_Toc343832269"/>
      <w:bookmarkStart w:id="2174" w:name="_Toc343832486"/>
      <w:bookmarkStart w:id="2175" w:name="_Toc343832703"/>
      <w:bookmarkStart w:id="2176" w:name="_Toc343837296"/>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p>
    <w:p w14:paraId="5EA7ED7C" w14:textId="77777777" w:rsidR="00024D6E" w:rsidRPr="00286C29" w:rsidDel="000E6941" w:rsidRDefault="00024D6E" w:rsidP="00024D6E">
      <w:pPr>
        <w:rPr>
          <w:del w:id="2177" w:author="The Si Tran" w:date="2012-12-11T21:27:00Z"/>
          <w:rPrChange w:id="2178" w:author="The Si Tran" w:date="2012-12-05T23:02:00Z">
            <w:rPr>
              <w:del w:id="2179" w:author="The Si Tran" w:date="2012-12-11T21:27:00Z"/>
              <w:sz w:val="28"/>
              <w:szCs w:val="28"/>
            </w:rPr>
          </w:rPrChange>
        </w:rPr>
      </w:pPr>
      <w:del w:id="2180" w:author="The Si Tran" w:date="2012-12-11T21:27:00Z">
        <w:r w:rsidRPr="00286C29" w:rsidDel="000E6941">
          <w:rPr>
            <w:rPrChange w:id="2181" w:author="The Si Tran" w:date="2012-12-05T23:02:00Z">
              <w:rPr>
                <w:sz w:val="28"/>
                <w:szCs w:val="28"/>
              </w:rPr>
            </w:rPrChange>
          </w:rPr>
          <w:delText xml:space="preserve">Với </w:delText>
        </w:r>
        <w:bookmarkStart w:id="2182" w:name="_Toc343083556"/>
        <w:bookmarkStart w:id="2183" w:name="_Toc343083770"/>
        <w:bookmarkStart w:id="2184" w:name="_Toc343083981"/>
        <w:bookmarkStart w:id="2185" w:name="_Toc343220740"/>
        <w:bookmarkStart w:id="2186" w:name="_Toc343232244"/>
        <w:bookmarkStart w:id="2187" w:name="_Toc343232657"/>
        <w:bookmarkStart w:id="2188" w:name="_Toc343232942"/>
        <w:bookmarkStart w:id="2189" w:name="_Toc343415447"/>
        <w:bookmarkStart w:id="2190" w:name="_Toc343415743"/>
        <w:bookmarkStart w:id="2191" w:name="_Toc343452402"/>
        <w:bookmarkStart w:id="2192" w:name="_Toc343461192"/>
        <w:bookmarkStart w:id="2193" w:name="_Toc343494079"/>
        <w:bookmarkStart w:id="2194" w:name="_Toc343494291"/>
        <w:bookmarkStart w:id="2195" w:name="_Toc343495064"/>
        <w:bookmarkStart w:id="2196" w:name="_Toc343660291"/>
        <w:bookmarkStart w:id="2197" w:name="_Toc343660505"/>
        <w:bookmarkStart w:id="2198" w:name="_Toc343711133"/>
        <w:bookmarkStart w:id="2199" w:name="_Toc343829097"/>
        <w:bookmarkStart w:id="2200" w:name="_Toc343831901"/>
        <w:bookmarkStart w:id="2201" w:name="_Toc343832270"/>
        <w:bookmarkStart w:id="2202" w:name="_Toc343832487"/>
        <w:bookmarkStart w:id="2203" w:name="_Toc343832704"/>
        <w:bookmarkStart w:id="2204" w:name="_Toc343837297"/>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6B4EA6C1" w14:textId="77777777" w:rsidR="00024D6E" w:rsidRPr="00286C29" w:rsidDel="000E6941" w:rsidRDefault="00024D6E" w:rsidP="00024D6E">
      <w:pPr>
        <w:rPr>
          <w:del w:id="2205" w:author="The Si Tran" w:date="2012-12-11T21:27:00Z"/>
          <w:rPrChange w:id="2206" w:author="The Si Tran" w:date="2012-12-05T23:02:00Z">
            <w:rPr>
              <w:del w:id="2207" w:author="The Si Tran" w:date="2012-12-11T21:27:00Z"/>
              <w:sz w:val="28"/>
              <w:szCs w:val="28"/>
            </w:rPr>
          </w:rPrChange>
        </w:rPr>
      </w:pPr>
      <w:del w:id="2208" w:author="The Si Tran" w:date="2012-12-11T21:27:00Z">
        <w:r w:rsidRPr="00286C29" w:rsidDel="000E6941">
          <w:rPr>
            <w:rPrChange w:id="2209" w:author="The Si Tran" w:date="2012-12-05T23:02:00Z">
              <w:rPr>
                <w:sz w:val="28"/>
                <w:szCs w:val="28"/>
              </w:rPr>
            </w:rPrChange>
          </w:rPr>
          <w:delText xml:space="preserve">               * </w:delText>
        </w:r>
      </w:del>
      <w:del w:id="2210" w:author="The Si Tran" w:date="2012-12-05T22:54:00Z">
        <w:r w:rsidRPr="00286C29" w:rsidDel="004A3B54">
          <w:object w:dxaOrig="220" w:dyaOrig="360" w14:anchorId="7BA6836A">
            <v:shape id="_x0000_i1031" type="#_x0000_t75" style="width:18pt;height:28.5pt" o:ole="">
              <v:imagedata r:id="rId23" o:title=""/>
            </v:shape>
            <o:OLEObject Type="Embed" ProgID="Equation.DSMT4" ShapeID="_x0000_i1031" DrawAspect="Content" ObjectID="_1417583453" r:id="rId24"/>
          </w:object>
        </w:r>
      </w:del>
      <w:del w:id="2211" w:author="The Si Tran" w:date="2012-12-11T21:27:00Z">
        <w:r w:rsidRPr="00286C29" w:rsidDel="000E6941">
          <w:rPr>
            <w:rPrChange w:id="2212" w:author="The Si Tran" w:date="2012-12-05T23:02:00Z">
              <w:rPr>
                <w:sz w:val="28"/>
                <w:szCs w:val="28"/>
              </w:rPr>
            </w:rPrChange>
          </w:rPr>
          <w:delText xml:space="preserve"> là hệ số tự tương quan lấy mẫu ở độ trễ </w:delText>
        </w:r>
      </w:del>
      <w:del w:id="2213" w:author="The Si Tran" w:date="2012-12-06T03:51:00Z">
        <w:r w:rsidRPr="00286C29" w:rsidDel="008C32B7">
          <w:rPr>
            <w:rPrChange w:id="2214" w:author="The Si Tran" w:date="2012-12-05T23:02:00Z">
              <w:rPr>
                <w:sz w:val="28"/>
                <w:szCs w:val="28"/>
              </w:rPr>
            </w:rPrChange>
          </w:rPr>
          <w:delText>k</w:delText>
        </w:r>
      </w:del>
      <w:bookmarkStart w:id="2215" w:name="_Toc343083557"/>
      <w:bookmarkStart w:id="2216" w:name="_Toc343083771"/>
      <w:bookmarkStart w:id="2217" w:name="_Toc343083982"/>
      <w:bookmarkStart w:id="2218" w:name="_Toc343220741"/>
      <w:bookmarkStart w:id="2219" w:name="_Toc343232245"/>
      <w:bookmarkStart w:id="2220" w:name="_Toc343232658"/>
      <w:bookmarkStart w:id="2221" w:name="_Toc343232943"/>
      <w:bookmarkStart w:id="2222" w:name="_Toc343415448"/>
      <w:bookmarkStart w:id="2223" w:name="_Toc343415744"/>
      <w:bookmarkStart w:id="2224" w:name="_Toc343452403"/>
      <w:bookmarkStart w:id="2225" w:name="_Toc343461193"/>
      <w:bookmarkStart w:id="2226" w:name="_Toc343494080"/>
      <w:bookmarkStart w:id="2227" w:name="_Toc343494292"/>
      <w:bookmarkStart w:id="2228" w:name="_Toc343495065"/>
      <w:bookmarkStart w:id="2229" w:name="_Toc343660292"/>
      <w:bookmarkStart w:id="2230" w:name="_Toc343660506"/>
      <w:bookmarkStart w:id="2231" w:name="_Toc343711134"/>
      <w:bookmarkStart w:id="2232" w:name="_Toc343829098"/>
      <w:bookmarkStart w:id="2233" w:name="_Toc343831902"/>
      <w:bookmarkStart w:id="2234" w:name="_Toc343832271"/>
      <w:bookmarkStart w:id="2235" w:name="_Toc343832488"/>
      <w:bookmarkStart w:id="2236" w:name="_Toc343832705"/>
      <w:bookmarkStart w:id="2237" w:name="_Toc343837298"/>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p>
    <w:p w14:paraId="43602BDB" w14:textId="77777777" w:rsidR="00024D6E" w:rsidRPr="00286C29" w:rsidDel="000E6941" w:rsidRDefault="00024D6E" w:rsidP="00024D6E">
      <w:pPr>
        <w:rPr>
          <w:del w:id="2238" w:author="The Si Tran" w:date="2012-12-11T21:27:00Z"/>
          <w:rPrChange w:id="2239" w:author="The Si Tran" w:date="2012-12-05T23:02:00Z">
            <w:rPr>
              <w:del w:id="2240" w:author="The Si Tran" w:date="2012-12-11T21:27:00Z"/>
              <w:sz w:val="28"/>
              <w:szCs w:val="28"/>
            </w:rPr>
          </w:rPrChange>
        </w:rPr>
      </w:pPr>
      <w:del w:id="2241" w:author="The Si Tran" w:date="2012-12-11T21:27:00Z">
        <w:r w:rsidRPr="00286C29" w:rsidDel="000E6941">
          <w:rPr>
            <w:rPrChange w:id="2242" w:author="The Si Tran" w:date="2012-12-05T23:02:00Z">
              <w:rPr>
                <w:sz w:val="28"/>
                <w:szCs w:val="28"/>
              </w:rPr>
            </w:rPrChange>
          </w:rPr>
          <w:delText xml:space="preserve">               </w:delText>
        </w:r>
      </w:del>
      <w:del w:id="2243" w:author="The Si Tran" w:date="2012-12-05T22:55:00Z">
        <w:r w:rsidRPr="00286C29" w:rsidDel="004A3B54">
          <w:rPr>
            <w:rPrChange w:id="2244" w:author="The Si Tran" w:date="2012-12-05T23:02:00Z">
              <w:rPr>
                <w:sz w:val="28"/>
                <w:szCs w:val="28"/>
              </w:rPr>
            </w:rPrChange>
          </w:rPr>
          <w:delText xml:space="preserve"> </w:delText>
        </w:r>
      </w:del>
      <w:del w:id="2245" w:author="The Si Tran" w:date="2012-12-11T21:27:00Z">
        <w:r w:rsidRPr="00286C29" w:rsidDel="000E6941">
          <w:rPr>
            <w:rPrChange w:id="2246" w:author="The Si Tran" w:date="2012-12-05T23:02:00Z">
              <w:rPr>
                <w:sz w:val="28"/>
                <w:szCs w:val="28"/>
              </w:rPr>
            </w:rPrChange>
          </w:rPr>
          <w:delText xml:space="preserve">*  </w:delText>
        </w:r>
      </w:del>
      <w:del w:id="2247" w:author="The Si Tran" w:date="2012-12-05T22:55:00Z">
        <w:r w:rsidRPr="00286C29" w:rsidDel="004A3B54">
          <w:object w:dxaOrig="279" w:dyaOrig="300" w14:anchorId="3E0C6122">
            <v:shape id="_x0000_i1032" type="#_x0000_t75" style="width:18pt;height:19.5pt" o:ole="">
              <v:imagedata r:id="rId25" o:title=""/>
            </v:shape>
            <o:OLEObject Type="Embed" ProgID="Equation.DSMT4" ShapeID="_x0000_i1032" DrawAspect="Content" ObjectID="_1417583454" r:id="rId26"/>
          </w:object>
        </w:r>
      </w:del>
      <w:del w:id="2248" w:author="The Si Tran" w:date="2012-12-11T21:27:00Z">
        <w:r w:rsidRPr="00286C29" w:rsidDel="000E6941">
          <w:rPr>
            <w:rPrChange w:id="2249" w:author="The Si Tran" w:date="2012-12-05T23:02:00Z">
              <w:rPr>
                <w:sz w:val="28"/>
                <w:szCs w:val="28"/>
              </w:rPr>
            </w:rPrChange>
          </w:rPr>
          <w:delText xml:space="preserve"> là trung bình mẫu của </w:delText>
        </w:r>
      </w:del>
      <w:del w:id="2250" w:author="The Si Tran" w:date="2012-12-05T22:55:00Z">
        <w:r w:rsidRPr="00286C29" w:rsidDel="004A3B54">
          <w:object w:dxaOrig="320" w:dyaOrig="360" w14:anchorId="7BF73748">
            <v:shape id="_x0000_i1033" type="#_x0000_t75" style="width:19.5pt;height:22.5pt" o:ole="">
              <v:imagedata r:id="rId27" o:title=""/>
            </v:shape>
            <o:OLEObject Type="Embed" ProgID="Equation.DSMT4" ShapeID="_x0000_i1033" DrawAspect="Content" ObjectID="_1417583455" r:id="rId28"/>
          </w:object>
        </w:r>
      </w:del>
      <w:bookmarkStart w:id="2251" w:name="_Toc343083558"/>
      <w:bookmarkStart w:id="2252" w:name="_Toc343083772"/>
      <w:bookmarkStart w:id="2253" w:name="_Toc343083983"/>
      <w:bookmarkStart w:id="2254" w:name="_Toc343220742"/>
      <w:bookmarkStart w:id="2255" w:name="_Toc343232246"/>
      <w:bookmarkStart w:id="2256" w:name="_Toc343232659"/>
      <w:bookmarkStart w:id="2257" w:name="_Toc343232944"/>
      <w:bookmarkStart w:id="2258" w:name="_Toc343415449"/>
      <w:bookmarkStart w:id="2259" w:name="_Toc343415745"/>
      <w:bookmarkStart w:id="2260" w:name="_Toc343452404"/>
      <w:bookmarkStart w:id="2261" w:name="_Toc343461194"/>
      <w:bookmarkStart w:id="2262" w:name="_Toc343494081"/>
      <w:bookmarkStart w:id="2263" w:name="_Toc343494293"/>
      <w:bookmarkStart w:id="2264" w:name="_Toc343495066"/>
      <w:bookmarkStart w:id="2265" w:name="_Toc343660293"/>
      <w:bookmarkStart w:id="2266" w:name="_Toc343660507"/>
      <w:bookmarkStart w:id="2267" w:name="_Toc343711135"/>
      <w:bookmarkStart w:id="2268" w:name="_Toc343829099"/>
      <w:bookmarkStart w:id="2269" w:name="_Toc343831903"/>
      <w:bookmarkStart w:id="2270" w:name="_Toc343832272"/>
      <w:bookmarkStart w:id="2271" w:name="_Toc343832489"/>
      <w:bookmarkStart w:id="2272" w:name="_Toc343832706"/>
      <w:bookmarkStart w:id="2273" w:name="_Toc343837299"/>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p>
    <w:p w14:paraId="5B7F4035" w14:textId="77777777" w:rsidR="00024D6E" w:rsidRPr="00286C29" w:rsidDel="000E6941" w:rsidRDefault="00024D6E" w:rsidP="00024D6E">
      <w:pPr>
        <w:rPr>
          <w:del w:id="2274" w:author="The Si Tran" w:date="2012-12-11T21:27:00Z"/>
          <w:rPrChange w:id="2275" w:author="The Si Tran" w:date="2012-12-05T23:02:00Z">
            <w:rPr>
              <w:del w:id="2276" w:author="The Si Tran" w:date="2012-12-11T21:27:00Z"/>
              <w:sz w:val="28"/>
              <w:szCs w:val="28"/>
              <w:lang w:val="fr-FR"/>
            </w:rPr>
          </w:rPrChange>
        </w:rPr>
      </w:pPr>
      <w:del w:id="2277" w:author="The Si Tran" w:date="2012-12-11T21:27:00Z">
        <w:r w:rsidRPr="00286C29" w:rsidDel="000E6941">
          <w:rPr>
            <w:rPrChange w:id="2278" w:author="The Si Tran" w:date="2012-12-05T23:02:00Z">
              <w:rPr>
                <w:sz w:val="28"/>
                <w:szCs w:val="28"/>
              </w:rPr>
            </w:rPrChange>
          </w:rPr>
          <w:tab/>
          <w:delText xml:space="preserve">    </w:delText>
        </w:r>
      </w:del>
      <w:del w:id="2279" w:author="The Si Tran" w:date="2012-12-05T22:55:00Z">
        <w:r w:rsidRPr="00286C29" w:rsidDel="004A3B54">
          <w:rPr>
            <w:rPrChange w:id="2280" w:author="The Si Tran" w:date="2012-12-05T23:02:00Z">
              <w:rPr>
                <w:sz w:val="28"/>
                <w:szCs w:val="28"/>
              </w:rPr>
            </w:rPrChange>
          </w:rPr>
          <w:delText xml:space="preserve">  </w:delText>
        </w:r>
      </w:del>
      <w:del w:id="2281" w:author="The Si Tran" w:date="2012-12-11T21:27:00Z">
        <w:r w:rsidRPr="00286C29" w:rsidDel="000E6941">
          <w:rPr>
            <w:rPrChange w:id="2282" w:author="The Si Tran" w:date="2012-12-05T23:02:00Z">
              <w:rPr>
                <w:sz w:val="28"/>
                <w:szCs w:val="28"/>
                <w:lang w:val="fr-FR"/>
              </w:rPr>
            </w:rPrChange>
          </w:rPr>
          <w:delText xml:space="preserve">*  </w:delText>
        </w:r>
      </w:del>
      <w:del w:id="2283" w:author="The Si Tran" w:date="2012-12-05T22:55:00Z">
        <w:r w:rsidRPr="00286C29" w:rsidDel="004A3B54">
          <w:rPr>
            <w:rPrChange w:id="2284" w:author="The Si Tran" w:date="2012-12-05T23:02:00Z">
              <w:rPr>
                <w:sz w:val="28"/>
                <w:szCs w:val="28"/>
                <w:lang w:val="fr-FR"/>
              </w:rPr>
            </w:rPrChange>
          </w:rPr>
          <w:delText xml:space="preserve"> T</w:delText>
        </w:r>
      </w:del>
      <w:del w:id="2285" w:author="The Si Tran" w:date="2012-12-11T21:27:00Z">
        <w:r w:rsidRPr="00286C29" w:rsidDel="000E6941">
          <w:rPr>
            <w:rPrChange w:id="2286" w:author="The Si Tran" w:date="2012-12-05T23:02:00Z">
              <w:rPr>
                <w:sz w:val="28"/>
                <w:szCs w:val="28"/>
                <w:lang w:val="fr-FR"/>
              </w:rPr>
            </w:rPrChange>
          </w:rPr>
          <w:delText xml:space="preserve"> là số phần tử của mẫu.</w:delText>
        </w:r>
        <w:bookmarkStart w:id="2287" w:name="_Toc343083559"/>
        <w:bookmarkStart w:id="2288" w:name="_Toc343083773"/>
        <w:bookmarkStart w:id="2289" w:name="_Toc343083984"/>
        <w:bookmarkStart w:id="2290" w:name="_Toc343220743"/>
        <w:bookmarkStart w:id="2291" w:name="_Toc343232247"/>
        <w:bookmarkStart w:id="2292" w:name="_Toc343232660"/>
        <w:bookmarkStart w:id="2293" w:name="_Toc343232945"/>
        <w:bookmarkStart w:id="2294" w:name="_Toc343415450"/>
        <w:bookmarkStart w:id="2295" w:name="_Toc343415746"/>
        <w:bookmarkStart w:id="2296" w:name="_Toc343452405"/>
        <w:bookmarkStart w:id="2297" w:name="_Toc343461195"/>
        <w:bookmarkStart w:id="2298" w:name="_Toc343494082"/>
        <w:bookmarkStart w:id="2299" w:name="_Toc343494294"/>
        <w:bookmarkStart w:id="2300" w:name="_Toc343495067"/>
        <w:bookmarkStart w:id="2301" w:name="_Toc343660294"/>
        <w:bookmarkStart w:id="2302" w:name="_Toc343660508"/>
        <w:bookmarkStart w:id="2303" w:name="_Toc343711136"/>
        <w:bookmarkStart w:id="2304" w:name="_Toc343829100"/>
        <w:bookmarkStart w:id="2305" w:name="_Toc343831904"/>
        <w:bookmarkStart w:id="2306" w:name="_Toc343832273"/>
        <w:bookmarkStart w:id="2307" w:name="_Toc343832490"/>
        <w:bookmarkStart w:id="2308" w:name="_Toc343832707"/>
        <w:bookmarkStart w:id="2309" w:name="_Toc343837300"/>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del>
    </w:p>
    <w:p w14:paraId="3BCF0E51" w14:textId="77777777" w:rsidR="00024D6E" w:rsidRPr="00286C29" w:rsidDel="000E6941" w:rsidRDefault="00024D6E" w:rsidP="00024D6E">
      <w:pPr>
        <w:rPr>
          <w:del w:id="2310" w:author="The Si Tran" w:date="2012-12-11T21:27:00Z"/>
          <w:rPrChange w:id="2311" w:author="The Si Tran" w:date="2012-12-05T23:02:00Z">
            <w:rPr>
              <w:del w:id="2312" w:author="The Si Tran" w:date="2012-12-11T21:27:00Z"/>
              <w:sz w:val="28"/>
              <w:szCs w:val="28"/>
              <w:lang w:val="fr-FR"/>
            </w:rPr>
          </w:rPrChange>
        </w:rPr>
      </w:pPr>
      <w:bookmarkStart w:id="2313" w:name="_Toc343083560"/>
      <w:bookmarkStart w:id="2314" w:name="_Toc343083774"/>
      <w:bookmarkStart w:id="2315" w:name="_Toc343083985"/>
      <w:bookmarkStart w:id="2316" w:name="_Toc343220744"/>
      <w:bookmarkStart w:id="2317" w:name="_Toc343232248"/>
      <w:bookmarkStart w:id="2318" w:name="_Toc343232661"/>
      <w:bookmarkStart w:id="2319" w:name="_Toc343232946"/>
      <w:bookmarkStart w:id="2320" w:name="_Toc343415451"/>
      <w:bookmarkStart w:id="2321" w:name="_Toc343415747"/>
      <w:bookmarkStart w:id="2322" w:name="_Toc343452406"/>
      <w:bookmarkStart w:id="2323" w:name="_Toc343461196"/>
      <w:bookmarkStart w:id="2324" w:name="_Toc343494083"/>
      <w:bookmarkStart w:id="2325" w:name="_Toc343494295"/>
      <w:bookmarkStart w:id="2326" w:name="_Toc343495068"/>
      <w:bookmarkStart w:id="2327" w:name="_Toc343660295"/>
      <w:bookmarkStart w:id="2328" w:name="_Toc343660509"/>
      <w:bookmarkStart w:id="2329" w:name="_Toc343711137"/>
      <w:bookmarkStart w:id="2330" w:name="_Toc343829101"/>
      <w:bookmarkStart w:id="2331" w:name="_Toc343831905"/>
      <w:bookmarkStart w:id="2332" w:name="_Toc343832274"/>
      <w:bookmarkStart w:id="2333" w:name="_Toc343832491"/>
      <w:bookmarkStart w:id="2334" w:name="_Toc343832708"/>
      <w:bookmarkStart w:id="2335" w:name="_Toc343837301"/>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p>
    <w:p w14:paraId="116503D5" w14:textId="77777777" w:rsidR="00024D6E" w:rsidRPr="00286C29" w:rsidDel="000E6941" w:rsidRDefault="00024D6E" w:rsidP="00024D6E">
      <w:pPr>
        <w:ind w:firstLine="720"/>
        <w:rPr>
          <w:del w:id="2336" w:author="The Si Tran" w:date="2012-12-11T21:27:00Z"/>
          <w:rPrChange w:id="2337" w:author="The Si Tran" w:date="2012-12-05T23:02:00Z">
            <w:rPr>
              <w:del w:id="2338" w:author="The Si Tran" w:date="2012-12-11T21:27:00Z"/>
              <w:sz w:val="28"/>
              <w:szCs w:val="28"/>
              <w:lang w:val="fr-FR"/>
            </w:rPr>
          </w:rPrChange>
        </w:rPr>
      </w:pPr>
      <w:del w:id="2339" w:author="The Si Tran" w:date="2012-12-11T21:27:00Z">
        <w:r w:rsidRPr="00286C29" w:rsidDel="000E6941">
          <w:rPr>
            <w:rPrChange w:id="2340" w:author="The Si Tran" w:date="2012-12-05T23:02:00Z">
              <w:rPr>
                <w:sz w:val="28"/>
                <w:szCs w:val="28"/>
                <w:lang w:val="fr-FR"/>
              </w:rPr>
            </w:rPrChange>
          </w:rPr>
          <w:delText xml:space="preserve">Để kiểm tra xem hệ số tự tương quan ở độ trễ </w:delText>
        </w:r>
      </w:del>
      <w:del w:id="2341" w:author="The Si Tran" w:date="2012-12-05T22:56:00Z">
        <w:r w:rsidRPr="00286C29" w:rsidDel="002B34FE">
          <w:rPr>
            <w:rPrChange w:id="2342" w:author="The Si Tran" w:date="2012-12-05T23:02:00Z">
              <w:rPr>
                <w:sz w:val="28"/>
                <w:szCs w:val="28"/>
                <w:lang w:val="fr-FR"/>
              </w:rPr>
            </w:rPrChange>
          </w:rPr>
          <w:delText xml:space="preserve">k </w:delText>
        </w:r>
      </w:del>
      <w:del w:id="2343" w:author="The Si Tran" w:date="2012-12-11T21:27:00Z">
        <w:r w:rsidRPr="00286C29" w:rsidDel="000E6941">
          <w:rPr>
            <w:rPrChange w:id="2344" w:author="The Si Tran" w:date="2012-12-05T23:02:00Z">
              <w:rPr>
                <w:sz w:val="28"/>
                <w:szCs w:val="28"/>
                <w:lang w:val="fr-FR"/>
              </w:rPr>
            </w:rPrChange>
          </w:rPr>
          <w:delText xml:space="preserve">của một chuỗi thời gian có khác không hay không, ta dùng phép thử </w:delText>
        </w:r>
      </w:del>
      <w:del w:id="2345" w:author="The Si Tran" w:date="2012-12-05T22:56:00Z">
        <w:r w:rsidRPr="00286C29" w:rsidDel="002B34FE">
          <w:rPr>
            <w:rPrChange w:id="2346" w:author="The Si Tran" w:date="2012-12-05T23:02:00Z">
              <w:rPr>
                <w:sz w:val="28"/>
                <w:szCs w:val="28"/>
                <w:lang w:val="fr-FR"/>
              </w:rPr>
            </w:rPrChange>
          </w:rPr>
          <w:delText>t.</w:delText>
        </w:r>
      </w:del>
      <w:bookmarkStart w:id="2347" w:name="_Toc343083561"/>
      <w:bookmarkStart w:id="2348" w:name="_Toc343083775"/>
      <w:bookmarkStart w:id="2349" w:name="_Toc343083986"/>
      <w:bookmarkStart w:id="2350" w:name="_Toc343220745"/>
      <w:bookmarkStart w:id="2351" w:name="_Toc343232249"/>
      <w:bookmarkStart w:id="2352" w:name="_Toc343232662"/>
      <w:bookmarkStart w:id="2353" w:name="_Toc343232947"/>
      <w:bookmarkStart w:id="2354" w:name="_Toc343415452"/>
      <w:bookmarkStart w:id="2355" w:name="_Toc343415748"/>
      <w:bookmarkStart w:id="2356" w:name="_Toc343452407"/>
      <w:bookmarkStart w:id="2357" w:name="_Toc343461197"/>
      <w:bookmarkStart w:id="2358" w:name="_Toc343494084"/>
      <w:bookmarkStart w:id="2359" w:name="_Toc343494296"/>
      <w:bookmarkStart w:id="2360" w:name="_Toc343495069"/>
      <w:bookmarkStart w:id="2361" w:name="_Toc343660296"/>
      <w:bookmarkStart w:id="2362" w:name="_Toc343660510"/>
      <w:bookmarkStart w:id="2363" w:name="_Toc343711138"/>
      <w:bookmarkStart w:id="2364" w:name="_Toc343829102"/>
      <w:bookmarkStart w:id="2365" w:name="_Toc343831906"/>
      <w:bookmarkStart w:id="2366" w:name="_Toc343832275"/>
      <w:bookmarkStart w:id="2367" w:name="_Toc343832492"/>
      <w:bookmarkStart w:id="2368" w:name="_Toc343832709"/>
      <w:bookmarkStart w:id="2369" w:name="_Toc343837302"/>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p>
    <w:p w14:paraId="6B50C404" w14:textId="77777777" w:rsidR="00024D6E" w:rsidRPr="00286C29" w:rsidDel="00570969" w:rsidRDefault="00024D6E" w:rsidP="00024D6E">
      <w:pPr>
        <w:ind w:firstLine="720"/>
        <w:rPr>
          <w:del w:id="2370" w:author="The Si Tran" w:date="2012-12-05T23:43:00Z"/>
          <w:rPrChange w:id="2371" w:author="The Si Tran" w:date="2012-12-05T23:02:00Z">
            <w:rPr>
              <w:del w:id="2372" w:author="The Si Tran" w:date="2012-12-05T23:43:00Z"/>
              <w:sz w:val="28"/>
              <w:szCs w:val="28"/>
              <w:lang w:val="fr-FR"/>
            </w:rPr>
          </w:rPrChange>
        </w:rPr>
      </w:pPr>
      <w:del w:id="2373" w:author="The Si Tran" w:date="2012-12-05T23:43:00Z">
        <w:r w:rsidRPr="00286C29" w:rsidDel="00570969">
          <w:rPr>
            <w:rPrChange w:id="2374" w:author="The Si Tran" w:date="2012-12-05T23:02:00Z">
              <w:rPr>
                <w:sz w:val="28"/>
                <w:szCs w:val="28"/>
                <w:lang w:val="fr-FR"/>
              </w:rPr>
            </w:rPrChange>
          </w:rPr>
          <w:delText xml:space="preserve">           </w:delText>
        </w:r>
        <w:r w:rsidRPr="00286C29" w:rsidDel="00570969">
          <w:object w:dxaOrig="1560" w:dyaOrig="1320" w14:anchorId="5610AE81">
            <v:shape id="_x0000_i1034" type="#_x0000_t75" style="width:128.25pt;height:108pt" o:ole="">
              <v:imagedata r:id="rId29" o:title=""/>
            </v:shape>
            <o:OLEObject Type="Embed" ProgID="Equation.DSMT4" ShapeID="_x0000_i1034" DrawAspect="Content" ObjectID="_1417583456" r:id="rId30"/>
          </w:object>
        </w:r>
        <w:r w:rsidRPr="00286C29" w:rsidDel="00570969">
          <w:rPr>
            <w:rPrChange w:id="2375" w:author="The Si Tran" w:date="2012-12-05T23:02:00Z">
              <w:rPr>
                <w:sz w:val="28"/>
                <w:szCs w:val="28"/>
                <w:lang w:val="fr-FR"/>
              </w:rPr>
            </w:rPrChange>
          </w:rPr>
          <w:delText xml:space="preserve">                    (2.1.3)</w:delText>
        </w:r>
        <w:bookmarkStart w:id="2376" w:name="_Toc343083562"/>
        <w:bookmarkStart w:id="2377" w:name="_Toc343083776"/>
        <w:bookmarkStart w:id="2378" w:name="_Toc343083987"/>
        <w:bookmarkStart w:id="2379" w:name="_Toc343220746"/>
        <w:bookmarkStart w:id="2380" w:name="_Toc343232250"/>
        <w:bookmarkStart w:id="2381" w:name="_Toc343232663"/>
        <w:bookmarkStart w:id="2382" w:name="_Toc343232948"/>
        <w:bookmarkStart w:id="2383" w:name="_Toc343415453"/>
        <w:bookmarkStart w:id="2384" w:name="_Toc343415749"/>
        <w:bookmarkStart w:id="2385" w:name="_Toc343452408"/>
        <w:bookmarkStart w:id="2386" w:name="_Toc343461198"/>
        <w:bookmarkStart w:id="2387" w:name="_Toc343494085"/>
        <w:bookmarkStart w:id="2388" w:name="_Toc343494297"/>
        <w:bookmarkStart w:id="2389" w:name="_Toc343495070"/>
        <w:bookmarkStart w:id="2390" w:name="_Toc343660297"/>
        <w:bookmarkStart w:id="2391" w:name="_Toc343660511"/>
        <w:bookmarkStart w:id="2392" w:name="_Toc343711139"/>
        <w:bookmarkStart w:id="2393" w:name="_Toc343829103"/>
        <w:bookmarkStart w:id="2394" w:name="_Toc343831907"/>
        <w:bookmarkStart w:id="2395" w:name="_Toc343832276"/>
        <w:bookmarkStart w:id="2396" w:name="_Toc343832493"/>
        <w:bookmarkStart w:id="2397" w:name="_Toc343832710"/>
        <w:bookmarkStart w:id="2398" w:name="_Toc343837303"/>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del>
    </w:p>
    <w:p w14:paraId="147CABCA" w14:textId="77777777" w:rsidR="009450BA" w:rsidRPr="00286C29" w:rsidDel="000E6941" w:rsidRDefault="009450BA">
      <w:pPr>
        <w:ind w:left="1440" w:firstLine="720"/>
        <w:rPr>
          <w:del w:id="2399" w:author="The Si Tran" w:date="2012-12-11T21:27:00Z"/>
          <w:rPrChange w:id="2400" w:author="The Si Tran" w:date="2012-12-05T23:43:00Z">
            <w:rPr>
              <w:del w:id="2401" w:author="The Si Tran" w:date="2012-12-11T21:27:00Z"/>
              <w:sz w:val="28"/>
              <w:szCs w:val="28"/>
              <w:lang w:val="fr-FR"/>
            </w:rPr>
          </w:rPrChange>
        </w:rPr>
        <w:pPrChange w:id="2402" w:author="The Si Tran" w:date="2012-12-05T23:43:00Z">
          <w:pPr/>
        </w:pPrChange>
      </w:pPr>
      <w:bookmarkStart w:id="2403" w:name="_Toc343083563"/>
      <w:bookmarkStart w:id="2404" w:name="_Toc343083777"/>
      <w:bookmarkStart w:id="2405" w:name="_Toc343083988"/>
      <w:bookmarkStart w:id="2406" w:name="_Toc343220747"/>
      <w:bookmarkStart w:id="2407" w:name="_Toc343232251"/>
      <w:bookmarkStart w:id="2408" w:name="_Toc343232664"/>
      <w:bookmarkStart w:id="2409" w:name="_Toc343232949"/>
      <w:bookmarkStart w:id="2410" w:name="_Toc343415454"/>
      <w:bookmarkStart w:id="2411" w:name="_Toc343415750"/>
      <w:bookmarkStart w:id="2412" w:name="_Toc343452409"/>
      <w:bookmarkStart w:id="2413" w:name="_Toc343461199"/>
      <w:bookmarkStart w:id="2414" w:name="_Toc343494086"/>
      <w:bookmarkStart w:id="2415" w:name="_Toc343494298"/>
      <w:bookmarkStart w:id="2416" w:name="_Toc343495071"/>
      <w:bookmarkStart w:id="2417" w:name="_Toc343660298"/>
      <w:bookmarkStart w:id="2418" w:name="_Toc343660512"/>
      <w:bookmarkStart w:id="2419" w:name="_Toc343711140"/>
      <w:bookmarkStart w:id="2420" w:name="_Toc343829104"/>
      <w:bookmarkStart w:id="2421" w:name="_Toc343831908"/>
      <w:bookmarkStart w:id="2422" w:name="_Toc343832277"/>
      <w:bookmarkStart w:id="2423" w:name="_Toc343832494"/>
      <w:bookmarkStart w:id="2424" w:name="_Toc343832711"/>
      <w:bookmarkStart w:id="2425" w:name="_Toc343837304"/>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p>
    <w:p w14:paraId="0DD7323D" w14:textId="77777777" w:rsidR="00024D6E" w:rsidRPr="00286C29" w:rsidDel="000E6941" w:rsidRDefault="00024D6E" w:rsidP="00024D6E">
      <w:pPr>
        <w:rPr>
          <w:del w:id="2426" w:author="The Si Tran" w:date="2012-12-11T21:27:00Z"/>
          <w:rPrChange w:id="2427" w:author="The Si Tran" w:date="2012-12-05T23:02:00Z">
            <w:rPr>
              <w:del w:id="2428" w:author="The Si Tran" w:date="2012-12-11T21:27:00Z"/>
              <w:sz w:val="28"/>
              <w:szCs w:val="28"/>
              <w:lang w:val="fr-FR"/>
            </w:rPr>
          </w:rPrChange>
        </w:rPr>
      </w:pPr>
      <w:del w:id="2429" w:author="The Si Tran" w:date="2012-12-11T21:27:00Z">
        <w:r w:rsidRPr="00286C29" w:rsidDel="000E6941">
          <w:rPr>
            <w:rPrChange w:id="2430" w:author="The Si Tran" w:date="2012-12-05T23:02:00Z">
              <w:rPr>
                <w:sz w:val="28"/>
                <w:szCs w:val="28"/>
                <w:lang w:val="fr-FR"/>
              </w:rPr>
            </w:rPrChange>
          </w:rPr>
          <w:delText>Với :</w:delText>
        </w:r>
        <w:bookmarkStart w:id="2431" w:name="_Toc343083564"/>
        <w:bookmarkStart w:id="2432" w:name="_Toc343083778"/>
        <w:bookmarkStart w:id="2433" w:name="_Toc343083989"/>
        <w:bookmarkStart w:id="2434" w:name="_Toc343220748"/>
        <w:bookmarkStart w:id="2435" w:name="_Toc343232252"/>
        <w:bookmarkStart w:id="2436" w:name="_Toc343232665"/>
        <w:bookmarkStart w:id="2437" w:name="_Toc343232950"/>
        <w:bookmarkStart w:id="2438" w:name="_Toc343415455"/>
        <w:bookmarkStart w:id="2439" w:name="_Toc343415751"/>
        <w:bookmarkStart w:id="2440" w:name="_Toc343452410"/>
        <w:bookmarkStart w:id="2441" w:name="_Toc343461200"/>
        <w:bookmarkStart w:id="2442" w:name="_Toc343494087"/>
        <w:bookmarkStart w:id="2443" w:name="_Toc343494299"/>
        <w:bookmarkStart w:id="2444" w:name="_Toc343495072"/>
        <w:bookmarkStart w:id="2445" w:name="_Toc343660299"/>
        <w:bookmarkStart w:id="2446" w:name="_Toc343660513"/>
        <w:bookmarkStart w:id="2447" w:name="_Toc343711141"/>
        <w:bookmarkStart w:id="2448" w:name="_Toc343829105"/>
        <w:bookmarkStart w:id="2449" w:name="_Toc343831909"/>
        <w:bookmarkStart w:id="2450" w:name="_Toc343832278"/>
        <w:bookmarkStart w:id="2451" w:name="_Toc343832495"/>
        <w:bookmarkStart w:id="2452" w:name="_Toc343832712"/>
        <w:bookmarkStart w:id="2453" w:name="_Toc343837305"/>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del>
    </w:p>
    <w:p w14:paraId="13AEF713" w14:textId="77777777" w:rsidR="00024D6E" w:rsidRPr="00286C29" w:rsidDel="000E6941" w:rsidRDefault="00024D6E" w:rsidP="00024D6E">
      <w:pPr>
        <w:rPr>
          <w:del w:id="2454" w:author="The Si Tran" w:date="2012-12-11T21:27:00Z"/>
          <w:rPrChange w:id="2455" w:author="The Si Tran" w:date="2012-12-05T23:02:00Z">
            <w:rPr>
              <w:del w:id="2456" w:author="The Si Tran" w:date="2012-12-11T21:27:00Z"/>
              <w:sz w:val="28"/>
              <w:szCs w:val="28"/>
              <w:lang w:val="fr-FR"/>
            </w:rPr>
          </w:rPrChange>
        </w:rPr>
      </w:pPr>
      <w:del w:id="2457" w:author="The Si Tran" w:date="2012-12-11T21:27:00Z">
        <w:r w:rsidRPr="00286C29" w:rsidDel="000E6941">
          <w:rPr>
            <w:rPrChange w:id="2458" w:author="The Si Tran" w:date="2012-12-05T23:02:00Z">
              <w:rPr>
                <w:sz w:val="28"/>
                <w:szCs w:val="28"/>
                <w:lang w:val="fr-FR"/>
              </w:rPr>
            </w:rPrChange>
          </w:rPr>
          <w:delText xml:space="preserve">           *  </w:delText>
        </w:r>
      </w:del>
      <w:del w:id="2459" w:author="The Si Tran" w:date="2012-12-05T23:44:00Z">
        <w:r w:rsidRPr="00286C29" w:rsidDel="00570969">
          <w:object w:dxaOrig="180" w:dyaOrig="360" w14:anchorId="590373B0">
            <v:shape id="_x0000_i1035" type="#_x0000_t75" style="width:13.5pt;height:24.75pt" o:ole="">
              <v:imagedata r:id="rId31" o:title=""/>
            </v:shape>
            <o:OLEObject Type="Embed" ProgID="Equation.DSMT4" ShapeID="_x0000_i1035" DrawAspect="Content" ObjectID="_1417583457" r:id="rId32"/>
          </w:object>
        </w:r>
      </w:del>
      <w:del w:id="2460" w:author="The Si Tran" w:date="2012-12-11T21:27:00Z">
        <w:r w:rsidRPr="00286C29" w:rsidDel="000E6941">
          <w:rPr>
            <w:rPrChange w:id="2461" w:author="The Si Tran" w:date="2012-12-05T23:02:00Z">
              <w:rPr>
                <w:sz w:val="28"/>
                <w:szCs w:val="28"/>
                <w:lang w:val="fr-FR"/>
              </w:rPr>
            </w:rPrChange>
          </w:rPr>
          <w:delText xml:space="preserve"> là hệ số tự tương quan mẫu ở độ trễ </w:delText>
        </w:r>
      </w:del>
      <w:del w:id="2462" w:author="The Si Tran" w:date="2012-12-06T20:08:00Z">
        <w:r w:rsidRPr="00286C29" w:rsidDel="00263465">
          <w:rPr>
            <w:rPrChange w:id="2463" w:author="The Si Tran" w:date="2012-12-05T23:02:00Z">
              <w:rPr>
                <w:sz w:val="28"/>
                <w:szCs w:val="28"/>
                <w:lang w:val="fr-FR"/>
              </w:rPr>
            </w:rPrChange>
          </w:rPr>
          <w:delText>i</w:delText>
        </w:r>
      </w:del>
      <w:bookmarkStart w:id="2464" w:name="_Toc343083565"/>
      <w:bookmarkStart w:id="2465" w:name="_Toc343083779"/>
      <w:bookmarkStart w:id="2466" w:name="_Toc343083990"/>
      <w:bookmarkStart w:id="2467" w:name="_Toc343220749"/>
      <w:bookmarkStart w:id="2468" w:name="_Toc343232253"/>
      <w:bookmarkStart w:id="2469" w:name="_Toc343232666"/>
      <w:bookmarkStart w:id="2470" w:name="_Toc343232951"/>
      <w:bookmarkStart w:id="2471" w:name="_Toc343415456"/>
      <w:bookmarkStart w:id="2472" w:name="_Toc343415752"/>
      <w:bookmarkStart w:id="2473" w:name="_Toc343452411"/>
      <w:bookmarkStart w:id="2474" w:name="_Toc343461201"/>
      <w:bookmarkStart w:id="2475" w:name="_Toc343494088"/>
      <w:bookmarkStart w:id="2476" w:name="_Toc343494300"/>
      <w:bookmarkStart w:id="2477" w:name="_Toc343495073"/>
      <w:bookmarkStart w:id="2478" w:name="_Toc343660300"/>
      <w:bookmarkStart w:id="2479" w:name="_Toc343660514"/>
      <w:bookmarkStart w:id="2480" w:name="_Toc343711142"/>
      <w:bookmarkStart w:id="2481" w:name="_Toc343829106"/>
      <w:bookmarkStart w:id="2482" w:name="_Toc343831910"/>
      <w:bookmarkStart w:id="2483" w:name="_Toc343832279"/>
      <w:bookmarkStart w:id="2484" w:name="_Toc343832496"/>
      <w:bookmarkStart w:id="2485" w:name="_Toc343832713"/>
      <w:bookmarkStart w:id="2486" w:name="_Toc343837306"/>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p>
    <w:p w14:paraId="3A494E1F" w14:textId="77777777" w:rsidR="00024D6E" w:rsidRPr="00286C29" w:rsidDel="000E6941" w:rsidRDefault="00024D6E" w:rsidP="00024D6E">
      <w:pPr>
        <w:rPr>
          <w:del w:id="2487" w:author="The Si Tran" w:date="2012-12-11T21:27:00Z"/>
          <w:rPrChange w:id="2488" w:author="The Si Tran" w:date="2012-12-05T23:02:00Z">
            <w:rPr>
              <w:del w:id="2489" w:author="The Si Tran" w:date="2012-12-11T21:27:00Z"/>
              <w:sz w:val="28"/>
              <w:szCs w:val="28"/>
              <w:lang w:val="fr-FR"/>
            </w:rPr>
          </w:rPrChange>
        </w:rPr>
      </w:pPr>
      <w:del w:id="2490" w:author="The Si Tran" w:date="2012-12-11T21:27:00Z">
        <w:r w:rsidRPr="00286C29" w:rsidDel="000E6941">
          <w:rPr>
            <w:rPrChange w:id="2491" w:author="The Si Tran" w:date="2012-12-05T23:02:00Z">
              <w:rPr>
                <w:sz w:val="28"/>
                <w:szCs w:val="28"/>
                <w:lang w:val="fr-FR"/>
              </w:rPr>
            </w:rPrChange>
          </w:rPr>
          <w:delText xml:space="preserve">           *  </w:delText>
        </w:r>
      </w:del>
      <w:del w:id="2492" w:author="The Si Tran" w:date="2012-12-05T23:45:00Z">
        <w:r w:rsidRPr="00286C29" w:rsidDel="00570969">
          <w:rPr>
            <w:rPrChange w:id="2493" w:author="The Si Tran" w:date="2012-12-05T23:02:00Z">
              <w:rPr>
                <w:sz w:val="28"/>
                <w:szCs w:val="28"/>
                <w:lang w:val="fr-FR"/>
              </w:rPr>
            </w:rPrChange>
          </w:rPr>
          <w:delText>k</w:delText>
        </w:r>
      </w:del>
      <w:del w:id="2494" w:author="The Si Tran" w:date="2012-12-11T21:27:00Z">
        <w:r w:rsidRPr="00286C29" w:rsidDel="000E6941">
          <w:rPr>
            <w:rPrChange w:id="2495" w:author="The Si Tran" w:date="2012-12-05T23:02:00Z">
              <w:rPr>
                <w:sz w:val="28"/>
                <w:szCs w:val="28"/>
                <w:lang w:val="fr-FR"/>
              </w:rPr>
            </w:rPrChange>
          </w:rPr>
          <w:delText xml:space="preserve"> là độ trễ</w:delText>
        </w:r>
        <w:bookmarkStart w:id="2496" w:name="_Toc343083566"/>
        <w:bookmarkStart w:id="2497" w:name="_Toc343083780"/>
        <w:bookmarkStart w:id="2498" w:name="_Toc343083991"/>
        <w:bookmarkStart w:id="2499" w:name="_Toc343220750"/>
        <w:bookmarkStart w:id="2500" w:name="_Toc343232254"/>
        <w:bookmarkStart w:id="2501" w:name="_Toc343232667"/>
        <w:bookmarkStart w:id="2502" w:name="_Toc343232952"/>
        <w:bookmarkStart w:id="2503" w:name="_Toc343415457"/>
        <w:bookmarkStart w:id="2504" w:name="_Toc343415753"/>
        <w:bookmarkStart w:id="2505" w:name="_Toc343452412"/>
        <w:bookmarkStart w:id="2506" w:name="_Toc343461202"/>
        <w:bookmarkStart w:id="2507" w:name="_Toc343494089"/>
        <w:bookmarkStart w:id="2508" w:name="_Toc343494301"/>
        <w:bookmarkStart w:id="2509" w:name="_Toc343495074"/>
        <w:bookmarkStart w:id="2510" w:name="_Toc343660301"/>
        <w:bookmarkStart w:id="2511" w:name="_Toc343660515"/>
        <w:bookmarkStart w:id="2512" w:name="_Toc343711143"/>
        <w:bookmarkStart w:id="2513" w:name="_Toc343829107"/>
        <w:bookmarkStart w:id="2514" w:name="_Toc343831911"/>
        <w:bookmarkStart w:id="2515" w:name="_Toc343832280"/>
        <w:bookmarkStart w:id="2516" w:name="_Toc343832497"/>
        <w:bookmarkStart w:id="2517" w:name="_Toc343832714"/>
        <w:bookmarkStart w:id="2518" w:name="_Toc343837307"/>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del>
    </w:p>
    <w:p w14:paraId="2946DA46" w14:textId="77777777" w:rsidR="00024D6E" w:rsidRPr="00286C29" w:rsidDel="000E6941" w:rsidRDefault="00024D6E" w:rsidP="00024D6E">
      <w:pPr>
        <w:rPr>
          <w:del w:id="2519" w:author="The Si Tran" w:date="2012-12-11T21:27:00Z"/>
          <w:rPrChange w:id="2520" w:author="The Si Tran" w:date="2012-12-05T23:02:00Z">
            <w:rPr>
              <w:del w:id="2521" w:author="The Si Tran" w:date="2012-12-11T21:27:00Z"/>
              <w:sz w:val="28"/>
              <w:szCs w:val="28"/>
              <w:lang w:val="fr-FR"/>
            </w:rPr>
          </w:rPrChange>
        </w:rPr>
      </w:pPr>
      <w:del w:id="2522" w:author="The Si Tran" w:date="2012-12-11T21:27:00Z">
        <w:r w:rsidRPr="00286C29" w:rsidDel="000E6941">
          <w:rPr>
            <w:rPrChange w:id="2523" w:author="The Si Tran" w:date="2012-12-05T23:02:00Z">
              <w:rPr>
                <w:sz w:val="28"/>
                <w:szCs w:val="28"/>
                <w:lang w:val="fr-FR"/>
              </w:rPr>
            </w:rPrChange>
          </w:rPr>
          <w:delText xml:space="preserve">           *  </w:delText>
        </w:r>
      </w:del>
      <w:del w:id="2524" w:author="The Si Tran" w:date="2012-12-05T23:45:00Z">
        <w:r w:rsidRPr="00286C29" w:rsidDel="00570969">
          <w:rPr>
            <w:rPrChange w:id="2525" w:author="The Si Tran" w:date="2012-12-05T23:02:00Z">
              <w:rPr>
                <w:sz w:val="28"/>
                <w:szCs w:val="28"/>
                <w:lang w:val="fr-FR"/>
              </w:rPr>
            </w:rPrChange>
          </w:rPr>
          <w:delText>n</w:delText>
        </w:r>
      </w:del>
      <w:del w:id="2526" w:author="The Si Tran" w:date="2012-12-11T21:27:00Z">
        <w:r w:rsidRPr="00286C29" w:rsidDel="000E6941">
          <w:rPr>
            <w:rPrChange w:id="2527" w:author="The Si Tran" w:date="2012-12-05T23:02:00Z">
              <w:rPr>
                <w:sz w:val="28"/>
                <w:szCs w:val="28"/>
                <w:lang w:val="fr-FR"/>
              </w:rPr>
            </w:rPrChange>
          </w:rPr>
          <w:delText xml:space="preserve"> là kích cỡ mẫu  </w:delText>
        </w:r>
        <w:bookmarkStart w:id="2528" w:name="_Toc343083567"/>
        <w:bookmarkStart w:id="2529" w:name="_Toc343083781"/>
        <w:bookmarkStart w:id="2530" w:name="_Toc343083992"/>
        <w:bookmarkStart w:id="2531" w:name="_Toc343220751"/>
        <w:bookmarkStart w:id="2532" w:name="_Toc343232255"/>
        <w:bookmarkStart w:id="2533" w:name="_Toc343232668"/>
        <w:bookmarkStart w:id="2534" w:name="_Toc343232953"/>
        <w:bookmarkStart w:id="2535" w:name="_Toc343415458"/>
        <w:bookmarkStart w:id="2536" w:name="_Toc343415754"/>
        <w:bookmarkStart w:id="2537" w:name="_Toc343452413"/>
        <w:bookmarkStart w:id="2538" w:name="_Toc343461203"/>
        <w:bookmarkStart w:id="2539" w:name="_Toc343494090"/>
        <w:bookmarkStart w:id="2540" w:name="_Toc343494302"/>
        <w:bookmarkStart w:id="2541" w:name="_Toc343495075"/>
        <w:bookmarkStart w:id="2542" w:name="_Toc343660302"/>
        <w:bookmarkStart w:id="2543" w:name="_Toc343660516"/>
        <w:bookmarkStart w:id="2544" w:name="_Toc343711144"/>
        <w:bookmarkStart w:id="2545" w:name="_Toc343829108"/>
        <w:bookmarkStart w:id="2546" w:name="_Toc343831912"/>
        <w:bookmarkStart w:id="2547" w:name="_Toc343832281"/>
        <w:bookmarkStart w:id="2548" w:name="_Toc343832498"/>
        <w:bookmarkStart w:id="2549" w:name="_Toc343832715"/>
        <w:bookmarkStart w:id="2550" w:name="_Toc343837308"/>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del>
    </w:p>
    <w:p w14:paraId="1E306F32" w14:textId="77777777" w:rsidR="00024D6E" w:rsidRPr="00286C29" w:rsidDel="000E6941" w:rsidRDefault="00024D6E" w:rsidP="00024D6E">
      <w:pPr>
        <w:rPr>
          <w:del w:id="2551" w:author="The Si Tran" w:date="2012-12-11T21:27:00Z"/>
          <w:rPrChange w:id="2552" w:author="The Si Tran" w:date="2012-12-05T23:02:00Z">
            <w:rPr>
              <w:del w:id="2553" w:author="The Si Tran" w:date="2012-12-11T21:27:00Z"/>
              <w:sz w:val="28"/>
              <w:szCs w:val="28"/>
              <w:lang w:val="fr-FR"/>
            </w:rPr>
          </w:rPrChange>
        </w:rPr>
      </w:pPr>
      <w:del w:id="2554" w:author="The Si Tran" w:date="2012-12-11T21:27:00Z">
        <w:r w:rsidRPr="00286C29" w:rsidDel="000E6941">
          <w:rPr>
            <w:rPrChange w:id="2555" w:author="The Si Tran" w:date="2012-12-05T23:02:00Z">
              <w:rPr>
                <w:sz w:val="28"/>
                <w:szCs w:val="28"/>
                <w:lang w:val="fr-FR"/>
              </w:rPr>
            </w:rPrChange>
          </w:rPr>
          <w:delText xml:space="preserve">Nếu </w:delText>
        </w:r>
      </w:del>
      <w:del w:id="2556" w:author="The Si Tran" w:date="2012-12-05T23:46:00Z">
        <m:oMath>
          <m:r>
            <m:rPr>
              <m:sty m:val="p"/>
            </m:rPr>
            <w:rPr>
              <w:rFonts w:ascii="Cambria Math" w:hAnsi="Cambria Math"/>
            </w:rPr>
            <w:object w:dxaOrig="300" w:dyaOrig="360" w14:anchorId="747A0532">
              <v:shape id="_x0000_i1036" type="#_x0000_t75" style="width:24.75pt;height:28.5pt" o:ole="">
                <v:imagedata r:id="rId33" o:title=""/>
              </v:shape>
              <o:OLEObject Type="Embed" ProgID="Equation.DSMT4" ShapeID="_x0000_i1036" DrawAspect="Content" ObjectID="_1417583458" r:id="rId34"/>
            </w:object>
          </m:r>
        </m:oMath>
        <w:r w:rsidRPr="00286C29" w:rsidDel="00570969">
          <w:rPr>
            <w:rPrChange w:id="2557" w:author="The Si Tran" w:date="2012-12-05T23:02:00Z">
              <w:rPr>
                <w:sz w:val="28"/>
                <w:szCs w:val="28"/>
                <w:lang w:val="fr-FR"/>
              </w:rPr>
            </w:rPrChange>
          </w:rPr>
          <w:delText xml:space="preserve">= 0 </w:delText>
        </w:r>
      </w:del>
      <w:del w:id="2558" w:author="The Si Tran" w:date="2012-12-11T21:27:00Z">
        <w:r w:rsidRPr="00286C29" w:rsidDel="000E6941">
          <w:rPr>
            <w:rPrChange w:id="2559" w:author="The Si Tran" w:date="2012-12-05T23:02:00Z">
              <w:rPr>
                <w:sz w:val="28"/>
                <w:szCs w:val="28"/>
                <w:lang w:val="fr-FR"/>
              </w:rPr>
            </w:rPrChange>
          </w:rPr>
          <w:delText xml:space="preserve">thì </w:delText>
        </w:r>
      </w:del>
      <w:del w:id="2560" w:author="The Si Tran" w:date="2012-12-05T23:46:00Z">
        <w:r w:rsidRPr="00286C29" w:rsidDel="00570969">
          <w:rPr>
            <w:rPrChange w:id="2561" w:author="The Si Tran" w:date="2012-12-05T23:02:00Z">
              <w:rPr>
                <w:sz w:val="28"/>
                <w:szCs w:val="28"/>
                <w:lang w:val="fr-FR"/>
              </w:rPr>
            </w:rPrChange>
          </w:rPr>
          <w:delText>t</w:delText>
        </w:r>
      </w:del>
      <w:del w:id="2562" w:author="The Si Tran" w:date="2012-12-11T21:27:00Z">
        <w:r w:rsidRPr="00286C29" w:rsidDel="000E6941">
          <w:rPr>
            <w:rPrChange w:id="2563" w:author="The Si Tran" w:date="2012-12-05T23:02:00Z">
              <w:rPr>
                <w:sz w:val="28"/>
                <w:szCs w:val="28"/>
                <w:lang w:val="fr-FR"/>
              </w:rPr>
            </w:rPrChange>
          </w:rPr>
          <w:delText xml:space="preserve"> sẽ có phân phối student với </w:delText>
        </w:r>
      </w:del>
      <w:del w:id="2564" w:author="The Si Tran" w:date="2012-12-05T23:47:00Z">
        <w:r w:rsidRPr="00286C29" w:rsidDel="00570969">
          <w:rPr>
            <w:rPrChange w:id="2565" w:author="The Si Tran" w:date="2012-12-05T23:02:00Z">
              <w:rPr>
                <w:sz w:val="28"/>
                <w:szCs w:val="28"/>
                <w:lang w:val="fr-FR"/>
              </w:rPr>
            </w:rPrChange>
          </w:rPr>
          <w:delText>n -1</w:delText>
        </w:r>
      </w:del>
      <w:del w:id="2566" w:author="The Si Tran" w:date="2012-12-11T21:27:00Z">
        <w:r w:rsidRPr="00286C29" w:rsidDel="000E6941">
          <w:rPr>
            <w:rPrChange w:id="2567"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2568" w:author="The Si Tran" w:date="2012-12-05T23:47:00Z">
        <w:r w:rsidRPr="00286C29" w:rsidDel="005B11DB">
          <w:object w:dxaOrig="780" w:dyaOrig="360" w14:anchorId="08263C57">
            <v:shape id="_x0000_i1037" type="#_x0000_t75" style="width:40.5pt;height:18pt" o:ole="">
              <v:imagedata r:id="rId35" o:title=""/>
            </v:shape>
            <o:OLEObject Type="Embed" ProgID="Equation.DSMT4" ShapeID="_x0000_i1037" DrawAspect="Content" ObjectID="_1417583459" r:id="rId36"/>
          </w:object>
        </w:r>
      </w:del>
      <w:del w:id="2569" w:author="The Si Tran" w:date="2012-12-11T21:27:00Z">
        <w:r w:rsidRPr="00286C29" w:rsidDel="000E6941">
          <w:rPr>
            <w:rPrChange w:id="2570" w:author="The Si Tran" w:date="2012-12-05T23:02:00Z">
              <w:rPr>
                <w:sz w:val="28"/>
                <w:szCs w:val="28"/>
                <w:lang w:val="fr-FR"/>
              </w:rPr>
            </w:rPrChange>
          </w:rPr>
          <w:delText xml:space="preserve"> thì ta có thể kết luận hệ số tự tương quan của đám đông bằng không với mức ý nghĩa 5%.</w:delText>
        </w:r>
        <w:bookmarkStart w:id="2571" w:name="_Toc343083568"/>
        <w:bookmarkStart w:id="2572" w:name="_Toc343083782"/>
        <w:bookmarkStart w:id="2573" w:name="_Toc343083993"/>
        <w:bookmarkStart w:id="2574" w:name="_Toc343220752"/>
        <w:bookmarkStart w:id="2575" w:name="_Toc343232256"/>
        <w:bookmarkStart w:id="2576" w:name="_Toc343232669"/>
        <w:bookmarkStart w:id="2577" w:name="_Toc343232954"/>
        <w:bookmarkStart w:id="2578" w:name="_Toc343415459"/>
        <w:bookmarkStart w:id="2579" w:name="_Toc343415755"/>
        <w:bookmarkStart w:id="2580" w:name="_Toc343452414"/>
        <w:bookmarkStart w:id="2581" w:name="_Toc343461204"/>
        <w:bookmarkStart w:id="2582" w:name="_Toc343494091"/>
        <w:bookmarkStart w:id="2583" w:name="_Toc343494303"/>
        <w:bookmarkStart w:id="2584" w:name="_Toc343495076"/>
        <w:bookmarkStart w:id="2585" w:name="_Toc343660303"/>
        <w:bookmarkStart w:id="2586" w:name="_Toc343660517"/>
        <w:bookmarkStart w:id="2587" w:name="_Toc343711145"/>
        <w:bookmarkStart w:id="2588" w:name="_Toc343829109"/>
        <w:bookmarkStart w:id="2589" w:name="_Toc343831913"/>
        <w:bookmarkStart w:id="2590" w:name="_Toc343832282"/>
        <w:bookmarkStart w:id="2591" w:name="_Toc343832499"/>
        <w:bookmarkStart w:id="2592" w:name="_Toc343832716"/>
        <w:bookmarkStart w:id="2593" w:name="_Toc343837309"/>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del>
    </w:p>
    <w:p w14:paraId="43269ABE" w14:textId="77777777" w:rsidR="004D65BA" w:rsidRPr="00286C29" w:rsidDel="000E6941" w:rsidRDefault="00024D6E">
      <w:pPr>
        <w:rPr>
          <w:del w:id="2594" w:author="The Si Tran" w:date="2012-12-11T21:27:00Z"/>
          <w:rPrChange w:id="2595" w:author="The Si Tran" w:date="2012-12-05T23:02:00Z">
            <w:rPr>
              <w:del w:id="2596" w:author="The Si Tran" w:date="2012-12-11T21:27:00Z"/>
              <w:sz w:val="28"/>
              <w:szCs w:val="28"/>
              <w:lang w:val="fr-FR"/>
            </w:rPr>
          </w:rPrChange>
        </w:rPr>
      </w:pPr>
      <w:del w:id="2597" w:author="The Si Tran" w:date="2012-12-11T21:27:00Z">
        <w:r w:rsidRPr="00286C29" w:rsidDel="000E6941">
          <w:rPr>
            <w:rPrChange w:id="2598"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286C29" w:rsidDel="000E6941">
          <w:rPr>
            <w:rPrChange w:id="2599" w:author="The Si Tran" w:date="2012-12-05T23:02:00Z">
              <w:rPr>
                <w:sz w:val="28"/>
                <w:szCs w:val="28"/>
                <w:lang w:val="fr-FR"/>
              </w:rPr>
            </w:rPrChange>
          </w:rPr>
          <w:delText>nh giá tính đầy đủ của mô hình.</w:delText>
        </w:r>
        <w:bookmarkStart w:id="2600" w:name="_Toc343083569"/>
        <w:bookmarkStart w:id="2601" w:name="_Toc343083783"/>
        <w:bookmarkStart w:id="2602" w:name="_Toc343083994"/>
        <w:bookmarkStart w:id="2603" w:name="_Toc343220753"/>
        <w:bookmarkStart w:id="2604" w:name="_Toc343232257"/>
        <w:bookmarkStart w:id="2605" w:name="_Toc343232670"/>
        <w:bookmarkStart w:id="2606" w:name="_Toc343232955"/>
        <w:bookmarkStart w:id="2607" w:name="_Toc343415460"/>
        <w:bookmarkStart w:id="2608" w:name="_Toc343415756"/>
        <w:bookmarkStart w:id="2609" w:name="_Toc343452415"/>
        <w:bookmarkStart w:id="2610" w:name="_Toc343461205"/>
        <w:bookmarkStart w:id="2611" w:name="_Toc343494092"/>
        <w:bookmarkStart w:id="2612" w:name="_Toc343494304"/>
        <w:bookmarkStart w:id="2613" w:name="_Toc343495077"/>
        <w:bookmarkStart w:id="2614" w:name="_Toc343660304"/>
        <w:bookmarkStart w:id="2615" w:name="_Toc343660518"/>
        <w:bookmarkStart w:id="2616" w:name="_Toc343711146"/>
        <w:bookmarkStart w:id="2617" w:name="_Toc343829110"/>
        <w:bookmarkStart w:id="2618" w:name="_Toc343831914"/>
        <w:bookmarkStart w:id="2619" w:name="_Toc343832283"/>
        <w:bookmarkStart w:id="2620" w:name="_Toc343832500"/>
        <w:bookmarkStart w:id="2621" w:name="_Toc343832717"/>
        <w:bookmarkStart w:id="2622" w:name="_Toc343837310"/>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del>
    </w:p>
    <w:p w14:paraId="3B0B5319" w14:textId="34CD310B" w:rsidR="009F530B" w:rsidRDefault="009F530B" w:rsidP="00286C29">
      <w:pPr>
        <w:pStyle w:val="Heading2"/>
        <w:rPr>
          <w:ins w:id="2623" w:author="The Si Tran" w:date="2012-12-12T07:36:00Z"/>
        </w:rPr>
      </w:pPr>
      <w:bookmarkStart w:id="2624" w:name="_Toc343837311"/>
      <w:r w:rsidRPr="00286C29">
        <w:rPr>
          <w:rPrChange w:id="2625" w:author="The Si Tran" w:date="2012-12-05T23:02:00Z">
            <w:rPr>
              <w:rFonts w:cs="Times New Roman"/>
              <w:b w:val="0"/>
              <w:bCs w:val="0"/>
              <w:iCs w:val="0"/>
              <w:sz w:val="26"/>
              <w:szCs w:val="22"/>
            </w:rPr>
          </w:rPrChange>
        </w:rPr>
        <w:t>Dự</w:t>
      </w:r>
      <w:r w:rsidRPr="0049233F">
        <w:rPr>
          <w:rPrChange w:id="2626" w:author="The Si Tran" w:date="2012-12-05T23:02:00Z">
            <w:rPr>
              <w:rFonts w:cs="Times New Roman"/>
              <w:b w:val="0"/>
              <w:bCs w:val="0"/>
              <w:iCs w:val="0"/>
              <w:sz w:val="26"/>
              <w:szCs w:val="22"/>
            </w:rPr>
          </w:rPrChange>
        </w:rPr>
        <w:t xml:space="preserve"> báo chuỗi thời gian</w:t>
      </w:r>
      <w:bookmarkEnd w:id="2624"/>
    </w:p>
    <w:p w14:paraId="0ABC4A3D" w14:textId="09725765" w:rsidR="004174BC" w:rsidRDefault="00925766">
      <w:pPr>
        <w:pPrChange w:id="2627" w:author="The Si Tran" w:date="2012-12-16T10:10:00Z">
          <w:pPr>
            <w:jc w:val="center"/>
          </w:pPr>
        </w:pPrChange>
      </w:pPr>
      <w:ins w:id="2628" w:author="superchickend" w:date="2012-12-12T08:19:00Z">
        <w:r w:rsidRPr="003C57D8">
          <w:t>Như chúng ta đã biế</w:t>
        </w:r>
        <w:r w:rsidRPr="003044F7">
          <w:t>t, dự báo là một nhu cầu c</w:t>
        </w:r>
      </w:ins>
      <w:r w:rsidR="00FD250C">
        <w:t>ấp</w:t>
      </w:r>
      <w:ins w:id="2629" w:author="superchickend" w:date="2012-12-12T08:19:00Z">
        <w:r w:rsidRPr="003044F7">
          <w:t xml:space="preserve"> thiết và rất quan trọng đối với mỗi cá nhân, tổ ch</w:t>
        </w:r>
      </w:ins>
      <w:r w:rsidR="00FD250C">
        <w:t>ứ</w:t>
      </w:r>
      <w:ins w:id="2630" w:author="superchickend" w:date="2012-12-12T08:19:00Z">
        <w:r w:rsidRPr="003044F7">
          <w:t xml:space="preserve">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w:t>
        </w:r>
        <w:proofErr w:type="gramStart"/>
        <w:r w:rsidRPr="003044F7">
          <w:t>thu</w:t>
        </w:r>
        <w:proofErr w:type="gramEnd"/>
        <w:r w:rsidRPr="003044F7">
          <w:t xml:space="preserve"> thập dữ liệu, lựa chọn mô hình, hiện thực phương thức, đánh giá phương thức và cuối cùng là sử dụng để dự báo. Nếu bước đánh giá phương thức không thỏa mãn thì ta phải quay lại lựa chọn mô hình khác.</w:t>
        </w:r>
      </w:ins>
      <w:r w:rsidR="000E1023">
        <w:t xml:space="preserve"> Hình 2.2 minh họa thứ tự các giai đoạn trong bài toán dự báo.</w:t>
      </w:r>
    </w:p>
    <w:p w14:paraId="78098D94" w14:textId="77777777" w:rsidR="004E61AD" w:rsidRPr="009D276E" w:rsidRDefault="004E61AD" w:rsidP="004E61AD">
      <w:pPr>
        <w:rPr>
          <w:ins w:id="2631" w:author="superchickend" w:date="2012-12-12T08:19:00Z"/>
        </w:rPr>
      </w:pPr>
    </w:p>
    <w:p w14:paraId="7478A9D3" w14:textId="77777777" w:rsidR="00925766" w:rsidRPr="003044F7" w:rsidRDefault="00925766">
      <w:pPr>
        <w:rPr>
          <w:ins w:id="2632" w:author="superchickend" w:date="2012-12-12T08:19:00Z"/>
        </w:rPr>
      </w:pPr>
      <w:ins w:id="2633" w:author="superchickend" w:date="2012-12-12T08:19:00Z">
        <w:r w:rsidRPr="003044F7">
          <w:lastRenderedPageBreak/>
          <w:t>Trong bài toán dự báo chuỗi thời gian, các chuyên gia thường chia làm 3 lớp phương thức dự báo [9]:</w:t>
        </w:r>
      </w:ins>
    </w:p>
    <w:p w14:paraId="5417EF2C" w14:textId="77777777" w:rsidR="00925766" w:rsidRPr="003044F7" w:rsidRDefault="00925766">
      <w:pPr>
        <w:pStyle w:val="BuletL1"/>
        <w:rPr>
          <w:ins w:id="2634" w:author="superchickend" w:date="2012-12-12T08:19:00Z"/>
        </w:rPr>
        <w:pPrChange w:id="2635" w:author="The Si Tran" w:date="2012-12-16T10:07:00Z">
          <w:pPr>
            <w:pStyle w:val="ListParagraph"/>
            <w:numPr>
              <w:numId w:val="47"/>
            </w:numPr>
            <w:spacing w:line="300" w:lineRule="auto"/>
            <w:ind w:left="1440" w:hanging="360"/>
            <w:jc w:val="both"/>
          </w:pPr>
        </w:pPrChange>
      </w:pPr>
      <w:ins w:id="2636"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2637" w:author="superchickend" w:date="2012-12-12T08:19:00Z"/>
        </w:rPr>
        <w:pPrChange w:id="2638" w:author="The Si Tran" w:date="2012-12-16T10:07:00Z">
          <w:pPr>
            <w:pStyle w:val="ListParagraph"/>
            <w:numPr>
              <w:numId w:val="47"/>
            </w:numPr>
            <w:spacing w:line="300" w:lineRule="auto"/>
            <w:ind w:left="1440" w:hanging="360"/>
            <w:jc w:val="both"/>
          </w:pPr>
        </w:pPrChange>
      </w:pPr>
      <w:ins w:id="2639"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2640" w:author="superchickend" w:date="2012-12-12T08:19:00Z"/>
        </w:rPr>
        <w:pPrChange w:id="2641" w:author="The Si Tran" w:date="2012-12-16T10:07:00Z">
          <w:pPr>
            <w:pStyle w:val="ListParagraph"/>
            <w:numPr>
              <w:numId w:val="47"/>
            </w:numPr>
            <w:spacing w:line="300" w:lineRule="auto"/>
            <w:ind w:left="1440" w:hanging="360"/>
            <w:jc w:val="both"/>
          </w:pPr>
        </w:pPrChange>
      </w:pPr>
      <w:ins w:id="2642" w:author="superchickend" w:date="2012-12-12T08:19:00Z">
        <w:r w:rsidRPr="003044F7">
          <w:t>Phương thức dự báo đa biến (multivariate method) biến dự báo phụ thuộc vào nhiều chuỗi dữ liệu.</w:t>
        </w:r>
      </w:ins>
    </w:p>
    <w:p w14:paraId="0F2958CF" w14:textId="77777777" w:rsidR="00925766" w:rsidRDefault="00925766">
      <w:ins w:id="2643" w:author="superchickend" w:date="2012-12-12T08:19:00Z">
        <w:r w:rsidRPr="003C57D8">
          <w:t>Ngoài ra chúng ta có thể</w:t>
        </w:r>
        <w:r w:rsidRPr="003044F7">
          <w:t xml:space="preserve"> kết hợp hai hoặc nhiều các phương thức nêu trên.</w:t>
        </w:r>
      </w:ins>
    </w:p>
    <w:p w14:paraId="12ED62BE" w14:textId="3B4D06D7" w:rsidR="00FC238C" w:rsidRDefault="00B90956" w:rsidP="00FC238C">
      <w:pPr>
        <w:ind w:firstLine="0"/>
        <w:jc w:val="center"/>
      </w:pPr>
      <w:r>
        <w:rPr>
          <w:noProof/>
        </w:rPr>
        <w:drawing>
          <wp:inline distT="0" distB="0" distL="0" distR="0" wp14:anchorId="150C36F5" wp14:editId="3FC936EB">
            <wp:extent cx="5760720" cy="7943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794385"/>
                    </a:xfrm>
                    <a:prstGeom prst="rect">
                      <a:avLst/>
                    </a:prstGeom>
                  </pic:spPr>
                </pic:pic>
              </a:graphicData>
            </a:graphic>
          </wp:inline>
        </w:drawing>
      </w:r>
    </w:p>
    <w:p w14:paraId="454CBBB3" w14:textId="6EB0844C" w:rsidR="00FC238C" w:rsidRPr="003044F7" w:rsidRDefault="00FC238C" w:rsidP="00F27150">
      <w:pPr>
        <w:pStyle w:val="Hinh"/>
        <w:rPr>
          <w:ins w:id="2644" w:author="superchickend" w:date="2012-12-12T08:19:00Z"/>
        </w:rPr>
      </w:pPr>
      <w:bookmarkStart w:id="2645" w:name="_Toc343837443"/>
      <w:ins w:id="2646" w:author="superchickend" w:date="2012-12-12T08:19:00Z">
        <w:r w:rsidRPr="00032D83">
          <w:t>Hình 2.</w:t>
        </w:r>
      </w:ins>
      <w:ins w:id="2647" w:author="The Si Tran" w:date="2012-12-14T04:06:00Z">
        <w:r w:rsidRPr="006D6C8D">
          <w:t>2</w:t>
        </w:r>
      </w:ins>
      <w:ins w:id="2648" w:author="The Si Tran" w:date="2012-12-14T04:07:00Z">
        <w:r w:rsidRPr="00454DCE">
          <w:rPr>
            <w:rPrChange w:id="2649" w:author="The Si Tran" w:date="2012-12-16T16:46:00Z">
              <w:rPr>
                <w:rFonts w:ascii="Calibri" w:eastAsia="Calibri" w:hAnsi="Calibri"/>
                <w:bCs w:val="0"/>
                <w:sz w:val="22"/>
                <w:szCs w:val="22"/>
              </w:rPr>
            </w:rPrChange>
          </w:rPr>
          <w:t>:</w:t>
        </w:r>
      </w:ins>
      <w:ins w:id="2650" w:author="superchickend" w:date="2012-12-12T08:19:00Z">
        <w:del w:id="2651" w:author="The Si Tran" w:date="2012-12-14T04:06:00Z">
          <w:r w:rsidRPr="00454DCE" w:rsidDel="006A5AA2">
            <w:rPr>
              <w:rPrChange w:id="2652" w:author="The Si Tran" w:date="2012-12-16T16:46:00Z">
                <w:rPr>
                  <w:rFonts w:ascii="Calibri" w:eastAsia="Calibri" w:hAnsi="Calibri"/>
                  <w:bCs w:val="0"/>
                  <w:sz w:val="22"/>
                  <w:szCs w:val="22"/>
                </w:rPr>
              </w:rPrChange>
            </w:rPr>
            <w:delText>1.1</w:delText>
          </w:r>
        </w:del>
        <w:r w:rsidRPr="00454DCE">
          <w:rPr>
            <w:rPrChange w:id="2653" w:author="The Si Tran" w:date="2012-12-16T16:46:00Z">
              <w:rPr>
                <w:rFonts w:ascii="Calibri" w:eastAsia="Calibri" w:hAnsi="Calibri"/>
                <w:bCs w:val="0"/>
                <w:sz w:val="22"/>
                <w:szCs w:val="22"/>
              </w:rPr>
            </w:rPrChange>
          </w:rPr>
          <w:t xml:space="preserve"> Mô hình bài toán dự báo chuỗi thời gian</w:t>
        </w:r>
        <w:bookmarkEnd w:id="2645"/>
      </w:ins>
    </w:p>
    <w:p w14:paraId="37C764C0" w14:textId="1CE71AFA" w:rsidR="00454557" w:rsidRPr="003C57D8" w:rsidRDefault="00925766">
      <w:pPr>
        <w:rPr>
          <w:ins w:id="2654" w:author="superchickend" w:date="2012-12-12T08:19:00Z"/>
        </w:rPr>
        <w:pPrChange w:id="2655" w:author="The Si Tran" w:date="2012-12-16T10:10:00Z">
          <w:pPr>
            <w:jc w:val="center"/>
          </w:pPr>
        </w:pPrChange>
      </w:pPr>
      <w:ins w:id="2656" w:author="superchickend" w:date="2012-12-12T08:19:00Z">
        <w:r w:rsidRPr="003044F7">
          <w:t xml:space="preserve">Theo một số tài liệu khác thì các phương thức dự báo đơn biến và đa biến được gộp </w:t>
        </w:r>
        <w:proofErr w:type="gramStart"/>
        <w:r w:rsidRPr="003044F7">
          <w:t>chung</w:t>
        </w:r>
        <w:proofErr w:type="gramEnd"/>
        <w:r w:rsidRPr="003044F7">
          <w:t xml:space="preserve"> thành các phương thức mang ý nghĩa thống kê [10]. </w:t>
        </w:r>
      </w:ins>
    </w:p>
    <w:p w14:paraId="7770E5E0" w14:textId="126A988D" w:rsidR="00925766" w:rsidRPr="003044F7" w:rsidDel="002F74DC" w:rsidRDefault="00925766" w:rsidP="00925766">
      <w:pPr>
        <w:rPr>
          <w:ins w:id="2657" w:author="superchickend" w:date="2012-12-12T08:19:00Z"/>
          <w:del w:id="2658" w:author="The Si Tran" w:date="2012-12-16T10:08:00Z"/>
          <w:szCs w:val="26"/>
        </w:rPr>
      </w:pPr>
      <w:ins w:id="2659" w:author="superchickend" w:date="2012-12-12T08:19:00Z">
        <w:r w:rsidRPr="003044F7">
          <w:rPr>
            <w:szCs w:val="26"/>
          </w:rPr>
          <w:t xml:space="preserve">Các mô hình được trình bày trong luận văn gồm: </w:t>
        </w:r>
      </w:ins>
      <w:r w:rsidR="00E84D39">
        <w:rPr>
          <w:szCs w:val="26"/>
        </w:rPr>
        <w:t xml:space="preserve">lớp </w:t>
      </w:r>
      <w:ins w:id="2660" w:author="superchickend" w:date="2012-12-12T08:19:00Z">
        <w:r w:rsidRPr="003044F7">
          <w:rPr>
            <w:szCs w:val="26"/>
          </w:rPr>
          <w:t>mô hình ARIMA, mô hình ANN đều thuộc lớp mô hình ngoại suy đơn biến.</w:t>
        </w:r>
      </w:ins>
    </w:p>
    <w:p w14:paraId="412FBF95" w14:textId="77777777" w:rsidR="00962CF4" w:rsidDel="00925766" w:rsidRDefault="00962CF4" w:rsidP="00962CF4">
      <w:pPr>
        <w:rPr>
          <w:ins w:id="2661" w:author="The Si Tran" w:date="2012-12-12T07:36:00Z"/>
          <w:del w:id="2662" w:author="superchickend" w:date="2012-12-12T08:19:00Z"/>
        </w:rPr>
      </w:pPr>
      <w:ins w:id="2663" w:author="The Si Tran" w:date="2012-12-12T07:36:00Z">
        <w:del w:id="2664"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2665" w:author="The Si Tran" w:date="2012-12-12T07:39:00Z"/>
          <w:del w:id="2666" w:author="superchickend" w:date="2012-12-12T08:19:00Z"/>
        </w:rPr>
      </w:pPr>
      <w:ins w:id="2667" w:author="The Si Tran" w:date="2012-12-12T07:36:00Z">
        <w:del w:id="2668" w:author="superchickend" w:date="2012-12-12T08:19:00Z">
          <w:r w:rsidRPr="00E94DAE" w:rsidDel="00925766">
            <w:rPr>
              <w:noProof/>
            </w:rPr>
            <w:drawing>
              <wp:inline distT="0" distB="0" distL="0" distR="0" wp14:anchorId="0C2AEC2A" wp14:editId="254CB4C2">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2669" w:author="The Si Tran" w:date="2012-12-12T07:39:00Z"/>
          <w:del w:id="2670" w:author="superchickend" w:date="2012-12-12T08:19:00Z"/>
        </w:rPr>
        <w:pPrChange w:id="2671" w:author="The Si Tran" w:date="2012-12-12T07:39:00Z">
          <w:pPr/>
        </w:pPrChange>
      </w:pPr>
      <w:ins w:id="2672" w:author="The Si Tran" w:date="2012-12-12T07:39:00Z">
        <w:del w:id="2673"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2674" w:author="The Si Tran" w:date="2012-12-12T07:36:00Z"/>
          <w:del w:id="2675" w:author="superchickend" w:date="2012-12-12T08:19:00Z"/>
        </w:rPr>
        <w:pPrChange w:id="2676" w:author="The Si Tran" w:date="2012-12-12T07:39:00Z">
          <w:pPr/>
        </w:pPrChange>
      </w:pPr>
    </w:p>
    <w:p w14:paraId="06465EF9" w14:textId="77777777" w:rsidR="00962CF4" w:rsidDel="00925766" w:rsidRDefault="00962CF4" w:rsidP="00962CF4">
      <w:pPr>
        <w:rPr>
          <w:ins w:id="2677" w:author="The Si Tran" w:date="2012-12-12T07:36:00Z"/>
          <w:del w:id="2678" w:author="superchickend" w:date="2012-12-12T08:19:00Z"/>
        </w:rPr>
      </w:pPr>
      <w:ins w:id="2679" w:author="The Si Tran" w:date="2012-12-12T07:36:00Z">
        <w:del w:id="2680"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2681" w:author="The Si Tran" w:date="2012-12-12T07:36:00Z"/>
          <w:del w:id="2682" w:author="superchickend" w:date="2012-12-12T08:19:00Z"/>
          <w:rFonts w:ascii="Times New Roman" w:hAnsi="Times New Roman"/>
          <w:sz w:val="26"/>
          <w:szCs w:val="26"/>
          <w:rPrChange w:id="2683" w:author="The Si Tran" w:date="2012-12-12T07:39:00Z">
            <w:rPr>
              <w:ins w:id="2684" w:author="The Si Tran" w:date="2012-12-12T07:36:00Z"/>
              <w:del w:id="2685" w:author="superchickend" w:date="2012-12-12T08:19:00Z"/>
            </w:rPr>
          </w:rPrChange>
        </w:rPr>
      </w:pPr>
      <w:ins w:id="2686" w:author="The Si Tran" w:date="2012-12-12T07:36:00Z">
        <w:del w:id="2687"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032D83" w:rsidDel="00925766">
            <w:rPr>
              <w:szCs w:val="26"/>
            </w:rPr>
            <w:delText>ị</w:delText>
          </w:r>
          <w:r w:rsidRPr="006D6C8D" w:rsidDel="00925766">
            <w:rPr>
              <w:szCs w:val="26"/>
            </w:rPr>
            <w:delText>nh, c</w:delText>
          </w:r>
          <w:r w:rsidRPr="00C251DA" w:rsidDel="00925766">
            <w:rPr>
              <w:szCs w:val="26"/>
            </w:rPr>
            <w:delText>ả</w:delText>
          </w:r>
          <w:r w:rsidRPr="004C2D67" w:rsidDel="00925766">
            <w:rPr>
              <w:szCs w:val="26"/>
            </w:rPr>
            <w:delText>m nh</w:delText>
          </w:r>
          <w:r w:rsidRPr="000C3A28" w:rsidDel="00925766">
            <w:rPr>
              <w:szCs w:val="26"/>
            </w:rPr>
            <w:delText>ậ</w:delText>
          </w:r>
          <w:r w:rsidRPr="000F2CC7" w:rsidDel="00925766">
            <w:rPr>
              <w:szCs w:val="26"/>
            </w:rPr>
            <w:delText>n c</w:delText>
          </w:r>
          <w:r w:rsidRPr="00BA6809" w:rsidDel="00925766">
            <w:rPr>
              <w:szCs w:val="26"/>
            </w:rPr>
            <w:delText>ủ</w:delText>
          </w:r>
          <w:r w:rsidRPr="00EF4E32" w:rsidDel="00925766">
            <w:rPr>
              <w:szCs w:val="26"/>
            </w:rPr>
            <w:delText>a các chuyên gia, ngư</w:delText>
          </w:r>
          <w:r w:rsidRPr="00446309" w:rsidDel="00925766">
            <w:rPr>
              <w:szCs w:val="26"/>
            </w:rPr>
            <w:delText>ờ</w:delText>
          </w:r>
          <w:r w:rsidRPr="0015771C" w:rsidDel="00925766">
            <w:rPr>
              <w:szCs w:val="26"/>
            </w:rPr>
            <w:delText>i s</w:delText>
          </w:r>
          <w:r w:rsidRPr="00691EA7" w:rsidDel="00925766">
            <w:rPr>
              <w:szCs w:val="26"/>
            </w:rPr>
            <w:delText>ử</w:delText>
          </w:r>
          <w:r w:rsidRPr="00BF5619" w:rsidDel="00925766">
            <w:rPr>
              <w:szCs w:val="26"/>
            </w:rPr>
            <w:delText xml:space="preserve"> d</w:delText>
          </w:r>
          <w:r w:rsidRPr="00941798" w:rsidDel="00925766">
            <w:rPr>
              <w:szCs w:val="26"/>
            </w:rPr>
            <w:delText>ụ</w:delText>
          </w:r>
          <w:r w:rsidRPr="000F1BDB" w:rsidDel="00925766">
            <w:rPr>
              <w:szCs w:val="26"/>
            </w:rPr>
            <w:delText>ng hay nh</w:delText>
          </w:r>
          <w:r w:rsidRPr="00EA2DE1" w:rsidDel="00925766">
            <w:rPr>
              <w:szCs w:val="26"/>
            </w:rPr>
            <w:delText>ữ</w:delText>
          </w:r>
          <w:r w:rsidRPr="002E47E8" w:rsidDel="00925766">
            <w:rPr>
              <w:szCs w:val="26"/>
            </w:rPr>
            <w:delText>ng ki</w:delText>
          </w:r>
          <w:r w:rsidRPr="007A07F4" w:rsidDel="00925766">
            <w:rPr>
              <w:szCs w:val="26"/>
            </w:rPr>
            <w:delText>ế</w:delText>
          </w:r>
          <w:r w:rsidRPr="00381A4D" w:rsidDel="00925766">
            <w:rPr>
              <w:szCs w:val="26"/>
            </w:rPr>
            <w:delText>n th</w:delText>
          </w:r>
          <w:r w:rsidRPr="00D22561" w:rsidDel="00925766">
            <w:rPr>
              <w:szCs w:val="26"/>
              <w:rPrChange w:id="2688" w:author="The Si Tran" w:date="2012-12-12T07:39:00Z">
                <w:rPr/>
              </w:rPrChange>
            </w:rPr>
            <w:delText>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2689" w:author="The Si Tran" w:date="2012-12-12T07:36:00Z"/>
          <w:del w:id="2690" w:author="superchickend" w:date="2012-12-12T08:19:00Z"/>
          <w:rFonts w:ascii="Times New Roman" w:hAnsi="Times New Roman"/>
          <w:sz w:val="26"/>
          <w:szCs w:val="26"/>
          <w:rPrChange w:id="2691" w:author="The Si Tran" w:date="2012-12-12T07:39:00Z">
            <w:rPr>
              <w:ins w:id="2692" w:author="The Si Tran" w:date="2012-12-12T07:36:00Z"/>
              <w:del w:id="2693" w:author="superchickend" w:date="2012-12-12T08:19:00Z"/>
            </w:rPr>
          </w:rPrChange>
        </w:rPr>
      </w:pPr>
      <w:ins w:id="2694" w:author="The Si Tran" w:date="2012-12-12T07:36:00Z">
        <w:del w:id="2695"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 xml:space="preserve">c vào 1 </w:delText>
          </w:r>
          <w:r w:rsidRPr="000C3A28" w:rsidDel="00925766">
            <w:rPr>
              <w:szCs w:val="26"/>
            </w:rPr>
            <w:delText>chu</w:delText>
          </w:r>
          <w:r w:rsidRPr="000F2CC7" w:rsidDel="00925766">
            <w:rPr>
              <w:szCs w:val="26"/>
            </w:rPr>
            <w:delText>ỗ</w:delText>
          </w:r>
          <w:r w:rsidRPr="00BA6809" w:rsidDel="00925766">
            <w:rPr>
              <w:szCs w:val="26"/>
            </w:rPr>
            <w:delText>i giá tr</w:delText>
          </w:r>
          <w:r w:rsidRPr="00EF4E32" w:rsidDel="00925766">
            <w:rPr>
              <w:szCs w:val="26"/>
            </w:rPr>
            <w:delText>ị</w:delText>
          </w:r>
          <w:r w:rsidRPr="00446309" w:rsidDel="00925766">
            <w:rPr>
              <w:szCs w:val="26"/>
            </w:rPr>
            <w:delText xml:space="preserve"> </w:delText>
          </w:r>
          <w:r w:rsidRPr="0015771C" w:rsidDel="00925766">
            <w:rPr>
              <w:szCs w:val="26"/>
            </w:rPr>
            <w:delText>ở</w:delText>
          </w:r>
          <w:r w:rsidRPr="00691EA7" w:rsidDel="00925766">
            <w:rPr>
              <w:szCs w:val="26"/>
            </w:rPr>
            <w:delText xml:space="preserve"> hi</w:delText>
          </w:r>
          <w:r w:rsidRPr="00BF5619" w:rsidDel="00925766">
            <w:rPr>
              <w:szCs w:val="26"/>
            </w:rPr>
            <w:delText>ệ</w:delText>
          </w:r>
          <w:r w:rsidRPr="00941798" w:rsidDel="00925766">
            <w:rPr>
              <w:szCs w:val="26"/>
            </w:rPr>
            <w:delText>n t</w:delText>
          </w:r>
          <w:r w:rsidRPr="000F1BDB" w:rsidDel="00925766">
            <w:rPr>
              <w:szCs w:val="26"/>
            </w:rPr>
            <w:delText>ạ</w:delText>
          </w:r>
          <w:r w:rsidRPr="00EA2DE1" w:rsidDel="00925766">
            <w:rPr>
              <w:szCs w:val="26"/>
            </w:rPr>
            <w:delText>i và quá kh</w:delText>
          </w:r>
          <w:r w:rsidRPr="002E47E8" w:rsidDel="00925766">
            <w:rPr>
              <w:szCs w:val="26"/>
            </w:rPr>
            <w:delText>ứ</w:delText>
          </w:r>
          <w:r w:rsidRPr="007A07F4" w:rsidDel="00925766">
            <w:rPr>
              <w:szCs w:val="26"/>
            </w:rPr>
            <w:delText>.</w:delText>
          </w:r>
        </w:del>
      </w:ins>
    </w:p>
    <w:p w14:paraId="2E888AC7" w14:textId="77777777" w:rsidR="00962CF4" w:rsidRPr="00D22561" w:rsidDel="00925766" w:rsidRDefault="00962CF4" w:rsidP="00962CF4">
      <w:pPr>
        <w:pStyle w:val="ListParagraph"/>
        <w:numPr>
          <w:ilvl w:val="0"/>
          <w:numId w:val="47"/>
        </w:numPr>
        <w:spacing w:line="300" w:lineRule="auto"/>
        <w:jc w:val="both"/>
        <w:rPr>
          <w:ins w:id="2696" w:author="The Si Tran" w:date="2012-12-12T07:36:00Z"/>
          <w:del w:id="2697" w:author="superchickend" w:date="2012-12-12T08:19:00Z"/>
          <w:rFonts w:ascii="Times New Roman" w:hAnsi="Times New Roman"/>
          <w:sz w:val="26"/>
          <w:szCs w:val="26"/>
          <w:rPrChange w:id="2698" w:author="The Si Tran" w:date="2012-12-12T07:39:00Z">
            <w:rPr>
              <w:ins w:id="2699" w:author="The Si Tran" w:date="2012-12-12T07:36:00Z"/>
              <w:del w:id="2700" w:author="superchickend" w:date="2012-12-12T08:19:00Z"/>
            </w:rPr>
          </w:rPrChange>
        </w:rPr>
      </w:pPr>
      <w:ins w:id="2701" w:author="The Si Tran" w:date="2012-12-12T07:36:00Z">
        <w:del w:id="2702"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c vào nhi</w:delText>
          </w:r>
          <w:r w:rsidRPr="000C3A28" w:rsidDel="00925766">
            <w:rPr>
              <w:szCs w:val="26"/>
            </w:rPr>
            <w:delText>ề</w:delText>
          </w:r>
          <w:r w:rsidRPr="000F2CC7" w:rsidDel="00925766">
            <w:rPr>
              <w:szCs w:val="26"/>
            </w:rPr>
            <w:delText>u chu</w:delText>
          </w:r>
          <w:r w:rsidRPr="00BA6809" w:rsidDel="00925766">
            <w:rPr>
              <w:szCs w:val="26"/>
            </w:rPr>
            <w:delText>ỗ</w:delText>
          </w:r>
          <w:r w:rsidRPr="00EF4E32" w:rsidDel="00925766">
            <w:rPr>
              <w:szCs w:val="26"/>
            </w:rPr>
            <w:delText>i d</w:delText>
          </w:r>
          <w:r w:rsidRPr="00446309" w:rsidDel="00925766">
            <w:rPr>
              <w:szCs w:val="26"/>
            </w:rPr>
            <w:delText>ữ</w:delText>
          </w:r>
          <w:r w:rsidRPr="0015771C" w:rsidDel="00925766">
            <w:rPr>
              <w:szCs w:val="26"/>
            </w:rPr>
            <w:delText xml:space="preserve"> li</w:delText>
          </w:r>
          <w:r w:rsidRPr="00691EA7" w:rsidDel="00925766">
            <w:rPr>
              <w:szCs w:val="26"/>
            </w:rPr>
            <w:delText>ệ</w:delText>
          </w:r>
          <w:r w:rsidRPr="00BF5619" w:rsidDel="00925766">
            <w:rPr>
              <w:szCs w:val="26"/>
            </w:rPr>
            <w:delText>u.</w:delText>
          </w:r>
        </w:del>
      </w:ins>
    </w:p>
    <w:p w14:paraId="4740C896" w14:textId="77777777" w:rsidR="00962CF4" w:rsidDel="00925766" w:rsidRDefault="00962CF4" w:rsidP="00962CF4">
      <w:pPr>
        <w:rPr>
          <w:ins w:id="2703" w:author="The Si Tran" w:date="2012-12-12T07:36:00Z"/>
          <w:del w:id="2704" w:author="superchickend" w:date="2012-12-12T08:19:00Z"/>
        </w:rPr>
      </w:pPr>
      <w:ins w:id="2705" w:author="The Si Tran" w:date="2012-12-12T07:36:00Z">
        <w:del w:id="2706"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2707" w:author="The Si Tran" w:date="2012-12-12T07:36:00Z"/>
          <w:del w:id="2708" w:author="superchickend" w:date="2012-12-12T08:19:00Z"/>
        </w:rPr>
      </w:pPr>
      <w:ins w:id="2709" w:author="The Si Tran" w:date="2012-12-12T07:36:00Z">
        <w:del w:id="2710"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711" w:author="The Si Tran" w:date="2012-12-12T07:40:00Z">
        <w:del w:id="2712" w:author="superchickend" w:date="2012-12-12T08:19:00Z">
          <w:r w:rsidR="00BB5797" w:rsidDel="00925766">
            <w:delText>2.2</w:delText>
          </w:r>
        </w:del>
      </w:ins>
      <w:ins w:id="2713" w:author="The Si Tran" w:date="2012-12-12T07:36:00Z">
        <w:del w:id="2714" w:author="superchickend" w:date="2012-12-12T08:19:00Z">
          <w:r w:rsidDel="00925766">
            <w:delText xml:space="preserve"> minh họa cách phân loại này.</w:delText>
          </w:r>
        </w:del>
      </w:ins>
    </w:p>
    <w:p w14:paraId="34E8E3A9" w14:textId="77777777" w:rsidR="00962CF4" w:rsidDel="00925766" w:rsidRDefault="00962CF4" w:rsidP="00962CF4">
      <w:pPr>
        <w:rPr>
          <w:ins w:id="2715" w:author="The Si Tran" w:date="2012-12-12T07:40:00Z"/>
          <w:del w:id="2716" w:author="superchickend" w:date="2012-12-12T08:19:00Z"/>
        </w:rPr>
      </w:pPr>
      <w:ins w:id="2717" w:author="The Si Tran" w:date="2012-12-12T07:36:00Z">
        <w:del w:id="2718" w:author="superchickend" w:date="2012-12-12T08:19:00Z">
          <w:r w:rsidRPr="00E94DAE" w:rsidDel="00925766">
            <w:rPr>
              <w:noProof/>
            </w:rPr>
            <w:drawing>
              <wp:inline distT="0" distB="0" distL="0" distR="0" wp14:anchorId="1619DFCE" wp14:editId="0ABF32B9">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719" w:author="The Si Tran" w:date="2012-12-12T07:40:00Z"/>
          <w:del w:id="2720" w:author="superchickend" w:date="2012-12-12T08:19:00Z"/>
          <w:b/>
        </w:rPr>
      </w:pPr>
      <w:ins w:id="2721" w:author="The Si Tran" w:date="2012-12-12T07:40:00Z">
        <w:del w:id="2722"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723" w:author="The Si Tran" w:date="2012-12-12T07:36:00Z"/>
          <w:del w:id="2724" w:author="superchickend" w:date="2012-12-12T08:19:00Z"/>
        </w:rPr>
      </w:pPr>
      <w:ins w:id="2725" w:author="The Si Tran" w:date="2012-12-12T07:36:00Z">
        <w:del w:id="2726"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727" w:author="The Si Tran" w:date="2012-12-12T07:36:00Z">
          <w:pPr>
            <w:pStyle w:val="Heading2"/>
          </w:pPr>
        </w:pPrChange>
      </w:pPr>
    </w:p>
    <w:p w14:paraId="644D3E22" w14:textId="3EB9020A" w:rsidR="009F530B" w:rsidRDefault="009F530B" w:rsidP="00286C29">
      <w:pPr>
        <w:pStyle w:val="Heading2"/>
        <w:rPr>
          <w:ins w:id="2728" w:author="superchickend" w:date="2012-12-16T15:05:00Z"/>
        </w:rPr>
      </w:pPr>
      <w:bookmarkStart w:id="2729" w:name="_Toc343837312"/>
      <w:r w:rsidRPr="0049233F">
        <w:rPr>
          <w:rPrChange w:id="2730" w:author="The Si Tran" w:date="2012-12-05T23:02:00Z">
            <w:rPr/>
          </w:rPrChange>
        </w:rPr>
        <w:t>Khái niệm thống kê liên quan</w:t>
      </w:r>
      <w:bookmarkEnd w:id="2729"/>
    </w:p>
    <w:p w14:paraId="04DBB0A5" w14:textId="4AA75FA2" w:rsidR="00D11D23" w:rsidRPr="00032D83" w:rsidRDefault="00D11D23">
      <w:pPr>
        <w:rPr>
          <w:ins w:id="2731" w:author="The Si Tran" w:date="2012-12-11T21:26:00Z"/>
        </w:rPr>
        <w:pPrChange w:id="2732" w:author="The Si Tran" w:date="2012-12-16T16:46:00Z">
          <w:pPr>
            <w:pStyle w:val="Heading2"/>
          </w:pPr>
        </w:pPrChange>
      </w:pPr>
      <w:ins w:id="2733" w:author="superchickend" w:date="2012-12-16T15:07:00Z">
        <w:r>
          <w:t xml:space="preserve">Để nhận dạng ra đặc điểm và các thành phần của chuỗi thời gian, các nhà dự báo thường dùng các </w:t>
        </w:r>
      </w:ins>
      <w:r w:rsidR="0069415C">
        <w:t>công cụ toán học</w:t>
      </w:r>
      <w:ins w:id="2734" w:author="superchickend" w:date="2012-12-16T15:07:00Z">
        <w:r>
          <w:t xml:space="preserve">. Đặc biệt, các </w:t>
        </w:r>
      </w:ins>
      <w:r w:rsidR="0069415C">
        <w:t>công cụ</w:t>
      </w:r>
      <w:ins w:id="2735" w:author="superchickend" w:date="2012-12-16T15:07:00Z">
        <w:r>
          <w:t xml:space="preserve"> này được sử dụng nhiều cho lớp mô hình ARIMA. </w:t>
        </w:r>
      </w:ins>
      <w:ins w:id="2736" w:author="superchickend" w:date="2012-12-16T15:10:00Z">
        <w:r w:rsidR="00156046">
          <w:t>Trong phần này c</w:t>
        </w:r>
      </w:ins>
      <w:ins w:id="2737" w:author="superchickend" w:date="2012-12-16T15:07:00Z">
        <w:r>
          <w:t>húng tôi giới thiệu hai công cụ phổ biến và rất quan trọng là hàm tự tương quan</w:t>
        </w:r>
      </w:ins>
      <w:ins w:id="2738" w:author="superchickend" w:date="2012-12-16T15:10:00Z">
        <w:r>
          <w:t xml:space="preserve"> và hàm tự tương quan </w:t>
        </w:r>
      </w:ins>
      <w:r w:rsidR="00E84D39">
        <w:t>riêng</w:t>
      </w:r>
      <w:ins w:id="2739" w:author="superchickend" w:date="2012-12-16T15:10:00Z">
        <w:r>
          <w:t xml:space="preserve"> phần.</w:t>
        </w:r>
      </w:ins>
    </w:p>
    <w:p w14:paraId="025597E4" w14:textId="7C32D678" w:rsidR="00CA1785" w:rsidRDefault="00CA1785">
      <w:pPr>
        <w:pStyle w:val="Heading3"/>
        <w:rPr>
          <w:ins w:id="2740" w:author="The Si Tran" w:date="2012-12-12T08:07:00Z"/>
        </w:rPr>
        <w:pPrChange w:id="2741" w:author="The Si Tran" w:date="2012-12-11T21:26:00Z">
          <w:pPr>
            <w:pStyle w:val="Heading2"/>
          </w:pPr>
        </w:pPrChange>
      </w:pPr>
      <w:bookmarkStart w:id="2742" w:name="_Toc343837313"/>
      <w:ins w:id="2743" w:author="The Si Tran" w:date="2012-12-11T21:26:00Z">
        <w:r>
          <w:t>Hệ số tự tương quan</w:t>
        </w:r>
      </w:ins>
      <w:bookmarkEnd w:id="2742"/>
    </w:p>
    <w:p w14:paraId="28B0AAC5" w14:textId="77777777" w:rsidR="00BC6984" w:rsidRPr="00250D4D" w:rsidDel="00BC6984" w:rsidRDefault="00BC6984">
      <w:pPr>
        <w:rPr>
          <w:del w:id="2744" w:author="The Si Tran" w:date="2012-12-12T08:07:00Z"/>
        </w:rPr>
        <w:pPrChange w:id="2745" w:author="The Si Tran" w:date="2012-12-15T07:52:00Z">
          <w:pPr>
            <w:ind w:firstLine="720"/>
          </w:pPr>
        </w:pPrChange>
      </w:pPr>
      <w:moveToRangeStart w:id="2746" w:author="The Si Tran" w:date="2012-12-12T08:07:00Z" w:name="move343062963"/>
      <w:moveTo w:id="2747" w:author="The Si Tran" w:date="2012-12-12T08:07:00Z">
        <w:r w:rsidRPr="00250D4D">
          <w:t xml:space="preserve">Trong quá trình nghiên cứu chuỗi thời gian, ta nhận thấy rằng khi một biến được ghi nhận giá trị </w:t>
        </w:r>
        <w:proofErr w:type="gramStart"/>
        <w:r w:rsidRPr="00250D4D">
          <w:t>theo</w:t>
        </w:r>
        <w:proofErr w:type="gramEnd"/>
        <w:r w:rsidRPr="00250D4D">
          <w:t xml:space="preserve"> thời gian, các giá trị ở những thời điểm khác nhau có mối quan hệ hoặc tương quan với nhau. Để đo mức độ tương quan này, ta sử dụng hệ số tự tương quan (autocorrelation coefficient).</w:t>
        </w:r>
      </w:moveTo>
    </w:p>
    <w:moveToRangeEnd w:id="2746"/>
    <w:p w14:paraId="1C94101A" w14:textId="77777777" w:rsidR="00BC6984" w:rsidRPr="007C782C" w:rsidRDefault="00BC6984">
      <w:pPr>
        <w:rPr>
          <w:ins w:id="2748" w:author="The Si Tran" w:date="2012-12-11T21:28:00Z"/>
        </w:rPr>
        <w:pPrChange w:id="2749" w:author="The Si Tran" w:date="2012-12-15T07:52:00Z">
          <w:pPr>
            <w:pStyle w:val="Heading2"/>
          </w:pPr>
        </w:pPrChange>
      </w:pPr>
    </w:p>
    <w:p w14:paraId="363517AC" w14:textId="13B7EDED" w:rsidR="00011A74" w:rsidRDefault="000E6941">
      <w:pPr>
        <w:rPr>
          <w:ins w:id="2750" w:author="The Si Tran" w:date="2012-12-14T07:22:00Z"/>
          <w:szCs w:val="26"/>
        </w:rPr>
        <w:pPrChange w:id="2751" w:author="The Si Tran" w:date="2012-12-14T07:22:00Z">
          <w:pPr>
            <w:ind w:firstLine="720"/>
          </w:pPr>
        </w:pPrChange>
      </w:pPr>
      <w:ins w:id="2752" w:author="The Si Tran" w:date="2012-12-11T21:28:00Z">
        <w:r w:rsidRPr="004D696B">
          <w:rPr>
            <w:b/>
            <w:szCs w:val="26"/>
          </w:rPr>
          <w:lastRenderedPageBreak/>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 xml:space="preserve">là sự tương quan giữa một biến với chính nó </w:t>
        </w:r>
        <w:proofErr w:type="gramStart"/>
        <w:r w:rsidRPr="004D696B">
          <w:rPr>
            <w:szCs w:val="26"/>
          </w:rPr>
          <w:t>theo</w:t>
        </w:r>
        <w:proofErr w:type="gramEnd"/>
        <w:r w:rsidRPr="004D696B">
          <w:rPr>
            <w:szCs w:val="26"/>
          </w:rPr>
          <w:t xml:space="preserve"> những độ trễ thời gian khác nhau</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54954409" w:rsidR="000E6941" w:rsidRPr="0049233F" w:rsidRDefault="000E6941">
      <w:pPr>
        <w:rPr>
          <w:ins w:id="2753" w:author="The Si Tran" w:date="2012-12-11T21:28:00Z"/>
          <w:szCs w:val="26"/>
        </w:rPr>
        <w:pPrChange w:id="2754" w:author="The Si Tran" w:date="2012-12-14T07:22:00Z">
          <w:pPr>
            <w:ind w:firstLine="720"/>
          </w:pPr>
        </w:pPrChange>
      </w:pPr>
      <w:ins w:id="2755" w:author="The Si Tran" w:date="2012-12-11T21:28:00Z">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w:t>
        </w:r>
        <w:proofErr w:type="gramStart"/>
        <w:r w:rsidRPr="004D696B">
          <w:rPr>
            <w:szCs w:val="26"/>
          </w:rPr>
          <w:t>theo</w:t>
        </w:r>
        <w:proofErr w:type="gramEnd"/>
        <w:r w:rsidRPr="004D696B">
          <w:rPr>
            <w:szCs w:val="26"/>
          </w:rPr>
          <w:t xml:space="preserve"> công thức</w:t>
        </w:r>
      </w:ins>
    </w:p>
    <w:p w14:paraId="4C77C04D" w14:textId="77777777" w:rsidR="000E6941" w:rsidRPr="00EB1298" w:rsidRDefault="00567862">
      <w:pPr>
        <w:pStyle w:val="Canhgiua"/>
        <w:rPr>
          <w:ins w:id="2756" w:author="The Si Tran" w:date="2012-12-11T21:28:00Z"/>
        </w:rPr>
        <w:pPrChange w:id="2757" w:author="The Si Tran" w:date="2012-12-16T16:47:00Z">
          <w:pPr>
            <w:ind w:left="1440" w:firstLine="720"/>
          </w:pPr>
        </w:pPrChange>
      </w:pPr>
      <m:oMathPara>
        <m:oMathParaPr>
          <m:jc m:val="center"/>
        </m:oMathParaPr>
        <m:oMath>
          <m:sSub>
            <m:sSubPr>
              <m:ctrlPr>
                <w:ins w:id="2758" w:author="The Si Tran" w:date="2012-12-11T21:28:00Z">
                  <w:rPr>
                    <w:rFonts w:ascii="Cambria Math" w:hAnsi="Cambria Math"/>
                  </w:rPr>
                </w:ins>
              </m:ctrlPr>
            </m:sSubPr>
            <m:e>
              <w:ins w:id="2759" w:author="The Si Tran" w:date="2012-12-11T21:28:00Z">
                <m:r>
                  <w:rPr>
                    <w:rFonts w:ascii="Cambria Math" w:hAnsi="Cambria Math"/>
                  </w:rPr>
                  <m:t>ρ</m:t>
                </m:r>
              </w:ins>
            </m:e>
            <m:sub>
              <w:ins w:id="2760" w:author="The Si Tran" w:date="2012-12-11T21:28:00Z">
                <m:r>
                  <w:rPr>
                    <w:rFonts w:ascii="Cambria Math" w:hAnsi="Cambria Math"/>
                  </w:rPr>
                  <m:t>k</m:t>
                </m:r>
              </w:ins>
            </m:sub>
          </m:sSub>
          <w:ins w:id="2761" w:author="The Si Tran" w:date="2012-12-11T21:28:00Z">
            <m:r>
              <m:rPr>
                <m:sty m:val="p"/>
              </m:rPr>
              <w:rPr>
                <w:rFonts w:ascii="Cambria Math" w:hAnsi="Cambria Math"/>
              </w:rPr>
              <m:t>=</m:t>
            </m:r>
          </w:ins>
          <m:f>
            <m:fPr>
              <m:ctrlPr>
                <w:ins w:id="2762" w:author="The Si Tran" w:date="2012-12-11T21:28:00Z">
                  <w:rPr>
                    <w:rFonts w:ascii="Cambria Math" w:hAnsi="Cambria Math"/>
                  </w:rPr>
                </w:ins>
              </m:ctrlPr>
            </m:fPr>
            <m:num>
              <w:ins w:id="2763" w:author="The Si Tran" w:date="2012-12-11T21:28:00Z">
                <m:r>
                  <w:rPr>
                    <w:rFonts w:ascii="Cambria Math" w:hAnsi="Cambria Math"/>
                  </w:rPr>
                  <m:t>E</m:t>
                </m:r>
              </w:ins>
              <m:d>
                <m:dPr>
                  <m:begChr m:val="["/>
                  <m:endChr m:val="]"/>
                  <m:ctrlPr>
                    <w:ins w:id="2764" w:author="The Si Tran" w:date="2012-12-11T21:28:00Z">
                      <w:rPr>
                        <w:rFonts w:ascii="Cambria Math" w:hAnsi="Cambria Math"/>
                      </w:rPr>
                    </w:ins>
                  </m:ctrlPr>
                </m:dPr>
                <m:e>
                  <m:d>
                    <m:dPr>
                      <m:ctrlPr>
                        <w:ins w:id="2765" w:author="The Si Tran" w:date="2012-12-11T21:28:00Z">
                          <w:rPr>
                            <w:rFonts w:ascii="Cambria Math" w:hAnsi="Cambria Math"/>
                          </w:rPr>
                        </w:ins>
                      </m:ctrlPr>
                    </m:dPr>
                    <m:e>
                      <m:sSub>
                        <m:sSubPr>
                          <m:ctrlPr>
                            <w:ins w:id="2766" w:author="The Si Tran" w:date="2012-12-11T21:28:00Z">
                              <w:rPr>
                                <w:rFonts w:ascii="Cambria Math" w:hAnsi="Cambria Math"/>
                              </w:rPr>
                            </w:ins>
                          </m:ctrlPr>
                        </m:sSubPr>
                        <m:e>
                          <w:ins w:id="2767" w:author="The Si Tran" w:date="2012-12-11T21:28:00Z">
                            <m:r>
                              <w:rPr>
                                <w:rFonts w:ascii="Cambria Math" w:hAnsi="Cambria Math"/>
                              </w:rPr>
                              <m:t>X</m:t>
                            </m:r>
                          </w:ins>
                        </m:e>
                        <m:sub>
                          <w:ins w:id="2768" w:author="The Si Tran" w:date="2012-12-11T21:28:00Z">
                            <m:r>
                              <w:rPr>
                                <w:rFonts w:ascii="Cambria Math" w:hAnsi="Cambria Math"/>
                              </w:rPr>
                              <m:t>t</m:t>
                            </m:r>
                          </w:ins>
                        </m:sub>
                      </m:sSub>
                      <w:ins w:id="2769" w:author="The Si Tran" w:date="2012-12-11T21:28:00Z">
                        <m:r>
                          <m:rPr>
                            <m:sty m:val="p"/>
                          </m:rPr>
                          <w:rPr>
                            <w:rFonts w:ascii="Cambria Math" w:hAnsi="Cambria Math"/>
                          </w:rPr>
                          <m:t>-</m:t>
                        </m:r>
                        <m:r>
                          <w:rPr>
                            <w:rFonts w:ascii="Cambria Math" w:hAnsi="Cambria Math"/>
                          </w:rPr>
                          <m:t>μ</m:t>
                        </m:r>
                      </w:ins>
                    </m:e>
                  </m:d>
                  <m:d>
                    <m:dPr>
                      <m:ctrlPr>
                        <w:ins w:id="2770" w:author="The Si Tran" w:date="2012-12-11T21:28:00Z">
                          <w:rPr>
                            <w:rFonts w:ascii="Cambria Math" w:hAnsi="Cambria Math"/>
                          </w:rPr>
                        </w:ins>
                      </m:ctrlPr>
                    </m:dPr>
                    <m:e>
                      <m:sSub>
                        <m:sSubPr>
                          <m:ctrlPr>
                            <w:ins w:id="2771" w:author="The Si Tran" w:date="2012-12-11T21:28:00Z">
                              <w:rPr>
                                <w:rFonts w:ascii="Cambria Math" w:hAnsi="Cambria Math"/>
                              </w:rPr>
                            </w:ins>
                          </m:ctrlPr>
                        </m:sSubPr>
                        <m:e>
                          <w:ins w:id="2772" w:author="The Si Tran" w:date="2012-12-11T21:28:00Z">
                            <m:r>
                              <w:rPr>
                                <w:rFonts w:ascii="Cambria Math" w:hAnsi="Cambria Math"/>
                              </w:rPr>
                              <m:t>X</m:t>
                            </m:r>
                          </w:ins>
                        </m:e>
                        <m:sub>
                          <w:ins w:id="2773"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774" w:author="The Si Tran" w:date="2012-12-11T21:28:00Z">
                        <m:r>
                          <m:rPr>
                            <m:sty m:val="p"/>
                          </m:rPr>
                          <w:rPr>
                            <w:rFonts w:ascii="Cambria Math" w:hAnsi="Cambria Math"/>
                          </w:rPr>
                          <m:t>-</m:t>
                        </m:r>
                        <m:r>
                          <w:rPr>
                            <w:rFonts w:ascii="Cambria Math" w:hAnsi="Cambria Math"/>
                          </w:rPr>
                          <m:t>μ</m:t>
                        </m:r>
                      </w:ins>
                    </m:e>
                  </m:d>
                </m:e>
              </m:d>
            </m:num>
            <m:den>
              <m:rad>
                <m:radPr>
                  <m:degHide m:val="1"/>
                  <m:ctrlPr>
                    <w:ins w:id="2775" w:author="The Si Tran" w:date="2012-12-11T21:28:00Z">
                      <w:rPr>
                        <w:rFonts w:ascii="Cambria Math" w:hAnsi="Cambria Math"/>
                      </w:rPr>
                    </w:ins>
                  </m:ctrlPr>
                </m:radPr>
                <m:deg/>
                <m:e>
                  <w:ins w:id="2776" w:author="The Si Tran" w:date="2012-12-11T21:28:00Z">
                    <m:r>
                      <w:rPr>
                        <w:rFonts w:ascii="Cambria Math" w:hAnsi="Cambria Math"/>
                      </w:rPr>
                      <m:t>Var</m:t>
                    </m:r>
                  </w:ins>
                  <m:d>
                    <m:dPr>
                      <m:ctrlPr>
                        <w:ins w:id="2777" w:author="The Si Tran" w:date="2012-12-11T21:28:00Z">
                          <w:rPr>
                            <w:rFonts w:ascii="Cambria Math" w:hAnsi="Cambria Math"/>
                          </w:rPr>
                        </w:ins>
                      </m:ctrlPr>
                    </m:dPr>
                    <m:e>
                      <m:sSub>
                        <m:sSubPr>
                          <m:ctrlPr>
                            <w:ins w:id="2778" w:author="The Si Tran" w:date="2012-12-11T21:28:00Z">
                              <w:rPr>
                                <w:rFonts w:ascii="Cambria Math" w:hAnsi="Cambria Math"/>
                              </w:rPr>
                            </w:ins>
                          </m:ctrlPr>
                        </m:sSubPr>
                        <m:e>
                          <w:ins w:id="2779" w:author="The Si Tran" w:date="2012-12-11T21:28:00Z">
                            <m:r>
                              <w:rPr>
                                <w:rFonts w:ascii="Cambria Math" w:hAnsi="Cambria Math"/>
                              </w:rPr>
                              <m:t>X</m:t>
                            </m:r>
                          </w:ins>
                        </m:e>
                        <m:sub>
                          <w:ins w:id="2780" w:author="The Si Tran" w:date="2012-12-11T21:28:00Z">
                            <m:r>
                              <w:rPr>
                                <w:rFonts w:ascii="Cambria Math" w:hAnsi="Cambria Math"/>
                              </w:rPr>
                              <m:t>t</m:t>
                            </m:r>
                          </w:ins>
                        </m:sub>
                      </m:sSub>
                    </m:e>
                  </m:d>
                  <w:ins w:id="2781" w:author="The Si Tran" w:date="2012-12-11T21:28:00Z">
                    <m:r>
                      <w:rPr>
                        <w:rFonts w:ascii="Cambria Math" w:hAnsi="Cambria Math"/>
                      </w:rPr>
                      <m:t>Var</m:t>
                    </m:r>
                  </w:ins>
                  <m:d>
                    <m:dPr>
                      <m:ctrlPr>
                        <w:ins w:id="2782" w:author="The Si Tran" w:date="2012-12-11T21:28:00Z">
                          <w:rPr>
                            <w:rFonts w:ascii="Cambria Math" w:hAnsi="Cambria Math"/>
                          </w:rPr>
                        </w:ins>
                      </m:ctrlPr>
                    </m:dPr>
                    <m:e>
                      <m:sSub>
                        <m:sSubPr>
                          <m:ctrlPr>
                            <w:ins w:id="2783" w:author="The Si Tran" w:date="2012-12-11T21:28:00Z">
                              <w:rPr>
                                <w:rFonts w:ascii="Cambria Math" w:hAnsi="Cambria Math"/>
                              </w:rPr>
                            </w:ins>
                          </m:ctrlPr>
                        </m:sSubPr>
                        <m:e>
                          <w:ins w:id="2784" w:author="The Si Tran" w:date="2012-12-11T21:28:00Z">
                            <m:r>
                              <w:rPr>
                                <w:rFonts w:ascii="Cambria Math" w:hAnsi="Cambria Math"/>
                              </w:rPr>
                              <m:t>X</m:t>
                            </m:r>
                          </w:ins>
                        </m:e>
                        <m:sub>
                          <w:ins w:id="2785"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D5FF6C4" w:rsidR="000E6941" w:rsidRPr="004D696B" w:rsidRDefault="00A718DF">
      <w:pPr>
        <w:rPr>
          <w:ins w:id="2786" w:author="The Si Tran" w:date="2012-12-11T21:28:00Z"/>
        </w:rPr>
        <w:pPrChange w:id="2787" w:author="The Si Tran" w:date="2012-12-14T07:23:00Z">
          <w:pPr>
            <w:ind w:firstLine="720"/>
          </w:pPr>
        </w:pPrChange>
      </w:pPr>
      <w:ins w:id="2788" w:author="The Si Tran" w:date="2012-12-11T21:28:00Z">
        <w:r w:rsidRPr="002569E2">
          <w:rPr>
            <w:noProof/>
            <w:szCs w:val="26"/>
            <w:rPrChange w:id="2789" w:author="Unknown">
              <w:rPr>
                <w:rFonts w:cs="Arial"/>
                <w:b/>
                <w:bCs/>
                <w:iCs/>
                <w:noProof/>
                <w:sz w:val="28"/>
                <w:szCs w:val="28"/>
              </w:rPr>
            </w:rPrChange>
          </w:rPr>
          <mc:AlternateContent>
            <mc:Choice Requires="wps">
              <w:drawing>
                <wp:anchor distT="0" distB="0" distL="114300" distR="114300" simplePos="0" relativeHeight="251527168" behindDoc="1" locked="0" layoutInCell="1" allowOverlap="1" wp14:anchorId="49C4EA9E" wp14:editId="6409982E">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9933FE" w:rsidRDefault="009933FE">
                              <w:pPr>
                                <w:pStyle w:val="EquationIndex"/>
                                <w:pPrChange w:id="2790" w:author="The Si Tran" w:date="2012-12-16T10:23:00Z">
                                  <w:pPr/>
                                </w:pPrChange>
                              </w:pPr>
                              <w:r>
                                <w:t>(2.</w:t>
                              </w:r>
                              <w:ins w:id="2791" w:author="The Si Tran" w:date="2012-12-11T23:15:00Z">
                                <w:r>
                                  <w:t>1</w:t>
                                </w:r>
                              </w:ins>
                              <w:del w:id="2792" w:author="The Si Tran" w:date="2012-12-11T23:15:00Z">
                                <w:r w:rsidDel="00E04C47">
                                  <w:delText>1</w:delText>
                                </w:r>
                              </w:del>
                              <w:del w:id="2793"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9933FE" w:rsidRDefault="009933FE">
                        <w:pPr>
                          <w:pStyle w:val="EquationIndex"/>
                          <w:pPrChange w:id="2794" w:author="The Si Tran" w:date="2012-12-16T10:23:00Z">
                            <w:pPr/>
                          </w:pPrChange>
                        </w:pPr>
                        <w:r>
                          <w:t>(2.</w:t>
                        </w:r>
                        <w:ins w:id="2795" w:author="The Si Tran" w:date="2012-12-11T23:15:00Z">
                          <w:r>
                            <w:t>1</w:t>
                          </w:r>
                        </w:ins>
                        <w:del w:id="2796" w:author="The Si Tran" w:date="2012-12-11T23:15:00Z">
                          <w:r w:rsidDel="00E04C47">
                            <w:delText>1</w:delText>
                          </w:r>
                        </w:del>
                        <w:del w:id="2797" w:author="The Si Tran" w:date="2012-12-14T04:10:00Z">
                          <w:r w:rsidDel="005131C3">
                            <w:delText>.1</w:delText>
                          </w:r>
                        </w:del>
                        <w:r>
                          <w:t>)</w:t>
                        </w:r>
                      </w:p>
                    </w:txbxContent>
                  </v:textbox>
                  <w10:wrap type="tight"/>
                </v:shape>
              </w:pict>
            </mc:Fallback>
          </mc:AlternateContent>
        </w:r>
        <w:r w:rsidR="000E6941" w:rsidRPr="004D696B">
          <w:t>Vớ</w:t>
        </w:r>
        <w:r w:rsidR="003044C9">
          <w:t>i:</w:t>
        </w:r>
      </w:ins>
    </w:p>
    <w:p w14:paraId="44999312" w14:textId="77777777" w:rsidR="000E6941" w:rsidRPr="00802E77" w:rsidRDefault="00567862">
      <w:pPr>
        <w:pStyle w:val="BuletL2"/>
        <w:rPr>
          <w:ins w:id="2798" w:author="The Si Tran" w:date="2012-12-11T21:28:00Z"/>
        </w:rPr>
        <w:pPrChange w:id="2799" w:author="The Si Tran" w:date="2012-12-16T16:53:00Z">
          <w:pPr>
            <w:ind w:firstLine="720"/>
          </w:pPr>
        </w:pPrChange>
      </w:pPr>
      <m:oMath>
        <m:sSub>
          <m:sSubPr>
            <m:ctrlPr>
              <w:ins w:id="2800" w:author="The Si Tran" w:date="2012-12-11T21:28:00Z">
                <w:rPr>
                  <w:rFonts w:ascii="Cambria Math" w:hAnsi="Cambria Math"/>
                  <w:i/>
                </w:rPr>
              </w:ins>
            </m:ctrlPr>
          </m:sSubPr>
          <m:e>
            <w:ins w:id="2801" w:author="The Si Tran" w:date="2012-12-11T21:28:00Z">
              <m:r>
                <w:rPr>
                  <w:rFonts w:ascii="Cambria Math" w:hAnsi="Cambria Math"/>
                </w:rPr>
                <m:t>ρ</m:t>
              </m:r>
            </w:ins>
          </m:e>
          <m:sub>
            <w:ins w:id="2802" w:author="The Si Tran" w:date="2012-12-11T21:28:00Z">
              <m:r>
                <w:rPr>
                  <w:rFonts w:ascii="Cambria Math" w:hAnsi="Cambria Math"/>
                </w:rPr>
                <m:t>k</m:t>
              </m:r>
            </w:ins>
          </m:sub>
        </m:sSub>
      </m:oMath>
      <w:ins w:id="2803"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0F2CC7">
          <w:t xml:space="preserve"> tương quan c</w:t>
        </w:r>
        <w:r w:rsidR="000E6941" w:rsidRPr="00BA6809">
          <w:t>ủ</w:t>
        </w:r>
        <w:r w:rsidR="000E6941" w:rsidRPr="00EF4E32">
          <w:t xml:space="preserve">a </w:t>
        </w:r>
        <m:oMath>
          <m:r>
            <w:rPr>
              <w:rFonts w:ascii="Cambria Math" w:hAnsi="Cambria Math"/>
            </w:rPr>
            <m:t>X</m:t>
          </m:r>
        </m:oMath>
        <w:r w:rsidR="000E6941" w:rsidRPr="0015771C">
          <w:t xml:space="preserve"> </w:t>
        </w:r>
        <w:r w:rsidR="000E6941" w:rsidRPr="00BF5619">
          <w:t>ở</w:t>
        </w:r>
        <w:r w:rsidR="000E6941" w:rsidRPr="00941798">
          <w:t xml:space="preserve"> đ</w:t>
        </w:r>
        <w:r w:rsidR="000E6941" w:rsidRPr="000F1BDB">
          <w:t>ộ</w:t>
        </w:r>
        <w:r w:rsidR="000E6941" w:rsidRPr="00EA2DE1">
          <w:t xml:space="preserve"> tr</w:t>
        </w:r>
        <w:r w:rsidR="000E6941" w:rsidRPr="002E47E8">
          <w:t>ễ</w:t>
        </w:r>
        <w:r w:rsidR="000E6941" w:rsidRPr="007A07F4">
          <w:t xml:space="preserve"> </w:t>
        </w:r>
        <m:oMath>
          <m:r>
            <w:rPr>
              <w:rFonts w:ascii="Cambria Math" w:hAnsi="Cambria Math"/>
            </w:rPr>
            <m:t>k</m:t>
          </m:r>
        </m:oMath>
      </w:ins>
    </w:p>
    <w:p w14:paraId="52ABF434" w14:textId="77777777" w:rsidR="000E6941" w:rsidRPr="00802E77" w:rsidRDefault="000E6941">
      <w:pPr>
        <w:pStyle w:val="BuletL2"/>
        <w:rPr>
          <w:ins w:id="2804" w:author="The Si Tran" w:date="2012-12-11T21:28:00Z"/>
        </w:rPr>
        <w:pPrChange w:id="2805" w:author="The Si Tran" w:date="2012-12-16T16:53:00Z">
          <w:pPr>
            <w:ind w:firstLine="720"/>
          </w:pPr>
        </w:pPrChange>
      </w:pPr>
      <w:ins w:id="2806" w:author="The Si Tran" w:date="2012-12-11T21:28:00Z">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29C4407D" w14:textId="06090A37" w:rsidR="000E6941" w:rsidRPr="004D696B" w:rsidRDefault="000E6941">
      <w:pPr>
        <w:rPr>
          <w:ins w:id="2807" w:author="The Si Tran" w:date="2012-12-11T21:28:00Z"/>
        </w:rPr>
        <w:pPrChange w:id="2808" w:author="The Si Tran" w:date="2012-12-14T07:23:00Z">
          <w:pPr>
            <w:ind w:firstLine="540"/>
          </w:pPr>
        </w:pPrChange>
      </w:pPr>
      <w:ins w:id="2809" w:author="The Si Tran" w:date="2012-12-11T21:28:00Z">
        <w:r w:rsidRPr="004D696B">
          <w:t>Nếu</w:t>
        </w:r>
      </w:ins>
      <w:ins w:id="2810"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811"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812" w:author="The Si Tran" w:date="2012-12-11T21:28:00Z"/>
        </w:rPr>
        <w:pPrChange w:id="2813" w:author="The Si Tran" w:date="2012-12-14T07:23:00Z">
          <w:pPr>
            <w:ind w:firstLine="540"/>
          </w:pPr>
        </w:pPrChange>
      </w:pPr>
      <w:ins w:id="2814" w:author="The Si Tran" w:date="2012-12-11T21:28:00Z">
        <w:r w:rsidRPr="004D696B">
          <w:t xml:space="preserve">Để biểu diễn sự tự tương quan của một biến </w:t>
        </w:r>
        <w:proofErr w:type="gramStart"/>
        <w:r w:rsidRPr="004D696B">
          <w:t>theo</w:t>
        </w:r>
        <w:proofErr w:type="gramEnd"/>
        <w:r w:rsidRPr="004D696B">
          <w:t xml:space="preserve"> nhiều độ trễ khác nhau một cách trực quan, ta dùng hàm tự tương quan. </w:t>
        </w:r>
      </w:ins>
    </w:p>
    <w:p w14:paraId="4B2B48F3" w14:textId="292C47FE" w:rsidR="000E6941" w:rsidRPr="004A4474" w:rsidRDefault="000E6941">
      <w:pPr>
        <w:rPr>
          <w:ins w:id="2815" w:author="The Si Tran" w:date="2012-12-11T21:28:00Z"/>
          <w:szCs w:val="26"/>
        </w:rPr>
        <w:pPrChange w:id="2816" w:author="The Si Tran" w:date="2012-12-14T07:25:00Z">
          <w:pPr>
            <w:ind w:firstLine="540"/>
          </w:pPr>
        </w:pPrChange>
      </w:pPr>
      <w:ins w:id="2817"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 xml:space="preserve">là một đồ thị biểu diễn các hệ số tự tương quan </w:t>
        </w:r>
        <w:proofErr w:type="gramStart"/>
        <w:r w:rsidRPr="004D696B">
          <w:rPr>
            <w:szCs w:val="26"/>
          </w:rPr>
          <w:t>theo</w:t>
        </w:r>
        <w:proofErr w:type="gramEnd"/>
        <w:r w:rsidRPr="004D696B">
          <w:rPr>
            <w:szCs w:val="26"/>
          </w:rPr>
          <w:t xml:space="preserve"> các độ trễ khác nhau [1].</w:t>
        </w:r>
      </w:ins>
      <w:r w:rsidR="004A4474">
        <w:rPr>
          <w:szCs w:val="26"/>
        </w:rPr>
        <w:t xml:space="preserve"> </w:t>
      </w:r>
      <w:ins w:id="2818" w:author="The Si Tran" w:date="2012-12-11T21:28:00Z">
        <w:r w:rsidRPr="004D696B">
          <w:t>Hình 2</w:t>
        </w:r>
      </w:ins>
      <w:ins w:id="2819" w:author="The Si Tran" w:date="2012-12-14T04:11:00Z">
        <w:r w:rsidR="008C7DAC">
          <w:t>.</w:t>
        </w:r>
      </w:ins>
      <w:r w:rsidR="00CB32EE">
        <w:t>3</w:t>
      </w:r>
      <w:ins w:id="2820" w:author="The Si Tran" w:date="2012-12-11T21:28:00Z">
        <w:r w:rsidRPr="004D696B">
          <w:t xml:space="preserve"> là một ví dụ về hàm tự tương quan.</w:t>
        </w:r>
      </w:ins>
    </w:p>
    <w:p w14:paraId="569A61C6" w14:textId="77777777" w:rsidR="000E6941" w:rsidRPr="004D696B" w:rsidRDefault="000E6941">
      <w:pPr>
        <w:pStyle w:val="Canhgiua"/>
        <w:rPr>
          <w:ins w:id="2821" w:author="The Si Tran" w:date="2012-12-11T21:28:00Z"/>
        </w:rPr>
        <w:pPrChange w:id="2822" w:author="The Si Tran" w:date="2012-12-16T10:25:00Z">
          <w:pPr/>
        </w:pPrChange>
      </w:pPr>
      <w:ins w:id="2823" w:author="The Si Tran" w:date="2012-12-11T21:28:00Z">
        <w:r w:rsidRPr="002569E2">
          <w:rPr>
            <w:noProof/>
            <w:rPrChange w:id="2824" w:author="Unknown">
              <w:rPr>
                <w:rFonts w:cs="Arial"/>
                <w:b/>
                <w:bCs/>
                <w:iCs/>
                <w:noProof/>
                <w:sz w:val="28"/>
                <w:szCs w:val="28"/>
              </w:rPr>
            </w:rPrChange>
          </w:rPr>
          <w:drawing>
            <wp:inline distT="0" distB="0" distL="0" distR="0" wp14:anchorId="46AE703A" wp14:editId="5F2006A8">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ins>
    </w:p>
    <w:p w14:paraId="7BA5DE6A" w14:textId="050872EA" w:rsidR="000E6941" w:rsidRPr="000F2CC7" w:rsidRDefault="000E6941">
      <w:pPr>
        <w:pStyle w:val="Hinh"/>
        <w:rPr>
          <w:ins w:id="2825" w:author="The Si Tran" w:date="2012-12-11T21:28:00Z"/>
        </w:rPr>
        <w:pPrChange w:id="2826" w:author="The Si Tran" w:date="2012-12-16T16:49:00Z">
          <w:pPr>
            <w:pStyle w:val="Caption"/>
            <w:ind w:firstLine="540"/>
            <w:jc w:val="center"/>
          </w:pPr>
        </w:pPrChange>
      </w:pPr>
      <w:bookmarkStart w:id="2827" w:name="_Toc343029951"/>
      <w:bookmarkStart w:id="2828" w:name="_Toc343837444"/>
      <w:ins w:id="2829" w:author="The Si Tran" w:date="2012-12-11T21:28:00Z">
        <w:r w:rsidRPr="00A718DF">
          <w:rPr>
            <w:rStyle w:val="HinhChar"/>
            <w:rFonts w:cs="Times New Roman"/>
            <w:bCs/>
            <w:rPrChange w:id="2830" w:author="The Si Tran" w:date="2012-12-16T16:49:00Z">
              <w:rPr/>
            </w:rPrChange>
          </w:rPr>
          <w:t xml:space="preserve">Hình </w:t>
        </w:r>
      </w:ins>
      <w:ins w:id="2831" w:author="The Si Tran" w:date="2012-12-14T04:10:00Z">
        <w:r w:rsidR="00E45C52" w:rsidRPr="00032D83">
          <w:rPr>
            <w:rStyle w:val="HinhChar"/>
            <w:rFonts w:cs="Times New Roman"/>
            <w:bCs/>
          </w:rPr>
          <w:t>2.</w:t>
        </w:r>
      </w:ins>
      <w:r w:rsidR="00CB32EE">
        <w:rPr>
          <w:rStyle w:val="HinhChar"/>
          <w:rFonts w:cs="Times New Roman"/>
          <w:bCs/>
        </w:rPr>
        <w:t>3</w:t>
      </w:r>
      <w:ins w:id="2832" w:author="The Si Tran" w:date="2012-12-14T04:10:00Z">
        <w:r w:rsidR="00AE7DA7" w:rsidRPr="006D6C8D">
          <w:rPr>
            <w:rStyle w:val="HinhChar"/>
            <w:rFonts w:cs="Times New Roman"/>
            <w:bCs/>
          </w:rPr>
          <w:t>:</w:t>
        </w:r>
      </w:ins>
      <w:ins w:id="2833" w:author="The Si Tran" w:date="2012-12-11T21:28:00Z">
        <w:r w:rsidRPr="00C251DA">
          <w:t xml:space="preserve"> Hàm t</w:t>
        </w:r>
        <w:r w:rsidRPr="004C2D67">
          <w:t>ự</w:t>
        </w:r>
        <w:r w:rsidRPr="000C3A28">
          <w:t xml:space="preserve"> tương quan</w:t>
        </w:r>
        <w:bookmarkEnd w:id="2827"/>
        <w:bookmarkEnd w:id="2828"/>
      </w:ins>
    </w:p>
    <w:p w14:paraId="25528185" w14:textId="77777777" w:rsidR="000E6941" w:rsidRPr="004D696B" w:rsidRDefault="000E6941" w:rsidP="000E6941">
      <w:pPr>
        <w:rPr>
          <w:ins w:id="2834" w:author="The Si Tran" w:date="2012-12-11T21:28:00Z"/>
          <w:szCs w:val="26"/>
        </w:rPr>
      </w:pPr>
      <w:ins w:id="2835" w:author="The Si Tran" w:date="2012-12-11T21:28:00Z">
        <w:r w:rsidRPr="004D696B">
          <w:rPr>
            <w:szCs w:val="26"/>
          </w:rPr>
          <w:tab/>
        </w:r>
      </w:ins>
    </w:p>
    <w:p w14:paraId="693F8C47" w14:textId="77777777" w:rsidR="000E6941" w:rsidRPr="004D696B" w:rsidRDefault="000E6941">
      <w:pPr>
        <w:rPr>
          <w:ins w:id="2836" w:author="The Si Tran" w:date="2012-12-11T21:28:00Z"/>
        </w:rPr>
        <w:pPrChange w:id="2837" w:author="The Si Tran" w:date="2012-12-16T10:09:00Z">
          <w:pPr>
            <w:ind w:firstLine="720"/>
          </w:pPr>
        </w:pPrChange>
      </w:pPr>
      <w:ins w:id="2838"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63F70C0F" w:rsidR="000E6941" w:rsidRPr="0049233F" w:rsidRDefault="000E6941">
      <w:pPr>
        <w:rPr>
          <w:ins w:id="2839" w:author="The Si Tran" w:date="2012-12-11T21:28:00Z"/>
        </w:rPr>
        <w:pPrChange w:id="2840" w:author="The Si Tran" w:date="2012-12-14T07:25:00Z">
          <w:pPr>
            <w:ind w:firstLine="720"/>
          </w:pPr>
        </w:pPrChange>
      </w:pPr>
      <w:ins w:id="2841" w:author="The Si Tran" w:date="2012-12-11T21:28:00Z">
        <w:r w:rsidRPr="004D696B">
          <w:t>Công thức tính hệ số tự tương quan lấy mẫu:</w:t>
        </w:r>
      </w:ins>
    </w:p>
    <w:p w14:paraId="73426D94" w14:textId="77777777" w:rsidR="000E6941" w:rsidRPr="00097101" w:rsidRDefault="00567862">
      <w:pPr>
        <w:pStyle w:val="Canhgiua"/>
        <w:rPr>
          <w:ins w:id="2842" w:author="The Si Tran" w:date="2012-12-11T21:28:00Z"/>
        </w:rPr>
        <w:pPrChange w:id="2843" w:author="The Si Tran" w:date="2012-12-16T10:25:00Z">
          <w:pPr>
            <w:ind w:left="1440"/>
          </w:pPr>
        </w:pPrChange>
      </w:pPr>
      <m:oMathPara>
        <m:oMath>
          <m:sSub>
            <m:sSubPr>
              <m:ctrlPr>
                <w:ins w:id="2844" w:author="The Si Tran" w:date="2012-12-11T21:28:00Z">
                  <w:rPr>
                    <w:rFonts w:ascii="Cambria Math" w:hAnsi="Cambria Math"/>
                  </w:rPr>
                </w:ins>
              </m:ctrlPr>
            </m:sSubPr>
            <m:e>
              <w:ins w:id="2845" w:author="The Si Tran" w:date="2012-12-11T21:28:00Z">
                <m:r>
                  <w:rPr>
                    <w:rFonts w:ascii="Cambria Math" w:hAnsi="Cambria Math"/>
                  </w:rPr>
                  <m:t>r</m:t>
                </m:r>
              </w:ins>
            </m:e>
            <m:sub>
              <w:ins w:id="2846" w:author="The Si Tran" w:date="2012-12-11T21:28:00Z">
                <m:r>
                  <w:rPr>
                    <w:rFonts w:ascii="Cambria Math" w:hAnsi="Cambria Math"/>
                  </w:rPr>
                  <m:t>k</m:t>
                </m:r>
              </w:ins>
            </m:sub>
          </m:sSub>
          <w:ins w:id="2847" w:author="The Si Tran" w:date="2012-12-11T21:28:00Z">
            <m:r>
              <m:rPr>
                <m:sty m:val="p"/>
              </m:rPr>
              <w:rPr>
                <w:rFonts w:ascii="Cambria Math" w:hAnsi="Cambria Math"/>
              </w:rPr>
              <m:t>=</m:t>
            </m:r>
          </w:ins>
          <m:f>
            <m:fPr>
              <m:ctrlPr>
                <w:ins w:id="2848" w:author="The Si Tran" w:date="2012-12-11T21:28:00Z">
                  <w:rPr>
                    <w:rFonts w:ascii="Cambria Math" w:hAnsi="Cambria Math"/>
                  </w:rPr>
                </w:ins>
              </m:ctrlPr>
            </m:fPr>
            <m:num>
              <m:nary>
                <m:naryPr>
                  <m:chr m:val="∑"/>
                  <m:limLoc m:val="subSup"/>
                  <m:ctrlPr>
                    <w:ins w:id="2849" w:author="The Si Tran" w:date="2012-12-11T21:28:00Z">
                      <w:rPr>
                        <w:rFonts w:ascii="Cambria Math" w:hAnsi="Cambria Math"/>
                      </w:rPr>
                    </w:ins>
                  </m:ctrlPr>
                </m:naryPr>
                <m:sub>
                  <w:ins w:id="2850" w:author="The Si Tran" w:date="2012-12-11T21:28:00Z">
                    <m:r>
                      <w:rPr>
                        <w:rFonts w:ascii="Cambria Math" w:hAnsi="Cambria Math"/>
                      </w:rPr>
                      <m:t>k</m:t>
                    </m:r>
                    <m:r>
                      <m:rPr>
                        <m:sty m:val="p"/>
                      </m:rPr>
                      <w:rPr>
                        <w:rFonts w:ascii="Cambria Math" w:hAnsi="Cambria Math"/>
                      </w:rPr>
                      <m:t>=1</m:t>
                    </m:r>
                  </w:ins>
                </m:sub>
                <m:sup>
                  <w:ins w:id="2851"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852" w:author="The Si Tran" w:date="2012-12-11T21:28:00Z">
                          <w:rPr>
                            <w:rFonts w:ascii="Cambria Math" w:hAnsi="Cambria Math"/>
                          </w:rPr>
                        </w:ins>
                      </m:ctrlPr>
                    </m:dPr>
                    <m:e>
                      <m:sSub>
                        <m:sSubPr>
                          <m:ctrlPr>
                            <w:ins w:id="2853" w:author="The Si Tran" w:date="2012-12-11T21:28:00Z">
                              <w:rPr>
                                <w:rFonts w:ascii="Cambria Math" w:hAnsi="Cambria Math"/>
                              </w:rPr>
                            </w:ins>
                          </m:ctrlPr>
                        </m:sSubPr>
                        <m:e>
                          <w:ins w:id="2854" w:author="The Si Tran" w:date="2012-12-11T21:28:00Z">
                            <m:r>
                              <w:rPr>
                                <w:rFonts w:ascii="Cambria Math" w:hAnsi="Cambria Math"/>
                              </w:rPr>
                              <m:t>X</m:t>
                            </m:r>
                          </w:ins>
                        </m:e>
                        <m:sub>
                          <w:ins w:id="2855" w:author="The Si Tran" w:date="2012-12-11T21:28:00Z">
                            <m:r>
                              <w:rPr>
                                <w:rFonts w:ascii="Cambria Math" w:hAnsi="Cambria Math"/>
                              </w:rPr>
                              <m:t>t</m:t>
                            </m:r>
                          </w:ins>
                        </m:sub>
                      </m:sSub>
                      <w:ins w:id="2856" w:author="The Si Tran" w:date="2012-12-11T21:28:00Z">
                        <m:r>
                          <m:rPr>
                            <m:sty m:val="p"/>
                          </m:rPr>
                          <w:rPr>
                            <w:rFonts w:ascii="Cambria Math" w:hAnsi="Cambria Math"/>
                          </w:rPr>
                          <m:t>-</m:t>
                        </m:r>
                      </w:ins>
                      <m:acc>
                        <m:accPr>
                          <m:chr m:val="̅"/>
                          <m:ctrlPr>
                            <w:ins w:id="2857" w:author="The Si Tran" w:date="2012-12-11T21:28:00Z">
                              <w:rPr>
                                <w:rFonts w:ascii="Cambria Math" w:hAnsi="Cambria Math"/>
                              </w:rPr>
                            </w:ins>
                          </m:ctrlPr>
                        </m:accPr>
                        <m:e>
                          <w:ins w:id="2858" w:author="The Si Tran" w:date="2012-12-11T21:28:00Z">
                            <m:r>
                              <w:rPr>
                                <w:rFonts w:ascii="Cambria Math" w:hAnsi="Cambria Math"/>
                              </w:rPr>
                              <m:t>X</m:t>
                            </m:r>
                          </w:ins>
                        </m:e>
                      </m:acc>
                    </m:e>
                  </m:d>
                  <m:d>
                    <m:dPr>
                      <m:ctrlPr>
                        <w:ins w:id="2859" w:author="The Si Tran" w:date="2012-12-11T21:28:00Z">
                          <w:rPr>
                            <w:rFonts w:ascii="Cambria Math" w:hAnsi="Cambria Math"/>
                          </w:rPr>
                        </w:ins>
                      </m:ctrlPr>
                    </m:dPr>
                    <m:e>
                      <m:sSub>
                        <m:sSubPr>
                          <m:ctrlPr>
                            <w:ins w:id="2860" w:author="The Si Tran" w:date="2012-12-11T21:28:00Z">
                              <w:rPr>
                                <w:rFonts w:ascii="Cambria Math" w:hAnsi="Cambria Math"/>
                              </w:rPr>
                            </w:ins>
                          </m:ctrlPr>
                        </m:sSubPr>
                        <m:e>
                          <w:ins w:id="2861" w:author="The Si Tran" w:date="2012-12-11T21:28:00Z">
                            <m:r>
                              <w:rPr>
                                <w:rFonts w:ascii="Cambria Math" w:hAnsi="Cambria Math"/>
                              </w:rPr>
                              <m:t>X</m:t>
                            </m:r>
                          </w:ins>
                        </m:e>
                        <m:sub>
                          <w:ins w:id="2862"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863" w:author="The Si Tran" w:date="2012-12-11T21:28:00Z">
                        <m:r>
                          <m:rPr>
                            <m:sty m:val="p"/>
                          </m:rPr>
                          <w:rPr>
                            <w:rFonts w:ascii="Cambria Math" w:hAnsi="Cambria Math"/>
                          </w:rPr>
                          <m:t>-</m:t>
                        </m:r>
                      </w:ins>
                      <m:acc>
                        <m:accPr>
                          <m:chr m:val="̅"/>
                          <m:ctrlPr>
                            <w:ins w:id="2864" w:author="The Si Tran" w:date="2012-12-11T21:28:00Z">
                              <w:rPr>
                                <w:rFonts w:ascii="Cambria Math" w:hAnsi="Cambria Math"/>
                              </w:rPr>
                            </w:ins>
                          </m:ctrlPr>
                        </m:accPr>
                        <m:e>
                          <w:ins w:id="2865" w:author="The Si Tran" w:date="2012-12-11T21:28:00Z">
                            <m:r>
                              <w:rPr>
                                <w:rFonts w:ascii="Cambria Math" w:hAnsi="Cambria Math"/>
                              </w:rPr>
                              <m:t>X</m:t>
                            </m:r>
                          </w:ins>
                        </m:e>
                      </m:acc>
                    </m:e>
                  </m:d>
                </m:e>
              </m:nary>
            </m:num>
            <m:den>
              <m:nary>
                <m:naryPr>
                  <m:chr m:val="∑"/>
                  <m:limLoc m:val="subSup"/>
                  <m:ctrlPr>
                    <w:ins w:id="2866" w:author="The Si Tran" w:date="2012-12-11T21:28:00Z">
                      <w:rPr>
                        <w:rFonts w:ascii="Cambria Math" w:hAnsi="Cambria Math"/>
                      </w:rPr>
                    </w:ins>
                  </m:ctrlPr>
                </m:naryPr>
                <m:sub>
                  <w:ins w:id="2867" w:author="The Si Tran" w:date="2012-12-11T21:28:00Z">
                    <m:r>
                      <w:rPr>
                        <w:rFonts w:ascii="Cambria Math" w:hAnsi="Cambria Math"/>
                      </w:rPr>
                      <m:t>t</m:t>
                    </m:r>
                    <m:r>
                      <m:rPr>
                        <m:sty m:val="p"/>
                      </m:rPr>
                      <w:rPr>
                        <w:rFonts w:ascii="Cambria Math" w:hAnsi="Cambria Math"/>
                      </w:rPr>
                      <m:t>=1</m:t>
                    </m:r>
                  </w:ins>
                </m:sub>
                <m:sup>
                  <w:ins w:id="2868" w:author="The Si Tran" w:date="2012-12-11T21:28:00Z">
                    <m:r>
                      <w:rPr>
                        <w:rFonts w:ascii="Cambria Math" w:hAnsi="Cambria Math"/>
                      </w:rPr>
                      <m:t>T</m:t>
                    </m:r>
                  </w:ins>
                </m:sup>
                <m:e>
                  <m:sSup>
                    <m:sSupPr>
                      <m:ctrlPr>
                        <w:ins w:id="2869" w:author="The Si Tran" w:date="2012-12-11T21:28:00Z">
                          <w:rPr>
                            <w:rFonts w:ascii="Cambria Math" w:hAnsi="Cambria Math"/>
                          </w:rPr>
                        </w:ins>
                      </m:ctrlPr>
                    </m:sSupPr>
                    <m:e>
                      <m:d>
                        <m:dPr>
                          <m:ctrlPr>
                            <w:ins w:id="2870" w:author="The Si Tran" w:date="2012-12-11T21:28:00Z">
                              <w:rPr>
                                <w:rFonts w:ascii="Cambria Math" w:hAnsi="Cambria Math"/>
                              </w:rPr>
                            </w:ins>
                          </m:ctrlPr>
                        </m:dPr>
                        <m:e>
                          <m:sSub>
                            <m:sSubPr>
                              <m:ctrlPr>
                                <w:ins w:id="2871" w:author="The Si Tran" w:date="2012-12-11T21:28:00Z">
                                  <w:rPr>
                                    <w:rFonts w:ascii="Cambria Math" w:hAnsi="Cambria Math"/>
                                  </w:rPr>
                                </w:ins>
                              </m:ctrlPr>
                            </m:sSubPr>
                            <m:e>
                              <w:ins w:id="2872" w:author="The Si Tran" w:date="2012-12-11T21:28:00Z">
                                <m:r>
                                  <w:rPr>
                                    <w:rFonts w:ascii="Cambria Math" w:hAnsi="Cambria Math"/>
                                  </w:rPr>
                                  <m:t>X</m:t>
                                </m:r>
                              </w:ins>
                            </m:e>
                            <m:sub>
                              <w:ins w:id="2873" w:author="The Si Tran" w:date="2012-12-11T21:28:00Z">
                                <m:r>
                                  <w:rPr>
                                    <w:rFonts w:ascii="Cambria Math" w:hAnsi="Cambria Math"/>
                                  </w:rPr>
                                  <m:t>t</m:t>
                                </m:r>
                              </w:ins>
                            </m:sub>
                          </m:sSub>
                          <w:ins w:id="2874" w:author="The Si Tran" w:date="2012-12-11T21:28:00Z">
                            <m:r>
                              <m:rPr>
                                <m:sty m:val="p"/>
                              </m:rPr>
                              <w:rPr>
                                <w:rFonts w:ascii="Cambria Math" w:hAnsi="Cambria Math"/>
                              </w:rPr>
                              <m:t>-</m:t>
                            </m:r>
                          </w:ins>
                          <m:acc>
                            <m:accPr>
                              <m:chr m:val="̅"/>
                              <m:ctrlPr>
                                <w:ins w:id="2875" w:author="The Si Tran" w:date="2012-12-11T21:28:00Z">
                                  <w:rPr>
                                    <w:rFonts w:ascii="Cambria Math" w:hAnsi="Cambria Math"/>
                                  </w:rPr>
                                </w:ins>
                              </m:ctrlPr>
                            </m:accPr>
                            <m:e>
                              <w:ins w:id="2876" w:author="The Si Tran" w:date="2012-12-11T21:28:00Z">
                                <m:r>
                                  <w:rPr>
                                    <w:rFonts w:ascii="Cambria Math" w:hAnsi="Cambria Math"/>
                                  </w:rPr>
                                  <m:t>X</m:t>
                                </m:r>
                              </w:ins>
                            </m:e>
                          </m:acc>
                        </m:e>
                      </m:d>
                    </m:e>
                    <m:sup>
                      <w:ins w:id="2877" w:author="The Si Tran" w:date="2012-12-11T21:28:00Z">
                        <m:r>
                          <m:rPr>
                            <m:sty m:val="p"/>
                          </m:rPr>
                          <w:rPr>
                            <w:rFonts w:ascii="Cambria Math" w:hAnsi="Cambria Math"/>
                          </w:rPr>
                          <m:t>2</m:t>
                        </m:r>
                      </w:ins>
                    </m:sup>
                  </m:sSup>
                </m:e>
              </m:nary>
            </m:den>
          </m:f>
        </m:oMath>
      </m:oMathPara>
    </w:p>
    <w:p w14:paraId="5672B210" w14:textId="17968EB1" w:rsidR="000E6941" w:rsidRPr="004D696B" w:rsidRDefault="007657A1">
      <w:pPr>
        <w:rPr>
          <w:ins w:id="2878" w:author="The Si Tran" w:date="2012-12-11T21:28:00Z"/>
        </w:rPr>
      </w:pPr>
      <w:ins w:id="2879" w:author="The Si Tran" w:date="2012-12-11T21:28:00Z">
        <w:r w:rsidRPr="002569E2">
          <w:rPr>
            <w:noProof/>
            <w:rPrChange w:id="2880" w:author="Unknown">
              <w:rPr>
                <w:b/>
                <w:bCs/>
                <w:noProof/>
                <w:sz w:val="20"/>
                <w:szCs w:val="20"/>
              </w:rPr>
            </w:rPrChange>
          </w:rPr>
          <mc:AlternateContent>
            <mc:Choice Requires="wps">
              <w:drawing>
                <wp:anchor distT="0" distB="0" distL="114300" distR="114300" simplePos="0" relativeHeight="251859968" behindDoc="1" locked="0" layoutInCell="1" allowOverlap="1" wp14:anchorId="0D78AAF8" wp14:editId="6AAC5516">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9933FE" w:rsidRDefault="009933FE">
                              <w:pPr>
                                <w:pStyle w:val="EquationIndex"/>
                                <w:pPrChange w:id="2881" w:author="The Si Tran" w:date="2012-12-16T16:54:00Z">
                                  <w:pPr/>
                                </w:pPrChange>
                              </w:pPr>
                              <w:r>
                                <w:t>(2.</w:t>
                              </w:r>
                              <w:ins w:id="2882" w:author="The Si Tran" w:date="2012-12-14T04:12:00Z">
                                <w:r>
                                  <w:t>2</w:t>
                                </w:r>
                              </w:ins>
                              <w:del w:id="2883"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8AAF8" id="Text Box 59" o:spid="_x0000_s1028" type="#_x0000_t202" style="position:absolute;left:0;text-align:left;margin-left:408.5pt;margin-top:-36pt;width:44.8pt;height:30.1pt;z-index:-25145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77777777" w:rsidR="009933FE" w:rsidRDefault="009933FE">
                        <w:pPr>
                          <w:pStyle w:val="EquationIndex"/>
                          <w:pPrChange w:id="2884" w:author="The Si Tran" w:date="2012-12-16T16:54:00Z">
                            <w:pPr/>
                          </w:pPrChange>
                        </w:pPr>
                        <w:r>
                          <w:t>(2.</w:t>
                        </w:r>
                        <w:ins w:id="2885" w:author="The Si Tran" w:date="2012-12-14T04:12:00Z">
                          <w:r>
                            <w:t>2</w:t>
                          </w:r>
                        </w:ins>
                        <w:del w:id="2886" w:author="The Si Tran" w:date="2012-12-14T04:12:00Z">
                          <w:r w:rsidDel="008C7DAC">
                            <w:delText>1.2</w:delText>
                          </w:r>
                        </w:del>
                        <w:r>
                          <w:t>)</w:t>
                        </w:r>
                      </w:p>
                    </w:txbxContent>
                  </v:textbox>
                  <w10:wrap type="tight"/>
                </v:shape>
              </w:pict>
            </mc:Fallback>
          </mc:AlternateContent>
        </w:r>
        <w:r w:rsidR="000E6941" w:rsidRPr="004D696B">
          <w:t xml:space="preserve">Với </w:t>
        </w:r>
      </w:ins>
    </w:p>
    <w:p w14:paraId="0925EDDA" w14:textId="77777777" w:rsidR="000E6941" w:rsidRPr="00802E77" w:rsidRDefault="00567862">
      <w:pPr>
        <w:pStyle w:val="BuletL2"/>
        <w:rPr>
          <w:ins w:id="2887" w:author="The Si Tran" w:date="2012-12-11T21:28:00Z"/>
        </w:rPr>
        <w:pPrChange w:id="2888" w:author="The Si Tran" w:date="2012-12-16T16:53:00Z">
          <w:pPr/>
        </w:pPrChange>
      </w:pPr>
      <m:oMath>
        <m:sSub>
          <m:sSubPr>
            <m:ctrlPr>
              <w:ins w:id="2889" w:author="The Si Tran" w:date="2012-12-11T21:28:00Z">
                <w:rPr>
                  <w:rFonts w:ascii="Cambria Math" w:hAnsi="Cambria Math"/>
                  <w:i/>
                </w:rPr>
              </w:ins>
            </m:ctrlPr>
          </m:sSubPr>
          <m:e>
            <w:ins w:id="2890" w:author="The Si Tran" w:date="2012-12-11T21:28:00Z">
              <m:r>
                <w:rPr>
                  <w:rFonts w:ascii="Cambria Math" w:hAnsi="Cambria Math"/>
                </w:rPr>
                <m:t>r</m:t>
              </m:r>
            </w:ins>
          </m:e>
          <m:sub>
            <w:ins w:id="2891" w:author="The Si Tran" w:date="2012-12-11T21:28:00Z">
              <m:r>
                <w:rPr>
                  <w:rFonts w:ascii="Cambria Math" w:hAnsi="Cambria Math"/>
                </w:rPr>
                <m:t>k</m:t>
              </m:r>
            </w:ins>
          </m:sub>
        </m:sSub>
      </m:oMath>
      <w:ins w:id="2892"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0F2CC7">
          <w:t>ự</w:t>
        </w:r>
        <w:r w:rsidR="000E6941" w:rsidRPr="00BA6809">
          <w:t xml:space="preserve"> tươn</w:t>
        </w:r>
        <w:r w:rsidR="000E6941" w:rsidRPr="00EF4E32">
          <w:t>g</w:t>
        </w:r>
        <w:r w:rsidR="000E6941" w:rsidRPr="00446309">
          <w:t xml:space="preserve"> quan l</w:t>
        </w:r>
        <w:r w:rsidR="000E6941" w:rsidRPr="0015771C">
          <w:t>ấ</w:t>
        </w:r>
        <w:r w:rsidR="000E6941" w:rsidRPr="00BF5619">
          <w:t>y m</w:t>
        </w:r>
        <w:r w:rsidR="000E6941" w:rsidRPr="00941798">
          <w:t>ẫ</w:t>
        </w:r>
        <w:r w:rsidR="000E6941" w:rsidRPr="000F1BDB">
          <w:t xml:space="preserve">u </w:t>
        </w:r>
        <w:r w:rsidR="000E6941" w:rsidRPr="00EA2DE1">
          <w:t>ở</w:t>
        </w:r>
        <w:r w:rsidR="000E6941" w:rsidRPr="002E47E8">
          <w:t xml:space="preserve"> đ</w:t>
        </w:r>
        <w:r w:rsidR="000E6941" w:rsidRPr="007A07F4">
          <w:t>ộ</w:t>
        </w:r>
        <w:r w:rsidR="000E6941" w:rsidRPr="00381A4D">
          <w:t xml:space="preserve"> tr</w:t>
        </w:r>
        <w:r w:rsidR="000E6941" w:rsidRPr="00454557">
          <w:rPr>
            <w:rPrChange w:id="2893" w:author="The Si Tran" w:date="2012-12-14T04:24:00Z">
              <w:rPr/>
            </w:rPrChange>
          </w:rPr>
          <w:t xml:space="preserve">ễ </w:t>
        </w:r>
        <m:oMath>
          <m:r>
            <w:rPr>
              <w:rFonts w:ascii="Cambria Math" w:hAnsi="Cambria Math"/>
              <w:rPrChange w:id="2894" w:author="The Si Tran" w:date="2012-12-14T04:24:00Z">
                <w:rPr>
                  <w:rFonts w:ascii="Cambria Math" w:hAnsi="Cambria Math"/>
                </w:rPr>
              </w:rPrChange>
            </w:rPr>
            <m:t>k</m:t>
          </m:r>
        </m:oMath>
      </w:ins>
    </w:p>
    <w:p w14:paraId="0F22761A" w14:textId="77777777" w:rsidR="000E6941" w:rsidRPr="00802E77" w:rsidRDefault="00567862">
      <w:pPr>
        <w:pStyle w:val="BuletL2"/>
        <w:rPr>
          <w:ins w:id="2895" w:author="The Si Tran" w:date="2012-12-11T21:28:00Z"/>
        </w:rPr>
        <w:pPrChange w:id="2896" w:author="The Si Tran" w:date="2012-12-16T16:53:00Z">
          <w:pPr/>
        </w:pPrChange>
      </w:pPr>
      <m:oMath>
        <m:acc>
          <m:accPr>
            <m:chr m:val="̅"/>
            <m:ctrlPr>
              <w:ins w:id="2897" w:author="The Si Tran" w:date="2012-12-11T21:28:00Z">
                <w:rPr>
                  <w:rFonts w:ascii="Cambria Math" w:hAnsi="Cambria Math"/>
                  <w:i/>
                </w:rPr>
              </w:ins>
            </m:ctrlPr>
          </m:accPr>
          <m:e>
            <w:ins w:id="2898" w:author="The Si Tran" w:date="2012-12-11T21:28:00Z">
              <m:r>
                <w:rPr>
                  <w:rFonts w:ascii="Cambria Math" w:hAnsi="Cambria Math"/>
                </w:rPr>
                <m:t>X</m:t>
              </m:r>
            </w:ins>
          </m:e>
        </m:acc>
      </m:oMath>
      <w:ins w:id="2899" w:author="The Si Tran" w:date="2012-12-11T21:28:00Z">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381975DF" w14:textId="77777777" w:rsidR="000E6941" w:rsidRPr="00802E77" w:rsidRDefault="000E6941">
      <w:pPr>
        <w:pStyle w:val="BuletL2"/>
        <w:rPr>
          <w:ins w:id="2900" w:author="The Si Tran" w:date="2012-12-11T21:28:00Z"/>
          <w:lang w:val="fr-FR"/>
        </w:rPr>
        <w:pPrChange w:id="2901" w:author="The Si Tran" w:date="2012-12-16T16:53:00Z">
          <w:pPr/>
        </w:pPrChange>
      </w:pPr>
      <w:ins w:id="2902" w:author="The Si Tran" w:date="2012-12-11T21:28:00Z">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0F2CC7">
          <w:rPr>
            <w:lang w:val="fr-FR"/>
          </w:rPr>
          <w:t>n t</w:t>
        </w:r>
        <w:r w:rsidRPr="00BA6809">
          <w:rPr>
            <w:lang w:val="fr-FR"/>
          </w:rPr>
          <w:t>ử</w:t>
        </w:r>
        <w:r w:rsidRPr="00EF4E32">
          <w:rPr>
            <w:lang w:val="fr-FR"/>
          </w:rPr>
          <w:t xml:space="preserve"> c</w:t>
        </w:r>
        <w:r w:rsidRPr="00446309">
          <w:rPr>
            <w:lang w:val="fr-FR"/>
          </w:rPr>
          <w:t>ủ</w:t>
        </w:r>
        <w:r w:rsidRPr="0015771C">
          <w:rPr>
            <w:lang w:val="fr-FR"/>
          </w:rPr>
          <w:t>a m</w:t>
        </w:r>
        <w:r w:rsidRPr="00BF5619">
          <w:rPr>
            <w:lang w:val="fr-FR"/>
          </w:rPr>
          <w:t>ẫ</w:t>
        </w:r>
        <w:r w:rsidRPr="00941798">
          <w:rPr>
            <w:lang w:val="fr-FR"/>
          </w:rPr>
          <w:t>u.</w:t>
        </w:r>
      </w:ins>
    </w:p>
    <w:p w14:paraId="7CD95DB3" w14:textId="77777777" w:rsidR="000E6941" w:rsidRPr="004D696B" w:rsidRDefault="00454557">
      <w:pPr>
        <w:rPr>
          <w:ins w:id="2903" w:author="The Si Tran" w:date="2012-12-11T21:28:00Z"/>
          <w:lang w:val="fr-FR"/>
        </w:rPr>
        <w:pPrChange w:id="2904" w:author="The Si Tran" w:date="2012-12-14T07:27:00Z">
          <w:pPr>
            <w:ind w:firstLine="720"/>
          </w:pPr>
        </w:pPrChange>
      </w:pPr>
      <w:ins w:id="2905" w:author="The Si Tran" w:date="2012-12-11T21:28:00Z">
        <w:r w:rsidRPr="002569E2">
          <w:rPr>
            <w:noProof/>
            <w:rPrChange w:id="2906" w:author="Unknown">
              <w:rPr>
                <w:b/>
                <w:bCs/>
                <w:noProof/>
                <w:sz w:val="20"/>
                <w:szCs w:val="20"/>
              </w:rPr>
            </w:rPrChange>
          </w:rPr>
          <mc:AlternateContent>
            <mc:Choice Requires="wps">
              <w:drawing>
                <wp:anchor distT="0" distB="0" distL="114300" distR="114300" simplePos="0" relativeHeight="251541504" behindDoc="0" locked="0" layoutInCell="1" allowOverlap="1" wp14:anchorId="2F103CE2" wp14:editId="70492912">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9933FE" w:rsidRDefault="009933FE" w:rsidP="000E6941">
                              <w:r>
                                <w:t>(2.</w:t>
                              </w:r>
                              <w:ins w:id="2907" w:author="The Si Tran" w:date="2012-12-14T04:12:00Z">
                                <w:r>
                                  <w:t>3</w:t>
                                </w:r>
                              </w:ins>
                              <w:del w:id="2908"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9933FE" w:rsidRDefault="009933FE" w:rsidP="000E6941">
                        <w:r>
                          <w:t>(2.</w:t>
                        </w:r>
                        <w:ins w:id="2909" w:author="The Si Tran" w:date="2012-12-14T04:12:00Z">
                          <w:r>
                            <w:t>3</w:t>
                          </w:r>
                        </w:ins>
                        <w:del w:id="2910"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w:t>
        </w:r>
        <w:proofErr w:type="gramStart"/>
        <w:r w:rsidR="000E6941" w:rsidRPr="004D696B">
          <w:rPr>
            <w:lang w:val="fr-FR"/>
          </w:rPr>
          <w:t xml:space="preserve">thử </w:t>
        </w:r>
        <w:proofErr w:type="gramEnd"/>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911" w:author="The Si Tran" w:date="2012-12-11T21:28:00Z"/>
          <w:lang w:val="fr-FR"/>
        </w:rPr>
        <w:pPrChange w:id="2912" w:author="The Si Tran" w:date="2012-12-16T10:25:00Z">
          <w:pPr>
            <w:ind w:left="1440" w:firstLine="720"/>
          </w:pPr>
        </w:pPrChange>
      </w:pPr>
      <w:ins w:id="2913"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914" w:author="The Si Tran" w:date="2012-12-11T21:28:00Z"/>
          <w:lang w:val="fr-FR"/>
        </w:rPr>
      </w:pPr>
      <w:ins w:id="2915" w:author="The Si Tran" w:date="2012-12-11T21:28:00Z">
        <w:r w:rsidRPr="004D696B">
          <w:rPr>
            <w:lang w:val="fr-FR"/>
          </w:rPr>
          <w:t>Với :</w:t>
        </w:r>
      </w:ins>
    </w:p>
    <w:p w14:paraId="4B1A748A" w14:textId="77777777" w:rsidR="000E6941" w:rsidRPr="00802E77" w:rsidRDefault="00567862">
      <w:pPr>
        <w:pStyle w:val="BuletL2"/>
        <w:rPr>
          <w:ins w:id="2916" w:author="The Si Tran" w:date="2012-12-11T21:28:00Z"/>
          <w:lang w:val="fr-FR"/>
        </w:rPr>
        <w:pPrChange w:id="2917" w:author="The Si Tran" w:date="2012-12-16T16:55:00Z">
          <w:pPr/>
        </w:pPrChange>
      </w:pPr>
      <m:oMath>
        <m:sSub>
          <m:sSubPr>
            <m:ctrlPr>
              <w:ins w:id="2918" w:author="The Si Tran" w:date="2012-12-11T21:28:00Z">
                <w:rPr>
                  <w:rFonts w:ascii="Cambria Math" w:hAnsi="Cambria Math"/>
                  <w:i/>
                  <w:lang w:val="fr-FR"/>
                </w:rPr>
              </w:ins>
            </m:ctrlPr>
          </m:sSubPr>
          <m:e>
            <w:ins w:id="2919" w:author="The Si Tran" w:date="2012-12-11T21:28:00Z">
              <m:r>
                <w:rPr>
                  <w:rFonts w:ascii="Cambria Math" w:hAnsi="Cambria Math"/>
                  <w:lang w:val="fr-FR"/>
                </w:rPr>
                <m:t>r</m:t>
              </m:r>
            </w:ins>
          </m:e>
          <m:sub>
            <w:ins w:id="2920" w:author="The Si Tran" w:date="2012-12-11T21:28:00Z">
              <m:r>
                <w:rPr>
                  <w:rFonts w:ascii="Cambria Math" w:hAnsi="Cambria Math"/>
                  <w:lang w:val="fr-FR"/>
                </w:rPr>
                <m:t>k</m:t>
              </m:r>
            </w:ins>
          </m:sub>
        </m:sSub>
      </m:oMath>
      <w:ins w:id="2921" w:author="The Si Tran" w:date="2012-12-11T21:28:00Z">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0F2CC7">
          <w:rPr>
            <w:lang w:val="fr-FR"/>
          </w:rPr>
          <w:t>ự</w:t>
        </w:r>
        <w:r w:rsidR="000E6941" w:rsidRPr="00BA6809">
          <w:rPr>
            <w:lang w:val="fr-FR"/>
          </w:rPr>
          <w:t xml:space="preserve"> tương quan m</w:t>
        </w:r>
        <w:r w:rsidR="000E6941" w:rsidRPr="00EF4E32">
          <w:rPr>
            <w:lang w:val="fr-FR"/>
          </w:rPr>
          <w:t>ẫ</w:t>
        </w:r>
        <w:r w:rsidR="000E6941" w:rsidRPr="00446309">
          <w:rPr>
            <w:lang w:val="fr-FR"/>
          </w:rPr>
          <w:t xml:space="preserve">u </w:t>
        </w:r>
        <w:r w:rsidR="000E6941" w:rsidRPr="0015771C">
          <w:rPr>
            <w:lang w:val="fr-FR"/>
          </w:rPr>
          <w:t>ở</w:t>
        </w:r>
        <w:r w:rsidR="000E6941" w:rsidRPr="00BF5619">
          <w:rPr>
            <w:lang w:val="fr-FR"/>
          </w:rPr>
          <w:t xml:space="preserve"> đ</w:t>
        </w:r>
        <w:r w:rsidR="000E6941" w:rsidRPr="00941798">
          <w:rPr>
            <w:lang w:val="fr-FR"/>
          </w:rPr>
          <w:t>ộ</w:t>
        </w:r>
        <w:r w:rsidR="000E6941" w:rsidRPr="000F1BDB">
          <w:rPr>
            <w:lang w:val="fr-FR"/>
          </w:rPr>
          <w:t xml:space="preserve"> tr</w:t>
        </w:r>
        <w:r w:rsidR="000E6941" w:rsidRPr="00EA2DE1">
          <w:rPr>
            <w:lang w:val="fr-FR"/>
          </w:rPr>
          <w:t>ễ</w:t>
        </w:r>
        <w:r w:rsidR="000E6941" w:rsidRPr="002E47E8">
          <w:rPr>
            <w:lang w:val="fr-FR"/>
          </w:rPr>
          <w:t xml:space="preserve"> </w:t>
        </w:r>
        <m:oMath>
          <m:r>
            <w:rPr>
              <w:rFonts w:ascii="Cambria Math" w:hAnsi="Cambria Math"/>
              <w:lang w:val="fr-FR"/>
            </w:rPr>
            <m:t>i</m:t>
          </m:r>
        </m:oMath>
      </w:ins>
    </w:p>
    <w:p w14:paraId="50F5B6E9" w14:textId="77777777" w:rsidR="000E6941" w:rsidRPr="00802E77" w:rsidRDefault="000E6941">
      <w:pPr>
        <w:pStyle w:val="BuletL2"/>
        <w:rPr>
          <w:ins w:id="2922" w:author="The Si Tran" w:date="2012-12-11T21:28:00Z"/>
          <w:lang w:val="fr-FR"/>
        </w:rPr>
        <w:pPrChange w:id="2923" w:author="The Si Tran" w:date="2012-12-16T16:55:00Z">
          <w:pPr/>
        </w:pPrChange>
      </w:pPr>
      <w:ins w:id="2924" w:author="The Si Tran" w:date="2012-12-11T21:28:00Z">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ins>
    </w:p>
    <w:p w14:paraId="7D76EE3E" w14:textId="77777777" w:rsidR="000E6941" w:rsidRPr="00802E77" w:rsidRDefault="000E6941">
      <w:pPr>
        <w:pStyle w:val="BuletL2"/>
        <w:rPr>
          <w:ins w:id="2925" w:author="The Si Tran" w:date="2012-12-11T21:28:00Z"/>
          <w:lang w:val="fr-FR"/>
        </w:rPr>
        <w:pPrChange w:id="2926" w:author="The Si Tran" w:date="2012-12-16T16:55:00Z">
          <w:pPr/>
        </w:pPrChange>
      </w:pPr>
      <w:ins w:id="2927" w:author="The Si Tran" w:date="2012-12-11T21:28:00Z">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0F2CC7">
          <w:rPr>
            <w:lang w:val="fr-FR"/>
          </w:rPr>
          <w:t xml:space="preserve">u  </w:t>
        </w:r>
      </w:ins>
    </w:p>
    <w:p w14:paraId="569ECC6A" w14:textId="77777777" w:rsidR="000E6941" w:rsidRPr="004D696B" w:rsidRDefault="000E6941">
      <w:pPr>
        <w:rPr>
          <w:ins w:id="2928" w:author="The Si Tran" w:date="2012-12-11T21:28:00Z"/>
          <w:lang w:val="fr-FR"/>
        </w:rPr>
        <w:pPrChange w:id="2929" w:author="The Si Tran" w:date="2012-12-14T07:27:00Z">
          <w:pPr>
            <w:ind w:firstLine="720"/>
          </w:pPr>
        </w:pPrChange>
      </w:pPr>
      <w:ins w:id="2930" w:author="The Si Tran" w:date="2012-12-11T21:28:00Z">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931" w:author="The Si Tran" w:date="2012-12-11T21:26:00Z"/>
          <w:lang w:val="fr-FR"/>
          <w:rPrChange w:id="2932" w:author="The Si Tran" w:date="2012-12-11T21:40:00Z">
            <w:rPr>
              <w:ins w:id="2933" w:author="The Si Tran" w:date="2012-12-11T21:26:00Z"/>
            </w:rPr>
          </w:rPrChange>
        </w:rPr>
        <w:pPrChange w:id="2934" w:author="The Si Tran" w:date="2012-12-14T07:27:00Z">
          <w:pPr>
            <w:pStyle w:val="Heading2"/>
          </w:pPr>
        </w:pPrChange>
      </w:pPr>
      <w:ins w:id="2935"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936" w:author="The Si Tran" w:date="2012-12-11T23:05:00Z"/>
        </w:rPr>
        <w:pPrChange w:id="2937" w:author="The Si Tran" w:date="2012-12-11T21:26:00Z">
          <w:pPr>
            <w:pStyle w:val="Heading2"/>
          </w:pPr>
        </w:pPrChange>
      </w:pPr>
      <w:bookmarkStart w:id="2938" w:name="_Toc343837314"/>
      <w:ins w:id="2939" w:author="The Si Tran" w:date="2012-12-11T21:26:00Z">
        <w:r>
          <w:t>Hệ số tự tương quan riêng phần</w:t>
        </w:r>
      </w:ins>
      <w:bookmarkEnd w:id="2938"/>
    </w:p>
    <w:p w14:paraId="0FED98C2" w14:textId="30FF7DBE" w:rsidR="00177321" w:rsidRDefault="00177321">
      <w:pPr>
        <w:rPr>
          <w:ins w:id="2940" w:author="The Si Tran" w:date="2012-12-11T23:05:00Z"/>
        </w:rPr>
        <w:pPrChange w:id="2941" w:author="The Si Tran" w:date="2012-12-14T07:27:00Z">
          <w:pPr>
            <w:pStyle w:val="ListParagraph"/>
            <w:ind w:left="0"/>
          </w:pPr>
        </w:pPrChange>
      </w:pPr>
      <w:ins w:id="2942"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w:t>
        </w:r>
        <w:proofErr w:type="gramStart"/>
        <w:r>
          <w:t xml:space="preserve">trị </w:t>
        </w:r>
        <w:proofErr w:type="gramEnd"/>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w:t>
        </w:r>
        <w:proofErr w:type="gramStart"/>
        <w:r>
          <w:t xml:space="preserve">phần </w:t>
        </w:r>
        <w:proofErr w:type="gramEnd"/>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w:proofErr w:type="gramStart"/>
        <w:r>
          <w:t>được</w:t>
        </w:r>
        <w:proofErr w:type="gramEnd"/>
        <w:r>
          <w:t xml:space="preserve"> ước lượng bằng phương pháp tối thiểu lỗi thông qua công thức:</w:t>
        </w:r>
      </w:ins>
    </w:p>
    <w:p w14:paraId="290A0A51" w14:textId="6ECB5A4A" w:rsidR="00177321" w:rsidRPr="0011407F" w:rsidRDefault="00177321">
      <w:pPr>
        <w:pStyle w:val="Canhgiua"/>
        <w:rPr>
          <w:ins w:id="2943" w:author="The Si Tran" w:date="2012-12-11T23:05:00Z"/>
        </w:rPr>
        <w:pPrChange w:id="2944" w:author="The Si Tran" w:date="2012-12-16T10:25:00Z">
          <w:pPr>
            <w:pStyle w:val="ListParagraph"/>
            <w:ind w:left="0"/>
          </w:pPr>
        </w:pPrChange>
      </w:pPr>
      <w:ins w:id="2945" w:author="The Si Tran" w:date="2012-12-11T23:06:00Z">
        <w:r>
          <w:lastRenderedPageBreak/>
          <w:tab/>
        </w:r>
      </w:ins>
      <w:ins w:id="2946" w:author="The Si Tran" w:date="2012-12-16T16:57:00Z">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A25EFA7" w:rsidR="00177321" w:rsidRDefault="00177321" w:rsidP="00177321">
      <w:pPr>
        <w:pStyle w:val="ListParagraph"/>
        <w:ind w:left="0"/>
        <w:rPr>
          <w:ins w:id="2947" w:author="The Si Tran" w:date="2012-12-11T23:05:00Z"/>
          <w:rFonts w:ascii="Times New Roman" w:eastAsiaTheme="minorEastAsia" w:hAnsi="Times New Roman"/>
          <w:sz w:val="26"/>
          <w:szCs w:val="26"/>
        </w:rPr>
      </w:pPr>
      <w:ins w:id="2948" w:author="The Si Tran" w:date="2012-12-11T23:05:00Z">
        <w:r>
          <w:rPr>
            <w:rFonts w:ascii="Times New Roman" w:eastAsiaTheme="minorEastAsia" w:hAnsi="Times New Roman"/>
            <w:sz w:val="26"/>
            <w:szCs w:val="26"/>
          </w:rPr>
          <w:t xml:space="preserve">Tuy nhiên phương pháp này rất tốn chi phí tính toán cho mỗi hệ </w:t>
        </w:r>
        <w:proofErr w:type="gramStart"/>
        <w:r>
          <w:rPr>
            <w:rFonts w:ascii="Times New Roman" w:eastAsiaTheme="minorEastAsia" w:hAnsi="Times New Roman"/>
            <w:sz w:val="26"/>
            <w:szCs w:val="26"/>
          </w:rPr>
          <w:t xml:space="preserve">số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ins w:id="2949" w:author="The Si Tran" w:date="2012-12-16T21:04:00Z">
        <w:r w:rsidR="00A01806">
          <w:rPr>
            <w:rFonts w:ascii="Times New Roman" w:eastAsiaTheme="minorEastAsia" w:hAnsi="Times New Roman"/>
            <w:sz w:val="26"/>
            <w:szCs w:val="26"/>
          </w:rPr>
          <w:t xml:space="preserve"> </w:t>
        </w:r>
      </w:ins>
      <w:ins w:id="2950" w:author="The Si Tran" w:date="2012-12-16T21:03:00Z">
        <w:r w:rsidR="00723164">
          <w:rPr>
            <w:rFonts w:ascii="Times New Roman" w:eastAsiaTheme="minorEastAsia" w:hAnsi="Times New Roman"/>
            <w:sz w:val="26"/>
            <w:szCs w:val="26"/>
          </w:rPr>
          <w:t>[13]</w:t>
        </w:r>
      </w:ins>
      <w:ins w:id="2951" w:author="The Si Tran" w:date="2012-12-11T23:05:00Z">
        <w:r w:rsidR="00A01806">
          <w:rPr>
            <w:rFonts w:ascii="Times New Roman" w:eastAsiaTheme="minorEastAsia" w:hAnsi="Times New Roman"/>
            <w:sz w:val="26"/>
            <w:szCs w:val="26"/>
          </w:rPr>
          <w:t>:</w:t>
        </w:r>
      </w:ins>
    </w:p>
    <w:p w14:paraId="3F985569" w14:textId="424DCCFD" w:rsidR="00177321" w:rsidRPr="001E0FF2" w:rsidRDefault="00567862">
      <w:pPr>
        <w:pStyle w:val="Canhgiua"/>
        <w:rPr>
          <w:ins w:id="2952" w:author="The Si Tran" w:date="2012-12-11T23:05:00Z"/>
        </w:rPr>
        <w:pPrChange w:id="2953" w:author="The Si Tran" w:date="2012-12-16T10:25:00Z">
          <w:pPr>
            <w:pStyle w:val="ListParagraph"/>
            <w:ind w:left="0"/>
          </w:pPr>
        </w:pPrChange>
      </w:pPr>
      <m:oMathPara>
        <m:oMath>
          <m:sSub>
            <m:sSubPr>
              <m:ctrlPr>
                <w:ins w:id="2954" w:author="The Si Tran" w:date="2012-12-11T23:05:00Z">
                  <w:rPr>
                    <w:rFonts w:ascii="Cambria Math" w:hAnsi="Cambria Math"/>
                  </w:rPr>
                </w:ins>
              </m:ctrlPr>
            </m:sSubPr>
            <m:e>
              <w:ins w:id="2955" w:author="The Si Tran" w:date="2012-12-11T23:05:00Z">
                <m:r>
                  <w:rPr>
                    <w:rFonts w:ascii="Cambria Math" w:hAnsi="Cambria Math"/>
                  </w:rPr>
                  <m:t>C</m:t>
                </m:r>
              </w:ins>
            </m:e>
            <m:sub>
              <w:ins w:id="2956" w:author="The Si Tran" w:date="2012-12-11T23:05:00Z">
                <m:r>
                  <w:rPr>
                    <w:rFonts w:ascii="Cambria Math" w:hAnsi="Cambria Math"/>
                  </w:rPr>
                  <m:t>kk</m:t>
                </m:r>
              </w:ins>
            </m:sub>
          </m:sSub>
          <w:ins w:id="2957" w:author="The Si Tran" w:date="2012-12-11T23:05:00Z">
            <m:r>
              <m:rPr>
                <m:sty m:val="p"/>
              </m:rPr>
              <w:rPr>
                <w:rFonts w:ascii="Cambria Math" w:hAnsi="Cambria Math"/>
              </w:rPr>
              <m:t>=</m:t>
            </m:r>
          </w:ins>
          <m:f>
            <m:fPr>
              <m:ctrlPr>
                <w:ins w:id="2958" w:author="The Si Tran" w:date="2012-12-11T23:05:00Z">
                  <w:rPr>
                    <w:rFonts w:ascii="Cambria Math" w:hAnsi="Cambria Math"/>
                  </w:rPr>
                </w:ins>
              </m:ctrlPr>
            </m:fPr>
            <m:num>
              <m:sSub>
                <m:sSubPr>
                  <m:ctrlPr>
                    <w:ins w:id="2959" w:author="The Si Tran" w:date="2012-12-11T23:05:00Z">
                      <w:rPr>
                        <w:rFonts w:ascii="Cambria Math" w:hAnsi="Cambria Math"/>
                      </w:rPr>
                    </w:ins>
                  </m:ctrlPr>
                </m:sSubPr>
                <m:e>
                  <w:ins w:id="2960" w:author="The Si Tran" w:date="2012-12-11T23:05:00Z">
                    <m:r>
                      <w:rPr>
                        <w:rFonts w:ascii="Cambria Math" w:hAnsi="Cambria Math"/>
                      </w:rPr>
                      <m:t>r</m:t>
                    </m:r>
                  </w:ins>
                </m:e>
                <m:sub>
                  <w:ins w:id="2961" w:author="The Si Tran" w:date="2012-12-11T23:05:00Z">
                    <m:r>
                      <w:rPr>
                        <w:rFonts w:ascii="Cambria Math" w:hAnsi="Cambria Math"/>
                      </w:rPr>
                      <m:t>k</m:t>
                    </m:r>
                  </w:ins>
                </m:sub>
              </m:sSub>
              <w:ins w:id="2962" w:author="The Si Tran" w:date="2012-12-11T23:05:00Z">
                <m:r>
                  <m:rPr>
                    <m:sty m:val="p"/>
                  </m:rPr>
                  <w:rPr>
                    <w:rFonts w:ascii="Cambria Math" w:hAnsi="Cambria Math"/>
                  </w:rPr>
                  <m:t>-</m:t>
                </m:r>
              </w:ins>
              <m:nary>
                <m:naryPr>
                  <m:chr m:val="∑"/>
                  <m:limLoc m:val="subSup"/>
                  <m:ctrlPr>
                    <w:ins w:id="2963" w:author="The Si Tran" w:date="2012-12-11T23:05:00Z">
                      <w:rPr>
                        <w:rFonts w:ascii="Cambria Math" w:hAnsi="Cambria Math"/>
                      </w:rPr>
                    </w:ins>
                  </m:ctrlPr>
                </m:naryPr>
                <m:sub>
                  <w:ins w:id="2964" w:author="The Si Tran" w:date="2012-12-11T23:05:00Z">
                    <m:r>
                      <w:rPr>
                        <w:rFonts w:ascii="Cambria Math" w:hAnsi="Cambria Math"/>
                      </w:rPr>
                      <m:t>j</m:t>
                    </m:r>
                  </w:ins>
                </m:sub>
                <m:sup>
                  <w:ins w:id="2965" w:author="The Si Tran" w:date="2012-12-11T23:05:00Z">
                    <m:r>
                      <w:rPr>
                        <w:rFonts w:ascii="Cambria Math" w:hAnsi="Cambria Math"/>
                      </w:rPr>
                      <m:t>k</m:t>
                    </m:r>
                    <m:r>
                      <m:rPr>
                        <m:sty m:val="p"/>
                      </m:rPr>
                      <w:rPr>
                        <w:rFonts w:ascii="Cambria Math" w:hAnsi="Cambria Math"/>
                      </w:rPr>
                      <m:t>-1</m:t>
                    </m:r>
                  </w:ins>
                </m:sup>
                <m:e>
                  <m:sSub>
                    <m:sSubPr>
                      <m:ctrlPr>
                        <w:ins w:id="2966" w:author="The Si Tran" w:date="2012-12-11T23:05:00Z">
                          <w:rPr>
                            <w:rFonts w:ascii="Cambria Math" w:hAnsi="Cambria Math"/>
                          </w:rPr>
                        </w:ins>
                      </m:ctrlPr>
                    </m:sSubPr>
                    <m:e>
                      <w:ins w:id="2967" w:author="The Si Tran" w:date="2012-12-11T23:05:00Z">
                        <m:r>
                          <w:rPr>
                            <w:rFonts w:ascii="Cambria Math" w:hAnsi="Cambria Math"/>
                          </w:rPr>
                          <m:t>C</m:t>
                        </m:r>
                      </w:ins>
                    </m:e>
                    <m:sub>
                      <w:ins w:id="2968"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969" w:author="The Si Tran" w:date="2012-12-11T23:05:00Z">
                    <m:r>
                      <m:rPr>
                        <m:sty m:val="p"/>
                      </m:rPr>
                      <w:rPr>
                        <w:rFonts w:ascii="Cambria Math" w:hAnsi="Cambria Math"/>
                      </w:rPr>
                      <m:t>×</m:t>
                    </m:r>
                  </w:ins>
                  <m:sSub>
                    <m:sSubPr>
                      <m:ctrlPr>
                        <w:ins w:id="2970" w:author="The Si Tran" w:date="2012-12-11T23:05:00Z">
                          <w:rPr>
                            <w:rFonts w:ascii="Cambria Math" w:hAnsi="Cambria Math"/>
                          </w:rPr>
                        </w:ins>
                      </m:ctrlPr>
                    </m:sSubPr>
                    <m:e>
                      <w:ins w:id="2971" w:author="The Si Tran" w:date="2012-12-11T23:05:00Z">
                        <m:r>
                          <w:rPr>
                            <w:rFonts w:ascii="Cambria Math" w:hAnsi="Cambria Math"/>
                          </w:rPr>
                          <m:t>r</m:t>
                        </m:r>
                      </w:ins>
                    </m:e>
                    <m:sub>
                      <w:ins w:id="2972"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973" w:author="The Si Tran" w:date="2012-12-11T23:05:00Z">
                <m:r>
                  <m:rPr>
                    <m:sty m:val="p"/>
                  </m:rPr>
                  <w:rPr>
                    <w:rFonts w:ascii="Cambria Math" w:hAnsi="Cambria Math"/>
                  </w:rPr>
                  <m:t>1-</m:t>
                </m:r>
              </w:ins>
              <m:nary>
                <m:naryPr>
                  <m:chr m:val="∑"/>
                  <m:limLoc m:val="subSup"/>
                  <m:ctrlPr>
                    <w:ins w:id="2974" w:author="The Si Tran" w:date="2012-12-11T23:05:00Z">
                      <w:rPr>
                        <w:rFonts w:ascii="Cambria Math" w:hAnsi="Cambria Math"/>
                      </w:rPr>
                    </w:ins>
                  </m:ctrlPr>
                </m:naryPr>
                <m:sub>
                  <w:ins w:id="2975" w:author="The Si Tran" w:date="2012-12-11T23:05:00Z">
                    <m:r>
                      <w:rPr>
                        <w:rFonts w:ascii="Cambria Math" w:hAnsi="Cambria Math"/>
                      </w:rPr>
                      <m:t>j</m:t>
                    </m:r>
                  </w:ins>
                </m:sub>
                <m:sup>
                  <w:ins w:id="2976" w:author="The Si Tran" w:date="2012-12-11T23:05:00Z">
                    <m:r>
                      <w:rPr>
                        <w:rFonts w:ascii="Cambria Math" w:hAnsi="Cambria Math"/>
                      </w:rPr>
                      <m:t>k</m:t>
                    </m:r>
                    <m:r>
                      <m:rPr>
                        <m:sty m:val="p"/>
                      </m:rPr>
                      <w:rPr>
                        <w:rFonts w:ascii="Cambria Math" w:hAnsi="Cambria Math"/>
                      </w:rPr>
                      <m:t>-1</m:t>
                    </m:r>
                  </w:ins>
                </m:sup>
                <m:e>
                  <m:sSub>
                    <m:sSubPr>
                      <m:ctrlPr>
                        <w:ins w:id="2977" w:author="The Si Tran" w:date="2012-12-11T23:05:00Z">
                          <w:rPr>
                            <w:rFonts w:ascii="Cambria Math" w:hAnsi="Cambria Math"/>
                          </w:rPr>
                        </w:ins>
                      </m:ctrlPr>
                    </m:sSubPr>
                    <m:e>
                      <w:ins w:id="2978" w:author="The Si Tran" w:date="2012-12-11T23:05:00Z">
                        <m:r>
                          <w:rPr>
                            <w:rFonts w:ascii="Cambria Math" w:hAnsi="Cambria Math"/>
                          </w:rPr>
                          <m:t>C</m:t>
                        </m:r>
                      </w:ins>
                    </m:e>
                    <m:sub>
                      <w:ins w:id="2979"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980" w:author="The Si Tran" w:date="2012-12-11T23:05:00Z">
                    <m:r>
                      <m:rPr>
                        <m:sty m:val="p"/>
                      </m:rPr>
                      <w:rPr>
                        <w:rFonts w:ascii="Cambria Math" w:hAnsi="Cambria Math"/>
                      </w:rPr>
                      <m:t>×</m:t>
                    </m:r>
                  </w:ins>
                  <m:sSub>
                    <m:sSubPr>
                      <m:ctrlPr>
                        <w:ins w:id="2981" w:author="The Si Tran" w:date="2012-12-11T23:05:00Z">
                          <w:rPr>
                            <w:rFonts w:ascii="Cambria Math" w:hAnsi="Cambria Math"/>
                          </w:rPr>
                        </w:ins>
                      </m:ctrlPr>
                    </m:sSubPr>
                    <m:e>
                      <w:ins w:id="2982" w:author="The Si Tran" w:date="2012-12-11T23:05:00Z">
                        <m:r>
                          <w:rPr>
                            <w:rFonts w:ascii="Cambria Math" w:hAnsi="Cambria Math"/>
                          </w:rPr>
                          <m:t>r</m:t>
                        </m:r>
                      </w:ins>
                    </m:e>
                    <m:sub>
                      <w:ins w:id="2983" w:author="The Si Tran" w:date="2012-12-11T23:05:00Z">
                        <m:r>
                          <w:rPr>
                            <w:rFonts w:ascii="Cambria Math" w:hAnsi="Cambria Math"/>
                          </w:rPr>
                          <m:t>j</m:t>
                        </m:r>
                      </w:ins>
                    </m:sub>
                  </m:sSub>
                </m:e>
              </m:nary>
            </m:den>
          </m:f>
        </m:oMath>
      </m:oMathPara>
    </w:p>
    <w:p w14:paraId="04D4AA41" w14:textId="3DBDE884" w:rsidR="00177321" w:rsidRPr="00891415" w:rsidRDefault="00567862">
      <w:pPr>
        <w:pStyle w:val="Canhgiua"/>
        <w:rPr>
          <w:rFonts w:ascii="Calibri" w:hAnsi="Calibri"/>
          <w:rPrChange w:id="2984" w:author="The Si Tran" w:date="2012-12-16T10:25:00Z">
            <w:rPr/>
          </w:rPrChange>
        </w:rPr>
        <w:pPrChange w:id="2985" w:author="The Si Tran" w:date="2012-12-16T10:25:00Z">
          <w:pPr>
            <w:pStyle w:val="Heading2"/>
          </w:pPr>
        </w:pPrChange>
      </w:pPr>
      <m:oMathPara>
        <m:oMathParaPr>
          <m:jc m:val="center"/>
        </m:oMathParaPr>
        <m:oMath>
          <m:sSub>
            <m:sSubPr>
              <m:ctrlPr>
                <w:ins w:id="2986" w:author="The Si Tran" w:date="2012-12-11T23:05:00Z">
                  <w:rPr>
                    <w:rFonts w:ascii="Cambria Math" w:hAnsi="Cambria Math"/>
                  </w:rPr>
                </w:ins>
              </m:ctrlPr>
            </m:sSubPr>
            <m:e>
              <w:ins w:id="2987" w:author="The Si Tran" w:date="2012-12-11T23:05:00Z">
                <m:r>
                  <w:rPr>
                    <w:rFonts w:ascii="Cambria Math" w:hAnsi="Cambria Math"/>
                  </w:rPr>
                  <m:t>C</m:t>
                </m:r>
              </w:ins>
            </m:e>
            <m:sub>
              <w:ins w:id="2988"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989" w:author="The Si Tran" w:date="2012-12-11T23:05:00Z">
            <m:r>
              <m:rPr>
                <m:sty m:val="p"/>
              </m:rPr>
              <w:rPr>
                <w:rFonts w:ascii="Cambria Math" w:hAnsi="Cambria Math"/>
              </w:rPr>
              <m:t>=</m:t>
            </m:r>
          </w:ins>
          <m:sSub>
            <m:sSubPr>
              <m:ctrlPr>
                <w:ins w:id="2990" w:author="The Si Tran" w:date="2012-12-11T23:05:00Z">
                  <w:rPr>
                    <w:rFonts w:ascii="Cambria Math" w:hAnsi="Cambria Math"/>
                  </w:rPr>
                </w:ins>
              </m:ctrlPr>
            </m:sSubPr>
            <m:e>
              <w:ins w:id="2991" w:author="The Si Tran" w:date="2012-12-11T23:05:00Z">
                <m:r>
                  <w:rPr>
                    <w:rFonts w:ascii="Cambria Math" w:hAnsi="Cambria Math"/>
                  </w:rPr>
                  <m:t>C</m:t>
                </m:r>
              </w:ins>
            </m:e>
            <m:sub>
              <w:ins w:id="2992" w:author="The Si Tran" w:date="2012-12-11T23:05:00Z">
                <m:r>
                  <w:rPr>
                    <w:rFonts w:ascii="Cambria Math" w:hAnsi="Cambria Math"/>
                  </w:rPr>
                  <m:t>kj</m:t>
                </m:r>
              </w:ins>
            </m:sub>
          </m:sSub>
          <w:ins w:id="2993" w:author="The Si Tran" w:date="2012-12-11T23:05:00Z">
            <m:r>
              <m:rPr>
                <m:sty m:val="p"/>
              </m:rPr>
              <w:rPr>
                <w:rFonts w:ascii="Cambria Math" w:hAnsi="Cambria Math"/>
              </w:rPr>
              <m:t>-</m:t>
            </m:r>
          </w:ins>
          <m:sSub>
            <m:sSubPr>
              <m:ctrlPr>
                <w:ins w:id="2994" w:author="The Si Tran" w:date="2012-12-11T23:05:00Z">
                  <w:rPr>
                    <w:rFonts w:ascii="Cambria Math" w:hAnsi="Cambria Math"/>
                  </w:rPr>
                </w:ins>
              </m:ctrlPr>
            </m:sSubPr>
            <m:e>
              <w:ins w:id="2995" w:author="The Si Tran" w:date="2012-12-11T23:05:00Z">
                <m:r>
                  <w:rPr>
                    <w:rFonts w:ascii="Cambria Math" w:hAnsi="Cambria Math"/>
                  </w:rPr>
                  <m:t>C</m:t>
                </m:r>
              </w:ins>
            </m:e>
            <m:sub>
              <w:ins w:id="2996"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997" w:author="The Si Tran" w:date="2012-12-11T23:05:00Z">
            <m:r>
              <m:rPr>
                <m:sty m:val="p"/>
              </m:rPr>
              <w:rPr>
                <w:rFonts w:ascii="Cambria Math" w:hAnsi="Cambria Math"/>
              </w:rPr>
              <m:t>×</m:t>
            </m:r>
          </w:ins>
          <m:sSub>
            <m:sSubPr>
              <m:ctrlPr>
                <w:ins w:id="2998" w:author="The Si Tran" w:date="2012-12-11T23:05:00Z">
                  <w:rPr>
                    <w:rFonts w:ascii="Cambria Math" w:hAnsi="Cambria Math"/>
                  </w:rPr>
                </w:ins>
              </m:ctrlPr>
            </m:sSubPr>
            <m:e>
              <w:ins w:id="2999" w:author="The Si Tran" w:date="2012-12-11T23:05:00Z">
                <m:r>
                  <w:rPr>
                    <w:rFonts w:ascii="Cambria Math" w:hAnsi="Cambria Math"/>
                  </w:rPr>
                  <m:t>C</m:t>
                </m:r>
              </w:ins>
            </m:e>
            <m:sub>
              <w:ins w:id="3000"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286C29">
      <w:pPr>
        <w:pStyle w:val="Heading2"/>
        <w:rPr>
          <w:rPrChange w:id="3001" w:author="The Si Tran" w:date="2012-12-05T23:02:00Z">
            <w:rPr/>
          </w:rPrChange>
        </w:rPr>
      </w:pPr>
      <w:bookmarkStart w:id="3002" w:name="_Toc343837315"/>
      <w:r w:rsidRPr="0049233F">
        <w:rPr>
          <w:rPrChange w:id="3003" w:author="The Si Tran" w:date="2012-12-05T23:02:00Z">
            <w:rPr/>
          </w:rPrChange>
        </w:rPr>
        <w:t>Nhận biết c</w:t>
      </w:r>
      <w:r w:rsidR="00024D6E" w:rsidRPr="0049233F">
        <w:rPr>
          <w:rPrChange w:id="3004" w:author="The Si Tran" w:date="2012-12-05T23:02:00Z">
            <w:rPr/>
          </w:rPrChange>
        </w:rPr>
        <w:t>ác</w:t>
      </w:r>
      <w:r w:rsidRPr="0049233F">
        <w:rPr>
          <w:rPrChange w:id="3005" w:author="The Si Tran" w:date="2012-12-05T23:02:00Z">
            <w:rPr/>
          </w:rPrChange>
        </w:rPr>
        <w:t xml:space="preserve"> thành phần của chuỗi thời gian bằng phương pháp phân tích </w:t>
      </w:r>
      <w:r w:rsidR="000E05CE" w:rsidRPr="0049233F">
        <w:rPr>
          <w:rPrChange w:id="3006" w:author="The Si Tran" w:date="2012-12-05T23:02:00Z">
            <w:rPr/>
          </w:rPrChange>
        </w:rPr>
        <w:t>hệ số tự tương quan:</w:t>
      </w:r>
      <w:bookmarkEnd w:id="3002"/>
    </w:p>
    <w:p w14:paraId="685C37D4" w14:textId="77777777" w:rsidR="005E5CD3" w:rsidRPr="0049233F" w:rsidRDefault="000E05CE">
      <w:pPr>
        <w:rPr>
          <w:lang w:val="fr-FR"/>
          <w:rPrChange w:id="3007" w:author="The Si Tran" w:date="2012-12-05T23:02:00Z">
            <w:rPr>
              <w:sz w:val="28"/>
              <w:szCs w:val="28"/>
              <w:lang w:val="fr-FR"/>
            </w:rPr>
          </w:rPrChange>
        </w:rPr>
      </w:pPr>
      <w:r w:rsidRPr="0049233F">
        <w:rPr>
          <w:lang w:val="fr-FR"/>
          <w:rPrChange w:id="3008"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3009" w:author="The Si Tran" w:date="2012-12-05T23:02:00Z">
            <w:rPr>
              <w:rFonts w:cs="Arial"/>
              <w:b/>
              <w:bCs/>
              <w:iCs/>
              <w:sz w:val="28"/>
              <w:szCs w:val="28"/>
              <w:lang w:val="fr-FR"/>
            </w:rPr>
          </w:rPrChange>
        </w:rPr>
        <w:t>xu hướng (trend), chu kỳ (cyclical), mùa (seasonal), bất quy tắc</w:t>
      </w:r>
      <w:ins w:id="3010" w:author="The Si Tran" w:date="2012-12-05T23:48:00Z">
        <w:r w:rsidR="005B11DB">
          <w:rPr>
            <w:lang w:val="fr-FR"/>
          </w:rPr>
          <w:t xml:space="preserve"> </w:t>
        </w:r>
      </w:ins>
      <w:r w:rsidR="005E5CD3" w:rsidRPr="0049233F">
        <w:rPr>
          <w:lang w:val="fr-FR"/>
          <w:rPrChange w:id="3011"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3012" w:author="The Si Tran" w:date="2012-12-14T07:28:00Z">
            <w:rPr>
              <w:sz w:val="28"/>
              <w:szCs w:val="28"/>
              <w:lang w:val="fr-FR"/>
            </w:rPr>
          </w:rPrChange>
        </w:rPr>
        <w:pPrChange w:id="3013" w:author="The Si Tran" w:date="2012-12-14T07:28:00Z">
          <w:pPr>
            <w:ind w:firstLine="540"/>
          </w:pPr>
        </w:pPrChange>
      </w:pPr>
      <w:r w:rsidRPr="00444FC1">
        <w:rPr>
          <w:b/>
          <w:lang w:val="fr-FR"/>
          <w:rPrChange w:id="3014" w:author="The Si Tran" w:date="2012-12-14T07:28:00Z">
            <w:rPr>
              <w:rFonts w:cs="Arial"/>
              <w:b/>
              <w:bCs/>
              <w:iCs/>
              <w:sz w:val="28"/>
              <w:szCs w:val="28"/>
              <w:lang w:val="fr-FR"/>
            </w:rPr>
          </w:rPrChange>
        </w:rPr>
        <w:t>Thành phần xu hướng</w:t>
      </w:r>
      <w:ins w:id="3015" w:author="The Si Tran" w:date="2012-12-05T23:48:00Z">
        <w:r w:rsidR="005B11DB" w:rsidRPr="00444FC1">
          <w:rPr>
            <w:b/>
            <w:lang w:val="fr-FR"/>
            <w:rPrChange w:id="3016" w:author="The Si Tran" w:date="2012-12-14T07:28:00Z">
              <w:rPr>
                <w:lang w:val="fr-FR"/>
              </w:rPr>
            </w:rPrChange>
          </w:rPr>
          <w:t xml:space="preserve"> </w:t>
        </w:r>
      </w:ins>
      <w:r w:rsidRPr="00444FC1">
        <w:rPr>
          <w:b/>
          <w:lang w:val="fr-FR"/>
          <w:rPrChange w:id="3017" w:author="The Si Tran" w:date="2012-12-14T07:28:00Z">
            <w:rPr>
              <w:rFonts w:cs="Arial"/>
              <w:b/>
              <w:bCs/>
              <w:iCs/>
              <w:sz w:val="28"/>
              <w:szCs w:val="28"/>
              <w:lang w:val="fr-FR"/>
            </w:rPr>
          </w:rPrChange>
        </w:rPr>
        <w:t xml:space="preserve">(trend)  </w:t>
      </w:r>
    </w:p>
    <w:p w14:paraId="2B710ED9" w14:textId="397F99D1" w:rsidR="005E5CD3" w:rsidRPr="0049233F" w:rsidDel="00B828F5" w:rsidRDefault="005E5CD3">
      <w:pPr>
        <w:rPr>
          <w:del w:id="3018" w:author="The Si Tran" w:date="2012-12-14T04:38:00Z"/>
          <w:lang w:val="fr-FR"/>
          <w:rPrChange w:id="3019" w:author="The Si Tran" w:date="2012-12-05T23:02:00Z">
            <w:rPr>
              <w:del w:id="3020" w:author="The Si Tran" w:date="2012-12-14T04:38:00Z"/>
              <w:sz w:val="28"/>
              <w:szCs w:val="28"/>
              <w:lang w:val="fr-FR"/>
            </w:rPr>
          </w:rPrChange>
        </w:rPr>
        <w:pPrChange w:id="3021" w:author="The Si Tran" w:date="2012-12-16T10:09:00Z">
          <w:pPr>
            <w:ind w:firstLine="540"/>
          </w:pPr>
        </w:pPrChange>
      </w:pPr>
      <w:r w:rsidRPr="0049233F">
        <w:rPr>
          <w:lang w:val="fr-FR"/>
          <w:rPrChange w:id="3022"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3023" w:author="The Si Tran" w:date="2012-12-05T23:02:00Z">
            <w:rPr>
              <w:rFonts w:cs="Arial"/>
              <w:b/>
              <w:bCs/>
              <w:iCs/>
              <w:sz w:val="28"/>
              <w:szCs w:val="28"/>
              <w:lang w:val="fr-FR"/>
            </w:rPr>
          </w:rPrChange>
        </w:rPr>
        <w:t>ột giai đoạn dài hạn nào đó [1]</w:t>
      </w:r>
      <w:r w:rsidRPr="0049233F">
        <w:rPr>
          <w:lang w:val="fr-FR"/>
          <w:rPrChange w:id="3024" w:author="The Si Tran" w:date="2012-12-05T23:02:00Z">
            <w:rPr>
              <w:rFonts w:cs="Arial"/>
              <w:b/>
              <w:bCs/>
              <w:iCs/>
              <w:sz w:val="28"/>
              <w:szCs w:val="28"/>
              <w:lang w:val="fr-FR"/>
            </w:rPr>
          </w:rPrChange>
        </w:rPr>
        <w:t xml:space="preserve">. Nếu một chuỗi thời gian có </w:t>
      </w:r>
      <w:r w:rsidR="002702C6" w:rsidRPr="0049233F">
        <w:rPr>
          <w:lang w:val="fr-FR"/>
          <w:rPrChange w:id="3025" w:author="The Si Tran" w:date="2012-12-05T23:02:00Z">
            <w:rPr>
              <w:rFonts w:cs="Arial"/>
              <w:b/>
              <w:bCs/>
              <w:iCs/>
              <w:sz w:val="28"/>
              <w:szCs w:val="28"/>
              <w:lang w:val="fr-FR"/>
            </w:rPr>
          </w:rPrChange>
        </w:rPr>
        <w:t xml:space="preserve">chứa </w:t>
      </w:r>
      <w:r w:rsidRPr="0049233F">
        <w:rPr>
          <w:lang w:val="fr-FR"/>
          <w:rPrChange w:id="3026" w:author="The Si Tran" w:date="2012-12-05T23:02:00Z">
            <w:rPr>
              <w:rFonts w:cs="Arial"/>
              <w:b/>
              <w:bCs/>
              <w:iCs/>
              <w:sz w:val="28"/>
              <w:szCs w:val="28"/>
              <w:lang w:val="fr-FR"/>
            </w:rPr>
          </w:rPrChange>
        </w:rPr>
        <w:t>thành phần xu hướng sẽ có hệ số tự tương quan rất lớn ở những độ trễ đầu tiên và giảm dần về 0 khi độ trễ tăng lên.</w:t>
      </w:r>
      <w:r w:rsidR="000E05CE" w:rsidRPr="0049233F">
        <w:rPr>
          <w:lang w:val="fr-FR"/>
          <w:rPrChange w:id="3027" w:author="The Si Tran" w:date="2012-12-05T23:02:00Z">
            <w:rPr>
              <w:rFonts w:cs="Arial"/>
              <w:b/>
              <w:bCs/>
              <w:iCs/>
              <w:sz w:val="28"/>
              <w:szCs w:val="28"/>
              <w:lang w:val="fr-FR"/>
            </w:rPr>
          </w:rPrChange>
        </w:rPr>
        <w:t xml:space="preserve"> Hình </w:t>
      </w:r>
      <w:ins w:id="3028" w:author="The Si Tran" w:date="2012-12-14T04:29:00Z">
        <w:r w:rsidR="007F6AD1">
          <w:rPr>
            <w:lang w:val="fr-FR"/>
          </w:rPr>
          <w:t>2.</w:t>
        </w:r>
      </w:ins>
      <w:r w:rsidR="00757B81">
        <w:rPr>
          <w:lang w:val="fr-FR"/>
        </w:rPr>
        <w:t>4</w:t>
      </w:r>
      <w:del w:id="3029" w:author="The Si Tran" w:date="2012-12-14T04:29:00Z">
        <w:r w:rsidR="000E05CE" w:rsidRPr="0049233F" w:rsidDel="007F6AD1">
          <w:rPr>
            <w:lang w:val="fr-FR"/>
            <w:rPrChange w:id="3030" w:author="The Si Tran" w:date="2012-12-05T23:02:00Z">
              <w:rPr>
                <w:rFonts w:cs="Arial"/>
                <w:b/>
                <w:bCs/>
                <w:iCs/>
                <w:sz w:val="28"/>
                <w:szCs w:val="28"/>
                <w:lang w:val="fr-FR"/>
              </w:rPr>
            </w:rPrChange>
          </w:rPr>
          <w:delText>3</w:delText>
        </w:r>
      </w:del>
      <w:r w:rsidR="000E05CE" w:rsidRPr="0049233F">
        <w:rPr>
          <w:lang w:val="fr-FR"/>
          <w:rPrChange w:id="3031" w:author="The Si Tran" w:date="2012-12-05T23:02:00Z">
            <w:rPr>
              <w:rFonts w:cs="Arial"/>
              <w:b/>
              <w:bCs/>
              <w:iCs/>
              <w:sz w:val="28"/>
              <w:szCs w:val="28"/>
              <w:lang w:val="fr-FR"/>
            </w:rPr>
          </w:rPrChange>
        </w:rPr>
        <w:t xml:space="preserve"> và </w:t>
      </w:r>
      <w:ins w:id="3032" w:author="The Si Tran" w:date="2012-12-14T04:29:00Z">
        <w:r w:rsidR="007F6AD1">
          <w:rPr>
            <w:lang w:val="fr-FR"/>
          </w:rPr>
          <w:t>2.</w:t>
        </w:r>
      </w:ins>
      <w:r w:rsidR="00757B81">
        <w:rPr>
          <w:lang w:val="fr-FR"/>
        </w:rPr>
        <w:t>5</w:t>
      </w:r>
      <w:del w:id="3033" w:author="The Si Tran" w:date="2012-12-14T04:29:00Z">
        <w:r w:rsidR="000E05CE" w:rsidRPr="0049233F" w:rsidDel="007F6AD1">
          <w:rPr>
            <w:lang w:val="fr-FR"/>
            <w:rPrChange w:id="3034" w:author="The Si Tran" w:date="2012-12-05T23:02:00Z">
              <w:rPr>
                <w:rFonts w:cs="Arial"/>
                <w:b/>
                <w:bCs/>
                <w:iCs/>
                <w:sz w:val="28"/>
                <w:szCs w:val="28"/>
                <w:lang w:val="fr-FR"/>
              </w:rPr>
            </w:rPrChange>
          </w:rPr>
          <w:delText>4</w:delText>
        </w:r>
      </w:del>
      <w:r w:rsidR="000E05CE" w:rsidRPr="0049233F">
        <w:rPr>
          <w:lang w:val="fr-FR"/>
          <w:rPrChange w:id="3035" w:author="The Si Tran" w:date="2012-12-05T23:02:00Z">
            <w:rPr>
              <w:rFonts w:cs="Arial"/>
              <w:b/>
              <w:bCs/>
              <w:iCs/>
              <w:sz w:val="28"/>
              <w:szCs w:val="28"/>
              <w:lang w:val="fr-FR"/>
            </w:rPr>
          </w:rPrChange>
        </w:rPr>
        <w:t xml:space="preserve"> là một minh họa </w:t>
      </w:r>
      <w:r w:rsidRPr="0049233F">
        <w:rPr>
          <w:lang w:val="fr-FR"/>
          <w:rPrChange w:id="3036"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3037"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3038" w:author="The Si Tran" w:date="2012-12-05T23:02:00Z">
            <w:rPr>
              <w:sz w:val="28"/>
              <w:szCs w:val="28"/>
              <w:lang w:val="fr-FR"/>
            </w:rPr>
          </w:rPrChange>
        </w:rPr>
      </w:pPr>
    </w:p>
    <w:p w14:paraId="397695C3" w14:textId="77777777" w:rsidR="005E5CD3" w:rsidDel="00B14D71" w:rsidRDefault="005E5CD3">
      <w:pPr>
        <w:pStyle w:val="Canhgiua"/>
        <w:rPr>
          <w:del w:id="3039" w:author="The Si Tran" w:date="2012-12-11T23:19:00Z"/>
          <w:lang w:val="fr-FR"/>
        </w:rPr>
        <w:pPrChange w:id="3040" w:author="The Si Tran" w:date="2012-12-16T16:58:00Z">
          <w:pPr/>
        </w:pPrChange>
      </w:pPr>
      <w:r w:rsidRPr="0049233F">
        <w:rPr>
          <w:noProof/>
          <w:rPrChange w:id="3041" w:author="Unknown">
            <w:rPr>
              <w:noProof/>
              <w:sz w:val="28"/>
              <w:szCs w:val="28"/>
            </w:rPr>
          </w:rPrChange>
        </w:rPr>
        <w:drawing>
          <wp:inline distT="0" distB="0" distL="0" distR="0" wp14:anchorId="1ABE0FFF" wp14:editId="41B98FF3">
            <wp:extent cx="3476234" cy="2530476"/>
            <wp:effectExtent l="19050" t="19050" r="1016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4982" cy="2544124"/>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pStyle w:val="Canhgiua"/>
        <w:rPr>
          <w:del w:id="3042" w:author="The Si Tran" w:date="2012-12-11T23:19:00Z"/>
          <w:lang w:val="fr-FR"/>
          <w:rPrChange w:id="3043" w:author="The Si Tran" w:date="2012-12-05T23:02:00Z">
            <w:rPr>
              <w:del w:id="3044" w:author="The Si Tran" w:date="2012-12-11T23:19:00Z"/>
              <w:sz w:val="28"/>
              <w:szCs w:val="28"/>
              <w:lang w:val="fr-FR"/>
            </w:rPr>
          </w:rPrChange>
        </w:rPr>
        <w:pPrChange w:id="3045" w:author="The Si Tran" w:date="2012-12-16T16:58:00Z">
          <w:pPr/>
        </w:pPrChange>
      </w:pPr>
    </w:p>
    <w:p w14:paraId="0EB2DAD1" w14:textId="77777777" w:rsidR="005E5CD3" w:rsidRPr="0049233F" w:rsidRDefault="005E5CD3">
      <w:pPr>
        <w:pStyle w:val="Canhgiua"/>
        <w:rPr>
          <w:lang w:val="fr-FR"/>
          <w:rPrChange w:id="3046" w:author="The Si Tran" w:date="2012-12-05T23:02:00Z">
            <w:rPr>
              <w:sz w:val="28"/>
              <w:szCs w:val="28"/>
              <w:lang w:val="fr-FR"/>
            </w:rPr>
          </w:rPrChange>
        </w:rPr>
        <w:pPrChange w:id="3047" w:author="The Si Tran" w:date="2012-12-16T16:58:00Z">
          <w:pPr/>
        </w:pPrChange>
      </w:pPr>
    </w:p>
    <w:p w14:paraId="7E81300E" w14:textId="085195AA" w:rsidR="005E5CD3" w:rsidRPr="00032D83" w:rsidDel="00B14D71" w:rsidRDefault="005E5CD3">
      <w:pPr>
        <w:pStyle w:val="Hinh"/>
        <w:rPr>
          <w:del w:id="3048" w:author="The Si Tran" w:date="2012-12-14T04:39:00Z"/>
        </w:rPr>
        <w:pPrChange w:id="3049" w:author="The Si Tran" w:date="2012-12-16T16:58:00Z">
          <w:pPr/>
        </w:pPrChange>
      </w:pPr>
      <w:bookmarkStart w:id="3050" w:name="_Toc312142077"/>
      <w:bookmarkStart w:id="3051" w:name="_Toc343029952"/>
      <w:bookmarkStart w:id="3052" w:name="_Toc343837445"/>
      <w:r w:rsidRPr="00BA1F80">
        <w:rPr>
          <w:rPrChange w:id="3053" w:author="The Si Tran" w:date="2012-12-16T16:58:00Z">
            <w:rPr>
              <w:sz w:val="28"/>
              <w:szCs w:val="28"/>
              <w:lang w:val="fr-FR"/>
            </w:rPr>
          </w:rPrChange>
        </w:rPr>
        <w:t xml:space="preserve">Hình </w:t>
      </w:r>
      <w:del w:id="3054" w:author="The Si Tran" w:date="2012-12-11T23:18:00Z">
        <w:r w:rsidRPr="00BA1F80" w:rsidDel="00D9284D">
          <w:rPr>
            <w:rPrChange w:id="3055" w:author="The Si Tran" w:date="2012-12-16T16:58:00Z">
              <w:rPr>
                <w:sz w:val="28"/>
                <w:szCs w:val="28"/>
              </w:rPr>
            </w:rPrChange>
          </w:rPr>
          <w:fldChar w:fldCharType="begin"/>
        </w:r>
        <w:r w:rsidRPr="00BA1F80" w:rsidDel="00D9284D">
          <w:rPr>
            <w:rPrChange w:id="3056" w:author="The Si Tran" w:date="2012-12-16T16:58:00Z">
              <w:rPr>
                <w:sz w:val="28"/>
                <w:szCs w:val="28"/>
                <w:lang w:val="fr-FR"/>
              </w:rPr>
            </w:rPrChange>
          </w:rPr>
          <w:delInstrText xml:space="preserve"> SEQ Hình \* ARABIC </w:delInstrText>
        </w:r>
        <w:r w:rsidRPr="00BA1F80" w:rsidDel="00D9284D">
          <w:rPr>
            <w:rPrChange w:id="3057" w:author="The Si Tran" w:date="2012-12-16T16:58:00Z">
              <w:rPr>
                <w:sz w:val="28"/>
                <w:szCs w:val="28"/>
              </w:rPr>
            </w:rPrChange>
          </w:rPr>
          <w:fldChar w:fldCharType="separate"/>
        </w:r>
        <w:r w:rsidRPr="00BA1F80" w:rsidDel="00D9284D">
          <w:rPr>
            <w:rPrChange w:id="3058" w:author="The Si Tran" w:date="2012-12-16T16:58:00Z">
              <w:rPr>
                <w:noProof/>
                <w:sz w:val="28"/>
                <w:szCs w:val="28"/>
                <w:lang w:val="fr-FR"/>
              </w:rPr>
            </w:rPrChange>
          </w:rPr>
          <w:delText>3</w:delText>
        </w:r>
        <w:r w:rsidRPr="00BA1F80" w:rsidDel="00D9284D">
          <w:rPr>
            <w:rPrChange w:id="3059" w:author="The Si Tran" w:date="2012-12-16T16:58:00Z">
              <w:rPr>
                <w:sz w:val="28"/>
                <w:szCs w:val="28"/>
              </w:rPr>
            </w:rPrChange>
          </w:rPr>
          <w:fldChar w:fldCharType="end"/>
        </w:r>
        <w:r w:rsidRPr="00BA1F80" w:rsidDel="00D9284D">
          <w:rPr>
            <w:rPrChange w:id="3060" w:author="The Si Tran" w:date="2012-12-16T16:58:00Z">
              <w:rPr>
                <w:sz w:val="28"/>
                <w:szCs w:val="28"/>
                <w:lang w:val="fr-FR"/>
              </w:rPr>
            </w:rPrChange>
          </w:rPr>
          <w:delText xml:space="preserve"> </w:delText>
        </w:r>
      </w:del>
      <w:ins w:id="3061" w:author="The Si Tran" w:date="2012-12-11T23:18:00Z">
        <w:r w:rsidR="00D9284D" w:rsidRPr="00032D83">
          <w:t>2.</w:t>
        </w:r>
      </w:ins>
      <w:r w:rsidR="00757B81">
        <w:t>4</w:t>
      </w:r>
      <w:ins w:id="3062" w:author="The Si Tran" w:date="2012-12-11T23:18:00Z">
        <w:r w:rsidR="007F6AD1" w:rsidRPr="006D6C8D">
          <w:t>:</w:t>
        </w:r>
        <w:r w:rsidR="00D9284D" w:rsidRPr="00BA1F80">
          <w:rPr>
            <w:rPrChange w:id="3063" w:author="The Si Tran" w:date="2012-12-16T16:58:00Z">
              <w:rPr>
                <w:sz w:val="28"/>
                <w:szCs w:val="28"/>
                <w:lang w:val="fr-FR"/>
              </w:rPr>
            </w:rPrChange>
          </w:rPr>
          <w:t xml:space="preserve"> </w:t>
        </w:r>
      </w:ins>
      <w:r w:rsidRPr="00BA1F80">
        <w:rPr>
          <w:rPrChange w:id="3064" w:author="The Si Tran" w:date="2012-12-16T16:58:00Z">
            <w:rPr>
              <w:sz w:val="28"/>
              <w:szCs w:val="28"/>
              <w:lang w:val="fr-FR"/>
            </w:rPr>
          </w:rPrChange>
        </w:rPr>
        <w:t>Độ tăng nhiệt độ trung bình hàng năm từ 1856 đến 2005</w:t>
      </w:r>
      <w:bookmarkEnd w:id="3050"/>
      <w:bookmarkEnd w:id="3051"/>
      <w:bookmarkEnd w:id="3052"/>
    </w:p>
    <w:p w14:paraId="31148E76" w14:textId="77777777" w:rsidR="005E5CD3" w:rsidRPr="0049233F" w:rsidDel="00B14D71" w:rsidRDefault="005E5CD3">
      <w:pPr>
        <w:pStyle w:val="Hinh"/>
        <w:rPr>
          <w:del w:id="3065" w:author="The Si Tran" w:date="2012-12-14T04:39:00Z"/>
          <w:lang w:val="fr-FR"/>
          <w:rPrChange w:id="3066" w:author="The Si Tran" w:date="2012-12-05T23:02:00Z">
            <w:rPr>
              <w:del w:id="3067" w:author="The Si Tran" w:date="2012-12-14T04:39:00Z"/>
              <w:sz w:val="28"/>
              <w:szCs w:val="28"/>
              <w:lang w:val="fr-FR"/>
            </w:rPr>
          </w:rPrChange>
        </w:rPr>
        <w:pPrChange w:id="3068" w:author="The Si Tran" w:date="2012-12-16T10:10:00Z">
          <w:pPr/>
        </w:pPrChange>
      </w:pPr>
    </w:p>
    <w:p w14:paraId="7CAA14BD" w14:textId="77777777" w:rsidR="005E5CD3" w:rsidRPr="0049233F" w:rsidRDefault="005E5CD3">
      <w:pPr>
        <w:pStyle w:val="Hinh"/>
        <w:rPr>
          <w:lang w:val="fr-FR"/>
          <w:rPrChange w:id="3069" w:author="The Si Tran" w:date="2012-12-05T23:02:00Z">
            <w:rPr>
              <w:sz w:val="28"/>
              <w:szCs w:val="28"/>
              <w:lang w:val="fr-FR"/>
            </w:rPr>
          </w:rPrChange>
        </w:rPr>
        <w:pPrChange w:id="3070" w:author="The Si Tran" w:date="2012-12-16T10:10:00Z">
          <w:pPr/>
        </w:pPrChange>
      </w:pPr>
    </w:p>
    <w:p w14:paraId="23EA88A1" w14:textId="77777777" w:rsidR="005E5CD3" w:rsidRPr="0049233F" w:rsidRDefault="005E5CD3">
      <w:pPr>
        <w:pStyle w:val="Canhgiua"/>
        <w:rPr>
          <w:lang w:val="fr-FR"/>
          <w:rPrChange w:id="3071" w:author="The Si Tran" w:date="2012-12-05T23:02:00Z">
            <w:rPr>
              <w:sz w:val="28"/>
              <w:szCs w:val="28"/>
              <w:lang w:val="fr-FR"/>
            </w:rPr>
          </w:rPrChange>
        </w:rPr>
        <w:pPrChange w:id="3072" w:author="The Si Tran" w:date="2012-12-16T10:43:00Z">
          <w:pPr/>
        </w:pPrChange>
      </w:pPr>
      <w:r w:rsidRPr="0049233F">
        <w:rPr>
          <w:noProof/>
          <w:rPrChange w:id="3073" w:author="Unknown">
            <w:rPr>
              <w:b/>
              <w:bCs/>
              <w:noProof/>
              <w:sz w:val="28"/>
              <w:szCs w:val="28"/>
            </w:rPr>
          </w:rPrChange>
        </w:rPr>
        <w:lastRenderedPageBreak/>
        <w:drawing>
          <wp:inline distT="0" distB="0" distL="0" distR="0" wp14:anchorId="1089E5D1" wp14:editId="06D43339">
            <wp:extent cx="3586081" cy="2451736"/>
            <wp:effectExtent l="19050" t="19050" r="146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9049" cy="2474276"/>
                    </a:xfrm>
                    <a:prstGeom prst="rect">
                      <a:avLst/>
                    </a:prstGeom>
                    <a:noFill/>
                    <a:ln w="6350">
                      <a:solidFill>
                        <a:schemeClr val="tx1">
                          <a:lumMod val="50000"/>
                          <a:lumOff val="50000"/>
                        </a:schemeClr>
                      </a:solidFill>
                    </a:ln>
                  </pic:spPr>
                </pic:pic>
              </a:graphicData>
            </a:graphic>
          </wp:inline>
        </w:drawing>
      </w:r>
    </w:p>
    <w:p w14:paraId="7788469A" w14:textId="107D67CD" w:rsidR="005E5CD3" w:rsidDel="00CF6224" w:rsidRDefault="005E5CD3">
      <w:pPr>
        <w:pStyle w:val="Hinh"/>
        <w:rPr>
          <w:del w:id="3074" w:author="The Si Tran" w:date="2012-12-11T23:21:00Z"/>
          <w:lang w:val="fr-FR"/>
        </w:rPr>
        <w:pPrChange w:id="3075" w:author="The Si Tran" w:date="2012-12-16T10:10:00Z">
          <w:pPr/>
        </w:pPrChange>
      </w:pPr>
      <w:bookmarkStart w:id="3076" w:name="_Toc312142078"/>
      <w:bookmarkStart w:id="3077" w:name="_Toc343029953"/>
      <w:bookmarkStart w:id="3078" w:name="_Toc343837446"/>
      <w:r w:rsidRPr="0049233F">
        <w:rPr>
          <w:lang w:val="fr-FR"/>
          <w:rPrChange w:id="3079" w:author="The Si Tran" w:date="2012-12-05T23:02:00Z">
            <w:rPr>
              <w:sz w:val="28"/>
              <w:szCs w:val="28"/>
              <w:lang w:val="fr-FR"/>
            </w:rPr>
          </w:rPrChange>
        </w:rPr>
        <w:t xml:space="preserve">Hình </w:t>
      </w:r>
      <w:del w:id="3080" w:author="The Si Tran" w:date="2012-12-11T23:21:00Z">
        <w:r w:rsidRPr="0049233F" w:rsidDel="00F9196F">
          <w:rPr>
            <w:rPrChange w:id="3081" w:author="The Si Tran" w:date="2012-12-05T23:02:00Z">
              <w:rPr>
                <w:sz w:val="28"/>
                <w:szCs w:val="28"/>
              </w:rPr>
            </w:rPrChange>
          </w:rPr>
          <w:fldChar w:fldCharType="begin"/>
        </w:r>
        <w:r w:rsidRPr="0049233F" w:rsidDel="00F9196F">
          <w:rPr>
            <w:lang w:val="fr-FR"/>
            <w:rPrChange w:id="3082" w:author="The Si Tran" w:date="2012-12-05T23:02:00Z">
              <w:rPr>
                <w:sz w:val="28"/>
                <w:szCs w:val="28"/>
                <w:lang w:val="fr-FR"/>
              </w:rPr>
            </w:rPrChange>
          </w:rPr>
          <w:delInstrText xml:space="preserve"> SEQ Hình \* ARABIC </w:delInstrText>
        </w:r>
        <w:r w:rsidRPr="0049233F" w:rsidDel="00F9196F">
          <w:rPr>
            <w:rPrChange w:id="3083" w:author="The Si Tran" w:date="2012-12-05T23:02:00Z">
              <w:rPr>
                <w:sz w:val="28"/>
                <w:szCs w:val="28"/>
              </w:rPr>
            </w:rPrChange>
          </w:rPr>
          <w:fldChar w:fldCharType="separate"/>
        </w:r>
        <w:r w:rsidRPr="0049233F" w:rsidDel="00F9196F">
          <w:rPr>
            <w:noProof/>
            <w:lang w:val="fr-FR"/>
            <w:rPrChange w:id="3084" w:author="The Si Tran" w:date="2012-12-05T23:02:00Z">
              <w:rPr>
                <w:noProof/>
                <w:sz w:val="28"/>
                <w:szCs w:val="28"/>
                <w:lang w:val="fr-FR"/>
              </w:rPr>
            </w:rPrChange>
          </w:rPr>
          <w:delText>4</w:delText>
        </w:r>
        <w:r w:rsidRPr="0049233F" w:rsidDel="00F9196F">
          <w:rPr>
            <w:rPrChange w:id="3085" w:author="The Si Tran" w:date="2012-12-05T23:02:00Z">
              <w:rPr>
                <w:sz w:val="28"/>
                <w:szCs w:val="28"/>
              </w:rPr>
            </w:rPrChange>
          </w:rPr>
          <w:fldChar w:fldCharType="end"/>
        </w:r>
        <w:r w:rsidRPr="0049233F" w:rsidDel="00F9196F">
          <w:rPr>
            <w:lang w:val="fr-FR"/>
            <w:rPrChange w:id="3086" w:author="The Si Tran" w:date="2012-12-05T23:02:00Z">
              <w:rPr>
                <w:sz w:val="28"/>
                <w:szCs w:val="28"/>
                <w:lang w:val="fr-FR"/>
              </w:rPr>
            </w:rPrChange>
          </w:rPr>
          <w:delText xml:space="preserve"> </w:delText>
        </w:r>
      </w:del>
      <w:ins w:id="3087" w:author="The Si Tran" w:date="2012-12-11T23:21:00Z">
        <w:r w:rsidR="00F9196F">
          <w:t>2.</w:t>
        </w:r>
      </w:ins>
      <w:r w:rsidR="00757B81">
        <w:t>5</w:t>
      </w:r>
      <w:ins w:id="3088" w:author="The Si Tran" w:date="2012-12-11T23:21:00Z">
        <w:r w:rsidR="007F6AD1">
          <w:t>:</w:t>
        </w:r>
        <w:r w:rsidR="00F9196F" w:rsidRPr="0049233F">
          <w:rPr>
            <w:lang w:val="fr-FR"/>
            <w:rPrChange w:id="3089" w:author="The Si Tran" w:date="2012-12-05T23:02:00Z">
              <w:rPr>
                <w:sz w:val="28"/>
                <w:szCs w:val="28"/>
                <w:lang w:val="fr-FR"/>
              </w:rPr>
            </w:rPrChange>
          </w:rPr>
          <w:t xml:space="preserve"> </w:t>
        </w:r>
      </w:ins>
      <w:r w:rsidRPr="00444FC1">
        <w:rPr>
          <w:lang w:val="fr-FR"/>
          <w:rPrChange w:id="3090" w:author="The Si Tran" w:date="2012-12-14T07:28:00Z">
            <w:rPr>
              <w:sz w:val="28"/>
              <w:szCs w:val="28"/>
              <w:lang w:val="fr-FR"/>
            </w:rPr>
          </w:rPrChange>
        </w:rPr>
        <w:t>Hàm tự tương quan của chuỗi tăng nhiệt độ trung bình hàng năm từ 1856 đến 2005</w:t>
      </w:r>
      <w:bookmarkEnd w:id="3078"/>
      <w:del w:id="3091" w:author="The Si Tran" w:date="2012-12-11T23:21:00Z">
        <w:r w:rsidRPr="00F9196F" w:rsidDel="00CF6224">
          <w:rPr>
            <w:lang w:val="fr-FR"/>
            <w:rPrChange w:id="3092" w:author="The Si Tran" w:date="2012-12-11T23:20:00Z">
              <w:rPr>
                <w:sz w:val="28"/>
                <w:szCs w:val="28"/>
                <w:lang w:val="fr-FR"/>
              </w:rPr>
            </w:rPrChange>
          </w:rPr>
          <w:delText>.</w:delText>
        </w:r>
        <w:bookmarkEnd w:id="3076"/>
        <w:bookmarkEnd w:id="3077"/>
      </w:del>
    </w:p>
    <w:p w14:paraId="4209720A" w14:textId="77777777" w:rsidR="00CF6224" w:rsidRPr="0049233F" w:rsidRDefault="00CF6224">
      <w:pPr>
        <w:pStyle w:val="Hinh"/>
        <w:rPr>
          <w:ins w:id="3093" w:author="The Si Tran" w:date="2012-12-11T23:21:00Z"/>
          <w:lang w:val="fr-FR"/>
          <w:rPrChange w:id="3094" w:author="The Si Tran" w:date="2012-12-05T23:02:00Z">
            <w:rPr>
              <w:ins w:id="3095" w:author="The Si Tran" w:date="2012-12-11T23:21:00Z"/>
              <w:sz w:val="28"/>
              <w:szCs w:val="28"/>
              <w:lang w:val="fr-FR"/>
            </w:rPr>
          </w:rPrChange>
        </w:rPr>
        <w:pPrChange w:id="3096" w:author="The Si Tran" w:date="2012-12-16T10:10:00Z">
          <w:pPr>
            <w:pStyle w:val="Caption"/>
            <w:ind w:firstLine="540"/>
          </w:pPr>
        </w:pPrChange>
      </w:pPr>
    </w:p>
    <w:p w14:paraId="7F68B947" w14:textId="77777777" w:rsidR="005E5CD3" w:rsidRPr="0049233F" w:rsidDel="00B14D71" w:rsidRDefault="005E5CD3">
      <w:pPr>
        <w:pStyle w:val="Hinh"/>
        <w:rPr>
          <w:del w:id="3097" w:author="The Si Tran" w:date="2012-12-14T04:39:00Z"/>
          <w:b/>
          <w:lang w:val="fr-FR"/>
          <w:rPrChange w:id="3098" w:author="The Si Tran" w:date="2012-12-05T23:02:00Z">
            <w:rPr>
              <w:del w:id="3099" w:author="The Si Tran" w:date="2012-12-14T04:39:00Z"/>
              <w:sz w:val="28"/>
              <w:szCs w:val="28"/>
              <w:lang w:val="fr-FR"/>
            </w:rPr>
          </w:rPrChange>
        </w:rPr>
        <w:pPrChange w:id="3100" w:author="The Si Tran" w:date="2012-12-11T23:21:00Z">
          <w:pPr/>
        </w:pPrChange>
      </w:pPr>
    </w:p>
    <w:p w14:paraId="6F98DC37" w14:textId="77777777" w:rsidR="000E05CE" w:rsidDel="00444FC1" w:rsidRDefault="000E05CE">
      <w:pPr>
        <w:rPr>
          <w:del w:id="3101" w:author="The Si Tran" w:date="2012-12-14T07:29:00Z"/>
          <w:szCs w:val="26"/>
          <w:lang w:val="fr-FR"/>
        </w:rPr>
        <w:pPrChange w:id="3102" w:author="The Si Tran" w:date="2012-12-14T07:29:00Z">
          <w:pPr>
            <w:ind w:firstLine="720"/>
          </w:pPr>
        </w:pPrChange>
      </w:pPr>
      <w:del w:id="3103" w:author="The Si Tran" w:date="2012-12-14T07:29:00Z">
        <w:r w:rsidRPr="0049233F" w:rsidDel="00444FC1">
          <w:rPr>
            <w:lang w:val="fr-FR"/>
            <w:rPrChange w:id="3104" w:author="The Si Tran" w:date="2012-12-05T23:02:00Z">
              <w:rPr>
                <w:sz w:val="28"/>
                <w:szCs w:val="28"/>
                <w:lang w:val="fr-FR"/>
              </w:rPr>
            </w:rPrChange>
          </w:rPr>
          <w:tab/>
        </w:r>
      </w:del>
      <w:r w:rsidRPr="0049233F">
        <w:rPr>
          <w:lang w:val="fr-FR"/>
          <w:rPrChange w:id="3105" w:author="The Si Tran" w:date="2012-12-05T23:02:00Z">
            <w:rPr>
              <w:sz w:val="28"/>
              <w:szCs w:val="28"/>
              <w:lang w:val="fr-FR"/>
            </w:rPr>
          </w:rPrChange>
        </w:rPr>
        <w:t>Chuỗi thời gian tĩnh (stationary time series) là chuỗi thời gian có trung bình và phương sai độc lập với thời gian</w:t>
      </w:r>
      <w:del w:id="3106" w:author="The Si Tran" w:date="2012-12-16T21:05:00Z">
        <w:r w:rsidRPr="0049233F" w:rsidDel="006D7A41">
          <w:rPr>
            <w:lang w:val="fr-FR"/>
            <w:rPrChange w:id="3107" w:author="The Si Tran" w:date="2012-12-05T23:02:00Z">
              <w:rPr>
                <w:sz w:val="28"/>
                <w:szCs w:val="28"/>
                <w:lang w:val="fr-FR"/>
              </w:rPr>
            </w:rPrChange>
          </w:rPr>
          <w:delText xml:space="preserve"> </w:delText>
        </w:r>
      </w:del>
      <w:r w:rsidRPr="0049233F">
        <w:rPr>
          <w:lang w:val="fr-FR"/>
          <w:rPrChange w:id="3108" w:author="The Si Tran" w:date="2012-12-05T23:02:00Z">
            <w:rPr>
              <w:sz w:val="28"/>
              <w:szCs w:val="28"/>
              <w:lang w:val="fr-FR"/>
            </w:rPr>
          </w:rPrChange>
        </w:rPr>
        <w:fldChar w:fldCharType="begin"/>
      </w:r>
      <w:r w:rsidRPr="0049233F">
        <w:rPr>
          <w:lang w:val="fr-FR"/>
          <w:rPrChange w:id="3109"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r w:rsidRPr="0049233F">
        <w:rPr>
          <w:lang w:val="fr-FR"/>
          <w:rPrChange w:id="3110" w:author="The Si Tran" w:date="2012-12-05T23:02:00Z">
            <w:rPr>
              <w:sz w:val="28"/>
              <w:szCs w:val="28"/>
              <w:lang w:val="fr-FR"/>
            </w:rPr>
          </w:rPrChange>
        </w:rPr>
        <w:fldChar w:fldCharType="end"/>
      </w:r>
      <w:r w:rsidRPr="0049233F">
        <w:rPr>
          <w:lang w:val="fr-FR"/>
          <w:rPrChange w:id="3111" w:author="The Si Tran" w:date="2012-12-05T23:02:00Z">
            <w:rPr>
              <w:sz w:val="28"/>
              <w:szCs w:val="28"/>
              <w:lang w:val="fr-FR"/>
            </w:rPr>
          </w:rPrChange>
        </w:rPr>
        <w:t xml:space="preserve">. Có nghĩa rằng, </w:t>
      </w:r>
      <w:del w:id="3112" w:author="The Si Tran" w:date="2012-12-14T07:29:00Z">
        <w:r w:rsidRPr="0049233F" w:rsidDel="00444FC1">
          <w:rPr>
            <w:lang w:val="fr-FR"/>
            <w:rPrChange w:id="3113" w:author="The Si Tran" w:date="2012-12-05T23:02:00Z">
              <w:rPr>
                <w:sz w:val="28"/>
                <w:szCs w:val="28"/>
                <w:lang w:val="fr-FR"/>
              </w:rPr>
            </w:rPrChange>
          </w:rPr>
          <w:delText xml:space="preserve"> </w:delText>
        </w:r>
      </w:del>
      <w:r w:rsidRPr="0049233F">
        <w:rPr>
          <w:lang w:val="fr-FR"/>
          <w:rPrChange w:id="3114"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3115" w:author="The Si Tran" w:date="2012-12-14T07:29:00Z"/>
          <w:lang w:val="fr-FR"/>
          <w:rPrChange w:id="3116" w:author="The Si Tran" w:date="2012-12-05T23:02:00Z">
            <w:rPr>
              <w:ins w:id="3117" w:author="The Si Tran" w:date="2012-12-14T07:29:00Z"/>
              <w:sz w:val="28"/>
              <w:szCs w:val="28"/>
              <w:lang w:val="fr-FR"/>
            </w:rPr>
          </w:rPrChange>
        </w:rPr>
      </w:pPr>
    </w:p>
    <w:p w14:paraId="56451AE5" w14:textId="77777777" w:rsidR="00024E93" w:rsidRPr="0049233F" w:rsidRDefault="00024E93">
      <w:pPr>
        <w:rPr>
          <w:szCs w:val="26"/>
          <w:lang w:val="fr-FR"/>
          <w:rPrChange w:id="3118" w:author="The Si Tran" w:date="2012-12-05T23:02:00Z">
            <w:rPr>
              <w:sz w:val="28"/>
              <w:szCs w:val="28"/>
              <w:lang w:val="fr-FR"/>
            </w:rPr>
          </w:rPrChange>
        </w:rPr>
        <w:pPrChange w:id="3119" w:author="The Si Tran" w:date="2012-12-14T07:29:00Z">
          <w:pPr>
            <w:ind w:firstLine="720"/>
          </w:pPr>
        </w:pPrChange>
      </w:pPr>
      <w:r w:rsidRPr="0049233F">
        <w:rPr>
          <w:szCs w:val="26"/>
          <w:lang w:val="fr-FR"/>
          <w:rPrChange w:id="3120"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225DCFB0" w:rsidR="00024E93" w:rsidRPr="0049233F" w:rsidRDefault="00024E93" w:rsidP="00024E93">
      <w:pPr>
        <w:rPr>
          <w:szCs w:val="26"/>
          <w:lang w:val="fr-FR"/>
          <w:rPrChange w:id="3121" w:author="The Si Tran" w:date="2012-12-05T23:02:00Z">
            <w:rPr>
              <w:sz w:val="28"/>
              <w:szCs w:val="28"/>
              <w:lang w:val="fr-FR"/>
            </w:rPr>
          </w:rPrChange>
        </w:rPr>
      </w:pPr>
      <w:r w:rsidRPr="0049233F">
        <w:rPr>
          <w:b/>
          <w:szCs w:val="26"/>
          <w:lang w:val="fr-FR"/>
          <w:rPrChange w:id="3122" w:author="The Si Tran" w:date="2012-12-05T23:02:00Z">
            <w:rPr>
              <w:b/>
              <w:sz w:val="28"/>
              <w:szCs w:val="28"/>
              <w:lang w:val="fr-FR"/>
            </w:rPr>
          </w:rPrChange>
        </w:rPr>
        <w:t xml:space="preserve">Định </w:t>
      </w:r>
      <w:ins w:id="3123" w:author="The Si Tran" w:date="2012-12-16T21:05:00Z">
        <w:r w:rsidR="006D7A41">
          <w:rPr>
            <w:b/>
            <w:szCs w:val="26"/>
            <w:lang w:val="fr-FR"/>
          </w:rPr>
          <w:t>n</w:t>
        </w:r>
      </w:ins>
      <w:del w:id="3124" w:author="The Si Tran" w:date="2012-12-16T21:05:00Z">
        <w:r w:rsidRPr="0049233F" w:rsidDel="006D7A41">
          <w:rPr>
            <w:b/>
            <w:szCs w:val="26"/>
            <w:lang w:val="fr-FR"/>
            <w:rPrChange w:id="3125" w:author="The Si Tran" w:date="2012-12-05T23:02:00Z">
              <w:rPr>
                <w:b/>
                <w:sz w:val="28"/>
                <w:szCs w:val="28"/>
                <w:lang w:val="fr-FR"/>
              </w:rPr>
            </w:rPrChange>
          </w:rPr>
          <w:delText>N</w:delText>
        </w:r>
      </w:del>
      <w:r w:rsidRPr="0049233F">
        <w:rPr>
          <w:b/>
          <w:szCs w:val="26"/>
          <w:lang w:val="fr-FR"/>
          <w:rPrChange w:id="3126" w:author="The Si Tran" w:date="2012-12-05T23:02:00Z">
            <w:rPr>
              <w:b/>
              <w:sz w:val="28"/>
              <w:szCs w:val="28"/>
              <w:lang w:val="fr-FR"/>
            </w:rPr>
          </w:rPrChange>
        </w:rPr>
        <w:t>ghĩa :</w:t>
      </w:r>
      <w:r w:rsidRPr="0049233F">
        <w:rPr>
          <w:szCs w:val="26"/>
          <w:lang w:val="fr-FR"/>
          <w:rPrChange w:id="3127" w:author="The Si Tran" w:date="2012-12-05T23:02:00Z">
            <w:rPr>
              <w:sz w:val="28"/>
              <w:szCs w:val="28"/>
              <w:lang w:val="fr-FR"/>
            </w:rPr>
          </w:rPrChange>
        </w:rPr>
        <w:t xml:space="preserve"> Một chuỗi thời gian </w:t>
      </w:r>
      <m:oMath>
        <m:d>
          <m:dPr>
            <m:begChr m:val="{"/>
            <m:endChr m:val="}"/>
            <m:ctrlPr>
              <w:ins w:id="3128" w:author="The Si Tran" w:date="2012-12-05T23:48:00Z">
                <w:rPr>
                  <w:rFonts w:ascii="Cambria Math" w:hAnsi="Cambria Math"/>
                  <w:i/>
                  <w:szCs w:val="26"/>
                  <w:lang w:val="fr-FR"/>
                </w:rPr>
              </w:ins>
            </m:ctrlPr>
          </m:dPr>
          <m:e>
            <m:sSub>
              <m:sSubPr>
                <m:ctrlPr>
                  <w:ins w:id="3129" w:author="The Si Tran" w:date="2012-12-05T23:48:00Z">
                    <w:rPr>
                      <w:rFonts w:ascii="Cambria Math" w:hAnsi="Cambria Math"/>
                      <w:i/>
                      <w:szCs w:val="26"/>
                      <w:lang w:val="fr-FR"/>
                    </w:rPr>
                  </w:ins>
                </m:ctrlPr>
              </m:sSubPr>
              <m:e>
                <w:ins w:id="3130" w:author="The Si Tran" w:date="2012-12-05T23:48:00Z">
                  <m:r>
                    <w:rPr>
                      <w:rFonts w:ascii="Cambria Math" w:hAnsi="Cambria Math"/>
                      <w:szCs w:val="26"/>
                      <w:lang w:val="fr-FR"/>
                    </w:rPr>
                    <m:t>X</m:t>
                  </m:r>
                </w:ins>
              </m:e>
              <m:sub>
                <w:ins w:id="3131" w:author="The Si Tran" w:date="2012-12-05T23:48:00Z">
                  <m:r>
                    <w:rPr>
                      <w:rFonts w:ascii="Cambria Math" w:hAnsi="Cambria Math"/>
                      <w:szCs w:val="26"/>
                      <w:lang w:val="fr-FR"/>
                    </w:rPr>
                    <m:t>t</m:t>
                  </m:r>
                </w:ins>
              </m:sub>
            </m:sSub>
          </m:e>
        </m:d>
      </m:oMath>
      <w:del w:id="3132" w:author="The Si Tran" w:date="2012-12-05T23:48:00Z">
        <w:r w:rsidRPr="0049233F" w:rsidDel="005B11DB">
          <w:rPr>
            <w:szCs w:val="26"/>
            <w:lang w:val="fr-FR"/>
            <w:rPrChange w:id="3133" w:author="The Si Tran" w:date="2012-12-05T23:02:00Z">
              <w:rPr>
                <w:sz w:val="28"/>
                <w:szCs w:val="28"/>
                <w:lang w:val="fr-FR"/>
              </w:rPr>
            </w:rPrChange>
          </w:rPr>
          <w:delText>{X</w:delText>
        </w:r>
        <w:r w:rsidRPr="0049233F" w:rsidDel="005B11DB">
          <w:rPr>
            <w:szCs w:val="26"/>
            <w:vertAlign w:val="subscript"/>
            <w:lang w:val="fr-FR"/>
            <w:rPrChange w:id="3134" w:author="The Si Tran" w:date="2012-12-05T23:02:00Z">
              <w:rPr>
                <w:sz w:val="28"/>
                <w:szCs w:val="28"/>
                <w:vertAlign w:val="subscript"/>
                <w:lang w:val="fr-FR"/>
              </w:rPr>
            </w:rPrChange>
          </w:rPr>
          <w:delText>t</w:delText>
        </w:r>
        <w:r w:rsidRPr="0049233F" w:rsidDel="005B11DB">
          <w:rPr>
            <w:szCs w:val="26"/>
            <w:lang w:val="fr-FR"/>
            <w:rPrChange w:id="3135" w:author="The Si Tran" w:date="2012-12-05T23:02:00Z">
              <w:rPr>
                <w:sz w:val="28"/>
                <w:szCs w:val="28"/>
                <w:lang w:val="fr-FR"/>
              </w:rPr>
            </w:rPrChange>
          </w:rPr>
          <w:delText>}</w:delText>
        </w:r>
      </w:del>
      <w:r w:rsidRPr="0049233F">
        <w:rPr>
          <w:szCs w:val="26"/>
          <w:lang w:val="fr-FR"/>
          <w:rPrChange w:id="3136" w:author="The Si Tran" w:date="2012-12-05T23:02:00Z">
            <w:rPr>
              <w:sz w:val="28"/>
              <w:szCs w:val="28"/>
              <w:lang w:val="fr-FR"/>
            </w:rPr>
          </w:rPrChange>
        </w:rPr>
        <w:t xml:space="preserve"> có tính chất tĩnh hay gọi là chuỗi thời gian tĩnh nếu nó thỏa mãn hai tính chất sau</w:t>
      </w:r>
      <w:ins w:id="3137" w:author="The Si Tran" w:date="2012-12-16T21:05:00Z">
        <w:r w:rsidR="006D7A41">
          <w:rPr>
            <w:szCs w:val="26"/>
            <w:lang w:val="fr-FR"/>
          </w:rPr>
          <w:t>:</w:t>
        </w:r>
      </w:ins>
      <w:del w:id="3138" w:author="The Si Tran" w:date="2012-12-16T21:05:00Z">
        <w:r w:rsidRPr="0049233F" w:rsidDel="006D7A41">
          <w:rPr>
            <w:szCs w:val="26"/>
            <w:lang w:val="fr-FR"/>
            <w:rPrChange w:id="3139" w:author="The Si Tran" w:date="2012-12-05T23:02:00Z">
              <w:rPr>
                <w:sz w:val="28"/>
                <w:szCs w:val="28"/>
                <w:lang w:val="fr-FR"/>
              </w:rPr>
            </w:rPrChange>
          </w:rPr>
          <w:delText> </w:delText>
        </w:r>
      </w:del>
    </w:p>
    <w:p w14:paraId="263EDCF4" w14:textId="77777777" w:rsidR="00024E93" w:rsidRPr="0049233F" w:rsidRDefault="00024E93" w:rsidP="00024E93">
      <w:pPr>
        <w:rPr>
          <w:szCs w:val="26"/>
          <w:lang w:val="fr-FR"/>
          <w:rPrChange w:id="3140" w:author="The Si Tran" w:date="2012-12-05T23:02:00Z">
            <w:rPr>
              <w:sz w:val="28"/>
              <w:szCs w:val="28"/>
              <w:lang w:val="fr-FR"/>
            </w:rPr>
          </w:rPrChange>
        </w:rPr>
      </w:pPr>
      <w:r w:rsidRPr="0049233F">
        <w:rPr>
          <w:szCs w:val="26"/>
          <w:lang w:val="fr-FR"/>
          <w:rPrChange w:id="3141" w:author="The Si Tran" w:date="2012-12-05T23:02:00Z">
            <w:rPr>
              <w:sz w:val="28"/>
              <w:szCs w:val="28"/>
              <w:lang w:val="fr-FR"/>
            </w:rPr>
          </w:rPrChange>
        </w:rPr>
        <w:t xml:space="preserve">         (1) </w:t>
      </w:r>
      <w:ins w:id="3142"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3143" w:author="The Si Tran" w:date="2012-12-05T23:49:00Z">
        <m:oMath>
          <m:r>
            <w:rPr>
              <w:rFonts w:ascii="Cambria Math" w:hAnsi="Cambria Math"/>
              <w:szCs w:val="26"/>
              <w:lang w:val="fr-FR"/>
            </w:rPr>
            <m:t>=μ ∀t</m:t>
          </m:r>
        </m:oMath>
      </w:ins>
      <w:r w:rsidRPr="0049233F">
        <w:rPr>
          <w:szCs w:val="26"/>
          <w:lang w:val="fr-FR"/>
          <w:rPrChange w:id="3144" w:author="The Si Tran" w:date="2012-12-05T23:02:00Z">
            <w:rPr>
              <w:sz w:val="28"/>
              <w:szCs w:val="28"/>
              <w:lang w:val="fr-FR"/>
            </w:rPr>
          </w:rPrChange>
        </w:rPr>
        <w:t xml:space="preserve"> </w:t>
      </w:r>
      <w:del w:id="3145" w:author="The Si Tran" w:date="2012-12-05T23:49:00Z">
        <w:r w:rsidRPr="00082976" w:rsidDel="00CB56EB">
          <w:rPr>
            <w:position w:val="-12"/>
            <w:szCs w:val="26"/>
            <w:lang w:val="fr-FR"/>
          </w:rPr>
          <w:object w:dxaOrig="1400" w:dyaOrig="360" w14:anchorId="29CEAC57">
            <v:shape id="_x0000_i1038" type="#_x0000_t75" style="width:90pt;height:24.75pt" o:ole="">
              <v:imagedata r:id="rId42" o:title=""/>
            </v:shape>
            <o:OLEObject Type="Embed" ProgID="Equation.DSMT4" ShapeID="_x0000_i1038" DrawAspect="Content" ObjectID="_1417583460" r:id="rId43"/>
          </w:object>
        </w:r>
      </w:del>
    </w:p>
    <w:p w14:paraId="54AF470B" w14:textId="77777777" w:rsidR="00024E93" w:rsidRPr="0049233F" w:rsidRDefault="00024E93" w:rsidP="00024E93">
      <w:pPr>
        <w:rPr>
          <w:szCs w:val="26"/>
          <w:lang w:val="fr-FR"/>
          <w:rPrChange w:id="3146" w:author="The Si Tran" w:date="2012-12-05T23:02:00Z">
            <w:rPr>
              <w:sz w:val="28"/>
              <w:szCs w:val="28"/>
              <w:lang w:val="fr-FR"/>
            </w:rPr>
          </w:rPrChange>
        </w:rPr>
      </w:pPr>
      <w:r w:rsidRPr="0049233F">
        <w:rPr>
          <w:szCs w:val="26"/>
          <w:lang w:val="fr-FR"/>
          <w:rPrChange w:id="3147" w:author="The Si Tran" w:date="2012-12-05T23:02:00Z">
            <w:rPr>
              <w:sz w:val="28"/>
              <w:szCs w:val="28"/>
              <w:lang w:val="fr-FR"/>
            </w:rPr>
          </w:rPrChange>
        </w:rPr>
        <w:t xml:space="preserve">         (2)</w:t>
      </w:r>
      <w:del w:id="3148" w:author="The Si Tran" w:date="2012-12-05T23:51:00Z">
        <w:r w:rsidRPr="0049233F" w:rsidDel="00187396">
          <w:rPr>
            <w:szCs w:val="26"/>
            <w:lang w:val="fr-FR"/>
            <w:rPrChange w:id="3149" w:author="The Si Tran" w:date="2012-12-05T23:02:00Z">
              <w:rPr>
                <w:sz w:val="28"/>
                <w:szCs w:val="28"/>
                <w:lang w:val="fr-FR"/>
              </w:rPr>
            </w:rPrChange>
          </w:rPr>
          <w:delText xml:space="preserve"> </w:delText>
        </w:r>
        <w:r w:rsidRPr="0049233F" w:rsidDel="00623920">
          <w:rPr>
            <w:szCs w:val="26"/>
            <w:lang w:val="fr-FR"/>
            <w:rPrChange w:id="3150" w:author="The Si Tran" w:date="2012-12-05T23:02:00Z">
              <w:rPr>
                <w:sz w:val="28"/>
                <w:szCs w:val="28"/>
                <w:lang w:val="fr-FR"/>
              </w:rPr>
            </w:rPrChange>
          </w:rPr>
          <w:delText xml:space="preserve"> </w:delText>
        </w:r>
      </w:del>
      <w:r w:rsidRPr="0049233F">
        <w:rPr>
          <w:szCs w:val="26"/>
          <w:lang w:val="fr-FR"/>
          <w:rPrChange w:id="3151" w:author="The Si Tran" w:date="2012-12-05T23:02:00Z">
            <w:rPr>
              <w:sz w:val="28"/>
              <w:szCs w:val="28"/>
              <w:lang w:val="fr-FR"/>
            </w:rPr>
          </w:rPrChange>
        </w:rPr>
        <w:t xml:space="preserve"> </w:t>
      </w:r>
      <w:ins w:id="3152"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3153" w:author="The Si Tran" w:date="2012-12-05T23:51:00Z">
        <w:r w:rsidRPr="00082976" w:rsidDel="003019D0">
          <w:rPr>
            <w:position w:val="-12"/>
            <w:szCs w:val="26"/>
            <w:lang w:val="fr-FR"/>
          </w:rPr>
          <w:object w:dxaOrig="2200" w:dyaOrig="360" w14:anchorId="78B648E3">
            <v:shape id="_x0000_i1039" type="#_x0000_t75" style="width:168.75pt;height:28.5pt" o:ole="">
              <v:imagedata r:id="rId44" o:title=""/>
            </v:shape>
            <o:OLEObject Type="Embed" ProgID="Equation.DSMT4" ShapeID="_x0000_i1039" DrawAspect="Content" ObjectID="_1417583461" r:id="rId45"/>
          </w:object>
        </w:r>
      </w:del>
      <w:r w:rsidRPr="00B312F5">
        <w:rPr>
          <w:position w:val="-4"/>
          <w:szCs w:val="26"/>
          <w:lang w:val="fr-FR"/>
        </w:rPr>
        <w:object w:dxaOrig="180" w:dyaOrig="279" w14:anchorId="04173104">
          <v:shape id="_x0000_i1040" type="#_x0000_t75" style="width:9pt;height:13.5pt" o:ole="">
            <v:imagedata r:id="rId19" o:title=""/>
          </v:shape>
          <o:OLEObject Type="Embed" ProgID="Equation.DSMT4" ShapeID="_x0000_i1040" DrawAspect="Content" ObjectID="_1417583462" r:id="rId46"/>
        </w:object>
      </w:r>
    </w:p>
    <w:p w14:paraId="634558FF" w14:textId="65831145" w:rsidR="00AC34B6" w:rsidRDefault="00024E93">
      <w:pPr>
        <w:rPr>
          <w:lang w:val="fr-FR"/>
        </w:rPr>
      </w:pPr>
      <w:del w:id="3154" w:author="The Si Tran" w:date="2012-12-16T16:59:00Z">
        <w:r w:rsidRPr="0049233F" w:rsidDel="00C5193F">
          <w:rPr>
            <w:lang w:val="fr-FR"/>
            <w:rPrChange w:id="3155" w:author="The Si Tran" w:date="2012-12-05T23:02:00Z">
              <w:rPr>
                <w:sz w:val="28"/>
                <w:szCs w:val="28"/>
                <w:lang w:val="fr-FR"/>
              </w:rPr>
            </w:rPrChange>
          </w:rPr>
          <w:tab/>
        </w:r>
      </w:del>
      <w:r w:rsidRPr="0049233F">
        <w:rPr>
          <w:lang w:val="fr-FR"/>
          <w:rPrChange w:id="3156" w:author="The Si Tran" w:date="2012-12-05T23:02:00Z">
            <w:rPr>
              <w:sz w:val="28"/>
              <w:szCs w:val="28"/>
              <w:lang w:val="fr-FR"/>
            </w:rPr>
          </w:rPrChange>
        </w:rPr>
        <w:t xml:space="preserve">Ngược lại, một chuỗi thời gian có chứa thành phần </w:t>
      </w:r>
      <w:del w:id="3157" w:author="The Si Tran" w:date="2012-12-16T21:10:00Z">
        <w:r w:rsidRPr="0049233F" w:rsidDel="006D7A41">
          <w:rPr>
            <w:lang w:val="fr-FR"/>
            <w:rPrChange w:id="3158" w:author="The Si Tran" w:date="2012-12-05T23:02:00Z">
              <w:rPr>
                <w:sz w:val="28"/>
                <w:szCs w:val="28"/>
                <w:lang w:val="fr-FR"/>
              </w:rPr>
            </w:rPrChange>
          </w:rPr>
          <w:delText xml:space="preserve">mùa </w:delText>
        </w:r>
      </w:del>
      <w:ins w:id="3159" w:author="The Si Tran" w:date="2012-12-16T21:10:00Z">
        <w:r w:rsidR="006D7A41">
          <w:rPr>
            <w:lang w:val="fr-FR"/>
          </w:rPr>
          <w:t>xu hướng</w:t>
        </w:r>
        <w:r w:rsidR="006D7A41" w:rsidRPr="0049233F">
          <w:rPr>
            <w:lang w:val="fr-FR"/>
            <w:rPrChange w:id="3160" w:author="The Si Tran" w:date="2012-12-05T23:02:00Z">
              <w:rPr>
                <w:sz w:val="28"/>
                <w:szCs w:val="28"/>
                <w:lang w:val="fr-FR"/>
              </w:rPr>
            </w:rPrChange>
          </w:rPr>
          <w:t xml:space="preserve"> </w:t>
        </w:r>
      </w:ins>
      <w:r w:rsidRPr="0049233F">
        <w:rPr>
          <w:lang w:val="fr-FR"/>
          <w:rPrChange w:id="3161" w:author="The Si Tran" w:date="2012-12-05T23:02:00Z">
            <w:rPr>
              <w:sz w:val="28"/>
              <w:szCs w:val="28"/>
              <w:lang w:val="fr-FR"/>
            </w:rPr>
          </w:rPrChange>
        </w:rPr>
        <w:t>là chuỗi thời gian không tĩnh (nonstationary). Hệ số tự tương quan của chuỗi thời gian không tĩnh thường lớn ở vài độ trễ đầu tiên và sau đó giảm dần về 0 ở những độ trễ tiếp theo.</w:t>
      </w:r>
    </w:p>
    <w:p w14:paraId="5BB0E953" w14:textId="3BB58107" w:rsidR="00757B81" w:rsidRPr="0049233F" w:rsidRDefault="00757B81">
      <w:pPr>
        <w:rPr>
          <w:lang w:val="fr-FR"/>
          <w:rPrChange w:id="3162" w:author="The Si Tran" w:date="2012-12-05T23:02:00Z">
            <w:rPr>
              <w:sz w:val="28"/>
              <w:szCs w:val="28"/>
              <w:lang w:val="fr-FR"/>
            </w:rPr>
          </w:rPrChange>
        </w:rPr>
      </w:pPr>
      <w:r>
        <w:rPr>
          <w:lang w:val="fr-FR"/>
        </w:rPr>
        <w:t>Hình 2.6 (a) là đồ thị theo thời gian và hàm tự tương quan của một chuỗi thời gian tĩnh. Qua đồ thị theo thời gian, ta thấy giá trị trung bình của chuỗi thời gian không đổi và thay đổi xung quanh giá trị trung bình. Ngược lại, hình 2.6 (b) là là đồ thị theo thời gian và hàm tự tương quan của một chuỗi thời gian không tĩnh. Ta thấy giá trị trung bình của chuỗi thời gian tăng dần</w:t>
      </w:r>
      <w:r w:rsidR="00B00F91">
        <w:rPr>
          <w:lang w:val="fr-FR"/>
        </w:rPr>
        <w:t xml:space="preserve">, hệ số tự tương quan giảm chậm và bằng 0 ở độ trễ rất lớn. </w:t>
      </w:r>
    </w:p>
    <w:p w14:paraId="76740CF8" w14:textId="77777777" w:rsidR="00AC34B6" w:rsidRPr="0049233F" w:rsidRDefault="00AC34B6">
      <w:pPr>
        <w:pStyle w:val="Canhgiua"/>
        <w:rPr>
          <w:lang w:val="fr-FR"/>
          <w:rPrChange w:id="3163" w:author="The Si Tran" w:date="2012-12-05T23:02:00Z">
            <w:rPr>
              <w:sz w:val="28"/>
              <w:szCs w:val="28"/>
              <w:lang w:val="fr-FR"/>
            </w:rPr>
          </w:rPrChange>
        </w:rPr>
        <w:pPrChange w:id="3164" w:author="The Si Tran" w:date="2012-12-16T10:25:00Z">
          <w:pPr/>
        </w:pPrChange>
      </w:pPr>
      <w:r w:rsidRPr="0049233F">
        <w:rPr>
          <w:noProof/>
          <w:rPrChange w:id="3165" w:author="Unknown">
            <w:rPr>
              <w:noProof/>
              <w:sz w:val="28"/>
              <w:szCs w:val="28"/>
            </w:rPr>
          </w:rPrChange>
        </w:rPr>
        <w:lastRenderedPageBreak/>
        <w:drawing>
          <wp:inline distT="0" distB="0" distL="0" distR="0" wp14:anchorId="08C0265F" wp14:editId="15BDD24C">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3166" w:author="The Si Tran" w:date="2012-12-05T23:02:00Z">
            <w:rPr>
              <w:sz w:val="28"/>
              <w:szCs w:val="28"/>
              <w:lang w:val="fr-FR"/>
            </w:rPr>
          </w:rPrChange>
        </w:rPr>
      </w:pPr>
      <w:r w:rsidRPr="0049233F">
        <w:rPr>
          <w:szCs w:val="26"/>
          <w:lang w:val="fr-FR"/>
          <w:rPrChange w:id="3167" w:author="The Si Tran" w:date="2012-12-05T23:02:00Z">
            <w:rPr>
              <w:sz w:val="28"/>
              <w:szCs w:val="28"/>
              <w:lang w:val="fr-FR"/>
            </w:rPr>
          </w:rPrChange>
        </w:rPr>
        <w:t>chuỗi thời gian tĩnh</w:t>
      </w:r>
    </w:p>
    <w:p w14:paraId="0EB81842" w14:textId="77777777" w:rsidR="00AC34B6" w:rsidRPr="0049233F" w:rsidRDefault="00AC34B6">
      <w:pPr>
        <w:pStyle w:val="Canhgiua"/>
        <w:rPr>
          <w:lang w:val="fr-FR"/>
          <w:rPrChange w:id="3168" w:author="The Si Tran" w:date="2012-12-05T23:02:00Z">
            <w:rPr>
              <w:sz w:val="28"/>
              <w:szCs w:val="28"/>
              <w:lang w:val="fr-FR"/>
            </w:rPr>
          </w:rPrChange>
        </w:rPr>
        <w:pPrChange w:id="3169" w:author="The Si Tran" w:date="2012-12-16T10:26:00Z">
          <w:pPr/>
        </w:pPrChange>
      </w:pPr>
      <w:r w:rsidRPr="0049233F">
        <w:rPr>
          <w:lang w:val="fr-FR"/>
          <w:rPrChange w:id="3170" w:author="The Si Tran" w:date="2012-12-05T23:02:00Z">
            <w:rPr>
              <w:sz w:val="28"/>
              <w:szCs w:val="28"/>
              <w:lang w:val="fr-FR"/>
            </w:rPr>
          </w:rPrChange>
        </w:rPr>
        <w:t xml:space="preserve">   </w:t>
      </w:r>
      <w:r w:rsidRPr="0049233F">
        <w:rPr>
          <w:noProof/>
          <w:rPrChange w:id="3171" w:author="Unknown">
            <w:rPr>
              <w:noProof/>
              <w:sz w:val="28"/>
              <w:szCs w:val="28"/>
            </w:rPr>
          </w:rPrChange>
        </w:rPr>
        <w:drawing>
          <wp:inline distT="0" distB="0" distL="0" distR="0" wp14:anchorId="08084898" wp14:editId="2E39771E">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3172" w:author="The Si Tran" w:date="2012-12-05T23:02:00Z">
            <w:rPr>
              <w:sz w:val="28"/>
              <w:szCs w:val="28"/>
              <w:lang w:val="fr-FR"/>
            </w:rPr>
          </w:rPrChange>
        </w:rPr>
      </w:pPr>
      <w:r w:rsidRPr="0049233F">
        <w:rPr>
          <w:szCs w:val="26"/>
          <w:lang w:val="fr-FR"/>
          <w:rPrChange w:id="3173" w:author="The Si Tran" w:date="2012-12-05T23:02:00Z">
            <w:rPr>
              <w:sz w:val="28"/>
              <w:szCs w:val="28"/>
              <w:lang w:val="fr-FR"/>
            </w:rPr>
          </w:rPrChange>
        </w:rPr>
        <w:t>chuỗi thời gian không tĩnh</w:t>
      </w:r>
    </w:p>
    <w:p w14:paraId="2AF79E39" w14:textId="6E8ABE3C" w:rsidR="00AC34B6" w:rsidRPr="0049233F" w:rsidRDefault="00AC34B6">
      <w:pPr>
        <w:pStyle w:val="Hinh"/>
        <w:rPr>
          <w:lang w:val="fr-FR"/>
          <w:rPrChange w:id="3174" w:author="The Si Tran" w:date="2012-12-05T23:02:00Z">
            <w:rPr>
              <w:sz w:val="28"/>
              <w:szCs w:val="28"/>
              <w:lang w:val="fr-FR"/>
            </w:rPr>
          </w:rPrChange>
        </w:rPr>
        <w:pPrChange w:id="3175" w:author="The Si Tran" w:date="2012-12-16T10:10:00Z">
          <w:pPr>
            <w:pStyle w:val="Caption"/>
            <w:ind w:firstLine="540"/>
          </w:pPr>
        </w:pPrChange>
      </w:pPr>
      <w:r w:rsidRPr="0049233F">
        <w:rPr>
          <w:lang w:val="fr-FR"/>
          <w:rPrChange w:id="3176" w:author="The Si Tran" w:date="2012-12-05T23:02:00Z">
            <w:rPr>
              <w:sz w:val="28"/>
              <w:szCs w:val="28"/>
              <w:lang w:val="fr-FR"/>
            </w:rPr>
          </w:rPrChange>
        </w:rPr>
        <w:t xml:space="preserve">    </w:t>
      </w:r>
      <w:bookmarkStart w:id="3177" w:name="_Toc312142080"/>
      <w:bookmarkStart w:id="3178" w:name="_Toc343029954"/>
      <w:bookmarkStart w:id="3179" w:name="_Toc343837447"/>
      <w:r w:rsidRPr="0049233F">
        <w:rPr>
          <w:lang w:val="fr-FR"/>
          <w:rPrChange w:id="3180" w:author="The Si Tran" w:date="2012-12-05T23:02:00Z">
            <w:rPr>
              <w:sz w:val="32"/>
              <w:szCs w:val="32"/>
              <w:lang w:val="fr-FR"/>
            </w:rPr>
          </w:rPrChange>
        </w:rPr>
        <w:t xml:space="preserve">Hình </w:t>
      </w:r>
      <w:del w:id="3181" w:author="The Si Tran" w:date="2012-12-11T23:21:00Z">
        <w:r w:rsidRPr="0049233F" w:rsidDel="004F02C0">
          <w:rPr>
            <w:rPrChange w:id="3182" w:author="The Si Tran" w:date="2012-12-05T23:02:00Z">
              <w:rPr>
                <w:sz w:val="32"/>
                <w:szCs w:val="32"/>
              </w:rPr>
            </w:rPrChange>
          </w:rPr>
          <w:fldChar w:fldCharType="begin"/>
        </w:r>
        <w:r w:rsidRPr="0049233F" w:rsidDel="004F02C0">
          <w:rPr>
            <w:lang w:val="fr-FR"/>
            <w:rPrChange w:id="3183" w:author="The Si Tran" w:date="2012-12-05T23:02:00Z">
              <w:rPr>
                <w:sz w:val="32"/>
                <w:szCs w:val="32"/>
                <w:lang w:val="fr-FR"/>
              </w:rPr>
            </w:rPrChange>
          </w:rPr>
          <w:delInstrText xml:space="preserve"> SEQ Hình \* ARABIC </w:delInstrText>
        </w:r>
        <w:r w:rsidRPr="0049233F" w:rsidDel="004F02C0">
          <w:rPr>
            <w:rPrChange w:id="3184" w:author="The Si Tran" w:date="2012-12-05T23:02:00Z">
              <w:rPr>
                <w:sz w:val="32"/>
                <w:szCs w:val="32"/>
              </w:rPr>
            </w:rPrChange>
          </w:rPr>
          <w:fldChar w:fldCharType="separate"/>
        </w:r>
        <w:r w:rsidRPr="0049233F" w:rsidDel="004F02C0">
          <w:rPr>
            <w:noProof/>
            <w:lang w:val="fr-FR"/>
            <w:rPrChange w:id="3185" w:author="The Si Tran" w:date="2012-12-05T23:02:00Z">
              <w:rPr>
                <w:noProof/>
                <w:sz w:val="32"/>
                <w:szCs w:val="32"/>
                <w:lang w:val="fr-FR"/>
              </w:rPr>
            </w:rPrChange>
          </w:rPr>
          <w:delText>6</w:delText>
        </w:r>
        <w:r w:rsidRPr="0049233F" w:rsidDel="004F02C0">
          <w:rPr>
            <w:rPrChange w:id="3186" w:author="The Si Tran" w:date="2012-12-05T23:02:00Z">
              <w:rPr>
                <w:sz w:val="32"/>
                <w:szCs w:val="32"/>
              </w:rPr>
            </w:rPrChange>
          </w:rPr>
          <w:fldChar w:fldCharType="end"/>
        </w:r>
        <w:r w:rsidRPr="0049233F" w:rsidDel="004F02C0">
          <w:rPr>
            <w:lang w:val="fr-FR"/>
            <w:rPrChange w:id="3187" w:author="The Si Tran" w:date="2012-12-05T23:02:00Z">
              <w:rPr>
                <w:sz w:val="28"/>
                <w:szCs w:val="28"/>
                <w:lang w:val="fr-FR"/>
              </w:rPr>
            </w:rPrChange>
          </w:rPr>
          <w:delText xml:space="preserve"> </w:delText>
        </w:r>
      </w:del>
      <w:ins w:id="3188" w:author="The Si Tran" w:date="2012-12-11T23:21:00Z">
        <w:r w:rsidR="004F02C0">
          <w:t>2.</w:t>
        </w:r>
      </w:ins>
      <w:r w:rsidR="00757B81">
        <w:t>6</w:t>
      </w:r>
      <w:r w:rsidR="00932971">
        <w:t>:</w:t>
      </w:r>
      <w:ins w:id="3189" w:author="The Si Tran" w:date="2012-12-11T23:21:00Z">
        <w:r w:rsidR="004F02C0" w:rsidRPr="0049233F">
          <w:rPr>
            <w:lang w:val="fr-FR"/>
            <w:rPrChange w:id="3190" w:author="The Si Tran" w:date="2012-12-05T23:02:00Z">
              <w:rPr>
                <w:sz w:val="28"/>
                <w:szCs w:val="28"/>
                <w:lang w:val="fr-FR"/>
              </w:rPr>
            </w:rPrChange>
          </w:rPr>
          <w:t xml:space="preserve"> </w:t>
        </w:r>
      </w:ins>
      <w:r w:rsidRPr="004F02C0">
        <w:rPr>
          <w:lang w:val="fr-FR"/>
          <w:rPrChange w:id="3191" w:author="The Si Tran" w:date="2012-12-11T23:21:00Z">
            <w:rPr>
              <w:sz w:val="28"/>
              <w:szCs w:val="28"/>
              <w:lang w:val="fr-FR"/>
            </w:rPr>
          </w:rPrChange>
        </w:rPr>
        <w:t>(a)</w:t>
      </w:r>
      <w:r w:rsidRPr="0049233F">
        <w:rPr>
          <w:lang w:val="fr-FR"/>
          <w:rPrChange w:id="3192" w:author="The Si Tran" w:date="2012-12-05T23:02:00Z">
            <w:rPr>
              <w:sz w:val="28"/>
              <w:szCs w:val="28"/>
              <w:lang w:val="fr-FR"/>
            </w:rPr>
          </w:rPrChange>
        </w:rPr>
        <w:t xml:space="preserve"> </w:t>
      </w:r>
      <w:r w:rsidRPr="004F02C0">
        <w:rPr>
          <w:lang w:val="fr-FR"/>
          <w:rPrChange w:id="3193" w:author="The Si Tran" w:date="2012-12-11T23:21:00Z">
            <w:rPr>
              <w:sz w:val="28"/>
              <w:szCs w:val="28"/>
              <w:lang w:val="fr-FR"/>
            </w:rPr>
          </w:rPrChange>
        </w:rPr>
        <w:t>Chuỗi thời gi</w:t>
      </w:r>
      <w:r w:rsidR="00757B81">
        <w:rPr>
          <w:lang w:val="fr-FR"/>
        </w:rPr>
        <w:t>an tĩnh, (b) C</w:t>
      </w:r>
      <w:r w:rsidRPr="004F02C0">
        <w:rPr>
          <w:lang w:val="fr-FR"/>
          <w:rPrChange w:id="3194" w:author="The Si Tran" w:date="2012-12-11T23:21:00Z">
            <w:rPr>
              <w:sz w:val="28"/>
              <w:szCs w:val="28"/>
              <w:lang w:val="fr-FR"/>
            </w:rPr>
          </w:rPrChange>
        </w:rPr>
        <w:t>huỗi thời gian không tĩnh.</w:t>
      </w:r>
      <w:bookmarkEnd w:id="3177"/>
      <w:bookmarkEnd w:id="3178"/>
      <w:bookmarkEnd w:id="3179"/>
    </w:p>
    <w:p w14:paraId="787DB4BD" w14:textId="77777777" w:rsidR="00AC34B6" w:rsidRPr="0049233F" w:rsidRDefault="00AC34B6" w:rsidP="005E5CD3">
      <w:pPr>
        <w:rPr>
          <w:szCs w:val="26"/>
          <w:lang w:val="fr-FR"/>
          <w:rPrChange w:id="3195" w:author="The Si Tran" w:date="2012-12-05T23:02:00Z">
            <w:rPr>
              <w:sz w:val="28"/>
              <w:szCs w:val="28"/>
              <w:lang w:val="fr-FR"/>
            </w:rPr>
          </w:rPrChange>
        </w:rPr>
      </w:pPr>
      <w:r w:rsidRPr="0049233F">
        <w:rPr>
          <w:szCs w:val="26"/>
          <w:lang w:val="fr-FR"/>
          <w:rPrChange w:id="3196" w:author="The Si Tran" w:date="2012-12-05T23:02:00Z">
            <w:rPr>
              <w:b/>
              <w:bCs/>
              <w:sz w:val="28"/>
              <w:szCs w:val="28"/>
              <w:lang w:val="fr-FR"/>
            </w:rPr>
          </w:rPrChange>
        </w:rPr>
        <w:tab/>
      </w:r>
    </w:p>
    <w:p w14:paraId="098BB42B" w14:textId="06DC6B39" w:rsidR="00AC34B6" w:rsidRPr="0049233F" w:rsidRDefault="00AC34B6">
      <w:pPr>
        <w:rPr>
          <w:lang w:val="fr-FR"/>
          <w:rPrChange w:id="3197" w:author="The Si Tran" w:date="2012-12-05T23:02:00Z">
            <w:rPr>
              <w:sz w:val="28"/>
              <w:szCs w:val="28"/>
              <w:lang w:val="fr-FR"/>
            </w:rPr>
          </w:rPrChange>
        </w:rPr>
      </w:pPr>
      <w:del w:id="3198" w:author="The Si Tran" w:date="2012-12-16T16:59:00Z">
        <w:r w:rsidRPr="0049233F" w:rsidDel="00C5193F">
          <w:rPr>
            <w:lang w:val="fr-FR"/>
            <w:rPrChange w:id="3199" w:author="The Si Tran" w:date="2012-12-05T23:02:00Z">
              <w:rPr>
                <w:b/>
                <w:bCs/>
                <w:sz w:val="28"/>
                <w:szCs w:val="28"/>
                <w:lang w:val="fr-FR"/>
              </w:rPr>
            </w:rPrChange>
          </w:rPr>
          <w:tab/>
        </w:r>
      </w:del>
      <w:r w:rsidR="00B87EB5" w:rsidRPr="0049233F">
        <w:rPr>
          <w:lang w:val="fr-FR"/>
          <w:rPrChange w:id="3200" w:author="The Si Tran" w:date="2012-12-05T23:02:00Z">
            <w:rPr>
              <w:b/>
              <w:bCs/>
              <w:sz w:val="28"/>
              <w:szCs w:val="28"/>
              <w:lang w:val="fr-FR"/>
            </w:rPr>
          </w:rPrChange>
        </w:rPr>
        <w:t>C</w:t>
      </w:r>
      <w:r w:rsidRPr="0049233F">
        <w:rPr>
          <w:lang w:val="fr-FR"/>
          <w:rPrChange w:id="3201" w:author="The Si Tran" w:date="2012-12-05T23:02:00Z">
            <w:rPr>
              <w:b/>
              <w:bCs/>
              <w:sz w:val="28"/>
              <w:szCs w:val="28"/>
              <w:lang w:val="fr-FR"/>
            </w:rPr>
          </w:rPrChange>
        </w:rPr>
        <w:t xml:space="preserve">huỗi thời gian không tĩnh </w:t>
      </w:r>
      <w:r w:rsidR="00B87EB5" w:rsidRPr="0049233F">
        <w:rPr>
          <w:lang w:val="fr-FR"/>
          <w:rPrChange w:id="3202" w:author="The Si Tran" w:date="2012-12-05T23:02:00Z">
            <w:rPr>
              <w:b/>
              <w:bCs/>
              <w:sz w:val="28"/>
              <w:szCs w:val="28"/>
              <w:lang w:val="fr-FR"/>
            </w:rPr>
          </w:rPrChange>
        </w:rPr>
        <w:t xml:space="preserve">rất khó để biểu diễn </w:t>
      </w:r>
      <w:r w:rsidRPr="0049233F">
        <w:rPr>
          <w:lang w:val="fr-FR"/>
          <w:rPrChange w:id="3203" w:author="The Si Tran" w:date="2012-12-05T23:02:00Z">
            <w:rPr>
              <w:b/>
              <w:bCs/>
              <w:sz w:val="28"/>
              <w:szCs w:val="28"/>
              <w:lang w:val="fr-FR"/>
            </w:rPr>
          </w:rPrChange>
        </w:rPr>
        <w:t>bằng mô hình toán học</w:t>
      </w:r>
      <w:r w:rsidR="00B87EB5" w:rsidRPr="0049233F">
        <w:rPr>
          <w:lang w:val="fr-FR"/>
          <w:rPrChange w:id="3204" w:author="The Si Tran" w:date="2012-12-05T23:02:00Z">
            <w:rPr>
              <w:b/>
              <w:bCs/>
              <w:sz w:val="28"/>
              <w:szCs w:val="28"/>
              <w:lang w:val="fr-FR"/>
            </w:rPr>
          </w:rPrChange>
        </w:rPr>
        <w:t xml:space="preserve"> và thực hiên dự báo</w:t>
      </w:r>
      <w:del w:id="3205" w:author="The Si Tran" w:date="2012-12-16T21:09:00Z">
        <w:r w:rsidR="00B87EB5" w:rsidRPr="0049233F" w:rsidDel="006D7A41">
          <w:rPr>
            <w:lang w:val="fr-FR"/>
            <w:rPrChange w:id="3206" w:author="The Si Tran" w:date="2012-12-05T23:02:00Z">
              <w:rPr>
                <w:b/>
                <w:bCs/>
                <w:sz w:val="28"/>
                <w:szCs w:val="28"/>
                <w:lang w:val="fr-FR"/>
              </w:rPr>
            </w:rPrChange>
          </w:rPr>
          <w:delText xml:space="preserve"> </w:delText>
        </w:r>
      </w:del>
      <w:r w:rsidR="00B87EB5" w:rsidRPr="0049233F">
        <w:rPr>
          <w:lang w:val="fr-FR"/>
          <w:rPrChange w:id="3207" w:author="The Si Tran" w:date="2012-12-05T23:02:00Z">
            <w:rPr>
              <w:b/>
              <w:bCs/>
              <w:sz w:val="28"/>
              <w:szCs w:val="28"/>
              <w:lang w:val="fr-FR"/>
            </w:rPr>
          </w:rPrChange>
        </w:rPr>
        <w:fldChar w:fldCharType="begin"/>
      </w:r>
      <w:r w:rsidR="00B87EB5" w:rsidRPr="0049233F">
        <w:rPr>
          <w:lang w:val="fr-FR"/>
          <w:rPrChange w:id="3208" w:author="The Si Tran" w:date="2012-12-05T23:02:00Z">
            <w:rPr>
              <w:b/>
              <w:bCs/>
              <w:sz w:val="28"/>
              <w:szCs w:val="28"/>
              <w:lang w:val="fr-FR"/>
            </w:rPr>
          </w:rPrChange>
        </w:rPr>
        <w:instrText xml:space="preserve"> REF  www_investopedia_com </w:instrText>
      </w:r>
      <w:r w:rsidR="0049233F" w:rsidRPr="0049233F">
        <w:rPr>
          <w:lang w:val="fr-FR"/>
        </w:rPr>
        <w:instrText xml:space="preserve"> \* MERGEFORMAT </w:instrText>
      </w:r>
      <w:r w:rsidR="00B87EB5" w:rsidRPr="0049233F">
        <w:rPr>
          <w:lang w:val="fr-FR"/>
          <w:rPrChange w:id="3209" w:author="The Si Tran" w:date="2012-12-05T23:02:00Z">
            <w:rPr>
              <w:b/>
              <w:bCs/>
              <w:sz w:val="28"/>
              <w:szCs w:val="28"/>
              <w:lang w:val="fr-FR"/>
            </w:rPr>
          </w:rPrChange>
        </w:rPr>
        <w:fldChar w:fldCharType="end"/>
      </w:r>
      <w:r w:rsidR="00B87EB5" w:rsidRPr="0049233F">
        <w:rPr>
          <w:lang w:val="fr-FR"/>
          <w:rPrChange w:id="3210" w:author="The Si Tran" w:date="2012-12-05T23:02:00Z">
            <w:rPr>
              <w:b/>
              <w:bCs/>
              <w:sz w:val="28"/>
              <w:szCs w:val="28"/>
              <w:lang w:val="fr-FR"/>
            </w:rPr>
          </w:rPrChange>
        </w:rPr>
        <w:t>. Tuy nhiên,</w:t>
      </w:r>
      <w:r w:rsidRPr="0049233F">
        <w:rPr>
          <w:lang w:val="fr-FR"/>
          <w:rPrChange w:id="3211" w:author="The Si Tran" w:date="2012-12-05T23:02:00Z">
            <w:rPr>
              <w:b/>
              <w:bCs/>
              <w:sz w:val="28"/>
              <w:szCs w:val="28"/>
              <w:lang w:val="fr-FR"/>
            </w:rPr>
          </w:rPrChange>
        </w:rPr>
        <w:t xml:space="preserve"> </w:t>
      </w:r>
      <w:r w:rsidR="00B87EB5" w:rsidRPr="0049233F">
        <w:rPr>
          <w:lang w:val="fr-FR"/>
          <w:rPrChange w:id="3212"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lang w:val="fr-FR"/>
          <w:rPrChange w:id="3213" w:author="The Si Tran" w:date="2012-12-05T23:02:00Z">
            <w:rPr>
              <w:b/>
              <w:bCs/>
              <w:sz w:val="28"/>
              <w:szCs w:val="28"/>
              <w:lang w:val="fr-FR"/>
            </w:rPr>
          </w:rPrChange>
        </w:rPr>
        <w:t>, đồng nghĩa với việc loại bỏ thành phần xu hướng ra khỏi chuỗi thời gian không tĩnh</w:t>
      </w:r>
      <w:r w:rsidR="00B87EB5" w:rsidRPr="0049233F">
        <w:rPr>
          <w:lang w:val="fr-FR"/>
          <w:rPrChange w:id="3214" w:author="The Si Tran" w:date="2012-12-05T23:02:00Z">
            <w:rPr>
              <w:b/>
              <w:bCs/>
              <w:sz w:val="28"/>
              <w:szCs w:val="28"/>
              <w:lang w:val="fr-FR"/>
            </w:rPr>
          </w:rPrChange>
        </w:rPr>
        <w:t xml:space="preserve">. Một trong những phương </w:t>
      </w:r>
      <w:r w:rsidR="000F1F6F" w:rsidRPr="0049233F">
        <w:rPr>
          <w:lang w:val="fr-FR"/>
          <w:rPrChange w:id="3215" w:author="The Si Tran" w:date="2012-12-05T23:02:00Z">
            <w:rPr>
              <w:b/>
              <w:bCs/>
              <w:sz w:val="28"/>
              <w:szCs w:val="28"/>
              <w:lang w:val="fr-FR"/>
            </w:rPr>
          </w:rPrChange>
        </w:rPr>
        <w:t>pháp phổ biến được sử dụng là phương pháp lấy hiệu (differencing)</w:t>
      </w:r>
      <w:r w:rsidR="00091D45">
        <w:rPr>
          <w:lang w:val="fr-FR"/>
        </w:rPr>
        <w:t>.</w:t>
      </w:r>
    </w:p>
    <w:p w14:paraId="4F8B92B0" w14:textId="77777777" w:rsidR="003219CB" w:rsidDel="00891415" w:rsidRDefault="00AC34B6">
      <w:pPr>
        <w:rPr>
          <w:del w:id="3216" w:author="The Si Tran" w:date="2012-12-16T10:27:00Z"/>
          <w:lang w:val="fr-FR"/>
        </w:rPr>
      </w:pPr>
      <w:del w:id="3217" w:author="The Si Tran" w:date="2012-12-16T16:59:00Z">
        <w:r w:rsidRPr="0049233F" w:rsidDel="00C5193F">
          <w:rPr>
            <w:lang w:val="fr-FR"/>
            <w:rPrChange w:id="3218" w:author="The Si Tran" w:date="2012-12-05T23:02:00Z">
              <w:rPr>
                <w:b/>
                <w:bCs/>
                <w:sz w:val="28"/>
                <w:szCs w:val="28"/>
                <w:lang w:val="fr-FR"/>
              </w:rPr>
            </w:rPrChange>
          </w:rPr>
          <w:tab/>
        </w:r>
      </w:del>
      <w:r w:rsidR="003219CB" w:rsidRPr="0049233F">
        <w:rPr>
          <w:lang w:val="fr-FR"/>
          <w:rPrChange w:id="3219" w:author="The Si Tran" w:date="2012-12-05T23:02:00Z">
            <w:rPr>
              <w:b/>
              <w:bCs/>
              <w:sz w:val="28"/>
              <w:szCs w:val="28"/>
              <w:lang w:val="fr-FR"/>
            </w:rPr>
          </w:rPrChange>
        </w:rPr>
        <w:t xml:space="preserve">Đối với một chuỗi thời gian không </w:t>
      </w:r>
      <w:proofErr w:type="gramStart"/>
      <w:r w:rsidR="003219CB" w:rsidRPr="0049233F">
        <w:rPr>
          <w:lang w:val="fr-FR"/>
          <w:rPrChange w:id="3220" w:author="The Si Tran" w:date="2012-12-05T23:02:00Z">
            <w:rPr>
              <w:b/>
              <w:bCs/>
              <w:sz w:val="28"/>
              <w:szCs w:val="28"/>
              <w:lang w:val="fr-FR"/>
            </w:rPr>
          </w:rPrChange>
        </w:rPr>
        <w:t xml:space="preserve">tĩnh </w:t>
      </w:r>
      <m:oMath>
        <m:d>
          <m:dPr>
            <m:begChr m:val="{"/>
            <m:endChr m:val="}"/>
            <m:ctrlPr>
              <w:ins w:id="3221" w:author="The Si Tran" w:date="2012-12-05T23:52:00Z">
                <w:rPr>
                  <w:rFonts w:ascii="Cambria Math" w:hAnsi="Cambria Math"/>
                  <w:i/>
                  <w:lang w:val="fr-FR"/>
                </w:rPr>
              </w:ins>
            </m:ctrlPr>
          </m:dPr>
          <m:e>
            <w:proofErr w:type="gramEnd"/>
            <m:sSub>
              <m:sSubPr>
                <m:ctrlPr>
                  <w:ins w:id="3222" w:author="The Si Tran" w:date="2012-12-05T23:52:00Z">
                    <w:rPr>
                      <w:rFonts w:ascii="Cambria Math" w:hAnsi="Cambria Math"/>
                      <w:i/>
                      <w:lang w:val="fr-FR"/>
                    </w:rPr>
                  </w:ins>
                </m:ctrlPr>
              </m:sSubPr>
              <m:e>
                <w:ins w:id="3223" w:author="The Si Tran" w:date="2012-12-05T23:52:00Z">
                  <m:r>
                    <w:rPr>
                      <w:rFonts w:ascii="Cambria Math" w:hAnsi="Cambria Math"/>
                      <w:lang w:val="fr-FR"/>
                    </w:rPr>
                    <m:t>X</m:t>
                  </m:r>
                </w:ins>
              </m:e>
              <m:sub>
                <w:ins w:id="3224" w:author="The Si Tran" w:date="2012-12-05T23:52:00Z">
                  <m:r>
                    <w:rPr>
                      <w:rFonts w:ascii="Cambria Math" w:hAnsi="Cambria Math"/>
                      <w:lang w:val="fr-FR"/>
                    </w:rPr>
                    <m:t>t</m:t>
                  </m:r>
                </w:ins>
              </m:sub>
            </m:sSub>
          </m:e>
        </m:d>
      </m:oMath>
      <w:ins w:id="3225" w:author="The Si Tran" w:date="2012-12-05T23:52:00Z">
        <w:r w:rsidR="00623920" w:rsidRPr="00100B8E">
          <w:rPr>
            <w:lang w:val="fr-FR"/>
          </w:rPr>
          <w:t xml:space="preserve"> </w:t>
        </w:r>
      </w:ins>
      <w:del w:id="3226" w:author="The Si Tran" w:date="2012-12-05T23:51:00Z">
        <w:r w:rsidR="003219CB" w:rsidRPr="0049233F" w:rsidDel="00623920">
          <w:rPr>
            <w:lang w:val="fr-FR"/>
            <w:rPrChange w:id="3227" w:author="The Si Tran" w:date="2012-12-05T23:02:00Z">
              <w:rPr>
                <w:b/>
                <w:bCs/>
                <w:sz w:val="28"/>
                <w:szCs w:val="28"/>
                <w:lang w:val="fr-FR"/>
              </w:rPr>
            </w:rPrChange>
          </w:rPr>
          <w:delText>{X</w:delText>
        </w:r>
        <w:r w:rsidR="003219CB" w:rsidRPr="0049233F" w:rsidDel="00623920">
          <w:rPr>
            <w:vertAlign w:val="subscript"/>
            <w:lang w:val="fr-FR"/>
            <w:rPrChange w:id="3228" w:author="The Si Tran" w:date="2012-12-05T23:02:00Z">
              <w:rPr>
                <w:b/>
                <w:bCs/>
                <w:sz w:val="28"/>
                <w:szCs w:val="28"/>
                <w:vertAlign w:val="subscript"/>
                <w:lang w:val="fr-FR"/>
              </w:rPr>
            </w:rPrChange>
          </w:rPr>
          <w:delText>t</w:delText>
        </w:r>
        <w:r w:rsidR="003219CB" w:rsidRPr="0049233F" w:rsidDel="00623920">
          <w:rPr>
            <w:lang w:val="fr-FR"/>
            <w:rPrChange w:id="3229" w:author="The Si Tran" w:date="2012-12-05T23:02:00Z">
              <w:rPr>
                <w:b/>
                <w:bCs/>
                <w:sz w:val="28"/>
                <w:szCs w:val="28"/>
                <w:lang w:val="fr-FR"/>
              </w:rPr>
            </w:rPrChange>
          </w:rPr>
          <w:delText>}</w:delText>
        </w:r>
      </w:del>
      <w:r w:rsidR="003219CB" w:rsidRPr="0049233F">
        <w:rPr>
          <w:lang w:val="fr-FR"/>
          <w:rPrChange w:id="3230" w:author="The Si Tran" w:date="2012-12-05T23:02:00Z">
            <w:rPr>
              <w:b/>
              <w:bCs/>
              <w:sz w:val="28"/>
              <w:szCs w:val="28"/>
              <w:lang w:val="fr-FR"/>
            </w:rPr>
          </w:rPrChange>
        </w:rPr>
        <w:t xml:space="preserve">, ta áp dụng toán tử lấy hiệu </w:t>
      </w:r>
      <w:ins w:id="3231" w:author="The Si Tran" w:date="2012-12-05T23:52:00Z">
        <m:oMath>
          <m:r>
            <w:rPr>
              <w:rFonts w:ascii="Cambria Math" w:hAnsi="Cambria Math"/>
              <w:lang w:val="fr-FR"/>
            </w:rPr>
            <m:t>∆</m:t>
          </m:r>
        </m:oMath>
      </w:ins>
      <w:del w:id="3232" w:author="The Si Tran" w:date="2012-12-05T23:52:00Z">
        <w:r w:rsidR="003219CB" w:rsidRPr="0049233F" w:rsidDel="00623920">
          <w:rPr>
            <w:lang w:val="fr-FR"/>
            <w:rPrChange w:id="3233" w:author="The Si Tran" w:date="2012-12-05T23:02:00Z">
              <w:rPr>
                <w:b/>
                <w:bCs/>
                <w:sz w:val="28"/>
                <w:szCs w:val="28"/>
                <w:lang w:val="fr-FR"/>
              </w:rPr>
            </w:rPrChange>
          </w:rPr>
          <w:delText>∆</w:delText>
        </w:r>
      </w:del>
      <w:r w:rsidR="003219CB" w:rsidRPr="0049233F">
        <w:rPr>
          <w:lang w:val="fr-FR"/>
          <w:rPrChange w:id="3234" w:author="The Si Tran" w:date="2012-12-05T23:02:00Z">
            <w:rPr>
              <w:b/>
              <w:bCs/>
              <w:sz w:val="28"/>
              <w:szCs w:val="28"/>
              <w:lang w:val="fr-FR"/>
            </w:rPr>
          </w:rPrChange>
        </w:rPr>
        <w:t xml:space="preserve"> lên </w:t>
      </w:r>
      <m:oMath>
        <m:sSub>
          <m:sSubPr>
            <m:ctrlPr>
              <w:ins w:id="3235" w:author="The Si Tran" w:date="2012-12-05T23:52:00Z">
                <w:rPr>
                  <w:rFonts w:ascii="Cambria Math" w:hAnsi="Cambria Math"/>
                  <w:i/>
                  <w:lang w:val="fr-FR"/>
                </w:rPr>
              </w:ins>
            </m:ctrlPr>
          </m:sSubPr>
          <m:e>
            <w:ins w:id="3236" w:author="The Si Tran" w:date="2012-12-05T23:52:00Z">
              <m:r>
                <w:rPr>
                  <w:rFonts w:ascii="Cambria Math" w:hAnsi="Cambria Math"/>
                  <w:lang w:val="fr-FR"/>
                </w:rPr>
                <m:t>X</m:t>
              </m:r>
            </w:ins>
          </m:e>
          <m:sub>
            <w:ins w:id="3237" w:author="The Si Tran" w:date="2012-12-05T23:52:00Z">
              <m:r>
                <w:rPr>
                  <w:rFonts w:ascii="Cambria Math" w:hAnsi="Cambria Math"/>
                  <w:lang w:val="fr-FR"/>
                </w:rPr>
                <m:t>t</m:t>
              </m:r>
            </w:ins>
          </m:sub>
        </m:sSub>
      </m:oMath>
      <w:del w:id="3238" w:author="The Si Tran" w:date="2012-12-05T23:52:00Z">
        <w:r w:rsidR="003219CB" w:rsidRPr="0049233F" w:rsidDel="00623920">
          <w:rPr>
            <w:lang w:val="fr-FR"/>
            <w:rPrChange w:id="3239" w:author="The Si Tran" w:date="2012-12-05T23:02:00Z">
              <w:rPr>
                <w:b/>
                <w:bCs/>
                <w:sz w:val="28"/>
                <w:szCs w:val="28"/>
                <w:lang w:val="fr-FR"/>
              </w:rPr>
            </w:rPrChange>
          </w:rPr>
          <w:delText>X</w:delText>
        </w:r>
        <w:r w:rsidR="003219CB" w:rsidRPr="0049233F" w:rsidDel="00623920">
          <w:rPr>
            <w:vertAlign w:val="subscript"/>
            <w:lang w:val="fr-FR"/>
            <w:rPrChange w:id="3240" w:author="The Si Tran" w:date="2012-12-05T23:02:00Z">
              <w:rPr>
                <w:b/>
                <w:bCs/>
                <w:sz w:val="28"/>
                <w:szCs w:val="28"/>
                <w:vertAlign w:val="subscript"/>
                <w:lang w:val="fr-FR"/>
              </w:rPr>
            </w:rPrChange>
          </w:rPr>
          <w:delText>t</w:delText>
        </w:r>
      </w:del>
      <w:r w:rsidR="003219CB" w:rsidRPr="0049233F">
        <w:rPr>
          <w:lang w:val="fr-FR"/>
          <w:rPrChange w:id="3241" w:author="The Si Tran" w:date="2012-12-05T23:02:00Z">
            <w:rPr>
              <w:b/>
              <w:bCs/>
              <w:sz w:val="28"/>
              <w:szCs w:val="28"/>
              <w:lang w:val="fr-FR"/>
            </w:rPr>
          </w:rPrChange>
        </w:rPr>
        <w:t xml:space="preserve"> để được một chuỗi thời gian mới </w:t>
      </w:r>
      <w:ins w:id="3242" w:author="The Si Tran" w:date="2012-12-05T23:52:00Z">
        <m:oMath>
          <m:r>
            <w:rPr>
              <w:rFonts w:ascii="Cambria Math" w:hAnsi="Cambria Math"/>
              <w:lang w:val="fr-FR"/>
            </w:rPr>
            <m:t>∆</m:t>
          </m:r>
        </m:oMath>
      </w:ins>
      <m:oMath>
        <m:sSub>
          <m:sSubPr>
            <m:ctrlPr>
              <w:ins w:id="3243" w:author="The Si Tran" w:date="2012-12-05T23:53:00Z">
                <w:rPr>
                  <w:rFonts w:ascii="Cambria Math" w:hAnsi="Cambria Math"/>
                  <w:i/>
                  <w:lang w:val="fr-FR"/>
                </w:rPr>
              </w:ins>
            </m:ctrlPr>
          </m:sSubPr>
          <m:e>
            <w:ins w:id="3244" w:author="The Si Tran" w:date="2012-12-05T23:53:00Z">
              <m:r>
                <w:rPr>
                  <w:rFonts w:ascii="Cambria Math" w:hAnsi="Cambria Math"/>
                  <w:lang w:val="fr-FR"/>
                </w:rPr>
                <m:t>X</m:t>
              </m:r>
            </w:ins>
          </m:e>
          <m:sub>
            <w:ins w:id="3245" w:author="The Si Tran" w:date="2012-12-05T23:53:00Z">
              <m:r>
                <w:rPr>
                  <w:rFonts w:ascii="Cambria Math" w:hAnsi="Cambria Math"/>
                  <w:lang w:val="fr-FR"/>
                </w:rPr>
                <m:t>t</m:t>
              </m:r>
            </w:ins>
          </m:sub>
        </m:sSub>
      </m:oMath>
      <w:del w:id="3246" w:author="The Si Tran" w:date="2012-12-05T23:52:00Z">
        <w:r w:rsidR="003219CB" w:rsidRPr="0049233F" w:rsidDel="00623920">
          <w:rPr>
            <w:lang w:val="fr-FR"/>
            <w:rPrChange w:id="3247" w:author="The Si Tran" w:date="2012-12-05T23:02:00Z">
              <w:rPr>
                <w:b/>
                <w:bCs/>
                <w:sz w:val="28"/>
                <w:szCs w:val="28"/>
                <w:lang w:val="fr-FR"/>
              </w:rPr>
            </w:rPrChange>
          </w:rPr>
          <w:delText>∆X</w:delText>
        </w:r>
        <w:r w:rsidR="003219CB" w:rsidRPr="0049233F" w:rsidDel="00623920">
          <w:rPr>
            <w:vertAlign w:val="subscript"/>
            <w:lang w:val="fr-FR"/>
            <w:rPrChange w:id="3248" w:author="The Si Tran" w:date="2012-12-05T23:02:00Z">
              <w:rPr>
                <w:b/>
                <w:bCs/>
                <w:sz w:val="28"/>
                <w:szCs w:val="28"/>
                <w:vertAlign w:val="subscript"/>
                <w:lang w:val="fr-FR"/>
              </w:rPr>
            </w:rPrChange>
          </w:rPr>
          <w:delText>t</w:delText>
        </w:r>
      </w:del>
      <w:r w:rsidR="003219CB" w:rsidRPr="0049233F">
        <w:rPr>
          <w:lang w:val="fr-FR"/>
          <w:rPrChange w:id="3249" w:author="The Si Tran" w:date="2012-12-05T23:02:00Z">
            <w:rPr>
              <w:b/>
              <w:bCs/>
              <w:sz w:val="28"/>
              <w:szCs w:val="28"/>
              <w:lang w:val="fr-FR"/>
            </w:rPr>
          </w:rPrChange>
        </w:rPr>
        <w:t xml:space="preserve"> với </w:t>
      </w:r>
      <w:del w:id="3250" w:author="The Si Tran" w:date="2012-12-05T23:52:00Z">
        <w:r w:rsidR="003219CB" w:rsidRPr="0049233F" w:rsidDel="00623920">
          <w:rPr>
            <w:lang w:val="fr-FR"/>
            <w:rPrChange w:id="3251" w:author="The Si Tran" w:date="2012-12-05T23:02:00Z">
              <w:rPr>
                <w:b/>
                <w:bCs/>
                <w:sz w:val="28"/>
                <w:szCs w:val="28"/>
                <w:lang w:val="fr-FR"/>
              </w:rPr>
            </w:rPrChange>
          </w:rPr>
          <w:delText>:</w:delText>
        </w:r>
      </w:del>
    </w:p>
    <w:p w14:paraId="0A6C57D4" w14:textId="77777777" w:rsidR="00891415" w:rsidRPr="0049233F" w:rsidRDefault="00891415">
      <w:pPr>
        <w:rPr>
          <w:ins w:id="3252" w:author="The Si Tran" w:date="2012-12-16T10:27:00Z"/>
          <w:lang w:val="fr-FR"/>
          <w:rPrChange w:id="3253" w:author="The Si Tran" w:date="2012-12-05T23:02:00Z">
            <w:rPr>
              <w:ins w:id="3254" w:author="The Si Tran" w:date="2012-12-16T10:27:00Z"/>
              <w:sz w:val="28"/>
              <w:szCs w:val="28"/>
              <w:lang w:val="fr-FR"/>
            </w:rPr>
          </w:rPrChange>
        </w:rPr>
      </w:pPr>
    </w:p>
    <w:p w14:paraId="38874533" w14:textId="25A7AA5D" w:rsidR="003219CB" w:rsidRPr="00891415" w:rsidRDefault="003219CB">
      <w:pPr>
        <w:pStyle w:val="Canhgiua"/>
        <w:rPr>
          <w:rPrChange w:id="3255" w:author="The Si Tran" w:date="2012-12-16T10:26:00Z">
            <w:rPr>
              <w:sz w:val="28"/>
              <w:szCs w:val="28"/>
              <w:lang w:val="fr-FR"/>
            </w:rPr>
          </w:rPrChange>
        </w:rPr>
        <w:pPrChange w:id="3256" w:author="The Si Tran" w:date="2012-12-16T10:27:00Z">
          <w:pPr/>
        </w:pPrChange>
      </w:pPr>
      <w:del w:id="3257" w:author="The Si Tran" w:date="2012-12-16T10:27:00Z">
        <w:r w:rsidRPr="0049233F" w:rsidDel="00891415">
          <w:rPr>
            <w:lang w:val="fr-FR"/>
            <w:rPrChange w:id="3258" w:author="The Si Tran" w:date="2012-12-05T23:02:00Z">
              <w:rPr>
                <w:b/>
                <w:bCs/>
                <w:sz w:val="28"/>
                <w:szCs w:val="28"/>
                <w:lang w:val="fr-FR"/>
              </w:rPr>
            </w:rPrChange>
          </w:rPr>
          <w:delText xml:space="preserve">                        </w:delText>
        </w:r>
      </w:del>
      <w:del w:id="3259" w:author="The Si Tran" w:date="2012-12-16T10:26:00Z">
        <w:r w:rsidRPr="0049233F" w:rsidDel="00891415">
          <w:rPr>
            <w:lang w:val="fr-FR"/>
            <w:rPrChange w:id="3260" w:author="The Si Tran" w:date="2012-12-05T23:02:00Z">
              <w:rPr>
                <w:b/>
                <w:bCs/>
                <w:sz w:val="28"/>
                <w:szCs w:val="28"/>
                <w:lang w:val="fr-FR"/>
              </w:rPr>
            </w:rPrChange>
          </w:rPr>
          <w:delText xml:space="preserve">  </w:delText>
        </w:r>
      </w:del>
      <w:ins w:id="3261" w:author="The Si Tran" w:date="2012-12-05T23:53:00Z">
        <m:oMath>
          <m:r>
            <m:rPr>
              <m:sty m:val="p"/>
            </m:rPr>
            <w:rPr>
              <w:rFonts w:ascii="Cambria Math" w:hAnsi="Cambria Math"/>
              <w:rPrChange w:id="3262"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3263" w:author="The Si Tran" w:date="2012-12-16T10:26:00Z">
                    <w:rPr>
                      <w:rFonts w:ascii="Cambria Math" w:hAnsi="Cambria Math"/>
                      <w:lang w:val="fr-FR"/>
                    </w:rPr>
                  </w:rPrChange>
                </w:rPr>
                <m:t>X</m:t>
              </m:r>
            </m:e>
            <m:sub>
              <m:r>
                <w:rPr>
                  <w:rFonts w:ascii="Cambria Math" w:hAnsi="Cambria Math"/>
                  <w:rPrChange w:id="3264" w:author="The Si Tran" w:date="2012-12-16T10:26:00Z">
                    <w:rPr>
                      <w:rFonts w:ascii="Cambria Math" w:hAnsi="Cambria Math"/>
                      <w:lang w:val="fr-FR"/>
                    </w:rPr>
                  </w:rPrChange>
                </w:rPr>
                <m:t>t</m:t>
              </m:r>
            </m:sub>
          </m:sSub>
          <m:r>
            <m:rPr>
              <m:sty m:val="p"/>
            </m:rPr>
            <w:rPr>
              <w:rFonts w:ascii="Cambria Math" w:hAnsi="Cambria Math"/>
              <w:rPrChange w:id="3265"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3266" w:author="The Si Tran" w:date="2012-12-16T10:26:00Z">
                    <w:rPr>
                      <w:rFonts w:ascii="Cambria Math" w:hAnsi="Cambria Math"/>
                      <w:lang w:val="fr-FR"/>
                    </w:rPr>
                  </w:rPrChange>
                </w:rPr>
                <m:t>X</m:t>
              </m:r>
            </m:e>
            <m:sub>
              <m:r>
                <w:rPr>
                  <w:rFonts w:ascii="Cambria Math" w:hAnsi="Cambria Math"/>
                  <w:rPrChange w:id="3267" w:author="The Si Tran" w:date="2012-12-16T10:26:00Z">
                    <w:rPr>
                      <w:rFonts w:ascii="Cambria Math" w:hAnsi="Cambria Math"/>
                      <w:lang w:val="fr-FR"/>
                    </w:rPr>
                  </w:rPrChange>
                </w:rPr>
                <m:t>t</m:t>
              </m:r>
            </m:sub>
          </m:sSub>
          <m:r>
            <m:rPr>
              <m:sty m:val="p"/>
            </m:rPr>
            <w:rPr>
              <w:rFonts w:ascii="Cambria Math" w:hAnsi="Cambria Math"/>
              <w:rPrChange w:id="3268"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3269" w:author="The Si Tran" w:date="2012-12-16T10:26:00Z">
                    <w:rPr>
                      <w:rFonts w:ascii="Cambria Math" w:hAnsi="Cambria Math"/>
                      <w:lang w:val="fr-FR"/>
                    </w:rPr>
                  </w:rPrChange>
                </w:rPr>
                <m:t>X</m:t>
              </m:r>
            </m:e>
            <m:sub>
              <m:r>
                <w:rPr>
                  <w:rFonts w:ascii="Cambria Math" w:hAnsi="Cambria Math"/>
                  <w:rPrChange w:id="3270" w:author="The Si Tran" w:date="2012-12-16T10:26:00Z">
                    <w:rPr>
                      <w:rFonts w:ascii="Cambria Math" w:hAnsi="Cambria Math"/>
                      <w:lang w:val="fr-FR"/>
                    </w:rPr>
                  </w:rPrChange>
                </w:rPr>
                <m:t>t</m:t>
              </m:r>
              <m:r>
                <m:rPr>
                  <m:sty m:val="p"/>
                </m:rPr>
                <w:rPr>
                  <w:rFonts w:ascii="Cambria Math" w:hAnsi="Cambria Math"/>
                  <w:rPrChange w:id="3271" w:author="The Si Tran" w:date="2012-12-16T10:26:00Z">
                    <w:rPr>
                      <w:rFonts w:ascii="Cambria Math" w:hAnsi="Cambria Math"/>
                      <w:lang w:val="fr-FR"/>
                    </w:rPr>
                  </w:rPrChange>
                </w:rPr>
                <m:t>-1</m:t>
              </m:r>
            </m:sub>
          </m:sSub>
        </m:oMath>
      </w:ins>
      <w:del w:id="3272" w:author="The Si Tran" w:date="2012-12-05T23:53:00Z">
        <w:r w:rsidRPr="00891415" w:rsidDel="003967AA">
          <w:rPr>
            <w:rPrChange w:id="3273"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3274" w:author="The Si Tran" w:date="2012-12-05T23:02:00Z">
            <w:rPr>
              <w:sz w:val="28"/>
              <w:szCs w:val="28"/>
              <w:vertAlign w:val="subscript"/>
              <w:lang w:val="fr-FR"/>
            </w:rPr>
          </w:rPrChange>
        </w:rPr>
      </w:pPr>
      <w:r w:rsidRPr="0049233F">
        <w:rPr>
          <w:szCs w:val="26"/>
          <w:lang w:val="fr-FR"/>
          <w:rPrChange w:id="3275" w:author="The Si Tran" w:date="2012-12-05T23:02:00Z">
            <w:rPr>
              <w:b/>
              <w:bCs/>
              <w:sz w:val="28"/>
              <w:szCs w:val="28"/>
              <w:lang w:val="fr-FR"/>
            </w:rPr>
          </w:rPrChange>
        </w:rPr>
        <w:t xml:space="preserve">Nếu </w:t>
      </w:r>
      <w:ins w:id="3276"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3277" w:author="The Si Tran" w:date="2012-12-05T23:54:00Z">
        <w:r w:rsidRPr="0049233F" w:rsidDel="00D10148">
          <w:rPr>
            <w:szCs w:val="26"/>
            <w:lang w:val="fr-FR"/>
            <w:rPrChange w:id="3278" w:author="The Si Tran" w:date="2012-12-05T23:02:00Z">
              <w:rPr>
                <w:b/>
                <w:bCs/>
                <w:sz w:val="28"/>
                <w:szCs w:val="28"/>
                <w:lang w:val="fr-FR"/>
              </w:rPr>
            </w:rPrChange>
          </w:rPr>
          <w:delText>∆X</w:delText>
        </w:r>
        <w:r w:rsidRPr="0049233F" w:rsidDel="00D10148">
          <w:rPr>
            <w:szCs w:val="26"/>
            <w:vertAlign w:val="subscript"/>
            <w:lang w:val="fr-FR"/>
            <w:rPrChange w:id="3279" w:author="The Si Tran" w:date="2012-12-05T23:02:00Z">
              <w:rPr>
                <w:b/>
                <w:bCs/>
                <w:sz w:val="28"/>
                <w:szCs w:val="28"/>
                <w:vertAlign w:val="subscript"/>
                <w:lang w:val="fr-FR"/>
              </w:rPr>
            </w:rPrChange>
          </w:rPr>
          <w:delText>t</w:delText>
        </w:r>
        <w:r w:rsidRPr="0049233F" w:rsidDel="00D10148">
          <w:rPr>
            <w:szCs w:val="26"/>
            <w:lang w:val="fr-FR"/>
            <w:rPrChange w:id="3280" w:author="The Si Tran" w:date="2012-12-05T23:02:00Z">
              <w:rPr>
                <w:b/>
                <w:bCs/>
                <w:sz w:val="28"/>
                <w:szCs w:val="28"/>
                <w:lang w:val="fr-FR"/>
              </w:rPr>
            </w:rPrChange>
          </w:rPr>
          <w:delText xml:space="preserve"> </w:delText>
        </w:r>
      </w:del>
      <w:r w:rsidRPr="0049233F">
        <w:rPr>
          <w:szCs w:val="26"/>
          <w:lang w:val="fr-FR"/>
          <w:rPrChange w:id="3281" w:author="The Si Tran" w:date="2012-12-05T23:02:00Z">
            <w:rPr>
              <w:b/>
              <w:bCs/>
              <w:sz w:val="28"/>
              <w:szCs w:val="28"/>
              <w:lang w:val="fr-FR"/>
            </w:rPr>
          </w:rPrChange>
        </w:rPr>
        <w:t xml:space="preserve">là chuỗi tĩnh thì ta xây dựng mô hình mô tả </w:t>
      </w:r>
      <w:del w:id="3282" w:author="The Si Tran" w:date="2012-12-05T23:54:00Z">
        <w:r w:rsidRPr="0049233F" w:rsidDel="00271306">
          <w:rPr>
            <w:szCs w:val="26"/>
            <w:lang w:val="fr-FR"/>
            <w:rPrChange w:id="3283" w:author="The Si Tran" w:date="2012-12-05T23:02:00Z">
              <w:rPr>
                <w:b/>
                <w:bCs/>
                <w:sz w:val="28"/>
                <w:szCs w:val="28"/>
                <w:lang w:val="fr-FR"/>
              </w:rPr>
            </w:rPrChange>
          </w:rPr>
          <w:delText>∆X</w:delText>
        </w:r>
        <w:r w:rsidRPr="0049233F" w:rsidDel="00271306">
          <w:rPr>
            <w:szCs w:val="26"/>
            <w:vertAlign w:val="subscript"/>
            <w:lang w:val="fr-FR"/>
            <w:rPrChange w:id="3284" w:author="The Si Tran" w:date="2012-12-05T23:02:00Z">
              <w:rPr>
                <w:b/>
                <w:bCs/>
                <w:sz w:val="28"/>
                <w:szCs w:val="28"/>
                <w:vertAlign w:val="subscript"/>
                <w:lang w:val="fr-FR"/>
              </w:rPr>
            </w:rPrChange>
          </w:rPr>
          <w:delText>t</w:delText>
        </w:r>
        <w:r w:rsidRPr="0049233F" w:rsidDel="00271306">
          <w:rPr>
            <w:szCs w:val="26"/>
            <w:lang w:val="fr-FR"/>
            <w:rPrChange w:id="3285" w:author="The Si Tran" w:date="2012-12-05T23:02:00Z">
              <w:rPr>
                <w:b/>
                <w:bCs/>
                <w:sz w:val="28"/>
                <w:szCs w:val="28"/>
                <w:lang w:val="fr-FR"/>
              </w:rPr>
            </w:rPrChange>
          </w:rPr>
          <w:delText xml:space="preserve"> </w:delText>
        </w:r>
      </w:del>
      <w:ins w:id="3286"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3287" w:author="The Si Tran" w:date="2012-12-05T23:02:00Z">
            <w:rPr>
              <w:b/>
              <w:bCs/>
              <w:sz w:val="28"/>
              <w:szCs w:val="28"/>
              <w:lang w:val="fr-FR"/>
            </w:rPr>
          </w:rPrChange>
        </w:rPr>
        <w:t xml:space="preserve">rồi từ đó suy </w:t>
      </w:r>
      <w:proofErr w:type="gramStart"/>
      <w:r w:rsidRPr="0049233F">
        <w:rPr>
          <w:szCs w:val="26"/>
          <w:lang w:val="fr-FR"/>
          <w:rPrChange w:id="3288" w:author="The Si Tran" w:date="2012-12-05T23:02:00Z">
            <w:rPr>
              <w:b/>
              <w:bCs/>
              <w:sz w:val="28"/>
              <w:szCs w:val="28"/>
              <w:lang w:val="fr-FR"/>
            </w:rPr>
          </w:rPrChange>
        </w:rPr>
        <w:t xml:space="preserve">ra </w:t>
      </w:r>
      <w:proofErr w:type="gramEnd"/>
      <m:oMath>
        <m:sSub>
          <m:sSubPr>
            <m:ctrlPr>
              <w:ins w:id="3289" w:author="The Si Tran" w:date="2012-12-05T23:54:00Z">
                <w:rPr>
                  <w:rFonts w:ascii="Cambria Math" w:hAnsi="Cambria Math"/>
                  <w:i/>
                  <w:szCs w:val="26"/>
                  <w:lang w:val="fr-FR"/>
                </w:rPr>
              </w:ins>
            </m:ctrlPr>
          </m:sSubPr>
          <m:e>
            <w:ins w:id="3290" w:author="The Si Tran" w:date="2012-12-05T23:54:00Z">
              <m:r>
                <w:rPr>
                  <w:rFonts w:ascii="Cambria Math" w:hAnsi="Cambria Math"/>
                  <w:szCs w:val="26"/>
                  <w:lang w:val="fr-FR"/>
                </w:rPr>
                <m:t>X</m:t>
              </m:r>
            </w:ins>
          </m:e>
          <m:sub>
            <w:ins w:id="3291" w:author="The Si Tran" w:date="2012-12-05T23:54:00Z">
              <m:r>
                <w:rPr>
                  <w:rFonts w:ascii="Cambria Math" w:hAnsi="Cambria Math"/>
                  <w:szCs w:val="26"/>
                  <w:lang w:val="fr-FR"/>
                </w:rPr>
                <m:t>t</m:t>
              </m:r>
            </w:ins>
          </m:sub>
        </m:sSub>
      </m:oMath>
      <w:del w:id="3292" w:author="The Si Tran" w:date="2012-12-05T23:54:00Z">
        <w:r w:rsidRPr="0049233F" w:rsidDel="00271306">
          <w:rPr>
            <w:szCs w:val="26"/>
            <w:lang w:val="fr-FR"/>
            <w:rPrChange w:id="3293" w:author="The Si Tran" w:date="2012-12-05T23:02:00Z">
              <w:rPr>
                <w:b/>
                <w:bCs/>
                <w:sz w:val="28"/>
                <w:szCs w:val="28"/>
                <w:lang w:val="fr-FR"/>
              </w:rPr>
            </w:rPrChange>
          </w:rPr>
          <w:delText>X</w:delText>
        </w:r>
        <w:r w:rsidRPr="0049233F" w:rsidDel="00271306">
          <w:rPr>
            <w:szCs w:val="26"/>
            <w:vertAlign w:val="subscript"/>
            <w:lang w:val="fr-FR"/>
            <w:rPrChange w:id="3294" w:author="The Si Tran" w:date="2012-12-05T23:02:00Z">
              <w:rPr>
                <w:b/>
                <w:bCs/>
                <w:sz w:val="28"/>
                <w:szCs w:val="28"/>
                <w:vertAlign w:val="subscript"/>
                <w:lang w:val="fr-FR"/>
              </w:rPr>
            </w:rPrChange>
          </w:rPr>
          <w:delText>t</w:delText>
        </w:r>
      </w:del>
      <w:r w:rsidRPr="0049233F">
        <w:rPr>
          <w:szCs w:val="26"/>
          <w:lang w:val="fr-FR"/>
          <w:rPrChange w:id="3295" w:author="The Si Tran" w:date="2012-12-05T23:02:00Z">
            <w:rPr>
              <w:b/>
              <w:bCs/>
              <w:sz w:val="28"/>
              <w:szCs w:val="28"/>
              <w:lang w:val="fr-FR"/>
            </w:rPr>
          </w:rPrChange>
        </w:rPr>
        <w:t>. Nếu</w:t>
      </w:r>
      <w:ins w:id="3296"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3297" w:author="The Si Tran" w:date="2012-12-05T23:54:00Z">
        <w:r w:rsidRPr="0049233F" w:rsidDel="0023677B">
          <w:rPr>
            <w:szCs w:val="26"/>
            <w:lang w:val="fr-FR"/>
            <w:rPrChange w:id="3298" w:author="The Si Tran" w:date="2012-12-05T23:02:00Z">
              <w:rPr>
                <w:b/>
                <w:bCs/>
                <w:sz w:val="28"/>
                <w:szCs w:val="28"/>
                <w:lang w:val="fr-FR"/>
              </w:rPr>
            </w:rPrChange>
          </w:rPr>
          <w:delText xml:space="preserve"> ∆X</w:delText>
        </w:r>
        <w:r w:rsidRPr="0049233F" w:rsidDel="0023677B">
          <w:rPr>
            <w:szCs w:val="26"/>
            <w:vertAlign w:val="subscript"/>
            <w:lang w:val="fr-FR"/>
            <w:rPrChange w:id="3299" w:author="The Si Tran" w:date="2012-12-05T23:02:00Z">
              <w:rPr>
                <w:b/>
                <w:bCs/>
                <w:sz w:val="28"/>
                <w:szCs w:val="28"/>
                <w:vertAlign w:val="subscript"/>
                <w:lang w:val="fr-FR"/>
              </w:rPr>
            </w:rPrChange>
          </w:rPr>
          <w:delText>t</w:delText>
        </w:r>
      </w:del>
      <w:r w:rsidRPr="0049233F">
        <w:rPr>
          <w:szCs w:val="26"/>
          <w:lang w:val="fr-FR"/>
          <w:rPrChange w:id="3300" w:author="The Si Tran" w:date="2012-12-05T23:02:00Z">
            <w:rPr>
              <w:b/>
              <w:bCs/>
              <w:sz w:val="28"/>
              <w:szCs w:val="28"/>
              <w:lang w:val="fr-FR"/>
            </w:rPr>
          </w:rPrChange>
        </w:rPr>
        <w:t xml:space="preserve"> vẫn là chuỗi không tĩnh, ta tiếp tục áp dụng toán tử </w:t>
      </w:r>
      <w:ins w:id="3301" w:author="The Si Tran" w:date="2012-12-05T23:54:00Z">
        <m:oMath>
          <m:r>
            <w:rPr>
              <w:rFonts w:ascii="Cambria Math" w:hAnsi="Cambria Math"/>
              <w:szCs w:val="26"/>
              <w:lang w:val="fr-FR"/>
            </w:rPr>
            <m:t>∆</m:t>
          </m:r>
        </m:oMath>
      </w:ins>
      <w:ins w:id="3302" w:author="The Si Tran" w:date="2012-12-05T23:55:00Z">
        <w:r w:rsidR="00013058">
          <w:rPr>
            <w:szCs w:val="26"/>
            <w:lang w:val="fr-FR"/>
          </w:rPr>
          <w:t xml:space="preserve"> </w:t>
        </w:r>
      </w:ins>
      <w:del w:id="3303" w:author="The Si Tran" w:date="2012-12-05T23:54:00Z">
        <w:r w:rsidRPr="0049233F" w:rsidDel="0023677B">
          <w:rPr>
            <w:szCs w:val="26"/>
            <w:lang w:val="fr-FR"/>
            <w:rPrChange w:id="3304" w:author="The Si Tran" w:date="2012-12-05T23:02:00Z">
              <w:rPr>
                <w:b/>
                <w:bCs/>
                <w:sz w:val="28"/>
                <w:szCs w:val="28"/>
                <w:lang w:val="fr-FR"/>
              </w:rPr>
            </w:rPrChange>
          </w:rPr>
          <w:delText xml:space="preserve">∆ </w:delText>
        </w:r>
      </w:del>
      <w:r w:rsidRPr="0049233F">
        <w:rPr>
          <w:szCs w:val="26"/>
          <w:lang w:val="fr-FR"/>
          <w:rPrChange w:id="3305" w:author="The Si Tran" w:date="2012-12-05T23:02:00Z">
            <w:rPr>
              <w:b/>
              <w:bCs/>
              <w:sz w:val="28"/>
              <w:szCs w:val="28"/>
              <w:lang w:val="fr-FR"/>
            </w:rPr>
          </w:rPrChange>
        </w:rPr>
        <w:t xml:space="preserve">cho </w:t>
      </w:r>
      <w:proofErr w:type="gramStart"/>
      <w:r w:rsidRPr="0049233F">
        <w:rPr>
          <w:szCs w:val="26"/>
          <w:lang w:val="fr-FR"/>
          <w:rPrChange w:id="3306" w:author="The Si Tran" w:date="2012-12-05T23:02:00Z">
            <w:rPr>
              <w:b/>
              <w:bCs/>
              <w:sz w:val="28"/>
              <w:szCs w:val="28"/>
              <w:lang w:val="fr-FR"/>
            </w:rPr>
          </w:rPrChange>
        </w:rPr>
        <w:t xml:space="preserve">chuỗi </w:t>
      </w:r>
      <w:proofErr w:type="gramEnd"/>
      <w:ins w:id="3307"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3308" w:author="The Si Tran" w:date="2012-12-05T23:54:00Z">
        <w:r w:rsidRPr="0049233F" w:rsidDel="0023677B">
          <w:rPr>
            <w:szCs w:val="26"/>
            <w:lang w:val="fr-FR"/>
            <w:rPrChange w:id="3309" w:author="The Si Tran" w:date="2012-12-05T23:02:00Z">
              <w:rPr>
                <w:b/>
                <w:bCs/>
                <w:sz w:val="28"/>
                <w:szCs w:val="28"/>
                <w:lang w:val="fr-FR"/>
              </w:rPr>
            </w:rPrChange>
          </w:rPr>
          <w:delText>∆X</w:delText>
        </w:r>
        <w:r w:rsidRPr="0049233F" w:rsidDel="0023677B">
          <w:rPr>
            <w:szCs w:val="26"/>
            <w:vertAlign w:val="subscript"/>
            <w:lang w:val="fr-FR"/>
            <w:rPrChange w:id="3310" w:author="The Si Tran" w:date="2012-12-05T23:02:00Z">
              <w:rPr>
                <w:b/>
                <w:bCs/>
                <w:sz w:val="28"/>
                <w:szCs w:val="28"/>
                <w:vertAlign w:val="subscript"/>
                <w:lang w:val="fr-FR"/>
              </w:rPr>
            </w:rPrChange>
          </w:rPr>
          <w:delText>t</w:delText>
        </w:r>
      </w:del>
    </w:p>
    <w:p w14:paraId="38C58B0B" w14:textId="77777777" w:rsidR="005E5CD3" w:rsidDel="004E0A08" w:rsidRDefault="005E5CD3">
      <w:pPr>
        <w:rPr>
          <w:del w:id="3311" w:author="The Si Tran" w:date="2012-12-16T16:59:00Z"/>
          <w:szCs w:val="26"/>
          <w:lang w:val="fr-FR"/>
        </w:rPr>
        <w:pPrChange w:id="3312" w:author="The Si Tran" w:date="2012-12-16T16:59:00Z">
          <w:pPr>
            <w:ind w:firstLine="540"/>
          </w:pPr>
        </w:pPrChange>
      </w:pPr>
      <w:r w:rsidRPr="004E0A08">
        <w:rPr>
          <w:b/>
          <w:lang w:val="fr-FR"/>
          <w:rPrChange w:id="3313" w:author="The Si Tran" w:date="2012-12-16T16:59:00Z">
            <w:rPr>
              <w:b/>
              <w:bCs/>
              <w:sz w:val="28"/>
              <w:szCs w:val="28"/>
              <w:lang w:val="fr-FR"/>
            </w:rPr>
          </w:rPrChange>
        </w:rPr>
        <w:t>Thành phần chu kỳ (cyclical)</w:t>
      </w:r>
    </w:p>
    <w:p w14:paraId="56DC27CA" w14:textId="77777777" w:rsidR="004E0A08" w:rsidRPr="004E0A08" w:rsidRDefault="004E0A08">
      <w:pPr>
        <w:rPr>
          <w:ins w:id="3314" w:author="The Si Tran" w:date="2012-12-16T16:59:00Z"/>
          <w:b/>
          <w:lang w:val="fr-FR"/>
          <w:rPrChange w:id="3315" w:author="The Si Tran" w:date="2012-12-16T16:59:00Z">
            <w:rPr>
              <w:ins w:id="3316" w:author="The Si Tran" w:date="2012-12-16T16:59:00Z"/>
              <w:b/>
              <w:sz w:val="28"/>
              <w:szCs w:val="28"/>
              <w:lang w:val="fr-FR"/>
            </w:rPr>
          </w:rPrChange>
        </w:rPr>
        <w:pPrChange w:id="3317" w:author="The Si Tran" w:date="2012-12-16T16:59:00Z">
          <w:pPr>
            <w:ind w:firstLine="540"/>
          </w:pPr>
        </w:pPrChange>
      </w:pPr>
    </w:p>
    <w:p w14:paraId="0D73FA58" w14:textId="77777777" w:rsidR="005E5CD3" w:rsidRPr="0049233F" w:rsidRDefault="005E5CD3">
      <w:pPr>
        <w:rPr>
          <w:szCs w:val="26"/>
          <w:lang w:val="fr-FR"/>
          <w:rPrChange w:id="3318" w:author="The Si Tran" w:date="2012-12-05T23:02:00Z">
            <w:rPr>
              <w:sz w:val="28"/>
              <w:szCs w:val="28"/>
              <w:lang w:val="fr-FR"/>
            </w:rPr>
          </w:rPrChange>
        </w:rPr>
        <w:pPrChange w:id="3319" w:author="The Si Tran" w:date="2012-12-16T16:59:00Z">
          <w:pPr>
            <w:ind w:firstLine="540"/>
          </w:pPr>
        </w:pPrChange>
      </w:pPr>
      <w:r w:rsidRPr="0049233F">
        <w:rPr>
          <w:szCs w:val="26"/>
          <w:lang w:val="fr-FR"/>
          <w:rPrChange w:id="3320" w:author="The Si Tran" w:date="2012-12-05T23:02:00Z">
            <w:rPr>
              <w:b/>
              <w:bCs/>
              <w:sz w:val="28"/>
              <w:szCs w:val="28"/>
              <w:lang w:val="fr-FR"/>
            </w:rPr>
          </w:rPrChange>
        </w:rPr>
        <w:lastRenderedPageBreak/>
        <w:t xml:space="preserve">Là chuỗi biến đổi dạng sóng quanh xu hướng [1]. Trong thực tế thành phần này rất khó xác định </w:t>
      </w:r>
      <w:r w:rsidR="00E26A6D" w:rsidRPr="0049233F">
        <w:rPr>
          <w:szCs w:val="26"/>
          <w:lang w:val="fr-FR"/>
          <w:rPrChange w:id="3321"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3322"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E0A08" w:rsidRDefault="005E5CD3">
      <w:pPr>
        <w:rPr>
          <w:b/>
          <w:lang w:val="fr-FR"/>
          <w:rPrChange w:id="3323" w:author="The Si Tran" w:date="2012-12-16T16:59:00Z">
            <w:rPr>
              <w:b/>
              <w:sz w:val="28"/>
              <w:szCs w:val="28"/>
              <w:lang w:val="fr-FR"/>
            </w:rPr>
          </w:rPrChange>
        </w:rPr>
        <w:pPrChange w:id="3324" w:author="The Si Tran" w:date="2012-12-16T16:59:00Z">
          <w:pPr>
            <w:ind w:firstLine="540"/>
          </w:pPr>
        </w:pPrChange>
      </w:pPr>
      <w:r w:rsidRPr="004E0A08">
        <w:rPr>
          <w:b/>
          <w:lang w:val="fr-FR"/>
          <w:rPrChange w:id="3325" w:author="The Si Tran" w:date="2012-12-16T16:59:00Z">
            <w:rPr>
              <w:b/>
              <w:bCs/>
              <w:sz w:val="28"/>
              <w:szCs w:val="28"/>
              <w:lang w:val="fr-FR"/>
            </w:rPr>
          </w:rPrChange>
        </w:rPr>
        <w:t>Thành phần bất quy tắc (irregular)</w:t>
      </w:r>
    </w:p>
    <w:p w14:paraId="0034CF76" w14:textId="77777777" w:rsidR="005E5CD3" w:rsidRPr="0049233F" w:rsidRDefault="005E5CD3">
      <w:pPr>
        <w:rPr>
          <w:lang w:val="fr-FR"/>
          <w:rPrChange w:id="3326" w:author="The Si Tran" w:date="2012-12-05T23:02:00Z">
            <w:rPr>
              <w:sz w:val="28"/>
              <w:szCs w:val="28"/>
              <w:lang w:val="fr-FR"/>
            </w:rPr>
          </w:rPrChange>
        </w:rPr>
        <w:pPrChange w:id="3327" w:author="The Si Tran" w:date="2012-12-16T17:00:00Z">
          <w:pPr>
            <w:ind w:firstLine="540"/>
          </w:pPr>
        </w:pPrChange>
      </w:pPr>
      <w:r w:rsidRPr="0049233F">
        <w:rPr>
          <w:lang w:val="fr-FR"/>
          <w:rPrChange w:id="3328" w:author="The Si Tran" w:date="2012-12-05T23:02:00Z">
            <w:rPr>
              <w:b/>
              <w:bCs/>
              <w:sz w:val="28"/>
              <w:szCs w:val="28"/>
              <w:lang w:val="fr-FR"/>
            </w:rPr>
          </w:rPrChange>
        </w:rPr>
        <w:t xml:space="preserve"> Là thành phần thể hiện sự biến đổi ngẫu nhiên không thể đoán được của chuỗi thời gian [1].</w:t>
      </w:r>
    </w:p>
    <w:p w14:paraId="0507999E" w14:textId="77777777" w:rsidR="005E5CD3" w:rsidRPr="004E0A08" w:rsidRDefault="005E5CD3">
      <w:pPr>
        <w:rPr>
          <w:b/>
          <w:lang w:val="fr-FR"/>
          <w:rPrChange w:id="3329" w:author="The Si Tran" w:date="2012-12-16T17:00:00Z">
            <w:rPr>
              <w:b/>
              <w:sz w:val="28"/>
              <w:szCs w:val="28"/>
              <w:lang w:val="fr-FR"/>
            </w:rPr>
          </w:rPrChange>
        </w:rPr>
        <w:pPrChange w:id="3330" w:author="The Si Tran" w:date="2012-12-16T17:00:00Z">
          <w:pPr>
            <w:ind w:firstLine="540"/>
          </w:pPr>
        </w:pPrChange>
      </w:pPr>
      <w:r w:rsidRPr="004E0A08">
        <w:rPr>
          <w:b/>
          <w:lang w:val="fr-FR"/>
          <w:rPrChange w:id="3331" w:author="The Si Tran" w:date="2012-12-16T17:00:00Z">
            <w:rPr>
              <w:b/>
              <w:bCs/>
              <w:sz w:val="28"/>
              <w:szCs w:val="28"/>
              <w:lang w:val="fr-FR"/>
            </w:rPr>
          </w:rPrChange>
        </w:rPr>
        <w:t>Thành phần mùa (Seasonal)</w:t>
      </w:r>
    </w:p>
    <w:p w14:paraId="0F9CFB46" w14:textId="573CB7BC" w:rsidR="005E5CD3" w:rsidRDefault="005E5CD3">
      <w:pPr>
        <w:rPr>
          <w:lang w:val="fr-FR"/>
        </w:rPr>
        <w:pPrChange w:id="3332" w:author="The Si Tran" w:date="2012-12-16T17:00:00Z">
          <w:pPr>
            <w:ind w:firstLine="540"/>
          </w:pPr>
        </w:pPrChange>
      </w:pPr>
      <w:r w:rsidRPr="0049233F">
        <w:rPr>
          <w:lang w:val="fr-FR"/>
          <w:rPrChange w:id="3333" w:author="The Si Tran" w:date="2012-12-05T23:02:00Z">
            <w:rPr>
              <w:b/>
              <w:bCs/>
              <w:sz w:val="28"/>
              <w:szCs w:val="28"/>
              <w:lang w:val="fr-FR"/>
            </w:rPr>
          </w:rPrChange>
        </w:rPr>
        <w:t xml:space="preserve"> </w:t>
      </w:r>
      <w:r w:rsidR="00E26A6D" w:rsidRPr="0049233F">
        <w:rPr>
          <w:lang w:val="fr-FR"/>
          <w:rPrChange w:id="3334" w:author="The Si Tran" w:date="2012-12-05T23:02:00Z">
            <w:rPr>
              <w:b/>
              <w:bCs/>
              <w:sz w:val="28"/>
              <w:szCs w:val="28"/>
              <w:lang w:val="fr-FR"/>
            </w:rPr>
          </w:rPrChange>
        </w:rPr>
        <w:t>Theo như định nghĩa bên trên thì đây l</w:t>
      </w:r>
      <w:r w:rsidRPr="0049233F">
        <w:rPr>
          <w:lang w:val="fr-FR"/>
          <w:rPrChange w:id="3335"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3336" w:author="The Si Tran" w:date="2012-12-14T04:30:00Z">
        <w:r w:rsidR="00D20536">
          <w:rPr>
            <w:lang w:val="fr-FR"/>
          </w:rPr>
          <w:t>2.</w:t>
        </w:r>
      </w:ins>
      <w:r w:rsidR="005A4357">
        <w:rPr>
          <w:lang w:val="fr-FR"/>
        </w:rPr>
        <w:t>7</w:t>
      </w:r>
      <w:del w:id="3337" w:author="The Si Tran" w:date="2012-12-14T04:30:00Z">
        <w:r w:rsidRPr="0049233F" w:rsidDel="00D20536">
          <w:rPr>
            <w:lang w:val="fr-FR"/>
            <w:rPrChange w:id="3338" w:author="The Si Tran" w:date="2012-12-05T23:02:00Z">
              <w:rPr>
                <w:b/>
                <w:bCs/>
                <w:sz w:val="28"/>
                <w:szCs w:val="28"/>
                <w:lang w:val="fr-FR"/>
              </w:rPr>
            </w:rPrChange>
          </w:rPr>
          <w:delText>5</w:delText>
        </w:r>
      </w:del>
      <w:r w:rsidRPr="0049233F">
        <w:rPr>
          <w:lang w:val="fr-FR"/>
          <w:rPrChange w:id="3339" w:author="The Si Tran" w:date="2012-12-05T23:02:00Z">
            <w:rPr>
              <w:b/>
              <w:bCs/>
              <w:sz w:val="28"/>
              <w:szCs w:val="28"/>
              <w:lang w:val="fr-FR"/>
            </w:rPr>
          </w:rPrChange>
        </w:rPr>
        <w:t xml:space="preserve"> là đồ thị của một chuỗi thời gian có tính mùa</w:t>
      </w:r>
      <w:ins w:id="3340" w:author="The Si Tran" w:date="2012-12-14T04:30:00Z">
        <w:r w:rsidR="00D20536">
          <w:rPr>
            <w:lang w:val="fr-FR"/>
          </w:rPr>
          <w:t>.</w:t>
        </w:r>
      </w:ins>
      <w:r w:rsidR="004B1E49">
        <w:rPr>
          <w:lang w:val="fr-FR"/>
        </w:rPr>
        <w:t xml:space="preserve"> Ta nhận thấy hình dáng đồ thị qua các năm gần như là tương tự nhau</w:t>
      </w:r>
      <w:r w:rsidR="00C4504D">
        <w:rPr>
          <w:lang w:val="fr-FR"/>
        </w:rPr>
        <w:t>.</w:t>
      </w:r>
    </w:p>
    <w:p w14:paraId="57A476D9" w14:textId="77777777" w:rsidR="00E84D39" w:rsidRPr="0049233F" w:rsidRDefault="00E84D39" w:rsidP="00E84D39">
      <w:pPr>
        <w:pStyle w:val="Canhgiua"/>
        <w:rPr>
          <w:lang w:val="fr-FR"/>
          <w:rPrChange w:id="3341" w:author="The Si Tran" w:date="2012-12-05T23:02:00Z">
            <w:rPr>
              <w:sz w:val="28"/>
              <w:szCs w:val="28"/>
              <w:lang w:val="fr-FR"/>
            </w:rPr>
          </w:rPrChange>
        </w:rPr>
        <w:pPrChange w:id="3342" w:author="The Si Tran" w:date="2012-12-16T17:00:00Z">
          <w:pPr/>
        </w:pPrChange>
      </w:pPr>
      <w:r w:rsidRPr="0049233F">
        <w:rPr>
          <w:noProof/>
          <w:rPrChange w:id="3343" w:author="Unknown">
            <w:rPr>
              <w:noProof/>
              <w:sz w:val="28"/>
              <w:szCs w:val="28"/>
            </w:rPr>
          </w:rPrChange>
        </w:rPr>
        <w:drawing>
          <wp:inline distT="0" distB="0" distL="0" distR="0" wp14:anchorId="1DB5D49A" wp14:editId="63A9E27F">
            <wp:extent cx="5130140" cy="23373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1755" cy="2338068"/>
                    </a:xfrm>
                    <a:prstGeom prst="rect">
                      <a:avLst/>
                    </a:prstGeom>
                    <a:noFill/>
                    <a:ln>
                      <a:noFill/>
                    </a:ln>
                  </pic:spPr>
                </pic:pic>
              </a:graphicData>
            </a:graphic>
          </wp:inline>
        </w:drawing>
      </w:r>
    </w:p>
    <w:p w14:paraId="5B704B48" w14:textId="77777777" w:rsidR="00E84D39" w:rsidRPr="004E0A08" w:rsidDel="00565563" w:rsidRDefault="00E84D39" w:rsidP="00E84D39">
      <w:pPr>
        <w:pStyle w:val="Hinh"/>
        <w:rPr>
          <w:del w:id="3344" w:author="The Si Tran" w:date="2012-12-14T04:34:00Z"/>
          <w:rPrChange w:id="3345" w:author="The Si Tran" w:date="2012-12-16T17:00:00Z">
            <w:rPr>
              <w:del w:id="3346" w:author="The Si Tran" w:date="2012-12-14T04:34:00Z"/>
              <w:sz w:val="28"/>
              <w:szCs w:val="28"/>
              <w:lang w:val="fr-FR"/>
            </w:rPr>
          </w:rPrChange>
        </w:rPr>
        <w:pPrChange w:id="3347" w:author="The Si Tran" w:date="2012-12-16T17:00:00Z">
          <w:pPr>
            <w:pStyle w:val="Caption"/>
            <w:ind w:left="720" w:firstLine="720"/>
          </w:pPr>
        </w:pPrChange>
      </w:pPr>
      <w:bookmarkStart w:id="3348" w:name="_Toc312142079"/>
      <w:bookmarkStart w:id="3349" w:name="_Toc343029955"/>
      <w:bookmarkStart w:id="3350" w:name="_Toc343837448"/>
      <w:r w:rsidRPr="004E0A08">
        <w:rPr>
          <w:rPrChange w:id="3351" w:author="The Si Tran" w:date="2012-12-16T17:00:00Z">
            <w:rPr>
              <w:sz w:val="28"/>
              <w:szCs w:val="28"/>
              <w:lang w:val="fr-FR"/>
            </w:rPr>
          </w:rPrChange>
        </w:rPr>
        <w:t xml:space="preserve">Hình </w:t>
      </w:r>
      <w:del w:id="3352" w:author="The Si Tran" w:date="2012-12-11T23:22:00Z">
        <w:r w:rsidRPr="004E0A08" w:rsidDel="000D0624">
          <w:rPr>
            <w:rPrChange w:id="3353" w:author="The Si Tran" w:date="2012-12-16T17:00:00Z">
              <w:rPr>
                <w:sz w:val="28"/>
                <w:szCs w:val="28"/>
              </w:rPr>
            </w:rPrChange>
          </w:rPr>
          <w:fldChar w:fldCharType="begin"/>
        </w:r>
        <w:r w:rsidRPr="004E0A08" w:rsidDel="000D0624">
          <w:rPr>
            <w:rPrChange w:id="3354" w:author="The Si Tran" w:date="2012-12-16T17:00:00Z">
              <w:rPr>
                <w:sz w:val="28"/>
                <w:szCs w:val="28"/>
                <w:lang w:val="fr-FR"/>
              </w:rPr>
            </w:rPrChange>
          </w:rPr>
          <w:delInstrText xml:space="preserve"> SEQ Hình \* ARABIC </w:delInstrText>
        </w:r>
        <w:r w:rsidRPr="004E0A08" w:rsidDel="000D0624">
          <w:rPr>
            <w:rPrChange w:id="3355" w:author="The Si Tran" w:date="2012-12-16T17:00:00Z">
              <w:rPr>
                <w:sz w:val="28"/>
                <w:szCs w:val="28"/>
              </w:rPr>
            </w:rPrChange>
          </w:rPr>
          <w:fldChar w:fldCharType="separate"/>
        </w:r>
        <w:r w:rsidRPr="004E0A08" w:rsidDel="000D0624">
          <w:rPr>
            <w:rPrChange w:id="3356" w:author="The Si Tran" w:date="2012-12-16T17:00:00Z">
              <w:rPr>
                <w:noProof/>
                <w:sz w:val="28"/>
                <w:szCs w:val="28"/>
                <w:lang w:val="fr-FR"/>
              </w:rPr>
            </w:rPrChange>
          </w:rPr>
          <w:delText>5</w:delText>
        </w:r>
        <w:r w:rsidRPr="004E0A08" w:rsidDel="000D0624">
          <w:rPr>
            <w:rPrChange w:id="3357" w:author="The Si Tran" w:date="2012-12-16T17:00:00Z">
              <w:rPr>
                <w:sz w:val="28"/>
                <w:szCs w:val="28"/>
              </w:rPr>
            </w:rPrChange>
          </w:rPr>
          <w:fldChar w:fldCharType="end"/>
        </w:r>
        <w:r w:rsidRPr="004E0A08" w:rsidDel="000D0624">
          <w:rPr>
            <w:rPrChange w:id="3358" w:author="The Si Tran" w:date="2012-12-16T17:00:00Z">
              <w:rPr>
                <w:sz w:val="28"/>
                <w:szCs w:val="28"/>
                <w:lang w:val="fr-FR"/>
              </w:rPr>
            </w:rPrChange>
          </w:rPr>
          <w:delText xml:space="preserve"> </w:delText>
        </w:r>
      </w:del>
      <w:ins w:id="3359" w:author="The Si Tran" w:date="2012-12-11T23:22:00Z">
        <w:r w:rsidRPr="00032D83">
          <w:rPr>
            <w:bCs w:val="0"/>
          </w:rPr>
          <w:t>2.</w:t>
        </w:r>
      </w:ins>
      <w:r>
        <w:rPr>
          <w:bCs w:val="0"/>
        </w:rPr>
        <w:t>7</w:t>
      </w:r>
      <w:ins w:id="3360" w:author="The Si Tran" w:date="2012-12-14T04:30:00Z">
        <w:r w:rsidRPr="00032D83">
          <w:rPr>
            <w:bCs w:val="0"/>
          </w:rPr>
          <w:t>:</w:t>
        </w:r>
      </w:ins>
      <w:ins w:id="3361" w:author="The Si Tran" w:date="2012-12-11T23:22:00Z">
        <w:r w:rsidRPr="004E0A08">
          <w:rPr>
            <w:rPrChange w:id="3362" w:author="The Si Tran" w:date="2012-12-16T17:00:00Z">
              <w:rPr>
                <w:sz w:val="28"/>
                <w:szCs w:val="28"/>
                <w:lang w:val="fr-FR"/>
              </w:rPr>
            </w:rPrChange>
          </w:rPr>
          <w:t xml:space="preserve"> </w:t>
        </w:r>
      </w:ins>
      <w:r w:rsidRPr="004E0A08">
        <w:rPr>
          <w:rPrChange w:id="3363" w:author="The Si Tran" w:date="2012-12-16T17:00:00Z">
            <w:rPr>
              <w:sz w:val="28"/>
              <w:szCs w:val="28"/>
              <w:lang w:val="fr-FR"/>
            </w:rPr>
          </w:rPrChange>
        </w:rPr>
        <w:t>Chuỗi thời gian có tính mùa</w:t>
      </w:r>
      <w:bookmarkEnd w:id="3350"/>
      <w:del w:id="3364" w:author="The Si Tran" w:date="2012-12-14T04:34:00Z">
        <w:r w:rsidRPr="004E0A08" w:rsidDel="00565563">
          <w:rPr>
            <w:rPrChange w:id="3365" w:author="The Si Tran" w:date="2012-12-16T17:00:00Z">
              <w:rPr>
                <w:sz w:val="28"/>
                <w:szCs w:val="28"/>
                <w:lang w:val="fr-FR"/>
              </w:rPr>
            </w:rPrChange>
          </w:rPr>
          <w:delText>.</w:delText>
        </w:r>
        <w:bookmarkEnd w:id="3348"/>
        <w:bookmarkEnd w:id="3349"/>
      </w:del>
    </w:p>
    <w:p w14:paraId="463418B3" w14:textId="07631814" w:rsidR="00E84D39" w:rsidRDefault="00E84D39" w:rsidP="00E84D39">
      <w:pPr>
        <w:pStyle w:val="Hinh"/>
        <w:rPr>
          <w:lang w:val="fr-FR"/>
        </w:rPr>
      </w:pPr>
      <w:del w:id="3366" w:author="The Si Tran" w:date="2012-12-14T04:34:00Z">
        <w:r w:rsidRPr="0049233F" w:rsidDel="00565563">
          <w:rPr>
            <w:lang w:val="fr-FR"/>
            <w:rPrChange w:id="3367" w:author="The Si Tran" w:date="2012-12-05T23:02:00Z">
              <w:rPr>
                <w:b/>
                <w:bCs w:val="0"/>
                <w:sz w:val="28"/>
                <w:szCs w:val="28"/>
                <w:lang w:val="fr-FR"/>
              </w:rPr>
            </w:rPrChange>
          </w:rPr>
          <w:tab/>
        </w:r>
      </w:del>
    </w:p>
    <w:p w14:paraId="7F9F66FE" w14:textId="77777777" w:rsidR="00E84D39" w:rsidRDefault="00E84D39" w:rsidP="00E84D39">
      <w:pPr>
        <w:pStyle w:val="Hinh"/>
        <w:rPr>
          <w:lang w:val="fr-FR"/>
        </w:rPr>
      </w:pPr>
    </w:p>
    <w:p w14:paraId="2977C1E4" w14:textId="77777777" w:rsidR="00CE67EE" w:rsidRPr="0049233F" w:rsidRDefault="00CE67EE">
      <w:pPr>
        <w:rPr>
          <w:lang w:val="fr-FR"/>
          <w:rPrChange w:id="3368" w:author="The Si Tran" w:date="2012-12-05T23:02:00Z">
            <w:rPr>
              <w:sz w:val="28"/>
              <w:szCs w:val="28"/>
              <w:lang w:val="fr-FR"/>
            </w:rPr>
          </w:rPrChange>
        </w:rPr>
        <w:pPrChange w:id="3369" w:author="The Si Tran" w:date="2012-12-16T17:00:00Z">
          <w:pPr>
            <w:ind w:firstLine="720"/>
          </w:pPr>
        </w:pPrChange>
      </w:pPr>
      <w:del w:id="3370" w:author="The Si Tran" w:date="2012-12-14T04:33:00Z">
        <w:r w:rsidRPr="0049233F" w:rsidDel="00565563">
          <w:rPr>
            <w:lang w:val="fr-FR"/>
            <w:rPrChange w:id="3371" w:author="The Si Tran" w:date="2012-12-05T23:02:00Z">
              <w:rPr>
                <w:b/>
                <w:bCs/>
                <w:sz w:val="28"/>
                <w:szCs w:val="28"/>
                <w:lang w:val="fr-FR"/>
              </w:rPr>
            </w:rPrChange>
          </w:rPr>
          <w:tab/>
        </w:r>
      </w:del>
      <w:r w:rsidRPr="0049233F">
        <w:rPr>
          <w:lang w:val="fr-FR"/>
          <w:rPrChange w:id="3372" w:author="The Si Tran" w:date="2012-12-05T23:02:00Z">
            <w:rPr>
              <w:b/>
              <w:bCs/>
              <w:sz w:val="28"/>
              <w:szCs w:val="28"/>
              <w:lang w:val="fr-FR"/>
            </w:rPr>
          </w:rPrChange>
        </w:rPr>
        <w:t>Việc xác định một chuỗi thời gian có thành phần xu hướng hay thành phần mùa rấ</w:t>
      </w:r>
      <w:r>
        <w:rPr>
          <w:lang w:val="fr-FR"/>
        </w:rPr>
        <w:t>t quan trọ</w:t>
      </w:r>
      <w:r w:rsidRPr="0049233F">
        <w:rPr>
          <w:lang w:val="fr-FR"/>
          <w:rPrChange w:id="3373" w:author="The Si Tran" w:date="2012-12-05T23:02:00Z">
            <w:rPr>
              <w:b/>
              <w:bCs/>
              <w:sz w:val="28"/>
              <w:szCs w:val="28"/>
              <w:lang w:val="fr-FR"/>
            </w:rPr>
          </w:rPrChange>
        </w:rPr>
        <w:t>ng trong bài toán dự đoán chuỗi thời gian. Nó giúp ta lựa chọn được mô hình dự đoán phù hợp hay giúp cải tiến mô hình đã có chính xác hơn.</w:t>
      </w:r>
    </w:p>
    <w:p w14:paraId="16F0A85D" w14:textId="6DCBA639" w:rsidR="00CE67EE" w:rsidRPr="005A4357" w:rsidRDefault="00CE67EE" w:rsidP="00CE67EE">
      <w:pPr>
        <w:rPr>
          <w:szCs w:val="26"/>
          <w:lang w:val="fr-FR"/>
          <w:rPrChange w:id="3374" w:author="The Si Tran" w:date="2012-12-05T23:02:00Z">
            <w:rPr>
              <w:sz w:val="28"/>
              <w:szCs w:val="28"/>
              <w:lang w:val="fr-FR"/>
            </w:rPr>
          </w:rPrChange>
        </w:rPr>
      </w:pPr>
      <w:r w:rsidRPr="0049233F">
        <w:rPr>
          <w:szCs w:val="26"/>
          <w:lang w:val="fr-FR"/>
          <w:rPrChange w:id="3375" w:author="The Si Tran" w:date="2012-12-05T23:02:00Z">
            <w:rPr>
              <w:b/>
              <w:bCs/>
              <w:sz w:val="28"/>
              <w:szCs w:val="28"/>
              <w:lang w:val="fr-FR"/>
            </w:rPr>
          </w:rPrChange>
        </w:rPr>
        <w:t xml:space="preserve">Bảng </w:t>
      </w:r>
      <w:r>
        <w:rPr>
          <w:szCs w:val="26"/>
          <w:lang w:val="fr-FR"/>
        </w:rPr>
        <w:t xml:space="preserve">2.1 </w:t>
      </w:r>
      <w:r w:rsidRPr="0049233F">
        <w:rPr>
          <w:szCs w:val="26"/>
          <w:lang w:val="fr-FR"/>
          <w:rPrChange w:id="3376" w:author="The Si Tran" w:date="2012-12-05T23:02:00Z">
            <w:rPr>
              <w:b/>
              <w:bCs/>
              <w:sz w:val="28"/>
              <w:szCs w:val="28"/>
              <w:lang w:val="fr-FR"/>
            </w:rPr>
          </w:rPrChange>
        </w:rPr>
        <w:t>tóm tắt một số kĩ thuật dự đoán cho từng thành phần của chuỗi thờ</w:t>
      </w:r>
      <w:r w:rsidR="005A4357">
        <w:rPr>
          <w:szCs w:val="26"/>
          <w:lang w:val="fr-FR"/>
        </w:rPr>
        <w:t>i gian</w:t>
      </w:r>
      <w:r w:rsidRPr="0049233F">
        <w:rPr>
          <w:szCs w:val="26"/>
          <w:lang w:val="fr-FR"/>
          <w:rPrChange w:id="3377" w:author="The Si Tran" w:date="2012-12-05T23:02:00Z">
            <w:rPr>
              <w:b/>
              <w:bCs/>
              <w:sz w:val="28"/>
              <w:szCs w:val="28"/>
              <w:lang w:val="fr-FR"/>
            </w:rPr>
          </w:rPrChange>
        </w:rPr>
        <w:fldChar w:fldCharType="begin"/>
      </w:r>
      <w:r w:rsidRPr="0049233F">
        <w:rPr>
          <w:szCs w:val="26"/>
          <w:lang w:val="fr-FR"/>
          <w:rPrChange w:id="3378" w:author="The Si Tran" w:date="2012-12-05T23:02:00Z">
            <w:rPr>
              <w:b/>
              <w:bCs/>
              <w:sz w:val="28"/>
              <w:szCs w:val="28"/>
              <w:lang w:val="fr-FR"/>
            </w:rPr>
          </w:rPrChange>
        </w:rPr>
        <w:instrText xml:space="preserve"> REF  Bussiness_forecasting_book </w:instrText>
      </w:r>
      <w:r w:rsidRPr="0049233F">
        <w:rPr>
          <w:szCs w:val="26"/>
          <w:lang w:val="fr-FR"/>
        </w:rPr>
        <w:instrText xml:space="preserve"> \* MERGEFORMAT </w:instrText>
      </w:r>
      <w:r w:rsidRPr="0049233F">
        <w:rPr>
          <w:szCs w:val="26"/>
          <w:lang w:val="fr-FR"/>
          <w:rPrChange w:id="3379" w:author="The Si Tran" w:date="2012-12-05T23:02:00Z">
            <w:rPr>
              <w:b/>
              <w:bCs/>
              <w:sz w:val="28"/>
              <w:szCs w:val="28"/>
              <w:lang w:val="fr-FR"/>
            </w:rPr>
          </w:rPrChange>
        </w:rPr>
        <w:fldChar w:fldCharType="end"/>
      </w:r>
      <w:r w:rsidRPr="0049233F">
        <w:rPr>
          <w:szCs w:val="26"/>
          <w:lang w:val="fr-FR"/>
          <w:rPrChange w:id="3380" w:author="The Si Tran" w:date="2012-12-05T23:02:00Z">
            <w:rPr>
              <w:b/>
              <w:bCs/>
              <w:sz w:val="28"/>
              <w:szCs w:val="28"/>
              <w:lang w:val="fr-FR"/>
            </w:rPr>
          </w:rPrChange>
        </w:rPr>
        <w:t>.</w:t>
      </w:r>
    </w:p>
    <w:p w14:paraId="6061EC0D" w14:textId="77777777" w:rsidR="00BE19A7" w:rsidDel="00B828F5" w:rsidRDefault="00BE19A7" w:rsidP="001A7D30">
      <w:pPr>
        <w:ind w:firstLine="0"/>
        <w:rPr>
          <w:del w:id="3381" w:author="The Si Tran" w:date="2012-12-14T04:35:00Z"/>
          <w:szCs w:val="26"/>
          <w:lang w:val="fr-FR"/>
        </w:rPr>
      </w:pPr>
    </w:p>
    <w:p w14:paraId="6B00FEF5" w14:textId="77777777" w:rsidR="00B828F5" w:rsidRPr="0049233F" w:rsidRDefault="00B828F5" w:rsidP="001A7D30">
      <w:pPr>
        <w:ind w:firstLine="0"/>
        <w:rPr>
          <w:ins w:id="3382" w:author="The Si Tran" w:date="2012-12-14T04:35:00Z"/>
          <w:szCs w:val="26"/>
          <w:lang w:val="fr-FR"/>
          <w:rPrChange w:id="3383" w:author="The Si Tran" w:date="2012-12-05T23:02:00Z">
            <w:rPr>
              <w:ins w:id="3384" w:author="The Si Tran" w:date="2012-12-14T04:35:00Z"/>
              <w:sz w:val="28"/>
              <w:szCs w:val="28"/>
              <w:lang w:val="fr-FR"/>
            </w:rPr>
          </w:rPrChange>
        </w:rPr>
      </w:pPr>
    </w:p>
    <w:p w14:paraId="2041ECB9" w14:textId="0FAE7C12" w:rsidR="008D6389" w:rsidRPr="00EF4E32" w:rsidDel="00565563" w:rsidRDefault="00565563">
      <w:pPr>
        <w:pStyle w:val="Bang"/>
        <w:rPr>
          <w:del w:id="3385" w:author="The Si Tran" w:date="2012-12-14T04:33:00Z"/>
          <w:rPrChange w:id="3386" w:author="The Si Tran" w:date="2012-12-05T23:02:00Z">
            <w:rPr>
              <w:del w:id="3387" w:author="The Si Tran" w:date="2012-12-14T04:33:00Z"/>
              <w:sz w:val="28"/>
              <w:szCs w:val="28"/>
              <w:lang w:val="fr-FR"/>
            </w:rPr>
          </w:rPrChange>
        </w:rPr>
        <w:pPrChange w:id="3388" w:author="The Si Tran" w:date="2012-12-16T10:03:00Z">
          <w:pPr/>
        </w:pPrChange>
      </w:pPr>
      <w:bookmarkStart w:id="3389" w:name="_Toc343837530"/>
      <w:ins w:id="3390" w:author="The Si Tran" w:date="2012-12-14T04:34:00Z">
        <w:r w:rsidRPr="00EF4E32">
          <w:rPr>
            <w:rPrChange w:id="3391" w:author="The Si Tran" w:date="2012-12-14T04:35:00Z">
              <w:rPr>
                <w:lang w:val="fr-FR"/>
              </w:rPr>
            </w:rPrChange>
          </w:rPr>
          <w:t>Bảng 2.1</w:t>
        </w:r>
      </w:ins>
      <w:ins w:id="3392" w:author="The Si Tran" w:date="2012-12-14T04:35:00Z">
        <w:r w:rsidRPr="00EF4E32">
          <w:rPr>
            <w:rPrChange w:id="3393" w:author="The Si Tran" w:date="2012-12-14T04:35:00Z">
              <w:rPr>
                <w:lang w:val="fr-FR"/>
              </w:rPr>
            </w:rPrChange>
          </w:rPr>
          <w:t>:</w:t>
        </w:r>
      </w:ins>
      <w:ins w:id="3394" w:author="The Si Tran" w:date="2012-12-14T04:34:00Z">
        <w:r w:rsidRPr="00EF4E32">
          <w:t xml:space="preserve"> Một số kĩ thuật dự đoán cho từng thành phần của chuỗi thời gian</w:t>
        </w:r>
      </w:ins>
      <w:bookmarkEnd w:id="3389"/>
    </w:p>
    <w:p w14:paraId="1C234874" w14:textId="77777777" w:rsidR="008D6389" w:rsidRPr="0049233F" w:rsidRDefault="008D6389">
      <w:pPr>
        <w:pStyle w:val="Bang"/>
        <w:rPr>
          <w:lang w:val="fr-FR"/>
          <w:rPrChange w:id="3395" w:author="The Si Tran" w:date="2012-12-05T23:02:00Z">
            <w:rPr>
              <w:sz w:val="28"/>
              <w:szCs w:val="28"/>
              <w:lang w:val="fr-FR"/>
            </w:rPr>
          </w:rPrChange>
        </w:rPr>
        <w:pPrChange w:id="3396" w:author="The Si Tran" w:date="2012-12-16T10:03:00Z">
          <w:pPr/>
        </w:pPrChange>
      </w:pPr>
      <w:del w:id="3397" w:author="The Si Tran" w:date="2012-12-14T04:33:00Z">
        <w:r w:rsidRPr="0049233F" w:rsidDel="00565563">
          <w:rPr>
            <w:lang w:val="fr-FR"/>
            <w:rPrChange w:id="3398"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3399" w:author="The Si Tran" w:date="2012-12-14T04:36:00Z">
          <w:tblPr>
            <w:tblStyle w:val="TableGrid"/>
            <w:tblW w:w="0" w:type="auto"/>
            <w:tblLook w:val="04A0" w:firstRow="1" w:lastRow="0" w:firstColumn="1" w:lastColumn="0" w:noHBand="0" w:noVBand="1"/>
          </w:tblPr>
        </w:tblPrChange>
      </w:tblPr>
      <w:tblGrid>
        <w:gridCol w:w="1616"/>
        <w:gridCol w:w="3908"/>
        <w:gridCol w:w="3642"/>
        <w:tblGridChange w:id="3400">
          <w:tblGrid>
            <w:gridCol w:w="1616"/>
            <w:gridCol w:w="1466"/>
            <w:gridCol w:w="2442"/>
            <w:gridCol w:w="687"/>
            <w:gridCol w:w="2955"/>
            <w:gridCol w:w="155"/>
          </w:tblGrid>
        </w:tblGridChange>
      </w:tblGrid>
      <w:tr w:rsidR="008D6389" w:rsidRPr="00565563" w:rsidDel="006B12AA" w14:paraId="0E2BA307" w14:textId="1D95D6F1" w:rsidTr="00BB708B">
        <w:trPr>
          <w:trHeight w:val="144"/>
          <w:del w:id="3401" w:author="The Si Tran" w:date="2012-12-16T17:03:00Z"/>
        </w:trPr>
        <w:tc>
          <w:tcPr>
            <w:tcW w:w="1616" w:type="dxa"/>
            <w:tcPrChange w:id="3402" w:author="The Si Tran" w:date="2012-12-14T04:36:00Z">
              <w:tcPr>
                <w:tcW w:w="3192" w:type="dxa"/>
                <w:gridSpan w:val="2"/>
              </w:tcPr>
            </w:tcPrChange>
          </w:tcPr>
          <w:p w14:paraId="109F5C6A" w14:textId="32452574" w:rsidR="008D6389" w:rsidRPr="00DC2B95" w:rsidDel="006B12AA" w:rsidRDefault="008D6389">
            <w:pPr>
              <w:pStyle w:val="BangBody"/>
              <w:jc w:val="center"/>
              <w:rPr>
                <w:del w:id="3403" w:author="The Si Tran" w:date="2012-12-16T17:03:00Z"/>
                <w:b/>
                <w:sz w:val="26"/>
                <w:szCs w:val="26"/>
                <w:lang w:val="fr-FR"/>
                <w:rPrChange w:id="3404" w:author="The Si Tran" w:date="2012-12-16T10:44:00Z">
                  <w:rPr>
                    <w:del w:id="3405" w:author="The Si Tran" w:date="2012-12-16T17:03:00Z"/>
                    <w:sz w:val="28"/>
                    <w:szCs w:val="28"/>
                    <w:lang w:val="fr-FR"/>
                  </w:rPr>
                </w:rPrChange>
              </w:rPr>
              <w:pPrChange w:id="3406" w:author="The Si Tran" w:date="2012-12-16T10:44:00Z">
                <w:pPr/>
              </w:pPrChange>
            </w:pPr>
            <w:del w:id="3407" w:author="The Si Tran" w:date="2012-12-16T17:03:00Z">
              <w:r w:rsidRPr="00DC2B95" w:rsidDel="006B12AA">
                <w:rPr>
                  <w:b/>
                  <w:sz w:val="26"/>
                  <w:szCs w:val="26"/>
                  <w:lang w:val="fr-FR"/>
                  <w:rPrChange w:id="3408" w:author="The Si Tran" w:date="2012-12-16T10:44:00Z">
                    <w:rPr>
                      <w:b/>
                      <w:bCs/>
                      <w:sz w:val="28"/>
                      <w:szCs w:val="28"/>
                      <w:lang w:val="fr-FR"/>
                    </w:rPr>
                  </w:rPrChange>
                </w:rPr>
                <w:delText>Thành ph t</w:delText>
              </w:r>
            </w:del>
          </w:p>
        </w:tc>
        <w:tc>
          <w:tcPr>
            <w:tcW w:w="3908" w:type="dxa"/>
            <w:tcPrChange w:id="3409" w:author="The Si Tran" w:date="2012-12-14T04:36:00Z">
              <w:tcPr>
                <w:tcW w:w="3192" w:type="dxa"/>
                <w:gridSpan w:val="2"/>
              </w:tcPr>
            </w:tcPrChange>
          </w:tcPr>
          <w:p w14:paraId="4CA912EB" w14:textId="0DFE93BA" w:rsidR="008D6389" w:rsidRPr="00DC2B95" w:rsidDel="006B12AA" w:rsidRDefault="008D6389">
            <w:pPr>
              <w:pStyle w:val="BangBody"/>
              <w:jc w:val="center"/>
              <w:rPr>
                <w:del w:id="3410" w:author="The Si Tran" w:date="2012-12-16T17:03:00Z"/>
                <w:b/>
                <w:sz w:val="26"/>
                <w:szCs w:val="26"/>
                <w:lang w:val="fr-FR"/>
                <w:rPrChange w:id="3411" w:author="The Si Tran" w:date="2012-12-16T10:44:00Z">
                  <w:rPr>
                    <w:del w:id="3412" w:author="The Si Tran" w:date="2012-12-16T17:03:00Z"/>
                    <w:sz w:val="28"/>
                    <w:szCs w:val="28"/>
                    <w:lang w:val="fr-FR"/>
                  </w:rPr>
                </w:rPrChange>
              </w:rPr>
              <w:pPrChange w:id="3413" w:author="The Si Tran" w:date="2012-12-16T10:44:00Z">
                <w:pPr/>
              </w:pPrChange>
            </w:pPr>
            <w:del w:id="3414" w:author="The Si Tran" w:date="2012-12-16T17:03:00Z">
              <w:r w:rsidRPr="00DC2B95" w:rsidDel="006B12AA">
                <w:rPr>
                  <w:b/>
                  <w:sz w:val="26"/>
                  <w:szCs w:val="26"/>
                  <w:lang w:val="fr-FR"/>
                  <w:rPrChange w:id="3415" w:author="The Si Tran" w:date="2012-12-16T10:44:00Z">
                    <w:rPr>
                      <w:b/>
                      <w:bCs/>
                      <w:sz w:val="28"/>
                      <w:szCs w:val="28"/>
                      <w:lang w:val="fr-FR"/>
                    </w:rPr>
                  </w:rPrChange>
                </w:rPr>
                <w:delText>Kĩ thuph thuhuậ</w:delText>
              </w:r>
            </w:del>
          </w:p>
        </w:tc>
        <w:tc>
          <w:tcPr>
            <w:tcW w:w="3642" w:type="dxa"/>
            <w:tcPrChange w:id="3416" w:author="The Si Tran" w:date="2012-12-14T04:36:00Z">
              <w:tcPr>
                <w:tcW w:w="3192" w:type="dxa"/>
                <w:gridSpan w:val="2"/>
              </w:tcPr>
            </w:tcPrChange>
          </w:tcPr>
          <w:p w14:paraId="0D4794FF" w14:textId="3BAAAC04" w:rsidR="008D6389" w:rsidRPr="00DC2B95" w:rsidDel="006B12AA" w:rsidRDefault="00075CBD">
            <w:pPr>
              <w:pStyle w:val="BangBody"/>
              <w:jc w:val="center"/>
              <w:rPr>
                <w:del w:id="3417" w:author="The Si Tran" w:date="2012-12-16T17:03:00Z"/>
                <w:b/>
                <w:sz w:val="26"/>
                <w:szCs w:val="26"/>
                <w:lang w:val="fr-FR"/>
                <w:rPrChange w:id="3418" w:author="The Si Tran" w:date="2012-12-16T10:44:00Z">
                  <w:rPr>
                    <w:del w:id="3419" w:author="The Si Tran" w:date="2012-12-16T17:03:00Z"/>
                    <w:sz w:val="28"/>
                    <w:szCs w:val="28"/>
                    <w:lang w:val="fr-FR"/>
                  </w:rPr>
                </w:rPrChange>
              </w:rPr>
              <w:pPrChange w:id="3420" w:author="The Si Tran" w:date="2012-12-16T10:44:00Z">
                <w:pPr/>
              </w:pPrChange>
            </w:pPr>
            <w:del w:id="3421" w:author="The Si Tran" w:date="2012-12-12T13:59:00Z">
              <w:r w:rsidRPr="00DC2B95" w:rsidDel="000064E1">
                <w:rPr>
                  <w:b/>
                  <w:sz w:val="26"/>
                  <w:szCs w:val="26"/>
                  <w:lang w:val="fr-FR"/>
                  <w:rPrChange w:id="3422" w:author="The Si Tran" w:date="2012-12-16T10:44:00Z">
                    <w:rPr>
                      <w:b/>
                      <w:bCs/>
                      <w:sz w:val="28"/>
                      <w:szCs w:val="28"/>
                      <w:lang w:val="fr-FR"/>
                    </w:rPr>
                  </w:rPrChange>
                </w:rPr>
                <w:delText>Whenever ?</w:delText>
              </w:r>
            </w:del>
          </w:p>
        </w:tc>
      </w:tr>
      <w:tr w:rsidR="008D6389" w:rsidRPr="00565563" w:rsidDel="006B12AA" w14:paraId="74A0825D" w14:textId="13D71DCB" w:rsidTr="00BB708B">
        <w:trPr>
          <w:gridAfter w:val="1"/>
          <w:trHeight w:val="144"/>
          <w:del w:id="3423" w:author="The Si Tran" w:date="2012-12-16T17:03:00Z"/>
          <w:trPrChange w:id="3424" w:author="The Si Tran" w:date="2012-12-16T10:45:00Z">
            <w:trPr>
              <w:gridAfter w:val="1"/>
            </w:trPr>
          </w:trPrChange>
        </w:trPr>
        <w:tc>
          <w:tcPr>
            <w:tcW w:w="1616" w:type="dxa"/>
            <w:vAlign w:val="center"/>
            <w:tcPrChange w:id="3425" w:author="The Si Tran" w:date="2012-12-16T10:45:00Z">
              <w:tcPr>
                <w:tcW w:w="3192" w:type="dxa"/>
                <w:gridSpan w:val="2"/>
              </w:tcPr>
            </w:tcPrChange>
          </w:tcPr>
          <w:p w14:paraId="3B19F359" w14:textId="42C85F4C" w:rsidR="008D6389" w:rsidRPr="00DC2B95" w:rsidDel="006B12AA" w:rsidRDefault="002A35A8">
            <w:pPr>
              <w:pStyle w:val="BangBody"/>
              <w:jc w:val="center"/>
              <w:rPr>
                <w:del w:id="3426" w:author="The Si Tran" w:date="2012-12-16T17:03:00Z"/>
                <w:sz w:val="26"/>
                <w:szCs w:val="26"/>
                <w:lang w:val="fr-FR"/>
                <w:rPrChange w:id="3427" w:author="The Si Tran" w:date="2012-12-16T10:43:00Z">
                  <w:rPr>
                    <w:del w:id="3428" w:author="The Si Tran" w:date="2012-12-16T17:03:00Z"/>
                    <w:sz w:val="28"/>
                    <w:szCs w:val="28"/>
                    <w:lang w:val="fr-FR"/>
                  </w:rPr>
                </w:rPrChange>
              </w:rPr>
              <w:pPrChange w:id="3429" w:author="The Si Tran" w:date="2012-12-16T10:45:00Z">
                <w:pPr/>
              </w:pPrChange>
            </w:pPr>
            <w:del w:id="3430" w:author="The Si Tran" w:date="2012-12-16T17:03:00Z">
              <w:r w:rsidRPr="00DC2B95" w:rsidDel="006B12AA">
                <w:rPr>
                  <w:sz w:val="26"/>
                  <w:szCs w:val="26"/>
                  <w:lang w:val="fr-FR"/>
                  <w:rPrChange w:id="3431" w:author="The Si Tran" w:date="2012-12-16T10:43:00Z">
                    <w:rPr>
                      <w:b/>
                      <w:bCs/>
                      <w:sz w:val="28"/>
                      <w:szCs w:val="28"/>
                      <w:lang w:val="fr-FR"/>
                    </w:rPr>
                  </w:rPrChange>
                </w:rPr>
                <w:delText>Chunever ?</w:delText>
              </w:r>
            </w:del>
          </w:p>
        </w:tc>
        <w:tc>
          <w:tcPr>
            <w:tcW w:w="3908" w:type="dxa"/>
            <w:tcPrChange w:id="3432" w:author="The Si Tran" w:date="2012-12-16T10:45:00Z">
              <w:tcPr>
                <w:tcW w:w="3192" w:type="dxa"/>
                <w:gridSpan w:val="2"/>
              </w:tcPr>
            </w:tcPrChange>
          </w:tcPr>
          <w:p w14:paraId="6D9972D3" w14:textId="47B26D01" w:rsidR="008D6389" w:rsidRPr="00DC2B95" w:rsidDel="006B12AA" w:rsidRDefault="002A35A8">
            <w:pPr>
              <w:pStyle w:val="BangBody"/>
              <w:rPr>
                <w:del w:id="3433" w:author="The Si Tran" w:date="2012-12-16T17:03:00Z"/>
                <w:sz w:val="26"/>
                <w:szCs w:val="26"/>
                <w:lang w:val="fr-FR"/>
                <w:rPrChange w:id="3434" w:author="The Si Tran" w:date="2012-12-16T10:43:00Z">
                  <w:rPr>
                    <w:del w:id="3435" w:author="The Si Tran" w:date="2012-12-16T17:03:00Z"/>
                    <w:sz w:val="28"/>
                    <w:szCs w:val="28"/>
                    <w:lang w:val="fr-FR"/>
                  </w:rPr>
                </w:rPrChange>
              </w:rPr>
              <w:pPrChange w:id="3436" w:author="The Si Tran" w:date="2012-12-16T10:28:00Z">
                <w:pPr>
                  <w:spacing w:before="0"/>
                </w:pPr>
              </w:pPrChange>
            </w:pPr>
            <w:del w:id="3437" w:author="The Si Tran" w:date="2012-12-16T17:03:00Z">
              <w:r w:rsidRPr="00DC2B95" w:rsidDel="006B12AA">
                <w:rPr>
                  <w:sz w:val="26"/>
                  <w:szCs w:val="26"/>
                  <w:lang w:val="fr-FR"/>
                  <w:rPrChange w:id="3438" w:author="The Si Tran" w:date="2012-12-16T10:43:00Z">
                    <w:rPr>
                      <w:sz w:val="28"/>
                      <w:szCs w:val="28"/>
                      <w:lang w:val="fr-FR"/>
                    </w:rPr>
                  </w:rPrChange>
                </w:rPr>
                <w:delText>Trung bình đơn gi đoán cho t từng thành phầ</w:delText>
              </w:r>
            </w:del>
          </w:p>
          <w:p w14:paraId="32D6EC29" w14:textId="6360CE4C" w:rsidR="002A35A8" w:rsidRPr="00DC2B95" w:rsidDel="006B12AA" w:rsidRDefault="002A35A8">
            <w:pPr>
              <w:pStyle w:val="BangBody"/>
              <w:rPr>
                <w:del w:id="3439" w:author="The Si Tran" w:date="2012-12-16T17:03:00Z"/>
                <w:sz w:val="26"/>
                <w:szCs w:val="26"/>
                <w:lang w:val="fr-FR"/>
                <w:rPrChange w:id="3440" w:author="The Si Tran" w:date="2012-12-16T10:43:00Z">
                  <w:rPr>
                    <w:del w:id="3441" w:author="The Si Tran" w:date="2012-12-16T17:03:00Z"/>
                    <w:sz w:val="28"/>
                    <w:szCs w:val="28"/>
                    <w:lang w:val="fr-FR"/>
                  </w:rPr>
                </w:rPrChange>
              </w:rPr>
              <w:pPrChange w:id="3442" w:author="The Si Tran" w:date="2012-12-16T10:28:00Z">
                <w:pPr>
                  <w:spacing w:before="0"/>
                </w:pPr>
              </w:pPrChange>
            </w:pPr>
            <w:del w:id="3443" w:author="The Si Tran" w:date="2012-12-16T17:03:00Z">
              <w:r w:rsidRPr="00DC2B95" w:rsidDel="006B12AA">
                <w:rPr>
                  <w:sz w:val="26"/>
                  <w:szCs w:val="26"/>
                  <w:lang w:val="fr-FR"/>
                  <w:rPrChange w:id="3444" w:author="The Si Tran" w:date="2012-12-16T10:43:00Z">
                    <w:rPr>
                      <w:sz w:val="28"/>
                      <w:szCs w:val="28"/>
                      <w:lang w:val="fr-FR"/>
                    </w:rPr>
                  </w:rPrChange>
                </w:rPr>
                <w:delText xml:space="preserve">Trung bình di đgi đoán cho t từng thành phần của chuỗi thời gianờợc mô hình dự đoán phù hợp hay giúp cải tiến mô hình </w:delText>
              </w:r>
              <w:r w:rsidR="0040359E" w:rsidRPr="00DC2B95" w:rsidDel="006B12AA">
                <w:rPr>
                  <w:sz w:val="26"/>
                  <w:szCs w:val="26"/>
                  <w:lang w:val="fr-FR"/>
                  <w:rPrChange w:id="3445" w:author="The Si Tran" w:date="2012-12-16T10:43:00Z">
                    <w:rPr>
                      <w:sz w:val="28"/>
                      <w:szCs w:val="28"/>
                      <w:lang w:val="fr-FR"/>
                    </w:rPr>
                  </w:rPrChange>
                </w:rPr>
                <w:delText>Mô hình đơn giđgi đoán cho t từng thành phần của chuỗi thời gianờợc mô hình dự đoán phù hợp hay giúp cải tiến mô hình đã có chính xác hơn. có thành phần mùa thì giá trị</w:delText>
              </w:r>
            </w:del>
          </w:p>
        </w:tc>
      </w:tr>
      <w:tr w:rsidR="00572933" w:rsidRPr="00565563" w:rsidDel="006B12AA" w14:paraId="144C77CF" w14:textId="7392D3A9" w:rsidTr="00BB708B">
        <w:trPr>
          <w:gridAfter w:val="1"/>
          <w:trHeight w:val="144"/>
          <w:del w:id="3446" w:author="The Si Tran" w:date="2012-12-16T17:03:00Z"/>
          <w:trPrChange w:id="3447" w:author="The Si Tran" w:date="2012-12-16T10:45:00Z">
            <w:trPr>
              <w:gridAfter w:val="1"/>
            </w:trPr>
          </w:trPrChange>
        </w:trPr>
        <w:tc>
          <w:tcPr>
            <w:tcW w:w="1616" w:type="dxa"/>
            <w:vAlign w:val="center"/>
            <w:tcPrChange w:id="3448" w:author="The Si Tran" w:date="2012-12-16T10:45:00Z">
              <w:tcPr>
                <w:tcW w:w="3192" w:type="dxa"/>
                <w:gridSpan w:val="2"/>
              </w:tcPr>
            </w:tcPrChange>
          </w:tcPr>
          <w:p w14:paraId="4CB62FE8" w14:textId="3E9EA29A" w:rsidR="00572933" w:rsidRPr="00DC2B95" w:rsidDel="006B12AA" w:rsidRDefault="00572933">
            <w:pPr>
              <w:pStyle w:val="BangBody"/>
              <w:jc w:val="center"/>
              <w:rPr>
                <w:del w:id="3449" w:author="The Si Tran" w:date="2012-12-16T17:03:00Z"/>
                <w:sz w:val="26"/>
                <w:szCs w:val="26"/>
                <w:lang w:val="fr-FR"/>
                <w:rPrChange w:id="3450" w:author="The Si Tran" w:date="2012-12-16T10:43:00Z">
                  <w:rPr>
                    <w:del w:id="3451" w:author="The Si Tran" w:date="2012-12-16T17:03:00Z"/>
                    <w:sz w:val="28"/>
                    <w:szCs w:val="28"/>
                    <w:lang w:val="fr-FR"/>
                  </w:rPr>
                </w:rPrChange>
              </w:rPr>
              <w:pPrChange w:id="3452" w:author="The Si Tran" w:date="2012-12-16T10:45:00Z">
                <w:pPr/>
              </w:pPrChange>
            </w:pPr>
            <w:del w:id="3453" w:author="The Si Tran" w:date="2012-12-16T17:03:00Z">
              <w:r w:rsidRPr="00DC2B95" w:rsidDel="006B12AA">
                <w:rPr>
                  <w:sz w:val="26"/>
                  <w:szCs w:val="26"/>
                  <w:lang w:val="fr-FR"/>
                  <w:rPrChange w:id="3454" w:author="The Si Tran" w:date="2012-12-16T10:43:00Z">
                    <w:rPr>
                      <w:sz w:val="28"/>
                      <w:szCs w:val="28"/>
                      <w:lang w:val="fr-FR"/>
                    </w:rPr>
                  </w:rPrChange>
                </w:rPr>
                <w:delText xml:space="preserve">Xu hưnh </w:delText>
              </w:r>
            </w:del>
          </w:p>
        </w:tc>
        <w:tc>
          <w:tcPr>
            <w:tcW w:w="3908" w:type="dxa"/>
            <w:tcPrChange w:id="3455" w:author="The Si Tran" w:date="2012-12-16T10:45:00Z">
              <w:tcPr>
                <w:tcW w:w="3192" w:type="dxa"/>
                <w:gridSpan w:val="2"/>
              </w:tcPr>
            </w:tcPrChange>
          </w:tcPr>
          <w:p w14:paraId="0458B685" w14:textId="200B7BA3" w:rsidR="00572933" w:rsidRPr="00DC2B95" w:rsidDel="006B12AA" w:rsidRDefault="00572933">
            <w:pPr>
              <w:pStyle w:val="BangBody"/>
              <w:rPr>
                <w:del w:id="3456" w:author="The Si Tran" w:date="2012-12-16T17:03:00Z"/>
                <w:sz w:val="26"/>
                <w:szCs w:val="26"/>
                <w:lang w:val="fr-FR"/>
                <w:rPrChange w:id="3457" w:author="The Si Tran" w:date="2012-12-16T10:43:00Z">
                  <w:rPr>
                    <w:del w:id="3458" w:author="The Si Tran" w:date="2012-12-16T17:03:00Z"/>
                    <w:sz w:val="28"/>
                    <w:szCs w:val="28"/>
                    <w:lang w:val="fr-FR"/>
                  </w:rPr>
                </w:rPrChange>
              </w:rPr>
              <w:pPrChange w:id="3459" w:author="The Si Tran" w:date="2012-12-16T10:28:00Z">
                <w:pPr>
                  <w:spacing w:before="0"/>
                </w:pPr>
              </w:pPrChange>
            </w:pPr>
            <w:del w:id="3460" w:author="The Si Tran" w:date="2012-12-16T17:03:00Z">
              <w:r w:rsidRPr="00DC2B95" w:rsidDel="006B12AA">
                <w:rPr>
                  <w:sz w:val="26"/>
                  <w:szCs w:val="26"/>
                  <w:lang w:val="fr-FR"/>
                  <w:rPrChange w:id="3461" w:author="The Si Tran" w:date="2012-12-16T10:43:00Z">
                    <w:rPr>
                      <w:sz w:val="28"/>
                      <w:szCs w:val="28"/>
                      <w:lang w:val="fr-FR"/>
                    </w:rPr>
                  </w:rPrChange>
                </w:rPr>
                <w:delText>Trung bình di đgi đoán cTrung bình di đgi đoán cho t ththời gianờợc mô hình dự đoán phù hợp hay giúp cải tiến mô h</w:delText>
              </w:r>
              <w:r w:rsidR="006C1D46" w:rsidRPr="00DC2B95" w:rsidDel="006B12AA">
                <w:rPr>
                  <w:sz w:val="26"/>
                  <w:szCs w:val="26"/>
                  <w:lang w:val="fr-FR"/>
                  <w:rPrChange w:id="3462" w:author="The Si Tran" w:date="2012-12-16T10:43:00Z">
                    <w:rPr>
                      <w:sz w:val="28"/>
                      <w:szCs w:val="28"/>
                      <w:lang w:val="fr-FR"/>
                    </w:rPr>
                  </w:rPrChange>
                </w:rPr>
                <w:delText>Xuung bình di đgi đoán cho tg bình di đgi đoán cho t ththời gianờợc mô hình dự đoán phù hợp hay giúp cải tiến mô hình đã có chính xác hơn. có thành phần mùa thì giá trị tại những thời</w:delText>
              </w:r>
            </w:del>
          </w:p>
        </w:tc>
      </w:tr>
      <w:tr w:rsidR="00F077A6" w:rsidRPr="00565563" w:rsidDel="006B12AA" w14:paraId="2E2BF25E" w14:textId="29C25E62" w:rsidTr="00BB708B">
        <w:trPr>
          <w:trHeight w:val="144"/>
          <w:del w:id="3463" w:author="The Si Tran" w:date="2012-12-16T17:03:00Z"/>
        </w:trPr>
        <w:tc>
          <w:tcPr>
            <w:tcW w:w="1616" w:type="dxa"/>
            <w:vAlign w:val="center"/>
            <w:tcPrChange w:id="3464" w:author="The Si Tran" w:date="2012-12-16T10:45:00Z">
              <w:tcPr>
                <w:tcW w:w="3192" w:type="dxa"/>
                <w:gridSpan w:val="2"/>
              </w:tcPr>
            </w:tcPrChange>
          </w:tcPr>
          <w:p w14:paraId="549CF493" w14:textId="62CEE41E" w:rsidR="00F077A6" w:rsidRPr="00DC2B95" w:rsidDel="006B12AA" w:rsidRDefault="00F077A6">
            <w:pPr>
              <w:pStyle w:val="BangBody"/>
              <w:jc w:val="center"/>
              <w:rPr>
                <w:del w:id="3465" w:author="The Si Tran" w:date="2012-12-16T17:03:00Z"/>
                <w:sz w:val="26"/>
                <w:szCs w:val="26"/>
                <w:lang w:val="fr-FR"/>
                <w:rPrChange w:id="3466" w:author="The Si Tran" w:date="2012-12-16T10:43:00Z">
                  <w:rPr>
                    <w:del w:id="3467" w:author="The Si Tran" w:date="2012-12-16T17:03:00Z"/>
                    <w:sz w:val="28"/>
                    <w:szCs w:val="28"/>
                    <w:lang w:val="fr-FR"/>
                  </w:rPr>
                </w:rPrChange>
              </w:rPr>
              <w:pPrChange w:id="3468" w:author="The Si Tran" w:date="2012-12-16T10:45:00Z">
                <w:pPr/>
              </w:pPrChange>
            </w:pPr>
            <w:del w:id="3469" w:author="The Si Tran" w:date="2012-12-16T17:03:00Z">
              <w:r w:rsidRPr="00DC2B95" w:rsidDel="006B12AA">
                <w:rPr>
                  <w:sz w:val="26"/>
                  <w:szCs w:val="26"/>
                  <w:lang w:val="fr-FR"/>
                  <w:rPrChange w:id="3470" w:author="The Si Tran" w:date="2012-12-16T10:43:00Z">
                    <w:rPr>
                      <w:sz w:val="28"/>
                      <w:szCs w:val="28"/>
                      <w:lang w:val="fr-FR"/>
                    </w:rPr>
                  </w:rPrChange>
                </w:rPr>
                <w:delText>Mùa</w:delText>
              </w:r>
            </w:del>
          </w:p>
        </w:tc>
        <w:tc>
          <w:tcPr>
            <w:tcW w:w="3908" w:type="dxa"/>
            <w:tcPrChange w:id="3471" w:author="The Si Tran" w:date="2012-12-16T10:45:00Z">
              <w:tcPr>
                <w:tcW w:w="3192" w:type="dxa"/>
                <w:gridSpan w:val="2"/>
              </w:tcPr>
            </w:tcPrChange>
          </w:tcPr>
          <w:p w14:paraId="245F83F8" w14:textId="48926230" w:rsidR="00F077A6" w:rsidRPr="00DC2B95" w:rsidDel="006B12AA" w:rsidRDefault="00F077A6">
            <w:pPr>
              <w:pStyle w:val="BangBody"/>
              <w:rPr>
                <w:del w:id="3472" w:author="The Si Tran" w:date="2012-12-16T17:03:00Z"/>
                <w:sz w:val="26"/>
                <w:szCs w:val="26"/>
                <w:lang w:val="fr-FR"/>
                <w:rPrChange w:id="3473" w:author="The Si Tran" w:date="2012-12-16T10:43:00Z">
                  <w:rPr>
                    <w:del w:id="3474" w:author="The Si Tran" w:date="2012-12-16T17:03:00Z"/>
                    <w:sz w:val="28"/>
                    <w:szCs w:val="28"/>
                    <w:lang w:val="fr-FR"/>
                  </w:rPr>
                </w:rPrChange>
              </w:rPr>
              <w:pPrChange w:id="3475" w:author="The Si Tran" w:date="2012-12-16T10:28:00Z">
                <w:pPr>
                  <w:spacing w:before="0"/>
                </w:pPr>
              </w:pPrChange>
            </w:pPr>
            <w:del w:id="3476" w:author="The Si Tran" w:date="2012-12-16T17:03:00Z">
              <w:r w:rsidRPr="00DC2B95" w:rsidDel="006B12AA">
                <w:rPr>
                  <w:sz w:val="26"/>
                  <w:szCs w:val="26"/>
                  <w:lang w:val="fr-FR"/>
                  <w:rPrChange w:id="3477" w:author="The Si Tran" w:date="2012-12-16T10:43:00Z">
                    <w:rPr>
                      <w:sz w:val="28"/>
                      <w:szCs w:val="28"/>
                      <w:lang w:val="fr-FR"/>
                    </w:rPr>
                  </w:rPrChange>
                </w:rPr>
                <w:delText>Mô hình làm trơn theo hàm mũ cg thành phi đoán cho t th phgianhuờợc mô hì</w:delText>
              </w:r>
              <w:r w:rsidR="00CF32C5" w:rsidRPr="00DC2B95" w:rsidDel="006B12AA">
                <w:rPr>
                  <w:sz w:val="26"/>
                  <w:szCs w:val="26"/>
                  <w:lang w:val="fr-FR"/>
                  <w:rPrChange w:id="3478" w:author="The Si Tran" w:date="2012-12-16T10:43:00Z">
                    <w:rPr>
                      <w:sz w:val="28"/>
                      <w:szCs w:val="28"/>
                      <w:lang w:val="fr-FR"/>
                    </w:rPr>
                  </w:rPrChange>
                </w:rPr>
                <w:delText>Tô hình làm trơn theo hàm mũ cg thành  (ARIMA)</w:delText>
              </w:r>
            </w:del>
          </w:p>
        </w:tc>
        <w:tc>
          <w:tcPr>
            <w:tcW w:w="3642" w:type="dxa"/>
            <w:tcPrChange w:id="3479" w:author="The Si Tran" w:date="2012-12-16T10:45:00Z">
              <w:tcPr>
                <w:tcW w:w="3192" w:type="dxa"/>
                <w:gridSpan w:val="2"/>
              </w:tcPr>
            </w:tcPrChange>
          </w:tcPr>
          <w:p w14:paraId="36C7E86A" w14:textId="157E4FA6" w:rsidR="00F077A6" w:rsidRPr="00DC2B95" w:rsidDel="006B12AA" w:rsidRDefault="00AC4149">
            <w:pPr>
              <w:pStyle w:val="BangBody"/>
              <w:rPr>
                <w:del w:id="3480" w:author="The Si Tran" w:date="2012-12-16T17:03:00Z"/>
                <w:sz w:val="26"/>
                <w:szCs w:val="26"/>
                <w:lang w:val="fr-FR"/>
                <w:rPrChange w:id="3481" w:author="The Si Tran" w:date="2012-12-16T10:43:00Z">
                  <w:rPr>
                    <w:del w:id="3482" w:author="The Si Tran" w:date="2012-12-16T17:03:00Z"/>
                    <w:sz w:val="28"/>
                    <w:szCs w:val="28"/>
                    <w:lang w:val="fr-FR"/>
                  </w:rPr>
                </w:rPrChange>
              </w:rPr>
              <w:pPrChange w:id="3483" w:author="The Si Tran" w:date="2012-12-16T10:28:00Z">
                <w:pPr/>
              </w:pPrChange>
            </w:pPr>
            <w:del w:id="3484" w:author="The Si Tran" w:date="2012-12-16T17:03:00Z">
              <w:r w:rsidRPr="00DC2B95" w:rsidDel="006B12AA">
                <w:rPr>
                  <w:sz w:val="26"/>
                  <w:szCs w:val="26"/>
                  <w:lang w:val="fr-FR"/>
                  <w:rPrChange w:id="3485" w:author="The Si Tran" w:date="2012-12-16T10:43:00Z">
                    <w:rPr>
                      <w:sz w:val="28"/>
                      <w:szCs w:val="28"/>
                      <w:lang w:val="fr-FR"/>
                    </w:rPr>
                  </w:rPrChange>
                </w:rPr>
                <w:delText>Nh hình làm trơn theo hàm mũ cg thành  (ARIMA)đcho t th phgianhuờợc mô hình dự đoán phù hợp hay giúp cải tiến mô hình đã có chính</w:delText>
              </w:r>
            </w:del>
          </w:p>
        </w:tc>
      </w:tr>
      <w:tr w:rsidR="006B12AA" w:rsidRPr="0049233F" w14:paraId="0753914B" w14:textId="77777777" w:rsidTr="00BB708B">
        <w:trPr>
          <w:trHeight w:val="437"/>
          <w:ins w:id="3486" w:author="The Si Tran" w:date="2012-12-16T17:03:00Z"/>
        </w:trPr>
        <w:tc>
          <w:tcPr>
            <w:tcW w:w="1616" w:type="dxa"/>
          </w:tcPr>
          <w:p w14:paraId="20ABAF98" w14:textId="77777777" w:rsidR="006B12AA" w:rsidRPr="001625BA" w:rsidRDefault="006B12AA" w:rsidP="00276DB6">
            <w:pPr>
              <w:pStyle w:val="NoFormat"/>
              <w:jc w:val="center"/>
              <w:rPr>
                <w:ins w:id="3487" w:author="The Si Tran" w:date="2012-12-16T17:03:00Z"/>
                <w:b/>
              </w:rPr>
            </w:pPr>
            <w:ins w:id="3488" w:author="The Si Tran" w:date="2012-12-16T17:03:00Z">
              <w:r w:rsidRPr="001625BA">
                <w:rPr>
                  <w:b/>
                </w:rPr>
                <w:t>Thành phần</w:t>
              </w:r>
            </w:ins>
          </w:p>
        </w:tc>
        <w:tc>
          <w:tcPr>
            <w:tcW w:w="3908" w:type="dxa"/>
          </w:tcPr>
          <w:p w14:paraId="757C1376" w14:textId="77777777" w:rsidR="006B12AA" w:rsidRPr="001625BA" w:rsidRDefault="006B12AA" w:rsidP="00276DB6">
            <w:pPr>
              <w:pStyle w:val="NoFormat"/>
              <w:jc w:val="center"/>
              <w:rPr>
                <w:ins w:id="3489" w:author="The Si Tran" w:date="2012-12-16T17:03:00Z"/>
                <w:b/>
              </w:rPr>
            </w:pPr>
            <w:ins w:id="3490" w:author="The Si Tran" w:date="2012-12-16T17:03:00Z">
              <w:r w:rsidRPr="001625BA">
                <w:rPr>
                  <w:b/>
                </w:rPr>
                <w:t>Kĩ thuật dự báo</w:t>
              </w:r>
            </w:ins>
          </w:p>
        </w:tc>
        <w:tc>
          <w:tcPr>
            <w:tcW w:w="3642" w:type="dxa"/>
          </w:tcPr>
          <w:p w14:paraId="34038D61" w14:textId="77777777" w:rsidR="006B12AA" w:rsidRPr="001625BA" w:rsidRDefault="006B12AA" w:rsidP="00276DB6">
            <w:pPr>
              <w:pStyle w:val="NoFormat"/>
              <w:jc w:val="center"/>
              <w:rPr>
                <w:ins w:id="3491" w:author="The Si Tran" w:date="2012-12-16T17:03:00Z"/>
                <w:b/>
              </w:rPr>
            </w:pPr>
            <w:ins w:id="3492" w:author="The Si Tran" w:date="2012-12-16T17:03:00Z">
              <w:r w:rsidRPr="001625BA">
                <w:rPr>
                  <w:b/>
                </w:rPr>
                <w:t>Áp dụng</w:t>
              </w:r>
            </w:ins>
          </w:p>
        </w:tc>
      </w:tr>
      <w:tr w:rsidR="006B12AA" w:rsidRPr="0049233F" w14:paraId="1C85701C" w14:textId="77777777" w:rsidTr="00BB708B">
        <w:trPr>
          <w:trHeight w:val="3151"/>
          <w:ins w:id="3493" w:author="The Si Tran" w:date="2012-12-16T17:03:00Z"/>
        </w:trPr>
        <w:tc>
          <w:tcPr>
            <w:tcW w:w="1616" w:type="dxa"/>
            <w:vAlign w:val="center"/>
          </w:tcPr>
          <w:p w14:paraId="2BF98F90" w14:textId="77777777" w:rsidR="006B12AA" w:rsidRPr="00BE19A7" w:rsidRDefault="006B12AA" w:rsidP="00BE19A7">
            <w:pPr>
              <w:pStyle w:val="NoFormat"/>
              <w:jc w:val="center"/>
              <w:rPr>
                <w:ins w:id="3494" w:author="The Si Tran" w:date="2012-12-16T17:03:00Z"/>
                <w:b/>
              </w:rPr>
            </w:pPr>
            <w:ins w:id="3495" w:author="The Si Tran" w:date="2012-12-16T17:03:00Z">
              <w:r w:rsidRPr="00BE19A7">
                <w:rPr>
                  <w:b/>
                </w:rPr>
                <w:t>Chuỗi tĩnh</w:t>
              </w:r>
            </w:ins>
          </w:p>
        </w:tc>
        <w:tc>
          <w:tcPr>
            <w:tcW w:w="3908" w:type="dxa"/>
          </w:tcPr>
          <w:p w14:paraId="20054C53" w14:textId="77777777" w:rsidR="006B12AA" w:rsidRPr="004B1D5C" w:rsidRDefault="006B12AA" w:rsidP="00276DB6">
            <w:pPr>
              <w:pStyle w:val="NoFormat"/>
              <w:rPr>
                <w:ins w:id="3496" w:author="The Si Tran" w:date="2012-12-16T17:03:00Z"/>
              </w:rPr>
            </w:pPr>
            <w:ins w:id="3497" w:author="The Si Tran" w:date="2012-12-16T17:03:00Z">
              <w:r w:rsidRPr="004B1D5C">
                <w:t xml:space="preserve">    Trung bình đơn giản (simple average method)</w:t>
              </w:r>
            </w:ins>
          </w:p>
          <w:p w14:paraId="064DCACC" w14:textId="77777777" w:rsidR="006B12AA" w:rsidRPr="004B1D5C" w:rsidRDefault="006B12AA" w:rsidP="00276DB6">
            <w:pPr>
              <w:pStyle w:val="NoFormat"/>
              <w:rPr>
                <w:ins w:id="3498" w:author="The Si Tran" w:date="2012-12-16T17:03:00Z"/>
              </w:rPr>
            </w:pPr>
            <w:ins w:id="3499" w:author="The Si Tran" w:date="2012-12-16T17:03:00Z">
              <w:r w:rsidRPr="004B1D5C">
                <w:t xml:space="preserve">    Trung bình di động (moving average - MA)</w:t>
              </w:r>
            </w:ins>
          </w:p>
          <w:p w14:paraId="7169A1E3" w14:textId="77777777" w:rsidR="006B12AA" w:rsidRPr="004B1D5C" w:rsidRDefault="006B12AA" w:rsidP="00276DB6">
            <w:pPr>
              <w:pStyle w:val="NoFormat"/>
              <w:rPr>
                <w:ins w:id="3500" w:author="The Si Tran" w:date="2012-12-16T17:03:00Z"/>
              </w:rPr>
            </w:pPr>
            <w:ins w:id="3501" w:author="The Si Tran" w:date="2012-12-16T17:03:00Z">
              <w:r w:rsidRPr="004B1D5C">
                <w:t xml:space="preserve">    Tự hồi quy kết hợp trung bình di động (Autoregressive moving average - ARMA)</w:t>
              </w:r>
            </w:ins>
          </w:p>
        </w:tc>
        <w:tc>
          <w:tcPr>
            <w:tcW w:w="3642" w:type="dxa"/>
          </w:tcPr>
          <w:p w14:paraId="7C7480FD" w14:textId="77777777" w:rsidR="006B12AA" w:rsidRPr="004B1D5C" w:rsidRDefault="006B12AA" w:rsidP="00276DB6">
            <w:pPr>
              <w:pStyle w:val="NoFormat"/>
              <w:rPr>
                <w:ins w:id="3502" w:author="The Si Tran" w:date="2012-12-16T17:03:00Z"/>
              </w:rPr>
            </w:pPr>
            <w:ins w:id="3503" w:author="The Si Tran" w:date="2012-12-16T17:03:00Z">
              <w:r w:rsidRPr="004B1D5C">
                <w:t xml:space="preserve">  Mô hình đơn giản có ít dữ liệu ban đầu như trường hợp mới thành lập của 1 công ty. Hoặc là những chuỗi thời gian được sinh ra trong những điều kiện, môi trường ổn định.</w:t>
              </w:r>
            </w:ins>
          </w:p>
        </w:tc>
      </w:tr>
      <w:tr w:rsidR="006B12AA" w:rsidRPr="0049233F" w14:paraId="621B1D9B" w14:textId="77777777" w:rsidTr="00BB708B">
        <w:trPr>
          <w:trHeight w:val="2699"/>
          <w:ins w:id="3504" w:author="The Si Tran" w:date="2012-12-16T17:03:00Z"/>
        </w:trPr>
        <w:tc>
          <w:tcPr>
            <w:tcW w:w="1616" w:type="dxa"/>
            <w:vAlign w:val="center"/>
          </w:tcPr>
          <w:p w14:paraId="462AA1F0" w14:textId="77777777" w:rsidR="006B12AA" w:rsidRPr="00BE19A7" w:rsidRDefault="006B12AA" w:rsidP="00BE19A7">
            <w:pPr>
              <w:pStyle w:val="NoFormat"/>
              <w:jc w:val="center"/>
              <w:rPr>
                <w:ins w:id="3505" w:author="The Si Tran" w:date="2012-12-16T17:03:00Z"/>
                <w:b/>
              </w:rPr>
            </w:pPr>
            <w:ins w:id="3506" w:author="The Si Tran" w:date="2012-12-16T17:03:00Z">
              <w:r w:rsidRPr="00BE19A7">
                <w:rPr>
                  <w:b/>
                </w:rPr>
                <w:t>Xu hướng</w:t>
              </w:r>
            </w:ins>
          </w:p>
        </w:tc>
        <w:tc>
          <w:tcPr>
            <w:tcW w:w="3908" w:type="dxa"/>
          </w:tcPr>
          <w:p w14:paraId="6C933DC4" w14:textId="77777777" w:rsidR="006B12AA" w:rsidRPr="004B1D5C" w:rsidRDefault="006B12AA" w:rsidP="00276DB6">
            <w:pPr>
              <w:pStyle w:val="NoFormat"/>
              <w:rPr>
                <w:ins w:id="3507" w:author="The Si Tran" w:date="2012-12-16T17:03:00Z"/>
              </w:rPr>
            </w:pPr>
            <w:ins w:id="3508" w:author="The Si Tran" w:date="2012-12-16T17:03:00Z">
              <w:r w:rsidRPr="004B1D5C">
                <w:t xml:space="preserve"> Trung bình di động (MA)</w:t>
              </w:r>
            </w:ins>
          </w:p>
          <w:p w14:paraId="67B57047" w14:textId="77777777" w:rsidR="006B12AA" w:rsidRPr="004B1D5C" w:rsidRDefault="006B12AA" w:rsidP="00276DB6">
            <w:pPr>
              <w:pStyle w:val="NoFormat"/>
              <w:rPr>
                <w:ins w:id="3509" w:author="The Si Tran" w:date="2012-12-16T17:03:00Z"/>
              </w:rPr>
            </w:pPr>
            <w:ins w:id="3510" w:author="The Si Tran" w:date="2012-12-16T17:03:00Z">
              <w:r w:rsidRPr="004B1D5C">
                <w:t xml:space="preserve"> Tự hồi qui tích hợp trung bình di động (autoregressive integrated moving average – ARIMA)</w:t>
              </w:r>
            </w:ins>
          </w:p>
        </w:tc>
        <w:tc>
          <w:tcPr>
            <w:tcW w:w="3642" w:type="dxa"/>
          </w:tcPr>
          <w:p w14:paraId="36A1392C" w14:textId="77777777" w:rsidR="006B12AA" w:rsidRPr="004B1D5C" w:rsidRDefault="006B12AA" w:rsidP="00276DB6">
            <w:pPr>
              <w:pStyle w:val="NoFormat"/>
              <w:rPr>
                <w:ins w:id="3511" w:author="The Si Tran" w:date="2012-12-16T17:03:00Z"/>
              </w:rPr>
            </w:pPr>
            <w:ins w:id="3512" w:author="The Si Tran" w:date="2012-12-16T17:03:00Z">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ins>
          </w:p>
        </w:tc>
      </w:tr>
      <w:tr w:rsidR="006B12AA" w:rsidRPr="0049233F" w14:paraId="4E49B4DA" w14:textId="77777777" w:rsidTr="00BB708B">
        <w:trPr>
          <w:trHeight w:val="2261"/>
          <w:ins w:id="3513" w:author="The Si Tran" w:date="2012-12-16T17:03:00Z"/>
        </w:trPr>
        <w:tc>
          <w:tcPr>
            <w:tcW w:w="1616" w:type="dxa"/>
            <w:vAlign w:val="center"/>
          </w:tcPr>
          <w:p w14:paraId="454BAE3B" w14:textId="77777777" w:rsidR="006B12AA" w:rsidRPr="00BE19A7" w:rsidRDefault="006B12AA" w:rsidP="00BE19A7">
            <w:pPr>
              <w:pStyle w:val="NoFormat"/>
              <w:jc w:val="center"/>
              <w:rPr>
                <w:ins w:id="3514" w:author="The Si Tran" w:date="2012-12-16T17:03:00Z"/>
                <w:b/>
              </w:rPr>
            </w:pPr>
            <w:ins w:id="3515" w:author="The Si Tran" w:date="2012-12-16T17:03:00Z">
              <w:r w:rsidRPr="00BE19A7">
                <w:rPr>
                  <w:b/>
                </w:rPr>
                <w:t>Mùa</w:t>
              </w:r>
            </w:ins>
          </w:p>
        </w:tc>
        <w:tc>
          <w:tcPr>
            <w:tcW w:w="3908" w:type="dxa"/>
          </w:tcPr>
          <w:p w14:paraId="0367EEFF" w14:textId="77777777" w:rsidR="006B12AA" w:rsidRPr="004B1D5C" w:rsidRDefault="006B12AA" w:rsidP="00276DB6">
            <w:pPr>
              <w:pStyle w:val="NoFormat"/>
              <w:rPr>
                <w:ins w:id="3516" w:author="The Si Tran" w:date="2012-12-16T17:03:00Z"/>
              </w:rPr>
            </w:pPr>
            <w:ins w:id="3517" w:author="The Si Tran" w:date="2012-12-16T17:03:00Z">
              <w:r w:rsidRPr="004B1D5C">
                <w:t xml:space="preserve">  Mô hình làm trơn theo hàm mũ của Winter (Winter’s exponential smoothing)</w:t>
              </w:r>
            </w:ins>
          </w:p>
          <w:p w14:paraId="45484CC8" w14:textId="77777777" w:rsidR="006B12AA" w:rsidRPr="004B1D5C" w:rsidRDefault="006B12AA" w:rsidP="00276DB6">
            <w:pPr>
              <w:pStyle w:val="NoFormat"/>
              <w:rPr>
                <w:ins w:id="3518" w:author="The Si Tran" w:date="2012-12-16T17:03:00Z"/>
              </w:rPr>
            </w:pPr>
            <w:ins w:id="3519" w:author="The Si Tran" w:date="2012-12-16T17:03:00Z">
              <w:r w:rsidRPr="004B1D5C">
                <w:t xml:space="preserve">  Tự hồi qui tích hợp trung bình di động (ARIMA)</w:t>
              </w:r>
            </w:ins>
          </w:p>
        </w:tc>
        <w:tc>
          <w:tcPr>
            <w:tcW w:w="3642" w:type="dxa"/>
          </w:tcPr>
          <w:p w14:paraId="01B66B94" w14:textId="77777777" w:rsidR="006B12AA" w:rsidRPr="004B1D5C" w:rsidRDefault="006B12AA" w:rsidP="00276DB6">
            <w:pPr>
              <w:pStyle w:val="NoFormat"/>
              <w:rPr>
                <w:ins w:id="3520" w:author="The Si Tran" w:date="2012-12-16T17:03:00Z"/>
              </w:rPr>
            </w:pPr>
            <w:ins w:id="3521" w:author="The Si Tran" w:date="2012-12-16T17:03:00Z">
              <w:r w:rsidRPr="004B1D5C">
                <w:t xml:space="preserve">  Những dữ liệu này thường gắn liền với chu kì thời tiết, hoặc là các mốc thời gian đặc biệt của năm (khai giảng, giáng sinh, Tết…)</w:t>
              </w:r>
            </w:ins>
          </w:p>
        </w:tc>
      </w:tr>
    </w:tbl>
    <w:p w14:paraId="66FDBB0A" w14:textId="77777777" w:rsidR="008D6389" w:rsidRPr="00565563" w:rsidRDefault="008D6389" w:rsidP="005A22B0">
      <w:pPr>
        <w:rPr>
          <w:sz w:val="22"/>
          <w:lang w:val="fr-FR"/>
          <w:rPrChange w:id="3522" w:author="The Si Tran" w:date="2012-12-14T04:33:00Z">
            <w:rPr>
              <w:sz w:val="28"/>
              <w:szCs w:val="28"/>
              <w:lang w:val="fr-FR"/>
            </w:rPr>
          </w:rPrChange>
        </w:rPr>
      </w:pPr>
    </w:p>
    <w:p w14:paraId="2EFD65FF" w14:textId="77777777" w:rsidR="00B35C7A" w:rsidRPr="0049233F" w:rsidRDefault="00B35C7A">
      <w:pPr>
        <w:rPr>
          <w:lang w:val="fr-FR"/>
          <w:rPrChange w:id="3523" w:author="The Si Tran" w:date="2012-12-05T23:02:00Z">
            <w:rPr>
              <w:sz w:val="28"/>
              <w:szCs w:val="28"/>
              <w:lang w:val="fr-FR"/>
            </w:rPr>
          </w:rPrChange>
        </w:rPr>
      </w:pPr>
      <w:del w:id="3524" w:author="The Si Tran" w:date="2012-12-16T17:03:00Z">
        <w:r w:rsidRPr="0049233F" w:rsidDel="006B12AA">
          <w:rPr>
            <w:lang w:val="fr-FR"/>
            <w:rPrChange w:id="3525" w:author="The Si Tran" w:date="2012-12-05T23:02:00Z">
              <w:rPr>
                <w:sz w:val="28"/>
                <w:szCs w:val="28"/>
                <w:lang w:val="fr-FR"/>
              </w:rPr>
            </w:rPrChange>
          </w:rPr>
          <w:tab/>
        </w:r>
      </w:del>
      <w:r w:rsidRPr="0049233F">
        <w:rPr>
          <w:lang w:val="fr-FR"/>
          <w:rPrChange w:id="3526" w:author="The Si Tran" w:date="2012-12-05T23:02:00Z">
            <w:rPr>
              <w:sz w:val="28"/>
              <w:szCs w:val="28"/>
              <w:lang w:val="fr-FR"/>
            </w:rPr>
          </w:rPrChange>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3527" w:author="The Si Tran" w:date="2012-12-05T23:02:00Z">
            <w:rPr>
              <w:sz w:val="28"/>
              <w:szCs w:val="28"/>
              <w:lang w:val="fr-FR"/>
            </w:rPr>
          </w:rPrChange>
        </w:rPr>
      </w:pPr>
      <w:r w:rsidRPr="0049233F">
        <w:rPr>
          <w:szCs w:val="26"/>
          <w:lang w:val="fr-FR"/>
          <w:rPrChange w:id="3528"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3529" w:author="The Si Tran" w:date="2012-12-05T23:02:00Z">
            <w:rPr>
              <w:sz w:val="28"/>
              <w:szCs w:val="28"/>
              <w:lang w:val="fr-FR"/>
            </w:rPr>
          </w:rPrChange>
        </w:rPr>
      </w:pPr>
      <w:del w:id="3530" w:author="The Si Tran" w:date="2012-12-16T17:03:00Z">
        <w:r w:rsidRPr="0049233F" w:rsidDel="006B12AA">
          <w:rPr>
            <w:szCs w:val="26"/>
            <w:lang w:val="fr-FR"/>
            <w:rPrChange w:id="3531" w:author="The Si Tran" w:date="2012-12-05T23:02:00Z">
              <w:rPr>
                <w:sz w:val="28"/>
                <w:szCs w:val="28"/>
                <w:lang w:val="fr-FR"/>
              </w:rPr>
            </w:rPrChange>
          </w:rPr>
          <w:tab/>
        </w:r>
      </w:del>
      <w:r w:rsidRPr="0049233F">
        <w:rPr>
          <w:szCs w:val="26"/>
          <w:lang w:val="fr-FR"/>
          <w:rPrChange w:id="3532" w:author="The Si Tran" w:date="2012-12-05T23:02:00Z">
            <w:rPr>
              <w:sz w:val="28"/>
              <w:szCs w:val="28"/>
              <w:lang w:val="fr-FR"/>
            </w:rPr>
          </w:rPrChange>
        </w:rPr>
        <w:t xml:space="preserve">Lỗi (residual, forecast error) là sự sai khác giữa giá trị thực và giá trị dự đoán được. </w:t>
      </w:r>
    </w:p>
    <w:p w14:paraId="1CEC9DDB" w14:textId="77777777" w:rsidR="00926939" w:rsidRPr="00082976" w:rsidRDefault="00926939">
      <w:pPr>
        <w:pStyle w:val="Canhgiua"/>
        <w:pPrChange w:id="3533" w:author="The Si Tran" w:date="2012-12-16T10:29:00Z">
          <w:pPr>
            <w:ind w:left="1440"/>
          </w:pPr>
        </w:pPrChange>
      </w:pPr>
      <w:del w:id="3534" w:author="The Si Tran" w:date="2012-12-14T04:42:00Z">
        <w:r w:rsidRPr="0049233F" w:rsidDel="001E051F">
          <w:rPr>
            <w:lang w:val="fr-FR"/>
            <w:rPrChange w:id="3535" w:author="The Si Tran" w:date="2012-12-05T23:02:00Z">
              <w:rPr>
                <w:sz w:val="28"/>
                <w:szCs w:val="28"/>
                <w:lang w:val="fr-FR"/>
              </w:rPr>
            </w:rPrChange>
          </w:rPr>
          <w:tab/>
        </w:r>
        <w:r w:rsidRPr="0049233F" w:rsidDel="001E051F">
          <w:rPr>
            <w:lang w:val="fr-FR"/>
            <w:rPrChange w:id="3536" w:author="The Si Tran" w:date="2012-12-05T23:02:00Z">
              <w:rPr>
                <w:sz w:val="28"/>
                <w:szCs w:val="28"/>
                <w:lang w:val="fr-FR"/>
              </w:rPr>
            </w:rPrChange>
          </w:rPr>
          <w:tab/>
        </w:r>
        <w:r w:rsidRPr="0049233F" w:rsidDel="001E051F">
          <w:rPr>
            <w:lang w:val="fr-FR"/>
            <w:rPrChange w:id="3537" w:author="The Si Tran" w:date="2012-12-05T23:02:00Z">
              <w:rPr>
                <w:sz w:val="28"/>
                <w:szCs w:val="28"/>
                <w:lang w:val="fr-FR"/>
              </w:rPr>
            </w:rPrChange>
          </w:rPr>
          <w:tab/>
        </w:r>
      </w:del>
      <m:oMath>
        <m:sSub>
          <m:sSubPr>
            <m:ctrlPr>
              <w:ins w:id="3538" w:author="The Si Tran" w:date="2012-12-05T23:55:00Z">
                <w:rPr>
                  <w:rFonts w:ascii="Cambria Math" w:hAnsi="Cambria Math"/>
                  <w:i/>
                  <w:lang w:val="fr-FR"/>
                </w:rPr>
              </w:ins>
            </m:ctrlPr>
          </m:sSubPr>
          <m:e>
            <w:ins w:id="3539" w:author="The Si Tran" w:date="2012-12-05T23:55:00Z">
              <m:r>
                <w:rPr>
                  <w:rFonts w:ascii="Cambria Math" w:hAnsi="Cambria Math"/>
                  <w:lang w:val="fr-FR"/>
                </w:rPr>
                <m:t>e</m:t>
              </m:r>
            </w:ins>
          </m:e>
          <m:sub>
            <w:ins w:id="3540" w:author="The Si Tran" w:date="2012-12-05T23:55:00Z">
              <m:r>
                <w:rPr>
                  <w:rFonts w:ascii="Cambria Math" w:hAnsi="Cambria Math"/>
                  <w:lang w:val="fr-FR"/>
                </w:rPr>
                <m:t>t</m:t>
              </m:r>
            </w:ins>
          </m:sub>
        </m:sSub>
        <w:ins w:id="3541" w:author="The Si Tran" w:date="2012-12-05T23:55:00Z">
          <m:r>
            <w:rPr>
              <w:rFonts w:ascii="Cambria Math" w:hAnsi="Cambria Math"/>
              <w:lang w:val="fr-FR"/>
            </w:rPr>
            <m:t>=</m:t>
          </m:r>
        </w:ins>
        <m:sSub>
          <m:sSubPr>
            <m:ctrlPr>
              <w:ins w:id="3542" w:author="The Si Tran" w:date="2012-12-05T23:55:00Z">
                <w:rPr>
                  <w:rFonts w:ascii="Cambria Math" w:hAnsi="Cambria Math"/>
                  <w:i/>
                  <w:lang w:val="fr-FR"/>
                </w:rPr>
              </w:ins>
            </m:ctrlPr>
          </m:sSubPr>
          <m:e>
            <w:ins w:id="3543" w:author="The Si Tran" w:date="2012-12-05T23:55:00Z">
              <m:r>
                <w:rPr>
                  <w:rFonts w:ascii="Cambria Math" w:hAnsi="Cambria Math"/>
                  <w:lang w:val="fr-FR"/>
                </w:rPr>
                <m:t>Y</m:t>
              </m:r>
            </w:ins>
          </m:e>
          <m:sub>
            <w:ins w:id="3544" w:author="The Si Tran" w:date="2012-12-05T23:55:00Z">
              <m:r>
                <w:rPr>
                  <w:rFonts w:ascii="Cambria Math" w:hAnsi="Cambria Math"/>
                  <w:lang w:val="fr-FR"/>
                </w:rPr>
                <m:t>t</m:t>
              </m:r>
            </w:ins>
          </m:sub>
        </m:sSub>
        <w:ins w:id="3545" w:author="The Si Tran" w:date="2012-12-05T23:55:00Z">
          <m:r>
            <w:rPr>
              <w:rFonts w:ascii="Cambria Math" w:hAnsi="Cambria Math"/>
              <w:lang w:val="fr-FR"/>
            </w:rPr>
            <m:t>-</m:t>
          </m:r>
        </w:ins>
        <m:sSub>
          <m:sSubPr>
            <m:ctrlPr>
              <w:ins w:id="3546" w:author="The Si Tran" w:date="2012-12-05T23:56:00Z">
                <w:rPr>
                  <w:rFonts w:ascii="Cambria Math" w:hAnsi="Cambria Math"/>
                  <w:i/>
                  <w:lang w:val="fr-FR"/>
                </w:rPr>
              </w:ins>
            </m:ctrlPr>
          </m:sSubPr>
          <m:e>
            <m:acc>
              <m:accPr>
                <m:ctrlPr>
                  <w:ins w:id="3547" w:author="The Si Tran" w:date="2012-12-05T23:56:00Z">
                    <w:rPr>
                      <w:rFonts w:ascii="Cambria Math" w:hAnsi="Cambria Math"/>
                      <w:i/>
                      <w:lang w:val="fr-FR"/>
                    </w:rPr>
                  </w:ins>
                </m:ctrlPr>
              </m:accPr>
              <m:e>
                <w:ins w:id="3548" w:author="The Si Tran" w:date="2012-12-05T23:56:00Z">
                  <m:r>
                    <w:rPr>
                      <w:rFonts w:ascii="Cambria Math" w:hAnsi="Cambria Math"/>
                      <w:lang w:val="fr-FR"/>
                    </w:rPr>
                    <m:t>Y</m:t>
                  </m:r>
                </w:ins>
              </m:e>
            </m:acc>
          </m:e>
          <m:sub>
            <w:ins w:id="3549" w:author="The Si Tran" w:date="2012-12-05T23:56:00Z">
              <m:r>
                <w:rPr>
                  <w:rFonts w:ascii="Cambria Math" w:hAnsi="Cambria Math"/>
                  <w:lang w:val="fr-FR"/>
                </w:rPr>
                <m:t>t</m:t>
              </m:r>
            </w:ins>
          </m:sub>
        </m:sSub>
      </m:oMath>
      <w:del w:id="3550" w:author="The Si Tran" w:date="2012-12-05T23:56:00Z">
        <w:r w:rsidRPr="0049233F" w:rsidDel="009F0701">
          <w:rPr>
            <w:lang w:val="fr-FR"/>
            <w:rPrChange w:id="3551" w:author="The Si Tran" w:date="2012-12-05T23:02:00Z">
              <w:rPr>
                <w:sz w:val="28"/>
                <w:szCs w:val="28"/>
                <w:lang w:val="fr-FR"/>
              </w:rPr>
            </w:rPrChange>
          </w:rPr>
          <w:delText>e</w:delText>
        </w:r>
        <w:r w:rsidRPr="0049233F" w:rsidDel="009F0701">
          <w:rPr>
            <w:vertAlign w:val="subscript"/>
            <w:lang w:val="fr-FR"/>
            <w:rPrChange w:id="3552" w:author="The Si Tran" w:date="2012-12-05T23:02:00Z">
              <w:rPr>
                <w:sz w:val="28"/>
                <w:szCs w:val="28"/>
                <w:vertAlign w:val="subscript"/>
                <w:lang w:val="fr-FR"/>
              </w:rPr>
            </w:rPrChange>
          </w:rPr>
          <w:delText xml:space="preserve">t  </w:delText>
        </w:r>
        <w:r w:rsidRPr="0049233F" w:rsidDel="009F0701">
          <w:rPr>
            <w:lang w:val="fr-FR"/>
            <w:rPrChange w:id="3553" w:author="The Si Tran" w:date="2012-12-05T23:02:00Z">
              <w:rPr>
                <w:sz w:val="28"/>
                <w:szCs w:val="28"/>
                <w:lang w:val="fr-FR"/>
              </w:rPr>
            </w:rPrChange>
          </w:rPr>
          <w:delText>= Υ</w:delText>
        </w:r>
        <w:r w:rsidR="003176F1" w:rsidRPr="0049233F" w:rsidDel="009F0701">
          <w:rPr>
            <w:vertAlign w:val="subscript"/>
            <w:lang w:val="fr-FR"/>
            <w:rPrChange w:id="3554" w:author="The Si Tran" w:date="2012-12-05T23:02:00Z">
              <w:rPr>
                <w:sz w:val="28"/>
                <w:szCs w:val="28"/>
                <w:vertAlign w:val="subscript"/>
                <w:lang w:val="fr-FR"/>
              </w:rPr>
            </w:rPrChange>
          </w:rPr>
          <w:delText>t</w:delText>
        </w:r>
        <w:r w:rsidRPr="0049233F" w:rsidDel="009F0701">
          <w:rPr>
            <w:lang w:val="fr-FR"/>
            <w:rPrChange w:id="3555"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1" type="#_x0000_t75" style="width:9pt;height:15pt" o:ole="">
              <v:imagedata r:id="rId50" o:title=""/>
            </v:shape>
            <o:OLEObject Type="Embed" ProgID="Equation.DSMT4" ShapeID="_x0000_i1041" DrawAspect="Content" ObjectID="_1417583463" r:id="rId51"/>
          </w:object>
        </w:r>
        <w:r w:rsidR="003176F1" w:rsidRPr="002B1464" w:rsidDel="009F0701">
          <w:rPr>
            <w:vertAlign w:val="subscript"/>
          </w:rPr>
          <w:delText>t</w:delText>
        </w:r>
      </w:del>
    </w:p>
    <w:p w14:paraId="3C709FDE" w14:textId="77777777" w:rsidR="00B14D71" w:rsidRDefault="00926939" w:rsidP="005A22B0">
      <w:pPr>
        <w:rPr>
          <w:ins w:id="3556" w:author="The Si Tran" w:date="2012-12-14T04:41:00Z"/>
          <w:rFonts w:eastAsiaTheme="minorEastAsia"/>
          <w:szCs w:val="26"/>
        </w:rPr>
      </w:pPr>
      <w:del w:id="3557" w:author="The Si Tran" w:date="2012-12-16T17:03:00Z">
        <w:r w:rsidRPr="005947EE" w:rsidDel="006B12AA">
          <w:rPr>
            <w:szCs w:val="26"/>
          </w:rPr>
          <w:tab/>
        </w:r>
      </w:del>
      <w:ins w:id="3558" w:author="The Si Tran" w:date="2012-12-14T04:41:00Z">
        <w:r w:rsidR="00B14D71">
          <w:rPr>
            <w:szCs w:val="26"/>
          </w:rPr>
          <w:t>T</w:t>
        </w:r>
      </w:ins>
      <w:del w:id="3559"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567862">
      <w:pPr>
        <w:pStyle w:val="BuletL2"/>
        <w:pPrChange w:id="3560" w:author="The Si Tran" w:date="2012-12-16T17:03:00Z">
          <w:pPr/>
        </w:pPrChange>
      </w:pPr>
      <m:oMath>
        <m:sSub>
          <m:sSubPr>
            <m:ctrlPr>
              <w:ins w:id="3561" w:author="The Si Tran" w:date="2012-12-05T23:56:00Z">
                <w:rPr>
                  <w:rFonts w:ascii="Cambria Math" w:hAnsi="Cambria Math"/>
                  <w:i/>
                  <w:lang w:val="fr-FR"/>
                </w:rPr>
              </w:ins>
            </m:ctrlPr>
          </m:sSubPr>
          <m:e>
            <w:ins w:id="3562" w:author="The Si Tran" w:date="2012-12-05T23:56:00Z">
              <m:r>
                <w:rPr>
                  <w:rFonts w:ascii="Cambria Math" w:hAnsi="Cambria Math"/>
                  <w:lang w:val="fr-FR"/>
                </w:rPr>
                <m:t>e</m:t>
              </m:r>
            </w:ins>
          </m:e>
          <m:sub>
            <w:ins w:id="3563" w:author="The Si Tran" w:date="2012-12-05T23:56:00Z">
              <m:r>
                <w:rPr>
                  <w:rFonts w:ascii="Cambria Math" w:hAnsi="Cambria Math"/>
                  <w:lang w:val="fr-FR"/>
                </w:rPr>
                <m:t>t</m:t>
              </m:r>
            </w:ins>
          </m:sub>
        </m:sSub>
      </m:oMath>
      <w:del w:id="3564" w:author="The Si Tran" w:date="2012-12-05T23:56:00Z">
        <w:r w:rsidR="00926939" w:rsidRPr="00032D83" w:rsidDel="009F0701">
          <w:delText>e</w:delText>
        </w:r>
        <w:r w:rsidR="00926939" w:rsidRPr="006D6C8D" w:rsidDel="009F0701">
          <w:rPr>
            <w:vertAlign w:val="subscript"/>
          </w:rPr>
          <w:delText>t</w:delText>
        </w:r>
      </w:del>
      <w:r w:rsidR="00926939" w:rsidRPr="00C251DA">
        <w:t xml:space="preserve"> : l</w:t>
      </w:r>
      <w:r w:rsidR="00926939" w:rsidRPr="004C2D67">
        <w:t>ỗ</w:t>
      </w:r>
      <w:r w:rsidR="00926939" w:rsidRPr="000C3A28">
        <w:t>i</w:t>
      </w:r>
    </w:p>
    <w:p w14:paraId="0E3E28EC" w14:textId="77777777" w:rsidR="00926939" w:rsidRPr="00F445BC" w:rsidRDefault="00926939">
      <w:pPr>
        <w:pStyle w:val="BuletL2"/>
        <w:pPrChange w:id="3565" w:author="The Si Tran" w:date="2012-12-16T17:03:00Z">
          <w:pPr/>
        </w:pPrChange>
      </w:pPr>
      <w:del w:id="3566" w:author="The Si Tran" w:date="2012-12-14T04:42:00Z">
        <w:r w:rsidRPr="00032D83" w:rsidDel="001E051F">
          <w:tab/>
        </w:r>
        <w:r w:rsidRPr="00032D83" w:rsidDel="001E051F">
          <w:tab/>
        </w:r>
        <w:r w:rsidRPr="00032D83" w:rsidDel="001E051F">
          <w:tab/>
        </w:r>
      </w:del>
      <m:oMath>
        <m:sSub>
          <m:sSubPr>
            <m:ctrlPr>
              <w:ins w:id="3567" w:author="The Si Tran" w:date="2012-12-05T23:57:00Z">
                <w:rPr>
                  <w:rFonts w:ascii="Cambria Math" w:hAnsi="Cambria Math"/>
                  <w:i/>
                  <w:lang w:val="fr-FR"/>
                </w:rPr>
              </w:ins>
            </m:ctrlPr>
          </m:sSubPr>
          <m:e>
            <w:ins w:id="3568" w:author="The Si Tran" w:date="2012-12-05T23:57:00Z">
              <m:r>
                <w:rPr>
                  <w:rFonts w:ascii="Cambria Math" w:hAnsi="Cambria Math"/>
                  <w:lang w:val="fr-FR"/>
                </w:rPr>
                <m:t>Y</m:t>
              </m:r>
            </w:ins>
          </m:e>
          <m:sub>
            <w:ins w:id="3569" w:author="The Si Tran" w:date="2012-12-05T23:57:00Z">
              <m:r>
                <w:rPr>
                  <w:rFonts w:ascii="Cambria Math" w:hAnsi="Cambria Math"/>
                  <w:lang w:val="fr-FR"/>
                </w:rPr>
                <m:t>t</m:t>
              </m:r>
            </w:ins>
          </m:sub>
        </m:sSub>
      </m:oMath>
      <w:del w:id="3570" w:author="The Si Tran" w:date="2012-12-05T23:57:00Z">
        <w:r w:rsidRPr="00032D83" w:rsidDel="009F0701">
          <w:delText>Y</w:delText>
        </w:r>
      </w:del>
      <w:r w:rsidRPr="006D6C8D">
        <w:t xml:space="preserve"> : giá tr</w:t>
      </w:r>
      <w:r w:rsidRPr="00C251DA">
        <w:t>ị</w:t>
      </w:r>
      <w:r w:rsidRPr="004C2D67">
        <w:t xml:space="preserve"> th</w:t>
      </w:r>
      <w:r w:rsidRPr="000C3A28">
        <w:t>ự</w:t>
      </w:r>
      <w:r w:rsidRPr="000F2CC7">
        <w:t>c c</w:t>
      </w:r>
      <w:r w:rsidRPr="00BA6809">
        <w:t>ủ</w:t>
      </w:r>
      <w:r w:rsidRPr="00EF4E32">
        <w:t>a bi</w:t>
      </w:r>
      <w:r w:rsidRPr="00446309">
        <w:t>ế</w:t>
      </w:r>
      <w:r w:rsidRPr="0015771C">
        <w:t>n quan sát</w:t>
      </w:r>
    </w:p>
    <w:p w14:paraId="01B49A0A" w14:textId="77777777" w:rsidR="00926939" w:rsidRPr="00F445BC" w:rsidRDefault="00926939">
      <w:pPr>
        <w:pStyle w:val="BuletL2"/>
        <w:pPrChange w:id="3571" w:author="The Si Tran" w:date="2012-12-16T17:03:00Z">
          <w:pPr/>
        </w:pPrChange>
      </w:pPr>
      <w:del w:id="3572" w:author="The Si Tran" w:date="2012-12-14T04:42:00Z">
        <w:r w:rsidRPr="00032D83" w:rsidDel="001E051F">
          <w:tab/>
        </w:r>
        <w:r w:rsidRPr="00032D83" w:rsidDel="001E051F">
          <w:tab/>
        </w:r>
        <w:r w:rsidRPr="00032D83" w:rsidDel="001E051F">
          <w:tab/>
        </w:r>
      </w:del>
      <w:del w:id="3573" w:author="The Si Tran" w:date="2012-12-05T23:57:00Z">
        <w:r w:rsidRPr="001E051F" w:rsidDel="009F0701">
          <w:rPr>
            <w:position w:val="-4"/>
            <w:rPrChange w:id="3574" w:author="The Si Tran" w:date="2012-12-14T04:43:00Z">
              <w:rPr>
                <w:position w:val="-4"/>
              </w:rPr>
            </w:rPrChange>
          </w:rPr>
          <w:object w:dxaOrig="240" w:dyaOrig="300" w14:anchorId="1ADCE12B">
            <v:shape id="_x0000_i1042" type="#_x0000_t75" style="width:9pt;height:15pt" o:ole="">
              <v:imagedata r:id="rId50" o:title=""/>
            </v:shape>
            <o:OLEObject Type="Embed" ProgID="Equation.DSMT4" ShapeID="_x0000_i1042" DrawAspect="Content" ObjectID="_1417583464" r:id="rId52"/>
          </w:object>
        </w:r>
      </w:del>
      <m:oMath>
        <m:sSub>
          <m:sSubPr>
            <m:ctrlPr>
              <w:ins w:id="3575" w:author="The Si Tran" w:date="2012-12-05T23:57:00Z">
                <w:rPr>
                  <w:rFonts w:ascii="Cambria Math" w:hAnsi="Cambria Math"/>
                  <w:i/>
                  <w:lang w:val="fr-FR"/>
                </w:rPr>
              </w:ins>
            </m:ctrlPr>
          </m:sSubPr>
          <m:e>
            <m:acc>
              <m:accPr>
                <m:ctrlPr>
                  <w:ins w:id="3576" w:author="The Si Tran" w:date="2012-12-05T23:57:00Z">
                    <w:rPr>
                      <w:rFonts w:ascii="Cambria Math" w:hAnsi="Cambria Math"/>
                      <w:i/>
                      <w:lang w:val="fr-FR"/>
                    </w:rPr>
                  </w:ins>
                </m:ctrlPr>
              </m:accPr>
              <m:e>
                <w:ins w:id="3577" w:author="The Si Tran" w:date="2012-12-05T23:57:00Z">
                  <m:r>
                    <w:rPr>
                      <w:rFonts w:ascii="Cambria Math" w:hAnsi="Cambria Math"/>
                      <w:lang w:val="fr-FR"/>
                    </w:rPr>
                    <m:t>Y</m:t>
                  </m:r>
                </w:ins>
              </m:e>
            </m:acc>
          </m:e>
          <m:sub>
            <w:ins w:id="3578" w:author="The Si Tran" w:date="2012-12-05T23:57:00Z">
              <m:r>
                <w:rPr>
                  <w:rFonts w:ascii="Cambria Math" w:hAnsi="Cambria Math"/>
                  <w:lang w:val="fr-FR"/>
                </w:rPr>
                <m:t>t</m:t>
              </m:r>
            </w:ins>
          </m:sub>
        </m:sSub>
      </m:oMath>
      <w:r w:rsidRPr="00032D83">
        <w:t> : giá tr</w:t>
      </w:r>
      <w:r w:rsidRPr="006D6C8D">
        <w:t>ị</w:t>
      </w:r>
      <w:r w:rsidRPr="00C251DA">
        <w:t xml:space="preserve"> d</w:t>
      </w:r>
      <w:r w:rsidRPr="004C2D67">
        <w:t>ự</w:t>
      </w:r>
      <w:r w:rsidRPr="000C3A28">
        <w:t xml:space="preserve"> đoán đư</w:t>
      </w:r>
      <w:r w:rsidRPr="000F2CC7">
        <w:t>ợ</w:t>
      </w:r>
      <w:r w:rsidRPr="00BA6809">
        <w:t>c c</w:t>
      </w:r>
      <w:r w:rsidRPr="00EF4E32">
        <w:t>ủ</w:t>
      </w:r>
      <w:r w:rsidRPr="00446309">
        <w:t>a bi</w:t>
      </w:r>
      <w:r w:rsidRPr="0015771C">
        <w:t>ế</w:t>
      </w:r>
      <w:r w:rsidRPr="00941798">
        <w:t>n quan sát</w:t>
      </w:r>
    </w:p>
    <w:p w14:paraId="08861CDF" w14:textId="77777777" w:rsidR="00926939" w:rsidRPr="001E051F" w:rsidRDefault="00926939">
      <w:pPr>
        <w:pStyle w:val="BuletL2"/>
        <w:rPr>
          <w:lang w:val="fr-FR"/>
          <w:rPrChange w:id="3579" w:author="The Si Tran" w:date="2012-12-14T04:43:00Z">
            <w:rPr>
              <w:sz w:val="28"/>
              <w:szCs w:val="28"/>
              <w:lang w:val="fr-FR"/>
            </w:rPr>
          </w:rPrChange>
        </w:rPr>
        <w:pPrChange w:id="3580" w:author="The Si Tran" w:date="2012-12-16T17:03:00Z">
          <w:pPr/>
        </w:pPrChange>
      </w:pPr>
      <w:del w:id="3581" w:author="The Si Tran" w:date="2012-12-14T04:42:00Z">
        <w:r w:rsidRPr="00032D83" w:rsidDel="001E051F">
          <w:tab/>
        </w:r>
        <w:r w:rsidRPr="00032D83" w:rsidDel="001E051F">
          <w:tab/>
        </w:r>
        <w:r w:rsidRPr="00032D83" w:rsidDel="001E051F">
          <w:tab/>
        </w:r>
      </w:del>
      <w:ins w:id="3582" w:author="The Si Tran" w:date="2012-12-05T23:57:00Z">
        <m:oMath>
          <m:r>
            <w:rPr>
              <w:rFonts w:ascii="Cambria Math" w:hAnsi="Cambria Math"/>
            </w:rPr>
            <m:t>t</m:t>
          </m:r>
        </m:oMath>
      </w:ins>
      <w:del w:id="3583" w:author="The Si Tran" w:date="2012-12-05T23:57:00Z">
        <w:r w:rsidRPr="00C251DA" w:rsidDel="009F0701">
          <w:delText>t</w:delText>
        </w:r>
      </w:del>
      <w:r w:rsidRPr="004C2D67">
        <w:t xml:space="preserve"> : bi</w:t>
      </w:r>
      <w:r w:rsidRPr="000C3A28">
        <w:t>ế</w:t>
      </w:r>
      <w:r w:rsidRPr="000F2CC7">
        <w:t>n giá tr</w:t>
      </w:r>
      <w:r w:rsidRPr="00BA6809">
        <w:t>ị</w:t>
      </w:r>
      <w:r w:rsidRPr="00EF4E32">
        <w:t xml:space="preserve"> th</w:t>
      </w:r>
      <w:r w:rsidRPr="00446309">
        <w:t>ờ</w:t>
      </w:r>
      <w:r w:rsidRPr="0015771C">
        <w:t>i gian</w:t>
      </w:r>
    </w:p>
    <w:p w14:paraId="1C0E4313" w14:textId="77777777" w:rsidR="00926939" w:rsidRDefault="00926939" w:rsidP="005A22B0">
      <w:pPr>
        <w:rPr>
          <w:szCs w:val="26"/>
          <w:lang w:val="fr-FR"/>
        </w:rPr>
      </w:pPr>
      <w:del w:id="3584" w:author="The Si Tran" w:date="2012-12-16T17:03:00Z">
        <w:r w:rsidRPr="0049233F" w:rsidDel="006B12AA">
          <w:rPr>
            <w:szCs w:val="26"/>
            <w:lang w:val="fr-FR"/>
            <w:rPrChange w:id="3585" w:author="The Si Tran" w:date="2012-12-05T23:02:00Z">
              <w:rPr>
                <w:sz w:val="28"/>
                <w:szCs w:val="28"/>
                <w:lang w:val="fr-FR"/>
              </w:rPr>
            </w:rPrChange>
          </w:rPr>
          <w:tab/>
        </w:r>
      </w:del>
      <w:r w:rsidRPr="0049233F">
        <w:rPr>
          <w:szCs w:val="26"/>
          <w:lang w:val="fr-FR"/>
          <w:rPrChange w:id="3586" w:author="The Si Tran" w:date="2012-12-05T23:02:00Z">
            <w:rPr>
              <w:sz w:val="28"/>
              <w:szCs w:val="28"/>
              <w:lang w:val="fr-FR"/>
            </w:rPr>
          </w:rPrChange>
        </w:rPr>
        <w:t>Phương thức đánh giá phổ biến là trung bình lỗi tuyệt đối.</w:t>
      </w:r>
      <w:r w:rsidR="003176F1" w:rsidRPr="0049233F">
        <w:rPr>
          <w:szCs w:val="26"/>
          <w:lang w:val="fr-FR"/>
          <w:rPrChange w:id="3587" w:author="The Si Tran" w:date="2012-12-05T23:02:00Z">
            <w:rPr>
              <w:sz w:val="28"/>
              <w:szCs w:val="28"/>
              <w:lang w:val="fr-FR"/>
            </w:rPr>
          </w:rPrChange>
        </w:rPr>
        <w:t xml:space="preserve"> </w:t>
      </w:r>
    </w:p>
    <w:p w14:paraId="7D3C237E" w14:textId="2E191CEB" w:rsidR="00BB708B" w:rsidRPr="00BB708B" w:rsidDel="00B9548F" w:rsidRDefault="00BB708B" w:rsidP="00BB708B">
      <w:pPr>
        <w:pStyle w:val="BuletL2"/>
        <w:rPr>
          <w:del w:id="3588" w:author="The Si Tran" w:date="2012-12-16T10:29:00Z"/>
        </w:rPr>
      </w:pPr>
      <w:r>
        <w:t xml:space="preserve">Sai số tuyệt đối trung bình lỗi </w:t>
      </w:r>
      <w:r w:rsidRPr="00AE532A">
        <w:rPr>
          <w:i/>
        </w:rPr>
        <w:t>MAE</w:t>
      </w:r>
      <w:r>
        <w:t xml:space="preserve"> (mean absolute error) tính theo công thức:</w:t>
      </w:r>
    </w:p>
    <w:p w14:paraId="26A7DD6F" w14:textId="77777777" w:rsidR="00B9548F" w:rsidRPr="0049233F" w:rsidRDefault="00B9548F" w:rsidP="00BB708B">
      <w:pPr>
        <w:pStyle w:val="BuletL2"/>
        <w:rPr>
          <w:ins w:id="3589" w:author="The Si Tran" w:date="2012-12-16T10:29:00Z"/>
          <w:lang w:val="fr-FR"/>
          <w:rPrChange w:id="3590" w:author="The Si Tran" w:date="2012-12-05T23:02:00Z">
            <w:rPr>
              <w:ins w:id="3591" w:author="The Si Tran" w:date="2012-12-16T10:29:00Z"/>
              <w:sz w:val="28"/>
              <w:szCs w:val="28"/>
              <w:lang w:val="fr-FR"/>
            </w:rPr>
          </w:rPrChange>
        </w:rPr>
      </w:pPr>
    </w:p>
    <w:p w14:paraId="6D6BE701" w14:textId="77777777" w:rsidR="00B9548F" w:rsidRDefault="007B0D12">
      <w:pPr>
        <w:pStyle w:val="Canhgiua"/>
        <w:pPrChange w:id="3592" w:author="The Si Tran" w:date="2012-12-16T10:30:00Z">
          <w:pPr/>
        </w:pPrChange>
      </w:pPr>
      <w:del w:id="3593" w:author="The Si Tran" w:date="2012-12-16T10:29:00Z">
        <w:r w:rsidRPr="0049233F" w:rsidDel="00B9548F">
          <w:rPr>
            <w:lang w:val="fr-FR"/>
            <w:rPrChange w:id="3594" w:author="The Si Tran" w:date="2012-12-05T23:02:00Z">
              <w:rPr>
                <w:sz w:val="28"/>
                <w:szCs w:val="28"/>
                <w:lang w:val="fr-FR"/>
              </w:rPr>
            </w:rPrChange>
          </w:rPr>
          <w:tab/>
        </w:r>
        <w:r w:rsidRPr="0049233F" w:rsidDel="00B9548F">
          <w:rPr>
            <w:lang w:val="fr-FR"/>
            <w:rPrChange w:id="3595" w:author="The Si Tran" w:date="2012-12-05T23:02:00Z">
              <w:rPr>
                <w:sz w:val="28"/>
                <w:szCs w:val="28"/>
                <w:lang w:val="fr-FR"/>
              </w:rPr>
            </w:rPrChange>
          </w:rPr>
          <w:tab/>
        </w:r>
      </w:del>
      <w:del w:id="3596" w:author="The Si Tran" w:date="2012-12-14T04:43:00Z">
        <w:r w:rsidRPr="0049233F" w:rsidDel="001E051F">
          <w:rPr>
            <w:lang w:val="fr-FR"/>
            <w:rPrChange w:id="3597" w:author="The Si Tran" w:date="2012-12-05T23:02:00Z">
              <w:rPr>
                <w:sz w:val="28"/>
                <w:szCs w:val="28"/>
                <w:lang w:val="fr-FR"/>
              </w:rPr>
            </w:rPrChange>
          </w:rPr>
          <w:tab/>
        </w:r>
      </w:del>
      <w:ins w:id="3598" w:author="The Si Tran" w:date="2012-12-06T00:09:00Z">
        <m:oMath>
          <m:r>
            <w:rPr>
              <w:rFonts w:ascii="Cambria Math" w:hAnsi="Cambria Math"/>
            </w:rPr>
            <m:t>MA</m:t>
          </m:r>
        </m:oMath>
      </w:ins>
      <w:ins w:id="3599" w:author="The Si Tran" w:date="2012-12-08T15:24:00Z">
        <m:oMath>
          <m:r>
            <w:rPr>
              <w:rFonts w:ascii="Cambria Math" w:hAnsi="Cambria Math"/>
            </w:rPr>
            <m:t>E</m:t>
          </m:r>
        </m:oMath>
      </w:ins>
      <w:ins w:id="3600"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6D20E19F" w14:textId="147721DD" w:rsidR="00BB708B" w:rsidRPr="00BB708B" w:rsidRDefault="00BB708B" w:rsidP="00BB708B">
      <w:pPr>
        <w:pStyle w:val="BuletL2"/>
        <w:rPr>
          <w:ins w:id="3601" w:author="The Si Tran" w:date="2012-12-16T10:30:00Z"/>
        </w:rPr>
      </w:pPr>
      <w:r>
        <w:t xml:space="preserve">Sai số trung bình bình phương lỗi </w:t>
      </w:r>
      <w:r w:rsidRPr="00AE532A">
        <w:rPr>
          <w:i/>
        </w:rPr>
        <w:t>MSE</w:t>
      </w:r>
      <w:r>
        <w:t xml:space="preserve"> (mean squared error) tính theo công thức:</w:t>
      </w:r>
    </w:p>
    <w:p w14:paraId="4C857B2A" w14:textId="5F8A01E7" w:rsidR="00926939" w:rsidRPr="00B9548F" w:rsidDel="00D767FA" w:rsidRDefault="007B0D12">
      <w:pPr>
        <w:pStyle w:val="Canhgiua"/>
        <w:rPr>
          <w:del w:id="3602" w:author="The Si Tran" w:date="2012-12-06T00:08:00Z"/>
          <w:lang w:val="fr-FR"/>
          <w:rPrChange w:id="3603" w:author="The Si Tran" w:date="2012-12-16T10:30:00Z">
            <w:rPr>
              <w:del w:id="3604" w:author="The Si Tran" w:date="2012-12-06T00:08:00Z"/>
            </w:rPr>
          </w:rPrChange>
        </w:rPr>
        <w:pPrChange w:id="3605" w:author="The Si Tran" w:date="2012-12-16T10:30:00Z">
          <w:pPr/>
        </w:pPrChange>
      </w:pPr>
      <w:del w:id="3606" w:author="The Si Tran" w:date="2012-12-06T00:08:00Z">
        <w:r w:rsidRPr="0049233F" w:rsidDel="00D767FA">
          <w:rPr>
            <w:lang w:val="fr-FR"/>
            <w:rPrChange w:id="3607" w:author="The Si Tran" w:date="2012-12-05T23:02:00Z">
              <w:rPr>
                <w:sz w:val="28"/>
                <w:szCs w:val="28"/>
                <w:lang w:val="fr-FR"/>
              </w:rPr>
            </w:rPrChange>
          </w:rPr>
          <w:delText xml:space="preserve">MAD  =  </w:delText>
        </w:r>
        <w:r w:rsidRPr="00082976" w:rsidDel="00D767FA">
          <w:object w:dxaOrig="1260" w:dyaOrig="680" w14:anchorId="26B6E58C">
            <v:shape id="_x0000_i1043" type="#_x0000_t75" style="width:62.25pt;height:33pt" o:ole="">
              <v:imagedata r:id="rId53" o:title=""/>
            </v:shape>
            <o:OLEObject Type="Embed" ProgID="Equation.DSMT4" ShapeID="_x0000_i1043" DrawAspect="Content" ObjectID="_1417583465" r:id="rId54"/>
          </w:object>
        </w:r>
      </w:del>
    </w:p>
    <w:p w14:paraId="37D2DF1D" w14:textId="77777777" w:rsidR="00C318D3" w:rsidRPr="00082976" w:rsidDel="0082455D" w:rsidRDefault="00C318D3">
      <w:pPr>
        <w:pStyle w:val="Canhgiua"/>
        <w:rPr>
          <w:del w:id="3608" w:author="The Si Tran" w:date="2012-12-06T00:08:00Z"/>
        </w:rPr>
        <w:pPrChange w:id="3609" w:author="The Si Tran" w:date="2012-12-16T10:30:00Z">
          <w:pPr/>
        </w:pPrChange>
      </w:pPr>
      <w:del w:id="3610" w:author="The Si Tran" w:date="2012-12-06T00:04:00Z">
        <w:r w:rsidRPr="00082976" w:rsidDel="00D767FA">
          <w:tab/>
        </w:r>
      </w:del>
      <w:del w:id="3611" w:author="The Si Tran" w:date="2012-12-06T00:08:00Z">
        <w:r w:rsidRPr="00082976" w:rsidDel="00D767FA">
          <w:tab/>
        </w:r>
      </w:del>
    </w:p>
    <w:p w14:paraId="0EB20BA4" w14:textId="77777777" w:rsidR="00BB708B" w:rsidRDefault="00C318D3">
      <w:pPr>
        <w:pStyle w:val="Canhgiua"/>
        <w:pPrChange w:id="3612" w:author="The Si Tran" w:date="2012-12-16T10:30:00Z">
          <w:pPr/>
        </w:pPrChange>
      </w:pPr>
      <w:del w:id="3613" w:author="The Si Tran" w:date="2012-12-06T00:09:00Z">
        <w:r w:rsidRPr="005947EE" w:rsidDel="0050145A">
          <w:tab/>
        </w:r>
        <w:r w:rsidRPr="005947EE" w:rsidDel="0050145A">
          <w:tab/>
        </w:r>
      </w:del>
      <w:ins w:id="3614" w:author="The Si Tran" w:date="2012-12-05T23:58:00Z">
        <m:oMath>
          <m:r>
            <w:rPr>
              <w:rFonts w:ascii="Cambria Math" w:hAnsi="Cambria Math"/>
            </w:rPr>
            <m:t>MSE=</m:t>
          </m:r>
        </m:oMath>
      </w:ins>
      <m:oMath>
        <m:f>
          <m:fPr>
            <m:ctrlPr>
              <w:ins w:id="3615" w:author="The Si Tran" w:date="2012-12-06T00:00:00Z">
                <w:rPr>
                  <w:rFonts w:ascii="Cambria Math" w:hAnsi="Cambria Math"/>
                  <w:i/>
                </w:rPr>
              </w:ins>
            </m:ctrlPr>
          </m:fPr>
          <m:num>
            <w:ins w:id="3616" w:author="The Si Tran" w:date="2012-12-06T00:00:00Z">
              <m:r>
                <w:rPr>
                  <w:rFonts w:ascii="Cambria Math" w:hAnsi="Cambria Math"/>
                </w:rPr>
                <m:t>1</m:t>
              </m:r>
            </w:ins>
          </m:num>
          <m:den>
            <w:ins w:id="3617" w:author="The Si Tran" w:date="2012-12-06T00:00:00Z">
              <m:r>
                <w:rPr>
                  <w:rFonts w:ascii="Cambria Math" w:hAnsi="Cambria Math"/>
                </w:rPr>
                <m:t>n</m:t>
              </m:r>
            </w:ins>
          </m:den>
        </m:f>
        <m:nary>
          <m:naryPr>
            <m:chr m:val="∑"/>
            <m:limLoc m:val="subSup"/>
            <m:ctrlPr>
              <w:ins w:id="3618" w:author="The Si Tran" w:date="2012-12-06T00:00:00Z">
                <w:rPr>
                  <w:rFonts w:ascii="Cambria Math" w:hAnsi="Cambria Math"/>
                  <w:i/>
                </w:rPr>
              </w:ins>
            </m:ctrlPr>
          </m:naryPr>
          <m:sub>
            <w:ins w:id="3619" w:author="The Si Tran" w:date="2012-12-06T00:01:00Z">
              <m:r>
                <w:rPr>
                  <w:rFonts w:ascii="Cambria Math" w:hAnsi="Cambria Math"/>
                </w:rPr>
                <m:t>t</m:t>
              </m:r>
            </w:ins>
            <w:ins w:id="3620" w:author="The Si Tran" w:date="2012-12-06T00:00:00Z">
              <m:r>
                <w:rPr>
                  <w:rFonts w:ascii="Cambria Math" w:hAnsi="Cambria Math"/>
                </w:rPr>
                <m:t>=1</m:t>
              </m:r>
            </w:ins>
          </m:sub>
          <m:sup>
            <w:ins w:id="3621" w:author="The Si Tran" w:date="2012-12-06T00:00:00Z">
              <m:r>
                <w:rPr>
                  <w:rFonts w:ascii="Cambria Math" w:hAnsi="Cambria Math"/>
                </w:rPr>
                <m:t>n</m:t>
              </m:r>
            </w:ins>
          </m:sup>
          <m:e>
            <m:sSup>
              <m:sSupPr>
                <m:ctrlPr>
                  <w:ins w:id="3622" w:author="The Si Tran" w:date="2012-12-06T00:01:00Z">
                    <w:rPr>
                      <w:rFonts w:ascii="Cambria Math" w:hAnsi="Cambria Math"/>
                      <w:i/>
                    </w:rPr>
                  </w:ins>
                </m:ctrlPr>
              </m:sSupPr>
              <m:e>
                <m:d>
                  <m:dPr>
                    <m:ctrlPr>
                      <w:ins w:id="3623" w:author="The Si Tran" w:date="2012-12-06T00:01:00Z">
                        <w:rPr>
                          <w:rFonts w:ascii="Cambria Math" w:hAnsi="Cambria Math"/>
                          <w:i/>
                        </w:rPr>
                      </w:ins>
                    </m:ctrlPr>
                  </m:dPr>
                  <m:e>
                    <m:sSub>
                      <m:sSubPr>
                        <m:ctrlPr>
                          <w:ins w:id="3624" w:author="The Si Tran" w:date="2012-12-06T00:01:00Z">
                            <w:rPr>
                              <w:rFonts w:ascii="Cambria Math" w:hAnsi="Cambria Math"/>
                              <w:i/>
                            </w:rPr>
                          </w:ins>
                        </m:ctrlPr>
                      </m:sSubPr>
                      <m:e>
                        <m:acc>
                          <m:accPr>
                            <m:ctrlPr>
                              <w:ins w:id="3625" w:author="The Si Tran" w:date="2012-12-06T00:01:00Z">
                                <w:rPr>
                                  <w:rFonts w:ascii="Cambria Math" w:hAnsi="Cambria Math"/>
                                  <w:i/>
                                </w:rPr>
                              </w:ins>
                            </m:ctrlPr>
                          </m:accPr>
                          <m:e>
                            <w:ins w:id="3626" w:author="The Si Tran" w:date="2012-12-06T00:01:00Z">
                              <m:r>
                                <w:rPr>
                                  <w:rFonts w:ascii="Cambria Math" w:hAnsi="Cambria Math"/>
                                </w:rPr>
                                <m:t>Y</m:t>
                              </m:r>
                            </w:ins>
                          </m:e>
                        </m:acc>
                      </m:e>
                      <m:sub>
                        <w:ins w:id="3627" w:author="The Si Tran" w:date="2012-12-06T00:01:00Z">
                          <m:r>
                            <w:rPr>
                              <w:rFonts w:ascii="Cambria Math" w:hAnsi="Cambria Math"/>
                            </w:rPr>
                            <m:t>t</m:t>
                          </m:r>
                        </w:ins>
                      </m:sub>
                    </m:sSub>
                    <w:ins w:id="3628" w:author="The Si Tran" w:date="2012-12-06T00:01:00Z">
                      <m:r>
                        <w:rPr>
                          <w:rFonts w:ascii="Cambria Math" w:hAnsi="Cambria Math"/>
                        </w:rPr>
                        <m:t>-</m:t>
                      </m:r>
                    </w:ins>
                    <m:sSub>
                      <m:sSubPr>
                        <m:ctrlPr>
                          <w:ins w:id="3629" w:author="The Si Tran" w:date="2012-12-06T00:02:00Z">
                            <w:rPr>
                              <w:rFonts w:ascii="Cambria Math" w:hAnsi="Cambria Math"/>
                              <w:i/>
                            </w:rPr>
                          </w:ins>
                        </m:ctrlPr>
                      </m:sSubPr>
                      <m:e>
                        <w:ins w:id="3630" w:author="The Si Tran" w:date="2012-12-06T00:02:00Z">
                          <m:r>
                            <w:rPr>
                              <w:rFonts w:ascii="Cambria Math" w:hAnsi="Cambria Math"/>
                            </w:rPr>
                            <m:t>Y</m:t>
                          </m:r>
                        </w:ins>
                      </m:e>
                      <m:sub>
                        <w:ins w:id="3631" w:author="The Si Tran" w:date="2012-12-06T00:02:00Z">
                          <m:r>
                            <w:rPr>
                              <w:rFonts w:ascii="Cambria Math" w:hAnsi="Cambria Math"/>
                            </w:rPr>
                            <m:t>t</m:t>
                          </m:r>
                        </w:ins>
                      </m:sub>
                    </m:sSub>
                  </m:e>
                </m:d>
              </m:e>
              <m:sup>
                <w:ins w:id="3632" w:author="The Si Tran" w:date="2012-12-06T00:01:00Z">
                  <m:r>
                    <w:rPr>
                      <w:rFonts w:ascii="Cambria Math" w:hAnsi="Cambria Math"/>
                    </w:rPr>
                    <m:t>2</m:t>
                  </m:r>
                </w:ins>
              </m:sup>
            </m:sSup>
          </m:e>
        </m:nary>
      </m:oMath>
    </w:p>
    <w:p w14:paraId="2FC621BF" w14:textId="395AE17E" w:rsidR="00C318D3" w:rsidRPr="00E12D24" w:rsidDel="00D767FA" w:rsidRDefault="00BB708B" w:rsidP="00BB708B">
      <w:pPr>
        <w:pStyle w:val="BuletL2"/>
        <w:rPr>
          <w:del w:id="3633" w:author="The Si Tran" w:date="2012-12-06T00:04:00Z"/>
        </w:rPr>
      </w:pPr>
      <w:r>
        <w:t xml:space="preserve">Sai số tuyệt đối phần trăm lỗi </w:t>
      </w:r>
      <w:r w:rsidRPr="00AE532A">
        <w:rPr>
          <w:i/>
        </w:rPr>
        <w:t>MAPE</w:t>
      </w:r>
      <w:r>
        <w:rPr>
          <w:i/>
        </w:rPr>
        <w:t xml:space="preserve"> </w:t>
      </w:r>
      <w:r>
        <w:t>(mean absolute  percentage error) được tính theo công thức:</w:t>
      </w:r>
      <w:del w:id="3634" w:author="The Si Tran" w:date="2012-12-05T23:58:00Z">
        <w:r w:rsidR="00C318D3" w:rsidRPr="005947EE" w:rsidDel="00ED7D29">
          <w:tab/>
          <w:delText>MSE</w:delText>
        </w:r>
      </w:del>
    </w:p>
    <w:p w14:paraId="5F09576E" w14:textId="77777777" w:rsidR="00C318D3" w:rsidDel="00B9548F" w:rsidRDefault="00C318D3" w:rsidP="00BB708B">
      <w:pPr>
        <w:pStyle w:val="BuletL2"/>
        <w:rPr>
          <w:del w:id="3635" w:author="The Si Tran" w:date="2012-12-16T10:30:00Z"/>
        </w:rPr>
      </w:pPr>
    </w:p>
    <w:p w14:paraId="4C77F487" w14:textId="77777777" w:rsidR="00B9548F" w:rsidRPr="00263465" w:rsidRDefault="00B9548F" w:rsidP="00BB708B">
      <w:pPr>
        <w:pStyle w:val="BuletL2"/>
        <w:rPr>
          <w:ins w:id="3636" w:author="The Si Tran" w:date="2012-12-16T10:30:00Z"/>
        </w:rPr>
        <w:pPrChange w:id="3637" w:author="The Si Tran" w:date="2012-12-16T10:30:00Z">
          <w:pPr/>
        </w:pPrChange>
      </w:pPr>
    </w:p>
    <w:p w14:paraId="046BF5E6" w14:textId="77777777" w:rsidR="00C318D3" w:rsidRPr="005947EE" w:rsidDel="00D767FA" w:rsidRDefault="00C318D3">
      <w:pPr>
        <w:pStyle w:val="Canhgiua"/>
        <w:rPr>
          <w:del w:id="3638" w:author="The Si Tran" w:date="2012-12-06T00:08:00Z"/>
        </w:rPr>
        <w:pPrChange w:id="3639" w:author="The Si Tran" w:date="2012-12-16T10:30:00Z">
          <w:pPr/>
        </w:pPrChange>
      </w:pPr>
      <w:del w:id="3640" w:author="The Si Tran" w:date="2012-12-16T10:30:00Z">
        <w:r w:rsidRPr="00B312F5" w:rsidDel="00B9548F">
          <w:tab/>
        </w:r>
        <w:r w:rsidRPr="00B312F5" w:rsidDel="00B9548F">
          <w:tab/>
        </w:r>
      </w:del>
      <w:del w:id="3641" w:author="The Si Tran" w:date="2012-12-14T04:43:00Z">
        <w:r w:rsidRPr="00B312F5" w:rsidDel="001E051F">
          <w:tab/>
        </w:r>
      </w:del>
      <w:del w:id="3642" w:author="The Si Tran" w:date="2012-12-06T00:02:00Z">
        <w:r w:rsidRPr="00B312F5" w:rsidDel="00734CBA">
          <w:delText>MAPE</w:delText>
        </w:r>
      </w:del>
      <w:ins w:id="3643"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3644" w:author="The Si Tran" w:date="2012-12-06T00:03:00Z">
                <w:rPr>
                  <w:rFonts w:ascii="Cambria Math" w:hAnsi="Cambria Math"/>
                </w:rPr>
              </w:ins>
            </m:ctrlPr>
          </m:naryPr>
          <m:sub>
            <w:ins w:id="3645" w:author="The Si Tran" w:date="2012-12-06T00:03:00Z">
              <m:r>
                <w:rPr>
                  <w:rFonts w:ascii="Cambria Math" w:hAnsi="Cambria Math"/>
                </w:rPr>
                <m:t>t</m:t>
              </m:r>
              <m:r>
                <m:rPr>
                  <m:sty m:val="p"/>
                </m:rPr>
                <w:rPr>
                  <w:rFonts w:ascii="Cambria Math" w:hAnsi="Cambria Math"/>
                </w:rPr>
                <m:t>=1</m:t>
              </m:r>
            </w:ins>
          </m:sub>
          <m:sup>
            <w:ins w:id="3646" w:author="The Si Tran" w:date="2012-12-06T00:03:00Z">
              <m:r>
                <w:rPr>
                  <w:rFonts w:ascii="Cambria Math" w:hAnsi="Cambria Math"/>
                </w:rPr>
                <m:t>n</m:t>
              </m:r>
            </w:ins>
          </m:sup>
          <m:e>
            <m:d>
              <m:dPr>
                <m:begChr m:val="|"/>
                <m:endChr m:val="|"/>
                <m:ctrlPr>
                  <w:ins w:id="3647" w:author="The Si Tran" w:date="2012-12-06T00:03:00Z">
                    <w:rPr>
                      <w:rFonts w:ascii="Cambria Math" w:hAnsi="Cambria Math"/>
                    </w:rPr>
                  </w:ins>
                </m:ctrlPr>
              </m:dPr>
              <m:e>
                <m:f>
                  <m:fPr>
                    <m:ctrlPr>
                      <w:ins w:id="3648" w:author="The Si Tran" w:date="2012-12-06T00:03:00Z">
                        <w:rPr>
                          <w:rFonts w:ascii="Cambria Math" w:hAnsi="Cambria Math"/>
                        </w:rPr>
                      </w:ins>
                    </m:ctrlPr>
                  </m:fPr>
                  <m:num>
                    <m:sSub>
                      <m:sSubPr>
                        <m:ctrlPr>
                          <w:ins w:id="3649" w:author="The Si Tran" w:date="2012-12-06T00:03:00Z">
                            <w:rPr>
                              <w:rFonts w:ascii="Cambria Math" w:hAnsi="Cambria Math"/>
                            </w:rPr>
                          </w:ins>
                        </m:ctrlPr>
                      </m:sSubPr>
                      <m:e>
                        <m:acc>
                          <m:accPr>
                            <m:ctrlPr>
                              <w:ins w:id="3650" w:author="The Si Tran" w:date="2012-12-06T00:03:00Z">
                                <w:rPr>
                                  <w:rFonts w:ascii="Cambria Math" w:hAnsi="Cambria Math"/>
                                </w:rPr>
                              </w:ins>
                            </m:ctrlPr>
                          </m:accPr>
                          <m:e>
                            <w:ins w:id="3651" w:author="The Si Tran" w:date="2012-12-06T00:03:00Z">
                              <m:r>
                                <w:rPr>
                                  <w:rFonts w:ascii="Cambria Math" w:hAnsi="Cambria Math"/>
                                </w:rPr>
                                <m:t>Y</m:t>
                              </m:r>
                            </w:ins>
                          </m:e>
                        </m:acc>
                      </m:e>
                      <m:sub>
                        <w:ins w:id="3652" w:author="The Si Tran" w:date="2012-12-06T00:03:00Z">
                          <m:r>
                            <w:rPr>
                              <w:rFonts w:ascii="Cambria Math" w:hAnsi="Cambria Math"/>
                            </w:rPr>
                            <m:t>t</m:t>
                          </m:r>
                          <m:r>
                            <m:rPr>
                              <m:sty m:val="p"/>
                            </m:rPr>
                            <w:rPr>
                              <w:rFonts w:ascii="Cambria Math" w:hAnsi="Cambria Math"/>
                            </w:rPr>
                            <m:t>-</m:t>
                          </m:r>
                        </w:ins>
                      </m:sub>
                    </m:sSub>
                    <m:sSub>
                      <m:sSubPr>
                        <m:ctrlPr>
                          <w:ins w:id="3653" w:author="The Si Tran" w:date="2012-12-06T00:04:00Z">
                            <w:rPr>
                              <w:rFonts w:ascii="Cambria Math" w:hAnsi="Cambria Math"/>
                            </w:rPr>
                          </w:ins>
                        </m:ctrlPr>
                      </m:sSubPr>
                      <m:e>
                        <w:ins w:id="3654" w:author="The Si Tran" w:date="2012-12-06T00:04:00Z">
                          <m:r>
                            <w:rPr>
                              <w:rFonts w:ascii="Cambria Math" w:hAnsi="Cambria Math"/>
                            </w:rPr>
                            <m:t>Y</m:t>
                          </m:r>
                        </w:ins>
                      </m:e>
                      <m:sub>
                        <w:ins w:id="3655" w:author="The Si Tran" w:date="2012-12-06T00:04:00Z">
                          <m:r>
                            <w:rPr>
                              <w:rFonts w:ascii="Cambria Math" w:hAnsi="Cambria Math"/>
                            </w:rPr>
                            <m:t>t</m:t>
                          </m:r>
                        </w:ins>
                      </m:sub>
                    </m:sSub>
                  </m:num>
                  <m:den>
                    <m:sSub>
                      <m:sSubPr>
                        <m:ctrlPr>
                          <w:ins w:id="3656" w:author="The Si Tran" w:date="2012-12-06T00:04:00Z">
                            <w:rPr>
                              <w:rFonts w:ascii="Cambria Math" w:hAnsi="Cambria Math"/>
                            </w:rPr>
                          </w:ins>
                        </m:ctrlPr>
                      </m:sSubPr>
                      <m:e>
                        <w:ins w:id="3657" w:author="The Si Tran" w:date="2012-12-06T00:04:00Z">
                          <m:r>
                            <w:rPr>
                              <w:rFonts w:ascii="Cambria Math" w:hAnsi="Cambria Math"/>
                            </w:rPr>
                            <m:t>Y</m:t>
                          </m:r>
                        </w:ins>
                      </m:e>
                      <m:sub>
                        <w:ins w:id="3658"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3659" w:author="The Si Tran" w:date="2012-12-16T10:30:00Z">
          <w:pPr/>
        </w:pPrChange>
      </w:pPr>
    </w:p>
    <w:p w14:paraId="74031765" w14:textId="77777777" w:rsidR="00726875" w:rsidRDefault="00C318D3" w:rsidP="005A22B0">
      <w:pPr>
        <w:rPr>
          <w:ins w:id="3660"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3661" w:author="The Si Tran" w:date="2012-12-12T07:56:00Z"/>
        </w:rPr>
        <w:pPrChange w:id="3662" w:author="The Si Tran" w:date="2012-12-12T07:56:00Z">
          <w:pPr>
            <w:spacing w:before="0" w:after="200" w:line="276" w:lineRule="auto"/>
            <w:jc w:val="left"/>
          </w:pPr>
        </w:pPrChange>
      </w:pPr>
      <w:ins w:id="3663" w:author="The Si Tran" w:date="2012-12-12T07:56:00Z">
        <w:r>
          <w:br w:type="page"/>
        </w:r>
      </w:ins>
    </w:p>
    <w:p w14:paraId="252F9628" w14:textId="793C8924" w:rsidR="00C318D3" w:rsidRPr="0095710D" w:rsidDel="004F5E08" w:rsidRDefault="0069274D" w:rsidP="005A22B0">
      <w:pPr>
        <w:rPr>
          <w:del w:id="3664" w:author="The Si Tran" w:date="2012-12-11T21:17:00Z"/>
          <w:sz w:val="32"/>
          <w:szCs w:val="32"/>
          <w:lang w:val="fr-FR"/>
          <w:rPrChange w:id="3665" w:author="The Si Tran" w:date="2012-12-12T13:54:00Z">
            <w:rPr>
              <w:del w:id="3666" w:author="The Si Tran" w:date="2012-12-11T21:17:00Z"/>
              <w:sz w:val="28"/>
              <w:szCs w:val="28"/>
              <w:lang w:val="fr-FR"/>
            </w:rPr>
          </w:rPrChange>
        </w:rPr>
      </w:pPr>
      <w:ins w:id="3667" w:author="superchickend" w:date="2012-12-16T14:58:00Z">
        <w:r>
          <w:lastRenderedPageBreak/>
          <w:t xml:space="preserve">   </w:t>
        </w:r>
      </w:ins>
      <w:ins w:id="3668" w:author="superchickend" w:date="2012-12-16T14:59:00Z">
        <w:r>
          <w:t xml:space="preserve"> </w:t>
        </w:r>
      </w:ins>
      <w:del w:id="3669" w:author="The Si Tran" w:date="2012-12-08T15:24:00Z">
        <w:r w:rsidR="00C318D3" w:rsidRPr="0095710D" w:rsidDel="004E0543">
          <w:rPr>
            <w:sz w:val="32"/>
            <w:szCs w:val="32"/>
            <w:rPrChange w:id="3670" w:author="The Si Tran" w:date="2012-12-12T13:54:00Z">
              <w:rPr>
                <w:szCs w:val="26"/>
              </w:rPr>
            </w:rPrChange>
          </w:rPr>
          <w:delText>MPE</w:delText>
        </w:r>
      </w:del>
      <w:bookmarkStart w:id="3671" w:name="_Toc343083575"/>
      <w:bookmarkStart w:id="3672" w:name="_Toc343083789"/>
      <w:bookmarkStart w:id="3673" w:name="_Toc343084000"/>
      <w:bookmarkStart w:id="3674" w:name="_Toc343220759"/>
      <w:bookmarkStart w:id="3675" w:name="_Toc343232263"/>
      <w:bookmarkStart w:id="3676" w:name="_Toc343232676"/>
      <w:bookmarkStart w:id="3677" w:name="_Toc343232961"/>
      <w:bookmarkStart w:id="3678" w:name="_Toc343415466"/>
      <w:bookmarkStart w:id="3679" w:name="_Toc343415762"/>
      <w:bookmarkStart w:id="3680" w:name="_Toc343452421"/>
      <w:bookmarkStart w:id="3681" w:name="_Toc343461211"/>
      <w:bookmarkStart w:id="3682" w:name="_Toc343494098"/>
      <w:bookmarkStart w:id="3683" w:name="_Toc343494310"/>
      <w:bookmarkStart w:id="3684" w:name="_Toc343495083"/>
      <w:bookmarkStart w:id="3685" w:name="_Toc343660310"/>
      <w:bookmarkStart w:id="3686" w:name="_Toc343660524"/>
      <w:bookmarkStart w:id="3687" w:name="_Toc343711152"/>
      <w:bookmarkStart w:id="3688" w:name="_Toc343829116"/>
      <w:bookmarkStart w:id="3689" w:name="_Toc343831920"/>
      <w:bookmarkStart w:id="3690" w:name="_Toc343832289"/>
      <w:bookmarkStart w:id="3691" w:name="_Toc343832506"/>
      <w:bookmarkStart w:id="3692" w:name="_Toc343832723"/>
      <w:bookmarkStart w:id="3693" w:name="_Toc343837316"/>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p>
    <w:p w14:paraId="2DA0346E" w14:textId="77777777" w:rsidR="00D92047" w:rsidRPr="0095710D" w:rsidDel="004F5E08" w:rsidRDefault="00D92047" w:rsidP="005A22B0">
      <w:pPr>
        <w:rPr>
          <w:del w:id="3694" w:author="The Si Tran" w:date="2012-12-11T21:17:00Z"/>
          <w:sz w:val="32"/>
          <w:szCs w:val="32"/>
          <w:lang w:val="fr-FR"/>
          <w:rPrChange w:id="3695" w:author="The Si Tran" w:date="2012-12-12T13:54:00Z">
            <w:rPr>
              <w:del w:id="3696" w:author="The Si Tran" w:date="2012-12-11T21:17:00Z"/>
              <w:sz w:val="28"/>
              <w:szCs w:val="28"/>
              <w:lang w:val="fr-FR"/>
            </w:rPr>
          </w:rPrChange>
        </w:rPr>
      </w:pPr>
      <w:bookmarkStart w:id="3697" w:name="_Toc343083576"/>
      <w:bookmarkStart w:id="3698" w:name="_Toc343083790"/>
      <w:bookmarkStart w:id="3699" w:name="_Toc343084001"/>
      <w:bookmarkStart w:id="3700" w:name="_Toc343220760"/>
      <w:bookmarkStart w:id="3701" w:name="_Toc343232264"/>
      <w:bookmarkStart w:id="3702" w:name="_Toc343232677"/>
      <w:bookmarkStart w:id="3703" w:name="_Toc343232962"/>
      <w:bookmarkStart w:id="3704" w:name="_Toc343415467"/>
      <w:bookmarkStart w:id="3705" w:name="_Toc343415763"/>
      <w:bookmarkStart w:id="3706" w:name="_Toc343452422"/>
      <w:bookmarkStart w:id="3707" w:name="_Toc343461212"/>
      <w:bookmarkStart w:id="3708" w:name="_Toc343494099"/>
      <w:bookmarkStart w:id="3709" w:name="_Toc343494311"/>
      <w:bookmarkStart w:id="3710" w:name="_Toc343495084"/>
      <w:bookmarkStart w:id="3711" w:name="_Toc343660311"/>
      <w:bookmarkStart w:id="3712" w:name="_Toc343660525"/>
      <w:bookmarkStart w:id="3713" w:name="_Toc343711153"/>
      <w:bookmarkStart w:id="3714" w:name="_Toc343829117"/>
      <w:bookmarkStart w:id="3715" w:name="_Toc343831921"/>
      <w:bookmarkStart w:id="3716" w:name="_Toc343832290"/>
      <w:bookmarkStart w:id="3717" w:name="_Toc343832507"/>
      <w:bookmarkStart w:id="3718" w:name="_Toc343832724"/>
      <w:bookmarkStart w:id="3719" w:name="_Toc343837317"/>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p>
    <w:p w14:paraId="760826C4" w14:textId="77777777" w:rsidR="006A21F7" w:rsidRPr="0095710D" w:rsidDel="00726875" w:rsidRDefault="006A21F7" w:rsidP="005A22B0">
      <w:pPr>
        <w:rPr>
          <w:del w:id="3720" w:author="The Si Tran" w:date="2012-12-12T07:56:00Z"/>
          <w:sz w:val="32"/>
          <w:szCs w:val="32"/>
          <w:rPrChange w:id="3721" w:author="The Si Tran" w:date="2012-12-12T13:54:00Z">
            <w:rPr>
              <w:del w:id="3722" w:author="The Si Tran" w:date="2012-12-12T07:56:00Z"/>
              <w:szCs w:val="26"/>
            </w:rPr>
          </w:rPrChange>
        </w:rPr>
      </w:pPr>
      <w:bookmarkStart w:id="3723" w:name="_Toc343083577"/>
      <w:bookmarkStart w:id="3724" w:name="_Toc343083791"/>
      <w:bookmarkStart w:id="3725" w:name="_Toc343084002"/>
      <w:bookmarkStart w:id="3726" w:name="_Toc343220761"/>
      <w:bookmarkStart w:id="3727" w:name="_Toc343232265"/>
      <w:bookmarkStart w:id="3728" w:name="_Toc343232678"/>
      <w:bookmarkStart w:id="3729" w:name="_Toc343232963"/>
      <w:bookmarkStart w:id="3730" w:name="_Toc343415468"/>
      <w:bookmarkStart w:id="3731" w:name="_Toc343415764"/>
      <w:bookmarkStart w:id="3732" w:name="_Toc343452423"/>
      <w:bookmarkStart w:id="3733" w:name="_Toc343461213"/>
      <w:bookmarkStart w:id="3734" w:name="_Toc343494100"/>
      <w:bookmarkStart w:id="3735" w:name="_Toc343494312"/>
      <w:bookmarkStart w:id="3736" w:name="_Toc343495085"/>
      <w:bookmarkStart w:id="3737" w:name="_Toc343660312"/>
      <w:bookmarkStart w:id="3738" w:name="_Toc343660526"/>
      <w:bookmarkStart w:id="3739" w:name="_Toc343711154"/>
      <w:bookmarkStart w:id="3740" w:name="_Toc343829118"/>
      <w:bookmarkStart w:id="3741" w:name="_Toc343831922"/>
      <w:bookmarkStart w:id="3742" w:name="_Toc343832291"/>
      <w:bookmarkStart w:id="3743" w:name="_Toc343832508"/>
      <w:bookmarkStart w:id="3744" w:name="_Toc343832725"/>
      <w:bookmarkStart w:id="3745" w:name="_Toc343837318"/>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p>
    <w:p w14:paraId="31C41FFF" w14:textId="01AEB007" w:rsidR="006A21F7" w:rsidRPr="0095710D" w:rsidRDefault="006A21F7">
      <w:pPr>
        <w:pStyle w:val="Heading1"/>
        <w:pPrChange w:id="3746" w:author="The Si Tran" w:date="2012-12-16T09:44:00Z">
          <w:pPr>
            <w:pStyle w:val="Heading1"/>
            <w:jc w:val="left"/>
          </w:pPr>
        </w:pPrChange>
      </w:pPr>
      <w:del w:id="3747" w:author="superchickend" w:date="2012-12-16T14:57:00Z">
        <w:r w:rsidRPr="0095710D" w:rsidDel="005E0155">
          <w:rPr>
            <w:rPrChange w:id="3748" w:author="The Si Tran" w:date="2012-12-12T13:54:00Z">
              <w:rPr>
                <w:rFonts w:cs="Times New Roman"/>
                <w:b w:val="0"/>
                <w:bCs w:val="0"/>
                <w:kern w:val="0"/>
                <w:sz w:val="26"/>
                <w:szCs w:val="22"/>
              </w:rPr>
            </w:rPrChange>
          </w:rPr>
          <w:delText xml:space="preserve">: </w:delText>
        </w:r>
      </w:del>
      <w:del w:id="3749" w:author="The Si Tran" w:date="2012-12-12T13:54:00Z">
        <w:r w:rsidRPr="0095710D" w:rsidDel="0095710D">
          <w:rPr>
            <w:rPrChange w:id="3750" w:author="The Si Tran" w:date="2012-12-12T13:54:00Z">
              <w:rPr>
                <w:rFonts w:cs="Times New Roman"/>
                <w:b w:val="0"/>
                <w:bCs w:val="0"/>
                <w:kern w:val="0"/>
                <w:sz w:val="26"/>
                <w:szCs w:val="22"/>
              </w:rPr>
            </w:rPrChange>
          </w:rPr>
          <w:delText>Mô hình ARIMA</w:delText>
        </w:r>
      </w:del>
      <w:bookmarkStart w:id="3751" w:name="_Toc343837319"/>
      <w:ins w:id="3752" w:author="The Si Tran" w:date="2012-12-12T13:54:00Z">
        <w:r w:rsidR="0095710D" w:rsidRPr="0095710D">
          <w:rPr>
            <w:rPrChange w:id="3753" w:author="The Si Tran" w:date="2012-12-12T13:54:00Z">
              <w:rPr>
                <w:sz w:val="26"/>
                <w:szCs w:val="26"/>
              </w:rPr>
            </w:rPrChange>
          </w:rPr>
          <w:t>MÔ HÌNH ARIMA</w:t>
        </w:r>
      </w:ins>
      <w:bookmarkEnd w:id="3751"/>
    </w:p>
    <w:p w14:paraId="4C0C379A" w14:textId="77777777" w:rsidR="006A21F7" w:rsidRPr="0049233F" w:rsidDel="00555D32" w:rsidRDefault="006A21F7" w:rsidP="006A21F7">
      <w:pPr>
        <w:ind w:firstLine="547"/>
        <w:rPr>
          <w:del w:id="3754" w:author="The Si Tran" w:date="2012-12-14T04:45:00Z"/>
          <w:szCs w:val="26"/>
          <w:lang w:val="fr-FR"/>
          <w:rPrChange w:id="3755" w:author="The Si Tran" w:date="2012-12-05T23:02:00Z">
            <w:rPr>
              <w:del w:id="3756" w:author="The Si Tran" w:date="2012-12-14T04:45:00Z"/>
              <w:sz w:val="28"/>
              <w:szCs w:val="28"/>
              <w:lang w:val="fr-FR"/>
            </w:rPr>
          </w:rPrChange>
        </w:rPr>
      </w:pPr>
      <w:r w:rsidRPr="0049233F">
        <w:rPr>
          <w:szCs w:val="26"/>
          <w:lang w:val="fr-FR"/>
          <w:rPrChange w:id="3757"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3758" w:author="The Si Tran" w:date="2012-12-05T23:02:00Z">
            <w:rPr>
              <w:sz w:val="28"/>
              <w:szCs w:val="28"/>
              <w:lang w:val="fr-FR"/>
            </w:rPr>
          </w:rPrChange>
        </w:rPr>
      </w:pPr>
    </w:p>
    <w:p w14:paraId="1E8BAA19" w14:textId="427CCC46" w:rsidR="000830F1" w:rsidRPr="000830F1" w:rsidRDefault="000830F1" w:rsidP="00286C29">
      <w:pPr>
        <w:pStyle w:val="Heading2"/>
        <w:rPr>
          <w:lang w:val="fr-FR"/>
        </w:rPr>
      </w:pPr>
      <w:bookmarkStart w:id="3759" w:name="_Toc343837320"/>
      <w:r>
        <w:rPr>
          <w:lang w:val="fr-FR"/>
        </w:rPr>
        <w:t>Lớp mô hình ARIMA</w:t>
      </w:r>
      <w:bookmarkEnd w:id="3759"/>
    </w:p>
    <w:p w14:paraId="473FF8D5" w14:textId="7C39E096" w:rsidR="000830F1" w:rsidRPr="000830F1" w:rsidRDefault="000830F1" w:rsidP="00DF02E9">
      <w:pPr>
        <w:pStyle w:val="Heading3"/>
        <w:rPr>
          <w:lang w:val="fr-FR"/>
          <w:rPrChange w:id="3760" w:author="The Si Tran" w:date="2012-12-05T23:02:00Z">
            <w:rPr>
              <w:lang w:val="fr-FR"/>
            </w:rPr>
          </w:rPrChange>
        </w:rPr>
      </w:pPr>
      <w:bookmarkStart w:id="3761" w:name="_Toc343837321"/>
      <w:r w:rsidRPr="0049233F">
        <w:rPr>
          <w:lang w:val="fr-FR"/>
          <w:rPrChange w:id="3762" w:author="The Si Tran" w:date="2012-12-05T23:02:00Z">
            <w:rPr>
              <w:rFonts w:cs="Times New Roman"/>
              <w:b w:val="0"/>
              <w:bCs w:val="0"/>
              <w:kern w:val="32"/>
              <w:szCs w:val="22"/>
              <w:lang w:val="fr-FR"/>
            </w:rPr>
          </w:rPrChange>
        </w:rPr>
        <w:t xml:space="preserve">Mô hình trung bình di động bậc </w:t>
      </w:r>
      <w:r w:rsidRPr="00423CB2">
        <w:rPr>
          <w:i/>
          <w:lang w:val="fr-FR"/>
          <w:rPrChange w:id="3763" w:author="The Si Tran" w:date="2012-12-05T23:02:00Z">
            <w:rPr>
              <w:rFonts w:cs="Times New Roman"/>
              <w:b w:val="0"/>
              <w:bCs w:val="0"/>
              <w:kern w:val="32"/>
              <w:szCs w:val="22"/>
              <w:lang w:val="fr-FR"/>
            </w:rPr>
          </w:rPrChange>
        </w:rPr>
        <w:t>q</w:t>
      </w:r>
      <w:r w:rsidRPr="0049233F">
        <w:rPr>
          <w:lang w:val="fr-FR"/>
          <w:rPrChange w:id="3764" w:author="The Si Tran" w:date="2012-12-05T23:02:00Z">
            <w:rPr>
              <w:rFonts w:cs="Times New Roman"/>
              <w:b w:val="0"/>
              <w:bCs w:val="0"/>
              <w:kern w:val="32"/>
              <w:szCs w:val="22"/>
              <w:lang w:val="fr-FR"/>
            </w:rPr>
          </w:rPrChange>
        </w:rPr>
        <w:t>, MA(</w:t>
      </w:r>
      <w:r w:rsidRPr="00423CB2">
        <w:rPr>
          <w:i/>
          <w:lang w:val="fr-FR"/>
          <w:rPrChange w:id="3765" w:author="The Si Tran" w:date="2012-12-05T23:02:00Z">
            <w:rPr>
              <w:rFonts w:cs="Times New Roman"/>
              <w:b w:val="0"/>
              <w:bCs w:val="0"/>
              <w:kern w:val="32"/>
              <w:szCs w:val="22"/>
              <w:lang w:val="fr-FR"/>
            </w:rPr>
          </w:rPrChange>
        </w:rPr>
        <w:t>q</w:t>
      </w:r>
      <w:r w:rsidRPr="0049233F">
        <w:rPr>
          <w:lang w:val="fr-FR"/>
          <w:rPrChange w:id="3766" w:author="The Si Tran" w:date="2012-12-05T23:02:00Z">
            <w:rPr>
              <w:rFonts w:cs="Times New Roman"/>
              <w:b w:val="0"/>
              <w:bCs w:val="0"/>
              <w:kern w:val="32"/>
              <w:szCs w:val="22"/>
              <w:lang w:val="fr-FR"/>
            </w:rPr>
          </w:rPrChange>
        </w:rPr>
        <w:t>)</w:t>
      </w:r>
      <w:bookmarkEnd w:id="3761"/>
    </w:p>
    <w:p w14:paraId="2E4BA18E" w14:textId="0EF10C11" w:rsidR="006A21F7" w:rsidRPr="0049233F" w:rsidDel="007B42A6" w:rsidRDefault="004F6C5F">
      <w:pPr>
        <w:rPr>
          <w:del w:id="3767" w:author="The Si Tran" w:date="2012-12-12T00:09:00Z"/>
          <w:rPrChange w:id="3768" w:author="The Si Tran" w:date="2012-12-05T23:02:00Z">
            <w:rPr>
              <w:del w:id="3769" w:author="The Si Tran" w:date="2012-12-12T00:09:00Z"/>
              <w:color w:val="FF0000"/>
              <w:sz w:val="36"/>
              <w:lang w:val="fr-FR"/>
            </w:rPr>
          </w:rPrChange>
        </w:rPr>
        <w:pPrChange w:id="3770" w:author="The Si Tran" w:date="2012-12-16T17:05:00Z">
          <w:pPr>
            <w:ind w:left="540"/>
          </w:pPr>
        </w:pPrChange>
      </w:pPr>
      <w:ins w:id="3771" w:author="The Si Tran" w:date="2012-12-16T17:05:00Z">
        <w:r>
          <w:rPr>
            <w:noProof/>
            <w:rPrChange w:id="3772" w:author="Unknown">
              <w:rPr>
                <w:b/>
                <w:bCs/>
                <w:noProof/>
                <w:sz w:val="20"/>
                <w:szCs w:val="20"/>
              </w:rPr>
            </w:rPrChange>
          </w:rPr>
          <mc:AlternateContent>
            <mc:Choice Requires="wps">
              <w:drawing>
                <wp:anchor distT="0" distB="0" distL="114300" distR="114300" simplePos="0" relativeHeight="251803648" behindDoc="0" locked="0" layoutInCell="1" allowOverlap="1" wp14:anchorId="3F0685D8" wp14:editId="7FD6A100">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9933FE" w:rsidRDefault="009933FE">
                              <w:pPr>
                                <w:pStyle w:val="EquationIndex"/>
                                <w:pPrChange w:id="3773" w:author="The Si Tran" w:date="2012-12-16T10:46:00Z">
                                  <w:pPr>
                                    <w:jc w:val="left"/>
                                  </w:pPr>
                                </w:pPrChange>
                              </w:pPr>
                              <w:r>
                                <w:t>(3.</w:t>
                              </w:r>
                              <w:ins w:id="3774" w:author="The Si Tran" w:date="2012-12-14T04:55:00Z">
                                <w:r>
                                  <w:t>1</w:t>
                                </w:r>
                              </w:ins>
                              <w:del w:id="3775"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0685D8" id="Text Box 208" o:spid="_x0000_s1030" type="#_x0000_t202" style="position:absolute;left:0;text-align:left;margin-left:411.9pt;margin-top:32.05pt;width:41.85pt;height:34.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9933FE" w:rsidRDefault="009933FE">
                        <w:pPr>
                          <w:pStyle w:val="EquationIndex"/>
                          <w:pPrChange w:id="3776" w:author="The Si Tran" w:date="2012-12-16T10:46:00Z">
                            <w:pPr>
                              <w:jc w:val="left"/>
                            </w:pPr>
                          </w:pPrChange>
                        </w:pPr>
                        <w:r>
                          <w:t>(3.</w:t>
                        </w:r>
                        <w:ins w:id="3777" w:author="The Si Tran" w:date="2012-12-14T04:55:00Z">
                          <w:r>
                            <w:t>1</w:t>
                          </w:r>
                        </w:ins>
                        <w:del w:id="3778" w:author="The Si Tran" w:date="2012-12-14T04:55:00Z">
                          <w:r w:rsidDel="004505B3">
                            <w:delText>2.1</w:delText>
                          </w:r>
                        </w:del>
                        <w:r>
                          <w:t>)</w:t>
                        </w:r>
                      </w:p>
                    </w:txbxContent>
                  </v:textbox>
                  <w10:wrap type="square"/>
                </v:shape>
              </w:pict>
            </mc:Fallback>
          </mc:AlternateContent>
        </w:r>
      </w:ins>
      <w:del w:id="3779" w:author="The Si Tran" w:date="2012-12-12T00:09:00Z">
        <w:r w:rsidR="006A21F7" w:rsidRPr="0049233F" w:rsidDel="007B42A6">
          <w:rPr>
            <w:rPrChange w:id="3780"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pPr>
        <w:rPr>
          <w:del w:id="3781" w:author="The Si Tran" w:date="2012-12-06T03:56:00Z"/>
          <w:rPrChange w:id="3782" w:author="The Si Tran" w:date="2012-12-05T23:02:00Z">
            <w:rPr>
              <w:del w:id="3783" w:author="The Si Tran" w:date="2012-12-06T03:56:00Z"/>
              <w:color w:val="FF0000"/>
              <w:sz w:val="36"/>
              <w:lang w:val="fr-FR"/>
            </w:rPr>
          </w:rPrChange>
        </w:rPr>
        <w:pPrChange w:id="3784" w:author="The Si Tran" w:date="2012-12-16T17:05:00Z">
          <w:pPr>
            <w:ind w:left="540"/>
          </w:pPr>
        </w:pPrChange>
      </w:pPr>
      <w:del w:id="3785" w:author="The Si Tran" w:date="2012-12-06T03:56:00Z">
        <w:r w:rsidRPr="0049233F" w:rsidDel="004657FC">
          <w:rPr>
            <w:rPrChange w:id="3786" w:author="The Si Tran" w:date="2012-12-05T23:02:00Z">
              <w:rPr>
                <w:rFonts w:cs="Arial"/>
                <w:b/>
                <w:bCs/>
                <w:color w:val="FF0000"/>
                <w:kern w:val="32"/>
                <w:sz w:val="36"/>
                <w:szCs w:val="32"/>
                <w:lang w:val="fr-FR"/>
              </w:rPr>
            </w:rPrChange>
          </w:rPr>
          <w:delText>Cách thức tính các hệ số trong mô hình ?</w:delText>
        </w:r>
      </w:del>
    </w:p>
    <w:p w14:paraId="54659BC1" w14:textId="3B8C42F2" w:rsidR="006A21F7" w:rsidRDefault="006A21F7">
      <w:pPr>
        <w:rPr>
          <w:ins w:id="3787" w:author="The Si Tran" w:date="2012-12-06T00:09:00Z"/>
        </w:rPr>
        <w:pPrChange w:id="3788" w:author="The Si Tran" w:date="2012-12-16T17:05:00Z">
          <w:pPr>
            <w:ind w:firstLine="540"/>
          </w:pPr>
        </w:pPrChange>
      </w:pPr>
      <w:r w:rsidRPr="0049233F">
        <w:rPr>
          <w:rPrChange w:id="3789" w:author="The Si Tran" w:date="2012-12-05T23:02:00Z">
            <w:rPr>
              <w:rFonts w:cs="Arial"/>
              <w:b/>
              <w:bCs/>
              <w:kern w:val="32"/>
              <w:sz w:val="28"/>
              <w:szCs w:val="28"/>
              <w:lang w:val="fr-FR"/>
            </w:rPr>
          </w:rPrChange>
        </w:rPr>
        <w:t xml:space="preserve">Mô hình </w:t>
      </w:r>
      <w:proofErr w:type="gramStart"/>
      <w:r w:rsidRPr="0049233F">
        <w:rPr>
          <w:rPrChange w:id="3790" w:author="The Si Tran" w:date="2012-12-05T23:02:00Z">
            <w:rPr>
              <w:rFonts w:cs="Arial"/>
              <w:b/>
              <w:bCs/>
              <w:kern w:val="32"/>
              <w:sz w:val="28"/>
              <w:szCs w:val="28"/>
              <w:lang w:val="fr-FR"/>
            </w:rPr>
          </w:rPrChange>
        </w:rPr>
        <w:t>MA(</w:t>
      </w:r>
      <w:proofErr w:type="gramEnd"/>
      <w:r w:rsidRPr="00423CB2">
        <w:rPr>
          <w:i/>
          <w:rPrChange w:id="3791" w:author="The Si Tran" w:date="2012-12-05T23:02:00Z">
            <w:rPr>
              <w:rFonts w:cs="Arial"/>
              <w:b/>
              <w:bCs/>
              <w:kern w:val="32"/>
              <w:sz w:val="28"/>
              <w:szCs w:val="28"/>
              <w:lang w:val="fr-FR"/>
            </w:rPr>
          </w:rPrChange>
        </w:rPr>
        <w:t>q</w:t>
      </w:r>
      <w:r w:rsidRPr="0049233F">
        <w:rPr>
          <w:rPrChange w:id="3792" w:author="The Si Tran" w:date="2012-12-05T23:02:00Z">
            <w:rPr>
              <w:rFonts w:cs="Arial"/>
              <w:b/>
              <w:bCs/>
              <w:kern w:val="32"/>
              <w:sz w:val="28"/>
              <w:szCs w:val="28"/>
              <w:lang w:val="fr-FR"/>
            </w:rPr>
          </w:rPrChange>
        </w:rPr>
        <w:t xml:space="preserve">) là mô hình có dạng </w:t>
      </w:r>
    </w:p>
    <w:p w14:paraId="591515B3" w14:textId="67CB0EE6" w:rsidR="003D0FA1" w:rsidRPr="00B9548F" w:rsidDel="004657FC" w:rsidRDefault="00567862">
      <w:pPr>
        <w:pStyle w:val="Canhgiua"/>
        <w:rPr>
          <w:del w:id="3793" w:author="The Si Tran" w:date="2012-12-06T03:55:00Z"/>
          <w:lang w:val="fr-FR"/>
          <w:rPrChange w:id="3794" w:author="The Si Tran" w:date="2012-12-16T10:30:00Z">
            <w:rPr>
              <w:del w:id="3795" w:author="The Si Tran" w:date="2012-12-06T03:55:00Z"/>
              <w:sz w:val="28"/>
              <w:szCs w:val="28"/>
              <w:lang w:val="fr-FR"/>
            </w:rPr>
          </w:rPrChange>
        </w:rPr>
        <w:pPrChange w:id="3796" w:author="The Si Tran" w:date="2012-12-16T10:30:00Z">
          <w:pPr>
            <w:ind w:firstLine="540"/>
          </w:pPr>
        </w:pPrChange>
      </w:pPr>
      <m:oMathPara>
        <m:oMathParaPr>
          <m:jc m:val="center"/>
        </m:oMathParaPr>
        <m:oMath>
          <m:sSub>
            <m:sSubPr>
              <m:ctrlPr>
                <w:ins w:id="3797" w:author="The Si Tran" w:date="2012-12-06T00:10:00Z">
                  <w:rPr>
                    <w:rFonts w:ascii="Cambria Math" w:hAnsi="Cambria Math"/>
                    <w:lang w:val="fr-FR"/>
                  </w:rPr>
                </w:ins>
              </m:ctrlPr>
            </m:sSubPr>
            <m:e>
              <w:ins w:id="3798" w:author="The Si Tran" w:date="2012-12-06T00:10:00Z">
                <m:r>
                  <w:rPr>
                    <w:rFonts w:ascii="Cambria Math" w:hAnsi="Cambria Math"/>
                    <w:lang w:val="fr-FR"/>
                  </w:rPr>
                  <m:t>y</m:t>
                </m:r>
              </w:ins>
            </m:e>
            <m:sub>
              <w:ins w:id="3799" w:author="The Si Tran" w:date="2012-12-06T00:10:00Z">
                <m:r>
                  <w:rPr>
                    <w:rFonts w:ascii="Cambria Math" w:hAnsi="Cambria Math"/>
                    <w:lang w:val="fr-FR"/>
                  </w:rPr>
                  <m:t>t</m:t>
                </m:r>
              </w:ins>
            </m:sub>
          </m:sSub>
          <w:ins w:id="3800"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801" w:author="The Si Tran" w:date="2012-12-06T00:10:00Z">
                  <w:rPr>
                    <w:rFonts w:ascii="Cambria Math" w:hAnsi="Cambria Math"/>
                    <w:lang w:val="fr-FR"/>
                  </w:rPr>
                </w:ins>
              </m:ctrlPr>
            </m:sSubPr>
            <m:e>
              <w:ins w:id="3802" w:author="The Si Tran" w:date="2012-12-06T00:10:00Z">
                <m:r>
                  <w:rPr>
                    <w:rFonts w:ascii="Cambria Math" w:hAnsi="Cambria Math"/>
                    <w:lang w:val="fr-FR"/>
                  </w:rPr>
                  <m:t>ε</m:t>
                </m:r>
              </w:ins>
            </m:e>
            <m:sub>
              <w:ins w:id="3803" w:author="The Si Tran" w:date="2012-12-06T00:10:00Z">
                <m:r>
                  <w:rPr>
                    <w:rFonts w:ascii="Cambria Math" w:hAnsi="Cambria Math"/>
                    <w:lang w:val="fr-FR"/>
                  </w:rPr>
                  <m:t>t</m:t>
                </m:r>
              </w:ins>
            </m:sub>
          </m:sSub>
          <w:ins w:id="3804" w:author="The Si Tran" w:date="2012-12-06T00:10:00Z">
            <m:r>
              <m:rPr>
                <m:sty m:val="p"/>
              </m:rPr>
              <w:rPr>
                <w:rFonts w:ascii="Cambria Math" w:hAnsi="Cambria Math"/>
                <w:lang w:val="fr-FR"/>
              </w:rPr>
              <m:t>-</m:t>
            </m:r>
          </w:ins>
          <m:sSub>
            <m:sSubPr>
              <m:ctrlPr>
                <w:ins w:id="3805" w:author="The Si Tran" w:date="2012-12-06T00:10:00Z">
                  <w:rPr>
                    <w:rFonts w:ascii="Cambria Math" w:hAnsi="Cambria Math"/>
                    <w:lang w:val="fr-FR"/>
                  </w:rPr>
                </w:ins>
              </m:ctrlPr>
            </m:sSubPr>
            <m:e>
              <w:ins w:id="3806" w:author="The Si Tran" w:date="2012-12-06T00:10:00Z">
                <m:r>
                  <w:rPr>
                    <w:rFonts w:ascii="Cambria Math" w:hAnsi="Cambria Math"/>
                    <w:lang w:val="fr-FR"/>
                  </w:rPr>
                  <m:t>θ</m:t>
                </m:r>
              </w:ins>
            </m:e>
            <m:sub>
              <w:ins w:id="3807" w:author="The Si Tran" w:date="2012-12-06T00:10:00Z">
                <m:r>
                  <m:rPr>
                    <m:sty m:val="p"/>
                  </m:rPr>
                  <w:rPr>
                    <w:rFonts w:ascii="Cambria Math" w:hAnsi="Cambria Math"/>
                    <w:lang w:val="fr-FR"/>
                  </w:rPr>
                  <m:t>1</m:t>
                </m:r>
              </w:ins>
            </m:sub>
          </m:sSub>
          <m:sSub>
            <m:sSubPr>
              <m:ctrlPr>
                <w:ins w:id="3808" w:author="The Si Tran" w:date="2012-12-06T00:10:00Z">
                  <w:rPr>
                    <w:rFonts w:ascii="Cambria Math" w:hAnsi="Cambria Math"/>
                    <w:lang w:val="fr-FR"/>
                  </w:rPr>
                </w:ins>
              </m:ctrlPr>
            </m:sSubPr>
            <m:e>
              <w:ins w:id="3809" w:author="The Si Tran" w:date="2012-12-06T00:10:00Z">
                <m:r>
                  <w:rPr>
                    <w:rFonts w:ascii="Cambria Math" w:hAnsi="Cambria Math"/>
                    <w:lang w:val="fr-FR"/>
                  </w:rPr>
                  <m:t>ε</m:t>
                </m:r>
              </w:ins>
            </m:e>
            <m:sub>
              <w:ins w:id="3810" w:author="The Si Tran" w:date="2012-12-06T00:10:00Z">
                <m:r>
                  <w:rPr>
                    <w:rFonts w:ascii="Cambria Math" w:hAnsi="Cambria Math"/>
                    <w:lang w:val="fr-FR"/>
                  </w:rPr>
                  <m:t>t</m:t>
                </m:r>
              </w:ins>
              <w:ins w:id="3811" w:author="The Si Tran" w:date="2012-12-06T00:11:00Z">
                <m:r>
                  <m:rPr>
                    <m:sty m:val="p"/>
                  </m:rPr>
                  <w:rPr>
                    <w:rFonts w:ascii="Cambria Math" w:hAnsi="Cambria Math"/>
                    <w:lang w:val="fr-FR"/>
                  </w:rPr>
                  <m:t>-1</m:t>
                </m:r>
              </w:ins>
            </m:sub>
          </m:sSub>
          <w:ins w:id="3812" w:author="The Si Tran" w:date="2012-12-06T00:11:00Z">
            <m:r>
              <m:rPr>
                <m:sty m:val="p"/>
              </m:rPr>
              <w:rPr>
                <w:rFonts w:ascii="Cambria Math" w:hAnsi="Cambria Math"/>
                <w:lang w:val="fr-FR"/>
              </w:rPr>
              <m:t>-…-</m:t>
            </m:r>
          </w:ins>
          <m:sSub>
            <m:sSubPr>
              <m:ctrlPr>
                <w:ins w:id="3813" w:author="The Si Tran" w:date="2012-12-06T00:11:00Z">
                  <w:rPr>
                    <w:rFonts w:ascii="Cambria Math" w:hAnsi="Cambria Math"/>
                    <w:lang w:val="fr-FR"/>
                  </w:rPr>
                </w:ins>
              </m:ctrlPr>
            </m:sSubPr>
            <m:e>
              <w:ins w:id="3814" w:author="The Si Tran" w:date="2012-12-06T00:11:00Z">
                <m:r>
                  <w:rPr>
                    <w:rFonts w:ascii="Cambria Math" w:hAnsi="Cambria Math"/>
                    <w:lang w:val="fr-FR"/>
                  </w:rPr>
                  <m:t>θ</m:t>
                </m:r>
              </w:ins>
            </m:e>
            <m:sub>
              <w:ins w:id="3815" w:author="The Si Tran" w:date="2012-12-06T00:11:00Z">
                <m:r>
                  <w:rPr>
                    <w:rFonts w:ascii="Cambria Math" w:hAnsi="Cambria Math"/>
                    <w:lang w:val="fr-FR"/>
                  </w:rPr>
                  <m:t>q</m:t>
                </m:r>
              </w:ins>
            </m:sub>
          </m:sSub>
          <m:sSub>
            <m:sSubPr>
              <m:ctrlPr>
                <w:ins w:id="3816" w:author="The Si Tran" w:date="2012-12-06T00:11:00Z">
                  <w:rPr>
                    <w:rFonts w:ascii="Cambria Math" w:hAnsi="Cambria Math"/>
                    <w:lang w:val="fr-FR"/>
                  </w:rPr>
                </w:ins>
              </m:ctrlPr>
            </m:sSubPr>
            <m:e>
              <w:ins w:id="3817" w:author="The Si Tran" w:date="2012-12-06T00:11:00Z">
                <m:r>
                  <w:rPr>
                    <w:rFonts w:ascii="Cambria Math" w:hAnsi="Cambria Math"/>
                    <w:lang w:val="fr-FR"/>
                  </w:rPr>
                  <m:t>ε</m:t>
                </m:r>
              </w:ins>
            </m:e>
            <m:sub>
              <w:ins w:id="3818"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m:oMath>
      </m:oMathPara>
    </w:p>
    <w:p w14:paraId="18EE6506" w14:textId="77777777" w:rsidR="006A21F7" w:rsidRPr="0049233F" w:rsidRDefault="006A21F7">
      <w:pPr>
        <w:pStyle w:val="Canhgiua"/>
        <w:rPr>
          <w:lang w:val="fr-FR"/>
          <w:rPrChange w:id="3819" w:author="The Si Tran" w:date="2012-12-05T23:02:00Z">
            <w:rPr>
              <w:sz w:val="28"/>
              <w:szCs w:val="28"/>
              <w:lang w:val="fr-FR"/>
            </w:rPr>
          </w:rPrChange>
        </w:rPr>
        <w:pPrChange w:id="3820" w:author="The Si Tran" w:date="2012-12-16T10:30:00Z">
          <w:pPr>
            <w:ind w:firstLine="540"/>
          </w:pPr>
        </w:pPrChange>
      </w:pPr>
      <w:del w:id="3821" w:author="The Si Tran" w:date="2012-12-06T00:12:00Z">
        <w:r w:rsidRPr="00082976" w:rsidDel="00A81DD7">
          <w:rPr>
            <w:position w:val="-14"/>
            <w:lang w:val="fr-FR"/>
          </w:rPr>
          <w:object w:dxaOrig="2880" w:dyaOrig="380" w14:anchorId="5190E4CE">
            <v:shape id="_x0000_i1044" type="#_x0000_t75" style="width:207pt;height:27.75pt" o:ole="">
              <v:imagedata r:id="rId55" o:title=""/>
            </v:shape>
            <o:OLEObject Type="Embed" ProgID="Equation.DSMT4" ShapeID="_x0000_i1044" DrawAspect="Content" ObjectID="_1417583466" r:id="rId56"/>
          </w:object>
        </w:r>
      </w:del>
      <w:del w:id="3822" w:author="The Si Tran" w:date="2012-12-06T03:52:00Z">
        <w:r w:rsidRPr="0049233F" w:rsidDel="008C32B7">
          <w:rPr>
            <w:lang w:val="fr-FR"/>
            <w:rPrChange w:id="3823" w:author="The Si Tran" w:date="2012-12-05T23:02:00Z">
              <w:rPr>
                <w:sz w:val="28"/>
                <w:szCs w:val="28"/>
                <w:lang w:val="fr-FR"/>
              </w:rPr>
            </w:rPrChange>
          </w:rPr>
          <w:delText xml:space="preserve">             </w:delText>
        </w:r>
      </w:del>
      <w:del w:id="3824" w:author="The Si Tran" w:date="2012-12-06T03:54:00Z">
        <w:r w:rsidRPr="0049233F" w:rsidDel="004657FC">
          <w:rPr>
            <w:lang w:val="fr-FR"/>
            <w:rPrChange w:id="3825" w:author="The Si Tran" w:date="2012-12-05T23:02:00Z">
              <w:rPr>
                <w:sz w:val="28"/>
                <w:szCs w:val="28"/>
                <w:lang w:val="fr-FR"/>
              </w:rPr>
            </w:rPrChange>
          </w:rPr>
          <w:delText>(3.1.1)</w:delText>
        </w:r>
      </w:del>
    </w:p>
    <w:p w14:paraId="0CA6475D" w14:textId="77777777" w:rsidR="006A21F7" w:rsidRPr="0049233F" w:rsidRDefault="006A21F7">
      <w:pPr>
        <w:rPr>
          <w:lang w:val="fr-FR"/>
          <w:rPrChange w:id="3826" w:author="The Si Tran" w:date="2012-12-05T23:02:00Z">
            <w:rPr>
              <w:sz w:val="28"/>
              <w:szCs w:val="28"/>
              <w:lang w:val="fr-FR"/>
            </w:rPr>
          </w:rPrChange>
        </w:rPr>
        <w:pPrChange w:id="3827" w:author="The Si Tran" w:date="2012-12-16T17:05:00Z">
          <w:pPr>
            <w:ind w:firstLine="547"/>
          </w:pPr>
        </w:pPrChange>
      </w:pPr>
      <w:r w:rsidRPr="0049233F">
        <w:rPr>
          <w:lang w:val="fr-FR"/>
          <w:rPrChange w:id="3828" w:author="The Si Tran" w:date="2012-12-05T23:02:00Z">
            <w:rPr>
              <w:sz w:val="28"/>
              <w:szCs w:val="28"/>
              <w:lang w:val="fr-FR"/>
            </w:rPr>
          </w:rPrChange>
        </w:rPr>
        <w:t>Với :</w:t>
      </w:r>
    </w:p>
    <w:p w14:paraId="620C6664" w14:textId="77777777" w:rsidR="006A21F7" w:rsidRPr="00555D32" w:rsidRDefault="006A21F7">
      <w:pPr>
        <w:pStyle w:val="BuletL2"/>
        <w:rPr>
          <w:lang w:val="fr-FR"/>
          <w:rPrChange w:id="3829" w:author="The Si Tran" w:date="2012-12-14T04:46:00Z">
            <w:rPr>
              <w:sz w:val="28"/>
              <w:szCs w:val="28"/>
              <w:lang w:val="fr-FR"/>
            </w:rPr>
          </w:rPrChange>
        </w:rPr>
        <w:pPrChange w:id="3830" w:author="The Si Tran" w:date="2012-12-16T17:04:00Z">
          <w:pPr>
            <w:ind w:firstLine="547"/>
          </w:pPr>
        </w:pPrChange>
      </w:pPr>
      <w:del w:id="3831" w:author="The Si Tran" w:date="2012-12-06T00:16:00Z">
        <w:r w:rsidRPr="00555D32" w:rsidDel="004939AB">
          <w:rPr>
            <w:position w:val="-10"/>
            <w:lang w:val="fr-FR"/>
            <w:rPrChange w:id="3832" w:author="The Si Tran" w:date="2012-12-14T04:46:00Z">
              <w:rPr>
                <w:position w:val="-10"/>
                <w:lang w:val="fr-FR"/>
              </w:rPr>
            </w:rPrChange>
          </w:rPr>
          <w:object w:dxaOrig="240" w:dyaOrig="260" w14:anchorId="3EA68E79">
            <v:shape id="_x0000_i1045" type="#_x0000_t75" style="width:18pt;height:18pt" o:ole="">
              <v:imagedata r:id="rId57" o:title=""/>
            </v:shape>
            <o:OLEObject Type="Embed" ProgID="Equation.DSMT4" ShapeID="_x0000_i1045" DrawAspect="Content" ObjectID="_1417583467" r:id="rId58"/>
          </w:object>
        </w:r>
        <w:r w:rsidRPr="00555D32" w:rsidDel="004939AB">
          <w:rPr>
            <w:lang w:val="fr-FR"/>
            <w:rPrChange w:id="3833" w:author="The Si Tran" w:date="2012-12-14T04:46:00Z">
              <w:rPr>
                <w:sz w:val="28"/>
                <w:szCs w:val="28"/>
                <w:lang w:val="fr-FR"/>
              </w:rPr>
            </w:rPrChange>
          </w:rPr>
          <w:delText xml:space="preserve"> </w:delText>
        </w:r>
      </w:del>
      <w:ins w:id="3834" w:author="The Si Tran" w:date="2012-12-06T00:16:00Z">
        <m:oMath>
          <m:r>
            <w:rPr>
              <w:rFonts w:ascii="Cambria Math" w:hAnsi="Cambria Math"/>
              <w:lang w:val="fr-FR"/>
            </w:rPr>
            <m:t>μ</m:t>
          </m:r>
        </m:oMath>
        <w:r w:rsidR="004939AB" w:rsidRPr="006D6C8D">
          <w:rPr>
            <w:lang w:val="fr-FR"/>
          </w:rPr>
          <w:t xml:space="preserve"> </w:t>
        </w:r>
      </w:ins>
      <w:r w:rsidRPr="00555D32">
        <w:rPr>
          <w:lang w:val="fr-FR"/>
          <w:rPrChange w:id="3835" w:author="The Si Tran" w:date="2012-12-14T04:46:00Z">
            <w:rPr>
              <w:sz w:val="28"/>
              <w:szCs w:val="28"/>
              <w:lang w:val="fr-FR"/>
            </w:rPr>
          </w:rPrChange>
        </w:rPr>
        <w:t>là trung bình của chuỗi thời gian tĩnh</w:t>
      </w:r>
      <w:del w:id="3836" w:author="The Si Tran" w:date="2012-12-06T20:09:00Z">
        <w:r w:rsidRPr="00555D32" w:rsidDel="00263465">
          <w:rPr>
            <w:lang w:val="fr-FR"/>
            <w:rPrChange w:id="3837" w:author="The Si Tran" w:date="2012-12-14T04:46:00Z">
              <w:rPr>
                <w:sz w:val="28"/>
                <w:szCs w:val="28"/>
                <w:lang w:val="fr-FR"/>
              </w:rPr>
            </w:rPrChange>
          </w:rPr>
          <w:delText xml:space="preserve"> {y</w:delText>
        </w:r>
        <w:r w:rsidRPr="00555D32" w:rsidDel="00263465">
          <w:rPr>
            <w:vertAlign w:val="subscript"/>
            <w:lang w:val="fr-FR"/>
            <w:rPrChange w:id="3838" w:author="The Si Tran" w:date="2012-12-14T04:46:00Z">
              <w:rPr>
                <w:sz w:val="28"/>
                <w:szCs w:val="28"/>
                <w:vertAlign w:val="subscript"/>
                <w:lang w:val="fr-FR"/>
              </w:rPr>
            </w:rPrChange>
          </w:rPr>
          <w:delText>t</w:delText>
        </w:r>
        <w:r w:rsidRPr="00555D32" w:rsidDel="00263465">
          <w:rPr>
            <w:lang w:val="fr-FR"/>
            <w:rPrChange w:id="3839" w:author="The Si Tran" w:date="2012-12-14T04:46:00Z">
              <w:rPr>
                <w:sz w:val="28"/>
                <w:szCs w:val="28"/>
                <w:lang w:val="fr-FR"/>
              </w:rPr>
            </w:rPrChange>
          </w:rPr>
          <w:delText>}</w:delText>
        </w:r>
      </w:del>
      <w:ins w:id="3840" w:author="The Si Tran" w:date="2012-12-06T20:09:00Z">
        <w:r w:rsidR="00263465" w:rsidRPr="00032D83">
          <w:rPr>
            <w:lang w:val="fr-FR"/>
          </w:rPr>
          <w:t xml:space="preserve"> </w:t>
        </w:r>
      </w:ins>
      <m:oMath>
        <m:d>
          <m:dPr>
            <m:begChr m:val="{"/>
            <m:endChr m:val="}"/>
            <m:ctrlPr>
              <w:ins w:id="3841" w:author="The Si Tran" w:date="2012-12-06T20:10:00Z">
                <w:rPr>
                  <w:rFonts w:ascii="Cambria Math" w:hAnsi="Cambria Math"/>
                  <w:i/>
                  <w:lang w:val="fr-FR"/>
                </w:rPr>
              </w:ins>
            </m:ctrlPr>
          </m:dPr>
          <m:e>
            <m:sSub>
              <m:sSubPr>
                <m:ctrlPr>
                  <w:ins w:id="3842" w:author="The Si Tran" w:date="2012-12-06T20:10:00Z">
                    <w:rPr>
                      <w:rFonts w:ascii="Cambria Math" w:hAnsi="Cambria Math"/>
                      <w:i/>
                      <w:lang w:val="fr-FR"/>
                    </w:rPr>
                  </w:ins>
                </m:ctrlPr>
              </m:sSubPr>
              <m:e>
                <w:ins w:id="3843" w:author="The Si Tran" w:date="2012-12-06T20:10:00Z">
                  <m:r>
                    <w:rPr>
                      <w:rFonts w:ascii="Cambria Math" w:hAnsi="Cambria Math"/>
                      <w:lang w:val="fr-FR"/>
                    </w:rPr>
                    <m:t>y</m:t>
                  </m:r>
                </w:ins>
              </m:e>
              <m:sub>
                <w:ins w:id="3844" w:author="The Si Tran" w:date="2012-12-06T20:10:00Z">
                  <m:r>
                    <w:rPr>
                      <w:rFonts w:ascii="Cambria Math" w:hAnsi="Cambria Math"/>
                      <w:lang w:val="fr-FR"/>
                    </w:rPr>
                    <m:t>t</m:t>
                  </m:r>
                </w:ins>
              </m:sub>
            </m:sSub>
          </m:e>
        </m:d>
      </m:oMath>
      <w:r w:rsidRPr="00555D32">
        <w:rPr>
          <w:lang w:val="fr-FR"/>
          <w:rPrChange w:id="3845" w:author="The Si Tran" w:date="2012-12-14T04:46:00Z">
            <w:rPr>
              <w:sz w:val="28"/>
              <w:szCs w:val="28"/>
              <w:lang w:val="fr-FR"/>
            </w:rPr>
          </w:rPrChange>
        </w:rPr>
        <w:t>.</w:t>
      </w:r>
    </w:p>
    <w:p w14:paraId="10C0FF98" w14:textId="77777777" w:rsidR="006A21F7" w:rsidRPr="00555D32" w:rsidRDefault="00567862">
      <w:pPr>
        <w:pStyle w:val="BuletL2"/>
        <w:rPr>
          <w:lang w:val="fr-FR"/>
          <w:rPrChange w:id="3846" w:author="The Si Tran" w:date="2012-12-14T04:46:00Z">
            <w:rPr>
              <w:sz w:val="28"/>
              <w:szCs w:val="28"/>
              <w:lang w:val="fr-FR"/>
            </w:rPr>
          </w:rPrChange>
        </w:rPr>
        <w:pPrChange w:id="3847" w:author="The Si Tran" w:date="2012-12-16T17:04:00Z">
          <w:pPr>
            <w:ind w:firstLine="547"/>
          </w:pPr>
        </w:pPrChange>
      </w:pPr>
      <m:oMath>
        <m:sSub>
          <m:sSubPr>
            <m:ctrlPr>
              <w:ins w:id="3848" w:author="The Si Tran" w:date="2012-12-06T00:16:00Z">
                <w:rPr>
                  <w:rFonts w:ascii="Cambria Math" w:hAnsi="Cambria Math"/>
                  <w:i/>
                  <w:lang w:val="fr-FR"/>
                </w:rPr>
              </w:ins>
            </m:ctrlPr>
          </m:sSubPr>
          <m:e>
            <w:ins w:id="3849" w:author="The Si Tran" w:date="2012-12-06T00:16:00Z">
              <m:r>
                <w:rPr>
                  <w:rFonts w:ascii="Cambria Math" w:hAnsi="Cambria Math"/>
                  <w:lang w:val="fr-FR"/>
                </w:rPr>
                <m:t>ε</m:t>
              </m:r>
            </w:ins>
          </m:e>
          <m:sub>
            <w:ins w:id="3850" w:author="The Si Tran" w:date="2012-12-06T00:16:00Z">
              <m:r>
                <w:rPr>
                  <w:rFonts w:ascii="Cambria Math" w:hAnsi="Cambria Math"/>
                  <w:lang w:val="fr-FR"/>
                </w:rPr>
                <m:t>i</m:t>
              </m:r>
            </w:ins>
          </m:sub>
        </m:sSub>
      </m:oMath>
      <w:ins w:id="3851" w:author="The Si Tran" w:date="2012-12-06T00:17:00Z">
        <w:r w:rsidR="00F413E4" w:rsidRPr="00032D83">
          <w:rPr>
            <w:lang w:val="fr-FR"/>
          </w:rPr>
          <w:t xml:space="preserve"> </w:t>
        </w:r>
      </w:ins>
      <w:del w:id="3852" w:author="The Si Tran" w:date="2012-12-06T00:16:00Z">
        <w:r w:rsidR="006A21F7" w:rsidRPr="00555D32" w:rsidDel="004939AB">
          <w:rPr>
            <w:position w:val="-12"/>
            <w:lang w:val="fr-FR"/>
            <w:rPrChange w:id="3853" w:author="The Si Tran" w:date="2012-12-14T04:46:00Z">
              <w:rPr>
                <w:position w:val="-12"/>
                <w:lang w:val="fr-FR"/>
              </w:rPr>
            </w:rPrChange>
          </w:rPr>
          <w:object w:dxaOrig="240" w:dyaOrig="360" w14:anchorId="16B4976B">
            <v:shape id="_x0000_i1046" type="#_x0000_t75" style="width:12.75pt;height:21.75pt" o:ole="">
              <v:imagedata r:id="rId59" o:title=""/>
            </v:shape>
            <o:OLEObject Type="Embed" ProgID="Equation.DSMT4" ShapeID="_x0000_i1046" DrawAspect="Content" ObjectID="_1417583468" r:id="rId60"/>
          </w:object>
        </w:r>
        <w:r w:rsidR="006A21F7" w:rsidRPr="00555D32" w:rsidDel="004939AB">
          <w:rPr>
            <w:lang w:val="fr-FR"/>
            <w:rPrChange w:id="3854" w:author="The Si Tran" w:date="2012-12-14T04:46:00Z">
              <w:rPr>
                <w:sz w:val="28"/>
                <w:szCs w:val="28"/>
                <w:lang w:val="fr-FR"/>
              </w:rPr>
            </w:rPrChange>
          </w:rPr>
          <w:delText xml:space="preserve"> </w:delText>
        </w:r>
      </w:del>
      <w:r w:rsidR="006A21F7" w:rsidRPr="00555D32">
        <w:rPr>
          <w:lang w:val="fr-FR"/>
          <w:rPrChange w:id="3855" w:author="The Si Tran" w:date="2012-12-14T04:46:00Z">
            <w:rPr>
              <w:sz w:val="28"/>
              <w:szCs w:val="28"/>
              <w:lang w:val="fr-FR"/>
            </w:rPr>
          </w:rPrChange>
        </w:rPr>
        <w:t>là sai số, biểu diễn thành phần không thể dự đoán được</w:t>
      </w:r>
      <w:del w:id="3856" w:author="The Si Tran" w:date="2012-12-06T03:56:00Z">
        <w:r w:rsidR="006A21F7" w:rsidRPr="00555D32" w:rsidDel="004657FC">
          <w:rPr>
            <w:lang w:val="fr-FR"/>
            <w:rPrChange w:id="3857" w:author="The Si Tran" w:date="2012-12-14T04:46:00Z">
              <w:rPr>
                <w:sz w:val="28"/>
                <w:szCs w:val="28"/>
                <w:lang w:val="fr-FR"/>
              </w:rPr>
            </w:rPrChange>
          </w:rPr>
          <w:delText xml:space="preserve"> từ mô hình</w:delText>
        </w:r>
      </w:del>
      <w:r w:rsidR="006A21F7" w:rsidRPr="00555D32">
        <w:rPr>
          <w:lang w:val="fr-FR"/>
          <w:rPrChange w:id="3858" w:author="The Si Tran" w:date="2012-12-14T04:46:00Z">
            <w:rPr>
              <w:sz w:val="28"/>
              <w:szCs w:val="28"/>
              <w:lang w:val="fr-FR"/>
            </w:rPr>
          </w:rPrChange>
        </w:rPr>
        <w:t xml:space="preserve"> ở thời điểm i.</w:t>
      </w:r>
    </w:p>
    <w:p w14:paraId="571A27F5" w14:textId="77777777" w:rsidR="006A21F7" w:rsidRPr="00555D32" w:rsidRDefault="00567862">
      <w:pPr>
        <w:pStyle w:val="BuletL2"/>
        <w:rPr>
          <w:lang w:val="fr-FR"/>
          <w:rPrChange w:id="3859" w:author="The Si Tran" w:date="2012-12-14T04:46:00Z">
            <w:rPr>
              <w:sz w:val="28"/>
              <w:szCs w:val="28"/>
              <w:lang w:val="fr-FR"/>
            </w:rPr>
          </w:rPrChange>
        </w:rPr>
        <w:pPrChange w:id="3860" w:author="The Si Tran" w:date="2012-12-16T17:04:00Z">
          <w:pPr>
            <w:ind w:firstLine="547"/>
          </w:pPr>
        </w:pPrChange>
      </w:pPr>
      <m:oMath>
        <m:sSub>
          <m:sSubPr>
            <m:ctrlPr>
              <w:ins w:id="3861" w:author="The Si Tran" w:date="2012-12-06T00:17:00Z">
                <w:rPr>
                  <w:rFonts w:ascii="Cambria Math" w:hAnsi="Cambria Math"/>
                  <w:i/>
                  <w:lang w:val="fr-FR"/>
                </w:rPr>
              </w:ins>
            </m:ctrlPr>
          </m:sSubPr>
          <m:e>
            <w:ins w:id="3862" w:author="The Si Tran" w:date="2012-12-06T00:17:00Z">
              <m:r>
                <w:rPr>
                  <w:rFonts w:ascii="Cambria Math" w:hAnsi="Cambria Math"/>
                  <w:lang w:val="fr-FR"/>
                </w:rPr>
                <m:t>θ</m:t>
              </m:r>
            </w:ins>
          </m:e>
          <m:sub>
            <w:ins w:id="3863" w:author="The Si Tran" w:date="2012-12-06T00:17:00Z">
              <m:r>
                <w:rPr>
                  <w:rFonts w:ascii="Cambria Math" w:hAnsi="Cambria Math"/>
                  <w:lang w:val="fr-FR"/>
                </w:rPr>
                <m:t>i</m:t>
              </m:r>
            </w:ins>
          </m:sub>
        </m:sSub>
      </m:oMath>
      <w:ins w:id="3864" w:author="The Si Tran" w:date="2012-12-06T00:17:00Z">
        <w:r w:rsidR="00233EFD" w:rsidRPr="00032D83">
          <w:rPr>
            <w:lang w:val="fr-FR"/>
          </w:rPr>
          <w:t xml:space="preserve"> </w:t>
        </w:r>
      </w:ins>
      <w:del w:id="3865" w:author="The Si Tran" w:date="2012-12-06T00:17:00Z">
        <w:r w:rsidR="006A21F7" w:rsidRPr="00555D32" w:rsidDel="00233EFD">
          <w:rPr>
            <w:position w:val="-12"/>
            <w:lang w:val="fr-FR"/>
            <w:rPrChange w:id="3866" w:author="The Si Tran" w:date="2012-12-14T04:46:00Z">
              <w:rPr>
                <w:position w:val="-12"/>
                <w:lang w:val="fr-FR"/>
              </w:rPr>
            </w:rPrChange>
          </w:rPr>
          <w:object w:dxaOrig="240" w:dyaOrig="360" w14:anchorId="2921A715">
            <v:shape id="_x0000_i1047" type="#_x0000_t75" style="width:18pt;height:26.25pt" o:ole="">
              <v:imagedata r:id="rId61" o:title=""/>
            </v:shape>
            <o:OLEObject Type="Embed" ProgID="Equation.DSMT4" ShapeID="_x0000_i1047" DrawAspect="Content" ObjectID="_1417583469" r:id="rId62"/>
          </w:object>
        </w:r>
        <w:r w:rsidR="006A21F7" w:rsidRPr="00555D32" w:rsidDel="00233EFD">
          <w:rPr>
            <w:lang w:val="fr-FR"/>
            <w:rPrChange w:id="3867" w:author="The Si Tran" w:date="2012-12-14T04:46:00Z">
              <w:rPr>
                <w:sz w:val="28"/>
                <w:szCs w:val="28"/>
                <w:lang w:val="fr-FR"/>
              </w:rPr>
            </w:rPrChange>
          </w:rPr>
          <w:delText xml:space="preserve"> </w:delText>
        </w:r>
      </w:del>
      <w:r w:rsidR="006A21F7" w:rsidRPr="00555D32">
        <w:rPr>
          <w:lang w:val="fr-FR"/>
          <w:rPrChange w:id="3868" w:author="The Si Tran" w:date="2012-12-14T04:46:00Z">
            <w:rPr>
              <w:sz w:val="28"/>
              <w:szCs w:val="28"/>
              <w:lang w:val="fr-FR"/>
            </w:rPr>
          </w:rPrChange>
        </w:rPr>
        <w:t xml:space="preserve">là các hệ số ước lượng mức ảnh hưởng </w:t>
      </w:r>
      <m:oMath>
        <m:sSub>
          <m:sSubPr>
            <m:ctrlPr>
              <w:ins w:id="3869" w:author="The Si Tran" w:date="2012-12-06T00:17:00Z">
                <w:rPr>
                  <w:rFonts w:ascii="Cambria Math" w:hAnsi="Cambria Math"/>
                  <w:i/>
                  <w:lang w:val="fr-FR"/>
                </w:rPr>
              </w:ins>
            </m:ctrlPr>
          </m:sSubPr>
          <m:e>
            <w:ins w:id="3870" w:author="The Si Tran" w:date="2012-12-06T00:17:00Z">
              <m:r>
                <w:rPr>
                  <w:rFonts w:ascii="Cambria Math" w:hAnsi="Cambria Math"/>
                  <w:lang w:val="fr-FR"/>
                </w:rPr>
                <m:t>ε</m:t>
              </m:r>
            </w:ins>
          </m:e>
          <m:sub>
            <w:ins w:id="3871" w:author="The Si Tran" w:date="2012-12-06T00:17:00Z">
              <m:r>
                <w:rPr>
                  <w:rFonts w:ascii="Cambria Math" w:hAnsi="Cambria Math"/>
                  <w:lang w:val="fr-FR"/>
                </w:rPr>
                <m:t>t-i</m:t>
              </m:r>
            </w:ins>
          </m:sub>
        </m:sSub>
      </m:oMath>
      <w:ins w:id="3872" w:author="The Si Tran" w:date="2012-12-06T00:17:00Z">
        <w:r w:rsidR="00233EFD" w:rsidRPr="00032D83">
          <w:rPr>
            <w:lang w:val="fr-FR"/>
          </w:rPr>
          <w:t xml:space="preserve"> </w:t>
        </w:r>
      </w:ins>
      <w:r w:rsidR="006A21F7" w:rsidRPr="00555D32">
        <w:rPr>
          <w:lang w:val="fr-FR"/>
          <w:rPrChange w:id="3873" w:author="The Si Tran" w:date="2012-12-14T04:46:00Z">
            <w:rPr>
              <w:sz w:val="28"/>
              <w:szCs w:val="28"/>
              <w:lang w:val="fr-FR"/>
            </w:rPr>
          </w:rPrChange>
        </w:rPr>
        <w:t xml:space="preserve">của </w:t>
      </w:r>
      <w:del w:id="3874" w:author="The Si Tran" w:date="2012-12-06T00:17:00Z">
        <w:r w:rsidR="006A21F7" w:rsidRPr="00555D32" w:rsidDel="00233EFD">
          <w:rPr>
            <w:position w:val="-12"/>
            <w:lang w:val="fr-FR"/>
            <w:rPrChange w:id="3875" w:author="The Si Tran" w:date="2012-12-14T04:46:00Z">
              <w:rPr>
                <w:position w:val="-12"/>
                <w:lang w:val="fr-FR"/>
              </w:rPr>
            </w:rPrChange>
          </w:rPr>
          <w:object w:dxaOrig="360" w:dyaOrig="360" w14:anchorId="0B13A7D9">
            <v:shape id="_x0000_i1048" type="#_x0000_t75" style="width:21.75pt;height:21.75pt" o:ole="">
              <v:imagedata r:id="rId63" o:title=""/>
            </v:shape>
            <o:OLEObject Type="Embed" ProgID="Equation.DSMT4" ShapeID="_x0000_i1048" DrawAspect="Content" ObjectID="_1417583470" r:id="rId64"/>
          </w:object>
        </w:r>
      </w:del>
      <w:r w:rsidR="006A21F7" w:rsidRPr="00555D32">
        <w:rPr>
          <w:lang w:val="fr-FR"/>
          <w:rPrChange w:id="3876" w:author="The Si Tran" w:date="2012-12-14T04:46:00Z">
            <w:rPr>
              <w:sz w:val="28"/>
              <w:szCs w:val="28"/>
              <w:lang w:val="fr-FR"/>
            </w:rPr>
          </w:rPrChange>
        </w:rPr>
        <w:t xml:space="preserve"> </w:t>
      </w:r>
      <w:proofErr w:type="gramStart"/>
      <w:r w:rsidR="006A21F7" w:rsidRPr="00555D32">
        <w:rPr>
          <w:lang w:val="fr-FR"/>
          <w:rPrChange w:id="3877" w:author="The Si Tran" w:date="2012-12-14T04:46:00Z">
            <w:rPr>
              <w:sz w:val="28"/>
              <w:szCs w:val="28"/>
              <w:lang w:val="fr-FR"/>
            </w:rPr>
          </w:rPrChange>
        </w:rPr>
        <w:t xml:space="preserve">lên </w:t>
      </w:r>
      <w:proofErr w:type="gramEnd"/>
      <m:oMath>
        <m:sSub>
          <m:sSubPr>
            <m:ctrlPr>
              <w:ins w:id="3878" w:author="The Si Tran" w:date="2012-12-06T00:17:00Z">
                <w:rPr>
                  <w:rFonts w:ascii="Cambria Math" w:hAnsi="Cambria Math"/>
                  <w:i/>
                  <w:lang w:val="fr-FR"/>
                </w:rPr>
              </w:ins>
            </m:ctrlPr>
          </m:sSubPr>
          <m:e>
            <w:ins w:id="3879" w:author="The Si Tran" w:date="2012-12-06T00:17:00Z">
              <m:r>
                <w:rPr>
                  <w:rFonts w:ascii="Cambria Math" w:hAnsi="Cambria Math"/>
                  <w:lang w:val="fr-FR"/>
                </w:rPr>
                <m:t>y</m:t>
              </m:r>
            </w:ins>
          </m:e>
          <m:sub>
            <w:ins w:id="3880" w:author="The Si Tran" w:date="2012-12-06T00:17:00Z">
              <m:r>
                <w:rPr>
                  <w:rFonts w:ascii="Cambria Math" w:hAnsi="Cambria Math"/>
                  <w:lang w:val="fr-FR"/>
                </w:rPr>
                <m:t>t</m:t>
              </m:r>
            </w:ins>
          </m:sub>
        </m:sSub>
      </m:oMath>
      <w:del w:id="3881" w:author="The Si Tran" w:date="2012-12-06T00:17:00Z">
        <w:r w:rsidR="006A21F7" w:rsidRPr="00555D32" w:rsidDel="00233EFD">
          <w:rPr>
            <w:lang w:val="fr-FR"/>
            <w:rPrChange w:id="3882" w:author="The Si Tran" w:date="2012-12-14T04:46:00Z">
              <w:rPr>
                <w:sz w:val="28"/>
                <w:szCs w:val="28"/>
                <w:lang w:val="fr-FR"/>
              </w:rPr>
            </w:rPrChange>
          </w:rPr>
          <w:delText>y</w:delText>
        </w:r>
        <w:r w:rsidR="006A21F7" w:rsidRPr="00555D32" w:rsidDel="00233EFD">
          <w:rPr>
            <w:vertAlign w:val="subscript"/>
            <w:lang w:val="fr-FR"/>
            <w:rPrChange w:id="3883" w:author="The Si Tran" w:date="2012-12-14T04:46:00Z">
              <w:rPr>
                <w:sz w:val="28"/>
                <w:szCs w:val="28"/>
                <w:vertAlign w:val="subscript"/>
                <w:lang w:val="fr-FR"/>
              </w:rPr>
            </w:rPrChange>
          </w:rPr>
          <w:delText>t</w:delText>
        </w:r>
      </w:del>
      <w:r w:rsidR="006A21F7" w:rsidRPr="00555D32">
        <w:rPr>
          <w:lang w:val="fr-FR"/>
          <w:rPrChange w:id="3884" w:author="The Si Tran" w:date="2012-12-14T04:46:00Z">
            <w:rPr>
              <w:sz w:val="28"/>
              <w:szCs w:val="28"/>
              <w:lang w:val="fr-FR"/>
            </w:rPr>
          </w:rPrChange>
        </w:rPr>
        <w:t>.</w:t>
      </w:r>
    </w:p>
    <w:p w14:paraId="217BD59F" w14:textId="77777777" w:rsidR="006A21F7" w:rsidRPr="0049233F" w:rsidDel="007B4E58" w:rsidRDefault="006A21F7">
      <w:pPr>
        <w:rPr>
          <w:del w:id="3885" w:author="The Si Tran" w:date="2012-12-06T00:22:00Z"/>
          <w:lang w:val="fr-FR"/>
          <w:rPrChange w:id="3886" w:author="The Si Tran" w:date="2012-12-05T23:02:00Z">
            <w:rPr>
              <w:del w:id="3887" w:author="The Si Tran" w:date="2012-12-06T00:22:00Z"/>
              <w:sz w:val="28"/>
              <w:szCs w:val="28"/>
              <w:lang w:val="fr-FR"/>
            </w:rPr>
          </w:rPrChange>
        </w:rPr>
        <w:pPrChange w:id="3888" w:author="The Si Tran" w:date="2012-12-15T07:53:00Z">
          <w:pPr>
            <w:ind w:firstLine="547"/>
          </w:pPr>
        </w:pPrChange>
      </w:pPr>
      <w:r w:rsidRPr="0049233F">
        <w:rPr>
          <w:lang w:val="fr-FR"/>
          <w:rPrChange w:id="3889" w:author="The Si Tran" w:date="2012-12-05T23:02:00Z">
            <w:rPr>
              <w:sz w:val="28"/>
              <w:szCs w:val="28"/>
              <w:lang w:val="fr-FR"/>
            </w:rPr>
          </w:rPrChange>
        </w:rPr>
        <w:t>Biểu diễn (3.1</w:t>
      </w:r>
      <w:del w:id="3890" w:author="The Si Tran" w:date="2012-12-16T17:04:00Z">
        <w:r w:rsidRPr="0049233F" w:rsidDel="00776549">
          <w:rPr>
            <w:lang w:val="fr-FR"/>
            <w:rPrChange w:id="3891" w:author="The Si Tran" w:date="2012-12-05T23:02:00Z">
              <w:rPr>
                <w:sz w:val="28"/>
                <w:szCs w:val="28"/>
                <w:lang w:val="fr-FR"/>
              </w:rPr>
            </w:rPrChange>
          </w:rPr>
          <w:delText>.1</w:delText>
        </w:r>
      </w:del>
      <w:r w:rsidRPr="0049233F">
        <w:rPr>
          <w:lang w:val="fr-FR"/>
          <w:rPrChange w:id="3892" w:author="The Si Tran" w:date="2012-12-05T23:02:00Z">
            <w:rPr>
              <w:sz w:val="28"/>
              <w:szCs w:val="28"/>
              <w:lang w:val="fr-FR"/>
            </w:rPr>
          </w:rPrChange>
        </w:rPr>
        <w:t xml:space="preserve">) bằng toán tử lấy hiệu </w:t>
      </w:r>
      <w:r w:rsidRPr="0049233F">
        <w:rPr>
          <w:i/>
          <w:lang w:val="fr-FR"/>
          <w:rPrChange w:id="3893" w:author="The Si Tran" w:date="2012-12-05T23:02:00Z">
            <w:rPr>
              <w:i/>
              <w:sz w:val="28"/>
              <w:szCs w:val="28"/>
              <w:lang w:val="fr-FR"/>
            </w:rPr>
          </w:rPrChange>
        </w:rPr>
        <w:t>B</w:t>
      </w:r>
      <w:r w:rsidRPr="0049233F">
        <w:rPr>
          <w:lang w:val="fr-FR"/>
          <w:rPrChange w:id="3894" w:author="The Si Tran" w:date="2012-12-05T23:02:00Z">
            <w:rPr>
              <w:sz w:val="28"/>
              <w:szCs w:val="28"/>
              <w:lang w:val="fr-FR"/>
            </w:rPr>
          </w:rPrChange>
        </w:rPr>
        <w:t xml:space="preserve"> ta được</w:t>
      </w:r>
    </w:p>
    <w:p w14:paraId="26BEF2A8" w14:textId="77777777" w:rsidR="006A21F7" w:rsidRPr="0049233F" w:rsidDel="007B4E58" w:rsidRDefault="006A21F7">
      <w:pPr>
        <w:rPr>
          <w:del w:id="3895" w:author="The Si Tran" w:date="2012-12-06T00:22:00Z"/>
          <w:lang w:val="fr-FR"/>
          <w:rPrChange w:id="3896" w:author="The Si Tran" w:date="2012-12-05T23:02:00Z">
            <w:rPr>
              <w:del w:id="3897" w:author="The Si Tran" w:date="2012-12-06T00:22:00Z"/>
              <w:sz w:val="28"/>
              <w:szCs w:val="28"/>
              <w:lang w:val="fr-FR"/>
            </w:rPr>
          </w:rPrChange>
        </w:rPr>
        <w:pPrChange w:id="3898" w:author="The Si Tran" w:date="2012-12-15T07:53:00Z">
          <w:pPr>
            <w:ind w:firstLine="547"/>
          </w:pPr>
        </w:pPrChange>
      </w:pPr>
      <w:del w:id="3899" w:author="The Si Tran" w:date="2012-12-06T00:22:00Z">
        <w:r w:rsidRPr="00082976" w:rsidDel="008F2FA0">
          <w:rPr>
            <w:position w:val="-14"/>
            <w:lang w:val="fr-FR"/>
          </w:rPr>
          <w:object w:dxaOrig="2880" w:dyaOrig="400" w14:anchorId="0C1AF3CC">
            <v:shape id="_x0000_i1049" type="#_x0000_t75" style="width:210.75pt;height:29.25pt" o:ole="">
              <v:imagedata r:id="rId65" o:title=""/>
            </v:shape>
            <o:OLEObject Type="Embed" ProgID="Equation.DSMT4" ShapeID="_x0000_i1049" DrawAspect="Content" ObjectID="_1417583471" r:id="rId66"/>
          </w:object>
        </w:r>
      </w:del>
    </w:p>
    <w:p w14:paraId="066FCBDC" w14:textId="77777777" w:rsidR="006A21F7" w:rsidRPr="0049233F" w:rsidDel="007B4E58" w:rsidRDefault="006A21F7">
      <w:pPr>
        <w:rPr>
          <w:del w:id="3900" w:author="The Si Tran" w:date="2012-12-06T00:22:00Z"/>
          <w:lang w:val="fr-FR"/>
          <w:rPrChange w:id="3901" w:author="The Si Tran" w:date="2012-12-05T23:02:00Z">
            <w:rPr>
              <w:del w:id="3902" w:author="The Si Tran" w:date="2012-12-06T00:22:00Z"/>
              <w:sz w:val="28"/>
              <w:szCs w:val="28"/>
              <w:lang w:val="fr-FR"/>
            </w:rPr>
          </w:rPrChange>
        </w:rPr>
        <w:pPrChange w:id="3903" w:author="The Si Tran" w:date="2012-12-15T07:53:00Z">
          <w:pPr>
            <w:ind w:firstLine="547"/>
          </w:pPr>
        </w:pPrChange>
      </w:pPr>
      <w:del w:id="3904" w:author="The Si Tran" w:date="2012-12-06T00:22:00Z">
        <w:r w:rsidRPr="0049233F" w:rsidDel="007B4E58">
          <w:rPr>
            <w:lang w:val="fr-FR"/>
            <w:rPrChange w:id="3905"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0" type="#_x0000_t75" style="width:132.75pt;height:48pt" o:ole="">
              <v:imagedata r:id="rId67" o:title=""/>
            </v:shape>
            <o:OLEObject Type="Embed" ProgID="Equation.DSMT4" ShapeID="_x0000_i1050" DrawAspect="Content" ObjectID="_1417583472" r:id="rId68"/>
          </w:object>
        </w:r>
      </w:del>
    </w:p>
    <w:p w14:paraId="09EC6C93" w14:textId="77777777" w:rsidR="006A21F7" w:rsidRDefault="006A21F7">
      <w:pPr>
        <w:rPr>
          <w:ins w:id="3906" w:author="The Si Tran" w:date="2012-12-06T00:18:00Z"/>
          <w:lang w:val="fr-FR"/>
        </w:rPr>
        <w:pPrChange w:id="3907" w:author="The Si Tran" w:date="2012-12-15T07:53:00Z">
          <w:pPr>
            <w:ind w:firstLine="547"/>
          </w:pPr>
        </w:pPrChange>
      </w:pPr>
      <w:del w:id="3908" w:author="The Si Tran" w:date="2012-12-06T00:22:00Z">
        <w:r w:rsidRPr="0049233F" w:rsidDel="007B4E58">
          <w:rPr>
            <w:lang w:val="fr-FR"/>
            <w:rPrChange w:id="3909" w:author="The Si Tran" w:date="2012-12-05T23:02:00Z">
              <w:rPr>
                <w:sz w:val="28"/>
                <w:szCs w:val="28"/>
                <w:lang w:val="fr-FR"/>
              </w:rPr>
            </w:rPrChange>
          </w:rPr>
          <w:delText xml:space="preserve">  </w:delText>
        </w:r>
      </w:del>
      <w:r w:rsidRPr="0049233F">
        <w:rPr>
          <w:lang w:val="fr-FR"/>
          <w:rPrChange w:id="3910" w:author="The Si Tran" w:date="2012-12-05T23:02:00Z">
            <w:rPr>
              <w:sz w:val="28"/>
              <w:szCs w:val="28"/>
              <w:lang w:val="fr-FR"/>
            </w:rPr>
          </w:rPrChange>
        </w:rPr>
        <w:t xml:space="preserve">   </w:t>
      </w:r>
      <w:del w:id="3911" w:author="The Si Tran" w:date="2012-12-06T00:22:00Z">
        <w:r w:rsidRPr="00082976" w:rsidDel="008F2FA0">
          <w:rPr>
            <w:position w:val="-12"/>
            <w:lang w:val="fr-FR"/>
          </w:rPr>
          <w:object w:dxaOrig="1320" w:dyaOrig="360" w14:anchorId="183658DA">
            <v:shape id="_x0000_i1051" type="#_x0000_t75" style="width:92.25pt;height:24pt" o:ole="">
              <v:imagedata r:id="rId69" o:title=""/>
            </v:shape>
            <o:OLEObject Type="Embed" ProgID="Equation.DSMT4" ShapeID="_x0000_i1051" DrawAspect="Content" ObjectID="_1417583473" r:id="rId70"/>
          </w:object>
        </w:r>
      </w:del>
    </w:p>
    <w:p w14:paraId="4E0DF8FA" w14:textId="77777777" w:rsidR="00EF2D1F" w:rsidRPr="007B4E58" w:rsidRDefault="00567862">
      <w:pPr>
        <w:ind w:firstLine="0"/>
        <w:rPr>
          <w:szCs w:val="26"/>
          <w:lang w:val="fr-FR"/>
          <w:rPrChange w:id="3912" w:author="The Si Tran" w:date="2012-12-06T00:23:00Z">
            <w:rPr>
              <w:sz w:val="28"/>
              <w:szCs w:val="28"/>
              <w:lang w:val="fr-FR"/>
            </w:rPr>
          </w:rPrChange>
        </w:rPr>
        <w:pPrChange w:id="3913" w:author="The Si Tran" w:date="2012-12-06T00:23:00Z">
          <w:pPr>
            <w:ind w:firstLine="547"/>
          </w:pPr>
        </w:pPrChange>
      </w:pPr>
      <m:oMathPara>
        <m:oMath>
          <m:sSub>
            <m:sSubPr>
              <m:ctrlPr>
                <w:ins w:id="3914" w:author="The Si Tran" w:date="2012-12-06T00:18:00Z">
                  <w:rPr>
                    <w:rFonts w:ascii="Cambria Math" w:hAnsi="Cambria Math"/>
                    <w:i/>
                    <w:szCs w:val="26"/>
                    <w:lang w:val="fr-FR"/>
                  </w:rPr>
                </w:ins>
              </m:ctrlPr>
            </m:sSubPr>
            <m:e>
              <w:ins w:id="3915" w:author="The Si Tran" w:date="2012-12-06T00:18:00Z">
                <m:r>
                  <w:rPr>
                    <w:rFonts w:ascii="Cambria Math" w:hAnsi="Cambria Math"/>
                    <w:szCs w:val="26"/>
                    <w:lang w:val="fr-FR"/>
                  </w:rPr>
                  <m:t>y</m:t>
                </m:r>
              </w:ins>
            </m:e>
            <m:sub>
              <w:ins w:id="3916" w:author="The Si Tran" w:date="2012-12-06T00:18:00Z">
                <m:r>
                  <w:rPr>
                    <w:rFonts w:ascii="Cambria Math" w:hAnsi="Cambria Math"/>
                    <w:szCs w:val="26"/>
                    <w:lang w:val="fr-FR"/>
                  </w:rPr>
                  <m:t>t</m:t>
                </m:r>
              </w:ins>
            </m:sub>
          </m:sSub>
          <w:ins w:id="3917" w:author="The Si Tran" w:date="2012-12-06T00:18:00Z">
            <m:r>
              <w:rPr>
                <w:rFonts w:ascii="Cambria Math" w:hAnsi="Cambria Math"/>
                <w:szCs w:val="26"/>
                <w:lang w:val="fr-FR"/>
              </w:rPr>
              <m:t>=μ+</m:t>
            </m:r>
          </w:ins>
          <m:d>
            <m:dPr>
              <m:ctrlPr>
                <w:ins w:id="3918" w:author="The Si Tran" w:date="2012-12-06T00:19:00Z">
                  <w:rPr>
                    <w:rFonts w:ascii="Cambria Math" w:hAnsi="Cambria Math"/>
                    <w:i/>
                    <w:szCs w:val="26"/>
                    <w:lang w:val="fr-FR"/>
                  </w:rPr>
                </w:ins>
              </m:ctrlPr>
            </m:dPr>
            <m:e>
              <w:ins w:id="3919" w:author="The Si Tran" w:date="2012-12-06T00:19:00Z">
                <m:r>
                  <w:rPr>
                    <w:rFonts w:ascii="Cambria Math" w:hAnsi="Cambria Math"/>
                    <w:szCs w:val="26"/>
                    <w:lang w:val="fr-FR"/>
                  </w:rPr>
                  <m:t>1-</m:t>
                </m:r>
              </w:ins>
              <m:sSub>
                <m:sSubPr>
                  <m:ctrlPr>
                    <w:ins w:id="3920" w:author="The Si Tran" w:date="2012-12-06T00:19:00Z">
                      <w:rPr>
                        <w:rFonts w:ascii="Cambria Math" w:hAnsi="Cambria Math"/>
                        <w:i/>
                        <w:szCs w:val="26"/>
                        <w:lang w:val="fr-FR"/>
                      </w:rPr>
                    </w:ins>
                  </m:ctrlPr>
                </m:sSubPr>
                <m:e>
                  <w:ins w:id="3921" w:author="The Si Tran" w:date="2012-12-06T00:19:00Z">
                    <m:r>
                      <w:rPr>
                        <w:rFonts w:ascii="Cambria Math" w:hAnsi="Cambria Math"/>
                        <w:szCs w:val="26"/>
                        <w:lang w:val="fr-FR"/>
                      </w:rPr>
                      <m:t>θ</m:t>
                    </m:r>
                  </w:ins>
                </m:e>
                <m:sub>
                  <w:ins w:id="3922" w:author="The Si Tran" w:date="2012-12-06T00:19:00Z">
                    <m:r>
                      <w:rPr>
                        <w:rFonts w:ascii="Cambria Math" w:hAnsi="Cambria Math"/>
                        <w:szCs w:val="26"/>
                        <w:lang w:val="fr-FR"/>
                      </w:rPr>
                      <m:t>1</m:t>
                    </m:r>
                  </w:ins>
                </m:sub>
              </m:sSub>
              <w:ins w:id="3923" w:author="The Si Tran" w:date="2012-12-06T00:19:00Z">
                <m:r>
                  <w:rPr>
                    <w:rFonts w:ascii="Cambria Math" w:hAnsi="Cambria Math"/>
                    <w:szCs w:val="26"/>
                    <w:lang w:val="fr-FR"/>
                  </w:rPr>
                  <m:t>B-…-</m:t>
                </m:r>
              </w:ins>
              <m:sSub>
                <m:sSubPr>
                  <m:ctrlPr>
                    <w:ins w:id="3924" w:author="The Si Tran" w:date="2012-12-06T00:19:00Z">
                      <w:rPr>
                        <w:rFonts w:ascii="Cambria Math" w:hAnsi="Cambria Math"/>
                        <w:i/>
                        <w:szCs w:val="26"/>
                        <w:lang w:val="fr-FR"/>
                      </w:rPr>
                    </w:ins>
                  </m:ctrlPr>
                </m:sSubPr>
                <m:e>
                  <w:ins w:id="3925" w:author="The Si Tran" w:date="2012-12-06T00:19:00Z">
                    <m:r>
                      <w:rPr>
                        <w:rFonts w:ascii="Cambria Math" w:hAnsi="Cambria Math"/>
                        <w:szCs w:val="26"/>
                        <w:lang w:val="fr-FR"/>
                      </w:rPr>
                      <m:t>θ</m:t>
                    </m:r>
                  </w:ins>
                </m:e>
                <m:sub>
                  <w:ins w:id="3926" w:author="The Si Tran" w:date="2012-12-06T00:19:00Z">
                    <m:r>
                      <w:rPr>
                        <w:rFonts w:ascii="Cambria Math" w:hAnsi="Cambria Math"/>
                        <w:szCs w:val="26"/>
                        <w:lang w:val="fr-FR"/>
                      </w:rPr>
                      <m:t>q</m:t>
                    </m:r>
                  </w:ins>
                </m:sub>
              </m:sSub>
              <m:sSup>
                <m:sSupPr>
                  <m:ctrlPr>
                    <w:ins w:id="3927" w:author="The Si Tran" w:date="2012-12-06T00:19:00Z">
                      <w:rPr>
                        <w:rFonts w:ascii="Cambria Math" w:hAnsi="Cambria Math"/>
                        <w:i/>
                        <w:szCs w:val="26"/>
                        <w:lang w:val="fr-FR"/>
                      </w:rPr>
                    </w:ins>
                  </m:ctrlPr>
                </m:sSupPr>
                <m:e>
                  <w:ins w:id="3928" w:author="The Si Tran" w:date="2012-12-06T00:19:00Z">
                    <m:r>
                      <w:rPr>
                        <w:rFonts w:ascii="Cambria Math" w:hAnsi="Cambria Math"/>
                        <w:szCs w:val="26"/>
                        <w:lang w:val="fr-FR"/>
                      </w:rPr>
                      <m:t>B</m:t>
                    </m:r>
                  </w:ins>
                </m:e>
                <m:sup>
                  <w:ins w:id="3929" w:author="The Si Tran" w:date="2012-12-06T00:19:00Z">
                    <m:r>
                      <w:rPr>
                        <w:rFonts w:ascii="Cambria Math" w:hAnsi="Cambria Math"/>
                        <w:szCs w:val="26"/>
                        <w:lang w:val="fr-FR"/>
                      </w:rPr>
                      <m:t>q</m:t>
                    </m:r>
                  </w:ins>
                </m:sup>
              </m:sSup>
            </m:e>
          </m:d>
          <m:sSub>
            <m:sSubPr>
              <m:ctrlPr>
                <w:ins w:id="3930" w:author="The Si Tran" w:date="2012-12-06T00:18:00Z">
                  <w:rPr>
                    <w:rFonts w:ascii="Cambria Math" w:hAnsi="Cambria Math"/>
                    <w:i/>
                    <w:szCs w:val="26"/>
                    <w:lang w:val="fr-FR"/>
                  </w:rPr>
                </w:ins>
              </m:ctrlPr>
            </m:sSubPr>
            <m:e>
              <w:ins w:id="3931" w:author="The Si Tran" w:date="2012-12-06T00:18:00Z">
                <m:r>
                  <w:rPr>
                    <w:rFonts w:ascii="Cambria Math" w:hAnsi="Cambria Math"/>
                    <w:szCs w:val="26"/>
                    <w:lang w:val="fr-FR"/>
                  </w:rPr>
                  <m:t>ε</m:t>
                </m:r>
              </w:ins>
            </m:e>
            <m:sub>
              <w:ins w:id="3932" w:author="The Si Tran" w:date="2012-12-06T00:19:00Z">
                <m:r>
                  <w:rPr>
                    <w:rFonts w:ascii="Cambria Math" w:hAnsi="Cambria Math"/>
                    <w:szCs w:val="26"/>
                    <w:lang w:val="fr-FR"/>
                  </w:rPr>
                  <m:t>t</m:t>
                </m:r>
              </w:ins>
            </m:sub>
          </m:sSub>
          <w:ins w:id="3933" w:author="The Si Tran" w:date="2012-12-06T00:20:00Z">
            <m:r>
              <w:rPr>
                <w:rFonts w:ascii="Cambria Math" w:hAnsi="Cambria Math"/>
                <w:szCs w:val="26"/>
                <w:lang w:val="fr-FR"/>
              </w:rPr>
              <m:t>=μ+</m:t>
            </m:r>
          </w:ins>
          <m:d>
            <m:dPr>
              <m:ctrlPr>
                <w:ins w:id="3934" w:author="The Si Tran" w:date="2012-12-06T00:21:00Z">
                  <w:rPr>
                    <w:rFonts w:ascii="Cambria Math" w:hAnsi="Cambria Math"/>
                    <w:i/>
                    <w:szCs w:val="26"/>
                    <w:lang w:val="fr-FR"/>
                  </w:rPr>
                </w:ins>
              </m:ctrlPr>
            </m:dPr>
            <m:e>
              <w:ins w:id="3935" w:author="The Si Tran" w:date="2012-12-06T00:21:00Z">
                <m:r>
                  <w:rPr>
                    <w:rFonts w:ascii="Cambria Math" w:hAnsi="Cambria Math"/>
                    <w:szCs w:val="26"/>
                    <w:lang w:val="fr-FR"/>
                  </w:rPr>
                  <m:t>1-</m:t>
                </m:r>
              </w:ins>
              <m:nary>
                <m:naryPr>
                  <m:chr m:val="∑"/>
                  <m:limLoc m:val="subSup"/>
                  <m:ctrlPr>
                    <w:ins w:id="3936" w:author="The Si Tran" w:date="2012-12-06T00:21:00Z">
                      <w:rPr>
                        <w:rFonts w:ascii="Cambria Math" w:hAnsi="Cambria Math"/>
                        <w:i/>
                        <w:szCs w:val="26"/>
                        <w:lang w:val="fr-FR"/>
                      </w:rPr>
                    </w:ins>
                  </m:ctrlPr>
                </m:naryPr>
                <m:sub>
                  <w:ins w:id="3937" w:author="The Si Tran" w:date="2012-12-06T00:21:00Z">
                    <m:r>
                      <w:rPr>
                        <w:rFonts w:ascii="Cambria Math" w:hAnsi="Cambria Math"/>
                        <w:szCs w:val="26"/>
                        <w:lang w:val="fr-FR"/>
                      </w:rPr>
                      <m:t>i=1</m:t>
                    </m:r>
                  </w:ins>
                </m:sub>
                <m:sup>
                  <w:ins w:id="3938" w:author="The Si Tran" w:date="2012-12-06T00:21:00Z">
                    <m:r>
                      <w:rPr>
                        <w:rFonts w:ascii="Cambria Math" w:hAnsi="Cambria Math"/>
                        <w:szCs w:val="26"/>
                        <w:lang w:val="fr-FR"/>
                      </w:rPr>
                      <m:t>q</m:t>
                    </m:r>
                  </w:ins>
                </m:sup>
                <m:e>
                  <m:sSub>
                    <m:sSubPr>
                      <m:ctrlPr>
                        <w:ins w:id="3939" w:author="The Si Tran" w:date="2012-12-06T00:21:00Z">
                          <w:rPr>
                            <w:rFonts w:ascii="Cambria Math" w:hAnsi="Cambria Math"/>
                            <w:i/>
                            <w:szCs w:val="26"/>
                            <w:lang w:val="fr-FR"/>
                          </w:rPr>
                        </w:ins>
                      </m:ctrlPr>
                    </m:sSubPr>
                    <m:e>
                      <w:ins w:id="3940" w:author="The Si Tran" w:date="2012-12-06T00:21:00Z">
                        <m:r>
                          <w:rPr>
                            <w:rFonts w:ascii="Cambria Math" w:hAnsi="Cambria Math"/>
                            <w:szCs w:val="26"/>
                            <w:lang w:val="fr-FR"/>
                          </w:rPr>
                          <m:t>θ</m:t>
                        </m:r>
                      </w:ins>
                    </m:e>
                    <m:sub>
                      <w:ins w:id="3941" w:author="The Si Tran" w:date="2012-12-06T00:21:00Z">
                        <m:r>
                          <w:rPr>
                            <w:rFonts w:ascii="Cambria Math" w:hAnsi="Cambria Math"/>
                            <w:szCs w:val="26"/>
                            <w:lang w:val="fr-FR"/>
                          </w:rPr>
                          <m:t>i</m:t>
                        </m:r>
                      </w:ins>
                    </m:sub>
                  </m:sSub>
                  <m:sSup>
                    <m:sSupPr>
                      <m:ctrlPr>
                        <w:ins w:id="3942" w:author="The Si Tran" w:date="2012-12-06T00:21:00Z">
                          <w:rPr>
                            <w:rFonts w:ascii="Cambria Math" w:hAnsi="Cambria Math"/>
                            <w:i/>
                            <w:szCs w:val="26"/>
                            <w:lang w:val="fr-FR"/>
                          </w:rPr>
                        </w:ins>
                      </m:ctrlPr>
                    </m:sSupPr>
                    <m:e>
                      <w:ins w:id="3943" w:author="The Si Tran" w:date="2012-12-06T00:21:00Z">
                        <m:r>
                          <w:rPr>
                            <w:rFonts w:ascii="Cambria Math" w:hAnsi="Cambria Math"/>
                            <w:szCs w:val="26"/>
                            <w:lang w:val="fr-FR"/>
                          </w:rPr>
                          <m:t>B</m:t>
                        </m:r>
                      </w:ins>
                    </m:e>
                    <m:sup>
                      <w:ins w:id="3944" w:author="The Si Tran" w:date="2012-12-06T00:21:00Z">
                        <m:r>
                          <w:rPr>
                            <w:rFonts w:ascii="Cambria Math" w:hAnsi="Cambria Math"/>
                            <w:szCs w:val="26"/>
                            <w:lang w:val="fr-FR"/>
                          </w:rPr>
                          <m:t>i</m:t>
                        </m:r>
                      </w:ins>
                    </m:sup>
                  </m:sSup>
                </m:e>
              </m:nary>
            </m:e>
          </m:d>
          <m:sSub>
            <m:sSubPr>
              <m:ctrlPr>
                <w:ins w:id="3945" w:author="The Si Tran" w:date="2012-12-06T00:20:00Z">
                  <w:rPr>
                    <w:rFonts w:ascii="Cambria Math" w:hAnsi="Cambria Math"/>
                    <w:i/>
                    <w:szCs w:val="26"/>
                    <w:lang w:val="fr-FR"/>
                  </w:rPr>
                </w:ins>
              </m:ctrlPr>
            </m:sSubPr>
            <m:e>
              <w:ins w:id="3946" w:author="The Si Tran" w:date="2012-12-06T00:20:00Z">
                <m:r>
                  <w:rPr>
                    <w:rFonts w:ascii="Cambria Math" w:hAnsi="Cambria Math"/>
                    <w:szCs w:val="26"/>
                    <w:lang w:val="fr-FR"/>
                  </w:rPr>
                  <m:t>ε</m:t>
                </m:r>
              </w:ins>
            </m:e>
            <m:sub>
              <w:ins w:id="3947" w:author="The Si Tran" w:date="2012-12-06T00:20:00Z">
                <m:r>
                  <w:rPr>
                    <w:rFonts w:ascii="Cambria Math" w:hAnsi="Cambria Math"/>
                    <w:szCs w:val="26"/>
                    <w:lang w:val="fr-FR"/>
                  </w:rPr>
                  <m:t>t</m:t>
                </m:r>
              </w:ins>
            </m:sub>
          </m:sSub>
          <w:ins w:id="3948" w:author="The Si Tran" w:date="2012-12-06T00:21:00Z">
            <m:r>
              <w:rPr>
                <w:rFonts w:ascii="Cambria Math" w:hAnsi="Cambria Math"/>
                <w:szCs w:val="26"/>
                <w:lang w:val="fr-FR"/>
              </w:rPr>
              <m:t>=μ+</m:t>
            </m:r>
          </w:ins>
          <w:ins w:id="3949" w:author="The Si Tran" w:date="2012-12-06T00:22:00Z">
            <m:r>
              <m:rPr>
                <m:sty m:val="p"/>
              </m:rPr>
              <w:rPr>
                <w:rFonts w:ascii="Cambria Math" w:hAnsi="Cambria Math" w:hint="eastAsia"/>
                <w:szCs w:val="26"/>
                <w:lang w:val="fr-FR"/>
              </w:rPr>
              <m:t>Θ</m:t>
            </m:r>
          </w:ins>
          <m:d>
            <m:dPr>
              <m:ctrlPr>
                <w:ins w:id="3950" w:author="The Si Tran" w:date="2012-12-06T00:22:00Z">
                  <w:rPr>
                    <w:rFonts w:ascii="Cambria Math" w:hAnsi="Cambria Math"/>
                    <w:szCs w:val="26"/>
                    <w:lang w:val="fr-FR"/>
                  </w:rPr>
                </w:ins>
              </m:ctrlPr>
            </m:dPr>
            <m:e>
              <w:ins w:id="3951" w:author="The Si Tran" w:date="2012-12-06T00:22:00Z">
                <m:r>
                  <w:rPr>
                    <w:rFonts w:ascii="Cambria Math" w:hAnsi="Cambria Math"/>
                    <w:szCs w:val="26"/>
                    <w:lang w:val="fr-FR"/>
                  </w:rPr>
                  <m:t>B</m:t>
                </m:r>
              </w:ins>
            </m:e>
          </m:d>
          <m:sSub>
            <m:sSubPr>
              <m:ctrlPr>
                <w:ins w:id="3952" w:author="The Si Tran" w:date="2012-12-06T00:22:00Z">
                  <w:rPr>
                    <w:rFonts w:ascii="Cambria Math" w:hAnsi="Cambria Math"/>
                    <w:i/>
                    <w:szCs w:val="26"/>
                    <w:lang w:val="fr-FR"/>
                  </w:rPr>
                </w:ins>
              </m:ctrlPr>
            </m:sSubPr>
            <m:e>
              <w:ins w:id="3953" w:author="The Si Tran" w:date="2012-12-06T00:22:00Z">
                <m:r>
                  <w:rPr>
                    <w:rFonts w:ascii="Cambria Math" w:hAnsi="Cambria Math"/>
                    <w:szCs w:val="26"/>
                    <w:lang w:val="fr-FR"/>
                  </w:rPr>
                  <m:t>ε</m:t>
                </m:r>
              </w:ins>
            </m:e>
            <m:sub>
              <w:ins w:id="3954" w:author="The Si Tran" w:date="2012-12-06T00:22:00Z">
                <m:r>
                  <w:rPr>
                    <w:rFonts w:ascii="Cambria Math" w:hAnsi="Cambria Math"/>
                    <w:szCs w:val="26"/>
                    <w:lang w:val="fr-FR"/>
                  </w:rPr>
                  <m:t>t</m:t>
                </m:r>
              </w:ins>
            </m:sub>
          </m:sSub>
        </m:oMath>
      </m:oMathPara>
    </w:p>
    <w:p w14:paraId="091563CB" w14:textId="77777777" w:rsidR="0005400A" w:rsidRDefault="00F26466">
      <w:pPr>
        <w:rPr>
          <w:ins w:id="3955" w:author="The Si Tran" w:date="2012-12-06T04:00:00Z"/>
          <w:lang w:val="fr-FR"/>
        </w:rPr>
        <w:pPrChange w:id="3956" w:author="The Si Tran" w:date="2012-12-15T07:53:00Z">
          <w:pPr>
            <w:ind w:left="547"/>
          </w:pPr>
        </w:pPrChange>
      </w:pPr>
      <w:ins w:id="3957"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958" w:author="The Si Tran" w:date="2012-12-06T00:25:00Z"/>
          <w:lang w:val="fr-FR"/>
          <w:rPrChange w:id="3959" w:author="The Si Tran" w:date="2012-12-05T23:02:00Z">
            <w:rPr>
              <w:del w:id="3960" w:author="The Si Tran" w:date="2012-12-06T00:25:00Z"/>
              <w:sz w:val="28"/>
              <w:szCs w:val="28"/>
              <w:lang w:val="fr-FR"/>
            </w:rPr>
          </w:rPrChange>
        </w:rPr>
        <w:pPrChange w:id="3961" w:author="The Si Tran" w:date="2012-12-15T07:53:00Z">
          <w:pPr>
            <w:ind w:firstLine="547"/>
          </w:pPr>
        </w:pPrChange>
      </w:pPr>
      <w:del w:id="3962" w:author="The Si Tran" w:date="2012-12-06T00:25:00Z">
        <w:r w:rsidRPr="0049233F" w:rsidDel="006C7117">
          <w:rPr>
            <w:lang w:val="fr-FR"/>
            <w:rPrChange w:id="3963"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2" type="#_x0000_t75" style="width:70.5pt;height:24pt" o:ole="">
              <v:imagedata r:id="rId71" o:title=""/>
            </v:shape>
            <o:OLEObject Type="Embed" ProgID="Equation.DSMT4" ShapeID="_x0000_i1052" DrawAspect="Content" ObjectID="_1417583474" r:id="rId72"/>
          </w:object>
        </w:r>
        <w:r w:rsidRPr="0049233F" w:rsidDel="006C7117">
          <w:rPr>
            <w:lang w:val="fr-FR"/>
            <w:rPrChange w:id="3964"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3" type="#_x0000_t75" style="width:105pt;height:40.5pt" o:ole="">
              <v:imagedata r:id="rId73" o:title=""/>
            </v:shape>
            <o:OLEObject Type="Embed" ProgID="Equation.DSMT4" ShapeID="_x0000_i1053" DrawAspect="Content" ObjectID="_1417583475" r:id="rId74"/>
          </w:object>
        </w:r>
      </w:del>
    </w:p>
    <w:p w14:paraId="291E9BAD" w14:textId="77777777" w:rsidR="006A21F7" w:rsidRPr="008308F4" w:rsidDel="008308F4" w:rsidRDefault="006A21F7">
      <w:pPr>
        <w:rPr>
          <w:del w:id="3965" w:author="The Si Tran" w:date="2012-12-06T00:30:00Z"/>
          <w:lang w:val="fr-FR"/>
        </w:rPr>
        <w:pPrChange w:id="3966" w:author="The Si Tran" w:date="2012-12-15T07:53:00Z">
          <w:pPr>
            <w:ind w:firstLine="547"/>
          </w:pPr>
        </w:pPrChange>
      </w:pPr>
      <w:r w:rsidRPr="0049233F">
        <w:rPr>
          <w:lang w:val="fr-FR"/>
          <w:rPrChange w:id="3967" w:author="The Si Tran" w:date="2012-12-05T23:02:00Z">
            <w:rPr>
              <w:sz w:val="28"/>
              <w:szCs w:val="28"/>
              <w:lang w:val="fr-FR"/>
            </w:rPr>
          </w:rPrChange>
        </w:rPr>
        <w:t xml:space="preserve">Vì chuỗi </w:t>
      </w:r>
      <w:del w:id="3968" w:author="The Si Tran" w:date="2012-12-06T00:26:00Z">
        <w:r w:rsidRPr="00082976" w:rsidDel="008B2829">
          <w:rPr>
            <w:position w:val="-14"/>
            <w:lang w:val="fr-FR"/>
          </w:rPr>
          <w:object w:dxaOrig="460" w:dyaOrig="400" w14:anchorId="197B24D2">
            <v:shape id="_x0000_i1054" type="#_x0000_t75" style="width:27.75pt;height:24pt" o:ole="">
              <v:imagedata r:id="rId75" o:title=""/>
            </v:shape>
            <o:OLEObject Type="Embed" ProgID="Equation.DSMT4" ShapeID="_x0000_i1054" DrawAspect="Content" ObjectID="_1417583476" r:id="rId76"/>
          </w:object>
        </w:r>
      </w:del>
      <m:oMath>
        <m:d>
          <m:dPr>
            <m:begChr m:val="{"/>
            <m:endChr m:val="}"/>
            <m:ctrlPr>
              <w:ins w:id="3969" w:author="The Si Tran" w:date="2012-12-06T00:26:00Z">
                <w:rPr>
                  <w:rFonts w:ascii="Cambria Math" w:hAnsi="Cambria Math"/>
                  <w:i/>
                  <w:lang w:val="fr-FR"/>
                </w:rPr>
              </w:ins>
            </m:ctrlPr>
          </m:dPr>
          <m:e>
            <m:sSub>
              <m:sSubPr>
                <m:ctrlPr>
                  <w:ins w:id="3970" w:author="The Si Tran" w:date="2012-12-06T00:26:00Z">
                    <w:rPr>
                      <w:rFonts w:ascii="Cambria Math" w:hAnsi="Cambria Math"/>
                      <w:i/>
                      <w:lang w:val="fr-FR"/>
                    </w:rPr>
                  </w:ins>
                </m:ctrlPr>
              </m:sSubPr>
              <m:e>
                <w:ins w:id="3971" w:author="The Si Tran" w:date="2012-12-06T00:26:00Z">
                  <m:r>
                    <w:rPr>
                      <w:rFonts w:ascii="Cambria Math" w:hAnsi="Cambria Math"/>
                      <w:lang w:val="fr-FR"/>
                    </w:rPr>
                    <m:t>ε</m:t>
                  </m:r>
                </w:ins>
              </m:e>
              <m:sub>
                <w:ins w:id="3972" w:author="The Si Tran" w:date="2012-12-06T00:26:00Z">
                  <m:r>
                    <w:rPr>
                      <w:rFonts w:ascii="Cambria Math" w:hAnsi="Cambria Math"/>
                      <w:lang w:val="fr-FR"/>
                    </w:rPr>
                    <m:t>t</m:t>
                  </m:r>
                </w:ins>
              </m:sub>
            </m:sSub>
          </m:e>
        </m:d>
      </m:oMath>
      <w:r w:rsidRPr="0049233F">
        <w:rPr>
          <w:lang w:val="fr-FR"/>
          <w:rPrChange w:id="3973" w:author="The Si Tran" w:date="2012-12-05T23:02:00Z">
            <w:rPr>
              <w:sz w:val="28"/>
              <w:szCs w:val="28"/>
              <w:lang w:val="fr-FR"/>
            </w:rPr>
          </w:rPrChange>
        </w:rPr>
        <w:t xml:space="preserve"> là chuỗi nhiễu trắng</w:t>
      </w:r>
      <w:ins w:id="3974" w:author="The Si Tran" w:date="2012-12-06T00:15:00Z">
        <w:r w:rsidR="004939AB">
          <w:rPr>
            <w:lang w:val="fr-FR"/>
          </w:rPr>
          <w:t xml:space="preserve"> </w:t>
        </w:r>
      </w:ins>
      <w:r w:rsidRPr="0049233F">
        <w:rPr>
          <w:lang w:val="fr-FR"/>
          <w:rPrChange w:id="3975" w:author="The Si Tran" w:date="2012-12-05T23:02:00Z">
            <w:rPr>
              <w:sz w:val="28"/>
              <w:szCs w:val="28"/>
              <w:lang w:val="fr-FR"/>
            </w:rPr>
          </w:rPrChange>
        </w:rPr>
        <w:t xml:space="preserve">(white noise), tức là </w:t>
      </w:r>
      <w:ins w:id="3976"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977" w:author="The Si Tran" w:date="2012-12-06T00:27:00Z">
        <w:r w:rsidRPr="00082976" w:rsidDel="00031BC2">
          <w:rPr>
            <w:position w:val="-12"/>
            <w:lang w:val="fr-FR"/>
          </w:rPr>
          <w:object w:dxaOrig="960" w:dyaOrig="360" w14:anchorId="24405B0A">
            <v:shape id="_x0000_i1055" type="#_x0000_t75" style="width:57pt;height:21.75pt" o:ole="">
              <v:imagedata r:id="rId77" o:title=""/>
            </v:shape>
            <o:OLEObject Type="Embed" ProgID="Equation.DSMT4" ShapeID="_x0000_i1055" DrawAspect="Content" ObjectID="_1417583477" r:id="rId78"/>
          </w:object>
        </w:r>
      </w:del>
      <w:ins w:id="3978" w:author="The Si Tran" w:date="2012-12-06T00:27:00Z">
        <w:r w:rsidR="00031BC2">
          <w:rPr>
            <w:lang w:val="fr-FR"/>
          </w:rPr>
          <w:t xml:space="preserve"> </w:t>
        </w:r>
      </w:ins>
      <w:r w:rsidRPr="0049233F">
        <w:rPr>
          <w:lang w:val="fr-FR"/>
          <w:rPrChange w:id="3979" w:author="The Si Tran" w:date="2012-12-05T23:02:00Z">
            <w:rPr>
              <w:sz w:val="28"/>
              <w:szCs w:val="28"/>
              <w:lang w:val="fr-FR"/>
            </w:rPr>
          </w:rPrChange>
        </w:rPr>
        <w:t xml:space="preserve">và </w:t>
      </w:r>
      <w:del w:id="3980" w:author="The Si Tran" w:date="2012-12-06T00:30:00Z">
        <w:r w:rsidRPr="00082976" w:rsidDel="008308F4">
          <w:rPr>
            <w:position w:val="-32"/>
            <w:lang w:val="fr-FR"/>
          </w:rPr>
          <w:object w:dxaOrig="2140" w:dyaOrig="760" w14:anchorId="53F164CD">
            <v:shape id="_x0000_i1056" type="#_x0000_t75" style="width:140.25pt;height:50.25pt" o:ole="">
              <v:imagedata r:id="rId79" o:title=""/>
            </v:shape>
            <o:OLEObject Type="Embed" ProgID="Equation.DSMT4" ShapeID="_x0000_i1056" DrawAspect="Content" ObjectID="_1417583478" r:id="rId80"/>
          </w:object>
        </w:r>
      </w:del>
    </w:p>
    <w:p w14:paraId="1646F1B9" w14:textId="77777777" w:rsidR="008308F4" w:rsidRPr="008308F4" w:rsidRDefault="008308F4">
      <w:pPr>
        <w:rPr>
          <w:ins w:id="3981" w:author="The Si Tran" w:date="2012-12-06T00:30:00Z"/>
          <w:lang w:val="fr-FR"/>
          <w:rPrChange w:id="3982" w:author="The Si Tran" w:date="2012-12-06T00:30:00Z">
            <w:rPr>
              <w:ins w:id="3983" w:author="The Si Tran" w:date="2012-12-06T00:30:00Z"/>
              <w:sz w:val="28"/>
              <w:szCs w:val="28"/>
              <w:lang w:val="fr-FR"/>
            </w:rPr>
          </w:rPrChange>
        </w:rPr>
        <w:pPrChange w:id="3984" w:author="The Si Tran" w:date="2012-12-15T07:53:00Z">
          <w:pPr>
            <w:ind w:left="547"/>
          </w:pPr>
        </w:pPrChange>
      </w:pPr>
    </w:p>
    <w:p w14:paraId="3AB410B0" w14:textId="77777777" w:rsidR="008308F4" w:rsidRPr="00E231FB" w:rsidRDefault="00567862">
      <w:pPr>
        <w:rPr>
          <w:ins w:id="3985" w:author="The Si Tran" w:date="2012-12-06T00:28:00Z"/>
          <w:lang w:val="fr-FR"/>
        </w:rPr>
        <w:pPrChange w:id="3986" w:author="The Si Tran" w:date="2012-12-15T07:54:00Z">
          <w:pPr>
            <w:ind w:firstLine="547"/>
          </w:pPr>
        </w:pPrChange>
      </w:pPr>
      <m:oMathPara>
        <m:oMathParaPr>
          <m:jc m:val="center"/>
        </m:oMathParaPr>
        <m:oMath>
          <m:sSub>
            <m:sSubPr>
              <m:ctrlPr>
                <w:ins w:id="3987" w:author="The Si Tran" w:date="2012-12-06T00:28:00Z">
                  <w:rPr>
                    <w:rFonts w:ascii="Cambria Math" w:hAnsi="Cambria Math"/>
                    <w:lang w:val="fr-FR"/>
                  </w:rPr>
                </w:ins>
              </m:ctrlPr>
            </m:sSubPr>
            <m:e>
              <w:ins w:id="3988" w:author="The Si Tran" w:date="2012-12-06T00:28:00Z">
                <m:r>
                  <w:rPr>
                    <w:rFonts w:ascii="Cambria Math" w:hAnsi="Cambria Math"/>
                    <w:lang w:val="fr-FR"/>
                  </w:rPr>
                  <m:t>γ</m:t>
                </m:r>
              </w:ins>
            </m:e>
            <m:sub>
              <w:ins w:id="3989" w:author="The Si Tran" w:date="2012-12-06T00:28:00Z">
                <m:r>
                  <w:rPr>
                    <w:rFonts w:ascii="Cambria Math" w:hAnsi="Cambria Math"/>
                    <w:lang w:val="fr-FR"/>
                  </w:rPr>
                  <m:t>ε</m:t>
                </m:r>
              </w:ins>
            </m:sub>
          </m:sSub>
          <m:d>
            <m:dPr>
              <m:ctrlPr>
                <w:ins w:id="3990" w:author="The Si Tran" w:date="2012-12-06T00:28:00Z">
                  <w:rPr>
                    <w:rFonts w:ascii="Cambria Math" w:hAnsi="Cambria Math"/>
                    <w:lang w:val="fr-FR"/>
                  </w:rPr>
                </w:ins>
              </m:ctrlPr>
            </m:dPr>
            <m:e>
              <w:ins w:id="3991" w:author="The Si Tran" w:date="2012-12-06T00:28:00Z">
                <m:r>
                  <w:rPr>
                    <w:rFonts w:ascii="Cambria Math" w:hAnsi="Cambria Math"/>
                    <w:lang w:val="fr-FR"/>
                  </w:rPr>
                  <m:t>h</m:t>
                </m:r>
              </w:ins>
            </m:e>
          </m:d>
          <w:ins w:id="3992" w:author="The Si Tran" w:date="2012-12-06T00:29:00Z">
            <m:r>
              <m:rPr>
                <m:sty m:val="p"/>
              </m:rPr>
              <w:rPr>
                <w:rFonts w:ascii="Cambria Math" w:hAnsi="Cambria Math"/>
                <w:lang w:val="fr-FR"/>
              </w:rPr>
              <m:t>=</m:t>
            </m:r>
          </w:ins>
          <m:d>
            <m:dPr>
              <m:begChr m:val="{"/>
              <m:endChr m:val=""/>
              <m:ctrlPr>
                <w:ins w:id="3993" w:author="The Si Tran" w:date="2012-12-06T00:30:00Z">
                  <w:rPr>
                    <w:rFonts w:ascii="Cambria Math" w:hAnsi="Cambria Math"/>
                    <w:lang w:val="fr-FR"/>
                  </w:rPr>
                </w:ins>
              </m:ctrlPr>
            </m:dPr>
            <m:e>
              <m:eqArr>
                <m:eqArrPr>
                  <m:ctrlPr>
                    <w:ins w:id="3994" w:author="The Si Tran" w:date="2012-12-06T00:30:00Z">
                      <w:rPr>
                        <w:rFonts w:ascii="Cambria Math" w:hAnsi="Cambria Math"/>
                        <w:lang w:val="fr-FR"/>
                      </w:rPr>
                    </w:ins>
                  </m:ctrlPr>
                </m:eqArrPr>
                <m:e>
                  <m:sSup>
                    <m:sSupPr>
                      <m:ctrlPr>
                        <w:ins w:id="3995" w:author="The Si Tran" w:date="2012-12-06T00:30:00Z">
                          <w:rPr>
                            <w:rFonts w:ascii="Cambria Math" w:hAnsi="Cambria Math"/>
                            <w:lang w:val="fr-FR"/>
                          </w:rPr>
                        </w:ins>
                      </m:ctrlPr>
                    </m:sSupPr>
                    <m:e>
                      <w:ins w:id="3996" w:author="The Si Tran" w:date="2012-12-06T00:30:00Z">
                        <m:r>
                          <w:rPr>
                            <w:rFonts w:ascii="Cambria Math" w:hAnsi="Cambria Math"/>
                            <w:lang w:val="fr-FR"/>
                          </w:rPr>
                          <m:t>σ</m:t>
                        </m:r>
                      </w:ins>
                    </m:e>
                    <m:sup>
                      <w:ins w:id="3997" w:author="The Si Tran" w:date="2012-12-06T00:30:00Z">
                        <m:r>
                          <m:rPr>
                            <m:sty m:val="p"/>
                          </m:rPr>
                          <w:rPr>
                            <w:rFonts w:ascii="Cambria Math" w:hAnsi="Cambria Math"/>
                            <w:lang w:val="fr-FR"/>
                          </w:rPr>
                          <m:t>2</m:t>
                        </m:r>
                      </w:ins>
                    </m:sup>
                  </m:sSup>
                  <w:ins w:id="3998"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999"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4000" w:author="The Si Tran" w:date="2012-12-05T23:02:00Z">
            <w:rPr>
              <w:sz w:val="28"/>
              <w:szCs w:val="28"/>
              <w:lang w:val="fr-FR"/>
            </w:rPr>
          </w:rPrChange>
        </w:rPr>
        <w:pPrChange w:id="4001" w:author="The Si Tran" w:date="2012-12-15T07:53:00Z">
          <w:pPr>
            <w:ind w:firstLine="547"/>
          </w:pPr>
        </w:pPrChange>
      </w:pPr>
      <w:r w:rsidRPr="0049233F">
        <w:rPr>
          <w:lang w:val="fr-FR"/>
          <w:rPrChange w:id="4002"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4003" w:author="The Si Tran" w:date="2012-12-15T07:53:00Z">
            <w:rPr>
              <w:sz w:val="28"/>
              <w:szCs w:val="28"/>
              <w:lang w:val="fr-FR"/>
            </w:rPr>
          </w:rPrChange>
        </w:rPr>
        <w:pPrChange w:id="4004" w:author="The Si Tran" w:date="2012-12-15T08:05:00Z">
          <w:pPr>
            <w:ind w:firstLine="547"/>
          </w:pPr>
        </w:pPrChange>
      </w:pPr>
      <w:ins w:id="4005"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4006"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4007" w:author="The Si Tran" w:date="2012-12-06T00:37:00Z"/>
          <w:lang w:val="fr-FR"/>
          <w:rPrChange w:id="4008" w:author="The Si Tran" w:date="2012-12-06T00:37:00Z">
            <w:rPr>
              <w:ins w:id="4009" w:author="The Si Tran" w:date="2012-12-06T00:37:00Z"/>
              <w:rFonts w:ascii="Cambria Math" w:hAnsi="Cambria Math"/>
              <w:i/>
              <w:szCs w:val="26"/>
              <w:lang w:val="fr-FR"/>
            </w:rPr>
          </w:rPrChange>
        </w:rPr>
        <w:pPrChange w:id="4010" w:author="The Si Tran" w:date="2012-12-15T07:54:00Z">
          <w:pPr>
            <w:ind w:firstLine="547"/>
          </w:pPr>
        </w:pPrChange>
      </w:pPr>
      <w:del w:id="4011" w:author="The Si Tran" w:date="2012-12-06T00:33:00Z">
        <w:r w:rsidRPr="00B312F5" w:rsidDel="00CF4667">
          <w:rPr>
            <w:position w:val="-14"/>
            <w:lang w:val="fr-FR"/>
          </w:rPr>
          <w:object w:dxaOrig="3960" w:dyaOrig="380" w14:anchorId="6EB4E1F7">
            <v:shape id="_x0000_i1057" type="#_x0000_t75" style="width:4in;height:27.75pt" o:ole="">
              <v:imagedata r:id="rId81" o:title=""/>
            </v:shape>
            <o:OLEObject Type="Embed" ProgID="Equation.DSMT4" ShapeID="_x0000_i1057" DrawAspect="Content" ObjectID="_1417583479" r:id="rId82"/>
          </w:object>
        </w:r>
        <w:r w:rsidRPr="0049233F" w:rsidDel="00CF4667">
          <w:rPr>
            <w:lang w:val="fr-FR"/>
            <w:rPrChange w:id="4012" w:author="The Si Tran" w:date="2012-12-05T23:02:00Z">
              <w:rPr>
                <w:sz w:val="28"/>
                <w:szCs w:val="28"/>
                <w:lang w:val="fr-FR"/>
              </w:rPr>
            </w:rPrChange>
          </w:rPr>
          <w:delText>.</w:delText>
        </w:r>
      </w:del>
      <w:ins w:id="4013"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4014" w:author="The Si Tran" w:date="2012-12-15T07:54:00Z">
            <w:rPr>
              <w:sz w:val="28"/>
              <w:szCs w:val="28"/>
              <w:lang w:val="fr-FR"/>
            </w:rPr>
          </w:rPrChange>
        </w:rPr>
        <w:pPrChange w:id="4015" w:author="The Si Tran" w:date="2012-12-15T07:54:00Z">
          <w:pPr>
            <w:ind w:firstLine="547"/>
          </w:pPr>
        </w:pPrChange>
      </w:pPr>
      <w:ins w:id="4016"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4017" w:author="The Si Tran" w:date="2012-12-06T00:37:00Z"/>
          <w:szCs w:val="26"/>
          <w:lang w:val="fr-FR"/>
          <w:rPrChange w:id="4018" w:author="The Si Tran" w:date="2012-12-05T23:02:00Z">
            <w:rPr>
              <w:del w:id="4019" w:author="The Si Tran" w:date="2012-12-06T00:37:00Z"/>
              <w:sz w:val="28"/>
              <w:szCs w:val="28"/>
              <w:lang w:val="fr-FR"/>
            </w:rPr>
          </w:rPrChange>
        </w:rPr>
      </w:pPr>
      <w:ins w:id="4020" w:author="The Si Tran" w:date="2012-12-15T07:56:00Z">
        <w:r>
          <w:rPr>
            <w:szCs w:val="26"/>
            <w:lang w:val="fr-FR"/>
          </w:rPr>
          <w:lastRenderedPageBreak/>
          <w:tab/>
        </w:r>
      </w:ins>
    </w:p>
    <w:p w14:paraId="681209C0" w14:textId="77777777" w:rsidR="006A21F7" w:rsidRPr="0049233F" w:rsidDel="00A92BAB" w:rsidRDefault="006A21F7" w:rsidP="00097101">
      <w:pPr>
        <w:tabs>
          <w:tab w:val="left" w:pos="1440"/>
        </w:tabs>
        <w:ind w:firstLine="547"/>
        <w:rPr>
          <w:del w:id="4021" w:author="The Si Tran" w:date="2012-12-06T00:37:00Z"/>
          <w:szCs w:val="26"/>
          <w:lang w:val="fr-FR"/>
          <w:rPrChange w:id="4022" w:author="The Si Tran" w:date="2012-12-05T23:02:00Z">
            <w:rPr>
              <w:del w:id="4023" w:author="The Si Tran" w:date="2012-12-06T00:37:00Z"/>
              <w:sz w:val="28"/>
              <w:szCs w:val="28"/>
              <w:lang w:val="fr-FR"/>
            </w:rPr>
          </w:rPrChange>
        </w:rPr>
      </w:pPr>
      <w:del w:id="4024" w:author="The Si Tran" w:date="2012-12-06T00:35:00Z">
        <w:r w:rsidRPr="00B312F5" w:rsidDel="00A35187">
          <w:rPr>
            <w:position w:val="-14"/>
            <w:szCs w:val="26"/>
            <w:lang w:val="fr-FR"/>
          </w:rPr>
          <w:object w:dxaOrig="4599" w:dyaOrig="380" w14:anchorId="2C4DA43D">
            <v:shape id="_x0000_i1058" type="#_x0000_t75" style="width:332.25pt;height:27.75pt" o:ole="">
              <v:imagedata r:id="rId83" o:title=""/>
            </v:shape>
            <o:OLEObject Type="Embed" ProgID="Equation.DSMT4" ShapeID="_x0000_i1058" DrawAspect="Content" ObjectID="_1417583480" r:id="rId84"/>
          </w:object>
        </w:r>
      </w:del>
    </w:p>
    <w:p w14:paraId="170D0928" w14:textId="6599E7AC" w:rsidR="005947EE" w:rsidRPr="00097101" w:rsidRDefault="006A21F7">
      <w:pPr>
        <w:tabs>
          <w:tab w:val="left" w:pos="1440"/>
        </w:tabs>
        <w:rPr>
          <w:ins w:id="4025" w:author="The Si Tran" w:date="2012-12-06T00:43:00Z"/>
          <w:lang w:val="fr-FR"/>
          <w:rPrChange w:id="4026" w:author="The Si Tran" w:date="2012-12-15T07:55:00Z">
            <w:rPr>
              <w:ins w:id="4027" w:author="The Si Tran" w:date="2012-12-06T00:43:00Z"/>
              <w:rFonts w:ascii="Cambria Math" w:hAnsi="Cambria Math"/>
              <w:i/>
              <w:szCs w:val="26"/>
              <w:lang w:val="fr-FR"/>
            </w:rPr>
          </w:rPrChange>
        </w:rPr>
        <w:pPrChange w:id="4028" w:author="The Si Tran" w:date="2012-12-15T07:55:00Z">
          <w:pPr>
            <w:ind w:firstLine="547"/>
          </w:pPr>
        </w:pPrChange>
      </w:pPr>
      <w:del w:id="4029" w:author="The Si Tran" w:date="2012-12-06T00:37:00Z">
        <w:r w:rsidRPr="0049233F" w:rsidDel="00A92BAB">
          <w:rPr>
            <w:lang w:val="fr-FR"/>
            <w:rPrChange w:id="4030" w:author="The Si Tran" w:date="2012-12-05T23:02:00Z">
              <w:rPr>
                <w:sz w:val="28"/>
                <w:szCs w:val="28"/>
                <w:lang w:val="fr-FR"/>
              </w:rPr>
            </w:rPrChange>
          </w:rPr>
          <w:delText xml:space="preserve">                </w:delText>
        </w:r>
      </w:del>
      <w:del w:id="4031" w:author="The Si Tran" w:date="2012-12-06T00:39:00Z">
        <w:r w:rsidRPr="0049233F" w:rsidDel="00E270B0">
          <w:rPr>
            <w:lang w:val="fr-FR"/>
            <w:rPrChange w:id="4032" w:author="The Si Tran" w:date="2012-12-05T23:02:00Z">
              <w:rPr>
                <w:sz w:val="28"/>
                <w:szCs w:val="28"/>
                <w:lang w:val="fr-FR"/>
              </w:rPr>
            </w:rPrChange>
          </w:rPr>
          <w:delText xml:space="preserve">              </w:delText>
        </w:r>
      </w:del>
      <w:ins w:id="4033"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4034" w:author="The Si Tran" w:date="2012-12-14T04:51:00Z"/>
          <w:szCs w:val="26"/>
          <w:lang w:val="fr-FR"/>
          <w:rPrChange w:id="4035" w:author="The Si Tran" w:date="2012-12-05T23:02:00Z">
            <w:rPr>
              <w:del w:id="4036" w:author="The Si Tran" w:date="2012-12-14T04:51:00Z"/>
              <w:sz w:val="28"/>
              <w:szCs w:val="28"/>
              <w:lang w:val="fr-FR"/>
            </w:rPr>
          </w:rPrChange>
        </w:rPr>
        <w:pPrChange w:id="4037" w:author="The Si Tran" w:date="2012-12-06T00:39:00Z">
          <w:pPr>
            <w:ind w:firstLine="547"/>
          </w:pPr>
        </w:pPrChange>
      </w:pPr>
      <w:ins w:id="4038" w:author="The Si Tran" w:date="2012-12-06T00:39:00Z">
        <m:oMath>
          <m:r>
            <w:rPr>
              <w:rFonts w:ascii="Cambria Math" w:hAnsi="Cambria Math"/>
              <w:szCs w:val="26"/>
              <w:lang w:val="fr-FR"/>
            </w:rPr>
            <m:t>=</m:t>
          </m:r>
        </m:oMath>
      </w:ins>
      <m:oMath>
        <m:d>
          <m:dPr>
            <m:begChr m:val="{"/>
            <m:endChr m:val=""/>
            <m:ctrlPr>
              <w:ins w:id="4039" w:author="The Si Tran" w:date="2012-12-06T00:41:00Z">
                <w:rPr>
                  <w:rFonts w:ascii="Cambria Math" w:hAnsi="Cambria Math"/>
                  <w:i/>
                  <w:szCs w:val="26"/>
                  <w:lang w:val="fr-FR"/>
                </w:rPr>
              </w:ins>
            </m:ctrlPr>
          </m:dPr>
          <m:e>
            <m:eqArr>
              <m:eqArrPr>
                <m:ctrlPr>
                  <w:ins w:id="4040" w:author="The Si Tran" w:date="2012-12-06T00:41:00Z">
                    <w:rPr>
                      <w:rFonts w:ascii="Cambria Math" w:hAnsi="Cambria Math"/>
                      <w:i/>
                      <w:szCs w:val="26"/>
                      <w:lang w:val="fr-FR"/>
                    </w:rPr>
                  </w:ins>
                </m:ctrlPr>
              </m:eqArrPr>
              <m:e>
                <m:sSup>
                  <m:sSupPr>
                    <m:ctrlPr>
                      <w:ins w:id="4041" w:author="The Si Tran" w:date="2012-12-06T00:42:00Z">
                        <w:rPr>
                          <w:rFonts w:ascii="Cambria Math" w:hAnsi="Cambria Math"/>
                          <w:i/>
                          <w:szCs w:val="26"/>
                          <w:lang w:val="fr-FR"/>
                        </w:rPr>
                      </w:ins>
                    </m:ctrlPr>
                  </m:sSupPr>
                  <m:e>
                    <w:ins w:id="4042" w:author="The Si Tran" w:date="2012-12-06T00:42:00Z">
                      <m:r>
                        <w:rPr>
                          <w:rFonts w:ascii="Cambria Math" w:hAnsi="Cambria Math"/>
                          <w:szCs w:val="26"/>
                          <w:lang w:val="fr-FR"/>
                        </w:rPr>
                        <m:t>σ</m:t>
                      </m:r>
                    </w:ins>
                  </m:e>
                  <m:sup>
                    <w:ins w:id="4043" w:author="The Si Tran" w:date="2012-12-06T00:42:00Z">
                      <m:r>
                        <w:rPr>
                          <w:rFonts w:ascii="Cambria Math" w:hAnsi="Cambria Math"/>
                          <w:szCs w:val="26"/>
                          <w:lang w:val="fr-FR"/>
                        </w:rPr>
                        <m:t>2</m:t>
                      </m:r>
                    </w:ins>
                  </m:sup>
                </m:sSup>
                <m:d>
                  <m:dPr>
                    <m:ctrlPr>
                      <w:ins w:id="4044" w:author="The Si Tran" w:date="2012-12-06T00:42:00Z">
                        <w:rPr>
                          <w:rFonts w:ascii="Cambria Math" w:hAnsi="Cambria Math"/>
                          <w:i/>
                          <w:szCs w:val="26"/>
                          <w:lang w:val="fr-FR"/>
                        </w:rPr>
                      </w:ins>
                    </m:ctrlPr>
                  </m:dPr>
                  <m:e>
                    <w:ins w:id="4045" w:author="The Si Tran" w:date="2012-12-06T00:42:00Z">
                      <m:r>
                        <w:rPr>
                          <w:rFonts w:ascii="Cambria Math" w:hAnsi="Cambria Math"/>
                          <w:szCs w:val="26"/>
                          <w:lang w:val="fr-FR"/>
                        </w:rPr>
                        <m:t>-</m:t>
                      </m:r>
                    </w:ins>
                    <m:sSub>
                      <m:sSubPr>
                        <m:ctrlPr>
                          <w:ins w:id="4046" w:author="The Si Tran" w:date="2012-12-06T00:42:00Z">
                            <w:rPr>
                              <w:rFonts w:ascii="Cambria Math" w:hAnsi="Cambria Math"/>
                              <w:i/>
                              <w:szCs w:val="26"/>
                              <w:lang w:val="fr-FR"/>
                            </w:rPr>
                          </w:ins>
                        </m:ctrlPr>
                      </m:sSubPr>
                      <m:e>
                        <w:ins w:id="4047" w:author="The Si Tran" w:date="2012-12-06T00:43:00Z">
                          <m:r>
                            <w:rPr>
                              <w:rFonts w:ascii="Cambria Math" w:hAnsi="Cambria Math"/>
                              <w:szCs w:val="26"/>
                              <w:lang w:val="fr-FR"/>
                            </w:rPr>
                            <m:t>θ</m:t>
                          </m:r>
                        </w:ins>
                      </m:e>
                      <m:sub>
                        <w:ins w:id="4048" w:author="The Si Tran" w:date="2012-12-06T00:42:00Z">
                          <m:r>
                            <w:rPr>
                              <w:rFonts w:ascii="Cambria Math" w:hAnsi="Cambria Math"/>
                              <w:szCs w:val="26"/>
                              <w:lang w:val="fr-FR"/>
                            </w:rPr>
                            <m:t>k</m:t>
                          </m:r>
                        </w:ins>
                      </m:sub>
                    </m:sSub>
                    <w:ins w:id="4049" w:author="The Si Tran" w:date="2012-12-06T00:43:00Z">
                      <m:r>
                        <w:rPr>
                          <w:rFonts w:ascii="Cambria Math" w:hAnsi="Cambria Math"/>
                          <w:szCs w:val="26"/>
                          <w:lang w:val="fr-FR"/>
                        </w:rPr>
                        <m:t>+</m:t>
                      </m:r>
                    </w:ins>
                    <m:sSub>
                      <m:sSubPr>
                        <m:ctrlPr>
                          <w:ins w:id="4050" w:author="The Si Tran" w:date="2012-12-06T00:43:00Z">
                            <w:rPr>
                              <w:rFonts w:ascii="Cambria Math" w:hAnsi="Cambria Math"/>
                              <w:i/>
                              <w:szCs w:val="26"/>
                              <w:lang w:val="fr-FR"/>
                            </w:rPr>
                          </w:ins>
                        </m:ctrlPr>
                      </m:sSubPr>
                      <m:e>
                        <w:ins w:id="4051" w:author="The Si Tran" w:date="2012-12-06T00:43:00Z">
                          <m:r>
                            <w:rPr>
                              <w:rFonts w:ascii="Cambria Math" w:hAnsi="Cambria Math"/>
                              <w:szCs w:val="26"/>
                              <w:lang w:val="fr-FR"/>
                            </w:rPr>
                            <m:t>θ</m:t>
                          </m:r>
                        </w:ins>
                      </m:e>
                      <m:sub>
                        <w:ins w:id="4052" w:author="The Si Tran" w:date="2012-12-06T00:43:00Z">
                          <m:r>
                            <w:rPr>
                              <w:rFonts w:ascii="Cambria Math" w:hAnsi="Cambria Math"/>
                              <w:szCs w:val="26"/>
                              <w:lang w:val="fr-FR"/>
                            </w:rPr>
                            <m:t>1</m:t>
                          </m:r>
                        </w:ins>
                      </m:sub>
                    </m:sSub>
                    <m:sSub>
                      <m:sSubPr>
                        <m:ctrlPr>
                          <w:ins w:id="4053" w:author="The Si Tran" w:date="2012-12-06T00:43:00Z">
                            <w:rPr>
                              <w:rFonts w:ascii="Cambria Math" w:hAnsi="Cambria Math"/>
                              <w:i/>
                              <w:szCs w:val="26"/>
                              <w:lang w:val="fr-FR"/>
                            </w:rPr>
                          </w:ins>
                        </m:ctrlPr>
                      </m:sSubPr>
                      <m:e>
                        <w:ins w:id="4054" w:author="The Si Tran" w:date="2012-12-06T00:43:00Z">
                          <m:r>
                            <w:rPr>
                              <w:rFonts w:ascii="Cambria Math" w:hAnsi="Cambria Math"/>
                              <w:szCs w:val="26"/>
                              <w:lang w:val="fr-FR"/>
                            </w:rPr>
                            <m:t>θ</m:t>
                          </m:r>
                        </w:ins>
                      </m:e>
                      <m:sub>
                        <w:ins w:id="4055" w:author="The Si Tran" w:date="2012-12-06T00:43:00Z">
                          <m:r>
                            <w:rPr>
                              <w:rFonts w:ascii="Cambria Math" w:hAnsi="Cambria Math"/>
                              <w:szCs w:val="26"/>
                              <w:lang w:val="fr-FR"/>
                            </w:rPr>
                            <m:t>k+1</m:t>
                          </m:r>
                        </w:ins>
                      </m:sub>
                    </m:sSub>
                    <w:ins w:id="4056" w:author="The Si Tran" w:date="2012-12-06T00:43:00Z">
                      <m:r>
                        <w:rPr>
                          <w:rFonts w:ascii="Cambria Math" w:hAnsi="Cambria Math"/>
                          <w:szCs w:val="26"/>
                          <w:lang w:val="fr-FR"/>
                        </w:rPr>
                        <m:t>+…+</m:t>
                      </m:r>
                    </w:ins>
                    <m:sSub>
                      <m:sSubPr>
                        <m:ctrlPr>
                          <w:ins w:id="4057" w:author="The Si Tran" w:date="2012-12-06T00:43:00Z">
                            <w:rPr>
                              <w:rFonts w:ascii="Cambria Math" w:hAnsi="Cambria Math"/>
                              <w:i/>
                              <w:szCs w:val="26"/>
                              <w:lang w:val="fr-FR"/>
                            </w:rPr>
                          </w:ins>
                        </m:ctrlPr>
                      </m:sSubPr>
                      <m:e>
                        <w:ins w:id="4058" w:author="The Si Tran" w:date="2012-12-06T00:43:00Z">
                          <m:r>
                            <w:rPr>
                              <w:rFonts w:ascii="Cambria Math" w:hAnsi="Cambria Math"/>
                              <w:szCs w:val="26"/>
                              <w:lang w:val="fr-FR"/>
                            </w:rPr>
                            <m:t>θ</m:t>
                          </m:r>
                        </w:ins>
                      </m:e>
                      <m:sub>
                        <w:ins w:id="4059" w:author="The Si Tran" w:date="2012-12-06T00:43:00Z">
                          <m:r>
                            <w:rPr>
                              <w:rFonts w:ascii="Cambria Math" w:hAnsi="Cambria Math"/>
                              <w:szCs w:val="26"/>
                              <w:lang w:val="fr-FR"/>
                            </w:rPr>
                            <m:t>q-k</m:t>
                          </m:r>
                        </w:ins>
                      </m:sub>
                    </m:sSub>
                    <m:sSub>
                      <m:sSubPr>
                        <m:ctrlPr>
                          <w:ins w:id="4060" w:author="The Si Tran" w:date="2012-12-06T00:43:00Z">
                            <w:rPr>
                              <w:rFonts w:ascii="Cambria Math" w:hAnsi="Cambria Math"/>
                              <w:i/>
                              <w:szCs w:val="26"/>
                              <w:lang w:val="fr-FR"/>
                            </w:rPr>
                          </w:ins>
                        </m:ctrlPr>
                      </m:sSubPr>
                      <m:e>
                        <w:ins w:id="4061" w:author="The Si Tran" w:date="2012-12-06T00:43:00Z">
                          <m:r>
                            <w:rPr>
                              <w:rFonts w:ascii="Cambria Math" w:hAnsi="Cambria Math"/>
                              <w:szCs w:val="26"/>
                              <w:lang w:val="fr-FR"/>
                            </w:rPr>
                            <m:t>θ</m:t>
                          </m:r>
                        </w:ins>
                      </m:e>
                      <m:sub>
                        <w:ins w:id="4062" w:author="The Si Tran" w:date="2012-12-06T00:43:00Z">
                          <m:r>
                            <w:rPr>
                              <w:rFonts w:ascii="Cambria Math" w:hAnsi="Cambria Math"/>
                              <w:szCs w:val="26"/>
                              <w:lang w:val="fr-FR"/>
                            </w:rPr>
                            <m:t>k</m:t>
                          </m:r>
                        </w:ins>
                      </m:sub>
                    </m:sSub>
                  </m:e>
                </m:d>
                <w:ins w:id="4063" w:author="The Si Tran" w:date="2012-12-06T00:42:00Z">
                  <m:r>
                    <w:rPr>
                      <w:rFonts w:ascii="Cambria Math" w:hAnsi="Cambria Math"/>
                      <w:szCs w:val="26"/>
                      <w:lang w:val="fr-FR"/>
                    </w:rPr>
                    <m:t>,   k=1,2,…,q</m:t>
                  </m:r>
                </w:ins>
              </m:e>
              <m:e>
                <w:ins w:id="4064" w:author="The Si Tran" w:date="2012-12-06T00:44:00Z">
                  <m:r>
                    <w:rPr>
                      <w:rFonts w:ascii="Cambria Math" w:hAnsi="Cambria Math"/>
                      <w:szCs w:val="26"/>
                      <w:lang w:val="fr-FR"/>
                    </w:rPr>
                    <m:t xml:space="preserve">0,                                         k&gt;q </m:t>
                  </m:r>
                </w:ins>
              </m:e>
            </m:eqArr>
          </m:e>
        </m:d>
      </m:oMath>
      <w:del w:id="4065" w:author="The Si Tran" w:date="2012-12-06T00:37:00Z">
        <w:r w:rsidRPr="00B312F5" w:rsidDel="00A92BAB">
          <w:rPr>
            <w:position w:val="-14"/>
            <w:szCs w:val="26"/>
            <w:lang w:val="fr-FR"/>
          </w:rPr>
          <w:object w:dxaOrig="2040" w:dyaOrig="400" w14:anchorId="39A27407">
            <v:shape id="_x0000_i1059" type="#_x0000_t75" style="width:136.5pt;height:27.75pt" o:ole="">
              <v:imagedata r:id="rId85" o:title=""/>
            </v:shape>
            <o:OLEObject Type="Embed" ProgID="Equation.DSMT4" ShapeID="_x0000_i1059" DrawAspect="Content" ObjectID="_1417583481" r:id="rId86"/>
          </w:object>
        </w:r>
        <w:r w:rsidRPr="0049233F" w:rsidDel="00A92BAB">
          <w:rPr>
            <w:szCs w:val="26"/>
            <w:lang w:val="fr-FR"/>
            <w:rPrChange w:id="4066"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4067" w:author="The Si Tran" w:date="2012-12-06T00:45:00Z"/>
          <w:szCs w:val="26"/>
          <w:lang w:val="fr-FR"/>
          <w:rPrChange w:id="4068" w:author="The Si Tran" w:date="2012-12-05T23:02:00Z">
            <w:rPr>
              <w:del w:id="4069" w:author="The Si Tran" w:date="2012-12-06T00:45:00Z"/>
              <w:sz w:val="28"/>
              <w:szCs w:val="28"/>
              <w:lang w:val="fr-FR"/>
            </w:rPr>
          </w:rPrChange>
        </w:rPr>
      </w:pPr>
      <w:del w:id="4070" w:author="The Si Tran" w:date="2012-12-06T00:41:00Z">
        <w:r w:rsidRPr="00B312F5" w:rsidDel="005947EE">
          <w:rPr>
            <w:position w:val="-12"/>
            <w:szCs w:val="26"/>
            <w:lang w:val="fr-FR"/>
          </w:rPr>
          <w:object w:dxaOrig="1960" w:dyaOrig="360" w14:anchorId="284A0F67">
            <v:shape id="_x0000_i1060" type="#_x0000_t75" style="width:151.5pt;height:27.75pt" o:ole="">
              <v:imagedata r:id="rId87" o:title=""/>
            </v:shape>
            <o:OLEObject Type="Embed" ProgID="Equation.DSMT4" ShapeID="_x0000_i1060" DrawAspect="Content" ObjectID="_1417583482" r:id="rId88"/>
          </w:object>
        </w:r>
      </w:del>
    </w:p>
    <w:p w14:paraId="21F18D80" w14:textId="77777777" w:rsidR="006A21F7" w:rsidRPr="0049233F" w:rsidDel="00EE6AC2" w:rsidRDefault="006A21F7">
      <w:pPr>
        <w:ind w:left="1980" w:firstLine="0"/>
        <w:rPr>
          <w:del w:id="4071" w:author="The Si Tran" w:date="2012-12-06T00:44:00Z"/>
          <w:szCs w:val="26"/>
          <w:lang w:val="pt-BR"/>
          <w:rPrChange w:id="4072" w:author="The Si Tran" w:date="2012-12-05T23:02:00Z">
            <w:rPr>
              <w:del w:id="4073" w:author="The Si Tran" w:date="2012-12-06T00:44:00Z"/>
              <w:sz w:val="28"/>
              <w:szCs w:val="28"/>
              <w:lang w:val="pt-BR"/>
            </w:rPr>
          </w:rPrChange>
        </w:rPr>
        <w:pPrChange w:id="4074" w:author="The Si Tran" w:date="2012-12-06T00:45:00Z">
          <w:pPr>
            <w:ind w:firstLine="547"/>
          </w:pPr>
        </w:pPrChange>
      </w:pPr>
      <w:del w:id="4075" w:author="The Si Tran" w:date="2012-12-06T00:45:00Z">
        <w:r w:rsidRPr="0049233F" w:rsidDel="001D36B5">
          <w:rPr>
            <w:szCs w:val="26"/>
            <w:lang w:val="pt-BR"/>
            <w:rPrChange w:id="4076" w:author="The Si Tran" w:date="2012-12-05T23:02:00Z">
              <w:rPr>
                <w:sz w:val="28"/>
                <w:szCs w:val="28"/>
                <w:lang w:val="pt-BR"/>
              </w:rPr>
            </w:rPrChange>
          </w:rPr>
          <w:delText xml:space="preserve">            </w:delText>
        </w:r>
      </w:del>
      <w:del w:id="4077" w:author="The Si Tran" w:date="2012-12-06T00:44:00Z">
        <w:r w:rsidRPr="00B312F5" w:rsidDel="00EE6AC2">
          <w:rPr>
            <w:position w:val="-34"/>
            <w:szCs w:val="26"/>
            <w:lang w:val="fr-FR"/>
          </w:rPr>
          <w:object w:dxaOrig="4400" w:dyaOrig="800" w14:anchorId="3C3DBA9C">
            <v:shape id="_x0000_i1061" type="#_x0000_t75" style="width:316.5pt;height:59.25pt" o:ole="">
              <v:imagedata r:id="rId89" o:title=""/>
            </v:shape>
            <o:OLEObject Type="Embed" ProgID="Equation.DSMT4" ShapeID="_x0000_i1061" DrawAspect="Content" ObjectID="_1417583483" r:id="rId90"/>
          </w:object>
        </w:r>
      </w:del>
    </w:p>
    <w:p w14:paraId="4ACE3B0B" w14:textId="77777777" w:rsidR="006A21F7" w:rsidRPr="0049233F" w:rsidRDefault="006A21F7">
      <w:pPr>
        <w:ind w:left="1980" w:firstLine="0"/>
        <w:jc w:val="left"/>
        <w:rPr>
          <w:szCs w:val="26"/>
          <w:lang w:val="pt-BR"/>
          <w:rPrChange w:id="4078" w:author="The Si Tran" w:date="2012-12-05T23:02:00Z">
            <w:rPr>
              <w:sz w:val="28"/>
              <w:szCs w:val="28"/>
              <w:lang w:val="pt-BR"/>
            </w:rPr>
          </w:rPrChange>
        </w:rPr>
        <w:pPrChange w:id="4079" w:author="The Si Tran" w:date="2012-12-14T04:51:00Z">
          <w:pPr>
            <w:ind w:firstLine="547"/>
          </w:pPr>
        </w:pPrChange>
      </w:pPr>
      <w:del w:id="4080" w:author="The Si Tran" w:date="2012-12-06T00:44:00Z">
        <w:r w:rsidRPr="0049233F" w:rsidDel="00EE6AC2">
          <w:rPr>
            <w:szCs w:val="26"/>
            <w:lang w:val="pt-BR"/>
            <w:rPrChange w:id="4081" w:author="The Si Tran" w:date="2012-12-05T23:02:00Z">
              <w:rPr>
                <w:sz w:val="28"/>
                <w:szCs w:val="28"/>
                <w:lang w:val="pt-BR"/>
              </w:rPr>
            </w:rPrChange>
          </w:rPr>
          <w:tab/>
        </w:r>
      </w:del>
    </w:p>
    <w:p w14:paraId="64BC0324" w14:textId="77777777" w:rsidR="006A21F7" w:rsidRDefault="006A21F7" w:rsidP="006A21F7">
      <w:pPr>
        <w:ind w:firstLine="547"/>
        <w:rPr>
          <w:ins w:id="4082" w:author="The Si Tran" w:date="2012-12-06T00:45:00Z"/>
          <w:szCs w:val="26"/>
          <w:lang w:val="pt-BR"/>
        </w:rPr>
      </w:pPr>
      <w:r w:rsidRPr="0049233F">
        <w:rPr>
          <w:szCs w:val="26"/>
          <w:lang w:val="pt-BR"/>
          <w:rPrChange w:id="4083" w:author="The Si Tran" w:date="2012-12-05T23:02:00Z">
            <w:rPr>
              <w:sz w:val="28"/>
              <w:szCs w:val="28"/>
              <w:lang w:val="pt-BR"/>
            </w:rPr>
          </w:rPrChange>
        </w:rPr>
        <w:t xml:space="preserve">Từ đó ta có hàm tự tương quan của chuỗi </w:t>
      </w:r>
      <w:del w:id="4084" w:author="The Si Tran" w:date="2012-12-06T00:45:00Z">
        <w:r w:rsidRPr="0049233F" w:rsidDel="001D36B5">
          <w:rPr>
            <w:szCs w:val="26"/>
            <w:lang w:val="pt-BR"/>
            <w:rPrChange w:id="4085" w:author="The Si Tran" w:date="2012-12-05T23:02:00Z">
              <w:rPr>
                <w:sz w:val="28"/>
                <w:szCs w:val="28"/>
                <w:lang w:val="pt-BR"/>
              </w:rPr>
            </w:rPrChange>
          </w:rPr>
          <w:delText>{y</w:delText>
        </w:r>
        <w:r w:rsidRPr="0049233F" w:rsidDel="001D36B5">
          <w:rPr>
            <w:szCs w:val="26"/>
            <w:vertAlign w:val="subscript"/>
            <w:lang w:val="pt-BR"/>
            <w:rPrChange w:id="4086" w:author="The Si Tran" w:date="2012-12-05T23:02:00Z">
              <w:rPr>
                <w:sz w:val="28"/>
                <w:szCs w:val="28"/>
                <w:vertAlign w:val="subscript"/>
                <w:lang w:val="pt-BR"/>
              </w:rPr>
            </w:rPrChange>
          </w:rPr>
          <w:delText>t</w:delText>
        </w:r>
        <w:r w:rsidRPr="0049233F" w:rsidDel="001D36B5">
          <w:rPr>
            <w:szCs w:val="26"/>
            <w:lang w:val="pt-BR"/>
            <w:rPrChange w:id="4087" w:author="The Si Tran" w:date="2012-12-05T23:02:00Z">
              <w:rPr>
                <w:sz w:val="28"/>
                <w:szCs w:val="28"/>
                <w:lang w:val="pt-BR"/>
              </w:rPr>
            </w:rPrChange>
          </w:rPr>
          <w:delText>}.</w:delText>
        </w:r>
      </w:del>
      <m:oMath>
        <m:d>
          <m:dPr>
            <m:begChr m:val="{"/>
            <m:endChr m:val="}"/>
            <m:ctrlPr>
              <w:ins w:id="4088" w:author="The Si Tran" w:date="2012-12-06T00:45:00Z">
                <w:rPr>
                  <w:rFonts w:ascii="Cambria Math" w:hAnsi="Cambria Math"/>
                  <w:i/>
                  <w:szCs w:val="26"/>
                  <w:lang w:val="pt-BR"/>
                </w:rPr>
              </w:ins>
            </m:ctrlPr>
          </m:dPr>
          <m:e>
            <m:sSub>
              <m:sSubPr>
                <m:ctrlPr>
                  <w:ins w:id="4089" w:author="The Si Tran" w:date="2012-12-06T00:45:00Z">
                    <w:rPr>
                      <w:rFonts w:ascii="Cambria Math" w:hAnsi="Cambria Math"/>
                      <w:i/>
                      <w:szCs w:val="26"/>
                      <w:lang w:val="pt-BR"/>
                    </w:rPr>
                  </w:ins>
                </m:ctrlPr>
              </m:sSubPr>
              <m:e>
                <w:ins w:id="4090" w:author="The Si Tran" w:date="2012-12-06T00:45:00Z">
                  <m:r>
                    <w:rPr>
                      <w:rFonts w:ascii="Cambria Math" w:hAnsi="Cambria Math"/>
                      <w:szCs w:val="26"/>
                      <w:lang w:val="pt-BR"/>
                    </w:rPr>
                    <m:t>y</m:t>
                  </m:r>
                </w:ins>
              </m:e>
              <m:sub>
                <w:ins w:id="4091"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4092" w:author="The Si Tran" w:date="2012-12-06T00:48:00Z"/>
          <w:sz w:val="28"/>
          <w:szCs w:val="28"/>
          <w:lang w:val="pt-BR"/>
        </w:rPr>
      </w:pPr>
      <w:ins w:id="4093" w:author="The Si Tran" w:date="2012-12-06T04:00:00Z">
        <w:r>
          <w:rPr>
            <w:szCs w:val="26"/>
            <w:lang w:val="pt-BR"/>
          </w:rPr>
          <w:tab/>
        </w:r>
        <w:r>
          <w:rPr>
            <w:szCs w:val="26"/>
            <w:lang w:val="pt-BR"/>
          </w:rPr>
          <w:tab/>
        </w:r>
      </w:ins>
      <w:ins w:id="4094" w:author="The Si Tran" w:date="2012-12-06T00:48:00Z">
        <m:oMath>
          <m:r>
            <w:rPr>
              <w:rFonts w:ascii="Cambria Math" w:hAnsi="Cambria Math"/>
              <w:sz w:val="28"/>
              <w:szCs w:val="28"/>
              <w:lang w:val="pt-BR"/>
              <w:rPrChange w:id="4095"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4096" w:author="The Si Tran" w:date="2012-12-14T04:46:00Z">
                    <w:rPr>
                      <w:rFonts w:ascii="Cambria Math" w:hAnsi="Cambria Math"/>
                      <w:szCs w:val="26"/>
                      <w:lang w:val="pt-BR"/>
                    </w:rPr>
                  </w:rPrChange>
                </w:rPr>
                <m:t>k</m:t>
              </m:r>
            </m:e>
          </m:d>
          <m:r>
            <w:rPr>
              <w:rFonts w:ascii="Cambria Math" w:hAnsi="Cambria Math"/>
              <w:sz w:val="28"/>
              <w:szCs w:val="28"/>
              <w:lang w:val="pt-BR"/>
              <w:rPrChange w:id="4097"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4098" w:author="The Si Tran" w:date="2012-12-14T04:46:00Z">
                    <w:rPr>
                      <w:rFonts w:ascii="Cambria Math" w:hAnsi="Cambria Math"/>
                      <w:szCs w:val="26"/>
                      <w:lang w:val="pt-BR"/>
                    </w:rPr>
                  </w:rPrChange>
                </w:rPr>
                <m:t>γ(k)</m:t>
              </m:r>
            </m:num>
            <m:den>
              <m:r>
                <w:rPr>
                  <w:rFonts w:ascii="Cambria Math" w:hAnsi="Cambria Math"/>
                  <w:sz w:val="28"/>
                  <w:szCs w:val="28"/>
                  <w:lang w:val="pt-BR"/>
                  <w:rPrChange w:id="4099" w:author="The Si Tran" w:date="2012-12-14T04:46:00Z">
                    <w:rPr>
                      <w:rFonts w:ascii="Cambria Math" w:hAnsi="Cambria Math"/>
                      <w:szCs w:val="26"/>
                      <w:lang w:val="pt-BR"/>
                    </w:rPr>
                  </w:rPrChange>
                </w:rPr>
                <m:t>γ(0)</m:t>
              </m:r>
            </m:den>
          </m:f>
          <m:r>
            <w:rPr>
              <w:rFonts w:ascii="Cambria Math" w:hAnsi="Cambria Math"/>
              <w:sz w:val="28"/>
              <w:szCs w:val="28"/>
              <w:lang w:val="pt-BR"/>
              <w:rPrChange w:id="4100"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4101"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4102" w:author="The Si Tran" w:date="2012-12-14T04:46:00Z">
                                <w:rPr>
                                  <w:rFonts w:ascii="Cambria Math" w:hAnsi="Cambria Math"/>
                                  <w:szCs w:val="26"/>
                                  <w:lang w:val="fr-FR"/>
                                </w:rPr>
                              </w:rPrChange>
                            </w:rPr>
                            <m:t>θ</m:t>
                          </m:r>
                        </m:e>
                        <m:sub>
                          <m:r>
                            <w:rPr>
                              <w:rFonts w:ascii="Cambria Math" w:hAnsi="Cambria Math"/>
                              <w:sz w:val="28"/>
                              <w:szCs w:val="28"/>
                              <w:lang w:val="fr-FR"/>
                              <w:rPrChange w:id="4103" w:author="The Si Tran" w:date="2012-12-14T04:46:00Z">
                                <w:rPr>
                                  <w:rFonts w:ascii="Cambria Math" w:hAnsi="Cambria Math"/>
                                  <w:szCs w:val="26"/>
                                  <w:lang w:val="fr-FR"/>
                                </w:rPr>
                              </w:rPrChange>
                            </w:rPr>
                            <m:t>k</m:t>
                          </m:r>
                        </m:sub>
                      </m:sSub>
                      <m:r>
                        <w:rPr>
                          <w:rFonts w:ascii="Cambria Math" w:hAnsi="Cambria Math"/>
                          <w:sz w:val="28"/>
                          <w:szCs w:val="28"/>
                          <w:lang w:val="fr-FR"/>
                          <w:rPrChange w:id="4104"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4105" w:author="The Si Tran" w:date="2012-12-14T04:46:00Z">
                                <w:rPr>
                                  <w:rFonts w:ascii="Cambria Math" w:hAnsi="Cambria Math"/>
                                  <w:szCs w:val="26"/>
                                  <w:lang w:val="fr-FR"/>
                                </w:rPr>
                              </w:rPrChange>
                            </w:rPr>
                            <m:t>θ</m:t>
                          </m:r>
                        </m:e>
                        <m:sub>
                          <m:r>
                            <w:rPr>
                              <w:rFonts w:ascii="Cambria Math" w:hAnsi="Cambria Math"/>
                              <w:sz w:val="28"/>
                              <w:szCs w:val="28"/>
                              <w:lang w:val="fr-FR"/>
                              <w:rPrChange w:id="4106"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4107" w:author="The Si Tran" w:date="2012-12-14T04:46:00Z">
                                <w:rPr>
                                  <w:rFonts w:ascii="Cambria Math" w:hAnsi="Cambria Math"/>
                                  <w:szCs w:val="26"/>
                                  <w:lang w:val="fr-FR"/>
                                </w:rPr>
                              </w:rPrChange>
                            </w:rPr>
                            <m:t>θ</m:t>
                          </m:r>
                        </m:e>
                        <m:sub>
                          <m:r>
                            <w:rPr>
                              <w:rFonts w:ascii="Cambria Math" w:hAnsi="Cambria Math"/>
                              <w:sz w:val="28"/>
                              <w:szCs w:val="28"/>
                              <w:lang w:val="fr-FR"/>
                              <w:rPrChange w:id="4108" w:author="The Si Tran" w:date="2012-12-14T04:46:00Z">
                                <w:rPr>
                                  <w:rFonts w:ascii="Cambria Math" w:hAnsi="Cambria Math"/>
                                  <w:szCs w:val="26"/>
                                  <w:lang w:val="fr-FR"/>
                                </w:rPr>
                              </w:rPrChange>
                            </w:rPr>
                            <m:t>k+1</m:t>
                          </m:r>
                        </m:sub>
                      </m:sSub>
                      <m:r>
                        <w:rPr>
                          <w:rFonts w:ascii="Cambria Math" w:hAnsi="Cambria Math"/>
                          <w:sz w:val="28"/>
                          <w:szCs w:val="28"/>
                          <w:lang w:val="fr-FR"/>
                          <w:rPrChange w:id="4109" w:author="The Si Tran" w:date="2012-12-14T04:46:00Z">
                            <w:rPr>
                              <w:rFonts w:ascii="Cambria Math" w:hAnsi="Cambria Math"/>
                              <w:szCs w:val="26"/>
                              <w:lang w:val="fr-FR"/>
                            </w:rPr>
                          </w:rPrChange>
                        </w:rPr>
                        <m:t>+</m:t>
                      </m:r>
                      <m:r>
                        <w:rPr>
                          <w:rFonts w:ascii="Cambria Math" w:hAnsi="Cambria Math" w:hint="eastAsia"/>
                          <w:sz w:val="28"/>
                          <w:szCs w:val="28"/>
                          <w:lang w:val="fr-FR"/>
                          <w:rPrChange w:id="4110" w:author="The Si Tran" w:date="2012-12-14T04:46:00Z">
                            <w:rPr>
                              <w:rFonts w:ascii="Cambria Math" w:hAnsi="Cambria Math" w:hint="eastAsia"/>
                              <w:szCs w:val="26"/>
                              <w:lang w:val="fr-FR"/>
                            </w:rPr>
                          </w:rPrChange>
                        </w:rPr>
                        <m:t>…</m:t>
                      </m:r>
                      <m:r>
                        <w:rPr>
                          <w:rFonts w:ascii="Cambria Math" w:hAnsi="Cambria Math"/>
                          <w:sz w:val="28"/>
                          <w:szCs w:val="28"/>
                          <w:lang w:val="fr-FR"/>
                          <w:rPrChange w:id="4111"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4112" w:author="The Si Tran" w:date="2012-12-14T04:46:00Z">
                                <w:rPr>
                                  <w:rFonts w:ascii="Cambria Math" w:hAnsi="Cambria Math"/>
                                  <w:szCs w:val="26"/>
                                  <w:lang w:val="fr-FR"/>
                                </w:rPr>
                              </w:rPrChange>
                            </w:rPr>
                            <m:t>θ</m:t>
                          </m:r>
                        </m:e>
                        <m:sub>
                          <m:r>
                            <w:rPr>
                              <w:rFonts w:ascii="Cambria Math" w:hAnsi="Cambria Math"/>
                              <w:sz w:val="28"/>
                              <w:szCs w:val="28"/>
                              <w:lang w:val="fr-FR"/>
                              <w:rPrChange w:id="4113"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4114" w:author="The Si Tran" w:date="2012-12-14T04:46:00Z">
                                <w:rPr>
                                  <w:rFonts w:ascii="Cambria Math" w:hAnsi="Cambria Math"/>
                                  <w:szCs w:val="26"/>
                                  <w:lang w:val="fr-FR"/>
                                </w:rPr>
                              </w:rPrChange>
                            </w:rPr>
                            <m:t>θ</m:t>
                          </m:r>
                        </m:e>
                        <m:sub>
                          <m:r>
                            <w:rPr>
                              <w:rFonts w:ascii="Cambria Math" w:hAnsi="Cambria Math"/>
                              <w:sz w:val="28"/>
                              <w:szCs w:val="28"/>
                              <w:lang w:val="fr-FR"/>
                              <w:rPrChange w:id="4115" w:author="The Si Tran" w:date="2012-12-14T04:46:00Z">
                                <w:rPr>
                                  <w:rFonts w:ascii="Cambria Math" w:hAnsi="Cambria Math"/>
                                  <w:szCs w:val="26"/>
                                  <w:lang w:val="fr-FR"/>
                                </w:rPr>
                              </w:rPrChange>
                            </w:rPr>
                            <m:t>k</m:t>
                          </m:r>
                        </m:sub>
                      </m:sSub>
                    </m:num>
                    <m:den>
                      <m:r>
                        <w:rPr>
                          <w:rFonts w:ascii="Cambria Math" w:hAnsi="Cambria Math"/>
                          <w:sz w:val="28"/>
                          <w:szCs w:val="28"/>
                          <w:lang w:val="fr-FR"/>
                          <w:rPrChange w:id="4116"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4117" w:author="The Si Tran" w:date="2012-12-14T04:46:00Z">
                                <w:rPr>
                                  <w:rFonts w:ascii="Cambria Math" w:hAnsi="Cambria Math"/>
                                  <w:szCs w:val="26"/>
                                  <w:lang w:val="fr-FR"/>
                                </w:rPr>
                              </w:rPrChange>
                            </w:rPr>
                            <m:t>θ</m:t>
                          </m:r>
                        </m:e>
                        <m:sub>
                          <m:r>
                            <w:rPr>
                              <w:rFonts w:ascii="Cambria Math" w:hAnsi="Cambria Math"/>
                              <w:sz w:val="28"/>
                              <w:szCs w:val="28"/>
                              <w:lang w:val="fr-FR"/>
                              <w:rPrChange w:id="4118" w:author="The Si Tran" w:date="2012-12-14T04:46:00Z">
                                <w:rPr>
                                  <w:rFonts w:ascii="Cambria Math" w:hAnsi="Cambria Math"/>
                                  <w:szCs w:val="26"/>
                                  <w:lang w:val="fr-FR"/>
                                </w:rPr>
                              </w:rPrChange>
                            </w:rPr>
                            <m:t>1</m:t>
                          </m:r>
                        </m:sub>
                        <m:sup>
                          <m:r>
                            <w:rPr>
                              <w:rFonts w:ascii="Cambria Math" w:hAnsi="Cambria Math"/>
                              <w:sz w:val="28"/>
                              <w:szCs w:val="28"/>
                              <w:lang w:val="fr-FR"/>
                              <w:rPrChange w:id="4119" w:author="The Si Tran" w:date="2012-12-14T04:46:00Z">
                                <w:rPr>
                                  <w:rFonts w:ascii="Cambria Math" w:hAnsi="Cambria Math"/>
                                  <w:szCs w:val="26"/>
                                  <w:lang w:val="fr-FR"/>
                                </w:rPr>
                              </w:rPrChange>
                            </w:rPr>
                            <m:t>2</m:t>
                          </m:r>
                        </m:sup>
                      </m:sSubSup>
                      <m:r>
                        <w:rPr>
                          <w:rFonts w:ascii="Cambria Math" w:hAnsi="Cambria Math"/>
                          <w:sz w:val="28"/>
                          <w:szCs w:val="28"/>
                          <w:lang w:val="fr-FR"/>
                          <w:rPrChange w:id="4120" w:author="The Si Tran" w:date="2012-12-14T04:46:00Z">
                            <w:rPr>
                              <w:rFonts w:ascii="Cambria Math" w:hAnsi="Cambria Math"/>
                              <w:szCs w:val="26"/>
                              <w:lang w:val="fr-FR"/>
                            </w:rPr>
                          </w:rPrChange>
                        </w:rPr>
                        <m:t>+</m:t>
                      </m:r>
                      <m:r>
                        <w:rPr>
                          <w:rFonts w:ascii="Cambria Math" w:hAnsi="Cambria Math" w:hint="eastAsia"/>
                          <w:sz w:val="28"/>
                          <w:szCs w:val="28"/>
                          <w:lang w:val="fr-FR"/>
                          <w:rPrChange w:id="4121" w:author="The Si Tran" w:date="2012-12-14T04:46:00Z">
                            <w:rPr>
                              <w:rFonts w:ascii="Cambria Math" w:hAnsi="Cambria Math" w:hint="eastAsia"/>
                              <w:szCs w:val="26"/>
                              <w:lang w:val="fr-FR"/>
                            </w:rPr>
                          </w:rPrChange>
                        </w:rPr>
                        <m:t>…</m:t>
                      </m:r>
                      <m:r>
                        <w:rPr>
                          <w:rFonts w:ascii="Cambria Math" w:hAnsi="Cambria Math"/>
                          <w:sz w:val="28"/>
                          <w:szCs w:val="28"/>
                          <w:lang w:val="fr-FR"/>
                          <w:rPrChange w:id="4122"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4123" w:author="The Si Tran" w:date="2012-12-14T04:46:00Z">
                                <w:rPr>
                                  <w:rFonts w:ascii="Cambria Math" w:hAnsi="Cambria Math"/>
                                  <w:szCs w:val="26"/>
                                  <w:lang w:val="fr-FR"/>
                                </w:rPr>
                              </w:rPrChange>
                            </w:rPr>
                            <m:t>θ</m:t>
                          </m:r>
                        </m:e>
                        <m:sub>
                          <m:r>
                            <w:rPr>
                              <w:rFonts w:ascii="Cambria Math" w:hAnsi="Cambria Math"/>
                              <w:sz w:val="28"/>
                              <w:szCs w:val="28"/>
                              <w:lang w:val="fr-FR"/>
                              <w:rPrChange w:id="4124" w:author="The Si Tran" w:date="2012-12-14T04:46:00Z">
                                <w:rPr>
                                  <w:rFonts w:ascii="Cambria Math" w:hAnsi="Cambria Math"/>
                                  <w:szCs w:val="26"/>
                                  <w:lang w:val="fr-FR"/>
                                </w:rPr>
                              </w:rPrChange>
                            </w:rPr>
                            <m:t>q</m:t>
                          </m:r>
                        </m:sub>
                        <m:sup>
                          <m:r>
                            <w:rPr>
                              <w:rFonts w:ascii="Cambria Math" w:hAnsi="Cambria Math"/>
                              <w:sz w:val="28"/>
                              <w:szCs w:val="28"/>
                              <w:lang w:val="fr-FR"/>
                              <w:rPrChange w:id="4125"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4126" w:author="The Si Tran" w:date="2012-12-14T04:46:00Z">
                        <w:rPr>
                          <w:rFonts w:ascii="Cambria Math" w:hAnsi="Cambria Math"/>
                          <w:szCs w:val="26"/>
                          <w:lang w:val="pt-BR"/>
                        </w:rPr>
                      </w:rPrChange>
                    </w:rPr>
                    <m:t>,  k=1,2,</m:t>
                  </m:r>
                  <m:r>
                    <w:rPr>
                      <w:rFonts w:ascii="Cambria Math" w:hAnsi="Cambria Math" w:hint="eastAsia"/>
                      <w:sz w:val="28"/>
                      <w:szCs w:val="28"/>
                      <w:lang w:val="pt-BR"/>
                      <w:rPrChange w:id="4127" w:author="The Si Tran" w:date="2012-12-14T04:46:00Z">
                        <w:rPr>
                          <w:rFonts w:ascii="Cambria Math" w:hAnsi="Cambria Math" w:hint="eastAsia"/>
                          <w:szCs w:val="26"/>
                          <w:lang w:val="pt-BR"/>
                        </w:rPr>
                      </w:rPrChange>
                    </w:rPr>
                    <m:t>…</m:t>
                  </m:r>
                  <m:r>
                    <w:rPr>
                      <w:rFonts w:ascii="Cambria Math" w:hAnsi="Cambria Math"/>
                      <w:sz w:val="28"/>
                      <w:szCs w:val="28"/>
                      <w:lang w:val="pt-BR"/>
                      <w:rPrChange w:id="4128" w:author="The Si Tran" w:date="2012-12-14T04:46:00Z">
                        <w:rPr>
                          <w:rFonts w:ascii="Cambria Math" w:hAnsi="Cambria Math"/>
                          <w:szCs w:val="26"/>
                          <w:lang w:val="pt-BR"/>
                        </w:rPr>
                      </w:rPrChange>
                    </w:rPr>
                    <m:t>,q</m:t>
                  </m:r>
                </m:e>
                <m:e>
                  <m:r>
                    <w:rPr>
                      <w:rFonts w:ascii="Cambria Math" w:hAnsi="Cambria Math"/>
                      <w:sz w:val="28"/>
                      <w:szCs w:val="28"/>
                      <w:lang w:val="pt-BR"/>
                      <w:rPrChange w:id="4129"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4130" w:author="The Si Tran" w:date="2012-12-06T00:48:00Z">
        <w:r w:rsidRPr="00EB4744" w:rsidDel="007701F2">
          <w:rPr>
            <w:position w:val="-52"/>
            <w:sz w:val="28"/>
            <w:szCs w:val="28"/>
            <w:lang w:val="pt-BR"/>
            <w:rPrChange w:id="4131" w:author="The Si Tran" w:date="2012-12-14T04:46:00Z">
              <w:rPr>
                <w:position w:val="-52"/>
                <w:sz w:val="28"/>
                <w:szCs w:val="28"/>
                <w:lang w:val="pt-BR"/>
              </w:rPr>
            </w:rPrChange>
          </w:rPr>
          <w:object w:dxaOrig="5440" w:dyaOrig="1160" w14:anchorId="272CC47F">
            <v:shape id="_x0000_i1062" type="#_x0000_t75" style="width:5in;height:1in" o:ole="">
              <v:imagedata r:id="rId91" o:title=""/>
            </v:shape>
            <o:OLEObject Type="Embed" ProgID="Equation.DSMT4" ShapeID="_x0000_i1062" DrawAspect="Content" ObjectID="_1417583484" r:id="rId92"/>
          </w:object>
        </w:r>
      </w:del>
    </w:p>
    <w:p w14:paraId="009AFCBC" w14:textId="77777777" w:rsidR="006A21F7" w:rsidRDefault="006A21F7">
      <w:pPr>
        <w:rPr>
          <w:lang w:val="pt-BR"/>
        </w:rPr>
        <w:pPrChange w:id="4132" w:author="The Si Tran" w:date="2012-12-15T07:57:00Z">
          <w:pPr>
            <w:ind w:firstLine="547"/>
          </w:pPr>
        </w:pPrChange>
      </w:pPr>
      <w:r w:rsidRPr="0049233F">
        <w:rPr>
          <w:lang w:val="pt-BR"/>
          <w:rPrChange w:id="4133"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4134" w:author="The Si Tran" w:date="2012-12-06T20:10:00Z">
        <w:r w:rsidRPr="0049233F" w:rsidDel="00263465">
          <w:rPr>
            <w:lang w:val="pt-BR"/>
            <w:rPrChange w:id="4135" w:author="The Si Tran" w:date="2012-12-05T23:02:00Z">
              <w:rPr>
                <w:sz w:val="28"/>
                <w:szCs w:val="28"/>
                <w:lang w:val="pt-BR"/>
              </w:rPr>
            </w:rPrChange>
          </w:rPr>
          <w:delText xml:space="preserve">q </w:delText>
        </w:r>
      </w:del>
      <w:ins w:id="4136" w:author="The Si Tran" w:date="2012-12-06T20:10:00Z">
        <m:oMath>
          <m:r>
            <w:rPr>
              <w:rFonts w:ascii="Cambria Math" w:hAnsi="Cambria Math"/>
              <w:lang w:val="pt-BR"/>
            </w:rPr>
            <m:t>q</m:t>
          </m:r>
        </m:oMath>
      </w:ins>
      <w:ins w:id="4137" w:author="The Si Tran" w:date="2012-12-06T20:11:00Z">
        <w:r w:rsidR="00263465">
          <w:rPr>
            <w:lang w:val="pt-BR"/>
          </w:rPr>
          <w:t xml:space="preserve"> </w:t>
        </w:r>
      </w:ins>
      <w:r w:rsidRPr="0049233F">
        <w:rPr>
          <w:lang w:val="pt-BR"/>
          <w:rPrChange w:id="4138" w:author="The Si Tran" w:date="2012-12-05T23:02:00Z">
            <w:rPr>
              <w:sz w:val="28"/>
              <w:szCs w:val="28"/>
              <w:lang w:val="pt-BR"/>
            </w:rPr>
          </w:rPrChange>
        </w:rPr>
        <w:t xml:space="preserve">thì hệ số tự tương quan của nó sẽ bằng không với những độ trễ lớn hơn </w:t>
      </w:r>
      <w:ins w:id="4139" w:author="The Si Tran" w:date="2012-12-06T20:11:00Z">
        <m:oMath>
          <m:r>
            <w:rPr>
              <w:rFonts w:ascii="Cambria Math" w:hAnsi="Cambria Math"/>
              <w:lang w:val="pt-BR"/>
            </w:rPr>
            <m:t>q</m:t>
          </m:r>
        </m:oMath>
        <w:r w:rsidR="00542651" w:rsidRPr="0049233F">
          <w:rPr>
            <w:lang w:val="pt-BR"/>
          </w:rPr>
          <w:t xml:space="preserve"> </w:t>
        </w:r>
      </w:ins>
      <w:del w:id="4140" w:author="The Si Tran" w:date="2012-12-06T20:11:00Z">
        <w:r w:rsidRPr="0049233F" w:rsidDel="00542651">
          <w:rPr>
            <w:lang w:val="pt-BR"/>
            <w:rPrChange w:id="4141" w:author="The Si Tran" w:date="2012-12-05T23:02:00Z">
              <w:rPr>
                <w:sz w:val="28"/>
                <w:szCs w:val="28"/>
                <w:lang w:val="pt-BR"/>
              </w:rPr>
            </w:rPrChange>
          </w:rPr>
          <w:delText>q</w:delText>
        </w:r>
      </w:del>
      <w:r w:rsidRPr="0049233F">
        <w:rPr>
          <w:lang w:val="pt-BR"/>
          <w:rPrChange w:id="4142" w:author="The Si Tran" w:date="2012-12-05T23:02:00Z">
            <w:rPr>
              <w:sz w:val="28"/>
              <w:szCs w:val="28"/>
              <w:lang w:val="pt-BR"/>
            </w:rPr>
          </w:rPrChange>
        </w:rPr>
        <w:t xml:space="preserve">. Trong thực tế do sai biệt khi lấy mẫu, hệ số tương quan mẫu có thể khác không ở những độ trễ lớn hơn </w:t>
      </w:r>
      <w:ins w:id="4143" w:author="The Si Tran" w:date="2012-12-06T20:11:00Z">
        <m:oMath>
          <m:r>
            <w:rPr>
              <w:rFonts w:ascii="Cambria Math" w:hAnsi="Cambria Math"/>
              <w:lang w:val="pt-BR"/>
            </w:rPr>
            <m:t>q</m:t>
          </m:r>
        </m:oMath>
      </w:ins>
      <w:del w:id="4144" w:author="The Si Tran" w:date="2012-12-06T20:11:00Z">
        <w:r w:rsidRPr="0049233F" w:rsidDel="00542651">
          <w:rPr>
            <w:lang w:val="pt-BR"/>
            <w:rPrChange w:id="4145" w:author="The Si Tran" w:date="2012-12-05T23:02:00Z">
              <w:rPr>
                <w:sz w:val="28"/>
                <w:szCs w:val="28"/>
                <w:lang w:val="pt-BR"/>
              </w:rPr>
            </w:rPrChange>
          </w:rPr>
          <w:delText>q</w:delText>
        </w:r>
      </w:del>
      <w:r w:rsidRPr="0049233F">
        <w:rPr>
          <w:lang w:val="pt-BR"/>
          <w:rPrChange w:id="4146" w:author="The Si Tran" w:date="2012-12-05T23:02:00Z">
            <w:rPr>
              <w:sz w:val="28"/>
              <w:szCs w:val="28"/>
              <w:lang w:val="pt-BR"/>
            </w:rPr>
          </w:rPrChange>
        </w:rPr>
        <w:t>. Tuy vậy, nếu hệ số tương quan mẫu nằm trong khoảng</w:t>
      </w:r>
      <w:ins w:id="4147"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4148" w:author="The Si Tran" w:date="2012-12-06T00:48:00Z">
        <w:r w:rsidRPr="0049233F" w:rsidDel="007701F2">
          <w:rPr>
            <w:lang w:val="pt-BR"/>
            <w:rPrChange w:id="4149"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3" type="#_x0000_t75" style="width:59.25pt;height:21.75pt" o:ole="">
              <v:imagedata r:id="rId93" o:title=""/>
            </v:shape>
            <o:OLEObject Type="Embed" ProgID="Equation.DSMT4" ShapeID="_x0000_i1063" DrawAspect="Content" ObjectID="_1417583485" r:id="rId94"/>
          </w:object>
        </w:r>
      </w:del>
      <w:r w:rsidRPr="0049233F">
        <w:rPr>
          <w:lang w:val="pt-BR"/>
          <w:rPrChange w:id="4150" w:author="The Si Tran" w:date="2012-12-05T23:02:00Z">
            <w:rPr>
              <w:sz w:val="28"/>
              <w:szCs w:val="28"/>
              <w:lang w:val="pt-BR"/>
            </w:rPr>
          </w:rPrChange>
        </w:rPr>
        <w:t xml:space="preserve">, </w:t>
      </w:r>
      <w:ins w:id="4151" w:author="The Si Tran" w:date="2012-12-06T20:11:00Z">
        <m:oMath>
          <m:r>
            <w:rPr>
              <w:rFonts w:ascii="Cambria Math" w:hAnsi="Cambria Math"/>
              <w:lang w:val="pt-BR"/>
            </w:rPr>
            <m:t>N</m:t>
          </m:r>
        </m:oMath>
        <w:r w:rsidR="00542651" w:rsidRPr="0049233F" w:rsidDel="00542651">
          <w:rPr>
            <w:lang w:val="pt-BR"/>
          </w:rPr>
          <w:t xml:space="preserve"> </w:t>
        </w:r>
      </w:ins>
      <w:del w:id="4152" w:author="The Si Tran" w:date="2012-12-06T20:11:00Z">
        <w:r w:rsidRPr="0049233F" w:rsidDel="00542651">
          <w:rPr>
            <w:lang w:val="pt-BR"/>
            <w:rPrChange w:id="4153" w:author="The Si Tran" w:date="2012-12-05T23:02:00Z">
              <w:rPr>
                <w:sz w:val="28"/>
                <w:szCs w:val="28"/>
                <w:lang w:val="pt-BR"/>
              </w:rPr>
            </w:rPrChange>
          </w:rPr>
          <w:delText>N</w:delText>
        </w:r>
      </w:del>
      <w:r w:rsidRPr="0049233F">
        <w:rPr>
          <w:lang w:val="pt-BR"/>
          <w:rPrChange w:id="4154" w:author="The Si Tran" w:date="2012-12-05T23:02:00Z">
            <w:rPr>
              <w:sz w:val="28"/>
              <w:szCs w:val="28"/>
              <w:lang w:val="pt-BR"/>
            </w:rPr>
          </w:rPrChange>
        </w:rPr>
        <w:t xml:space="preserve"> là kích thước mẫu, thì ta có thể kết luận nó bằng không với độ tin cậy 95%.</w:t>
      </w:r>
    </w:p>
    <w:p w14:paraId="74A0C983" w14:textId="04D7F16C" w:rsidR="00091D45" w:rsidRPr="0049233F" w:rsidDel="004505B3" w:rsidRDefault="00F55211" w:rsidP="00091D45">
      <w:pPr>
        <w:rPr>
          <w:del w:id="4155" w:author="The Si Tran" w:date="2012-12-14T04:52:00Z"/>
          <w:lang w:val="pt-BR"/>
          <w:rPrChange w:id="4156" w:author="The Si Tran" w:date="2012-12-05T23:02:00Z">
            <w:rPr>
              <w:del w:id="4157" w:author="The Si Tran" w:date="2012-12-14T04:52:00Z"/>
              <w:sz w:val="28"/>
              <w:szCs w:val="28"/>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MA(2) </w:t>
      </w:r>
      <m:oMath>
        <m:sSub>
          <m:sSubPr>
            <m:ctrlPr>
              <w:ins w:id="4158" w:author="The Si Tran" w:date="2012-12-06T00:51:00Z">
                <w:rPr>
                  <w:rFonts w:ascii="Cambria Math" w:hAnsi="Cambria Math"/>
                  <w:i/>
                  <w:lang w:val="pt-BR"/>
                </w:rPr>
              </w:ins>
            </m:ctrlPr>
          </m:sSubPr>
          <m:e>
            <w:ins w:id="4159" w:author="The Si Tran" w:date="2012-12-06T00:51:00Z">
              <m:r>
                <w:rPr>
                  <w:rFonts w:ascii="Cambria Math" w:hAnsi="Cambria Math"/>
                  <w:lang w:val="pt-BR"/>
                </w:rPr>
                <m:t>y</m:t>
              </m:r>
            </w:ins>
          </m:e>
          <m:sub>
            <w:ins w:id="4160" w:author="The Si Tran" w:date="2012-12-06T00:51:00Z">
              <m:r>
                <w:rPr>
                  <w:rFonts w:ascii="Cambria Math" w:hAnsi="Cambria Math"/>
                  <w:lang w:val="pt-BR"/>
                </w:rPr>
                <m:t>t</m:t>
              </m:r>
            </w:ins>
          </m:sub>
        </m:sSub>
        <w:ins w:id="4161" w:author="The Si Tran" w:date="2012-12-06T00:51:00Z">
          <m:r>
            <w:rPr>
              <w:rFonts w:ascii="Cambria Math" w:hAnsi="Cambria Math"/>
              <w:lang w:val="pt-BR"/>
            </w:rPr>
            <m:t>=40+</m:t>
          </m:r>
        </w:ins>
        <m:sSub>
          <m:sSubPr>
            <m:ctrlPr>
              <w:ins w:id="4162" w:author="The Si Tran" w:date="2012-12-06T00:51:00Z">
                <w:rPr>
                  <w:rFonts w:ascii="Cambria Math" w:hAnsi="Cambria Math"/>
                  <w:i/>
                  <w:lang w:val="pt-BR"/>
                </w:rPr>
              </w:ins>
            </m:ctrlPr>
          </m:sSubPr>
          <m:e>
            <w:ins w:id="4163" w:author="The Si Tran" w:date="2012-12-06T00:51:00Z">
              <m:r>
                <w:rPr>
                  <w:rFonts w:ascii="Cambria Math" w:hAnsi="Cambria Math"/>
                  <w:lang w:val="pt-BR"/>
                </w:rPr>
                <m:t>ε</m:t>
              </m:r>
            </w:ins>
          </m:e>
          <m:sub>
            <w:ins w:id="4164" w:author="The Si Tran" w:date="2012-12-06T00:51:00Z">
              <m:r>
                <w:rPr>
                  <w:rFonts w:ascii="Cambria Math" w:hAnsi="Cambria Math"/>
                  <w:lang w:val="pt-BR"/>
                </w:rPr>
                <m:t>t</m:t>
              </m:r>
            </w:ins>
          </m:sub>
        </m:sSub>
        <w:ins w:id="4165" w:author="The Si Tran" w:date="2012-12-06T00:51:00Z">
          <m:r>
            <w:rPr>
              <w:rFonts w:ascii="Cambria Math" w:hAnsi="Cambria Math"/>
              <w:lang w:val="pt-BR"/>
            </w:rPr>
            <m:t>+0.7</m:t>
          </m:r>
        </w:ins>
        <m:sSub>
          <m:sSubPr>
            <m:ctrlPr>
              <w:ins w:id="4166" w:author="The Si Tran" w:date="2012-12-06T00:51:00Z">
                <w:rPr>
                  <w:rFonts w:ascii="Cambria Math" w:hAnsi="Cambria Math"/>
                  <w:i/>
                  <w:lang w:val="pt-BR"/>
                </w:rPr>
              </w:ins>
            </m:ctrlPr>
          </m:sSubPr>
          <m:e>
            <w:ins w:id="4167" w:author="The Si Tran" w:date="2012-12-06T00:51:00Z">
              <m:r>
                <w:rPr>
                  <w:rFonts w:ascii="Cambria Math" w:hAnsi="Cambria Math"/>
                  <w:lang w:val="pt-BR"/>
                </w:rPr>
                <m:t>ε</m:t>
              </m:r>
            </w:ins>
          </m:e>
          <m:sub>
            <w:ins w:id="4168" w:author="The Si Tran" w:date="2012-12-06T00:51:00Z">
              <m:r>
                <w:rPr>
                  <w:rFonts w:ascii="Cambria Math" w:hAnsi="Cambria Math"/>
                  <w:lang w:val="pt-BR"/>
                </w:rPr>
                <m:t>t-1</m:t>
              </m:r>
            </w:ins>
          </m:sub>
        </m:sSub>
        <w:ins w:id="4169" w:author="The Si Tran" w:date="2012-12-06T00:51:00Z">
          <m:r>
            <w:rPr>
              <w:rFonts w:ascii="Cambria Math" w:hAnsi="Cambria Math"/>
              <w:lang w:val="pt-BR"/>
            </w:rPr>
            <m:t>-0.28</m:t>
          </m:r>
        </w:ins>
        <m:sSub>
          <m:sSubPr>
            <m:ctrlPr>
              <w:ins w:id="4170" w:author="The Si Tran" w:date="2012-12-06T00:51:00Z">
                <w:rPr>
                  <w:rFonts w:ascii="Cambria Math" w:hAnsi="Cambria Math"/>
                  <w:i/>
                  <w:lang w:val="pt-BR"/>
                </w:rPr>
              </w:ins>
            </m:ctrlPr>
          </m:sSubPr>
          <m:e>
            <w:ins w:id="4171" w:author="The Si Tran" w:date="2012-12-06T00:51:00Z">
              <m:r>
                <w:rPr>
                  <w:rFonts w:ascii="Cambria Math" w:hAnsi="Cambria Math"/>
                  <w:lang w:val="pt-BR"/>
                </w:rPr>
                <m:t>ε</m:t>
              </m:r>
            </w:ins>
          </m:e>
          <m:sub>
            <w:ins w:id="4172" w:author="The Si Tran" w:date="2012-12-06T00:51:00Z">
              <m:r>
                <w:rPr>
                  <w:rFonts w:ascii="Cambria Math" w:hAnsi="Cambria Math"/>
                  <w:lang w:val="pt-BR"/>
                </w:rPr>
                <m:t>t-2</m:t>
              </m:r>
            </w:ins>
          </m:sub>
        </m:sSub>
      </m:oMath>
      <w:r>
        <w:rPr>
          <w:rFonts w:eastAsiaTheme="minorEastAsia"/>
          <w:lang w:val="pt-BR"/>
        </w:rPr>
        <w:t>.</w:t>
      </w:r>
      <w:r>
        <w:rPr>
          <w:lang w:val="pt-BR"/>
        </w:rPr>
        <w:t xml:space="preserve"> </w:t>
      </w:r>
      <w:r w:rsidR="00091D45" w:rsidRPr="0049233F">
        <w:rPr>
          <w:szCs w:val="26"/>
          <w:lang w:val="pt-BR"/>
          <w:rPrChange w:id="4173" w:author="The Si Tran" w:date="2012-12-05T23:02:00Z">
            <w:rPr>
              <w:sz w:val="28"/>
              <w:szCs w:val="28"/>
              <w:lang w:val="pt-BR"/>
            </w:rPr>
          </w:rPrChange>
        </w:rPr>
        <w:t xml:space="preserve">Hình </w:t>
      </w:r>
      <w:ins w:id="4174" w:author="The Si Tran" w:date="2012-12-12T00:13:00Z">
        <w:r w:rsidR="00091D45">
          <w:rPr>
            <w:szCs w:val="26"/>
            <w:lang w:val="pt-BR"/>
          </w:rPr>
          <w:t>3.</w:t>
        </w:r>
      </w:ins>
      <w:r w:rsidR="00091D45">
        <w:rPr>
          <w:szCs w:val="26"/>
          <w:lang w:val="pt-BR"/>
        </w:rPr>
        <w:t>1</w:t>
      </w:r>
      <w:del w:id="4175" w:author="The Si Tran" w:date="2012-12-12T00:13:00Z">
        <w:r w:rsidR="00091D45" w:rsidRPr="0049233F" w:rsidDel="00361F58">
          <w:rPr>
            <w:szCs w:val="26"/>
            <w:lang w:val="pt-BR"/>
            <w:rPrChange w:id="4176" w:author="The Si Tran" w:date="2012-12-05T23:02:00Z">
              <w:rPr>
                <w:sz w:val="28"/>
                <w:szCs w:val="28"/>
                <w:lang w:val="pt-BR"/>
              </w:rPr>
            </w:rPrChange>
          </w:rPr>
          <w:delText>8</w:delText>
        </w:r>
      </w:del>
      <w:r w:rsidR="00091D45" w:rsidRPr="0049233F">
        <w:rPr>
          <w:szCs w:val="26"/>
          <w:lang w:val="pt-BR"/>
          <w:rPrChange w:id="4177" w:author="The Si Tran" w:date="2012-12-05T23:02:00Z">
            <w:rPr>
              <w:sz w:val="28"/>
              <w:szCs w:val="28"/>
              <w:lang w:val="pt-BR"/>
            </w:rPr>
          </w:rPrChange>
        </w:rPr>
        <w:t xml:space="preserve"> thể hiện </w:t>
      </w:r>
      <w:r w:rsidR="00091D45">
        <w:rPr>
          <w:szCs w:val="26"/>
          <w:lang w:val="pt-BR"/>
        </w:rPr>
        <w:t xml:space="preserve">đồ thị theo thời gian và </w:t>
      </w:r>
      <w:r w:rsidR="00091D45" w:rsidRPr="0049233F">
        <w:rPr>
          <w:szCs w:val="26"/>
          <w:lang w:val="pt-BR"/>
          <w:rPrChange w:id="4178" w:author="The Si Tran" w:date="2012-12-05T23:02:00Z">
            <w:rPr>
              <w:sz w:val="28"/>
              <w:szCs w:val="28"/>
              <w:lang w:val="pt-BR"/>
            </w:rPr>
          </w:rPrChange>
        </w:rPr>
        <w:t xml:space="preserve">hàm tự tương quan của </w:t>
      </w:r>
      <w:r>
        <w:rPr>
          <w:szCs w:val="26"/>
          <w:lang w:val="pt-BR"/>
        </w:rPr>
        <w:t>dữ liệu đó</w:t>
      </w:r>
      <w:r w:rsidR="00091D45" w:rsidRPr="0049233F">
        <w:rPr>
          <w:szCs w:val="26"/>
          <w:lang w:val="pt-BR"/>
          <w:rPrChange w:id="4179" w:author="The Si Tran" w:date="2012-12-05T23:02:00Z">
            <w:rPr>
              <w:sz w:val="28"/>
              <w:szCs w:val="28"/>
              <w:lang w:val="pt-BR"/>
            </w:rPr>
          </w:rPrChange>
        </w:rPr>
        <w:t>. Ở đây ta thấy rằng hàm tự tương quan của mô hình AR(2) bằng không với mọi độ trễ lớn hơn hai</w:t>
      </w:r>
      <w:r w:rsidR="00556A95">
        <w:rPr>
          <w:szCs w:val="26"/>
          <w:lang w:val="pt-BR"/>
        </w:rPr>
        <w:t xml:space="preserve"> với mức ý nghĩa 5%.</w:t>
      </w:r>
    </w:p>
    <w:p w14:paraId="0A849778" w14:textId="77777777" w:rsidR="00091D45" w:rsidRPr="0049233F" w:rsidDel="004505B3" w:rsidRDefault="00091D45" w:rsidP="00091D45">
      <w:pPr>
        <w:rPr>
          <w:del w:id="4180" w:author="The Si Tran" w:date="2012-12-14T04:52:00Z"/>
          <w:lang w:val="pt-BR"/>
          <w:rPrChange w:id="4181" w:author="The Si Tran" w:date="2012-12-05T23:02:00Z">
            <w:rPr>
              <w:del w:id="4182" w:author="The Si Tran" w:date="2012-12-14T04:52:00Z"/>
              <w:sz w:val="28"/>
              <w:szCs w:val="28"/>
              <w:lang w:val="pt-BR"/>
            </w:rPr>
          </w:rPrChange>
        </w:rPr>
      </w:pPr>
    </w:p>
    <w:p w14:paraId="54DE6268" w14:textId="77777777" w:rsidR="007701F2" w:rsidRPr="00247293" w:rsidDel="00247293" w:rsidRDefault="006A21F7">
      <w:pPr>
        <w:rPr>
          <w:del w:id="4183" w:author="The Si Tran" w:date="2012-12-06T00:50:00Z"/>
          <w:lang w:val="pt-BR"/>
          <w:rPrChange w:id="4184" w:author="The Si Tran" w:date="2012-12-06T00:49:00Z">
            <w:rPr>
              <w:del w:id="4185" w:author="The Si Tran" w:date="2012-12-06T00:50:00Z"/>
              <w:sz w:val="28"/>
              <w:szCs w:val="28"/>
              <w:lang w:val="pt-BR"/>
            </w:rPr>
          </w:rPrChange>
        </w:rPr>
        <w:pPrChange w:id="4186" w:author="The Si Tran" w:date="2012-12-15T07:57:00Z">
          <w:pPr>
            <w:ind w:firstLine="547"/>
          </w:pPr>
        </w:pPrChange>
      </w:pPr>
      <w:del w:id="4187" w:author="The Si Tran" w:date="2012-12-12T13:58:00Z">
        <w:r w:rsidRPr="0049233F" w:rsidDel="000064E1">
          <w:rPr>
            <w:lang w:val="pt-BR"/>
            <w:rPrChange w:id="4188"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4189" w:author="The Si Tran" w:date="2012-12-12T13:58:00Z"/>
          <w:lang w:val="pt-BR"/>
          <w:rPrChange w:id="4190" w:author="The Si Tran" w:date="2012-12-05T23:02:00Z">
            <w:rPr>
              <w:del w:id="4191" w:author="The Si Tran" w:date="2012-12-12T13:58:00Z"/>
              <w:sz w:val="28"/>
              <w:szCs w:val="28"/>
              <w:lang w:val="pt-BR"/>
            </w:rPr>
          </w:rPrChange>
        </w:rPr>
        <w:pPrChange w:id="4192" w:author="The Si Tran" w:date="2012-12-15T07:57:00Z">
          <w:pPr>
            <w:ind w:firstLine="547"/>
          </w:pPr>
        </w:pPrChange>
      </w:pPr>
      <w:del w:id="4193" w:author="The Si Tran" w:date="2012-12-06T00:50:00Z">
        <w:r w:rsidRPr="00B312F5" w:rsidDel="00247293">
          <w:rPr>
            <w:position w:val="-12"/>
            <w:lang w:val="pt-BR"/>
          </w:rPr>
          <w:object w:dxaOrig="2940" w:dyaOrig="360" w14:anchorId="384C946E">
            <v:shape id="_x0000_i1064" type="#_x0000_t75" style="width:202.5pt;height:21.75pt" o:ole="">
              <v:imagedata r:id="rId95" o:title=""/>
            </v:shape>
            <o:OLEObject Type="Embed" ProgID="Equation.DSMT4" ShapeID="_x0000_i1064" DrawAspect="Content" ObjectID="_1417583486" r:id="rId96"/>
          </w:object>
        </w:r>
      </w:del>
    </w:p>
    <w:p w14:paraId="1C60B078" w14:textId="77777777" w:rsidR="006A21F7" w:rsidRPr="0049233F" w:rsidDel="000064E1" w:rsidRDefault="006A21F7">
      <w:pPr>
        <w:rPr>
          <w:del w:id="4194" w:author="The Si Tran" w:date="2012-12-12T13:58:00Z"/>
          <w:rPrChange w:id="4195" w:author="The Si Tran" w:date="2012-12-05T23:02:00Z">
            <w:rPr>
              <w:del w:id="4196" w:author="The Si Tran" w:date="2012-12-12T13:58:00Z"/>
              <w:sz w:val="28"/>
              <w:szCs w:val="28"/>
            </w:rPr>
          </w:rPrChange>
        </w:rPr>
        <w:pPrChange w:id="4197" w:author="The Si Tran" w:date="2012-12-15T07:57:00Z">
          <w:pPr>
            <w:ind w:firstLine="547"/>
          </w:pPr>
        </w:pPrChange>
      </w:pPr>
      <w:del w:id="4198" w:author="The Si Tran" w:date="2012-12-12T13:58:00Z">
        <w:r w:rsidRPr="0049233F" w:rsidDel="000064E1">
          <w:rPr>
            <w:rPrChange w:id="4199" w:author="The Si Tran" w:date="2012-12-05T23:02:00Z">
              <w:rPr>
                <w:sz w:val="28"/>
                <w:szCs w:val="28"/>
              </w:rPr>
            </w:rPrChange>
          </w:rPr>
          <w:delText xml:space="preserve">Ở đây, </w:delText>
        </w:r>
      </w:del>
      <w:del w:id="4200" w:author="The Si Tran" w:date="2012-12-06T00:51:00Z">
        <w:r w:rsidRPr="00B312F5" w:rsidDel="00354FE7">
          <w:rPr>
            <w:position w:val="-10"/>
            <w:lang w:val="pt-BR"/>
          </w:rPr>
          <w:object w:dxaOrig="720" w:dyaOrig="320" w14:anchorId="6CE70C9C">
            <v:shape id="_x0000_i1065" type="#_x0000_t75" style="width:36.75pt;height:12.75pt" o:ole="">
              <v:imagedata r:id="rId97" o:title=""/>
            </v:shape>
            <o:OLEObject Type="Embed" ProgID="Equation.DSMT4" ShapeID="_x0000_i1065" DrawAspect="Content" ObjectID="_1417583487" r:id="rId98"/>
          </w:object>
        </w:r>
        <w:r w:rsidRPr="0049233F" w:rsidDel="00354FE7">
          <w:rPr>
            <w:rPrChange w:id="4201"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6" type="#_x0000_t75" style="width:93.75pt;height:12.75pt" o:ole="">
              <v:imagedata r:id="rId99" o:title=""/>
            </v:shape>
            <o:OLEObject Type="Embed" ProgID="Equation.DSMT4" ShapeID="_x0000_i1066" DrawAspect="Content" ObjectID="_1417583488" r:id="rId100"/>
          </w:object>
        </w:r>
      </w:del>
    </w:p>
    <w:p w14:paraId="445EA969" w14:textId="77777777" w:rsidR="006A21F7" w:rsidRPr="0049233F" w:rsidDel="000064E1" w:rsidRDefault="006A21F7">
      <w:pPr>
        <w:rPr>
          <w:del w:id="4202" w:author="The Si Tran" w:date="2012-12-12T13:58:00Z"/>
          <w:rPrChange w:id="4203" w:author="The Si Tran" w:date="2012-12-05T23:02:00Z">
            <w:rPr>
              <w:del w:id="4204" w:author="The Si Tran" w:date="2012-12-12T13:58:00Z"/>
              <w:sz w:val="28"/>
              <w:szCs w:val="28"/>
            </w:rPr>
          </w:rPrChange>
        </w:rPr>
        <w:pPrChange w:id="4205" w:author="The Si Tran" w:date="2012-12-15T07:57:00Z">
          <w:pPr>
            <w:ind w:firstLine="547"/>
          </w:pPr>
        </w:pPrChange>
      </w:pPr>
    </w:p>
    <w:p w14:paraId="7E95F55C" w14:textId="77777777" w:rsidR="006A21F7" w:rsidRPr="0049233F" w:rsidDel="000064E1" w:rsidRDefault="006A21F7">
      <w:pPr>
        <w:rPr>
          <w:del w:id="4206" w:author="The Si Tran" w:date="2012-12-12T13:58:00Z"/>
          <w:i/>
          <w:rPrChange w:id="4207" w:author="The Si Tran" w:date="2012-12-05T23:02:00Z">
            <w:rPr>
              <w:del w:id="4208" w:author="The Si Tran" w:date="2012-12-12T13:58:00Z"/>
              <w:i/>
              <w:sz w:val="28"/>
              <w:szCs w:val="28"/>
            </w:rPr>
          </w:rPrChange>
        </w:rPr>
        <w:pPrChange w:id="4209" w:author="The Si Tran" w:date="2012-12-15T07:57:00Z">
          <w:pPr>
            <w:ind w:firstLine="547"/>
          </w:pPr>
        </w:pPrChange>
      </w:pPr>
      <w:del w:id="4210" w:author="The Si Tran" w:date="2012-12-12T13:58:00Z">
        <w:r w:rsidRPr="0049233F" w:rsidDel="000064E1">
          <w:rPr>
            <w:i/>
            <w:rPrChange w:id="4211"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4212" w:author="The Si Tran" w:date="2012-12-12T13:58:00Z"/>
          <w:i/>
          <w:rPrChange w:id="4213" w:author="The Si Tran" w:date="2012-12-05T23:02:00Z">
            <w:rPr>
              <w:del w:id="4214" w:author="The Si Tran" w:date="2012-12-12T13:58:00Z"/>
              <w:i/>
              <w:sz w:val="28"/>
              <w:szCs w:val="28"/>
            </w:rPr>
          </w:rPrChange>
        </w:rPr>
        <w:pPrChange w:id="4215" w:author="The Si Tran" w:date="2012-12-15T07:57:00Z">
          <w:pPr>
            <w:ind w:firstLine="547"/>
          </w:pPr>
        </w:pPrChange>
      </w:pPr>
      <w:del w:id="4216" w:author="The Si Tran" w:date="2012-12-12T13:58:00Z">
        <w:r w:rsidRPr="0049233F" w:rsidDel="000064E1">
          <w:rPr>
            <w:i/>
            <w:rPrChange w:id="4217"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4218" w:author="The Si Tran" w:date="2012-12-12T13:58:00Z"/>
          <w:i/>
          <w:rPrChange w:id="4219" w:author="The Si Tran" w:date="2012-12-05T23:02:00Z">
            <w:rPr>
              <w:del w:id="4220" w:author="The Si Tran" w:date="2012-12-12T13:58:00Z"/>
              <w:i/>
              <w:sz w:val="28"/>
              <w:szCs w:val="28"/>
            </w:rPr>
          </w:rPrChange>
        </w:rPr>
        <w:pPrChange w:id="4221" w:author="The Si Tran" w:date="2012-12-15T07:57:00Z">
          <w:pPr>
            <w:ind w:firstLine="547"/>
          </w:pPr>
        </w:pPrChange>
      </w:pPr>
      <w:del w:id="4222" w:author="The Si Tran" w:date="2012-12-12T13:58:00Z">
        <w:r w:rsidRPr="0049233F" w:rsidDel="000064E1">
          <w:rPr>
            <w:i/>
            <w:rPrChange w:id="4223"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4224" w:author="The Si Tran" w:date="2012-12-12T13:58:00Z"/>
          <w:i/>
          <w:lang w:val="fr-FR"/>
          <w:rPrChange w:id="4225" w:author="The Si Tran" w:date="2012-12-05T23:02:00Z">
            <w:rPr>
              <w:del w:id="4226" w:author="The Si Tran" w:date="2012-12-12T13:58:00Z"/>
              <w:i/>
              <w:sz w:val="28"/>
              <w:szCs w:val="28"/>
              <w:lang w:val="fr-FR"/>
            </w:rPr>
          </w:rPrChange>
        </w:rPr>
        <w:pPrChange w:id="4227" w:author="The Si Tran" w:date="2012-12-15T07:57:00Z">
          <w:pPr>
            <w:ind w:firstLine="547"/>
          </w:pPr>
        </w:pPrChange>
      </w:pPr>
      <w:del w:id="4228" w:author="The Si Tran" w:date="2012-12-12T13:58:00Z">
        <w:r w:rsidRPr="0049233F" w:rsidDel="000064E1">
          <w:rPr>
            <w:i/>
            <w:lang w:val="fr-FR"/>
            <w:rPrChange w:id="4229"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4230" w:author="The Si Tran" w:date="2012-12-12T13:58:00Z"/>
          <w:i/>
          <w:lang w:val="fr-FR"/>
          <w:rPrChange w:id="4231" w:author="The Si Tran" w:date="2012-12-05T23:02:00Z">
            <w:rPr>
              <w:del w:id="4232" w:author="The Si Tran" w:date="2012-12-12T13:58:00Z"/>
              <w:i/>
              <w:sz w:val="28"/>
              <w:szCs w:val="28"/>
              <w:lang w:val="fr-FR"/>
            </w:rPr>
          </w:rPrChange>
        </w:rPr>
        <w:pPrChange w:id="4233" w:author="The Si Tran" w:date="2012-12-15T07:57:00Z">
          <w:pPr>
            <w:ind w:firstLine="547"/>
          </w:pPr>
        </w:pPrChange>
      </w:pPr>
      <w:del w:id="4234" w:author="The Si Tran" w:date="2012-12-12T13:58:00Z">
        <w:r w:rsidRPr="0049233F" w:rsidDel="000064E1">
          <w:rPr>
            <w:i/>
            <w:lang w:val="fr-FR"/>
            <w:rPrChange w:id="4235"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4236" w:author="The Si Tran" w:date="2012-12-12T13:58:00Z"/>
          <w:i/>
          <w:rPrChange w:id="4237" w:author="The Si Tran" w:date="2012-12-05T23:02:00Z">
            <w:rPr>
              <w:del w:id="4238" w:author="The Si Tran" w:date="2012-12-12T13:58:00Z"/>
              <w:i/>
              <w:sz w:val="28"/>
              <w:szCs w:val="28"/>
            </w:rPr>
          </w:rPrChange>
        </w:rPr>
        <w:pPrChange w:id="4239" w:author="The Si Tran" w:date="2012-12-15T07:57:00Z">
          <w:pPr>
            <w:ind w:firstLine="547"/>
          </w:pPr>
        </w:pPrChange>
      </w:pPr>
      <w:del w:id="4240" w:author="The Si Tran" w:date="2012-12-12T13:58:00Z">
        <w:r w:rsidRPr="0049233F" w:rsidDel="000064E1">
          <w:rPr>
            <w:i/>
            <w:rPrChange w:id="4241"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4242" w:author="The Si Tran" w:date="2012-12-12T13:58:00Z"/>
          <w:i/>
          <w:lang w:val="fr-FR"/>
          <w:rPrChange w:id="4243" w:author="The Si Tran" w:date="2012-12-05T23:02:00Z">
            <w:rPr>
              <w:del w:id="4244" w:author="The Si Tran" w:date="2012-12-12T13:58:00Z"/>
              <w:i/>
              <w:sz w:val="28"/>
              <w:szCs w:val="28"/>
              <w:lang w:val="fr-FR"/>
            </w:rPr>
          </w:rPrChange>
        </w:rPr>
        <w:pPrChange w:id="4245" w:author="The Si Tran" w:date="2012-12-15T07:57:00Z">
          <w:pPr>
            <w:ind w:firstLine="547"/>
          </w:pPr>
        </w:pPrChange>
      </w:pPr>
      <w:del w:id="4246" w:author="The Si Tran" w:date="2012-12-12T13:58:00Z">
        <w:r w:rsidRPr="0049233F" w:rsidDel="000064E1">
          <w:rPr>
            <w:i/>
            <w:rPrChange w:id="4247" w:author="The Si Tran" w:date="2012-12-05T23:02:00Z">
              <w:rPr>
                <w:i/>
                <w:sz w:val="28"/>
                <w:szCs w:val="28"/>
              </w:rPr>
            </w:rPrChange>
          </w:rPr>
          <w:delText xml:space="preserve">  </w:delText>
        </w:r>
        <w:r w:rsidRPr="0049233F" w:rsidDel="000064E1">
          <w:rPr>
            <w:i/>
            <w:lang w:val="fr-FR"/>
            <w:rPrChange w:id="4248" w:author="The Si Tran" w:date="2012-12-05T23:02:00Z">
              <w:rPr>
                <w:i/>
                <w:sz w:val="28"/>
                <w:szCs w:val="28"/>
                <w:lang w:val="fr-FR"/>
              </w:rPr>
            </w:rPrChange>
          </w:rPr>
          <w:delText>&gt; acf(y)</w:delText>
        </w:r>
      </w:del>
    </w:p>
    <w:p w14:paraId="298021C1" w14:textId="77777777" w:rsidR="006A21F7" w:rsidRPr="0049233F" w:rsidDel="000064E1" w:rsidRDefault="006A21F7">
      <w:pPr>
        <w:rPr>
          <w:del w:id="4249" w:author="The Si Tran" w:date="2012-12-12T13:58:00Z"/>
          <w:lang w:val="fr-FR"/>
          <w:rPrChange w:id="4250" w:author="The Si Tran" w:date="2012-12-05T23:02:00Z">
            <w:rPr>
              <w:del w:id="4251" w:author="The Si Tran" w:date="2012-12-12T13:58:00Z"/>
              <w:sz w:val="28"/>
              <w:szCs w:val="28"/>
              <w:lang w:val="fr-FR"/>
            </w:rPr>
          </w:rPrChange>
        </w:rPr>
        <w:pPrChange w:id="4252" w:author="The Si Tran" w:date="2012-12-15T07:57:00Z">
          <w:pPr>
            <w:ind w:firstLine="547"/>
          </w:pPr>
        </w:pPrChange>
      </w:pPr>
      <w:del w:id="4253" w:author="The Si Tran" w:date="2012-12-12T13:58:00Z">
        <w:r w:rsidRPr="0049233F" w:rsidDel="000064E1">
          <w:rPr>
            <w:lang w:val="fr-FR"/>
            <w:rPrChange w:id="4254" w:author="The Si Tran" w:date="2012-12-05T23:02:00Z">
              <w:rPr>
                <w:sz w:val="28"/>
                <w:szCs w:val="28"/>
                <w:lang w:val="fr-FR"/>
              </w:rPr>
            </w:rPrChange>
          </w:rPr>
          <w:delText xml:space="preserve">Hình </w:delText>
        </w:r>
      </w:del>
      <w:del w:id="4255" w:author="The Si Tran" w:date="2012-12-12T00:10:00Z">
        <w:r w:rsidRPr="0049233F" w:rsidDel="007B42A6">
          <w:rPr>
            <w:lang w:val="fr-FR"/>
            <w:rPrChange w:id="4256" w:author="The Si Tran" w:date="2012-12-05T23:02:00Z">
              <w:rPr>
                <w:sz w:val="28"/>
                <w:szCs w:val="28"/>
                <w:lang w:val="fr-FR"/>
              </w:rPr>
            </w:rPrChange>
          </w:rPr>
          <w:delText>7</w:delText>
        </w:r>
      </w:del>
      <w:del w:id="4257" w:author="The Si Tran" w:date="2012-12-12T13:58:00Z">
        <w:r w:rsidRPr="0049233F" w:rsidDel="000064E1">
          <w:rPr>
            <w:lang w:val="fr-FR"/>
            <w:rPrChange w:id="4258"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4259" w:author="The Si Tran" w:date="2012-12-12T13:58:00Z"/>
          <w:lang w:val="fr-FR"/>
          <w:rPrChange w:id="4260" w:author="The Si Tran" w:date="2012-12-05T23:02:00Z">
            <w:rPr>
              <w:del w:id="4261" w:author="The Si Tran" w:date="2012-12-12T13:58:00Z"/>
              <w:sz w:val="28"/>
              <w:szCs w:val="28"/>
              <w:lang w:val="fr-FR"/>
            </w:rPr>
          </w:rPrChange>
        </w:rPr>
        <w:pPrChange w:id="4262" w:author="The Si Tran" w:date="2012-12-15T07:57:00Z">
          <w:pPr>
            <w:ind w:firstLine="547"/>
          </w:pPr>
        </w:pPrChange>
      </w:pPr>
    </w:p>
    <w:p w14:paraId="75DE46FD" w14:textId="77777777" w:rsidR="006A21F7" w:rsidRPr="0049233F" w:rsidRDefault="006A21F7">
      <w:pPr>
        <w:rPr>
          <w:lang w:val="fr-FR"/>
          <w:rPrChange w:id="4263" w:author="The Si Tran" w:date="2012-12-05T23:02:00Z">
            <w:rPr>
              <w:sz w:val="28"/>
              <w:szCs w:val="28"/>
              <w:lang w:val="fr-FR"/>
            </w:rPr>
          </w:rPrChange>
        </w:rPr>
        <w:pPrChange w:id="4264" w:author="The Si Tran" w:date="2012-12-15T07:57:00Z">
          <w:pPr>
            <w:ind w:firstLine="547"/>
          </w:pPr>
        </w:pPrChange>
      </w:pPr>
    </w:p>
    <w:p w14:paraId="6B564288" w14:textId="4ABAC4F8" w:rsidR="006A21F7" w:rsidRPr="0049233F" w:rsidRDefault="006A21F7" w:rsidP="00B90956">
      <w:pPr>
        <w:pStyle w:val="Canhgiua"/>
        <w:rPr>
          <w:lang w:val="fr-FR"/>
          <w:rPrChange w:id="4265" w:author="The Si Tran" w:date="2012-12-05T23:02:00Z">
            <w:rPr>
              <w:sz w:val="28"/>
              <w:szCs w:val="28"/>
              <w:lang w:val="fr-FR"/>
            </w:rPr>
          </w:rPrChange>
        </w:rPr>
      </w:pPr>
      <w:del w:id="4266" w:author="The Si Tran" w:date="2012-12-14T04:51:00Z">
        <w:r w:rsidRPr="0049233F" w:rsidDel="004505B3">
          <w:rPr>
            <w:noProof/>
            <w:rPrChange w:id="4267" w:author="Unknown">
              <w:rPr>
                <w:noProof/>
                <w:sz w:val="28"/>
                <w:szCs w:val="28"/>
              </w:rPr>
            </w:rPrChange>
          </w:rPr>
          <w:drawing>
            <wp:inline distT="0" distB="0" distL="0" distR="0" wp14:anchorId="65DE5B39" wp14:editId="67EB6CB7">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4268"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90956" w:rsidRPr="00EF4E32">
          <w:rPr>
            <w:noProof/>
          </w:rPr>
          <w:drawing>
            <wp:inline distT="0" distB="0" distL="0" distR="0" wp14:anchorId="7A233C46" wp14:editId="22BA149F">
              <wp:extent cx="4751140" cy="3389630"/>
              <wp:effectExtent l="0" t="0" r="0" b="1270"/>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64577" cy="3399217"/>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4269" w:author="The Si Tran" w:date="2012-12-16T10:01:00Z">
            <w:rPr>
              <w:sz w:val="28"/>
              <w:szCs w:val="28"/>
              <w:lang w:val="fr-FR"/>
            </w:rPr>
          </w:rPrChange>
        </w:rPr>
        <w:pPrChange w:id="4270" w:author="The Si Tran" w:date="2012-12-16T10:10:00Z">
          <w:pPr>
            <w:pStyle w:val="Caption"/>
            <w:ind w:left="1980"/>
          </w:pPr>
        </w:pPrChange>
      </w:pPr>
      <w:bookmarkStart w:id="4271" w:name="_Toc312142081"/>
      <w:bookmarkStart w:id="4272" w:name="_Toc343029956"/>
      <w:bookmarkStart w:id="4273" w:name="_Toc343837449"/>
      <w:r w:rsidRPr="00032D83">
        <w:rPr>
          <w:lang w:val="fr-FR"/>
          <w:rPrChange w:id="4274" w:author="The Si Tran" w:date="2012-12-16T20:17:00Z">
            <w:rPr>
              <w:sz w:val="28"/>
              <w:szCs w:val="28"/>
              <w:lang w:val="fr-FR"/>
            </w:rPr>
          </w:rPrChange>
        </w:rPr>
        <w:t xml:space="preserve">Hình </w:t>
      </w:r>
      <w:del w:id="4275" w:author="The Si Tran" w:date="2012-12-11T23:22:00Z">
        <w:r w:rsidRPr="00032D83" w:rsidDel="000D0624">
          <w:rPr>
            <w:rPrChange w:id="4276" w:author="The Si Tran" w:date="2012-12-16T20:17:00Z">
              <w:rPr>
                <w:sz w:val="28"/>
                <w:szCs w:val="28"/>
              </w:rPr>
            </w:rPrChange>
          </w:rPr>
          <w:fldChar w:fldCharType="begin"/>
        </w:r>
        <w:r w:rsidRPr="00032D83" w:rsidDel="000D0624">
          <w:rPr>
            <w:lang w:val="fr-FR"/>
            <w:rPrChange w:id="4277" w:author="The Si Tran" w:date="2012-12-16T20:17:00Z">
              <w:rPr>
                <w:sz w:val="28"/>
                <w:szCs w:val="28"/>
                <w:lang w:val="fr-FR"/>
              </w:rPr>
            </w:rPrChange>
          </w:rPr>
          <w:delInstrText xml:space="preserve"> SEQ Hình \* ARABIC </w:delInstrText>
        </w:r>
        <w:r w:rsidRPr="00032D83" w:rsidDel="000D0624">
          <w:rPr>
            <w:rPrChange w:id="4278" w:author="The Si Tran" w:date="2012-12-16T20:17:00Z">
              <w:rPr>
                <w:sz w:val="28"/>
                <w:szCs w:val="28"/>
              </w:rPr>
            </w:rPrChange>
          </w:rPr>
          <w:fldChar w:fldCharType="separate"/>
        </w:r>
        <w:r w:rsidRPr="00032D83" w:rsidDel="000D0624">
          <w:rPr>
            <w:noProof/>
            <w:lang w:val="fr-FR"/>
            <w:rPrChange w:id="4279" w:author="The Si Tran" w:date="2012-12-16T20:17:00Z">
              <w:rPr>
                <w:noProof/>
                <w:sz w:val="28"/>
                <w:szCs w:val="28"/>
                <w:lang w:val="fr-FR"/>
              </w:rPr>
            </w:rPrChange>
          </w:rPr>
          <w:delText>7</w:delText>
        </w:r>
        <w:r w:rsidRPr="00032D83" w:rsidDel="000D0624">
          <w:rPr>
            <w:rPrChange w:id="4280" w:author="The Si Tran" w:date="2012-12-16T20:17:00Z">
              <w:rPr>
                <w:sz w:val="28"/>
                <w:szCs w:val="28"/>
              </w:rPr>
            </w:rPrChange>
          </w:rPr>
          <w:fldChar w:fldCharType="end"/>
        </w:r>
        <w:r w:rsidRPr="00032D83" w:rsidDel="000D0624">
          <w:rPr>
            <w:lang w:val="fr-FR"/>
            <w:rPrChange w:id="4281" w:author="The Si Tran" w:date="2012-12-16T20:17:00Z">
              <w:rPr>
                <w:sz w:val="28"/>
                <w:szCs w:val="28"/>
                <w:lang w:val="fr-FR"/>
              </w:rPr>
            </w:rPrChange>
          </w:rPr>
          <w:delText xml:space="preserve"> </w:delText>
        </w:r>
      </w:del>
      <w:ins w:id="4282" w:author="The Si Tran" w:date="2012-12-11T23:22:00Z">
        <w:r w:rsidR="000D0624" w:rsidRPr="006D6C8D">
          <w:t>3.1</w:t>
        </w:r>
      </w:ins>
      <w:ins w:id="4283" w:author="The Si Tran" w:date="2012-12-16T10:33:00Z">
        <w:r w:rsidR="00B9548F" w:rsidRPr="000C3A28">
          <w:t>:</w:t>
        </w:r>
      </w:ins>
      <w:ins w:id="4284" w:author="The Si Tran" w:date="2012-12-11T23:22:00Z">
        <w:r w:rsidR="000D0624" w:rsidRPr="0049233F">
          <w:rPr>
            <w:lang w:val="fr-FR"/>
            <w:rPrChange w:id="4285" w:author="The Si Tran" w:date="2012-12-05T23:02:00Z">
              <w:rPr>
                <w:sz w:val="28"/>
                <w:szCs w:val="28"/>
                <w:lang w:val="fr-FR"/>
              </w:rPr>
            </w:rPrChange>
          </w:rPr>
          <w:t xml:space="preserve"> </w:t>
        </w:r>
      </w:ins>
      <w:r w:rsidRPr="000D0624">
        <w:rPr>
          <w:lang w:val="fr-FR"/>
          <w:rPrChange w:id="4286" w:author="The Si Tran" w:date="2012-12-11T23:23:00Z">
            <w:rPr>
              <w:sz w:val="28"/>
              <w:szCs w:val="28"/>
              <w:lang w:val="fr-FR"/>
            </w:rPr>
          </w:rPrChange>
        </w:rPr>
        <w:t xml:space="preserve">Hình ảnh của mô hình  </w:t>
      </w:r>
      <w:del w:id="4287" w:author="The Si Tran" w:date="2012-12-11T23:23:00Z">
        <w:r w:rsidRPr="000D0624" w:rsidDel="000D0624">
          <w:rPr>
            <w:lang w:val="fr-FR"/>
            <w:rPrChange w:id="4288" w:author="The Si Tran" w:date="2012-12-11T23:23:00Z">
              <w:rPr>
                <w:sz w:val="28"/>
                <w:szCs w:val="28"/>
                <w:lang w:val="fr-FR"/>
              </w:rPr>
            </w:rPrChange>
          </w:rPr>
          <w:delText xml:space="preserve">                                                  </w:delText>
        </w:r>
      </w:del>
      <w:r w:rsidRPr="000D0624">
        <w:rPr>
          <w:lang w:val="fr-FR"/>
          <w:rPrChange w:id="4289" w:author="The Si Tran" w:date="2012-12-11T23:23:00Z">
            <w:rPr>
              <w:sz w:val="28"/>
              <w:szCs w:val="28"/>
              <w:lang w:val="fr-FR"/>
            </w:rPr>
          </w:rPrChange>
        </w:rPr>
        <w:t>MA</w:t>
      </w:r>
      <w:r w:rsidRPr="003343D0">
        <w:rPr>
          <w:lang w:val="fr-FR"/>
          <w:rPrChange w:id="4290" w:author="The Si Tran" w:date="2012-12-16T10:01:00Z">
            <w:rPr>
              <w:sz w:val="28"/>
              <w:szCs w:val="28"/>
              <w:lang w:val="fr-FR"/>
            </w:rPr>
          </w:rPrChange>
        </w:rPr>
        <w:t>(2)</w:t>
      </w:r>
      <w:bookmarkEnd w:id="4271"/>
      <w:ins w:id="4291"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ins>
      <w:bookmarkEnd w:id="4272"/>
      <w:bookmarkEnd w:id="4273"/>
      <w:del w:id="4292" w:author="The Si Tran" w:date="2012-12-06T00:51:00Z">
        <w:r w:rsidRPr="00E078AF" w:rsidDel="00F43F86">
          <w:rPr>
            <w:position w:val="-12"/>
            <w:lang w:val="pt-BR"/>
          </w:rPr>
          <w:object w:dxaOrig="2940" w:dyaOrig="360" w14:anchorId="49260105">
            <v:shape id="_x0000_i1067" type="#_x0000_t75" style="width:202.5pt;height:21.75pt" o:ole="">
              <v:imagedata r:id="rId95" o:title=""/>
            </v:shape>
            <o:OLEObject Type="Embed" ProgID="Equation.DSMT4" ShapeID="_x0000_i1067" DrawAspect="Content" ObjectID="_1417583489" r:id="rId103"/>
          </w:object>
        </w:r>
      </w:del>
    </w:p>
    <w:p w14:paraId="1809AB89" w14:textId="57256020" w:rsidR="006A21F7" w:rsidRPr="0049233F" w:rsidRDefault="006A21F7" w:rsidP="00DF02E9">
      <w:pPr>
        <w:pStyle w:val="Heading3"/>
        <w:rPr>
          <w:lang w:val="pt-BR"/>
        </w:rPr>
      </w:pPr>
      <w:bookmarkStart w:id="4293" w:name="_Toc312142551"/>
      <w:bookmarkStart w:id="4294" w:name="_Toc343837322"/>
      <w:r w:rsidRPr="0049233F">
        <w:rPr>
          <w:lang w:val="pt-BR"/>
        </w:rPr>
        <w:lastRenderedPageBreak/>
        <w:t xml:space="preserve">Mô hình tự hồi quy bậc </w:t>
      </w:r>
      <w:r w:rsidRPr="00423CB2">
        <w:rPr>
          <w:i/>
          <w:lang w:val="pt-BR"/>
        </w:rPr>
        <w:t>p</w:t>
      </w:r>
      <w:r w:rsidRPr="0049233F">
        <w:rPr>
          <w:lang w:val="pt-BR"/>
        </w:rPr>
        <w:t>, AR(</w:t>
      </w:r>
      <w:r w:rsidRPr="00423CB2">
        <w:rPr>
          <w:i/>
          <w:lang w:val="pt-BR"/>
        </w:rPr>
        <w:t>p</w:t>
      </w:r>
      <w:r w:rsidRPr="0049233F">
        <w:rPr>
          <w:lang w:val="pt-BR"/>
        </w:rPr>
        <w:t>)</w:t>
      </w:r>
      <w:bookmarkEnd w:id="4293"/>
      <w:bookmarkEnd w:id="4294"/>
    </w:p>
    <w:p w14:paraId="46065932" w14:textId="16E9277D" w:rsidR="004505B3" w:rsidRDefault="00361F58">
      <w:pPr>
        <w:rPr>
          <w:ins w:id="4295" w:author="The Si Tran" w:date="2012-12-14T04:53:00Z"/>
          <w:lang w:val="pt-BR"/>
        </w:rPr>
        <w:pPrChange w:id="4296" w:author="The Si Tran" w:date="2012-12-15T07:58:00Z">
          <w:pPr>
            <w:ind w:left="720" w:firstLine="720"/>
          </w:pPr>
        </w:pPrChange>
      </w:pPr>
      <w:ins w:id="4297" w:author="The Si Tran" w:date="2012-12-12T00:12:00Z">
        <w:r w:rsidRPr="00465185">
          <w:rPr>
            <w:lang w:val="pt-BR"/>
          </w:rPr>
          <w:t>Mô hình tự hồi quy bậc p là mô hình có dạng</w:t>
        </w:r>
      </w:ins>
    </w:p>
    <w:p w14:paraId="7C98B65E" w14:textId="77777777" w:rsidR="00361F58" w:rsidRPr="0038419C" w:rsidRDefault="00567862">
      <w:pPr>
        <w:pStyle w:val="Canhgiua"/>
        <w:rPr>
          <w:ins w:id="4298" w:author="The Si Tran" w:date="2012-12-12T00:12:00Z"/>
          <w:lang w:val="pt-BR"/>
        </w:rPr>
        <w:pPrChange w:id="4299"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pPr>
        <w:rPr>
          <w:ins w:id="4300" w:author="The Si Tran" w:date="2012-12-12T00:12:00Z"/>
          <w:lang w:val="pt-BR"/>
        </w:rPr>
        <w:pPrChange w:id="4301" w:author="The Si Tran" w:date="2012-12-16T17:06:00Z">
          <w:pPr>
            <w:ind w:firstLine="540"/>
          </w:pPr>
        </w:pPrChange>
      </w:pPr>
      <w:ins w:id="4302" w:author="The Si Tran" w:date="2012-12-12T00:12:00Z">
        <w:r>
          <w:rPr>
            <w:noProof/>
            <w:rPrChange w:id="4303" w:author="Unknown">
              <w:rPr>
                <w:b/>
                <w:bCs/>
                <w:noProof/>
                <w:sz w:val="20"/>
                <w:szCs w:val="20"/>
              </w:rPr>
            </w:rPrChange>
          </w:rPr>
          <mc:AlternateContent>
            <mc:Choice Requires="wps">
              <w:drawing>
                <wp:anchor distT="0" distB="0" distL="114300" distR="114300" simplePos="0" relativeHeight="251570176" behindDoc="0" locked="0" layoutInCell="1" allowOverlap="1" wp14:anchorId="520208F0" wp14:editId="72751EA0">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9933FE" w:rsidRDefault="009933FE">
                              <w:pPr>
                                <w:pStyle w:val="EquationIndex"/>
                                <w:pPrChange w:id="4304" w:author="The Si Tran" w:date="2012-12-16T10:46:00Z">
                                  <w:pPr>
                                    <w:jc w:val="left"/>
                                  </w:pPr>
                                </w:pPrChange>
                              </w:pPr>
                              <w:r>
                                <w:t>(3.</w:t>
                              </w:r>
                              <w:ins w:id="4305" w:author="The Si Tran" w:date="2012-12-14T04:55:00Z">
                                <w:r>
                                  <w:t>2</w:t>
                                </w:r>
                              </w:ins>
                              <w:del w:id="4306"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1" type="#_x0000_t202" style="position:absolute;left:0;text-align:left;margin-left:411.5pt;margin-top:-31.45pt;width:41.85pt;height:34.6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9933FE" w:rsidRDefault="009933FE">
                        <w:pPr>
                          <w:pStyle w:val="EquationIndex"/>
                          <w:pPrChange w:id="4307" w:author="The Si Tran" w:date="2012-12-16T10:46:00Z">
                            <w:pPr>
                              <w:jc w:val="left"/>
                            </w:pPr>
                          </w:pPrChange>
                        </w:pPr>
                        <w:r>
                          <w:t>(3.</w:t>
                        </w:r>
                        <w:ins w:id="4308" w:author="The Si Tran" w:date="2012-12-14T04:55:00Z">
                          <w:r>
                            <w:t>2</w:t>
                          </w:r>
                        </w:ins>
                        <w:del w:id="4309"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ins>
    </w:p>
    <w:p w14:paraId="528ED411" w14:textId="77777777" w:rsidR="00361F58" w:rsidRPr="00097101" w:rsidRDefault="00361F58">
      <w:pPr>
        <w:pStyle w:val="BuletL2"/>
        <w:rPr>
          <w:ins w:id="4310" w:author="The Si Tran" w:date="2012-12-12T00:12:00Z"/>
          <w:lang w:val="pt-BR"/>
        </w:rPr>
        <w:pPrChange w:id="4311" w:author="The Si Tran" w:date="2012-12-16T17:06:00Z">
          <w:pPr>
            <w:ind w:firstLine="540"/>
          </w:pPr>
        </w:pPrChange>
      </w:pPr>
      <m:oMath>
        <m:r>
          <w:rPr>
            <w:rFonts w:ascii="Cambria Math" w:hAnsi="Cambria Math"/>
            <w:lang w:val="pt-BR"/>
          </w:rPr>
          <m:t>δ</m:t>
        </m:r>
      </m:oMath>
      <w:ins w:id="4312" w:author="The Si Tran" w:date="2012-12-12T00:12:00Z">
        <w:r w:rsidRPr="006D6C8D">
          <w:rPr>
            <w:lang w:val="pt-BR"/>
          </w:rPr>
          <w:t xml:space="preserve"> là h</w:t>
        </w:r>
        <w:r w:rsidRPr="000C3A28">
          <w:rPr>
            <w:lang w:val="pt-BR"/>
          </w:rPr>
          <w:t>ằ</w:t>
        </w:r>
        <w:r w:rsidRPr="00BA6809">
          <w:rPr>
            <w:lang w:val="pt-BR"/>
          </w:rPr>
          <w:t>ng s</w:t>
        </w:r>
        <w:r w:rsidRPr="00EF4E32">
          <w:rPr>
            <w:lang w:val="pt-BR"/>
          </w:rPr>
          <w:t>ố</w:t>
        </w:r>
        <w:r w:rsidRPr="0015771C">
          <w:rPr>
            <w:lang w:val="pt-BR"/>
          </w:rPr>
          <w:t>.</w:t>
        </w:r>
      </w:ins>
    </w:p>
    <w:p w14:paraId="4C6A6DD6" w14:textId="77777777" w:rsidR="00361F58" w:rsidRPr="00097101" w:rsidRDefault="00567862">
      <w:pPr>
        <w:pStyle w:val="BuletL2"/>
        <w:rPr>
          <w:ins w:id="4313" w:author="The Si Tran" w:date="2012-12-12T00:12:00Z"/>
          <w:lang w:val="pt-BR"/>
        </w:rPr>
        <w:pPrChange w:id="4314"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ins w:id="4315" w:author="The Si Tran" w:date="2012-12-12T00:12:00Z">
        <w:r w:rsidR="00361F58" w:rsidRPr="00032D83">
          <w:rPr>
            <w:lang w:val="pt-BR"/>
          </w:rPr>
          <w:t xml:space="preserve"> là sai s</w:t>
        </w:r>
        <w:r w:rsidR="00361F58" w:rsidRPr="006D6C8D">
          <w:rPr>
            <w:lang w:val="pt-BR"/>
          </w:rPr>
          <w:t>ố</w:t>
        </w:r>
        <w:r w:rsidR="00361F58" w:rsidRPr="000C3A28">
          <w:rPr>
            <w:lang w:val="pt-BR"/>
          </w:rPr>
          <w:t>, bi</w:t>
        </w:r>
        <w:r w:rsidR="00361F58" w:rsidRPr="00BA6809">
          <w:rPr>
            <w:lang w:val="pt-BR"/>
          </w:rPr>
          <w:t>ể</w:t>
        </w:r>
        <w:r w:rsidR="00361F58" w:rsidRPr="00EF4E32">
          <w:rPr>
            <w:lang w:val="pt-BR"/>
          </w:rPr>
          <w:t>u di</w:t>
        </w:r>
        <w:r w:rsidR="00361F58" w:rsidRPr="0015771C">
          <w:rPr>
            <w:lang w:val="pt-BR"/>
          </w:rPr>
          <w:t>ễ</w:t>
        </w:r>
        <w:r w:rsidR="00361F58" w:rsidRPr="00941798">
          <w:rPr>
            <w:lang w:val="pt-BR"/>
          </w:rPr>
          <w:t>n thành ph</w:t>
        </w:r>
        <w:r w:rsidR="00361F58" w:rsidRPr="002E47E8">
          <w:rPr>
            <w:lang w:val="pt-BR"/>
          </w:rPr>
          <w:t>ầ</w:t>
        </w:r>
        <w:r w:rsidR="00361F58" w:rsidRPr="00381A4D">
          <w:rPr>
            <w:lang w:val="pt-BR"/>
          </w:rPr>
          <w:t>n không th</w:t>
        </w:r>
        <w:r w:rsidR="00361F58" w:rsidRPr="004505B3">
          <w:rPr>
            <w:lang w:val="pt-BR"/>
            <w:rPrChange w:id="4316" w:author="The Si Tran" w:date="2012-12-14T04:52:00Z">
              <w:rPr>
                <w:lang w:val="pt-BR"/>
              </w:rPr>
            </w:rPrChange>
          </w:rPr>
          <w:t>ể dự đoán được từ mô hình ở thời điểm t.</w:t>
        </w:r>
      </w:ins>
    </w:p>
    <w:p w14:paraId="2A048688" w14:textId="77777777" w:rsidR="00361F58" w:rsidRPr="00097101" w:rsidRDefault="00567862">
      <w:pPr>
        <w:pStyle w:val="BuletL2"/>
        <w:rPr>
          <w:ins w:id="4317" w:author="The Si Tran" w:date="2012-12-12T00:12:00Z"/>
          <w:lang w:val="pt-BR"/>
        </w:rPr>
        <w:pPrChange w:id="4318"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ins w:id="4319" w:author="The Si Tran" w:date="2012-12-12T00:12:00Z">
        <w:r w:rsidR="00361F58" w:rsidRPr="00032D83">
          <w:rPr>
            <w:lang w:val="pt-BR"/>
          </w:rPr>
          <w:t xml:space="preserve"> là các tr</w:t>
        </w:r>
        <w:r w:rsidR="00361F58" w:rsidRPr="006D6C8D">
          <w:rPr>
            <w:lang w:val="pt-BR"/>
          </w:rPr>
          <w:t>ọ</w:t>
        </w:r>
        <w:r w:rsidR="00361F58" w:rsidRPr="000C3A28">
          <w:rPr>
            <w:lang w:val="pt-BR"/>
          </w:rPr>
          <w:t>ng s</w:t>
        </w:r>
        <w:r w:rsidR="00361F58" w:rsidRPr="00BA6809">
          <w:rPr>
            <w:lang w:val="pt-BR"/>
          </w:rPr>
          <w:t>ố</w:t>
        </w:r>
        <w:r w:rsidR="00361F58" w:rsidRPr="00EF4E32">
          <w:rPr>
            <w:lang w:val="pt-BR"/>
          </w:rPr>
          <w:t xml:space="preserve"> đư</w:t>
        </w:r>
        <w:r w:rsidR="00361F58" w:rsidRPr="0015771C">
          <w:rPr>
            <w:lang w:val="pt-BR"/>
          </w:rPr>
          <w:t>ợ</w:t>
        </w:r>
        <w:r w:rsidR="00361F58" w:rsidRPr="00941798">
          <w:rPr>
            <w:lang w:val="pt-BR"/>
          </w:rPr>
          <w:t>c ư</w:t>
        </w:r>
        <w:r w:rsidR="00361F58" w:rsidRPr="002E47E8">
          <w:rPr>
            <w:lang w:val="pt-BR"/>
          </w:rPr>
          <w:t>ớ</w:t>
        </w:r>
        <w:r w:rsidR="00361F58" w:rsidRPr="00381A4D">
          <w:rPr>
            <w:lang w:val="pt-BR"/>
          </w:rPr>
          <w:t>c lư</w:t>
        </w:r>
        <w:r w:rsidR="00361F58" w:rsidRPr="004505B3">
          <w:rPr>
            <w:lang w:val="pt-BR"/>
            <w:rPrChange w:id="4320" w:author="The Si Tran" w:date="2012-12-14T04:52:00Z">
              <w:rPr>
                <w:lang w:val="pt-BR"/>
              </w:rPr>
            </w:rPrChange>
          </w:rPr>
          <w:t xml:space="preserve">ợng thể hiện sự ảnh hưởng của các giá trị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t-i</m:t>
            </m:r>
          </m:sub>
        </m:sSub>
      </m:oMath>
      <w:ins w:id="4321" w:author="The Si Tran" w:date="2012-12-12T00:12:00Z">
        <w:r w:rsidR="00361F58" w:rsidRPr="00032D83">
          <w:rPr>
            <w:lang w:val="pt-BR"/>
          </w:rPr>
          <w:t xml:space="preserve"> lên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ins w:id="4322" w:author="The Si Tran" w:date="2012-12-12T00:12:00Z">
        <w:r w:rsidR="00361F58" w:rsidRPr="00032D83">
          <w:rPr>
            <w:lang w:val="pt-BR"/>
          </w:rPr>
          <w:t>.</w:t>
        </w:r>
      </w:ins>
    </w:p>
    <w:p w14:paraId="0AA9D671" w14:textId="35DF7B0A" w:rsidR="00361F58" w:rsidRDefault="00361F58">
      <w:pPr>
        <w:rPr>
          <w:ins w:id="4323" w:author="The Si Tran" w:date="2012-12-12T00:12:00Z"/>
        </w:rPr>
        <w:pPrChange w:id="4324" w:author="The Si Tran" w:date="2012-12-16T17:06:00Z">
          <w:pPr>
            <w:ind w:firstLine="540"/>
          </w:pPr>
        </w:pPrChange>
      </w:pPr>
      <w:ins w:id="4325"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4326" w:author="The Si Tran" w:date="2012-12-14T04:59:00Z"/>
          <w:rFonts w:eastAsia="Times New Roman"/>
          <w:szCs w:val="26"/>
        </w:rPr>
      </w:pPr>
      <w:ins w:id="4327" w:author="The Si Tran" w:date="2012-12-14T04:58:00Z">
        <w:r>
          <w:rPr>
            <w:noProof/>
            <w:rPrChange w:id="4328" w:author="Unknown">
              <w:rPr>
                <w:b/>
                <w:bCs/>
                <w:noProof/>
                <w:sz w:val="20"/>
                <w:szCs w:val="20"/>
              </w:rPr>
            </w:rPrChange>
          </w:rPr>
          <mc:AlternateContent>
            <mc:Choice Requires="wps">
              <w:drawing>
                <wp:anchor distT="0" distB="0" distL="114300" distR="114300" simplePos="0" relativeHeight="251609088" behindDoc="0" locked="0" layoutInCell="1" allowOverlap="1" wp14:anchorId="16EE2C1B" wp14:editId="1224CAE7">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9933FE" w:rsidRDefault="009933FE">
                              <w:pPr>
                                <w:pStyle w:val="EquationIndex"/>
                                <w:pPrChange w:id="4329" w:author="The Si Tran" w:date="2012-12-15T08:10:00Z">
                                  <w:pPr/>
                                </w:pPrChange>
                              </w:pPr>
                              <w:r>
                                <w:t>(3.</w:t>
                              </w:r>
                              <w:ins w:id="4330" w:author="The Si Tran" w:date="2012-12-14T04:55:00Z">
                                <w:r>
                                  <w:t>3</w:t>
                                </w:r>
                              </w:ins>
                              <w:del w:id="4331"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2" type="#_x0000_t202" style="position:absolute;left:0;text-align:left;margin-left:413.35pt;margin-top:7.45pt;width:40.1pt;height:29.2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9933FE" w:rsidRDefault="009933FE">
                        <w:pPr>
                          <w:pStyle w:val="EquationIndex"/>
                          <w:pPrChange w:id="4332" w:author="The Si Tran" w:date="2012-12-15T08:10:00Z">
                            <w:pPr/>
                          </w:pPrChange>
                        </w:pPr>
                        <w:r>
                          <w:t>(3.</w:t>
                        </w:r>
                        <w:ins w:id="4333" w:author="The Si Tran" w:date="2012-12-14T04:55:00Z">
                          <w:r>
                            <w:t>3</w:t>
                          </w:r>
                        </w:ins>
                        <w:del w:id="4334" w:author="The Si Tran" w:date="2012-12-14T04:55:00Z">
                          <w:r w:rsidDel="004505B3">
                            <w:delText>2.1</w:delText>
                          </w:r>
                        </w:del>
                        <w:r>
                          <w:t>)</w:t>
                        </w:r>
                      </w:p>
                    </w:txbxContent>
                  </v:textbox>
                </v:shape>
              </w:pict>
            </mc:Fallback>
          </mc:AlternateContent>
        </w:r>
      </w:ins>
      <w:ins w:id="4335"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4336" w:author="The Si Tran" w:date="2012-12-12T00:12:00Z">
        <w:r w:rsidR="004505B3">
          <w:rPr>
            <w:rFonts w:eastAsia="Times New Roman"/>
            <w:szCs w:val="26"/>
          </w:rPr>
          <w:t xml:space="preserve">              </w:t>
        </w:r>
      </w:ins>
    </w:p>
    <w:p w14:paraId="48675FC8" w14:textId="2B931873" w:rsidR="004505B3" w:rsidRDefault="00307510">
      <w:pPr>
        <w:rPr>
          <w:ins w:id="4337" w:author="The Si Tran" w:date="2012-12-14T04:55:00Z"/>
        </w:rPr>
        <w:pPrChange w:id="4338" w:author="The Si Tran" w:date="2012-12-16T17:06:00Z">
          <w:pPr>
            <w:spacing w:before="100" w:beforeAutospacing="1" w:after="100" w:afterAutospacing="1"/>
          </w:pPr>
        </w:pPrChange>
      </w:pPr>
      <w:ins w:id="4339" w:author="The Si Tran" w:date="2012-12-14T05:00:00Z">
        <w:r>
          <w:rPr>
            <w:noProof/>
            <w:rPrChange w:id="4340" w:author="Unknown">
              <w:rPr>
                <w:b/>
                <w:bCs/>
                <w:noProof/>
                <w:sz w:val="20"/>
                <w:szCs w:val="20"/>
              </w:rPr>
            </w:rPrChange>
          </w:rPr>
          <mc:AlternateContent>
            <mc:Choice Requires="wps">
              <w:drawing>
                <wp:anchor distT="0" distB="0" distL="114300" distR="114300" simplePos="0" relativeHeight="251683840" behindDoc="0" locked="0" layoutInCell="1" allowOverlap="1" wp14:anchorId="18798BE4" wp14:editId="2888AD40">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9933FE" w:rsidRPr="000C3A28" w:rsidRDefault="009933FE">
                              <w:pPr>
                                <w:pStyle w:val="EquationIndex"/>
                                <w:pPrChange w:id="4341" w:author="The Si Tran" w:date="2012-12-15T08:12:00Z">
                                  <w:pPr/>
                                </w:pPrChange>
                              </w:pPr>
                              <w:r w:rsidRPr="00E231FB">
                                <w:t>(</w:t>
                              </w:r>
                              <w:r w:rsidRPr="00307510">
                                <w:rPr>
                                  <w:rStyle w:val="EquationIndexChar"/>
                                  <w:rPrChange w:id="4342" w:author="The Si Tran" w:date="2012-12-15T08:12:00Z">
                                    <w:rPr/>
                                  </w:rPrChange>
                                </w:rPr>
                                <w:t>3</w:t>
                              </w:r>
                              <w:r w:rsidRPr="00E231FB">
                                <w:t>.</w:t>
                              </w:r>
                              <w:ins w:id="4343" w:author="The Si Tran" w:date="2012-12-14T04:55:00Z">
                                <w:r w:rsidRPr="00EB1298">
                                  <w:t>5</w:t>
                                </w:r>
                              </w:ins>
                              <w:del w:id="4344"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3" type="#_x0000_t202" style="position:absolute;left:0;text-align:left;margin-left:412.4pt;margin-top:182.4pt;width:41pt;height:2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9933FE" w:rsidRPr="000C3A28" w:rsidRDefault="009933FE">
                        <w:pPr>
                          <w:pStyle w:val="EquationIndex"/>
                          <w:pPrChange w:id="4345" w:author="The Si Tran" w:date="2012-12-15T08:12:00Z">
                            <w:pPr/>
                          </w:pPrChange>
                        </w:pPr>
                        <w:r w:rsidRPr="00E231FB">
                          <w:t>(</w:t>
                        </w:r>
                        <w:r w:rsidRPr="00307510">
                          <w:rPr>
                            <w:rStyle w:val="EquationIndexChar"/>
                            <w:rPrChange w:id="4346" w:author="The Si Tran" w:date="2012-12-15T08:12:00Z">
                              <w:rPr/>
                            </w:rPrChange>
                          </w:rPr>
                          <w:t>3</w:t>
                        </w:r>
                        <w:r w:rsidRPr="00E231FB">
                          <w:t>.</w:t>
                        </w:r>
                        <w:ins w:id="4347" w:author="The Si Tran" w:date="2012-12-14T04:55:00Z">
                          <w:r w:rsidRPr="00EB1298">
                            <w:t>5</w:t>
                          </w:r>
                        </w:ins>
                        <w:del w:id="4348" w:author="The Si Tran" w:date="2012-12-14T04:55:00Z">
                          <w:r w:rsidRPr="00032D83" w:rsidDel="004505B3">
                            <w:delText>2.1</w:delText>
                          </w:r>
                        </w:del>
                        <w:r w:rsidRPr="006D6C8D">
                          <w:t>)</w:t>
                        </w:r>
                      </w:p>
                    </w:txbxContent>
                  </v:textbox>
                </v:shape>
              </w:pict>
            </mc:Fallback>
          </mc:AlternateContent>
        </w:r>
      </w:ins>
      <w:ins w:id="4349" w:author="The Si Tran" w:date="2012-12-14T04:59:00Z">
        <w:r w:rsidR="0038419C">
          <w:rPr>
            <w:noProof/>
            <w:rPrChange w:id="4350" w:author="Unknown">
              <w:rPr>
                <w:b/>
                <w:bCs/>
                <w:noProof/>
                <w:sz w:val="20"/>
                <w:szCs w:val="20"/>
              </w:rPr>
            </w:rPrChange>
          </w:rPr>
          <mc:AlternateContent>
            <mc:Choice Requires="wps">
              <w:drawing>
                <wp:anchor distT="0" distB="0" distL="114300" distR="114300" simplePos="0" relativeHeight="251659264" behindDoc="0" locked="0" layoutInCell="1" allowOverlap="1" wp14:anchorId="1B7BC458" wp14:editId="1E6B45F8">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9933FE" w:rsidRDefault="009933FE">
                              <w:pPr>
                                <w:pStyle w:val="EquationIndex"/>
                                <w:pPrChange w:id="4351" w:author="The Si Tran" w:date="2012-12-15T08:11:00Z">
                                  <w:pPr/>
                                </w:pPrChange>
                              </w:pPr>
                              <w:r w:rsidRPr="009211DB">
                                <w:rPr>
                                  <w:rStyle w:val="EquationIndexChar"/>
                                  <w:rPrChange w:id="4352" w:author="The Si Tran" w:date="2012-12-15T08:11:00Z">
                                    <w:rPr/>
                                  </w:rPrChange>
                                </w:rPr>
                                <w:t>(</w:t>
                              </w:r>
                              <w:r>
                                <w:t>3.</w:t>
                              </w:r>
                              <w:ins w:id="4353" w:author="The Si Tran" w:date="2012-12-14T04:55:00Z">
                                <w:r>
                                  <w:t>4</w:t>
                                </w:r>
                              </w:ins>
                              <w:del w:id="4354"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4" type="#_x0000_t202" style="position:absolute;left:0;text-align:left;margin-left:411.35pt;margin-top:98.75pt;width:41.8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9933FE" w:rsidRDefault="009933FE">
                        <w:pPr>
                          <w:pStyle w:val="EquationIndex"/>
                          <w:pPrChange w:id="4355" w:author="The Si Tran" w:date="2012-12-15T08:11:00Z">
                            <w:pPr/>
                          </w:pPrChange>
                        </w:pPr>
                        <w:r w:rsidRPr="009211DB">
                          <w:rPr>
                            <w:rStyle w:val="EquationIndexChar"/>
                            <w:rPrChange w:id="4356" w:author="The Si Tran" w:date="2012-12-15T08:11:00Z">
                              <w:rPr/>
                            </w:rPrChange>
                          </w:rPr>
                          <w:t>(</w:t>
                        </w:r>
                        <w:r>
                          <w:t>3.</w:t>
                        </w:r>
                        <w:ins w:id="4357" w:author="The Si Tran" w:date="2012-12-14T04:55:00Z">
                          <w:r>
                            <w:t>4</w:t>
                          </w:r>
                        </w:ins>
                        <w:del w:id="4358" w:author="The Si Tran" w:date="2012-12-14T04:55:00Z">
                          <w:r w:rsidDel="004505B3">
                            <w:delText>2.1</w:delText>
                          </w:r>
                        </w:del>
                        <w:r>
                          <w:t>)</w:t>
                        </w:r>
                      </w:p>
                    </w:txbxContent>
                  </v:textbox>
                </v:shape>
              </w:pict>
            </mc:Fallback>
          </mc:AlternateContent>
        </w:r>
      </w:ins>
      <w:ins w:id="4359" w:author="The Si Tran" w:date="2012-12-12T00:12:00Z">
        <w:r w:rsidR="00361F58" w:rsidRPr="007F6C43">
          <w:t xml:space="preserve">Lần lượt thay </w:t>
        </w:r>
        <w:r w:rsidR="00361F58" w:rsidRPr="007F6C43">
          <w:rPr>
            <w:i/>
          </w:rPr>
          <w:t xml:space="preserve">k </w:t>
        </w:r>
        <w:r w:rsidR="00361F58" w:rsidRPr="007F6C43">
          <w:t>= 0, 1</w:t>
        </w:r>
        <w:proofErr w:type="gramStart"/>
        <w:r w:rsidR="00361F58" w:rsidRPr="007F6C43">
          <w:t>, …,</w:t>
        </w:r>
        <w:proofErr w:type="gramEnd"/>
        <w:r w:rsidR="00361F58" w:rsidRPr="007F6C43">
          <w:t xml:space="preserve">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ins>
      <w:ins w:id="4360" w:author="The Si Tran" w:date="2012-12-14T04:56:00Z">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m:t>
          </m:r>
        </m:oMath>
      </w:ins>
      <w:ins w:id="4361" w:author="The Si Tran" w:date="2012-12-14T04:57:00Z">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k</m:t>
              </m:r>
            </m:sub>
          </m:sSub>
        </m:oMath>
      </w:ins>
    </w:p>
    <w:p w14:paraId="6A5FE19A" w14:textId="7E98FB56" w:rsidR="00E54597" w:rsidRDefault="00567862">
      <w:pPr>
        <w:rPr>
          <w:ins w:id="4362" w:author="The Si Tran" w:date="2012-12-16T17:06:00Z"/>
          <w:rFonts w:eastAsia="Times New Roman"/>
          <w:szCs w:val="26"/>
        </w:rPr>
        <w:pPrChange w:id="4363" w:author="The Si Tran" w:date="2012-12-16T17:06: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4364" w:author="The Si Tran" w:date="2012-12-15T07:59:00Z">
                    <w:rPr>
                      <w:rFonts w:ascii="Cambria Math" w:eastAsia="Times New Roman" w:hAnsi="Cambria Math"/>
                      <w:szCs w:val="26"/>
                    </w:rPr>
                  </w:rPrChange>
                </w:rPr>
                <m:t>γ</m:t>
              </m:r>
            </m:e>
            <m:sub>
              <m:r>
                <m:rPr>
                  <m:sty m:val="p"/>
                </m:rPr>
                <w:rPr>
                  <w:rFonts w:ascii="Cambria Math" w:hAnsi="Cambria Math"/>
                  <w:rPrChange w:id="4365" w:author="The Si Tran" w:date="2012-12-15T07:59:00Z">
                    <w:rPr>
                      <w:rFonts w:ascii="Cambria Math" w:eastAsia="Times New Roman" w:hAnsi="Cambria Math"/>
                      <w:szCs w:val="26"/>
                    </w:rPr>
                  </w:rPrChange>
                </w:rPr>
                <m:t>0</m:t>
              </m:r>
            </m:sub>
          </m:sSub>
          <m:r>
            <m:rPr>
              <m:sty m:val="p"/>
            </m:rPr>
            <w:rPr>
              <w:rFonts w:ascii="Cambria Math" w:hAnsi="Cambria Math"/>
              <w:rPrChange w:id="436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67" w:author="The Si Tran" w:date="2012-12-15T07:59:00Z">
                    <w:rPr>
                      <w:rFonts w:ascii="Cambria Math" w:eastAsia="Times New Roman" w:hAnsi="Cambria Math"/>
                      <w:szCs w:val="26"/>
                    </w:rPr>
                  </w:rPrChange>
                </w:rPr>
                <m:t>ϕ</m:t>
              </m:r>
            </m:e>
            <m:sub>
              <m:r>
                <m:rPr>
                  <m:sty m:val="p"/>
                </m:rPr>
                <w:rPr>
                  <w:rFonts w:ascii="Cambria Math" w:hAnsi="Cambria Math"/>
                  <w:rPrChange w:id="4368"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4369" w:author="The Si Tran" w:date="2012-12-15T07:59:00Z">
                    <w:rPr>
                      <w:rFonts w:ascii="Cambria Math" w:eastAsia="Times New Roman" w:hAnsi="Cambria Math"/>
                      <w:szCs w:val="26"/>
                    </w:rPr>
                  </w:rPrChange>
                </w:rPr>
                <m:t>γ</m:t>
              </m:r>
            </m:e>
            <m:sub>
              <m:r>
                <m:rPr>
                  <m:sty m:val="p"/>
                </m:rPr>
                <w:rPr>
                  <w:rFonts w:ascii="Cambria Math" w:hAnsi="Cambria Math"/>
                  <w:rPrChange w:id="4370" w:author="The Si Tran" w:date="2012-12-15T07:59:00Z">
                    <w:rPr>
                      <w:rFonts w:ascii="Cambria Math" w:eastAsia="Times New Roman" w:hAnsi="Cambria Math"/>
                      <w:szCs w:val="26"/>
                    </w:rPr>
                  </w:rPrChange>
                </w:rPr>
                <m:t>1</m:t>
              </m:r>
            </m:sub>
          </m:sSub>
          <m:r>
            <m:rPr>
              <m:sty m:val="p"/>
            </m:rPr>
            <w:rPr>
              <w:rFonts w:ascii="Cambria Math" w:hAnsi="Cambria Math"/>
              <w:rPrChange w:id="437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72" w:author="The Si Tran" w:date="2012-12-15T07:59:00Z">
                    <w:rPr>
                      <w:rFonts w:ascii="Cambria Math" w:eastAsia="Times New Roman" w:hAnsi="Cambria Math"/>
                      <w:szCs w:val="26"/>
                    </w:rPr>
                  </w:rPrChange>
                </w:rPr>
                <m:t>ϕ</m:t>
              </m:r>
            </m:e>
            <m:sub>
              <m:r>
                <m:rPr>
                  <m:sty m:val="p"/>
                </m:rPr>
                <w:rPr>
                  <w:rFonts w:ascii="Cambria Math" w:hAnsi="Cambria Math"/>
                  <w:rPrChange w:id="4373"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4374" w:author="The Si Tran" w:date="2012-12-15T07:59:00Z">
                    <w:rPr>
                      <w:rFonts w:ascii="Cambria Math" w:eastAsia="Times New Roman" w:hAnsi="Cambria Math"/>
                      <w:szCs w:val="26"/>
                    </w:rPr>
                  </w:rPrChange>
                </w:rPr>
                <m:t>γ</m:t>
              </m:r>
            </m:e>
            <m:sub>
              <m:r>
                <m:rPr>
                  <m:sty m:val="p"/>
                </m:rPr>
                <w:rPr>
                  <w:rFonts w:ascii="Cambria Math" w:hAnsi="Cambria Math"/>
                  <w:rPrChange w:id="4375" w:author="The Si Tran" w:date="2012-12-15T07:59:00Z">
                    <w:rPr>
                      <w:rFonts w:ascii="Cambria Math" w:eastAsia="Times New Roman" w:hAnsi="Cambria Math"/>
                      <w:szCs w:val="26"/>
                    </w:rPr>
                  </w:rPrChange>
                </w:rPr>
                <m:t>2</m:t>
              </m:r>
            </m:sub>
          </m:sSub>
          <m:r>
            <m:rPr>
              <m:sty m:val="p"/>
            </m:rPr>
            <w:rPr>
              <w:rFonts w:ascii="Cambria Math" w:hAnsi="Cambria Math"/>
              <w:rPrChange w:id="4376" w:author="The Si Tran" w:date="2012-12-15T07:59:00Z">
                <w:rPr>
                  <w:rFonts w:ascii="Cambria Math" w:eastAsia="Times New Roman" w:hAnsi="Cambria Math"/>
                  <w:szCs w:val="26"/>
                </w:rPr>
              </w:rPrChange>
            </w:rPr>
            <m:t>+</m:t>
          </m:r>
          <m:r>
            <m:rPr>
              <m:sty m:val="p"/>
            </m:rPr>
            <w:rPr>
              <w:rFonts w:ascii="Cambria Math" w:hAnsi="Cambria Math" w:hint="eastAsia"/>
              <w:rPrChange w:id="4377" w:author="The Si Tran" w:date="2012-12-15T07:59:00Z">
                <w:rPr>
                  <w:rFonts w:ascii="Cambria Math" w:eastAsia="Times New Roman" w:hAnsi="Cambria Math" w:hint="eastAsia"/>
                  <w:szCs w:val="26"/>
                </w:rPr>
              </w:rPrChange>
            </w:rPr>
            <m:t>…</m:t>
          </m:r>
          <m:r>
            <m:rPr>
              <m:sty m:val="p"/>
            </m:rPr>
            <w:rPr>
              <w:rFonts w:ascii="Cambria Math" w:hAnsi="Cambria Math"/>
              <w:rPrChange w:id="4378"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79" w:author="The Si Tran" w:date="2012-12-15T07:59:00Z">
                    <w:rPr>
                      <w:rFonts w:ascii="Cambria Math" w:eastAsia="Times New Roman" w:hAnsi="Cambria Math"/>
                      <w:szCs w:val="26"/>
                    </w:rPr>
                  </w:rPrChange>
                </w:rPr>
                <m:t>ϕ</m:t>
              </m:r>
            </m:e>
            <m:sub>
              <m:r>
                <w:rPr>
                  <w:rFonts w:ascii="Cambria Math" w:hAnsi="Cambria Math"/>
                  <w:rPrChange w:id="4380"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4381" w:author="The Si Tran" w:date="2012-12-15T07:59:00Z">
                    <w:rPr>
                      <w:rFonts w:ascii="Cambria Math" w:eastAsia="Times New Roman" w:hAnsi="Cambria Math"/>
                      <w:szCs w:val="26"/>
                    </w:rPr>
                  </w:rPrChange>
                </w:rPr>
                <m:t>γ</m:t>
              </m:r>
            </m:e>
            <m:sub>
              <m:r>
                <w:rPr>
                  <w:rFonts w:ascii="Cambria Math" w:hAnsi="Cambria Math"/>
                  <w:rPrChange w:id="4382" w:author="The Si Tran" w:date="2012-12-15T07:59:00Z">
                    <w:rPr>
                      <w:rFonts w:ascii="Cambria Math" w:eastAsia="Times New Roman" w:hAnsi="Cambria Math"/>
                      <w:szCs w:val="26"/>
                    </w:rPr>
                  </w:rPrChange>
                </w:rPr>
                <m:t>p</m:t>
              </m:r>
            </m:sub>
          </m:sSub>
          <m:r>
            <m:rPr>
              <m:sty m:val="p"/>
            </m:rPr>
            <w:rPr>
              <w:rFonts w:ascii="Cambria Math" w:hAnsi="Cambria Math"/>
              <w:rPrChange w:id="4383"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4384" w:author="The Si Tran" w:date="2012-12-15T07:59:00Z">
                    <w:rPr>
                      <w:rFonts w:ascii="Cambria Math" w:eastAsia="Times New Roman" w:hAnsi="Cambria Math"/>
                      <w:szCs w:val="26"/>
                    </w:rPr>
                  </w:rPrChange>
                </w:rPr>
                <m:t>σ</m:t>
              </m:r>
            </m:e>
            <m:sub>
              <m:r>
                <w:rPr>
                  <w:rFonts w:ascii="Cambria Math" w:hAnsi="Cambria Math"/>
                  <w:rPrChange w:id="4385" w:author="The Si Tran" w:date="2012-12-15T07:59:00Z">
                    <w:rPr>
                      <w:rFonts w:ascii="Cambria Math" w:eastAsia="Times New Roman" w:hAnsi="Cambria Math"/>
                      <w:szCs w:val="26"/>
                    </w:rPr>
                  </w:rPrChange>
                </w:rPr>
                <m:t>ε</m:t>
              </m:r>
            </m:sub>
            <m:sup>
              <m:r>
                <m:rPr>
                  <m:sty m:val="p"/>
                </m:rPr>
                <w:rPr>
                  <w:rFonts w:ascii="Cambria Math" w:hAnsi="Cambria Math"/>
                  <w:rPrChange w:id="4386" w:author="The Si Tran" w:date="2012-12-15T07:59:00Z">
                    <w:rPr>
                      <w:rFonts w:ascii="Cambria Math" w:eastAsia="Times New Roman" w:hAnsi="Cambria Math"/>
                      <w:szCs w:val="26"/>
                    </w:rPr>
                  </w:rPrChange>
                </w:rPr>
                <m:t>2</m:t>
              </m:r>
            </m:sup>
          </m:sSubSup>
          <w:ins w:id="4387" w:author="The Si Tran" w:date="2012-12-12T00:12:00Z">
            <m:r>
              <m:rPr>
                <m:sty m:val="p"/>
              </m:rPr>
              <w:rPr>
                <w:rFonts w:ascii="Cambria Math" w:hAnsi="Cambria Math"/>
                <w:rPrChange w:id="4388"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4389" w:author="The Si Tran" w:date="2012-12-15T07:59:00Z">
                    <w:rPr>
                      <w:rFonts w:ascii="Cambria Math" w:eastAsia="Times New Roman" w:hAnsi="Cambria Math"/>
                      <w:szCs w:val="26"/>
                    </w:rPr>
                  </w:rPrChange>
                </w:rPr>
                <m:t>γ</m:t>
              </m:r>
            </m:e>
            <m:sub>
              <m:r>
                <m:rPr>
                  <m:sty m:val="p"/>
                </m:rPr>
                <w:rPr>
                  <w:rFonts w:ascii="Cambria Math" w:hAnsi="Cambria Math"/>
                  <w:rPrChange w:id="4390" w:author="The Si Tran" w:date="2012-12-15T07:59:00Z">
                    <w:rPr>
                      <w:rFonts w:ascii="Cambria Math" w:eastAsia="Times New Roman" w:hAnsi="Cambria Math"/>
                      <w:szCs w:val="26"/>
                    </w:rPr>
                  </w:rPrChange>
                </w:rPr>
                <m:t>1</m:t>
              </m:r>
            </m:sub>
          </m:sSub>
          <m:r>
            <m:rPr>
              <m:sty m:val="p"/>
            </m:rPr>
            <w:rPr>
              <w:rFonts w:ascii="Cambria Math" w:hAnsi="Cambria Math"/>
              <w:rPrChange w:id="439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92" w:author="The Si Tran" w:date="2012-12-15T07:59:00Z">
                    <w:rPr>
                      <w:rFonts w:ascii="Cambria Math" w:eastAsia="Times New Roman" w:hAnsi="Cambria Math"/>
                      <w:szCs w:val="26"/>
                    </w:rPr>
                  </w:rPrChange>
                </w:rPr>
                <m:t>ϕ</m:t>
              </m:r>
            </m:e>
            <m:sub>
              <m:r>
                <m:rPr>
                  <m:sty m:val="p"/>
                </m:rPr>
                <w:rPr>
                  <w:rFonts w:ascii="Cambria Math" w:hAnsi="Cambria Math"/>
                  <w:rPrChange w:id="4393"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4394" w:author="The Si Tran" w:date="2012-12-15T07:59:00Z">
                    <w:rPr>
                      <w:rFonts w:ascii="Cambria Math" w:eastAsia="Times New Roman" w:hAnsi="Cambria Math"/>
                      <w:szCs w:val="26"/>
                    </w:rPr>
                  </w:rPrChange>
                </w:rPr>
                <m:t>γ</m:t>
              </m:r>
            </m:e>
            <m:sub>
              <m:r>
                <m:rPr>
                  <m:sty m:val="p"/>
                </m:rPr>
                <w:rPr>
                  <w:rFonts w:ascii="Cambria Math" w:hAnsi="Cambria Math"/>
                  <w:rPrChange w:id="4395" w:author="The Si Tran" w:date="2012-12-15T07:59:00Z">
                    <w:rPr>
                      <w:rFonts w:ascii="Cambria Math" w:eastAsia="Times New Roman" w:hAnsi="Cambria Math"/>
                      <w:szCs w:val="26"/>
                    </w:rPr>
                  </w:rPrChange>
                </w:rPr>
                <m:t>0</m:t>
              </m:r>
            </m:sub>
          </m:sSub>
          <m:r>
            <m:rPr>
              <m:sty m:val="p"/>
            </m:rPr>
            <w:rPr>
              <w:rFonts w:ascii="Cambria Math" w:hAnsi="Cambria Math"/>
              <w:rPrChange w:id="439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397" w:author="The Si Tran" w:date="2012-12-15T07:59:00Z">
                    <w:rPr>
                      <w:rFonts w:ascii="Cambria Math" w:eastAsia="Times New Roman" w:hAnsi="Cambria Math"/>
                      <w:szCs w:val="26"/>
                    </w:rPr>
                  </w:rPrChange>
                </w:rPr>
                <m:t>ϕ</m:t>
              </m:r>
            </m:e>
            <m:sub>
              <m:r>
                <m:rPr>
                  <m:sty m:val="p"/>
                </m:rPr>
                <w:rPr>
                  <w:rFonts w:ascii="Cambria Math" w:hAnsi="Cambria Math"/>
                  <w:rPrChange w:id="4398"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4399" w:author="The Si Tran" w:date="2012-12-15T07:59:00Z">
                    <w:rPr>
                      <w:rFonts w:ascii="Cambria Math" w:eastAsia="Times New Roman" w:hAnsi="Cambria Math"/>
                      <w:szCs w:val="26"/>
                    </w:rPr>
                  </w:rPrChange>
                </w:rPr>
                <m:t>γ</m:t>
              </m:r>
            </m:e>
            <m:sub>
              <m:r>
                <m:rPr>
                  <m:sty m:val="p"/>
                </m:rPr>
                <w:rPr>
                  <w:rFonts w:ascii="Cambria Math" w:hAnsi="Cambria Math"/>
                  <w:rPrChange w:id="4400" w:author="The Si Tran" w:date="2012-12-15T07:59:00Z">
                    <w:rPr>
                      <w:rFonts w:ascii="Cambria Math" w:eastAsia="Times New Roman" w:hAnsi="Cambria Math"/>
                      <w:szCs w:val="26"/>
                    </w:rPr>
                  </w:rPrChange>
                </w:rPr>
                <m:t>1</m:t>
              </m:r>
            </m:sub>
          </m:sSub>
          <m:r>
            <m:rPr>
              <m:sty m:val="p"/>
            </m:rPr>
            <w:rPr>
              <w:rFonts w:ascii="Cambria Math" w:hAnsi="Cambria Math"/>
              <w:rPrChange w:id="4401" w:author="The Si Tran" w:date="2012-12-15T07:59:00Z">
                <w:rPr>
                  <w:rFonts w:ascii="Cambria Math" w:eastAsia="Times New Roman" w:hAnsi="Cambria Math"/>
                  <w:szCs w:val="26"/>
                </w:rPr>
              </w:rPrChange>
            </w:rPr>
            <m:t>+</m:t>
          </m:r>
          <m:r>
            <m:rPr>
              <m:sty m:val="p"/>
            </m:rPr>
            <w:rPr>
              <w:rFonts w:ascii="Cambria Math" w:hAnsi="Cambria Math" w:hint="eastAsia"/>
              <w:rPrChange w:id="4402" w:author="The Si Tran" w:date="2012-12-15T07:59:00Z">
                <w:rPr>
                  <w:rFonts w:ascii="Cambria Math" w:eastAsia="Times New Roman" w:hAnsi="Cambria Math" w:hint="eastAsia"/>
                  <w:szCs w:val="26"/>
                </w:rPr>
              </w:rPrChange>
            </w:rPr>
            <m:t>…</m:t>
          </m:r>
          <m:r>
            <m:rPr>
              <m:sty m:val="p"/>
            </m:rPr>
            <w:rPr>
              <w:rFonts w:ascii="Cambria Math" w:hAnsi="Cambria Math"/>
              <w:rPrChange w:id="4403"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404" w:author="The Si Tran" w:date="2012-12-15T07:59:00Z">
                    <w:rPr>
                      <w:rFonts w:ascii="Cambria Math" w:eastAsia="Times New Roman" w:hAnsi="Cambria Math"/>
                      <w:szCs w:val="26"/>
                    </w:rPr>
                  </w:rPrChange>
                </w:rPr>
                <m:t>ϕ</m:t>
              </m:r>
            </m:e>
            <m:sub>
              <m:r>
                <w:rPr>
                  <w:rFonts w:ascii="Cambria Math" w:hAnsi="Cambria Math"/>
                  <w:rPrChange w:id="4405"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4406" w:author="The Si Tran" w:date="2012-12-15T07:59:00Z">
                    <w:rPr>
                      <w:rFonts w:ascii="Cambria Math" w:eastAsia="Times New Roman" w:hAnsi="Cambria Math"/>
                      <w:szCs w:val="26"/>
                    </w:rPr>
                  </w:rPrChange>
                </w:rPr>
                <m:t>γ</m:t>
              </m:r>
            </m:e>
            <m:sub>
              <m:r>
                <w:rPr>
                  <w:rFonts w:ascii="Cambria Math" w:hAnsi="Cambria Math"/>
                  <w:rPrChange w:id="4407" w:author="The Si Tran" w:date="2012-12-15T07:59:00Z">
                    <w:rPr>
                      <w:rFonts w:ascii="Cambria Math" w:eastAsia="Times New Roman" w:hAnsi="Cambria Math"/>
                      <w:szCs w:val="26"/>
                    </w:rPr>
                  </w:rPrChange>
                </w:rPr>
                <m:t>p</m:t>
              </m:r>
              <m:r>
                <m:rPr>
                  <m:sty m:val="p"/>
                </m:rPr>
                <w:rPr>
                  <w:rFonts w:ascii="Cambria Math" w:hAnsi="Cambria Math"/>
                  <w:rPrChange w:id="4408" w:author="The Si Tran" w:date="2012-12-15T07:59:00Z">
                    <w:rPr>
                      <w:rFonts w:ascii="Cambria Math" w:eastAsia="Times New Roman" w:hAnsi="Cambria Math"/>
                      <w:szCs w:val="26"/>
                    </w:rPr>
                  </w:rPrChange>
                </w:rPr>
                <m:t>-1</m:t>
              </m:r>
            </m:sub>
          </m:sSub>
          <w:ins w:id="4409" w:author="The Si Tran" w:date="2012-12-12T00:12:00Z">
            <m:r>
              <m:rPr>
                <m:sty m:val="p"/>
              </m:rPr>
              <w:rPr>
                <w:rFonts w:ascii="Cambria Math" w:hAnsi="Cambria Math"/>
                <w:rPrChange w:id="4410"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4411" w:author="The Si Tran" w:date="2012-12-15T07:59:00Z">
                <w:rPr>
                  <w:rFonts w:ascii="Cambria Math" w:eastAsia="Times New Roman" w:hAnsi="Cambria Math" w:hint="eastAsia"/>
                  <w:szCs w:val="26"/>
                </w:rPr>
              </w:rPrChange>
            </w:rPr>
            <m:t>…………………………………………</m:t>
          </m:r>
          <m:r>
            <m:rPr>
              <m:sty m:val="p"/>
            </m:rPr>
            <w:rPr>
              <w:rFonts w:ascii="Cambria Math" w:hAnsi="Cambria Math"/>
              <w:rPrChange w:id="4412" w:author="The Si Tran" w:date="2012-12-15T07:59:00Z">
                <w:rPr>
                  <w:rFonts w:ascii="Cambria Math" w:eastAsia="Times New Roman" w:hAnsi="Cambria Math"/>
                  <w:szCs w:val="26"/>
                </w:rPr>
              </w:rPrChange>
            </w:rPr>
            <m:t xml:space="preserve"> </m:t>
          </m:r>
          <w:ins w:id="4413" w:author="The Si Tran" w:date="2012-12-12T00:12:00Z">
            <m:r>
              <m:rPr>
                <m:sty m:val="p"/>
              </m:rPr>
              <w:rPr>
                <w:rFonts w:ascii="Cambria Math" w:hAnsi="Cambria Math"/>
                <w:rPrChange w:id="4414" w:author="The Si Tran" w:date="2012-12-15T07:59:00Z">
                  <w:rPr>
                    <w:rFonts w:ascii="Cambria Math" w:eastAsia="Times New Roman" w:hAnsi="Cambria Math"/>
                    <w:szCs w:val="26"/>
                  </w:rPr>
                </w:rPrChange>
              </w:rPr>
              <w:br/>
            </m:r>
          </w:ins>
        </m:oMath>
      </m:oMathPara>
      <w:ins w:id="4415" w:author="The Si Tran" w:date="2012-12-12T00:12:00Z">
        <w:r w:rsidR="00361F58" w:rsidRPr="0038419C">
          <w:rPr>
            <w:rPrChange w:id="4416"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4417" w:author="The Si Tran" w:date="2012-12-15T07:59:00Z">
                  <w:rPr>
                    <w:rFonts w:ascii="Cambria Math" w:eastAsia="Times New Roman" w:hAnsi="Cambria Math"/>
                    <w:szCs w:val="26"/>
                  </w:rPr>
                </w:rPrChange>
              </w:rPr>
              <m:t>γ</m:t>
            </m:r>
          </m:e>
          <m:sub>
            <m:r>
              <w:rPr>
                <w:rFonts w:ascii="Cambria Math" w:hAnsi="Cambria Math"/>
                <w:rPrChange w:id="4418" w:author="The Si Tran" w:date="2012-12-15T07:59:00Z">
                  <w:rPr>
                    <w:rFonts w:ascii="Cambria Math" w:eastAsia="Times New Roman" w:hAnsi="Cambria Math"/>
                    <w:szCs w:val="26"/>
                  </w:rPr>
                </w:rPrChange>
              </w:rPr>
              <m:t>p</m:t>
            </m:r>
          </m:sub>
        </m:sSub>
        <m:r>
          <m:rPr>
            <m:sty m:val="p"/>
          </m:rPr>
          <w:rPr>
            <w:rFonts w:ascii="Cambria Math" w:hAnsi="Cambria Math"/>
            <w:rPrChange w:id="441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420" w:author="The Si Tran" w:date="2012-12-15T07:59:00Z">
                  <w:rPr>
                    <w:rFonts w:ascii="Cambria Math" w:eastAsia="Times New Roman" w:hAnsi="Cambria Math"/>
                    <w:szCs w:val="26"/>
                  </w:rPr>
                </w:rPrChange>
              </w:rPr>
              <m:t>ϕ</m:t>
            </m:r>
          </m:e>
          <m:sub>
            <m:r>
              <m:rPr>
                <m:sty m:val="p"/>
              </m:rPr>
              <w:rPr>
                <w:rFonts w:ascii="Cambria Math" w:hAnsi="Cambria Math"/>
                <w:rPrChange w:id="4421"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4422" w:author="The Si Tran" w:date="2012-12-15T07:59:00Z">
                  <w:rPr>
                    <w:rFonts w:ascii="Cambria Math" w:eastAsia="Times New Roman" w:hAnsi="Cambria Math"/>
                    <w:szCs w:val="26"/>
                  </w:rPr>
                </w:rPrChange>
              </w:rPr>
              <m:t>γ</m:t>
            </m:r>
          </m:e>
          <m:sub>
            <m:r>
              <w:rPr>
                <w:rFonts w:ascii="Cambria Math" w:hAnsi="Cambria Math"/>
                <w:rPrChange w:id="4423" w:author="The Si Tran" w:date="2012-12-15T07:59:00Z">
                  <w:rPr>
                    <w:rFonts w:ascii="Cambria Math" w:eastAsia="Times New Roman" w:hAnsi="Cambria Math"/>
                    <w:szCs w:val="26"/>
                  </w:rPr>
                </w:rPrChange>
              </w:rPr>
              <m:t>p</m:t>
            </m:r>
            <m:r>
              <m:rPr>
                <m:sty m:val="p"/>
              </m:rPr>
              <w:rPr>
                <w:rFonts w:ascii="Cambria Math" w:hAnsi="Cambria Math"/>
                <w:rPrChange w:id="4424" w:author="The Si Tran" w:date="2012-12-15T07:59:00Z">
                  <w:rPr>
                    <w:rFonts w:ascii="Cambria Math" w:eastAsia="Times New Roman" w:hAnsi="Cambria Math"/>
                    <w:szCs w:val="26"/>
                  </w:rPr>
                </w:rPrChange>
              </w:rPr>
              <m:t>-1</m:t>
            </m:r>
          </m:sub>
        </m:sSub>
        <m:r>
          <m:rPr>
            <m:sty m:val="p"/>
          </m:rPr>
          <w:rPr>
            <w:rFonts w:ascii="Cambria Math" w:hAnsi="Cambria Math"/>
            <w:rPrChange w:id="4425"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426" w:author="The Si Tran" w:date="2012-12-15T07:59:00Z">
                  <w:rPr>
                    <w:rFonts w:ascii="Cambria Math" w:eastAsia="Times New Roman" w:hAnsi="Cambria Math"/>
                    <w:szCs w:val="26"/>
                  </w:rPr>
                </w:rPrChange>
              </w:rPr>
              <m:t>ϕ</m:t>
            </m:r>
          </m:e>
          <m:sub>
            <m:r>
              <m:rPr>
                <m:sty m:val="p"/>
              </m:rPr>
              <w:rPr>
                <w:rFonts w:ascii="Cambria Math" w:hAnsi="Cambria Math"/>
                <w:rPrChange w:id="4427"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4428" w:author="The Si Tran" w:date="2012-12-15T07:59:00Z">
                  <w:rPr>
                    <w:rFonts w:ascii="Cambria Math" w:eastAsia="Times New Roman" w:hAnsi="Cambria Math"/>
                    <w:szCs w:val="26"/>
                  </w:rPr>
                </w:rPrChange>
              </w:rPr>
              <m:t>γ</m:t>
            </m:r>
          </m:e>
          <m:sub>
            <m:r>
              <w:rPr>
                <w:rFonts w:ascii="Cambria Math" w:hAnsi="Cambria Math"/>
                <w:rPrChange w:id="4429" w:author="The Si Tran" w:date="2012-12-15T07:59:00Z">
                  <w:rPr>
                    <w:rFonts w:ascii="Cambria Math" w:eastAsia="Times New Roman" w:hAnsi="Cambria Math"/>
                    <w:szCs w:val="26"/>
                  </w:rPr>
                </w:rPrChange>
              </w:rPr>
              <m:t>p</m:t>
            </m:r>
            <m:r>
              <m:rPr>
                <m:sty m:val="p"/>
              </m:rPr>
              <w:rPr>
                <w:rFonts w:ascii="Cambria Math" w:hAnsi="Cambria Math"/>
                <w:rPrChange w:id="4430" w:author="The Si Tran" w:date="2012-12-15T07:59:00Z">
                  <w:rPr>
                    <w:rFonts w:ascii="Cambria Math" w:eastAsia="Times New Roman" w:hAnsi="Cambria Math"/>
                    <w:szCs w:val="26"/>
                  </w:rPr>
                </w:rPrChange>
              </w:rPr>
              <m:t>-2</m:t>
            </m:r>
          </m:sub>
        </m:sSub>
        <m:r>
          <m:rPr>
            <m:sty m:val="p"/>
          </m:rPr>
          <w:rPr>
            <w:rFonts w:ascii="Cambria Math" w:hAnsi="Cambria Math"/>
            <w:rPrChange w:id="4431" w:author="The Si Tran" w:date="2012-12-15T07:59:00Z">
              <w:rPr>
                <w:rFonts w:ascii="Cambria Math" w:eastAsia="Times New Roman" w:hAnsi="Cambria Math"/>
                <w:szCs w:val="26"/>
              </w:rPr>
            </w:rPrChange>
          </w:rPr>
          <m:t>+</m:t>
        </m:r>
        <m:r>
          <m:rPr>
            <m:sty m:val="p"/>
          </m:rPr>
          <w:rPr>
            <w:rFonts w:ascii="Cambria Math" w:hAnsi="Cambria Math" w:hint="eastAsia"/>
            <w:rPrChange w:id="4432" w:author="The Si Tran" w:date="2012-12-15T07:59:00Z">
              <w:rPr>
                <w:rFonts w:ascii="Cambria Math" w:eastAsia="Times New Roman" w:hAnsi="Cambria Math" w:hint="eastAsia"/>
                <w:szCs w:val="26"/>
              </w:rPr>
            </w:rPrChange>
          </w:rPr>
          <m:t>…</m:t>
        </m:r>
        <m:r>
          <m:rPr>
            <m:sty m:val="p"/>
          </m:rPr>
          <w:rPr>
            <w:rFonts w:ascii="Cambria Math" w:hAnsi="Cambria Math"/>
            <w:rPrChange w:id="4433"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4434" w:author="The Si Tran" w:date="2012-12-15T07:59:00Z">
                  <w:rPr>
                    <w:rFonts w:ascii="Cambria Math" w:eastAsia="Times New Roman" w:hAnsi="Cambria Math"/>
                    <w:szCs w:val="26"/>
                  </w:rPr>
                </w:rPrChange>
              </w:rPr>
              <m:t>ϕ</m:t>
            </m:r>
          </m:e>
          <m:sub>
            <m:r>
              <w:rPr>
                <w:rFonts w:ascii="Cambria Math" w:hAnsi="Cambria Math"/>
                <w:rPrChange w:id="4435"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4436" w:author="The Si Tran" w:date="2012-12-15T07:59:00Z">
                  <w:rPr>
                    <w:rFonts w:ascii="Cambria Math" w:eastAsia="Times New Roman" w:hAnsi="Cambria Math"/>
                    <w:szCs w:val="26"/>
                  </w:rPr>
                </w:rPrChange>
              </w:rPr>
              <m:t>γ</m:t>
            </m:r>
          </m:e>
          <m:sub>
            <m:r>
              <m:rPr>
                <m:sty m:val="p"/>
              </m:rPr>
              <w:rPr>
                <w:rFonts w:ascii="Cambria Math" w:hAnsi="Cambria Math"/>
                <w:rPrChange w:id="4437" w:author="The Si Tran" w:date="2012-12-15T07:59:00Z">
                  <w:rPr>
                    <w:rFonts w:ascii="Cambria Math" w:eastAsia="Times New Roman" w:hAnsi="Cambria Math"/>
                    <w:szCs w:val="26"/>
                  </w:rPr>
                </w:rPrChange>
              </w:rPr>
              <m:t>0</m:t>
            </m:r>
          </m:sub>
        </m:sSub>
      </m:oMath>
      <w:ins w:id="4438" w:author="The Si Tran" w:date="2012-12-12T00:12:00Z">
        <w:r w:rsidR="005537CE" w:rsidRPr="0038419C">
          <w:rPr>
            <w:rPrChange w:id="4439" w:author="The Si Tran" w:date="2012-12-15T07:59:00Z">
              <w:rPr>
                <w:rFonts w:eastAsia="Times New Roman"/>
                <w:szCs w:val="26"/>
              </w:rPr>
            </w:rPrChange>
          </w:rPr>
          <w:t xml:space="preserve">       </w:t>
        </w:r>
        <w:r w:rsidR="005537CE">
          <w:rPr>
            <w:rFonts w:eastAsia="Times New Roman"/>
            <w:szCs w:val="26"/>
          </w:rPr>
          <w:t xml:space="preserve">            </w:t>
        </w:r>
      </w:ins>
    </w:p>
    <w:p w14:paraId="40D25EF0" w14:textId="7B5ECADA" w:rsidR="00361F58" w:rsidRPr="007F6C43" w:rsidRDefault="00361F58">
      <w:pPr>
        <w:rPr>
          <w:ins w:id="4440" w:author="The Si Tran" w:date="2012-12-12T00:12:00Z"/>
          <w:rFonts w:eastAsia="Times New Roman"/>
          <w:szCs w:val="26"/>
        </w:rPr>
        <w:pPrChange w:id="4441" w:author="The Si Tran" w:date="2012-12-16T17:06:00Z">
          <w:pPr>
            <w:spacing w:before="100" w:beforeAutospacing="1" w:after="100" w:afterAutospacing="1"/>
          </w:pPr>
        </w:pPrChange>
      </w:pPr>
      <w:ins w:id="4442" w:author="The Si Tran" w:date="2012-12-12T00:12:00Z">
        <w:r w:rsidRPr="007F6C43">
          <w:rPr>
            <w:rFonts w:eastAsia="Times New Roman"/>
            <w:szCs w:val="26"/>
          </w:rPr>
          <w:t xml:space="preserve">Với </w:t>
        </w:r>
        <w:r w:rsidRPr="00423CB2">
          <w:rPr>
            <w:rFonts w:eastAsia="Times New Roman"/>
            <w:i/>
            <w:szCs w:val="26"/>
          </w:rPr>
          <w:t>k</w:t>
        </w:r>
        <w:r w:rsidRPr="007F6C43">
          <w:rPr>
            <w:rFonts w:eastAsia="Times New Roman"/>
            <w:szCs w:val="26"/>
          </w:rPr>
          <w:t xml:space="preserve"> &gt; </w:t>
        </w:r>
        <w:r w:rsidRPr="00423CB2">
          <w:rPr>
            <w:rFonts w:eastAsia="Times New Roman"/>
            <w:i/>
            <w:szCs w:val="26"/>
          </w:rPr>
          <w:t>p</w:t>
        </w:r>
        <w:r w:rsidRPr="007F6C43">
          <w:rPr>
            <w:rFonts w:eastAsia="Times New Roman"/>
            <w:szCs w:val="26"/>
          </w:rPr>
          <w:t xml:space="preserve"> thì:</w:t>
        </w:r>
      </w:ins>
    </w:p>
    <w:p w14:paraId="6190EA83" w14:textId="577757BB" w:rsidR="00361F58" w:rsidRPr="007F6C43" w:rsidRDefault="00567862">
      <w:pPr>
        <w:jc w:val="center"/>
        <w:rPr>
          <w:ins w:id="4443" w:author="The Si Tran" w:date="2012-12-12T00:12:00Z"/>
        </w:rPr>
        <w:pPrChange w:id="4444"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4445" w:author="The Si Tran" w:date="2012-12-12T00:12:00Z"/>
          <w:rFonts w:eastAsia="Times New Roman"/>
          <w:szCs w:val="26"/>
        </w:rPr>
      </w:pPr>
      <w:ins w:id="4446" w:author="The Si Tran" w:date="2012-12-14T05:01:00Z">
        <w:r>
          <w:rPr>
            <w:noProof/>
            <w:rPrChange w:id="4447" w:author="Unknown">
              <w:rPr>
                <w:b/>
                <w:bCs/>
                <w:noProof/>
                <w:sz w:val="20"/>
                <w:szCs w:val="20"/>
              </w:rPr>
            </w:rPrChange>
          </w:rPr>
          <mc:AlternateContent>
            <mc:Choice Requires="wps">
              <w:drawing>
                <wp:anchor distT="0" distB="0" distL="114300" distR="114300" simplePos="0" relativeHeight="251696128" behindDoc="0" locked="0" layoutInCell="1" allowOverlap="1" wp14:anchorId="7A57AABF" wp14:editId="14680D25">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9933FE" w:rsidRPr="000C3A28" w:rsidRDefault="009933FE">
                              <w:pPr>
                                <w:pStyle w:val="EquationIndex"/>
                                <w:pPrChange w:id="4448" w:author="The Si Tran" w:date="2012-12-15T08:05:00Z">
                                  <w:pPr/>
                                </w:pPrChange>
                              </w:pPr>
                              <w:r w:rsidRPr="00E231FB">
                                <w:t>(3.</w:t>
                              </w:r>
                              <w:ins w:id="4449" w:author="The Si Tran" w:date="2012-12-14T04:55:00Z">
                                <w:r w:rsidRPr="00EB1298">
                                  <w:t>6</w:t>
                                </w:r>
                              </w:ins>
                              <w:del w:id="4450"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5" type="#_x0000_t202" style="position:absolute;left:0;text-align:left;margin-left:411.45pt;margin-top:102.6pt;width:41.8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9933FE" w:rsidRPr="000C3A28" w:rsidRDefault="009933FE">
                        <w:pPr>
                          <w:pStyle w:val="EquationIndex"/>
                          <w:pPrChange w:id="4451" w:author="The Si Tran" w:date="2012-12-15T08:05:00Z">
                            <w:pPr/>
                          </w:pPrChange>
                        </w:pPr>
                        <w:r w:rsidRPr="00E231FB">
                          <w:t>(3.</w:t>
                        </w:r>
                        <w:ins w:id="4452" w:author="The Si Tran" w:date="2012-12-14T04:55:00Z">
                          <w:r w:rsidRPr="00EB1298">
                            <w:t>6</w:t>
                          </w:r>
                        </w:ins>
                        <w:del w:id="4453" w:author="The Si Tran" w:date="2012-12-14T04:55:00Z">
                          <w:r w:rsidRPr="00032D83" w:rsidDel="004505B3">
                            <w:delText>2.1</w:delText>
                          </w:r>
                        </w:del>
                        <w:r w:rsidRPr="006D6C8D">
                          <w:t>)</w:t>
                        </w:r>
                      </w:p>
                    </w:txbxContent>
                  </v:textbox>
                </v:shape>
              </w:pict>
            </mc:Fallback>
          </mc:AlternateContent>
        </w:r>
      </w:ins>
      <w:ins w:id="4454" w:author="The Si Tran" w:date="2012-12-12T00:12:00Z">
        <w:r>
          <w:rPr>
            <w:rFonts w:eastAsia="Times New Roman"/>
            <w:szCs w:val="26"/>
          </w:rPr>
          <w:t>Chia hai vế của hệ (3.4</w:t>
        </w:r>
        <w:r w:rsidR="00361F58" w:rsidRPr="007F6C43">
          <w:rPr>
            <w:rFonts w:eastAsia="Times New Roman"/>
            <w:szCs w:val="26"/>
          </w:rPr>
          <w:t xml:space="preserve">) </w:t>
        </w:r>
        <w:proofErr w:type="gramStart"/>
        <w:r w:rsidR="00361F58" w:rsidRPr="007F6C43">
          <w:rPr>
            <w:rFonts w:eastAsia="Times New Roman"/>
            <w:szCs w:val="26"/>
          </w:rPr>
          <w:t xml:space="preserve">cho </w:t>
        </w:r>
      </w:ins>
      <w:proofErr w:type="gramEnd"/>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4455"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567862" w:rsidP="00361F58">
      <w:pPr>
        <w:spacing w:before="100" w:beforeAutospacing="1" w:after="100" w:afterAutospacing="1"/>
        <w:rPr>
          <w:ins w:id="4456"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4457"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4458" w:author="The Si Tran" w:date="2012-12-12T00:12:00Z">
            <m:r>
              <m:rPr>
                <m:sty m:val="p"/>
              </m:rPr>
              <w:rPr>
                <w:rFonts w:ascii="Cambria Math" w:eastAsia="Times New Roman" w:hAnsi="Cambria Math"/>
                <w:szCs w:val="26"/>
              </w:rPr>
              <w:br/>
            </m:r>
          </w:ins>
        </m:oMath>
      </m:oMathPara>
      <w:ins w:id="4459"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4460" w:author="The Si Tran" w:date="2012-12-12T00:12:00Z">
        <w:r w:rsidR="00361F58" w:rsidRPr="007F6C43">
          <w:rPr>
            <w:rFonts w:eastAsia="Times New Roman"/>
            <w:szCs w:val="26"/>
          </w:rPr>
          <w:t xml:space="preserve">                                </w:t>
        </w:r>
      </w:ins>
    </w:p>
    <w:p w14:paraId="46FC34E0" w14:textId="3533E0DD" w:rsidR="00361F58" w:rsidRPr="007F6C43" w:rsidRDefault="00361F58" w:rsidP="00361F58">
      <w:pPr>
        <w:spacing w:before="100" w:beforeAutospacing="1" w:after="100" w:afterAutospacing="1"/>
        <w:rPr>
          <w:ins w:id="4461" w:author="The Si Tran" w:date="2012-12-12T00:12:00Z"/>
          <w:rFonts w:eastAsia="Times New Roman"/>
          <w:szCs w:val="26"/>
        </w:rPr>
      </w:pPr>
      <w:ins w:id="4462" w:author="The Si Tran" w:date="2012-12-12T00:12:00Z">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4463" w:author="The Si Tran" w:date="2012-12-12T00:12:00Z">
        <w:r w:rsidRPr="007F6C43">
          <w:rPr>
            <w:rFonts w:eastAsia="Times New Roman"/>
            <w:szCs w:val="26"/>
          </w:rPr>
          <w:t xml:space="preserve"> từ phương trình (</w:t>
        </w:r>
      </w:ins>
      <w:r w:rsidR="00091D45" w:rsidRPr="00091D45">
        <w:rPr>
          <w:rFonts w:eastAsia="Times New Roman"/>
          <w:szCs w:val="26"/>
        </w:rPr>
        <w:t>3.6)</w:t>
      </w:r>
      <w:ins w:id="4464" w:author="The Si Tran" w:date="2012-12-12T00:12:00Z">
        <w:r w:rsidRPr="00091D45">
          <w:rPr>
            <w:rFonts w:eastAsia="Times New Roman"/>
            <w:szCs w:val="26"/>
          </w:rPr>
          <w:t>:</w:t>
        </w:r>
      </w:ins>
    </w:p>
    <w:p w14:paraId="54854DDD" w14:textId="224640D3" w:rsidR="00361F58" w:rsidRPr="007F6C43" w:rsidRDefault="00091D45" w:rsidP="00361F58">
      <w:pPr>
        <w:spacing w:before="100" w:beforeAutospacing="1" w:after="100" w:afterAutospacing="1"/>
        <w:rPr>
          <w:ins w:id="4465" w:author="The Si Tran" w:date="2012-12-12T00:12:00Z"/>
          <w:rFonts w:eastAsia="Times New Roman"/>
          <w:szCs w:val="26"/>
        </w:rPr>
      </w:pPr>
      <w:ins w:id="4466" w:author="The Si Tran" w:date="2012-12-14T05:03:00Z">
        <w:r>
          <w:rPr>
            <w:noProof/>
            <w:rPrChange w:id="4467" w:author="Unknown">
              <w:rPr>
                <w:b/>
                <w:bCs/>
                <w:noProof/>
                <w:sz w:val="20"/>
                <w:szCs w:val="20"/>
              </w:rPr>
            </w:rPrChange>
          </w:rPr>
          <w:lastRenderedPageBreak/>
          <mc:AlternateContent>
            <mc:Choice Requires="wps">
              <w:drawing>
                <wp:anchor distT="0" distB="0" distL="114300" distR="114300" simplePos="0" relativeHeight="251714560" behindDoc="1" locked="0" layoutInCell="1" allowOverlap="1" wp14:anchorId="4546A330" wp14:editId="76CCF3F1">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9933FE" w:rsidRDefault="009933FE">
                              <w:pPr>
                                <w:pStyle w:val="EquationIndex"/>
                                <w:pPrChange w:id="4468" w:author="The Si Tran" w:date="2012-12-15T08:12:00Z">
                                  <w:pPr/>
                                </w:pPrChange>
                              </w:pPr>
                              <w:r>
                                <w:t>(3.</w:t>
                              </w:r>
                              <w:ins w:id="4469" w:author="The Si Tran" w:date="2012-12-14T04:55:00Z">
                                <w:r>
                                  <w:t>7</w:t>
                                </w:r>
                              </w:ins>
                              <w:del w:id="4470"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6" type="#_x0000_t202" style="position:absolute;left:0;text-align:left;margin-left:411.55pt;margin-top:-1.25pt;width:41pt;height:27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77777777" w:rsidR="009933FE" w:rsidRDefault="009933FE">
                        <w:pPr>
                          <w:pStyle w:val="EquationIndex"/>
                          <w:pPrChange w:id="4471" w:author="The Si Tran" w:date="2012-12-15T08:12:00Z">
                            <w:pPr/>
                          </w:pPrChange>
                        </w:pPr>
                        <w:r>
                          <w:t>(3.</w:t>
                        </w:r>
                        <w:ins w:id="4472" w:author="The Si Tran" w:date="2012-12-14T04:55:00Z">
                          <w:r>
                            <w:t>7</w:t>
                          </w:r>
                        </w:ins>
                        <w:del w:id="4473" w:author="The Si Tran" w:date="2012-12-14T04:55:00Z">
                          <w:r w:rsidDel="004505B3">
                            <w:delText>2.1</w:delText>
                          </w:r>
                        </w:del>
                        <w:r>
                          <w:t>)</w:t>
                        </w:r>
                      </w:p>
                    </w:txbxContent>
                  </v:textbox>
                  <w10:wrap type="tight"/>
                </v:shape>
              </w:pict>
            </mc:Fallback>
          </mc:AlternateContent>
        </w:r>
      </w:ins>
      <w:ins w:id="4474" w:author="The Si Tran" w:date="2012-12-12T00:12:00Z">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4475"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4476" w:author="The Si Tran" w:date="2012-12-12T00:12:00Z"/>
          <w:rFonts w:eastAsia="Times New Roman"/>
          <w:szCs w:val="26"/>
        </w:rPr>
      </w:pPr>
      <w:ins w:id="4477" w:author="The Si Tran" w:date="2012-12-12T00:12:00Z">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4478" w:author="The Si Tran" w:date="2012-12-12T00:12:00Z"/>
          <w:rFonts w:eastAsia="Times New Roman"/>
          <w:szCs w:val="26"/>
        </w:rPr>
      </w:pPr>
      <w:ins w:id="4479"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4480"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4481" w:author="The Si Tran" w:date="2012-12-12T00:12:00Z"/>
          <w:rFonts w:eastAsia="Times New Roman"/>
          <w:szCs w:val="26"/>
        </w:rPr>
      </w:pPr>
      <w:ins w:id="4482" w:author="The Si Tran" w:date="2012-12-12T00:12:00Z">
        <w:r w:rsidRPr="00090AB7">
          <w:rPr>
            <w:rPrChange w:id="4483" w:author="The Si Tran" w:date="2012-12-15T08:15:00Z">
              <w:rPr>
                <w:rFonts w:eastAsia="Times New Roman"/>
                <w:szCs w:val="26"/>
              </w:rPr>
            </w:rPrChange>
          </w:rPr>
          <w:t>N</w:t>
        </w:r>
        <w:r w:rsidRPr="007F6C43">
          <w:rPr>
            <w:rFonts w:eastAsia="Times New Roman"/>
            <w:szCs w:val="26"/>
          </w:rPr>
          <w:t xml:space="preserve">ếu </w:t>
        </w:r>
        <w:proofErr w:type="gramStart"/>
        <w:r w:rsidRPr="007F6C43">
          <w:rPr>
            <w:rFonts w:eastAsia="Times New Roman"/>
            <w:szCs w:val="26"/>
          </w:rPr>
          <w:t xml:space="preserve">biết </w:t>
        </w:r>
      </w:ins>
      <w:proofErr w:type="gramEnd"/>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4484"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4485"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4486"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4487"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4488"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4489" w:author="The Si Tran" w:date="2012-12-12T00:12:00Z">
        <w:r w:rsidRPr="007F6C43">
          <w:rPr>
            <w:rFonts w:eastAsia="Times New Roman"/>
            <w:szCs w:val="26"/>
          </w:rPr>
          <w:t xml:space="preserve">. Tuy nhiên, ta không biết trước được bậc </w:t>
        </w:r>
        <w:r w:rsidRPr="00065EA0">
          <w:rPr>
            <w:rFonts w:eastAsia="Times New Roman"/>
            <w:i/>
            <w:szCs w:val="26"/>
          </w:rPr>
          <w:t>p</w:t>
        </w:r>
        <w:r w:rsidRPr="007F6C43">
          <w:rPr>
            <w:rFonts w:eastAsia="Times New Roman"/>
            <w:szCs w:val="26"/>
          </w:rPr>
          <w:t xml:space="preserve">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4490" w:author="The Si Tran" w:date="2012-12-12T00:12:00Z">
        <w:r w:rsidRPr="0019748F">
          <w:rPr>
            <w:rFonts w:eastAsia="Times New Roman"/>
            <w:szCs w:val="26"/>
          </w:rPr>
          <w:t xml:space="preserve"> hoặc sử dụng tự tương quan </w:t>
        </w:r>
        <w:proofErr w:type="gramStart"/>
        <w:r w:rsidRPr="0019748F">
          <w:rPr>
            <w:rFonts w:eastAsia="Times New Roman"/>
            <w:szCs w:val="26"/>
          </w:rPr>
          <w:t xml:space="preserve">mẫu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491"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492"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493" w:author="The Si Tran" w:date="2012-12-12T00:12:00Z">
        <w:r w:rsidRPr="0019748F">
          <w:rPr>
            <w:rFonts w:eastAsia="Times New Roman"/>
            <w:szCs w:val="26"/>
          </w:rPr>
          <w:t xml:space="preserve"> </w:t>
        </w:r>
        <w:proofErr w:type="gramStart"/>
        <w:r w:rsidRPr="0019748F">
          <w:rPr>
            <w:rFonts w:eastAsia="Times New Roman"/>
            <w:szCs w:val="26"/>
          </w:rPr>
          <w:t xml:space="preserve">là </w:t>
        </w:r>
      </w:ins>
      <w:proofErr w:type="gramEnd"/>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4494" w:author="The Si Tran" w:date="2012-12-12T00:12:00Z">
        <w:r w:rsidRPr="0019748F">
          <w:rPr>
            <w:rFonts w:eastAsia="Times New Roman"/>
            <w:szCs w:val="26"/>
          </w:rPr>
          <w:t>.</w:t>
        </w:r>
      </w:ins>
    </w:p>
    <w:p w14:paraId="7719F6F5" w14:textId="7F780A52" w:rsidR="00361F58" w:rsidRPr="0019748F" w:rsidRDefault="00361F58">
      <w:pPr>
        <w:rPr>
          <w:ins w:id="4495" w:author="The Si Tran" w:date="2012-12-12T00:12:00Z"/>
        </w:rPr>
        <w:pPrChange w:id="4496" w:author="The Si Tran" w:date="2012-12-16T10:33:00Z">
          <w:pPr>
            <w:spacing w:before="100" w:beforeAutospacing="1" w:after="100" w:afterAutospacing="1"/>
          </w:pPr>
        </w:pPrChange>
      </w:pPr>
      <w:ins w:id="4497"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4498" w:author="The Si Tran" w:date="2012-12-12T00:12:00Z">
        <w:r w:rsidRPr="0019748F">
          <w:t xml:space="preserve"> </w:t>
        </w:r>
        <w:proofErr w:type="gramStart"/>
        <w:r w:rsidRPr="0019748F">
          <w:t xml:space="preserve">và </w:t>
        </w:r>
      </w:ins>
      <w:proofErr w:type="gramEnd"/>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499"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500"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501"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502" w:author="The Si Tran" w:date="2012-12-12T00:12:00Z">
        <w:r w:rsidRPr="0019748F">
          <w:t xml:space="preserve"> </w:t>
        </w:r>
        <w:proofErr w:type="gramStart"/>
        <w:r w:rsidRPr="0019748F">
          <w:t xml:space="preserve">là </w:t>
        </w:r>
      </w:ins>
      <w:proofErr w:type="gramEnd"/>
      <m:oMath>
        <m:sSub>
          <m:sSubPr>
            <m:ctrlPr>
              <w:rPr>
                <w:rFonts w:ascii="Cambria Math" w:hAnsi="Cambria Math"/>
                <w:i/>
              </w:rPr>
            </m:ctrlPr>
          </m:sSubPr>
          <m:e>
            <m:r>
              <w:rPr>
                <w:rFonts w:ascii="Cambria Math" w:hAnsi="Cambria Math"/>
              </w:rPr>
              <m:t>a</m:t>
            </m:r>
          </m:e>
          <m:sub>
            <m:r>
              <w:rPr>
                <w:rFonts w:ascii="Cambria Math" w:hAnsi="Cambria Math"/>
              </w:rPr>
              <m:t>2</m:t>
            </m:r>
          </m:sub>
        </m:sSub>
      </m:oMath>
      <w:ins w:id="4503" w:author="The Si Tran" w:date="2012-12-12T00:12:00Z">
        <w:r w:rsidRPr="0019748F">
          <w:t xml:space="preserve">. </w:t>
        </w:r>
      </w:ins>
    </w:p>
    <w:p w14:paraId="3A23FA9B" w14:textId="0A986214" w:rsidR="00361F58" w:rsidRDefault="00361F58" w:rsidP="00361F58">
      <w:pPr>
        <w:spacing w:before="100" w:beforeAutospacing="1" w:after="100" w:afterAutospacing="1"/>
        <w:rPr>
          <w:ins w:id="4504" w:author="The Si Tran" w:date="2012-12-12T00:12:00Z"/>
          <w:szCs w:val="26"/>
          <w:lang w:val="pt-BR"/>
        </w:rPr>
      </w:pPr>
      <w:ins w:id="4505"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ins>
      <w:proofErr w:type="gramStart"/>
      <w:r w:rsidR="00091D45">
        <w:rPr>
          <w:rFonts w:eastAsia="Times New Roman"/>
          <w:szCs w:val="26"/>
        </w:rPr>
        <w:t xml:space="preserve">lượng </w:t>
      </w:r>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4506"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4507"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4508"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Đối với mô hình AR(</w:t>
        </w:r>
        <w:r w:rsidRPr="00423CB2">
          <w:rPr>
            <w:i/>
            <w:szCs w:val="26"/>
            <w:lang w:val="pt-BR"/>
          </w:rPr>
          <w:t>p</w:t>
        </w:r>
        <w:r w:rsidRPr="00465185">
          <w:rPr>
            <w:szCs w:val="26"/>
            <w:lang w:val="pt-BR"/>
          </w:rPr>
          <w:t xml:space="preserve">)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4509" w:author="The Si Tran" w:date="2012-12-12T00:12:00Z">
        <w:r w:rsidRPr="00465185">
          <w:rPr>
            <w:szCs w:val="26"/>
            <w:lang w:val="pt-BR"/>
          </w:rPr>
          <w:t xml:space="preserve">với </w:t>
        </w:r>
        <w:r w:rsidRPr="00423CB2">
          <w:rPr>
            <w:i/>
            <w:szCs w:val="26"/>
            <w:lang w:val="pt-BR"/>
          </w:rPr>
          <w:t>k &gt; p</w:t>
        </w:r>
        <w:r w:rsidRPr="00465185">
          <w:rPr>
            <w:szCs w:val="26"/>
            <w:lang w:val="pt-BR"/>
          </w:rPr>
          <w:t>. Do đó ta nói rằng PACF của mô hình AR(</w:t>
        </w:r>
        <w:r w:rsidRPr="00423CB2">
          <w:rPr>
            <w:i/>
            <w:szCs w:val="26"/>
            <w:lang w:val="pt-BR"/>
          </w:rPr>
          <w:t>p</w:t>
        </w:r>
        <w:r w:rsidRPr="00465185">
          <w:rPr>
            <w:szCs w:val="26"/>
            <w:lang w:val="pt-BR"/>
          </w:rPr>
          <w:t xml:space="preserve">) bằng không sau độ trễ </w:t>
        </w:r>
        <w:r w:rsidRPr="00423CB2">
          <w:rPr>
            <w:i/>
            <w:szCs w:val="26"/>
            <w:lang w:val="pt-BR"/>
          </w:rPr>
          <w:t>p</w:t>
        </w:r>
        <w:r w:rsidRPr="00465185">
          <w:rPr>
            <w:szCs w:val="26"/>
            <w:lang w:val="pt-BR"/>
          </w:rPr>
          <w:t xml:space="preserve">. </w:t>
        </w:r>
      </w:ins>
    </w:p>
    <w:p w14:paraId="1151F1D7" w14:textId="0B9026A8" w:rsidR="00361F58" w:rsidRPr="00465185" w:rsidRDefault="00361F58" w:rsidP="00361F58">
      <w:pPr>
        <w:ind w:firstLine="540"/>
        <w:rPr>
          <w:ins w:id="4510" w:author="The Si Tran" w:date="2012-12-12T00:12:00Z"/>
          <w:szCs w:val="26"/>
          <w:lang w:val="pt-BR"/>
        </w:rPr>
      </w:pPr>
      <w:ins w:id="4511" w:author="The Si Tran" w:date="2012-12-12T00:12:00Z">
        <w:r w:rsidRPr="00465185">
          <w:rPr>
            <w:szCs w:val="26"/>
            <w:lang w:val="pt-BR"/>
          </w:rPr>
          <w:t xml:space="preserve">Trong thực tế các hệ số tự tương quan riêng phần của mẫu có thể không bằng không sau độ trễ </w:t>
        </w:r>
        <w:r w:rsidRPr="00065EA0">
          <w:rPr>
            <w:i/>
            <w:szCs w:val="26"/>
            <w:lang w:val="pt-BR"/>
          </w:rPr>
          <w:t>p</w:t>
        </w:r>
        <w:r w:rsidRPr="00465185">
          <w:rPr>
            <w:szCs w:val="26"/>
            <w:lang w:val="pt-BR"/>
          </w:rPr>
          <w:t xml:space="preserve"> do sai biệt khi lấy mẫu. Tuy nhiên, ta có thể kết luận hệ số tự tương quan riêng phần bằng không ở mức ý nghĩa 5% nếu nó nằm trong khoảng</w:t>
        </w:r>
      </w:ins>
      <w:r w:rsidR="00091D45">
        <w:rPr>
          <w:szCs w:val="26"/>
          <w:lang w:val="pt-BR"/>
        </w:rPr>
        <w:t xml:space="preserve"> </w:t>
      </w:r>
      <w:ins w:id="4512" w:author="The Si Tran" w:date="2012-12-06T00:48:00Z">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ins w:id="4513" w:author="The Si Tran" w:date="2012-12-12T00:12:00Z">
        <w:r w:rsidRPr="00465185">
          <w:rPr>
            <w:szCs w:val="26"/>
            <w:lang w:val="pt-BR"/>
          </w:rPr>
          <w:t xml:space="preserve">, với </w:t>
        </w:r>
      </w:ins>
      <w:ins w:id="4514" w:author="The Si Tran" w:date="2012-12-06T00:48:00Z">
        <m:oMath>
          <m:r>
            <w:rPr>
              <w:rFonts w:ascii="Cambria Math" w:hAnsi="Cambria Math"/>
              <w:lang w:val="pt-BR"/>
            </w:rPr>
            <m:t>N</m:t>
          </m:r>
        </m:oMath>
      </w:ins>
      <w:r w:rsidR="00091D45" w:rsidRPr="00465185">
        <w:rPr>
          <w:szCs w:val="26"/>
          <w:lang w:val="pt-BR"/>
        </w:rPr>
        <w:t xml:space="preserve"> </w:t>
      </w:r>
      <w:ins w:id="4515" w:author="The Si Tran" w:date="2012-12-12T00:12:00Z">
        <w:r w:rsidRPr="00465185">
          <w:rPr>
            <w:szCs w:val="26"/>
            <w:lang w:val="pt-BR"/>
          </w:rPr>
          <w:t>là kích thước mẫu.</w:t>
        </w:r>
      </w:ins>
    </w:p>
    <w:p w14:paraId="0FB77D4E" w14:textId="57B6E462" w:rsidR="00A2082F" w:rsidRPr="0049233F" w:rsidDel="00361F58" w:rsidRDefault="00804DBE" w:rsidP="00A2082F">
      <w:pPr>
        <w:ind w:left="540"/>
        <w:rPr>
          <w:del w:id="4516" w:author="The Si Tran" w:date="2012-12-12T00:11:00Z"/>
          <w:color w:val="FF0000"/>
          <w:szCs w:val="26"/>
          <w:lang w:val="pt-BR"/>
          <w:rPrChange w:id="4517" w:author="The Si Tran" w:date="2012-12-05T23:02:00Z">
            <w:rPr>
              <w:del w:id="4518" w:author="The Si Tran" w:date="2012-12-12T00:11:00Z"/>
              <w:color w:val="FF0000"/>
              <w:sz w:val="32"/>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AR(2) </w:t>
      </w:r>
      <m:oMath>
        <m:sSub>
          <m:sSubPr>
            <m:ctrlPr>
              <w:ins w:id="4519" w:author="The Si Tran" w:date="2012-12-16T20:21:00Z">
                <w:rPr>
                  <w:rFonts w:ascii="Cambria Math" w:hAnsi="Cambria Math"/>
                  <w:i/>
                </w:rPr>
              </w:ins>
            </m:ctrlPr>
          </m:sSubPr>
          <m:e>
            <w:ins w:id="4520" w:author="The Si Tran" w:date="2012-12-16T20:21:00Z">
              <m:r>
                <w:rPr>
                  <w:rFonts w:ascii="Cambria Math" w:hAnsi="Cambria Math"/>
                </w:rPr>
                <m:t>y</m:t>
              </m:r>
            </w:ins>
          </m:e>
          <m:sub>
            <w:ins w:id="4521" w:author="The Si Tran" w:date="2012-12-16T20:21:00Z">
              <m:r>
                <w:rPr>
                  <w:rFonts w:ascii="Cambria Math" w:hAnsi="Cambria Math"/>
                </w:rPr>
                <m:t>t</m:t>
              </m:r>
            </w:ins>
          </m:sub>
        </m:sSub>
        <w:ins w:id="4522" w:author="The Si Tran" w:date="2012-12-16T20:21:00Z">
          <m:r>
            <w:rPr>
              <w:rFonts w:ascii="Cambria Math" w:hAnsi="Cambria Math"/>
            </w:rPr>
            <m:t>=4+0.4</m:t>
          </m:r>
        </w:ins>
        <m:sSub>
          <m:sSubPr>
            <m:ctrlPr>
              <w:ins w:id="4523" w:author="The Si Tran" w:date="2012-12-16T20:22:00Z">
                <w:rPr>
                  <w:rFonts w:ascii="Cambria Math" w:hAnsi="Cambria Math"/>
                  <w:i/>
                </w:rPr>
              </w:ins>
            </m:ctrlPr>
          </m:sSubPr>
          <m:e>
            <w:ins w:id="4524" w:author="The Si Tran" w:date="2012-12-16T20:22:00Z">
              <m:r>
                <w:rPr>
                  <w:rFonts w:ascii="Cambria Math" w:hAnsi="Cambria Math"/>
                </w:rPr>
                <m:t>y</m:t>
              </m:r>
            </w:ins>
          </m:e>
          <m:sub>
            <w:ins w:id="4525" w:author="The Si Tran" w:date="2012-12-16T20:22:00Z">
              <m:r>
                <w:rPr>
                  <w:rFonts w:ascii="Cambria Math" w:hAnsi="Cambria Math"/>
                </w:rPr>
                <m:t>t-1</m:t>
              </m:r>
            </w:ins>
          </m:sub>
        </m:sSub>
        <w:ins w:id="4526" w:author="The Si Tran" w:date="2012-12-16T20:22:00Z">
          <m:r>
            <w:rPr>
              <w:rFonts w:ascii="Cambria Math" w:hAnsi="Cambria Math"/>
            </w:rPr>
            <m:t>+0.5</m:t>
          </m:r>
        </w:ins>
        <m:sSub>
          <m:sSubPr>
            <m:ctrlPr>
              <w:ins w:id="4527" w:author="The Si Tran" w:date="2012-12-16T20:22:00Z">
                <w:rPr>
                  <w:rFonts w:ascii="Cambria Math" w:hAnsi="Cambria Math"/>
                  <w:i/>
                </w:rPr>
              </w:ins>
            </m:ctrlPr>
          </m:sSubPr>
          <m:e>
            <w:ins w:id="4528" w:author="The Si Tran" w:date="2012-12-16T20:22:00Z">
              <m:r>
                <w:rPr>
                  <w:rFonts w:ascii="Cambria Math" w:hAnsi="Cambria Math"/>
                </w:rPr>
                <m:t>y</m:t>
              </m:r>
            </w:ins>
          </m:e>
          <m:sub>
            <w:ins w:id="4529" w:author="The Si Tran" w:date="2012-12-16T20:22:00Z">
              <m:r>
                <w:rPr>
                  <w:rFonts w:ascii="Cambria Math" w:hAnsi="Cambria Math"/>
                </w:rPr>
                <m:t>t-2</m:t>
              </m:r>
            </w:ins>
          </m:sub>
        </m:sSub>
        <w:ins w:id="4530" w:author="The Si Tran" w:date="2012-12-16T20:22:00Z">
          <m:r>
            <w:rPr>
              <w:rFonts w:ascii="Cambria Math" w:hAnsi="Cambria Math"/>
            </w:rPr>
            <m:t>+</m:t>
          </m:r>
        </w:ins>
        <m:sSub>
          <m:sSubPr>
            <m:ctrlPr>
              <w:ins w:id="4531" w:author="The Si Tran" w:date="2012-12-16T20:22:00Z">
                <w:rPr>
                  <w:rFonts w:ascii="Cambria Math" w:hAnsi="Cambria Math"/>
                  <w:i/>
                </w:rPr>
              </w:ins>
            </m:ctrlPr>
          </m:sSubPr>
          <m:e>
            <w:ins w:id="4532" w:author="The Si Tran" w:date="2012-12-16T20:22:00Z">
              <m:r>
                <w:rPr>
                  <w:rFonts w:ascii="Cambria Math" w:hAnsi="Cambria Math"/>
                </w:rPr>
                <m:t>ε</m:t>
              </m:r>
            </w:ins>
          </m:e>
          <m:sub>
            <w:ins w:id="4533" w:author="The Si Tran" w:date="2012-12-16T20:22:00Z">
              <m:r>
                <w:rPr>
                  <w:rFonts w:ascii="Cambria Math" w:hAnsi="Cambria Math"/>
                </w:rPr>
                <m:t>t</m:t>
              </m:r>
            </w:ins>
          </m:sub>
        </m:sSub>
      </m:oMath>
      <w:r w:rsidR="0068192E">
        <w:rPr>
          <w:rFonts w:eastAsiaTheme="minorEastAsia"/>
        </w:rPr>
        <w:t xml:space="preserve">. </w:t>
      </w:r>
      <w:del w:id="4534" w:author="The Si Tran" w:date="2012-12-12T00:10:00Z">
        <w:r w:rsidR="00A2082F" w:rsidRPr="0049233F" w:rsidDel="00361F58">
          <w:rPr>
            <w:color w:val="FF0000"/>
            <w:szCs w:val="26"/>
            <w:lang w:val="pt-BR"/>
            <w:rPrChange w:id="4535"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4536" w:author="The Si Tran" w:date="2012-12-06T04:01:00Z"/>
          <w:color w:val="FF0000"/>
          <w:szCs w:val="26"/>
          <w:lang w:val="pt-BR"/>
          <w:rPrChange w:id="4537" w:author="The Si Tran" w:date="2012-12-05T23:02:00Z">
            <w:rPr>
              <w:del w:id="4538" w:author="The Si Tran" w:date="2012-12-06T04:01:00Z"/>
              <w:color w:val="FF0000"/>
              <w:sz w:val="32"/>
              <w:lang w:val="pt-BR"/>
            </w:rPr>
          </w:rPrChange>
        </w:rPr>
      </w:pPr>
      <w:del w:id="4539" w:author="The Si Tran" w:date="2012-12-06T04:01:00Z">
        <w:r w:rsidRPr="0049233F" w:rsidDel="00667D24">
          <w:rPr>
            <w:color w:val="FF0000"/>
            <w:szCs w:val="26"/>
            <w:lang w:val="pt-BR"/>
            <w:rPrChange w:id="4540"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4541" w:author="The Si Tran" w:date="2012-12-12T00:12:00Z"/>
          <w:szCs w:val="26"/>
          <w:lang w:val="pt-BR"/>
          <w:rPrChange w:id="4542" w:author="The Si Tran" w:date="2012-12-06T00:54:00Z">
            <w:rPr>
              <w:del w:id="4543" w:author="The Si Tran" w:date="2012-12-12T00:12:00Z"/>
              <w:sz w:val="28"/>
              <w:szCs w:val="28"/>
              <w:lang w:val="pt-BR"/>
            </w:rPr>
          </w:rPrChange>
        </w:rPr>
        <w:pPrChange w:id="4544" w:author="The Si Tran" w:date="2012-12-06T00:54:00Z">
          <w:pPr>
            <w:ind w:firstLine="540"/>
          </w:pPr>
        </w:pPrChange>
      </w:pPr>
      <w:del w:id="4545" w:author="The Si Tran" w:date="2012-12-12T00:12:00Z">
        <w:r w:rsidRPr="0049233F" w:rsidDel="00361F58">
          <w:rPr>
            <w:szCs w:val="26"/>
            <w:lang w:val="pt-BR"/>
            <w:rPrChange w:id="4546"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4547" w:author="The Si Tran" w:date="2012-12-06T00:55:00Z"/>
          <w:szCs w:val="26"/>
          <w:lang w:val="pt-BR"/>
          <w:rPrChange w:id="4548" w:author="The Si Tran" w:date="2012-12-05T23:02:00Z">
            <w:rPr>
              <w:del w:id="4549" w:author="The Si Tran" w:date="2012-12-06T00:55:00Z"/>
              <w:sz w:val="28"/>
              <w:szCs w:val="28"/>
              <w:lang w:val="pt-BR"/>
            </w:rPr>
          </w:rPrChange>
        </w:rPr>
      </w:pPr>
      <w:del w:id="4550" w:author="The Si Tran" w:date="2012-12-06T00:55:00Z">
        <w:r w:rsidRPr="00AF1345" w:rsidDel="00BA51C4">
          <w:rPr>
            <w:position w:val="-14"/>
            <w:szCs w:val="26"/>
            <w:lang w:val="pt-BR"/>
          </w:rPr>
          <w:object w:dxaOrig="2920" w:dyaOrig="380" w14:anchorId="2282CF9B">
            <v:shape id="_x0000_i1068" type="#_x0000_t75" style="width:3in;height:27.75pt" o:ole="">
              <v:imagedata r:id="rId104" o:title=""/>
            </v:shape>
            <o:OLEObject Type="Embed" ProgID="Equation.DSMT4" ShapeID="_x0000_i1068" DrawAspect="Content" ObjectID="_1417583490" r:id="rId105"/>
          </w:object>
        </w:r>
        <w:r w:rsidRPr="0049233F" w:rsidDel="00BA51C4">
          <w:rPr>
            <w:szCs w:val="26"/>
            <w:lang w:val="pt-BR"/>
            <w:rPrChange w:id="4551"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4552" w:author="The Si Tran" w:date="2012-12-12T00:12:00Z"/>
          <w:szCs w:val="26"/>
          <w:lang w:val="pt-BR"/>
          <w:rPrChange w:id="4553" w:author="The Si Tran" w:date="2012-12-05T23:02:00Z">
            <w:rPr>
              <w:del w:id="4554" w:author="The Si Tran" w:date="2012-12-12T00:12:00Z"/>
              <w:sz w:val="28"/>
              <w:szCs w:val="28"/>
              <w:lang w:val="pt-BR"/>
            </w:rPr>
          </w:rPrChange>
        </w:rPr>
      </w:pPr>
      <w:del w:id="4555" w:author="The Si Tran" w:date="2012-12-12T00:12:00Z">
        <w:r w:rsidRPr="0049233F" w:rsidDel="00361F58">
          <w:rPr>
            <w:szCs w:val="26"/>
            <w:lang w:val="pt-BR"/>
            <w:rPrChange w:id="4556"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4557" w:author="The Si Tran" w:date="2012-12-12T00:12:00Z"/>
          <w:szCs w:val="26"/>
          <w:lang w:val="pt-BR"/>
          <w:rPrChange w:id="4558" w:author="The Si Tran" w:date="2012-12-05T23:02:00Z">
            <w:rPr>
              <w:del w:id="4559" w:author="The Si Tran" w:date="2012-12-12T00:12:00Z"/>
              <w:sz w:val="28"/>
              <w:szCs w:val="28"/>
              <w:lang w:val="pt-BR"/>
            </w:rPr>
          </w:rPrChange>
        </w:rPr>
      </w:pPr>
      <w:del w:id="4560" w:author="The Si Tran" w:date="2012-12-06T00:55:00Z">
        <w:r w:rsidRPr="00AF1345" w:rsidDel="003B3B5B">
          <w:rPr>
            <w:position w:val="-6"/>
            <w:szCs w:val="26"/>
            <w:lang w:val="pt-BR"/>
          </w:rPr>
          <w:object w:dxaOrig="220" w:dyaOrig="279" w14:anchorId="0F632030">
            <v:shape id="_x0000_i1069" type="#_x0000_t75" style="width:12.75pt;height:21.75pt" o:ole="">
              <v:imagedata r:id="rId106" o:title=""/>
            </v:shape>
            <o:OLEObject Type="Embed" ProgID="Equation.DSMT4" ShapeID="_x0000_i1069" DrawAspect="Content" ObjectID="_1417583491" r:id="rId107"/>
          </w:object>
        </w:r>
        <w:r w:rsidRPr="0049233F" w:rsidDel="003B3B5B">
          <w:rPr>
            <w:szCs w:val="26"/>
            <w:lang w:val="pt-BR"/>
            <w:rPrChange w:id="4561" w:author="The Si Tran" w:date="2012-12-05T23:02:00Z">
              <w:rPr>
                <w:sz w:val="28"/>
                <w:szCs w:val="28"/>
                <w:lang w:val="pt-BR"/>
              </w:rPr>
            </w:rPrChange>
          </w:rPr>
          <w:delText xml:space="preserve"> </w:delText>
        </w:r>
      </w:del>
      <w:del w:id="4562" w:author="The Si Tran" w:date="2012-12-12T00:12:00Z">
        <w:r w:rsidRPr="0049233F" w:rsidDel="00361F58">
          <w:rPr>
            <w:szCs w:val="26"/>
            <w:lang w:val="pt-BR"/>
            <w:rPrChange w:id="4563"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4564" w:author="The Si Tran" w:date="2012-12-12T00:12:00Z"/>
          <w:szCs w:val="26"/>
          <w:lang w:val="pt-BR"/>
          <w:rPrChange w:id="4565" w:author="The Si Tran" w:date="2012-12-05T23:02:00Z">
            <w:rPr>
              <w:del w:id="4566" w:author="The Si Tran" w:date="2012-12-12T00:12:00Z"/>
              <w:sz w:val="28"/>
              <w:szCs w:val="28"/>
              <w:lang w:val="pt-BR"/>
            </w:rPr>
          </w:rPrChange>
        </w:rPr>
      </w:pPr>
      <w:del w:id="4567" w:author="The Si Tran" w:date="2012-12-06T00:55:00Z">
        <w:r w:rsidRPr="00AF1345" w:rsidDel="003B3B5B">
          <w:rPr>
            <w:position w:val="-12"/>
            <w:szCs w:val="26"/>
            <w:lang w:val="pt-BR"/>
          </w:rPr>
          <w:object w:dxaOrig="240" w:dyaOrig="360" w14:anchorId="68D691B9">
            <v:shape id="_x0000_i1070" type="#_x0000_t75" style="width:12.75pt;height:27.75pt" o:ole="">
              <v:imagedata r:id="rId108" o:title=""/>
            </v:shape>
            <o:OLEObject Type="Embed" ProgID="Equation.DSMT4" ShapeID="_x0000_i1070" DrawAspect="Content" ObjectID="_1417583492" r:id="rId109"/>
          </w:object>
        </w:r>
        <w:r w:rsidRPr="0049233F" w:rsidDel="003B3B5B">
          <w:rPr>
            <w:szCs w:val="26"/>
            <w:lang w:val="pt-BR"/>
            <w:rPrChange w:id="4568" w:author="The Si Tran" w:date="2012-12-05T23:02:00Z">
              <w:rPr>
                <w:sz w:val="28"/>
                <w:szCs w:val="28"/>
                <w:lang w:val="pt-BR"/>
              </w:rPr>
            </w:rPrChange>
          </w:rPr>
          <w:delText xml:space="preserve"> </w:delText>
        </w:r>
      </w:del>
      <w:del w:id="4569" w:author="The Si Tran" w:date="2012-12-12T00:12:00Z">
        <w:r w:rsidRPr="0049233F" w:rsidDel="00361F58">
          <w:rPr>
            <w:szCs w:val="26"/>
            <w:lang w:val="pt-BR"/>
            <w:rPrChange w:id="4570"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4571" w:author="The Si Tran" w:date="2012-12-12T00:12:00Z"/>
          <w:szCs w:val="26"/>
          <w:lang w:val="pt-BR"/>
          <w:rPrChange w:id="4572" w:author="The Si Tran" w:date="2012-12-05T23:02:00Z">
            <w:rPr>
              <w:del w:id="4573" w:author="The Si Tran" w:date="2012-12-12T00:12:00Z"/>
              <w:sz w:val="28"/>
              <w:szCs w:val="28"/>
              <w:lang w:val="pt-BR"/>
            </w:rPr>
          </w:rPrChange>
        </w:rPr>
      </w:pPr>
      <w:del w:id="4574" w:author="The Si Tran" w:date="2012-12-12T00:12:00Z">
        <w:r w:rsidRPr="0049233F" w:rsidDel="00361F58">
          <w:rPr>
            <w:szCs w:val="26"/>
            <w:lang w:val="pt-BR"/>
            <w:rPrChange w:id="4575" w:author="The Si Tran" w:date="2012-12-05T23:02:00Z">
              <w:rPr>
                <w:sz w:val="28"/>
                <w:szCs w:val="28"/>
                <w:lang w:val="pt-BR"/>
              </w:rPr>
            </w:rPrChange>
          </w:rPr>
          <w:delText xml:space="preserve"> </w:delText>
        </w:r>
      </w:del>
      <w:del w:id="4576" w:author="The Si Tran" w:date="2012-12-06T00:55:00Z">
        <w:r w:rsidRPr="00AF1345" w:rsidDel="000E7D19">
          <w:rPr>
            <w:position w:val="-12"/>
            <w:szCs w:val="26"/>
            <w:lang w:val="pt-BR"/>
          </w:rPr>
          <w:object w:dxaOrig="220" w:dyaOrig="360" w14:anchorId="0AA16092">
            <v:shape id="_x0000_i1071" type="#_x0000_t75" style="width:12.75pt;height:27.75pt" o:ole="">
              <v:imagedata r:id="rId110" o:title=""/>
            </v:shape>
            <o:OLEObject Type="Embed" ProgID="Equation.DSMT4" ShapeID="_x0000_i1071" DrawAspect="Content" ObjectID="_1417583493" r:id="rId111"/>
          </w:object>
        </w:r>
      </w:del>
      <w:del w:id="4577" w:author="The Si Tran" w:date="2012-12-12T00:12:00Z">
        <w:r w:rsidRPr="0049233F" w:rsidDel="00361F58">
          <w:rPr>
            <w:szCs w:val="26"/>
            <w:lang w:val="pt-BR"/>
            <w:rPrChange w:id="4578" w:author="The Si Tran" w:date="2012-12-05T23:02:00Z">
              <w:rPr>
                <w:sz w:val="28"/>
                <w:szCs w:val="28"/>
                <w:lang w:val="pt-BR"/>
              </w:rPr>
            </w:rPrChange>
          </w:rPr>
          <w:delText xml:space="preserve"> là các trọng số được ước lượng thể hiện sự ảnh hưởng của các giá trị </w:delText>
        </w:r>
      </w:del>
      <w:del w:id="4579" w:author="The Si Tran" w:date="2012-12-06T00:56:00Z">
        <w:r w:rsidRPr="0049233F" w:rsidDel="000E7D19">
          <w:rPr>
            <w:szCs w:val="26"/>
            <w:lang w:val="pt-BR"/>
            <w:rPrChange w:id="4580" w:author="The Si Tran" w:date="2012-12-05T23:02:00Z">
              <w:rPr>
                <w:sz w:val="28"/>
                <w:szCs w:val="28"/>
                <w:lang w:val="pt-BR"/>
              </w:rPr>
            </w:rPrChange>
          </w:rPr>
          <w:delText>y</w:delText>
        </w:r>
        <w:r w:rsidRPr="0049233F" w:rsidDel="000E7D19">
          <w:rPr>
            <w:szCs w:val="26"/>
            <w:vertAlign w:val="subscript"/>
            <w:lang w:val="pt-BR"/>
            <w:rPrChange w:id="4581" w:author="The Si Tran" w:date="2012-12-05T23:02:00Z">
              <w:rPr>
                <w:sz w:val="28"/>
                <w:szCs w:val="28"/>
                <w:vertAlign w:val="subscript"/>
                <w:lang w:val="pt-BR"/>
              </w:rPr>
            </w:rPrChange>
          </w:rPr>
          <w:delText>t-i</w:delText>
        </w:r>
        <w:r w:rsidRPr="0049233F" w:rsidDel="000E7D19">
          <w:rPr>
            <w:szCs w:val="26"/>
            <w:lang w:val="pt-BR"/>
            <w:rPrChange w:id="4582" w:author="The Si Tran" w:date="2012-12-05T23:02:00Z">
              <w:rPr>
                <w:sz w:val="28"/>
                <w:szCs w:val="28"/>
                <w:lang w:val="pt-BR"/>
              </w:rPr>
            </w:rPrChange>
          </w:rPr>
          <w:delText xml:space="preserve"> </w:delText>
        </w:r>
      </w:del>
      <w:del w:id="4583" w:author="The Si Tran" w:date="2012-12-12T00:12:00Z">
        <w:r w:rsidRPr="0049233F" w:rsidDel="00361F58">
          <w:rPr>
            <w:szCs w:val="26"/>
            <w:lang w:val="pt-BR"/>
            <w:rPrChange w:id="4584" w:author="The Si Tran" w:date="2012-12-05T23:02:00Z">
              <w:rPr>
                <w:sz w:val="28"/>
                <w:szCs w:val="28"/>
                <w:lang w:val="pt-BR"/>
              </w:rPr>
            </w:rPrChange>
          </w:rPr>
          <w:delText xml:space="preserve">lên </w:delText>
        </w:r>
      </w:del>
      <w:del w:id="4585" w:author="The Si Tran" w:date="2012-12-06T00:56:00Z">
        <w:r w:rsidRPr="0049233F" w:rsidDel="000E7D19">
          <w:rPr>
            <w:szCs w:val="26"/>
            <w:lang w:val="pt-BR"/>
            <w:rPrChange w:id="4586" w:author="The Si Tran" w:date="2012-12-05T23:02:00Z">
              <w:rPr>
                <w:sz w:val="28"/>
                <w:szCs w:val="28"/>
                <w:lang w:val="pt-BR"/>
              </w:rPr>
            </w:rPrChange>
          </w:rPr>
          <w:delText>y</w:delText>
        </w:r>
        <w:r w:rsidRPr="0049233F" w:rsidDel="000E7D19">
          <w:rPr>
            <w:szCs w:val="26"/>
            <w:vertAlign w:val="subscript"/>
            <w:lang w:val="pt-BR"/>
            <w:rPrChange w:id="4587" w:author="The Si Tran" w:date="2012-12-05T23:02:00Z">
              <w:rPr>
                <w:sz w:val="28"/>
                <w:szCs w:val="28"/>
                <w:vertAlign w:val="subscript"/>
                <w:lang w:val="pt-BR"/>
              </w:rPr>
            </w:rPrChange>
          </w:rPr>
          <w:delText>t</w:delText>
        </w:r>
        <w:r w:rsidRPr="0049233F" w:rsidDel="000E7D19">
          <w:rPr>
            <w:szCs w:val="26"/>
            <w:lang w:val="pt-BR"/>
            <w:rPrChange w:id="4588"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4589" w:author="The Si Tran" w:date="2012-12-06T00:59:00Z"/>
          <w:szCs w:val="26"/>
          <w:lang w:val="pt-BR"/>
        </w:rPr>
        <w:pPrChange w:id="4590" w:author="The Si Tran" w:date="2012-12-06T00:59:00Z">
          <w:pPr>
            <w:ind w:firstLine="540"/>
          </w:pPr>
        </w:pPrChange>
      </w:pPr>
      <w:del w:id="4591" w:author="The Si Tran" w:date="2012-12-12T00:12:00Z">
        <w:r w:rsidRPr="0049233F" w:rsidDel="00361F58">
          <w:rPr>
            <w:szCs w:val="26"/>
            <w:lang w:val="pt-BR"/>
            <w:rPrChange w:id="4592"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4593" w:author="The Si Tran" w:date="2012-12-06T01:05:00Z"/>
          <w:szCs w:val="26"/>
          <w:lang w:val="pt-BR"/>
          <w:rPrChange w:id="4594" w:author="The Si Tran" w:date="2012-12-05T23:02:00Z">
            <w:rPr>
              <w:del w:id="4595" w:author="The Si Tran" w:date="2012-12-06T01:05:00Z"/>
              <w:sz w:val="28"/>
              <w:szCs w:val="28"/>
              <w:lang w:val="pt-BR"/>
            </w:rPr>
          </w:rPrChange>
        </w:rPr>
        <w:pPrChange w:id="4596" w:author="The Si Tran" w:date="2012-12-06T01:05:00Z">
          <w:pPr>
            <w:ind w:firstLine="540"/>
          </w:pPr>
        </w:pPrChange>
      </w:pPr>
      <w:del w:id="4597" w:author="The Si Tran" w:date="2012-12-06T00:59:00Z">
        <w:r w:rsidRPr="00AF1345" w:rsidDel="007B7F6E">
          <w:rPr>
            <w:position w:val="-32"/>
            <w:szCs w:val="26"/>
            <w:lang w:val="pt-BR"/>
          </w:rPr>
          <w:object w:dxaOrig="2960" w:dyaOrig="700" w14:anchorId="6C0265E7">
            <v:shape id="_x0000_i1072" type="#_x0000_t75" style="width:208.5pt;height:50.25pt" o:ole="">
              <v:imagedata r:id="rId112" o:title=""/>
            </v:shape>
            <o:OLEObject Type="Embed" ProgID="Equation.DSMT4" ShapeID="_x0000_i1072" DrawAspect="Content" ObjectID="_1417583494" r:id="rId113"/>
          </w:object>
        </w:r>
      </w:del>
    </w:p>
    <w:p w14:paraId="25BA803B" w14:textId="77777777" w:rsidR="006A21F7" w:rsidRPr="0049233F" w:rsidDel="00361F58" w:rsidRDefault="006A21F7">
      <w:pPr>
        <w:ind w:left="720" w:firstLine="720"/>
        <w:rPr>
          <w:del w:id="4598" w:author="The Si Tran" w:date="2012-12-12T00:12:00Z"/>
          <w:szCs w:val="26"/>
          <w:lang w:val="pt-BR"/>
          <w:rPrChange w:id="4599" w:author="The Si Tran" w:date="2012-12-05T23:02:00Z">
            <w:rPr>
              <w:del w:id="4600" w:author="The Si Tran" w:date="2012-12-12T00:12:00Z"/>
              <w:sz w:val="28"/>
              <w:szCs w:val="28"/>
              <w:lang w:val="pt-BR"/>
            </w:rPr>
          </w:rPrChange>
        </w:rPr>
        <w:pPrChange w:id="4601" w:author="The Si Tran" w:date="2012-12-06T01:05:00Z">
          <w:pPr>
            <w:ind w:firstLine="540"/>
          </w:pPr>
        </w:pPrChange>
      </w:pPr>
      <w:del w:id="4602" w:author="The Si Tran" w:date="2012-12-06T01:05:00Z">
        <w:r w:rsidRPr="00AF1345" w:rsidDel="00781FC7">
          <w:rPr>
            <w:position w:val="-106"/>
            <w:szCs w:val="26"/>
            <w:lang w:val="pt-BR"/>
          </w:rPr>
          <w:object w:dxaOrig="3940" w:dyaOrig="1840" w14:anchorId="330C36D8">
            <v:shape id="_x0000_i1073" type="#_x0000_t75" style="width:260.25pt;height:122.25pt" o:ole="">
              <v:imagedata r:id="rId114" o:title=""/>
            </v:shape>
            <o:OLEObject Type="Embed" ProgID="Equation.DSMT4" ShapeID="_x0000_i1073" DrawAspect="Content" ObjectID="_1417583495" r:id="rId115"/>
          </w:object>
        </w:r>
      </w:del>
    </w:p>
    <w:p w14:paraId="7ED61313" w14:textId="77777777" w:rsidR="006A21F7" w:rsidRPr="0049233F" w:rsidDel="00361F58" w:rsidRDefault="006A21F7" w:rsidP="006A21F7">
      <w:pPr>
        <w:ind w:firstLine="540"/>
        <w:rPr>
          <w:del w:id="4603" w:author="The Si Tran" w:date="2012-12-12T00:12:00Z"/>
          <w:szCs w:val="26"/>
          <w:lang w:val="pt-BR"/>
          <w:rPrChange w:id="4604" w:author="The Si Tran" w:date="2012-12-05T23:02:00Z">
            <w:rPr>
              <w:del w:id="4605" w:author="The Si Tran" w:date="2012-12-12T00:12:00Z"/>
              <w:sz w:val="28"/>
              <w:szCs w:val="28"/>
              <w:lang w:val="pt-BR"/>
            </w:rPr>
          </w:rPrChange>
        </w:rPr>
      </w:pPr>
      <w:del w:id="4606" w:author="The Si Tran" w:date="2012-12-12T00:12:00Z">
        <w:r w:rsidRPr="0049233F" w:rsidDel="00361F58">
          <w:rPr>
            <w:szCs w:val="26"/>
            <w:lang w:val="pt-BR"/>
            <w:rPrChange w:id="4607"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4608" w:author="The Si Tran" w:date="2012-12-06T04:09:00Z"/>
          <w:szCs w:val="26"/>
          <w:lang w:val="pt-BR"/>
          <w:rPrChange w:id="4609" w:author="The Si Tran" w:date="2012-12-05T23:02:00Z">
            <w:rPr>
              <w:del w:id="4610" w:author="The Si Tran" w:date="2012-12-06T04:09:00Z"/>
              <w:sz w:val="28"/>
              <w:szCs w:val="28"/>
              <w:lang w:val="pt-BR"/>
            </w:rPr>
          </w:rPrChange>
        </w:rPr>
        <w:pPrChange w:id="4611" w:author="The Si Tran" w:date="2012-12-06T01:07:00Z">
          <w:pPr>
            <w:ind w:firstLine="540"/>
          </w:pPr>
        </w:pPrChange>
      </w:pPr>
      <w:del w:id="4612" w:author="The Si Tran" w:date="2012-12-06T01:07:00Z">
        <w:r w:rsidRPr="00AF1345" w:rsidDel="00FA67FB">
          <w:rPr>
            <w:position w:val="-28"/>
            <w:szCs w:val="26"/>
            <w:lang w:val="pt-BR"/>
          </w:rPr>
          <w:object w:dxaOrig="4099" w:dyaOrig="680" w14:anchorId="76A0D3E8">
            <v:shape id="_x0000_i1074" type="#_x0000_t75" style="width:315.75pt;height:50.25pt" o:ole="">
              <v:imagedata r:id="rId116" o:title=""/>
            </v:shape>
            <o:OLEObject Type="Embed" ProgID="Equation.DSMT4" ShapeID="_x0000_i1074" DrawAspect="Content" ObjectID="_1417583496" r:id="rId117"/>
          </w:object>
        </w:r>
      </w:del>
      <w:del w:id="4613" w:author="The Si Tran" w:date="2012-12-12T00:12:00Z">
        <w:r w:rsidRPr="0049233F" w:rsidDel="00361F58">
          <w:rPr>
            <w:szCs w:val="26"/>
            <w:lang w:val="pt-BR"/>
            <w:rPrChange w:id="4614" w:author="The Si Tran" w:date="2012-12-05T23:02:00Z">
              <w:rPr>
                <w:sz w:val="28"/>
                <w:szCs w:val="28"/>
                <w:lang w:val="pt-BR"/>
              </w:rPr>
            </w:rPrChange>
          </w:rPr>
          <w:delText xml:space="preserve">  (3.2.2</w:delText>
        </w:r>
      </w:del>
      <w:del w:id="4615" w:author="The Si Tran" w:date="2012-12-06T04:09:00Z">
        <w:r w:rsidRPr="0049233F" w:rsidDel="00187478">
          <w:rPr>
            <w:szCs w:val="26"/>
            <w:lang w:val="pt-BR"/>
            <w:rPrChange w:id="4616"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4617" w:author="The Si Tran" w:date="2012-12-12T00:12:00Z"/>
          <w:szCs w:val="26"/>
          <w:lang w:val="pt-BR"/>
          <w:rPrChange w:id="4618" w:author="The Si Tran" w:date="2012-12-06T01:05:00Z">
            <w:rPr>
              <w:del w:id="4619" w:author="The Si Tran" w:date="2012-12-12T00:12:00Z"/>
              <w:sz w:val="28"/>
              <w:szCs w:val="28"/>
              <w:lang w:val="pt-BR"/>
            </w:rPr>
          </w:rPrChange>
        </w:rPr>
        <w:pPrChange w:id="4620" w:author="The Si Tran" w:date="2012-12-06T04:09:00Z">
          <w:pPr>
            <w:ind w:firstLine="540"/>
          </w:pPr>
        </w:pPrChange>
      </w:pPr>
    </w:p>
    <w:p w14:paraId="5A6D8032" w14:textId="77777777" w:rsidR="006A21F7" w:rsidRPr="0049233F" w:rsidDel="00361F58" w:rsidRDefault="006A21F7" w:rsidP="006A21F7">
      <w:pPr>
        <w:ind w:firstLine="540"/>
        <w:rPr>
          <w:del w:id="4621" w:author="The Si Tran" w:date="2012-12-12T00:12:00Z"/>
          <w:szCs w:val="26"/>
          <w:lang w:val="pt-BR"/>
          <w:rPrChange w:id="4622" w:author="The Si Tran" w:date="2012-12-05T23:02:00Z">
            <w:rPr>
              <w:del w:id="4623" w:author="The Si Tran" w:date="2012-12-12T00:12:00Z"/>
              <w:sz w:val="28"/>
              <w:szCs w:val="28"/>
              <w:lang w:val="pt-BR"/>
            </w:rPr>
          </w:rPrChange>
        </w:rPr>
      </w:pPr>
      <w:del w:id="4624" w:author="The Si Tran" w:date="2012-12-12T00:12:00Z">
        <w:r w:rsidRPr="0049233F" w:rsidDel="00361F58">
          <w:rPr>
            <w:szCs w:val="26"/>
            <w:lang w:val="pt-BR"/>
            <w:rPrChange w:id="4625"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4626" w:author="The Si Tran" w:date="2012-12-12T00:12:00Z"/>
          <w:szCs w:val="26"/>
          <w:lang w:val="pt-BR"/>
          <w:rPrChange w:id="4627" w:author="The Si Tran" w:date="2012-12-05T23:02:00Z">
            <w:rPr>
              <w:del w:id="4628" w:author="The Si Tran" w:date="2012-12-12T00:12:00Z"/>
              <w:sz w:val="28"/>
              <w:szCs w:val="28"/>
              <w:lang w:val="pt-BR"/>
            </w:rPr>
          </w:rPrChange>
        </w:rPr>
      </w:pPr>
      <w:del w:id="4629" w:author="The Si Tran" w:date="2012-12-12T00:12:00Z">
        <w:r w:rsidRPr="0049233F" w:rsidDel="00361F58">
          <w:rPr>
            <w:szCs w:val="26"/>
            <w:lang w:val="pt-BR"/>
            <w:rPrChange w:id="4630"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4631" w:author="The Si Tran" w:date="2012-12-12T00:12:00Z"/>
          <w:b/>
          <w:szCs w:val="26"/>
          <w:lang w:val="pt-BR"/>
          <w:rPrChange w:id="4632" w:author="The Si Tran" w:date="2012-12-05T23:02:00Z">
            <w:rPr>
              <w:del w:id="4633" w:author="The Si Tran" w:date="2012-12-12T00:12:00Z"/>
              <w:b/>
              <w:sz w:val="28"/>
              <w:szCs w:val="28"/>
              <w:lang w:val="pt-BR"/>
            </w:rPr>
          </w:rPrChange>
        </w:rPr>
      </w:pPr>
      <w:del w:id="4634" w:author="The Si Tran" w:date="2012-12-12T00:12:00Z">
        <w:r w:rsidRPr="0049233F" w:rsidDel="00361F58">
          <w:rPr>
            <w:b/>
            <w:szCs w:val="26"/>
            <w:lang w:val="pt-BR"/>
            <w:rPrChange w:id="4635"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4636" w:author="The Si Tran" w:date="2012-12-12T00:12:00Z"/>
          <w:szCs w:val="26"/>
          <w:lang w:val="pt-BR"/>
          <w:rPrChange w:id="4637" w:author="The Si Tran" w:date="2012-12-05T23:02:00Z">
            <w:rPr>
              <w:del w:id="4638" w:author="The Si Tran" w:date="2012-12-12T00:12:00Z"/>
              <w:sz w:val="28"/>
              <w:szCs w:val="28"/>
              <w:lang w:val="pt-BR"/>
            </w:rPr>
          </w:rPrChange>
        </w:rPr>
      </w:pPr>
      <w:del w:id="4639" w:author="The Si Tran" w:date="2012-12-12T00:12:00Z">
        <w:r w:rsidRPr="0049233F" w:rsidDel="00361F58">
          <w:rPr>
            <w:szCs w:val="26"/>
            <w:lang w:val="pt-BR"/>
            <w:rPrChange w:id="4640" w:author="The Si Tran" w:date="2012-12-05T23:02:00Z">
              <w:rPr>
                <w:sz w:val="28"/>
                <w:szCs w:val="28"/>
                <w:lang w:val="pt-BR"/>
              </w:rPr>
            </w:rPrChange>
          </w:rPr>
          <w:delText xml:space="preserve">Hàm tự tương quan riêng phần ở độ trễ k là sự tương quan giữa </w:delText>
        </w:r>
      </w:del>
      <w:del w:id="4641" w:author="The Si Tran" w:date="2012-12-06T20:12:00Z">
        <w:r w:rsidRPr="0049233F" w:rsidDel="00542651">
          <w:rPr>
            <w:szCs w:val="26"/>
            <w:lang w:val="pt-BR"/>
            <w:rPrChange w:id="4642" w:author="The Si Tran" w:date="2012-12-05T23:02:00Z">
              <w:rPr>
                <w:sz w:val="28"/>
                <w:szCs w:val="28"/>
                <w:lang w:val="pt-BR"/>
              </w:rPr>
            </w:rPrChange>
          </w:rPr>
          <w:delText>y</w:delText>
        </w:r>
        <w:r w:rsidRPr="0049233F" w:rsidDel="00542651">
          <w:rPr>
            <w:szCs w:val="26"/>
            <w:vertAlign w:val="subscript"/>
            <w:lang w:val="pt-BR"/>
            <w:rPrChange w:id="4643" w:author="The Si Tran" w:date="2012-12-05T23:02:00Z">
              <w:rPr>
                <w:sz w:val="28"/>
                <w:szCs w:val="28"/>
                <w:vertAlign w:val="subscript"/>
                <w:lang w:val="pt-BR"/>
              </w:rPr>
            </w:rPrChange>
          </w:rPr>
          <w:delText>t</w:delText>
        </w:r>
      </w:del>
      <w:del w:id="4644" w:author="The Si Tran" w:date="2012-12-12T00:12:00Z">
        <w:r w:rsidRPr="0049233F" w:rsidDel="00361F58">
          <w:rPr>
            <w:szCs w:val="26"/>
            <w:lang w:val="pt-BR"/>
            <w:rPrChange w:id="4645" w:author="The Si Tran" w:date="2012-12-05T23:02:00Z">
              <w:rPr>
                <w:sz w:val="28"/>
                <w:szCs w:val="28"/>
                <w:lang w:val="pt-BR"/>
              </w:rPr>
            </w:rPrChange>
          </w:rPr>
          <w:delText xml:space="preserve"> và </w:delText>
        </w:r>
      </w:del>
      <w:del w:id="4646" w:author="The Si Tran" w:date="2012-12-06T20:12:00Z">
        <w:r w:rsidRPr="0049233F" w:rsidDel="00542651">
          <w:rPr>
            <w:szCs w:val="26"/>
            <w:lang w:val="pt-BR"/>
            <w:rPrChange w:id="4647" w:author="The Si Tran" w:date="2012-12-05T23:02:00Z">
              <w:rPr>
                <w:sz w:val="28"/>
                <w:szCs w:val="28"/>
                <w:lang w:val="pt-BR"/>
              </w:rPr>
            </w:rPrChange>
          </w:rPr>
          <w:delText>y</w:delText>
        </w:r>
        <w:r w:rsidRPr="0049233F" w:rsidDel="00542651">
          <w:rPr>
            <w:szCs w:val="26"/>
            <w:vertAlign w:val="subscript"/>
            <w:lang w:val="pt-BR"/>
            <w:rPrChange w:id="4648" w:author="The Si Tran" w:date="2012-12-05T23:02:00Z">
              <w:rPr>
                <w:sz w:val="28"/>
                <w:szCs w:val="28"/>
                <w:vertAlign w:val="subscript"/>
                <w:lang w:val="pt-BR"/>
              </w:rPr>
            </w:rPrChange>
          </w:rPr>
          <w:delText>t-k</w:delText>
        </w:r>
      </w:del>
      <w:del w:id="4649" w:author="The Si Tran" w:date="2012-12-12T00:12:00Z">
        <w:r w:rsidRPr="0049233F" w:rsidDel="00361F58">
          <w:rPr>
            <w:szCs w:val="26"/>
            <w:lang w:val="pt-BR"/>
            <w:rPrChange w:id="4650" w:author="The Si Tran" w:date="2012-12-05T23:02:00Z">
              <w:rPr>
                <w:sz w:val="28"/>
                <w:szCs w:val="28"/>
                <w:lang w:val="pt-BR"/>
              </w:rPr>
            </w:rPrChange>
          </w:rPr>
          <w:delText xml:space="preserve"> sau khi đã hiệu chỉnh sự ảnh hưởng của các giá trị </w:delText>
        </w:r>
      </w:del>
      <w:del w:id="4651" w:author="The Si Tran" w:date="2012-12-06T20:13:00Z">
        <w:r w:rsidRPr="0049233F" w:rsidDel="00542651">
          <w:rPr>
            <w:szCs w:val="26"/>
            <w:lang w:val="pt-BR"/>
            <w:rPrChange w:id="4652" w:author="The Si Tran" w:date="2012-12-05T23:02:00Z">
              <w:rPr>
                <w:sz w:val="28"/>
                <w:szCs w:val="28"/>
                <w:lang w:val="pt-BR"/>
              </w:rPr>
            </w:rPrChange>
          </w:rPr>
          <w:delText>y</w:delText>
        </w:r>
        <w:r w:rsidRPr="0049233F" w:rsidDel="00542651">
          <w:rPr>
            <w:szCs w:val="26"/>
            <w:vertAlign w:val="subscript"/>
            <w:lang w:val="pt-BR"/>
            <w:rPrChange w:id="4653" w:author="The Si Tran" w:date="2012-12-05T23:02:00Z">
              <w:rPr>
                <w:sz w:val="28"/>
                <w:szCs w:val="28"/>
                <w:vertAlign w:val="subscript"/>
                <w:lang w:val="pt-BR"/>
              </w:rPr>
            </w:rPrChange>
          </w:rPr>
          <w:delText>t-1</w:delText>
        </w:r>
        <w:r w:rsidRPr="0049233F" w:rsidDel="00542651">
          <w:rPr>
            <w:szCs w:val="26"/>
            <w:lang w:val="pt-BR"/>
            <w:rPrChange w:id="4654" w:author="The Si Tran" w:date="2012-12-05T23:02:00Z">
              <w:rPr>
                <w:sz w:val="28"/>
                <w:szCs w:val="28"/>
                <w:lang w:val="pt-BR"/>
              </w:rPr>
            </w:rPrChange>
          </w:rPr>
          <w:delText>, y</w:delText>
        </w:r>
        <w:r w:rsidRPr="0049233F" w:rsidDel="00542651">
          <w:rPr>
            <w:szCs w:val="26"/>
            <w:vertAlign w:val="subscript"/>
            <w:lang w:val="pt-BR"/>
            <w:rPrChange w:id="4655" w:author="The Si Tran" w:date="2012-12-05T23:02:00Z">
              <w:rPr>
                <w:sz w:val="28"/>
                <w:szCs w:val="28"/>
                <w:vertAlign w:val="subscript"/>
                <w:lang w:val="pt-BR"/>
              </w:rPr>
            </w:rPrChange>
          </w:rPr>
          <w:delText>t-2</w:delText>
        </w:r>
        <w:r w:rsidRPr="0049233F" w:rsidDel="00542651">
          <w:rPr>
            <w:szCs w:val="26"/>
            <w:lang w:val="pt-BR"/>
            <w:rPrChange w:id="4656" w:author="The Si Tran" w:date="2012-12-05T23:02:00Z">
              <w:rPr>
                <w:sz w:val="28"/>
                <w:szCs w:val="28"/>
                <w:lang w:val="pt-BR"/>
              </w:rPr>
            </w:rPrChange>
          </w:rPr>
          <w:delText>, ..., y</w:delText>
        </w:r>
        <w:r w:rsidRPr="0049233F" w:rsidDel="00542651">
          <w:rPr>
            <w:szCs w:val="26"/>
            <w:vertAlign w:val="subscript"/>
            <w:lang w:val="pt-BR"/>
            <w:rPrChange w:id="4657" w:author="The Si Tran" w:date="2012-12-05T23:02:00Z">
              <w:rPr>
                <w:sz w:val="28"/>
                <w:szCs w:val="28"/>
                <w:vertAlign w:val="subscript"/>
                <w:lang w:val="pt-BR"/>
              </w:rPr>
            </w:rPrChange>
          </w:rPr>
          <w:delText>t-k+1</w:delText>
        </w:r>
      </w:del>
      <w:del w:id="4658" w:author="The Si Tran" w:date="2012-12-12T00:12:00Z">
        <w:r w:rsidRPr="0049233F" w:rsidDel="00361F58">
          <w:rPr>
            <w:szCs w:val="26"/>
            <w:lang w:val="pt-BR"/>
            <w:rPrChange w:id="4659" w:author="The Si Tran" w:date="2012-12-05T23:02:00Z">
              <w:rPr>
                <w:sz w:val="28"/>
                <w:szCs w:val="28"/>
                <w:lang w:val="pt-BR"/>
              </w:rPr>
            </w:rPrChange>
          </w:rPr>
          <w:delText xml:space="preserve"> [1]. Trong mô hình AR(p), hàm tự tương quan riêng phần ở độ trễ </w:delText>
        </w:r>
      </w:del>
      <w:del w:id="4660" w:author="The Si Tran" w:date="2012-12-06T20:14:00Z">
        <w:r w:rsidRPr="0049233F" w:rsidDel="00851CA5">
          <w:rPr>
            <w:szCs w:val="26"/>
            <w:lang w:val="pt-BR"/>
            <w:rPrChange w:id="4661" w:author="The Si Tran" w:date="2012-12-05T23:02:00Z">
              <w:rPr>
                <w:sz w:val="28"/>
                <w:szCs w:val="28"/>
                <w:lang w:val="pt-BR"/>
              </w:rPr>
            </w:rPrChange>
          </w:rPr>
          <w:delText xml:space="preserve">k &gt; p </w:delText>
        </w:r>
      </w:del>
      <w:del w:id="4662" w:author="The Si Tran" w:date="2012-12-12T00:12:00Z">
        <w:r w:rsidRPr="0049233F" w:rsidDel="00361F58">
          <w:rPr>
            <w:szCs w:val="26"/>
            <w:lang w:val="pt-BR"/>
            <w:rPrChange w:id="4663"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4664" w:author="The Si Tran" w:date="2012-12-06T01:11:00Z"/>
          <w:szCs w:val="26"/>
          <w:lang w:val="pt-BR"/>
          <w:rPrChange w:id="4665" w:author="The Si Tran" w:date="2012-12-06T01:11:00Z">
            <w:rPr>
              <w:del w:id="4666" w:author="The Si Tran" w:date="2012-12-06T01:11:00Z"/>
              <w:sz w:val="28"/>
              <w:szCs w:val="28"/>
              <w:lang w:val="pt-BR"/>
            </w:rPr>
          </w:rPrChange>
        </w:rPr>
        <w:pPrChange w:id="4667" w:author="The Si Tran" w:date="2012-12-06T01:11:00Z">
          <w:pPr>
            <w:ind w:firstLine="540"/>
          </w:pPr>
        </w:pPrChange>
      </w:pPr>
      <w:del w:id="4668" w:author="The Si Tran" w:date="2012-12-12T00:12:00Z">
        <w:r w:rsidRPr="0049233F" w:rsidDel="00361F58">
          <w:rPr>
            <w:szCs w:val="26"/>
            <w:lang w:val="pt-BR"/>
            <w:rPrChange w:id="4669" w:author="The Si Tran" w:date="2012-12-05T23:02:00Z">
              <w:rPr>
                <w:sz w:val="28"/>
                <w:szCs w:val="28"/>
                <w:lang w:val="pt-BR"/>
              </w:rPr>
            </w:rPrChange>
          </w:rPr>
          <w:delText xml:space="preserve">Xét hệ phương trình Yule-Walker cho hàm tự tương quan của mô hình AR(k) với bậc </w:delText>
        </w:r>
      </w:del>
      <w:del w:id="4670" w:author="The Si Tran" w:date="2012-12-06T20:14:00Z">
        <w:r w:rsidRPr="0049233F" w:rsidDel="00940531">
          <w:rPr>
            <w:szCs w:val="26"/>
            <w:lang w:val="pt-BR"/>
            <w:rPrChange w:id="4671" w:author="The Si Tran" w:date="2012-12-05T23:02:00Z">
              <w:rPr>
                <w:sz w:val="28"/>
                <w:szCs w:val="28"/>
                <w:lang w:val="pt-BR"/>
              </w:rPr>
            </w:rPrChange>
          </w:rPr>
          <w:delText>k</w:delText>
        </w:r>
      </w:del>
      <w:del w:id="4672" w:author="The Si Tran" w:date="2012-12-12T00:12:00Z">
        <w:r w:rsidRPr="0049233F" w:rsidDel="00361F58">
          <w:rPr>
            <w:szCs w:val="26"/>
            <w:lang w:val="pt-BR"/>
            <w:rPrChange w:id="4673"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4674" w:author="The Si Tran" w:date="2012-12-12T00:12:00Z"/>
          <w:szCs w:val="26"/>
          <w:lang w:val="pt-BR"/>
          <w:rPrChange w:id="4675" w:author="The Si Tran" w:date="2012-12-05T23:02:00Z">
            <w:rPr>
              <w:del w:id="4676" w:author="The Si Tran" w:date="2012-12-12T00:12:00Z"/>
              <w:sz w:val="28"/>
              <w:szCs w:val="28"/>
              <w:lang w:val="pt-BR"/>
            </w:rPr>
          </w:rPrChange>
        </w:rPr>
        <w:pPrChange w:id="4677" w:author="The Si Tran" w:date="2012-12-06T01:11:00Z">
          <w:pPr>
            <w:ind w:firstLine="540"/>
          </w:pPr>
        </w:pPrChange>
      </w:pPr>
      <w:del w:id="4678" w:author="The Si Tran" w:date="2012-12-06T01:11:00Z">
        <w:r w:rsidRPr="00AF1345" w:rsidDel="00E27BFB">
          <w:rPr>
            <w:position w:val="-28"/>
            <w:szCs w:val="26"/>
            <w:lang w:val="pt-BR"/>
          </w:rPr>
          <w:object w:dxaOrig="3940" w:dyaOrig="680" w14:anchorId="12EE6A83">
            <v:shape id="_x0000_i1075" type="#_x0000_t75" style="width:300.75pt;height:50.25pt" o:ole="">
              <v:imagedata r:id="rId118" o:title=""/>
            </v:shape>
            <o:OLEObject Type="Embed" ProgID="Equation.DSMT4" ShapeID="_x0000_i1075" DrawAspect="Content" ObjectID="_1417583497" r:id="rId119"/>
          </w:object>
        </w:r>
      </w:del>
    </w:p>
    <w:p w14:paraId="45997D58" w14:textId="77777777" w:rsidR="00E27BFB" w:rsidRPr="009C05B7" w:rsidDel="00361F58" w:rsidRDefault="006A21F7">
      <w:pPr>
        <w:ind w:firstLine="0"/>
        <w:rPr>
          <w:del w:id="4679" w:author="The Si Tran" w:date="2012-12-12T00:12:00Z"/>
          <w:rFonts w:eastAsiaTheme="minorEastAsia"/>
          <w:szCs w:val="26"/>
          <w:lang w:val="pt-BR"/>
          <w:rPrChange w:id="4680" w:author="The Si Tran" w:date="2012-12-06T01:24:00Z">
            <w:rPr>
              <w:del w:id="4681" w:author="The Si Tran" w:date="2012-12-12T00:12:00Z"/>
              <w:sz w:val="28"/>
              <w:szCs w:val="28"/>
              <w:lang w:val="pt-BR"/>
            </w:rPr>
          </w:rPrChange>
        </w:rPr>
        <w:pPrChange w:id="4682" w:author="The Si Tran" w:date="2012-12-06T01:24:00Z">
          <w:pPr>
            <w:ind w:firstLine="540"/>
          </w:pPr>
        </w:pPrChange>
      </w:pPr>
      <w:del w:id="4683" w:author="The Si Tran" w:date="2012-12-12T00:12:00Z">
        <w:r w:rsidRPr="0049233F" w:rsidDel="00361F58">
          <w:rPr>
            <w:szCs w:val="26"/>
            <w:lang w:val="pt-BR"/>
            <w:rPrChange w:id="4684"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4685" w:author="The Si Tran" w:date="2012-12-12T00:12:00Z"/>
          <w:szCs w:val="26"/>
          <w:lang w:val="pt-BR"/>
          <w:rPrChange w:id="4686" w:author="The Si Tran" w:date="2012-12-06T01:24:00Z">
            <w:rPr>
              <w:del w:id="4687" w:author="The Si Tran" w:date="2012-12-12T00:12:00Z"/>
              <w:sz w:val="28"/>
              <w:szCs w:val="28"/>
              <w:lang w:val="pt-BR"/>
            </w:rPr>
          </w:rPrChange>
        </w:rPr>
        <w:pPrChange w:id="4688" w:author="The Si Tran" w:date="2012-12-06T01:27:00Z">
          <w:pPr>
            <w:ind w:firstLine="540"/>
          </w:pPr>
        </w:pPrChange>
      </w:pPr>
      <w:del w:id="4689" w:author="The Si Tran" w:date="2012-12-06T01:24:00Z">
        <w:r w:rsidRPr="00AF1345" w:rsidDel="009C05B7">
          <w:rPr>
            <w:position w:val="-124"/>
            <w:szCs w:val="26"/>
            <w:lang w:val="pt-BR"/>
          </w:rPr>
          <w:object w:dxaOrig="6780" w:dyaOrig="2600" w14:anchorId="5F78E78C">
            <v:shape id="_x0000_i1076" type="#_x0000_t75" style="width:410.25pt;height:159pt" o:ole="">
              <v:imagedata r:id="rId120" o:title=""/>
            </v:shape>
            <o:OLEObject Type="Embed" ProgID="Equation.DSMT4" ShapeID="_x0000_i1076" DrawAspect="Content" ObjectID="_1417583498" r:id="rId121"/>
          </w:object>
        </w:r>
      </w:del>
      <w:del w:id="4690" w:author="The Si Tran" w:date="2012-12-12T00:12:00Z">
        <w:r w:rsidRPr="00AC1C82" w:rsidDel="00361F58">
          <w:rPr>
            <w:position w:val="-4"/>
            <w:szCs w:val="26"/>
            <w:lang w:val="pt-BR"/>
          </w:rPr>
          <w:object w:dxaOrig="180" w:dyaOrig="279" w14:anchorId="3C57DC65">
            <v:shape id="_x0000_i1077" type="#_x0000_t75" style="width:7.5pt;height:12.75pt" o:ole="">
              <v:imagedata r:id="rId19" o:title=""/>
            </v:shape>
            <o:OLEObject Type="Embed" ProgID="Equation.DSMT4" ShapeID="_x0000_i1077" DrawAspect="Content" ObjectID="_1417583499" r:id="rId122"/>
          </w:object>
        </w:r>
        <w:r w:rsidRPr="0049233F" w:rsidDel="00361F58">
          <w:rPr>
            <w:szCs w:val="26"/>
            <w:lang w:val="pt-BR"/>
            <w:rPrChange w:id="4691"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4692" w:author="The Si Tran" w:date="2012-12-12T00:12:00Z"/>
          <w:szCs w:val="26"/>
          <w:lang w:val="pt-BR"/>
          <w:rPrChange w:id="4693" w:author="The Si Tran" w:date="2012-12-05T23:02:00Z">
            <w:rPr>
              <w:del w:id="4694" w:author="The Si Tran" w:date="2012-12-12T00:12:00Z"/>
              <w:sz w:val="28"/>
              <w:szCs w:val="28"/>
              <w:lang w:val="pt-BR"/>
            </w:rPr>
          </w:rPrChange>
        </w:rPr>
      </w:pPr>
      <w:del w:id="4695" w:author="The Si Tran" w:date="2012-12-06T01:27:00Z">
        <w:r w:rsidRPr="00AF1345" w:rsidDel="00261881">
          <w:rPr>
            <w:position w:val="-12"/>
            <w:szCs w:val="26"/>
            <w:lang w:val="pt-BR"/>
          </w:rPr>
          <w:object w:dxaOrig="1040" w:dyaOrig="360" w14:anchorId="11AEF62C">
            <v:shape id="_x0000_i1078" type="#_x0000_t75" style="width:116.25pt;height:44.25pt" o:ole="">
              <v:imagedata r:id="rId123" o:title=""/>
            </v:shape>
            <o:OLEObject Type="Embed" ProgID="Equation.DSMT4" ShapeID="_x0000_i1078" DrawAspect="Content" ObjectID="_1417583500" r:id="rId124"/>
          </w:object>
        </w:r>
      </w:del>
    </w:p>
    <w:p w14:paraId="1B74205E" w14:textId="77777777" w:rsidR="00261881" w:rsidRPr="0049233F" w:rsidDel="00361F58" w:rsidRDefault="006A21F7" w:rsidP="006A21F7">
      <w:pPr>
        <w:ind w:firstLine="540"/>
        <w:rPr>
          <w:del w:id="4696" w:author="The Si Tran" w:date="2012-12-12T00:12:00Z"/>
          <w:szCs w:val="26"/>
          <w:lang w:val="pt-BR"/>
          <w:rPrChange w:id="4697" w:author="The Si Tran" w:date="2012-12-05T23:02:00Z">
            <w:rPr>
              <w:del w:id="4698" w:author="The Si Tran" w:date="2012-12-12T00:12:00Z"/>
              <w:sz w:val="28"/>
              <w:szCs w:val="28"/>
              <w:lang w:val="pt-BR"/>
            </w:rPr>
          </w:rPrChange>
        </w:rPr>
      </w:pPr>
      <w:del w:id="4699" w:author="The Si Tran" w:date="2012-12-12T00:12:00Z">
        <w:r w:rsidRPr="0049233F" w:rsidDel="00361F58">
          <w:rPr>
            <w:szCs w:val="26"/>
            <w:lang w:val="pt-BR"/>
            <w:rPrChange w:id="4700"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4701" w:author="The Si Tran" w:date="2012-12-06T01:28:00Z"/>
          <w:szCs w:val="26"/>
          <w:lang w:val="pt-BR"/>
          <w:rPrChange w:id="4702" w:author="The Si Tran" w:date="2012-12-05T23:02:00Z">
            <w:rPr>
              <w:del w:id="4703" w:author="The Si Tran" w:date="2012-12-06T01:28:00Z"/>
              <w:sz w:val="28"/>
              <w:szCs w:val="28"/>
              <w:lang w:val="pt-BR"/>
            </w:rPr>
          </w:rPrChange>
        </w:rPr>
      </w:pPr>
      <w:del w:id="4704" w:author="The Si Tran" w:date="2012-12-06T01:28:00Z">
        <w:r w:rsidRPr="00AF1345" w:rsidDel="00261881">
          <w:rPr>
            <w:position w:val="-122"/>
            <w:szCs w:val="26"/>
            <w:lang w:val="pt-BR"/>
          </w:rPr>
          <w:object w:dxaOrig="5800" w:dyaOrig="2560" w14:anchorId="0026A38C">
            <v:shape id="_x0000_i1079" type="#_x0000_t75" style="width:353.25pt;height:159pt" o:ole="">
              <v:imagedata r:id="rId125" o:title=""/>
            </v:shape>
            <o:OLEObject Type="Embed" ProgID="Equation.DSMT4" ShapeID="_x0000_i1079" DrawAspect="Content" ObjectID="_1417583501" r:id="rId126"/>
          </w:object>
        </w:r>
        <w:r w:rsidRPr="0049233F" w:rsidDel="00261881">
          <w:rPr>
            <w:szCs w:val="26"/>
            <w:lang w:val="pt-BR"/>
            <w:rPrChange w:id="4705"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4706" w:author="The Si Tran" w:date="2012-12-06T01:30:00Z"/>
          <w:szCs w:val="26"/>
          <w:lang w:val="pt-BR"/>
          <w:rPrChange w:id="4707" w:author="The Si Tran" w:date="2012-12-05T23:02:00Z">
            <w:rPr>
              <w:del w:id="4708" w:author="The Si Tran" w:date="2012-12-06T01:30:00Z"/>
              <w:sz w:val="28"/>
              <w:szCs w:val="28"/>
              <w:lang w:val="pt-BR"/>
            </w:rPr>
          </w:rPrChange>
        </w:rPr>
      </w:pPr>
    </w:p>
    <w:p w14:paraId="75981A4C" w14:textId="77777777" w:rsidR="006A21F7" w:rsidRPr="0049233F" w:rsidDel="00361F58" w:rsidRDefault="006A21F7" w:rsidP="006A21F7">
      <w:pPr>
        <w:ind w:firstLine="540"/>
        <w:rPr>
          <w:del w:id="4709" w:author="The Si Tran" w:date="2012-12-12T00:12:00Z"/>
          <w:szCs w:val="26"/>
          <w:lang w:val="pt-BR"/>
          <w:rPrChange w:id="4710" w:author="The Si Tran" w:date="2012-12-05T23:02:00Z">
            <w:rPr>
              <w:del w:id="4711" w:author="The Si Tran" w:date="2012-12-12T00:12:00Z"/>
              <w:sz w:val="28"/>
              <w:szCs w:val="28"/>
              <w:lang w:val="pt-BR"/>
            </w:rPr>
          </w:rPrChange>
        </w:rPr>
      </w:pPr>
    </w:p>
    <w:p w14:paraId="6735D7E8" w14:textId="77777777" w:rsidR="006A21F7" w:rsidRPr="0049233F" w:rsidDel="008771FB" w:rsidRDefault="006A21F7" w:rsidP="006A21F7">
      <w:pPr>
        <w:ind w:firstLine="540"/>
        <w:rPr>
          <w:del w:id="4712" w:author="The Si Tran" w:date="2012-12-06T01:30:00Z"/>
          <w:szCs w:val="26"/>
          <w:lang w:val="pt-BR"/>
          <w:rPrChange w:id="4713" w:author="The Si Tran" w:date="2012-12-05T23:02:00Z">
            <w:rPr>
              <w:del w:id="4714" w:author="The Si Tran" w:date="2012-12-06T01:30:00Z"/>
              <w:sz w:val="28"/>
              <w:szCs w:val="28"/>
              <w:lang w:val="pt-BR"/>
            </w:rPr>
          </w:rPrChange>
        </w:rPr>
      </w:pPr>
      <w:del w:id="4715" w:author="The Si Tran" w:date="2012-12-06T01:30:00Z">
        <w:r w:rsidRPr="0049233F" w:rsidDel="008771FB">
          <w:rPr>
            <w:szCs w:val="26"/>
            <w:lang w:val="pt-BR"/>
            <w:rPrChange w:id="4716"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0" type="#_x0000_t75" style="width:1in;height:159pt" o:ole="">
              <v:imagedata r:id="rId127" o:title=""/>
            </v:shape>
            <o:OLEObject Type="Embed" ProgID="Equation.DSMT4" ShapeID="_x0000_i1080" DrawAspect="Content" ObjectID="_1417583502" r:id="rId128"/>
          </w:object>
        </w:r>
        <w:r w:rsidRPr="0049233F" w:rsidDel="008771FB">
          <w:rPr>
            <w:szCs w:val="26"/>
            <w:lang w:val="pt-BR"/>
            <w:rPrChange w:id="4717"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1" type="#_x0000_t75" style="width:1in;height:159pt" o:ole="">
              <v:imagedata r:id="rId129" o:title=""/>
            </v:shape>
            <o:OLEObject Type="Embed" ProgID="Equation.DSMT4" ShapeID="_x0000_i1081" DrawAspect="Content" ObjectID="_1417583503" r:id="rId130"/>
          </w:object>
        </w:r>
      </w:del>
    </w:p>
    <w:p w14:paraId="17A8DAB1" w14:textId="77777777" w:rsidR="006A21F7" w:rsidRPr="0049233F" w:rsidDel="00361F58" w:rsidRDefault="006A21F7" w:rsidP="006A21F7">
      <w:pPr>
        <w:ind w:firstLine="540"/>
        <w:rPr>
          <w:del w:id="4718" w:author="The Si Tran" w:date="2012-12-12T00:12:00Z"/>
          <w:szCs w:val="26"/>
          <w:lang w:val="pt-BR"/>
          <w:rPrChange w:id="4719" w:author="The Si Tran" w:date="2012-12-05T23:02:00Z">
            <w:rPr>
              <w:del w:id="4720" w:author="The Si Tran" w:date="2012-12-12T00:12:00Z"/>
              <w:sz w:val="28"/>
              <w:szCs w:val="28"/>
              <w:lang w:val="pt-BR"/>
            </w:rPr>
          </w:rPrChange>
        </w:rPr>
      </w:pPr>
      <w:del w:id="4721" w:author="The Si Tran" w:date="2012-12-12T00:12:00Z">
        <w:r w:rsidRPr="0049233F" w:rsidDel="00361F58">
          <w:rPr>
            <w:szCs w:val="26"/>
            <w:lang w:val="pt-BR"/>
            <w:rPrChange w:id="4722" w:author="The Si Tran" w:date="2012-12-05T23:02:00Z">
              <w:rPr>
                <w:sz w:val="28"/>
                <w:szCs w:val="28"/>
                <w:lang w:val="pt-BR"/>
              </w:rPr>
            </w:rPrChange>
          </w:rPr>
          <w:delText xml:space="preserve">Cho mọi </w:delText>
        </w:r>
      </w:del>
      <w:del w:id="4723" w:author="The Si Tran" w:date="2012-12-06T20:15:00Z">
        <w:r w:rsidRPr="0049233F" w:rsidDel="00FF697A">
          <w:rPr>
            <w:szCs w:val="26"/>
            <w:lang w:val="pt-BR"/>
            <w:rPrChange w:id="4724" w:author="The Si Tran" w:date="2012-12-05T23:02:00Z">
              <w:rPr>
                <w:sz w:val="28"/>
                <w:szCs w:val="28"/>
                <w:lang w:val="pt-BR"/>
              </w:rPr>
            </w:rPrChange>
          </w:rPr>
          <w:delText xml:space="preserve">k, k=1,2,3,... </w:delText>
        </w:r>
      </w:del>
      <w:del w:id="4725" w:author="The Si Tran" w:date="2012-12-06T20:16:00Z">
        <w:r w:rsidRPr="0049233F" w:rsidDel="0045340D">
          <w:rPr>
            <w:szCs w:val="26"/>
            <w:lang w:val="pt-BR"/>
            <w:rPrChange w:id="4726" w:author="The Si Tran" w:date="2012-12-05T23:02:00Z">
              <w:rPr>
                <w:sz w:val="28"/>
                <w:szCs w:val="28"/>
                <w:lang w:val="pt-BR"/>
              </w:rPr>
            </w:rPrChange>
          </w:rPr>
          <w:delText xml:space="preserve">hệ số </w:delText>
        </w:r>
      </w:del>
      <w:del w:id="4727" w:author="The Si Tran" w:date="2012-12-06T01:30:00Z">
        <w:r w:rsidRPr="00AF1345" w:rsidDel="008771FB">
          <w:rPr>
            <w:position w:val="-12"/>
            <w:szCs w:val="26"/>
            <w:lang w:val="pt-BR"/>
          </w:rPr>
          <w:object w:dxaOrig="320" w:dyaOrig="360" w14:anchorId="3B080946">
            <v:shape id="_x0000_i1082" type="#_x0000_t75" style="width:12.75pt;height:21.75pt" o:ole="">
              <v:imagedata r:id="rId131" o:title=""/>
            </v:shape>
            <o:OLEObject Type="Embed" ProgID="Equation.DSMT4" ShapeID="_x0000_i1082" DrawAspect="Content" ObjectID="_1417583504" r:id="rId132"/>
          </w:object>
        </w:r>
      </w:del>
      <w:del w:id="4728" w:author="The Si Tran" w:date="2012-12-06T20:16:00Z">
        <w:r w:rsidRPr="0049233F" w:rsidDel="0045340D">
          <w:rPr>
            <w:szCs w:val="26"/>
            <w:lang w:val="pt-BR"/>
            <w:rPrChange w:id="4729" w:author="The Si Tran" w:date="2012-12-05T23:02:00Z">
              <w:rPr>
                <w:sz w:val="28"/>
                <w:szCs w:val="28"/>
                <w:lang w:val="pt-BR"/>
              </w:rPr>
            </w:rPrChange>
          </w:rPr>
          <w:delText xml:space="preserve"> </w:delText>
        </w:r>
      </w:del>
      <w:del w:id="4730" w:author="The Si Tran" w:date="2012-12-12T00:12:00Z">
        <w:r w:rsidRPr="0049233F" w:rsidDel="00361F58">
          <w:rPr>
            <w:szCs w:val="26"/>
            <w:lang w:val="pt-BR"/>
            <w:rPrChange w:id="4731"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4732" w:author="The Si Tran" w:date="2012-12-06T01:32:00Z">
        <m:oMath>
          <m:r>
            <m:rPr>
              <m:sty m:val="p"/>
            </m:rPr>
            <w:rPr>
              <w:rFonts w:ascii="Cambria Math" w:hAnsi="Cambria Math"/>
              <w:position w:val="-12"/>
              <w:szCs w:val="26"/>
              <w:lang w:val="pt-BR"/>
            </w:rPr>
            <w:object w:dxaOrig="320" w:dyaOrig="360" w14:anchorId="3E58930E">
              <v:shape id="_x0000_i1083" type="#_x0000_t75" style="width:12.75pt;height:21.75pt" o:ole="">
                <v:imagedata r:id="rId131" o:title=""/>
              </v:shape>
              <o:OLEObject Type="Embed" ProgID="Equation.DSMT4" ShapeID="_x0000_i1083" DrawAspect="Content" ObjectID="_1417583505" r:id="rId133"/>
            </w:object>
          </m:r>
        </m:oMath>
        <w:r w:rsidRPr="0049233F" w:rsidDel="008771FB">
          <w:rPr>
            <w:szCs w:val="26"/>
            <w:lang w:val="pt-BR"/>
            <w:rPrChange w:id="4733" w:author="The Si Tran" w:date="2012-12-05T23:02:00Z">
              <w:rPr>
                <w:sz w:val="28"/>
                <w:szCs w:val="28"/>
                <w:lang w:val="pt-BR"/>
              </w:rPr>
            </w:rPrChange>
          </w:rPr>
          <w:delText xml:space="preserve">= 0 </w:delText>
        </w:r>
      </w:del>
      <w:del w:id="4734" w:author="The Si Tran" w:date="2012-12-12T00:12:00Z">
        <w:r w:rsidRPr="0049233F" w:rsidDel="00361F58">
          <w:rPr>
            <w:szCs w:val="26"/>
            <w:lang w:val="pt-BR"/>
            <w:rPrChange w:id="4735" w:author="The Si Tran" w:date="2012-12-05T23:02:00Z">
              <w:rPr>
                <w:sz w:val="28"/>
                <w:szCs w:val="28"/>
                <w:lang w:val="pt-BR"/>
              </w:rPr>
            </w:rPrChange>
          </w:rPr>
          <w:delText xml:space="preserve">với </w:delText>
        </w:r>
      </w:del>
      <w:del w:id="4736" w:author="The Si Tran" w:date="2012-12-06T20:15:00Z">
        <w:r w:rsidRPr="0049233F" w:rsidDel="00940531">
          <w:rPr>
            <w:szCs w:val="26"/>
            <w:lang w:val="pt-BR"/>
            <w:rPrChange w:id="4737" w:author="The Si Tran" w:date="2012-12-05T23:02:00Z">
              <w:rPr>
                <w:sz w:val="28"/>
                <w:szCs w:val="28"/>
                <w:lang w:val="pt-BR"/>
              </w:rPr>
            </w:rPrChange>
          </w:rPr>
          <w:delText>k &gt; p</w:delText>
        </w:r>
      </w:del>
      <w:del w:id="4738" w:author="The Si Tran" w:date="2012-12-12T00:12:00Z">
        <w:r w:rsidRPr="0049233F" w:rsidDel="00361F58">
          <w:rPr>
            <w:szCs w:val="26"/>
            <w:lang w:val="pt-BR"/>
            <w:rPrChange w:id="4739"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4740" w:author="The Si Tran" w:date="2012-12-12T00:12:00Z"/>
          <w:szCs w:val="26"/>
          <w:lang w:val="pt-BR"/>
          <w:rPrChange w:id="4741" w:author="The Si Tran" w:date="2012-12-05T23:02:00Z">
            <w:rPr>
              <w:del w:id="4742" w:author="The Si Tran" w:date="2012-12-12T00:12:00Z"/>
              <w:sz w:val="28"/>
              <w:szCs w:val="28"/>
              <w:lang w:val="pt-BR"/>
            </w:rPr>
          </w:rPrChange>
        </w:rPr>
      </w:pPr>
      <w:del w:id="4743" w:author="The Si Tran" w:date="2012-12-12T00:12:00Z">
        <w:r w:rsidRPr="0049233F" w:rsidDel="00361F58">
          <w:rPr>
            <w:szCs w:val="26"/>
            <w:lang w:val="pt-BR"/>
            <w:rPrChange w:id="4744"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4745" w:author="The Si Tran" w:date="2012-12-06T20:17:00Z">
        <w:r w:rsidRPr="00AF1345" w:rsidDel="00D362B7">
          <w:rPr>
            <w:position w:val="-8"/>
            <w:szCs w:val="26"/>
            <w:lang w:val="pt-BR"/>
          </w:rPr>
          <w:object w:dxaOrig="859" w:dyaOrig="360" w14:anchorId="670E44A5">
            <v:shape id="_x0000_i1084" type="#_x0000_t75" style="width:44.25pt;height:12.75pt" o:ole="">
              <v:imagedata r:id="rId134" o:title=""/>
            </v:shape>
            <o:OLEObject Type="Embed" ProgID="Equation.DSMT4" ShapeID="_x0000_i1084" DrawAspect="Content" ObjectID="_1417583506" r:id="rId135"/>
          </w:object>
        </w:r>
      </w:del>
      <w:del w:id="4746" w:author="The Si Tran" w:date="2012-12-12T00:12:00Z">
        <w:r w:rsidRPr="0049233F" w:rsidDel="00361F58">
          <w:rPr>
            <w:szCs w:val="26"/>
            <w:lang w:val="pt-BR"/>
            <w:rPrChange w:id="4747" w:author="The Si Tran" w:date="2012-12-05T23:02:00Z">
              <w:rPr>
                <w:sz w:val="28"/>
                <w:szCs w:val="28"/>
                <w:lang w:val="pt-BR"/>
              </w:rPr>
            </w:rPrChange>
          </w:rPr>
          <w:delText xml:space="preserve">, với </w:delText>
        </w:r>
      </w:del>
      <w:del w:id="4748" w:author="The Si Tran" w:date="2012-12-06T20:17:00Z">
        <w:r w:rsidRPr="0049233F" w:rsidDel="0089241B">
          <w:rPr>
            <w:szCs w:val="26"/>
            <w:lang w:val="pt-BR"/>
            <w:rPrChange w:id="4749" w:author="The Si Tran" w:date="2012-12-05T23:02:00Z">
              <w:rPr>
                <w:sz w:val="28"/>
                <w:szCs w:val="28"/>
                <w:lang w:val="pt-BR"/>
              </w:rPr>
            </w:rPrChange>
          </w:rPr>
          <w:delText>N</w:delText>
        </w:r>
      </w:del>
      <w:del w:id="4750" w:author="The Si Tran" w:date="2012-12-12T00:12:00Z">
        <w:r w:rsidRPr="0049233F" w:rsidDel="00361F58">
          <w:rPr>
            <w:szCs w:val="26"/>
            <w:lang w:val="pt-BR"/>
            <w:rPrChange w:id="4751"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4752" w:author="The Si Tran" w:date="2012-12-06T20:19:00Z"/>
          <w:szCs w:val="26"/>
          <w:lang w:val="pt-BR"/>
          <w:rPrChange w:id="4753" w:author="The Si Tran" w:date="2012-12-06T20:18:00Z">
            <w:rPr>
              <w:del w:id="4754" w:author="The Si Tran" w:date="2012-12-06T20:19:00Z"/>
              <w:sz w:val="28"/>
              <w:szCs w:val="28"/>
              <w:lang w:val="pt-BR"/>
            </w:rPr>
          </w:rPrChange>
        </w:rPr>
      </w:pPr>
      <w:del w:id="4755" w:author="The Si Tran" w:date="2012-12-12T13:59:00Z">
        <w:r w:rsidRPr="0049233F" w:rsidDel="000064E1">
          <w:rPr>
            <w:szCs w:val="26"/>
            <w:lang w:val="pt-BR"/>
            <w:rPrChange w:id="4756"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4757" w:author="The Si Tran" w:date="2012-12-06T20:19:00Z"/>
          <w:szCs w:val="26"/>
          <w:lang w:val="pt-BR"/>
          <w:rPrChange w:id="4758" w:author="The Si Tran" w:date="2012-12-05T23:02:00Z">
            <w:rPr>
              <w:del w:id="4759" w:author="The Si Tran" w:date="2012-12-06T20:19:00Z"/>
              <w:sz w:val="28"/>
              <w:szCs w:val="28"/>
              <w:lang w:val="pt-BR"/>
            </w:rPr>
          </w:rPrChange>
        </w:rPr>
      </w:pPr>
      <w:del w:id="4760" w:author="The Si Tran" w:date="2012-12-06T20:19:00Z">
        <w:r w:rsidRPr="00AF1345" w:rsidDel="0089241B">
          <w:rPr>
            <w:position w:val="-12"/>
            <w:szCs w:val="26"/>
            <w:lang w:val="pt-BR"/>
          </w:rPr>
          <w:object w:dxaOrig="2740" w:dyaOrig="360" w14:anchorId="296C4F80">
            <v:shape id="_x0000_i1085" type="#_x0000_t75" style="width:159pt;height:21.75pt" o:ole="">
              <v:imagedata r:id="rId136" o:title=""/>
            </v:shape>
            <o:OLEObject Type="Embed" ProgID="Equation.DSMT4" ShapeID="_x0000_i1085" DrawAspect="Content" ObjectID="_1417583507" r:id="rId137"/>
          </w:object>
        </w:r>
      </w:del>
    </w:p>
    <w:p w14:paraId="0867CF52" w14:textId="77777777" w:rsidR="006A21F7" w:rsidRPr="0049233F" w:rsidDel="000064E1" w:rsidRDefault="006A21F7" w:rsidP="006A21F7">
      <w:pPr>
        <w:ind w:firstLine="540"/>
        <w:rPr>
          <w:del w:id="4761" w:author="The Si Tran" w:date="2012-12-12T13:59:00Z"/>
          <w:szCs w:val="26"/>
          <w:lang w:val="pt-BR"/>
          <w:rPrChange w:id="4762" w:author="The Si Tran" w:date="2012-12-05T23:02:00Z">
            <w:rPr>
              <w:del w:id="4763" w:author="The Si Tran" w:date="2012-12-12T13:59:00Z"/>
              <w:sz w:val="28"/>
              <w:szCs w:val="28"/>
              <w:lang w:val="pt-BR"/>
            </w:rPr>
          </w:rPrChange>
        </w:rPr>
      </w:pPr>
    </w:p>
    <w:p w14:paraId="118930DE" w14:textId="77777777" w:rsidR="006A21F7" w:rsidRPr="0049233F" w:rsidDel="000064E1" w:rsidRDefault="006A21F7" w:rsidP="006A21F7">
      <w:pPr>
        <w:ind w:firstLine="540"/>
        <w:rPr>
          <w:del w:id="4764" w:author="The Si Tran" w:date="2012-12-12T13:59:00Z"/>
          <w:i/>
          <w:szCs w:val="26"/>
          <w:rPrChange w:id="4765" w:author="The Si Tran" w:date="2012-12-05T23:02:00Z">
            <w:rPr>
              <w:del w:id="4766" w:author="The Si Tran" w:date="2012-12-12T13:59:00Z"/>
              <w:i/>
              <w:sz w:val="28"/>
              <w:szCs w:val="28"/>
            </w:rPr>
          </w:rPrChange>
        </w:rPr>
      </w:pPr>
      <w:del w:id="4767" w:author="The Si Tran" w:date="2012-12-12T13:59:00Z">
        <w:r w:rsidRPr="0049233F" w:rsidDel="000064E1">
          <w:rPr>
            <w:i/>
            <w:szCs w:val="26"/>
            <w:rPrChange w:id="4768"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769" w:author="The Si Tran" w:date="2012-12-12T13:59:00Z"/>
          <w:i/>
          <w:szCs w:val="26"/>
          <w:rPrChange w:id="4770" w:author="The Si Tran" w:date="2012-12-05T23:02:00Z">
            <w:rPr>
              <w:del w:id="4771" w:author="The Si Tran" w:date="2012-12-12T13:59:00Z"/>
              <w:i/>
              <w:sz w:val="28"/>
              <w:szCs w:val="28"/>
            </w:rPr>
          </w:rPrChange>
        </w:rPr>
      </w:pPr>
      <w:del w:id="4772" w:author="The Si Tran" w:date="2012-12-12T13:59:00Z">
        <w:r w:rsidRPr="0049233F" w:rsidDel="000064E1">
          <w:rPr>
            <w:i/>
            <w:szCs w:val="26"/>
            <w:rPrChange w:id="4773"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774" w:author="The Si Tran" w:date="2012-12-12T13:59:00Z"/>
          <w:i/>
          <w:szCs w:val="26"/>
          <w:rPrChange w:id="4775" w:author="The Si Tran" w:date="2012-12-05T23:02:00Z">
            <w:rPr>
              <w:del w:id="4776" w:author="The Si Tran" w:date="2012-12-12T13:59:00Z"/>
              <w:i/>
              <w:sz w:val="28"/>
              <w:szCs w:val="28"/>
            </w:rPr>
          </w:rPrChange>
        </w:rPr>
      </w:pPr>
      <w:del w:id="4777" w:author="The Si Tran" w:date="2012-12-12T13:59:00Z">
        <w:r w:rsidRPr="0049233F" w:rsidDel="000064E1">
          <w:rPr>
            <w:i/>
            <w:szCs w:val="26"/>
            <w:rPrChange w:id="4778"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779" w:author="The Si Tran" w:date="2012-12-12T13:59:00Z"/>
          <w:i/>
          <w:szCs w:val="26"/>
          <w:lang w:val="fr-FR"/>
          <w:rPrChange w:id="4780" w:author="The Si Tran" w:date="2012-12-05T23:02:00Z">
            <w:rPr>
              <w:del w:id="4781" w:author="The Si Tran" w:date="2012-12-12T13:59:00Z"/>
              <w:i/>
              <w:sz w:val="28"/>
              <w:szCs w:val="28"/>
              <w:lang w:val="fr-FR"/>
            </w:rPr>
          </w:rPrChange>
        </w:rPr>
      </w:pPr>
      <w:del w:id="4782" w:author="The Si Tran" w:date="2012-12-12T13:59:00Z">
        <w:r w:rsidRPr="0049233F" w:rsidDel="000064E1">
          <w:rPr>
            <w:i/>
            <w:szCs w:val="26"/>
            <w:lang w:val="fr-FR"/>
            <w:rPrChange w:id="4783"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784" w:author="The Si Tran" w:date="2012-12-12T13:59:00Z"/>
          <w:i/>
          <w:szCs w:val="26"/>
          <w:lang w:val="fr-FR"/>
          <w:rPrChange w:id="4785" w:author="The Si Tran" w:date="2012-12-05T23:02:00Z">
            <w:rPr>
              <w:del w:id="4786" w:author="The Si Tran" w:date="2012-12-12T13:59:00Z"/>
              <w:i/>
              <w:sz w:val="28"/>
              <w:szCs w:val="28"/>
              <w:lang w:val="fr-FR"/>
            </w:rPr>
          </w:rPrChange>
        </w:rPr>
      </w:pPr>
      <w:del w:id="4787" w:author="The Si Tran" w:date="2012-12-12T13:59:00Z">
        <w:r w:rsidRPr="0049233F" w:rsidDel="000064E1">
          <w:rPr>
            <w:i/>
            <w:szCs w:val="26"/>
            <w:lang w:val="fr-FR"/>
            <w:rPrChange w:id="4788"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789" w:author="The Si Tran" w:date="2012-12-12T13:59:00Z"/>
          <w:i/>
          <w:szCs w:val="26"/>
          <w:lang w:val="pt-BR"/>
          <w:rPrChange w:id="4790" w:author="The Si Tran" w:date="2012-12-05T23:02:00Z">
            <w:rPr>
              <w:del w:id="4791" w:author="The Si Tran" w:date="2012-12-12T13:59:00Z"/>
              <w:i/>
              <w:sz w:val="28"/>
              <w:szCs w:val="28"/>
              <w:lang w:val="pt-BR"/>
            </w:rPr>
          </w:rPrChange>
        </w:rPr>
      </w:pPr>
      <w:del w:id="4792" w:author="The Si Tran" w:date="2012-12-12T13:59:00Z">
        <w:r w:rsidRPr="0049233F" w:rsidDel="000064E1">
          <w:rPr>
            <w:i/>
            <w:szCs w:val="26"/>
            <w:lang w:val="pt-BR"/>
            <w:rPrChange w:id="4793"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794" w:author="The Si Tran" w:date="2012-12-12T13:59:00Z"/>
          <w:i/>
          <w:szCs w:val="26"/>
          <w:lang w:val="pt-BR"/>
          <w:rPrChange w:id="4795" w:author="The Si Tran" w:date="2012-12-05T23:02:00Z">
            <w:rPr>
              <w:del w:id="4796" w:author="The Si Tran" w:date="2012-12-12T13:59:00Z"/>
              <w:i/>
              <w:sz w:val="28"/>
              <w:szCs w:val="28"/>
              <w:lang w:val="pt-BR"/>
            </w:rPr>
          </w:rPrChange>
        </w:rPr>
      </w:pPr>
      <w:del w:id="4797" w:author="The Si Tran" w:date="2012-12-12T13:59:00Z">
        <w:r w:rsidRPr="0049233F" w:rsidDel="000064E1">
          <w:rPr>
            <w:i/>
            <w:szCs w:val="26"/>
            <w:lang w:val="pt-BR"/>
            <w:rPrChange w:id="4798"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799" w:author="The Si Tran" w:date="2012-12-12T13:59:00Z"/>
          <w:i/>
          <w:szCs w:val="26"/>
          <w:lang w:val="pt-BR"/>
          <w:rPrChange w:id="4800" w:author="The Si Tran" w:date="2012-12-05T23:02:00Z">
            <w:rPr>
              <w:del w:id="4801" w:author="The Si Tran" w:date="2012-12-12T13:59:00Z"/>
              <w:i/>
              <w:sz w:val="28"/>
              <w:szCs w:val="28"/>
              <w:lang w:val="pt-BR"/>
            </w:rPr>
          </w:rPrChange>
        </w:rPr>
      </w:pPr>
      <w:del w:id="4802" w:author="The Si Tran" w:date="2012-12-12T13:59:00Z">
        <w:r w:rsidRPr="0049233F" w:rsidDel="000064E1">
          <w:rPr>
            <w:i/>
            <w:szCs w:val="26"/>
            <w:lang w:val="pt-BR"/>
            <w:rPrChange w:id="4803"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804" w:author="The Si Tran" w:date="2012-12-12T13:59:00Z"/>
          <w:i/>
          <w:szCs w:val="26"/>
          <w:lang w:val="pt-BR"/>
          <w:rPrChange w:id="4805" w:author="The Si Tran" w:date="2012-12-05T23:02:00Z">
            <w:rPr>
              <w:del w:id="4806" w:author="The Si Tran" w:date="2012-12-12T13:59:00Z"/>
              <w:i/>
              <w:sz w:val="28"/>
              <w:szCs w:val="28"/>
              <w:lang w:val="pt-BR"/>
            </w:rPr>
          </w:rPrChange>
        </w:rPr>
      </w:pPr>
      <w:del w:id="4807" w:author="The Si Tran" w:date="2012-12-12T13:59:00Z">
        <w:r w:rsidRPr="0049233F" w:rsidDel="000064E1">
          <w:rPr>
            <w:i/>
            <w:szCs w:val="26"/>
            <w:lang w:val="pt-BR"/>
            <w:rPrChange w:id="4808" w:author="The Si Tran" w:date="2012-12-05T23:02:00Z">
              <w:rPr>
                <w:i/>
                <w:sz w:val="28"/>
                <w:szCs w:val="28"/>
                <w:lang w:val="pt-BR"/>
              </w:rPr>
            </w:rPrChange>
          </w:rPr>
          <w:delText>&gt; pacf(y)</w:delText>
        </w:r>
      </w:del>
    </w:p>
    <w:p w14:paraId="423160FF" w14:textId="5CDC3D0D" w:rsidR="006A21F7" w:rsidRPr="0049233F" w:rsidRDefault="006A21F7" w:rsidP="006A21F7">
      <w:pPr>
        <w:ind w:firstLine="540"/>
        <w:rPr>
          <w:szCs w:val="26"/>
          <w:lang w:val="pt-BR"/>
          <w:rPrChange w:id="4809" w:author="The Si Tran" w:date="2012-12-05T23:02:00Z">
            <w:rPr>
              <w:sz w:val="28"/>
              <w:szCs w:val="28"/>
              <w:lang w:val="pt-BR"/>
            </w:rPr>
          </w:rPrChange>
        </w:rPr>
      </w:pPr>
      <w:r w:rsidRPr="0049233F">
        <w:rPr>
          <w:szCs w:val="26"/>
          <w:lang w:val="pt-BR"/>
          <w:rPrChange w:id="4810" w:author="The Si Tran" w:date="2012-12-05T23:02:00Z">
            <w:rPr>
              <w:sz w:val="28"/>
              <w:szCs w:val="28"/>
              <w:lang w:val="pt-BR"/>
            </w:rPr>
          </w:rPrChange>
        </w:rPr>
        <w:t xml:space="preserve">Hình </w:t>
      </w:r>
      <w:ins w:id="4811" w:author="The Si Tran" w:date="2012-12-12T00:13:00Z">
        <w:r w:rsidR="00361F58">
          <w:rPr>
            <w:szCs w:val="26"/>
            <w:lang w:val="pt-BR"/>
          </w:rPr>
          <w:t>3.2</w:t>
        </w:r>
      </w:ins>
      <w:del w:id="4812" w:author="The Si Tran" w:date="2012-12-12T00:13:00Z">
        <w:r w:rsidRPr="0049233F" w:rsidDel="00361F58">
          <w:rPr>
            <w:szCs w:val="26"/>
            <w:lang w:val="pt-BR"/>
            <w:rPrChange w:id="4813" w:author="The Si Tran" w:date="2012-12-05T23:02:00Z">
              <w:rPr>
                <w:sz w:val="28"/>
                <w:szCs w:val="28"/>
                <w:lang w:val="pt-BR"/>
              </w:rPr>
            </w:rPrChange>
          </w:rPr>
          <w:delText>8</w:delText>
        </w:r>
      </w:del>
      <w:r w:rsidRPr="0049233F">
        <w:rPr>
          <w:szCs w:val="26"/>
          <w:lang w:val="pt-BR"/>
          <w:rPrChange w:id="4814" w:author="The Si Tran" w:date="2012-12-05T23:02:00Z">
            <w:rPr>
              <w:sz w:val="28"/>
              <w:szCs w:val="28"/>
              <w:lang w:val="pt-BR"/>
            </w:rPr>
          </w:rPrChange>
        </w:rPr>
        <w:t xml:space="preserve"> thể hiện hàm tự tương quan và hàm tự tương quan riêng phần của</w:t>
      </w:r>
      <w:r w:rsidR="00091D45">
        <w:rPr>
          <w:szCs w:val="26"/>
          <w:lang w:val="pt-BR"/>
        </w:rPr>
        <w:t xml:space="preserve"> một</w:t>
      </w:r>
      <w:r w:rsidRPr="0049233F">
        <w:rPr>
          <w:szCs w:val="26"/>
          <w:lang w:val="pt-BR"/>
          <w:rPrChange w:id="4815" w:author="The Si Tran" w:date="2012-12-05T23:02:00Z">
            <w:rPr>
              <w:sz w:val="28"/>
              <w:szCs w:val="28"/>
              <w:lang w:val="pt-BR"/>
            </w:rPr>
          </w:rPrChange>
        </w:rPr>
        <w:t xml:space="preserve"> chuỗi</w:t>
      </w:r>
      <w:r w:rsidR="00437040">
        <w:rPr>
          <w:szCs w:val="26"/>
          <w:lang w:val="pt-BR"/>
        </w:rPr>
        <w:t xml:space="preserve"> dữ liệu đó </w:t>
      </w:r>
      <w:r w:rsidRPr="0049233F">
        <w:rPr>
          <w:szCs w:val="26"/>
          <w:lang w:val="pt-BR"/>
          <w:rPrChange w:id="4816" w:author="The Si Tran" w:date="2012-12-05T23:02:00Z">
            <w:rPr>
              <w:sz w:val="28"/>
              <w:szCs w:val="28"/>
              <w:lang w:val="pt-BR"/>
            </w:rPr>
          </w:rPrChange>
        </w:rPr>
        <w:t xml:space="preserve">. Ở đây ta thấy rằng hàm tự tương quan của mô hình AR(2) </w:t>
      </w:r>
      <w:r w:rsidRPr="0049233F">
        <w:rPr>
          <w:szCs w:val="26"/>
          <w:lang w:val="pt-BR"/>
          <w:rPrChange w:id="4817" w:author="The Si Tran" w:date="2012-12-05T23:02:00Z">
            <w:rPr>
              <w:sz w:val="28"/>
              <w:szCs w:val="28"/>
              <w:lang w:val="pt-BR"/>
            </w:rPr>
          </w:rPrChange>
        </w:rPr>
        <w:lastRenderedPageBreak/>
        <w:t xml:space="preserve">giảm dần về không, còn hệ số tự tương quan riêng phần thì bằng không với mọi độ trễ lớn hơn </w:t>
      </w:r>
      <w:r w:rsidR="00065EA0">
        <w:rPr>
          <w:szCs w:val="26"/>
          <w:lang w:val="pt-BR"/>
        </w:rPr>
        <w:t>2</w:t>
      </w:r>
      <w:r w:rsidRPr="0049233F">
        <w:rPr>
          <w:szCs w:val="26"/>
          <w:lang w:val="pt-BR"/>
          <w:rPrChange w:id="4818" w:author="The Si Tran" w:date="2012-12-05T23:02:00Z">
            <w:rPr>
              <w:sz w:val="28"/>
              <w:szCs w:val="28"/>
              <w:lang w:val="pt-BR"/>
            </w:rPr>
          </w:rPrChange>
        </w:rPr>
        <w:t>.</w:t>
      </w:r>
    </w:p>
    <w:p w14:paraId="7B62F784" w14:textId="110717AC" w:rsidR="006A21F7" w:rsidRPr="0049233F" w:rsidRDefault="006A21F7">
      <w:pPr>
        <w:pStyle w:val="Canhgiua"/>
        <w:rPr>
          <w:lang w:val="pt-BR"/>
          <w:rPrChange w:id="4819" w:author="The Si Tran" w:date="2012-12-05T23:02:00Z">
            <w:rPr>
              <w:sz w:val="28"/>
              <w:szCs w:val="28"/>
              <w:lang w:val="pt-BR"/>
            </w:rPr>
          </w:rPrChange>
        </w:rPr>
        <w:pPrChange w:id="4820" w:author="The Si Tran" w:date="2012-12-16T17:07:00Z">
          <w:pPr>
            <w:ind w:firstLine="540"/>
          </w:pPr>
        </w:pPrChange>
      </w:pPr>
      <w:del w:id="4821" w:author="The Si Tran" w:date="2012-12-14T05:14:00Z">
        <w:r w:rsidRPr="0049233F" w:rsidDel="00802E77">
          <w:rPr>
            <w:noProof/>
            <w:rPrChange w:id="4822" w:author="Unknown">
              <w:rPr>
                <w:noProof/>
                <w:sz w:val="28"/>
                <w:szCs w:val="28"/>
              </w:rPr>
            </w:rPrChange>
          </w:rPr>
          <w:drawing>
            <wp:inline distT="0" distB="0" distL="0" distR="0" wp14:anchorId="3B32A802" wp14:editId="2FB76AE6">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823" w:author="The Si Tran" w:date="2012-12-14T05:14:00Z">
        <w:r w:rsidR="00802E77" w:rsidRPr="00381A4D">
          <w:rPr>
            <w:noProof/>
          </w:rPr>
          <w:drawing>
            <wp:inline distT="0" distB="0" distL="0" distR="0" wp14:anchorId="61C44964" wp14:editId="5EC75234">
              <wp:extent cx="4842824" cy="3502844"/>
              <wp:effectExtent l="0" t="0" r="0" b="254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54752" cy="3511471"/>
                      </a:xfrm>
                      <a:prstGeom prst="rect">
                        <a:avLst/>
                      </a:prstGeom>
                      <a:noFill/>
                      <a:ln>
                        <a:noFill/>
                      </a:ln>
                    </pic:spPr>
                  </pic:pic>
                </a:graphicData>
              </a:graphic>
            </wp:inline>
          </w:drawing>
        </w:r>
      </w:ins>
    </w:p>
    <w:p w14:paraId="1EBE7DD6" w14:textId="33A177C1" w:rsidR="006A21F7" w:rsidRPr="00AD5E7D" w:rsidRDefault="006A21F7">
      <w:pPr>
        <w:pStyle w:val="Hinh"/>
        <w:rPr>
          <w:rPrChange w:id="4824" w:author="The Si Tran" w:date="2012-12-16T17:07:00Z">
            <w:rPr>
              <w:sz w:val="28"/>
              <w:szCs w:val="28"/>
              <w:lang w:val="pt-BR"/>
            </w:rPr>
          </w:rPrChange>
        </w:rPr>
        <w:pPrChange w:id="4825" w:author="The Si Tran" w:date="2012-12-16T17:07:00Z">
          <w:pPr>
            <w:pStyle w:val="Caption"/>
            <w:ind w:left="2160"/>
          </w:pPr>
        </w:pPrChange>
      </w:pPr>
      <w:bookmarkStart w:id="4826" w:name="_Toc312142082"/>
      <w:bookmarkStart w:id="4827" w:name="_Toc343029957"/>
      <w:bookmarkStart w:id="4828" w:name="_Toc343837450"/>
      <w:r w:rsidRPr="00AD5E7D">
        <w:rPr>
          <w:rPrChange w:id="4829" w:author="The Si Tran" w:date="2012-12-16T17:07:00Z">
            <w:rPr>
              <w:sz w:val="28"/>
              <w:szCs w:val="28"/>
              <w:lang w:val="pt-BR"/>
            </w:rPr>
          </w:rPrChange>
        </w:rPr>
        <w:t xml:space="preserve">Hình </w:t>
      </w:r>
      <w:del w:id="4830" w:author="The Si Tran" w:date="2012-12-11T23:24:00Z">
        <w:r w:rsidRPr="00AD5E7D" w:rsidDel="000D0624">
          <w:rPr>
            <w:rPrChange w:id="4831" w:author="The Si Tran" w:date="2012-12-16T17:07:00Z">
              <w:rPr>
                <w:sz w:val="28"/>
                <w:szCs w:val="28"/>
              </w:rPr>
            </w:rPrChange>
          </w:rPr>
          <w:fldChar w:fldCharType="begin"/>
        </w:r>
        <w:r w:rsidRPr="00AD5E7D" w:rsidDel="000D0624">
          <w:rPr>
            <w:rPrChange w:id="4832" w:author="The Si Tran" w:date="2012-12-16T17:07:00Z">
              <w:rPr>
                <w:sz w:val="28"/>
                <w:szCs w:val="28"/>
                <w:lang w:val="pt-BR"/>
              </w:rPr>
            </w:rPrChange>
          </w:rPr>
          <w:delInstrText xml:space="preserve"> SEQ Hình \* ARABIC </w:delInstrText>
        </w:r>
        <w:r w:rsidRPr="00AD5E7D" w:rsidDel="000D0624">
          <w:rPr>
            <w:rPrChange w:id="4833" w:author="The Si Tran" w:date="2012-12-16T17:07:00Z">
              <w:rPr>
                <w:sz w:val="28"/>
                <w:szCs w:val="28"/>
              </w:rPr>
            </w:rPrChange>
          </w:rPr>
          <w:fldChar w:fldCharType="separate"/>
        </w:r>
        <w:r w:rsidRPr="00AD5E7D" w:rsidDel="000D0624">
          <w:rPr>
            <w:rPrChange w:id="4834" w:author="The Si Tran" w:date="2012-12-16T17:07:00Z">
              <w:rPr>
                <w:noProof/>
                <w:sz w:val="28"/>
                <w:szCs w:val="28"/>
                <w:lang w:val="pt-BR"/>
              </w:rPr>
            </w:rPrChange>
          </w:rPr>
          <w:delText>8</w:delText>
        </w:r>
        <w:r w:rsidRPr="00AD5E7D" w:rsidDel="000D0624">
          <w:rPr>
            <w:rPrChange w:id="4835" w:author="The Si Tran" w:date="2012-12-16T17:07:00Z">
              <w:rPr>
                <w:sz w:val="28"/>
                <w:szCs w:val="28"/>
              </w:rPr>
            </w:rPrChange>
          </w:rPr>
          <w:fldChar w:fldCharType="end"/>
        </w:r>
        <w:r w:rsidRPr="00AD5E7D" w:rsidDel="000D0624">
          <w:rPr>
            <w:rPrChange w:id="4836" w:author="The Si Tran" w:date="2012-12-16T17:07:00Z">
              <w:rPr>
                <w:sz w:val="28"/>
                <w:szCs w:val="28"/>
                <w:lang w:val="pt-BR"/>
              </w:rPr>
            </w:rPrChange>
          </w:rPr>
          <w:delText xml:space="preserve"> </w:delText>
        </w:r>
      </w:del>
      <w:ins w:id="4837" w:author="The Si Tran" w:date="2012-12-11T23:24:00Z">
        <w:r w:rsidR="000D0624" w:rsidRPr="00032D83">
          <w:t>3.2</w:t>
        </w:r>
      </w:ins>
      <w:ins w:id="4838" w:author="The Si Tran" w:date="2012-12-15T08:13:00Z">
        <w:r w:rsidR="00307510" w:rsidRPr="006D6C8D">
          <w:t xml:space="preserve">: </w:t>
        </w:r>
      </w:ins>
      <w:ins w:id="4839" w:author="The Si Tran" w:date="2012-12-11T23:24:00Z">
        <w:r w:rsidR="000D0624" w:rsidRPr="00AD5E7D">
          <w:rPr>
            <w:rPrChange w:id="4840" w:author="The Si Tran" w:date="2012-12-16T17:07:00Z">
              <w:rPr>
                <w:sz w:val="28"/>
                <w:szCs w:val="28"/>
                <w:lang w:val="pt-BR"/>
              </w:rPr>
            </w:rPrChange>
          </w:rPr>
          <w:t xml:space="preserve"> </w:t>
        </w:r>
      </w:ins>
      <w:r w:rsidRPr="00AD5E7D">
        <w:rPr>
          <w:rPrChange w:id="4841" w:author="The Si Tran" w:date="2012-12-16T17:07:00Z">
            <w:rPr>
              <w:sz w:val="28"/>
              <w:szCs w:val="28"/>
              <w:lang w:val="pt-BR"/>
            </w:rPr>
          </w:rPrChange>
        </w:rPr>
        <w:t>ACF và PACF của mô hình</w:t>
      </w:r>
      <w:ins w:id="4842" w:author="The Si Tran" w:date="2012-12-16T20:21:00Z">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oMath>
      </w:ins>
      <m:oMath>
        <m:sSub>
          <m:sSubPr>
            <m:ctrlPr>
              <w:ins w:id="4843" w:author="The Si Tran" w:date="2012-12-16T20:22:00Z">
                <w:rPr>
                  <w:rFonts w:ascii="Cambria Math" w:hAnsi="Cambria Math"/>
                  <w:i/>
                </w:rPr>
              </w:ins>
            </m:ctrlPr>
          </m:sSubPr>
          <m:e>
            <w:ins w:id="4844" w:author="The Si Tran" w:date="2012-12-16T20:22:00Z">
              <m:r>
                <w:rPr>
                  <w:rFonts w:ascii="Cambria Math" w:hAnsi="Cambria Math"/>
                </w:rPr>
                <m:t>y</m:t>
              </m:r>
            </w:ins>
          </m:e>
          <m:sub>
            <w:ins w:id="4845" w:author="The Si Tran" w:date="2012-12-16T20:22:00Z">
              <m:r>
                <w:rPr>
                  <w:rFonts w:ascii="Cambria Math" w:hAnsi="Cambria Math"/>
                </w:rPr>
                <m:t>t-1</m:t>
              </m:r>
            </w:ins>
          </m:sub>
        </m:sSub>
        <w:ins w:id="4846" w:author="The Si Tran" w:date="2012-12-16T20:22:00Z">
          <m:r>
            <w:rPr>
              <w:rFonts w:ascii="Cambria Math" w:hAnsi="Cambria Math"/>
            </w:rPr>
            <m:t>+0.5</m:t>
          </m:r>
        </w:ins>
        <m:sSub>
          <m:sSubPr>
            <m:ctrlPr>
              <w:ins w:id="4847" w:author="The Si Tran" w:date="2012-12-16T20:22:00Z">
                <w:rPr>
                  <w:rFonts w:ascii="Cambria Math" w:hAnsi="Cambria Math"/>
                  <w:i/>
                </w:rPr>
              </w:ins>
            </m:ctrlPr>
          </m:sSubPr>
          <m:e>
            <w:ins w:id="4848" w:author="The Si Tran" w:date="2012-12-16T20:22:00Z">
              <m:r>
                <w:rPr>
                  <w:rFonts w:ascii="Cambria Math" w:hAnsi="Cambria Math"/>
                </w:rPr>
                <m:t>y</m:t>
              </m:r>
            </w:ins>
          </m:e>
          <m:sub>
            <w:ins w:id="4849" w:author="The Si Tran" w:date="2012-12-16T20:22:00Z">
              <m:r>
                <w:rPr>
                  <w:rFonts w:ascii="Cambria Math" w:hAnsi="Cambria Math"/>
                </w:rPr>
                <m:t>t-2</m:t>
              </m:r>
            </w:ins>
          </m:sub>
        </m:sSub>
        <w:ins w:id="4850" w:author="The Si Tran" w:date="2012-12-16T20:22:00Z">
          <m:r>
            <w:rPr>
              <w:rFonts w:ascii="Cambria Math" w:hAnsi="Cambria Math"/>
            </w:rPr>
            <m:t>+</m:t>
          </m:r>
        </w:ins>
        <m:sSub>
          <m:sSubPr>
            <m:ctrlPr>
              <w:ins w:id="4851" w:author="The Si Tran" w:date="2012-12-16T20:22:00Z">
                <w:rPr>
                  <w:rFonts w:ascii="Cambria Math" w:hAnsi="Cambria Math"/>
                  <w:i/>
                </w:rPr>
              </w:ins>
            </m:ctrlPr>
          </m:sSubPr>
          <m:e>
            <w:ins w:id="4852" w:author="The Si Tran" w:date="2012-12-16T20:22:00Z">
              <m:r>
                <w:rPr>
                  <w:rFonts w:ascii="Cambria Math" w:hAnsi="Cambria Math"/>
                </w:rPr>
                <m:t>ε</m:t>
              </m:r>
            </w:ins>
          </m:e>
          <m:sub>
            <w:ins w:id="4853" w:author="The Si Tran" w:date="2012-12-16T20:22:00Z">
              <m:r>
                <w:rPr>
                  <w:rFonts w:ascii="Cambria Math" w:hAnsi="Cambria Math"/>
                </w:rPr>
                <m:t>t</m:t>
              </m:r>
            </w:ins>
          </m:sub>
        </m:sSub>
      </m:oMath>
      <w:bookmarkEnd w:id="4828"/>
      <w:del w:id="4854" w:author="The Si Tran" w:date="2012-12-11T23:24:00Z">
        <w:r w:rsidRPr="00AD5E7D" w:rsidDel="000D0624">
          <w:rPr>
            <w:rPrChange w:id="4855" w:author="The Si Tran" w:date="2012-12-16T17:07:00Z">
              <w:rPr>
                <w:sz w:val="28"/>
                <w:szCs w:val="28"/>
                <w:lang w:val="pt-BR"/>
              </w:rPr>
            </w:rPrChange>
          </w:rPr>
          <w:delText xml:space="preserve">               </w:delText>
        </w:r>
      </w:del>
      <w:bookmarkEnd w:id="4826"/>
      <w:bookmarkEnd w:id="4827"/>
      <w:del w:id="4856" w:author="The Si Tran" w:date="2012-12-16T20:22:00Z">
        <w:r w:rsidR="00567862">
          <w:pict w14:anchorId="1AEB2765">
            <v:shape id="_x0000_i1086" type="#_x0000_t75" style="width:156.75pt;height:21.75pt">
              <v:imagedata r:id="rId136" o:title=""/>
            </v:shape>
          </w:pict>
        </w:r>
      </w:del>
    </w:p>
    <w:p w14:paraId="0CEE5063" w14:textId="41373C7E" w:rsidR="006A21F7" w:rsidRPr="0049233F" w:rsidRDefault="006A21F7" w:rsidP="00DF02E9">
      <w:pPr>
        <w:pStyle w:val="Heading3"/>
        <w:rPr>
          <w:lang w:val="pt-BR"/>
          <w:rPrChange w:id="4857" w:author="The Si Tran" w:date="2012-12-05T23:02:00Z">
            <w:rPr>
              <w:lang w:val="pt-BR"/>
            </w:rPr>
          </w:rPrChange>
        </w:rPr>
      </w:pPr>
      <w:bookmarkStart w:id="4858" w:name="_Toc312142552"/>
      <w:bookmarkStart w:id="4859" w:name="_Toc343837323"/>
      <w:r w:rsidRPr="0049233F">
        <w:rPr>
          <w:lang w:val="pt-BR"/>
          <w:rPrChange w:id="4860" w:author="The Si Tran" w:date="2012-12-05T23:02:00Z">
            <w:rPr>
              <w:rFonts w:cs="Times New Roman"/>
              <w:sz w:val="20"/>
              <w:szCs w:val="20"/>
              <w:lang w:val="pt-BR"/>
            </w:rPr>
          </w:rPrChange>
        </w:rPr>
        <w:t>Mô hình kết hợp tự hồi quy và trung bình di động, ARMA(</w:t>
      </w:r>
      <w:r w:rsidRPr="00423CB2">
        <w:rPr>
          <w:i/>
          <w:lang w:val="pt-BR"/>
          <w:rPrChange w:id="4861" w:author="The Si Tran" w:date="2012-12-05T23:02:00Z">
            <w:rPr>
              <w:rFonts w:cs="Times New Roman"/>
              <w:sz w:val="20"/>
              <w:szCs w:val="20"/>
              <w:lang w:val="pt-BR"/>
            </w:rPr>
          </w:rPrChange>
        </w:rPr>
        <w:t>p</w:t>
      </w:r>
      <w:r w:rsidRPr="0049233F">
        <w:rPr>
          <w:lang w:val="pt-BR"/>
          <w:rPrChange w:id="4862" w:author="The Si Tran" w:date="2012-12-05T23:02:00Z">
            <w:rPr>
              <w:rFonts w:cs="Times New Roman"/>
              <w:sz w:val="20"/>
              <w:szCs w:val="20"/>
              <w:lang w:val="pt-BR"/>
            </w:rPr>
          </w:rPrChange>
        </w:rPr>
        <w:t>,</w:t>
      </w:r>
      <w:r w:rsidRPr="00423CB2">
        <w:rPr>
          <w:i/>
          <w:lang w:val="pt-BR"/>
          <w:rPrChange w:id="4863" w:author="The Si Tran" w:date="2012-12-05T23:02:00Z">
            <w:rPr>
              <w:rFonts w:cs="Times New Roman"/>
              <w:sz w:val="20"/>
              <w:szCs w:val="20"/>
              <w:lang w:val="pt-BR"/>
            </w:rPr>
          </w:rPrChange>
        </w:rPr>
        <w:t>q</w:t>
      </w:r>
      <w:r w:rsidRPr="0049233F">
        <w:rPr>
          <w:lang w:val="pt-BR"/>
          <w:rPrChange w:id="4864" w:author="The Si Tran" w:date="2012-12-05T23:02:00Z">
            <w:rPr>
              <w:rFonts w:cs="Times New Roman"/>
              <w:sz w:val="20"/>
              <w:szCs w:val="20"/>
              <w:lang w:val="pt-BR"/>
            </w:rPr>
          </w:rPrChange>
        </w:rPr>
        <w:t>)</w:t>
      </w:r>
      <w:bookmarkEnd w:id="4858"/>
      <w:bookmarkEnd w:id="4859"/>
    </w:p>
    <w:p w14:paraId="2D8EB10B" w14:textId="1F65A94E" w:rsidR="00E000DF" w:rsidRPr="00A50679" w:rsidRDefault="005B71D4">
      <w:pPr>
        <w:rPr>
          <w:ins w:id="4865" w:author="The Si Tran" w:date="2012-12-12T00:14:00Z"/>
        </w:rPr>
        <w:pPrChange w:id="4866" w:author="The Si Tran" w:date="2012-12-15T08:15:00Z">
          <w:pPr>
            <w:spacing w:before="100" w:beforeAutospacing="1" w:after="100" w:afterAutospacing="1"/>
          </w:pPr>
        </w:pPrChange>
      </w:pPr>
      <w:ins w:id="4867" w:author="The Si Tran" w:date="2012-12-15T08:14:00Z">
        <w:r>
          <w:rPr>
            <w:noProof/>
            <w:rPrChange w:id="4868" w:author="Unknown">
              <w:rPr>
                <w:b/>
                <w:bCs/>
                <w:noProof/>
                <w:sz w:val="20"/>
                <w:szCs w:val="20"/>
              </w:rPr>
            </w:rPrChange>
          </w:rPr>
          <mc:AlternateContent>
            <mc:Choice Requires="wps">
              <w:drawing>
                <wp:anchor distT="0" distB="0" distL="114300" distR="114300" simplePos="0" relativeHeight="251739136" behindDoc="0" locked="0" layoutInCell="1" allowOverlap="1" wp14:anchorId="70A59FC5" wp14:editId="75C4F050">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9933FE" w:rsidRDefault="009933FE">
                              <w:pPr>
                                <w:pStyle w:val="EquationIndex"/>
                                <w:pPrChange w:id="4869" w:author="The Si Tran" w:date="2012-12-15T08:12:00Z">
                                  <w:pPr/>
                                </w:pPrChange>
                              </w:pPr>
                              <w:r>
                                <w:t>(3.</w:t>
                              </w:r>
                              <w:ins w:id="4870" w:author="The Si Tran" w:date="2012-12-14T04:55:00Z">
                                <w:r>
                                  <w:t>8</w:t>
                                </w:r>
                              </w:ins>
                              <w:del w:id="4871"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7" type="#_x0000_t202" style="position:absolute;left:0;text-align:left;margin-left:412.7pt;margin-top:188.9pt;width:41pt;height:2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9933FE" w:rsidRDefault="009933FE">
                        <w:pPr>
                          <w:pStyle w:val="EquationIndex"/>
                          <w:pPrChange w:id="4872" w:author="The Si Tran" w:date="2012-12-15T08:12:00Z">
                            <w:pPr/>
                          </w:pPrChange>
                        </w:pPr>
                        <w:r>
                          <w:t>(3.</w:t>
                        </w:r>
                        <w:ins w:id="4873" w:author="The Si Tran" w:date="2012-12-14T04:55:00Z">
                          <w:r>
                            <w:t>8</w:t>
                          </w:r>
                        </w:ins>
                        <w:del w:id="4874" w:author="The Si Tran" w:date="2012-12-14T04:55:00Z">
                          <w:r w:rsidDel="004505B3">
                            <w:delText>2.1</w:delText>
                          </w:r>
                        </w:del>
                        <w:r>
                          <w:t>)</w:t>
                        </w:r>
                      </w:p>
                    </w:txbxContent>
                  </v:textbox>
                </v:shape>
              </w:pict>
            </mc:Fallback>
          </mc:AlternateContent>
        </w:r>
      </w:ins>
      <w:ins w:id="4875" w:author="The Si Tran" w:date="2012-12-12T00:14:00Z">
        <w:r w:rsidR="00E000DF" w:rsidRPr="00A50679">
          <w:t xml:space="preserve">Nhiều quá trình ngẫu nhiên tĩnh không thể mô hình 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w:t>
        </w:r>
        <w:proofErr w:type="gramStart"/>
        <w:r w:rsidR="00E000DF" w:rsidRPr="00A50679">
          <w:t>AR(</w:t>
        </w:r>
        <w:proofErr w:type="gramEnd"/>
        <w:r w:rsidR="00E000DF" w:rsidRPr="00423CB2">
          <w:rPr>
            <w:i/>
          </w:rPr>
          <w:t>p</w:t>
        </w:r>
        <w:r w:rsidR="00E000DF" w:rsidRPr="00A50679">
          <w:t>) và MA(</w:t>
        </w:r>
        <w:r w:rsidR="00E000DF" w:rsidRPr="00423CB2">
          <w:rPr>
            <w:i/>
          </w:rPr>
          <w:t>q</w:t>
        </w:r>
        <w:r w:rsidR="00E000DF" w:rsidRPr="00A50679">
          <w:t xml:space="preserve">)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xml:space="preserve">. Ký hiệu là </w:t>
        </w:r>
        <w:proofErr w:type="gramStart"/>
        <w:r w:rsidR="00E000DF" w:rsidRPr="00A50679">
          <w:t>ARMA</w:t>
        </w:r>
        <w:r w:rsidR="00E000DF" w:rsidRPr="00A50679">
          <w:rPr>
            <w:i/>
          </w:rPr>
          <w:t>(</w:t>
        </w:r>
        <w:proofErr w:type="gramEnd"/>
        <w:r w:rsidR="00E000DF" w:rsidRPr="00A50679">
          <w:rPr>
            <w:i/>
          </w:rPr>
          <w:t>p,q)</w:t>
        </w:r>
        <w:r w:rsidR="00E000DF" w:rsidRPr="00A50679">
          <w:t xml:space="preserve"> và được biểu </w:t>
        </w:r>
        <w:r w:rsidR="00E000DF">
          <w:t xml:space="preserve">diễn </w:t>
        </w:r>
        <w:r w:rsidR="00E000DF" w:rsidRPr="00A50679">
          <w:t>như sau:</w:t>
        </w:r>
      </w:ins>
      <w:ins w:id="4876" w:author="The Si Tran" w:date="2012-12-15T08:14:00Z">
        <w:r w:rsidRPr="005B71D4">
          <w:rPr>
            <w:noProof/>
          </w:rPr>
          <w:t xml:space="preserve"> </w:t>
        </w:r>
      </w:ins>
    </w:p>
    <w:p w14:paraId="562ACCFC" w14:textId="77C93F8B" w:rsidR="00E000DF" w:rsidRDefault="00567862">
      <w:pPr>
        <w:pStyle w:val="Canhgiua"/>
        <w:rPr>
          <w:ins w:id="4877" w:author="The Si Tran" w:date="2012-12-12T00:14:00Z"/>
        </w:rPr>
        <w:pPrChange w:id="4878"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879" w:author="The Si Tran" w:date="2012-12-12T00:14:00Z"/>
          <w:lang w:val="pt-BR"/>
        </w:rPr>
        <w:pPrChange w:id="4880" w:author="The Si Tran" w:date="2012-12-16T10:34:00Z">
          <w:pPr>
            <w:ind w:firstLine="540"/>
          </w:pPr>
        </w:pPrChange>
      </w:pPr>
      <w:ins w:id="4881" w:author="The Si Tran" w:date="2012-12-12T00:14:00Z">
        <w:r w:rsidRPr="00465185">
          <w:rPr>
            <w:lang w:val="pt-BR"/>
          </w:rPr>
          <w:t>Ý nghĩa của các ký hiệu giống như trong mô hình AR(</w:t>
        </w:r>
        <w:r w:rsidRPr="00065EA0">
          <w:rPr>
            <w:i/>
            <w:lang w:val="pt-BR"/>
          </w:rPr>
          <w:t>p</w:t>
        </w:r>
        <w:r w:rsidRPr="00465185">
          <w:rPr>
            <w:lang w:val="pt-BR"/>
          </w:rPr>
          <w:t>) và MA(</w:t>
        </w:r>
        <w:r w:rsidRPr="00065EA0">
          <w:rPr>
            <w:i/>
            <w:lang w:val="pt-BR"/>
          </w:rPr>
          <w:t>q</w:t>
        </w:r>
        <w:r w:rsidRPr="00465185">
          <w:rPr>
            <w:lang w:val="pt-BR"/>
          </w:rPr>
          <w:t>).</w:t>
        </w:r>
      </w:ins>
    </w:p>
    <w:p w14:paraId="74E032AD" w14:textId="77777777" w:rsidR="00637F2A" w:rsidRPr="00CE4725" w:rsidDel="00E000DF" w:rsidRDefault="00E000DF">
      <w:pPr>
        <w:rPr>
          <w:del w:id="4882" w:author="The Si Tran" w:date="2012-12-12T00:14:00Z"/>
          <w:lang w:val="pt-BR"/>
          <w:rPrChange w:id="4883" w:author="The Si Tran" w:date="2012-12-12T00:14:00Z">
            <w:rPr>
              <w:del w:id="4884" w:author="The Si Tran" w:date="2012-12-12T00:14:00Z"/>
              <w:color w:val="FF0000"/>
              <w:sz w:val="32"/>
              <w:lang w:val="pt-BR"/>
            </w:rPr>
          </w:rPrChange>
        </w:rPr>
        <w:pPrChange w:id="4885" w:author="The Si Tran" w:date="2012-12-15T08:15:00Z">
          <w:pPr>
            <w:ind w:left="540"/>
          </w:pPr>
        </w:pPrChange>
      </w:pPr>
      <w:ins w:id="4886" w:author="The Si Tran" w:date="2012-12-12T00:14:00Z">
        <w:r w:rsidRPr="00465185">
          <w:rPr>
            <w:lang w:val="pt-BR"/>
          </w:rPr>
          <w:t>Mô hình ARMA(</w:t>
        </w:r>
        <w:r w:rsidRPr="00423CB2">
          <w:rPr>
            <w:i/>
            <w:lang w:val="pt-BR"/>
          </w:rPr>
          <w:t>p</w:t>
        </w:r>
        <w:r w:rsidRPr="00465185">
          <w:rPr>
            <w:lang w:val="pt-BR"/>
          </w:rPr>
          <w:t>,</w:t>
        </w:r>
        <w:r w:rsidRPr="00423CB2">
          <w:rPr>
            <w:i/>
            <w:lang w:val="pt-BR"/>
          </w:rPr>
          <w:t>q</w:t>
        </w:r>
        <w:r w:rsidRPr="00465185">
          <w:rPr>
            <w:lang w:val="pt-BR"/>
          </w:rPr>
          <w:t>) có chứa đựng mô hình AR(</w:t>
        </w:r>
        <w:r w:rsidRPr="00423CB2">
          <w:rPr>
            <w:i/>
            <w:lang w:val="pt-BR"/>
          </w:rPr>
          <w:t>p</w:t>
        </w:r>
        <w:r w:rsidRPr="00465185">
          <w:rPr>
            <w:lang w:val="pt-BR"/>
          </w:rPr>
          <w:t>) và MA(</w:t>
        </w:r>
        <w:r w:rsidRPr="00423CB2">
          <w:rPr>
            <w:i/>
            <w:lang w:val="pt-BR"/>
          </w:rPr>
          <w:t>q</w:t>
        </w:r>
        <w:r w:rsidRPr="00465185">
          <w:rPr>
            <w:lang w:val="pt-BR"/>
          </w:rPr>
          <w:t>)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hành vi của mô hình AR(</w:t>
        </w:r>
        <w:r w:rsidRPr="00423CB2">
          <w:rPr>
            <w:i/>
            <w:lang w:val="pt-BR"/>
          </w:rPr>
          <w:t>p</w:t>
        </w:r>
        <w:r w:rsidRPr="00465185">
          <w:rPr>
            <w:lang w:val="pt-BR"/>
          </w:rPr>
          <w:t xml:space="preserve">) </w:t>
        </w:r>
        <w:r w:rsidRPr="00465185">
          <w:rPr>
            <w:lang w:val="pt-BR"/>
          </w:rPr>
          <w:lastRenderedPageBreak/>
          <w:t xml:space="preserve">và </w:t>
        </w:r>
        <w:r>
          <w:rPr>
            <w:lang w:val="pt-BR"/>
          </w:rPr>
          <w:t xml:space="preserve">của mô hình </w:t>
        </w:r>
        <w:r w:rsidRPr="00465185">
          <w:rPr>
            <w:lang w:val="pt-BR"/>
          </w:rPr>
          <w:t>MA(</w:t>
        </w:r>
        <w:r w:rsidRPr="00423CB2">
          <w:rPr>
            <w:i/>
            <w:lang w:val="pt-BR"/>
          </w:rPr>
          <w:t>q</w:t>
        </w:r>
        <w:r w:rsidRPr="00465185">
          <w:rPr>
            <w:lang w:val="pt-BR"/>
          </w:rPr>
          <w:t>). Tức là hàm tự tương quan riêng phần và hàm tự tương quan giảm dần về không.</w:t>
        </w:r>
      </w:ins>
      <w:del w:id="4887" w:author="The Si Tran" w:date="2012-12-12T00:14:00Z">
        <w:r w:rsidR="00637F2A" w:rsidRPr="0049233F" w:rsidDel="00E000DF">
          <w:rPr>
            <w:color w:val="FF0000"/>
            <w:lang w:val="pt-BR"/>
            <w:rPrChange w:id="4888"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889" w:author="The Si Tran" w:date="2012-12-06T01:42:00Z"/>
          <w:lang w:val="pt-BR"/>
          <w:rPrChange w:id="4890" w:author="The Si Tran" w:date="2012-12-06T01:39:00Z">
            <w:rPr>
              <w:del w:id="4891" w:author="The Si Tran" w:date="2012-12-06T01:42:00Z"/>
              <w:sz w:val="28"/>
              <w:szCs w:val="28"/>
              <w:lang w:val="pt-BR"/>
            </w:rPr>
          </w:rPrChange>
        </w:rPr>
        <w:pPrChange w:id="4892" w:author="The Si Tran" w:date="2012-12-15T08:15:00Z">
          <w:pPr>
            <w:ind w:firstLine="540"/>
          </w:pPr>
        </w:pPrChange>
      </w:pPr>
      <w:del w:id="4893" w:author="The Si Tran" w:date="2012-12-12T00:14:00Z">
        <w:r w:rsidRPr="0049233F" w:rsidDel="00E000DF">
          <w:rPr>
            <w:lang w:val="pt-BR"/>
            <w:rPrChange w:id="4894"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895" w:author="The Si Tran" w:date="2012-12-12T00:14:00Z"/>
          <w:b/>
          <w:lang w:val="pt-BR"/>
          <w:rPrChange w:id="4896" w:author="The Si Tran" w:date="2012-12-05T23:02:00Z">
            <w:rPr>
              <w:del w:id="4897" w:author="The Si Tran" w:date="2012-12-12T00:14:00Z"/>
              <w:b/>
              <w:sz w:val="28"/>
              <w:szCs w:val="28"/>
              <w:lang w:val="pt-BR"/>
            </w:rPr>
          </w:rPrChange>
        </w:rPr>
        <w:pPrChange w:id="4898" w:author="The Si Tran" w:date="2012-12-15T08:15:00Z">
          <w:pPr>
            <w:ind w:firstLine="540"/>
          </w:pPr>
        </w:pPrChange>
      </w:pPr>
      <w:del w:id="4899" w:author="The Si Tran" w:date="2012-12-06T01:42:00Z">
        <w:r w:rsidRPr="00AF1345" w:rsidDel="00267538">
          <w:rPr>
            <w:position w:val="-28"/>
            <w:lang w:val="pt-BR"/>
          </w:rPr>
          <w:object w:dxaOrig="3019" w:dyaOrig="680" w14:anchorId="4A5307FC">
            <v:shape id="_x0000_i1087" type="#_x0000_t75" style="width:229.5pt;height:50.25pt" o:ole="">
              <v:imagedata r:id="rId140" o:title=""/>
            </v:shape>
            <o:OLEObject Type="Embed" ProgID="Equation.DSMT4" ShapeID="_x0000_i1087" DrawAspect="Content" ObjectID="_1417583508" r:id="rId141"/>
          </w:object>
        </w:r>
        <w:r w:rsidRPr="0049233F" w:rsidDel="00267538">
          <w:rPr>
            <w:b/>
            <w:lang w:val="pt-BR"/>
            <w:rPrChange w:id="4900"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901" w:author="The Si Tran" w:date="2012-12-12T00:14:00Z"/>
          <w:lang w:val="pt-BR"/>
          <w:rPrChange w:id="4902" w:author="The Si Tran" w:date="2012-12-06T01:43:00Z">
            <w:rPr>
              <w:del w:id="4903" w:author="The Si Tran" w:date="2012-12-12T00:14:00Z"/>
              <w:sz w:val="28"/>
              <w:szCs w:val="28"/>
              <w:lang w:val="pt-BR"/>
            </w:rPr>
          </w:rPrChange>
        </w:rPr>
        <w:pPrChange w:id="4904" w:author="The Si Tran" w:date="2012-12-15T08:15:00Z">
          <w:pPr>
            <w:ind w:firstLine="540"/>
          </w:pPr>
        </w:pPrChange>
      </w:pPr>
      <w:del w:id="4905" w:author="The Si Tran" w:date="2012-12-12T00:14:00Z">
        <w:r w:rsidRPr="0049233F" w:rsidDel="00E000DF">
          <w:rPr>
            <w:lang w:val="pt-BR"/>
            <w:rPrChange w:id="4906"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907" w:author="The Si Tran" w:date="2012-12-06T01:43:00Z"/>
          <w:lang w:val="pt-BR"/>
          <w:rPrChange w:id="4908" w:author="The Si Tran" w:date="2012-12-05T23:02:00Z">
            <w:rPr>
              <w:del w:id="4909" w:author="The Si Tran" w:date="2012-12-06T01:43:00Z"/>
              <w:sz w:val="28"/>
              <w:szCs w:val="28"/>
              <w:lang w:val="pt-BR"/>
            </w:rPr>
          </w:rPrChange>
        </w:rPr>
        <w:pPrChange w:id="4910" w:author="The Si Tran" w:date="2012-12-15T08:15:00Z">
          <w:pPr>
            <w:ind w:firstLine="540"/>
          </w:pPr>
        </w:pPrChange>
      </w:pPr>
      <w:del w:id="4911" w:author="The Si Tran" w:date="2012-12-06T01:43:00Z">
        <w:r w:rsidRPr="00AF1345" w:rsidDel="00720763">
          <w:rPr>
            <w:position w:val="-12"/>
            <w:lang w:val="pt-BR"/>
          </w:rPr>
          <w:object w:dxaOrig="2060" w:dyaOrig="360" w14:anchorId="6E663486">
            <v:shape id="_x0000_i1088" type="#_x0000_t75" style="width:2in;height:21.75pt" o:ole="">
              <v:imagedata r:id="rId142" o:title=""/>
            </v:shape>
            <o:OLEObject Type="Embed" ProgID="Equation.DSMT4" ShapeID="_x0000_i1088" DrawAspect="Content" ObjectID="_1417583509" r:id="rId143"/>
          </w:object>
        </w:r>
      </w:del>
    </w:p>
    <w:p w14:paraId="6E60FF36" w14:textId="77777777" w:rsidR="006A21F7" w:rsidRPr="0049233F" w:rsidDel="00E000DF" w:rsidRDefault="006A21F7">
      <w:pPr>
        <w:rPr>
          <w:del w:id="4912" w:author="The Si Tran" w:date="2012-12-12T00:14:00Z"/>
          <w:lang w:val="pt-BR"/>
          <w:rPrChange w:id="4913" w:author="The Si Tran" w:date="2012-12-05T23:02:00Z">
            <w:rPr>
              <w:del w:id="4914" w:author="The Si Tran" w:date="2012-12-12T00:14:00Z"/>
              <w:sz w:val="28"/>
              <w:szCs w:val="28"/>
              <w:lang w:val="pt-BR"/>
            </w:rPr>
          </w:rPrChange>
        </w:rPr>
        <w:pPrChange w:id="4915" w:author="The Si Tran" w:date="2012-12-15T08:15:00Z">
          <w:pPr>
            <w:ind w:firstLine="540"/>
          </w:pPr>
        </w:pPrChange>
      </w:pPr>
      <w:del w:id="4916" w:author="The Si Tran" w:date="2012-12-12T00:14:00Z">
        <w:r w:rsidRPr="0049233F" w:rsidDel="00E000DF">
          <w:rPr>
            <w:lang w:val="pt-BR"/>
            <w:rPrChange w:id="4917"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918" w:author="The Si Tran" w:date="2012-12-12T00:14:00Z"/>
          <w:lang w:val="pt-BR"/>
          <w:rPrChange w:id="4919" w:author="The Si Tran" w:date="2012-12-05T23:02:00Z">
            <w:rPr>
              <w:del w:id="4920" w:author="The Si Tran" w:date="2012-12-12T00:14:00Z"/>
              <w:sz w:val="28"/>
              <w:szCs w:val="28"/>
              <w:lang w:val="pt-BR"/>
            </w:rPr>
          </w:rPrChange>
        </w:rPr>
        <w:pPrChange w:id="4921" w:author="The Si Tran" w:date="2012-12-15T08:15:00Z">
          <w:pPr>
            <w:ind w:firstLine="540"/>
          </w:pPr>
        </w:pPrChange>
      </w:pPr>
      <w:del w:id="4922" w:author="The Si Tran" w:date="2012-12-12T00:14:00Z">
        <w:r w:rsidRPr="0049233F" w:rsidDel="00E000DF">
          <w:rPr>
            <w:lang w:val="pt-BR"/>
            <w:rPrChange w:id="4923"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924" w:author="The Si Tran" w:date="2012-12-06T20:20:00Z"/>
          <w:lang w:val="pt-BR"/>
          <w:rPrChange w:id="4925" w:author="The Si Tran" w:date="2012-12-06T20:20:00Z">
            <w:rPr>
              <w:del w:id="4926" w:author="The Si Tran" w:date="2012-12-06T20:20:00Z"/>
              <w:sz w:val="28"/>
              <w:szCs w:val="28"/>
              <w:lang w:val="pt-BR"/>
            </w:rPr>
          </w:rPrChange>
        </w:rPr>
        <w:pPrChange w:id="4927" w:author="The Si Tran" w:date="2012-12-15T08:15:00Z">
          <w:pPr>
            <w:ind w:firstLine="540"/>
          </w:pPr>
        </w:pPrChange>
      </w:pPr>
      <w:del w:id="4928" w:author="The Si Tran" w:date="2012-12-14T05:17:00Z">
        <w:r w:rsidRPr="0049233F" w:rsidDel="0056499D">
          <w:rPr>
            <w:lang w:val="pt-BR"/>
            <w:rPrChange w:id="4929"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930" w:author="The Si Tran" w:date="2012-12-06T20:20:00Z"/>
          <w:lang w:val="pt-BR"/>
          <w:rPrChange w:id="4931" w:author="The Si Tran" w:date="2012-12-05T23:02:00Z">
            <w:rPr>
              <w:del w:id="4932" w:author="The Si Tran" w:date="2012-12-06T20:20:00Z"/>
              <w:sz w:val="28"/>
              <w:szCs w:val="28"/>
              <w:lang w:val="pt-BR"/>
            </w:rPr>
          </w:rPrChange>
        </w:rPr>
        <w:pPrChange w:id="4933" w:author="The Si Tran" w:date="2012-12-15T08:15:00Z">
          <w:pPr>
            <w:ind w:firstLine="540"/>
          </w:pPr>
        </w:pPrChange>
      </w:pPr>
      <w:del w:id="4934" w:author="The Si Tran" w:date="2012-12-06T20:20:00Z">
        <w:r w:rsidRPr="00AF1345" w:rsidDel="00AB2E63">
          <w:rPr>
            <w:position w:val="-12"/>
            <w:lang w:val="pt-BR"/>
          </w:rPr>
          <w:object w:dxaOrig="2780" w:dyaOrig="360" w14:anchorId="61F9DAAF">
            <v:shape id="_x0000_i1089" type="#_x0000_t75" style="width:171.75pt;height:21.75pt" o:ole="">
              <v:imagedata r:id="rId144" o:title=""/>
            </v:shape>
            <o:OLEObject Type="Embed" ProgID="Equation.DSMT4" ShapeID="_x0000_i1089" DrawAspect="Content" ObjectID="_1417583510" r:id="rId145"/>
          </w:object>
        </w:r>
      </w:del>
    </w:p>
    <w:p w14:paraId="60961C99" w14:textId="38E57295" w:rsidR="006A21F7" w:rsidRPr="0049233F" w:rsidDel="0056499D" w:rsidRDefault="006A21F7">
      <w:pPr>
        <w:rPr>
          <w:del w:id="4935" w:author="The Si Tran" w:date="2012-12-14T05:17:00Z"/>
          <w:lang w:val="pt-BR"/>
          <w:rPrChange w:id="4936" w:author="The Si Tran" w:date="2012-12-05T23:02:00Z">
            <w:rPr>
              <w:del w:id="4937" w:author="The Si Tran" w:date="2012-12-14T05:17:00Z"/>
              <w:sz w:val="28"/>
              <w:szCs w:val="28"/>
              <w:lang w:val="pt-BR"/>
            </w:rPr>
          </w:rPrChange>
        </w:rPr>
        <w:pPrChange w:id="4938" w:author="The Si Tran" w:date="2012-12-15T08:15:00Z">
          <w:pPr>
            <w:ind w:firstLine="540"/>
          </w:pPr>
        </w:pPrChange>
      </w:pPr>
    </w:p>
    <w:p w14:paraId="79D3F524" w14:textId="50762591" w:rsidR="006A21F7" w:rsidRPr="0049233F" w:rsidDel="0056499D" w:rsidRDefault="006A21F7">
      <w:pPr>
        <w:rPr>
          <w:del w:id="4939" w:author="The Si Tran" w:date="2012-12-14T05:17:00Z"/>
          <w:i/>
          <w:rPrChange w:id="4940" w:author="The Si Tran" w:date="2012-12-05T23:02:00Z">
            <w:rPr>
              <w:del w:id="4941" w:author="The Si Tran" w:date="2012-12-14T05:17:00Z"/>
              <w:i/>
              <w:sz w:val="28"/>
              <w:szCs w:val="28"/>
            </w:rPr>
          </w:rPrChange>
        </w:rPr>
        <w:pPrChange w:id="4942" w:author="The Si Tran" w:date="2012-12-15T08:15:00Z">
          <w:pPr>
            <w:ind w:firstLine="540"/>
          </w:pPr>
        </w:pPrChange>
      </w:pPr>
      <w:del w:id="4943" w:author="The Si Tran" w:date="2012-12-14T05:17:00Z">
        <w:r w:rsidRPr="0049233F" w:rsidDel="0056499D">
          <w:rPr>
            <w:i/>
            <w:rPrChange w:id="4944" w:author="The Si Tran" w:date="2012-12-05T23:02:00Z">
              <w:rPr>
                <w:i/>
                <w:sz w:val="28"/>
                <w:szCs w:val="28"/>
              </w:rPr>
            </w:rPrChange>
          </w:rPr>
          <w:delText>&gt; set.seed(1)</w:delText>
        </w:r>
      </w:del>
    </w:p>
    <w:p w14:paraId="537064EE" w14:textId="18049E6A" w:rsidR="006A21F7" w:rsidRPr="0049233F" w:rsidDel="0056499D" w:rsidRDefault="006A21F7">
      <w:pPr>
        <w:rPr>
          <w:del w:id="4945" w:author="The Si Tran" w:date="2012-12-14T05:17:00Z"/>
          <w:i/>
          <w:rPrChange w:id="4946" w:author="The Si Tran" w:date="2012-12-05T23:02:00Z">
            <w:rPr>
              <w:del w:id="4947" w:author="The Si Tran" w:date="2012-12-14T05:17:00Z"/>
              <w:i/>
              <w:sz w:val="28"/>
              <w:szCs w:val="28"/>
            </w:rPr>
          </w:rPrChange>
        </w:rPr>
        <w:pPrChange w:id="4948" w:author="The Si Tran" w:date="2012-12-15T08:15:00Z">
          <w:pPr>
            <w:ind w:firstLine="540"/>
          </w:pPr>
        </w:pPrChange>
      </w:pPr>
      <w:del w:id="4949" w:author="The Si Tran" w:date="2012-12-14T05:17:00Z">
        <w:r w:rsidRPr="0049233F" w:rsidDel="0056499D">
          <w:rPr>
            <w:i/>
            <w:rPrChange w:id="4950" w:author="The Si Tran" w:date="2012-12-05T23:02:00Z">
              <w:rPr>
                <w:i/>
                <w:sz w:val="28"/>
                <w:szCs w:val="28"/>
              </w:rPr>
            </w:rPrChange>
          </w:rPr>
          <w:delText>&gt; y &lt;- e &lt;- rnorm(1000)</w:delText>
        </w:r>
      </w:del>
    </w:p>
    <w:p w14:paraId="19DCEC3C" w14:textId="5B688827" w:rsidR="006A21F7" w:rsidRPr="0049233F" w:rsidDel="0056499D" w:rsidRDefault="006A21F7">
      <w:pPr>
        <w:rPr>
          <w:del w:id="4951" w:author="The Si Tran" w:date="2012-12-14T05:17:00Z"/>
          <w:i/>
          <w:lang w:val="fr-FR"/>
          <w:rPrChange w:id="4952" w:author="The Si Tran" w:date="2012-12-05T23:02:00Z">
            <w:rPr>
              <w:del w:id="4953" w:author="The Si Tran" w:date="2012-12-14T05:17:00Z"/>
              <w:i/>
              <w:sz w:val="28"/>
              <w:szCs w:val="28"/>
              <w:lang w:val="fr-FR"/>
            </w:rPr>
          </w:rPrChange>
        </w:rPr>
        <w:pPrChange w:id="4954" w:author="The Si Tran" w:date="2012-12-15T08:15:00Z">
          <w:pPr>
            <w:ind w:firstLine="540"/>
          </w:pPr>
        </w:pPrChange>
      </w:pPr>
      <w:del w:id="4955" w:author="The Si Tran" w:date="2012-12-14T05:17:00Z">
        <w:r w:rsidRPr="0049233F" w:rsidDel="0056499D">
          <w:rPr>
            <w:i/>
            <w:lang w:val="fr-FR"/>
            <w:rPrChange w:id="4956"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957" w:author="The Si Tran" w:date="2012-12-14T05:17:00Z"/>
          <w:i/>
          <w:lang w:val="fr-FR"/>
          <w:rPrChange w:id="4958" w:author="The Si Tran" w:date="2012-12-05T23:02:00Z">
            <w:rPr>
              <w:del w:id="4959" w:author="The Si Tran" w:date="2012-12-14T05:17:00Z"/>
              <w:i/>
              <w:sz w:val="28"/>
              <w:szCs w:val="28"/>
              <w:lang w:val="fr-FR"/>
            </w:rPr>
          </w:rPrChange>
        </w:rPr>
        <w:pPrChange w:id="4960" w:author="The Si Tran" w:date="2012-12-15T08:15:00Z">
          <w:pPr>
            <w:ind w:firstLine="540"/>
          </w:pPr>
        </w:pPrChange>
      </w:pPr>
      <w:del w:id="4961" w:author="The Si Tran" w:date="2012-12-14T05:17:00Z">
        <w:r w:rsidRPr="0049233F" w:rsidDel="0056499D">
          <w:rPr>
            <w:i/>
            <w:lang w:val="fr-FR"/>
            <w:rPrChange w:id="4962"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963" w:author="The Si Tran" w:date="2012-12-14T05:17:00Z"/>
          <w:i/>
          <w:lang w:val="pt-BR"/>
          <w:rPrChange w:id="4964" w:author="The Si Tran" w:date="2012-12-05T23:02:00Z">
            <w:rPr>
              <w:del w:id="4965" w:author="The Si Tran" w:date="2012-12-14T05:17:00Z"/>
              <w:i/>
              <w:sz w:val="28"/>
              <w:szCs w:val="28"/>
              <w:lang w:val="pt-BR"/>
            </w:rPr>
          </w:rPrChange>
        </w:rPr>
        <w:pPrChange w:id="4966" w:author="The Si Tran" w:date="2012-12-15T08:15:00Z">
          <w:pPr>
            <w:ind w:firstLine="540"/>
          </w:pPr>
        </w:pPrChange>
      </w:pPr>
      <w:del w:id="4967" w:author="The Si Tran" w:date="2012-12-14T05:17:00Z">
        <w:r w:rsidRPr="0049233F" w:rsidDel="0056499D">
          <w:rPr>
            <w:i/>
            <w:lang w:val="pt-BR"/>
            <w:rPrChange w:id="4968" w:author="The Si Tran" w:date="2012-12-05T23:02:00Z">
              <w:rPr>
                <w:i/>
                <w:sz w:val="28"/>
                <w:szCs w:val="28"/>
                <w:lang w:val="pt-BR"/>
              </w:rPr>
            </w:rPrChange>
          </w:rPr>
          <w:delText>+ }</w:delText>
        </w:r>
      </w:del>
    </w:p>
    <w:p w14:paraId="313BF30B" w14:textId="4E12318A" w:rsidR="006A21F7" w:rsidRPr="0049233F" w:rsidDel="0056499D" w:rsidRDefault="006A21F7">
      <w:pPr>
        <w:rPr>
          <w:del w:id="4969" w:author="The Si Tran" w:date="2012-12-14T05:17:00Z"/>
          <w:i/>
          <w:lang w:val="pt-BR"/>
          <w:rPrChange w:id="4970" w:author="The Si Tran" w:date="2012-12-05T23:02:00Z">
            <w:rPr>
              <w:del w:id="4971" w:author="The Si Tran" w:date="2012-12-14T05:17:00Z"/>
              <w:i/>
              <w:sz w:val="28"/>
              <w:szCs w:val="28"/>
              <w:lang w:val="pt-BR"/>
            </w:rPr>
          </w:rPrChange>
        </w:rPr>
        <w:pPrChange w:id="4972" w:author="The Si Tran" w:date="2012-12-15T08:15:00Z">
          <w:pPr>
            <w:ind w:firstLine="540"/>
          </w:pPr>
        </w:pPrChange>
      </w:pPr>
      <w:del w:id="4973" w:author="The Si Tran" w:date="2012-12-14T05:17:00Z">
        <w:r w:rsidRPr="0049233F" w:rsidDel="0056499D">
          <w:rPr>
            <w:i/>
            <w:lang w:val="pt-BR"/>
            <w:rPrChange w:id="4974" w:author="The Si Tran" w:date="2012-12-05T23:02:00Z">
              <w:rPr>
                <w:i/>
                <w:sz w:val="28"/>
                <w:szCs w:val="28"/>
                <w:lang w:val="pt-BR"/>
              </w:rPr>
            </w:rPrChange>
          </w:rPr>
          <w:delText>&gt; layout(1:2)</w:delText>
        </w:r>
      </w:del>
    </w:p>
    <w:p w14:paraId="63E7A8B6" w14:textId="3CB13122" w:rsidR="006A21F7" w:rsidRPr="0049233F" w:rsidDel="0056499D" w:rsidRDefault="006A21F7">
      <w:pPr>
        <w:rPr>
          <w:del w:id="4975" w:author="The Si Tran" w:date="2012-12-14T05:17:00Z"/>
          <w:i/>
          <w:lang w:val="pt-BR"/>
          <w:rPrChange w:id="4976" w:author="The Si Tran" w:date="2012-12-05T23:02:00Z">
            <w:rPr>
              <w:del w:id="4977" w:author="The Si Tran" w:date="2012-12-14T05:17:00Z"/>
              <w:i/>
              <w:sz w:val="28"/>
              <w:szCs w:val="28"/>
              <w:lang w:val="pt-BR"/>
            </w:rPr>
          </w:rPrChange>
        </w:rPr>
        <w:pPrChange w:id="4978" w:author="The Si Tran" w:date="2012-12-15T08:15:00Z">
          <w:pPr>
            <w:ind w:firstLine="540"/>
          </w:pPr>
        </w:pPrChange>
      </w:pPr>
      <w:del w:id="4979" w:author="The Si Tran" w:date="2012-12-14T05:17:00Z">
        <w:r w:rsidRPr="0049233F" w:rsidDel="0056499D">
          <w:rPr>
            <w:i/>
            <w:lang w:val="pt-BR"/>
            <w:rPrChange w:id="4980" w:author="The Si Tran" w:date="2012-12-05T23:02:00Z">
              <w:rPr>
                <w:i/>
                <w:sz w:val="28"/>
                <w:szCs w:val="28"/>
                <w:lang w:val="pt-BR"/>
              </w:rPr>
            </w:rPrChange>
          </w:rPr>
          <w:delText>&gt; acf(y)</w:delText>
        </w:r>
      </w:del>
    </w:p>
    <w:p w14:paraId="49404567" w14:textId="20C358A2" w:rsidR="006A21F7" w:rsidRPr="0049233F" w:rsidDel="0056499D" w:rsidRDefault="006A21F7">
      <w:pPr>
        <w:rPr>
          <w:del w:id="4981" w:author="The Si Tran" w:date="2012-12-14T05:17:00Z"/>
          <w:i/>
          <w:lang w:val="pt-BR"/>
          <w:rPrChange w:id="4982" w:author="The Si Tran" w:date="2012-12-05T23:02:00Z">
            <w:rPr>
              <w:del w:id="4983" w:author="The Si Tran" w:date="2012-12-14T05:17:00Z"/>
              <w:i/>
              <w:sz w:val="28"/>
              <w:szCs w:val="28"/>
              <w:lang w:val="pt-BR"/>
            </w:rPr>
          </w:rPrChange>
        </w:rPr>
        <w:pPrChange w:id="4984" w:author="The Si Tran" w:date="2012-12-15T08:15:00Z">
          <w:pPr>
            <w:ind w:firstLine="540"/>
          </w:pPr>
        </w:pPrChange>
      </w:pPr>
      <w:del w:id="4985" w:author="The Si Tran" w:date="2012-12-14T05:17:00Z">
        <w:r w:rsidRPr="0049233F" w:rsidDel="0056499D">
          <w:rPr>
            <w:i/>
            <w:lang w:val="pt-BR"/>
            <w:rPrChange w:id="4986" w:author="The Si Tran" w:date="2012-12-05T23:02:00Z">
              <w:rPr>
                <w:i/>
                <w:sz w:val="28"/>
                <w:szCs w:val="28"/>
                <w:lang w:val="pt-BR"/>
              </w:rPr>
            </w:rPrChange>
          </w:rPr>
          <w:delText>&gt; pacf(y)</w:delText>
        </w:r>
      </w:del>
    </w:p>
    <w:p w14:paraId="41B360DA" w14:textId="77777777" w:rsidR="006A21F7" w:rsidRPr="0049233F" w:rsidRDefault="006A21F7">
      <w:pPr>
        <w:rPr>
          <w:lang w:val="pt-BR"/>
          <w:rPrChange w:id="4987" w:author="The Si Tran" w:date="2012-12-05T23:02:00Z">
            <w:rPr>
              <w:sz w:val="28"/>
              <w:szCs w:val="28"/>
              <w:lang w:val="pt-BR"/>
            </w:rPr>
          </w:rPrChange>
        </w:rPr>
        <w:pPrChange w:id="4988" w:author="The Si Tran" w:date="2012-12-15T08:15:00Z">
          <w:pPr>
            <w:ind w:firstLine="540"/>
          </w:pPr>
        </w:pPrChange>
      </w:pPr>
    </w:p>
    <w:p w14:paraId="19975C45" w14:textId="1D92BB2A" w:rsidR="006A21F7" w:rsidRPr="0049233F" w:rsidRDefault="00437040">
      <w:pPr>
        <w:rPr>
          <w:lang w:val="pt-BR"/>
          <w:rPrChange w:id="4989" w:author="The Si Tran" w:date="2012-12-05T23:02:00Z">
            <w:rPr>
              <w:sz w:val="28"/>
              <w:szCs w:val="28"/>
              <w:lang w:val="pt-BR"/>
            </w:rPr>
          </w:rPrChange>
        </w:rPr>
        <w:pPrChange w:id="4990" w:author="The Si Tran" w:date="2012-12-15T08:15:00Z">
          <w:pPr>
            <w:ind w:firstLine="540"/>
          </w:pPr>
        </w:pPrChange>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ỏng mô hình ARMA(1,2)</w:t>
      </w:r>
      <w:r w:rsidRPr="0049233F">
        <w:rPr>
          <w:lang w:val="pt-BR"/>
        </w:rPr>
        <w:t xml:space="preserve"> </w:t>
      </w:r>
      <m:oMath>
        <m:sSub>
          <m:sSubPr>
            <m:ctrlPr>
              <w:ins w:id="4991" w:author="The Si Tran" w:date="2012-12-06T20:21:00Z">
                <w:rPr>
                  <w:rFonts w:ascii="Cambria Math" w:hAnsi="Cambria Math"/>
                </w:rPr>
              </w:ins>
            </m:ctrlPr>
          </m:sSubPr>
          <m:e>
            <w:ins w:id="4992" w:author="The Si Tran" w:date="2012-12-06T20:21:00Z">
              <m:r>
                <w:rPr>
                  <w:rFonts w:ascii="Cambria Math" w:hAnsi="Cambria Math"/>
                  <w:rPrChange w:id="4993" w:author="The Si Tran" w:date="2012-12-16T17:08:00Z">
                    <w:rPr>
                      <w:rFonts w:ascii="Cambria Math" w:hAnsi="Cambria Math"/>
                      <w:lang w:val="pt-BR"/>
                    </w:rPr>
                  </w:rPrChange>
                </w:rPr>
                <m:t>y</m:t>
              </m:r>
            </w:ins>
          </m:e>
          <m:sub>
            <w:ins w:id="4994" w:author="The Si Tran" w:date="2012-12-06T20:21:00Z">
              <m:r>
                <w:rPr>
                  <w:rFonts w:ascii="Cambria Math" w:hAnsi="Cambria Math"/>
                  <w:rPrChange w:id="4995" w:author="The Si Tran" w:date="2012-12-16T17:08:00Z">
                    <w:rPr>
                      <w:rFonts w:ascii="Cambria Math" w:hAnsi="Cambria Math"/>
                      <w:lang w:val="pt-BR"/>
                    </w:rPr>
                  </w:rPrChange>
                </w:rPr>
                <m:t>t</m:t>
              </m:r>
            </w:ins>
          </m:sub>
        </m:sSub>
        <w:ins w:id="4996" w:author="The Si Tran" w:date="2012-12-06T20:21:00Z">
          <m:r>
            <m:rPr>
              <m:sty m:val="p"/>
            </m:rPr>
            <w:rPr>
              <w:rFonts w:ascii="Cambria Math" w:hAnsi="Cambria Math"/>
              <w:rPrChange w:id="4997" w:author="The Si Tran" w:date="2012-12-16T17:08:00Z">
                <w:rPr>
                  <w:rFonts w:ascii="Cambria Math" w:hAnsi="Cambria Math"/>
                  <w:lang w:val="pt-BR"/>
                </w:rPr>
              </w:rPrChange>
            </w:rPr>
            <m:t>=16+0.6</m:t>
          </m:r>
        </w:ins>
        <m:sSub>
          <m:sSubPr>
            <m:ctrlPr>
              <w:ins w:id="4998" w:author="The Si Tran" w:date="2012-12-06T20:21:00Z">
                <w:rPr>
                  <w:rFonts w:ascii="Cambria Math" w:hAnsi="Cambria Math"/>
                </w:rPr>
              </w:ins>
            </m:ctrlPr>
          </m:sSubPr>
          <m:e>
            <w:ins w:id="4999" w:author="The Si Tran" w:date="2012-12-06T20:21:00Z">
              <m:r>
                <w:rPr>
                  <w:rFonts w:ascii="Cambria Math" w:hAnsi="Cambria Math"/>
                  <w:rPrChange w:id="5000" w:author="The Si Tran" w:date="2012-12-16T17:08:00Z">
                    <w:rPr>
                      <w:rFonts w:ascii="Cambria Math" w:hAnsi="Cambria Math"/>
                      <w:lang w:val="pt-BR"/>
                    </w:rPr>
                  </w:rPrChange>
                </w:rPr>
                <m:t>y</m:t>
              </m:r>
            </w:ins>
          </m:e>
          <m:sub>
            <w:ins w:id="5001" w:author="The Si Tran" w:date="2012-12-06T20:21:00Z">
              <m:r>
                <w:rPr>
                  <w:rFonts w:ascii="Cambria Math" w:hAnsi="Cambria Math"/>
                  <w:rPrChange w:id="5002" w:author="The Si Tran" w:date="2012-12-16T17:08:00Z">
                    <w:rPr>
                      <w:rFonts w:ascii="Cambria Math" w:hAnsi="Cambria Math"/>
                      <w:lang w:val="pt-BR"/>
                    </w:rPr>
                  </w:rPrChange>
                </w:rPr>
                <m:t>t</m:t>
              </m:r>
              <m:r>
                <m:rPr>
                  <m:sty m:val="p"/>
                </m:rPr>
                <w:rPr>
                  <w:rFonts w:ascii="Cambria Math" w:hAnsi="Cambria Math"/>
                  <w:rPrChange w:id="5003" w:author="The Si Tran" w:date="2012-12-16T17:08:00Z">
                    <w:rPr>
                      <w:rFonts w:ascii="Cambria Math" w:hAnsi="Cambria Math"/>
                      <w:lang w:val="pt-BR"/>
                    </w:rPr>
                  </w:rPrChange>
                </w:rPr>
                <m:t>-1</m:t>
              </m:r>
            </w:ins>
          </m:sub>
        </m:sSub>
        <w:ins w:id="5004" w:author="The Si Tran" w:date="2012-12-06T20:21:00Z">
          <m:r>
            <m:rPr>
              <m:sty m:val="p"/>
            </m:rPr>
            <w:rPr>
              <w:rFonts w:ascii="Cambria Math" w:hAnsi="Cambria Math"/>
              <w:rPrChange w:id="5005" w:author="The Si Tran" w:date="2012-12-16T17:08:00Z">
                <w:rPr>
                  <w:rFonts w:ascii="Cambria Math" w:hAnsi="Cambria Math"/>
                  <w:lang w:val="pt-BR"/>
                </w:rPr>
              </w:rPrChange>
            </w:rPr>
            <m:t>+</m:t>
          </m:r>
        </w:ins>
        <m:sSub>
          <m:sSubPr>
            <m:ctrlPr>
              <w:ins w:id="5006" w:author="The Si Tran" w:date="2012-12-06T20:21:00Z">
                <w:rPr>
                  <w:rFonts w:ascii="Cambria Math" w:hAnsi="Cambria Math"/>
                </w:rPr>
              </w:ins>
            </m:ctrlPr>
          </m:sSubPr>
          <m:e>
            <w:ins w:id="5007" w:author="The Si Tran" w:date="2012-12-06T20:21:00Z">
              <m:r>
                <w:rPr>
                  <w:rFonts w:ascii="Cambria Math" w:hAnsi="Cambria Math"/>
                  <w:rPrChange w:id="5008" w:author="The Si Tran" w:date="2012-12-16T17:08:00Z">
                    <w:rPr>
                      <w:rFonts w:ascii="Cambria Math" w:hAnsi="Cambria Math"/>
                      <w:lang w:val="pt-BR"/>
                    </w:rPr>
                  </w:rPrChange>
                </w:rPr>
                <m:t>ε</m:t>
              </m:r>
            </w:ins>
          </m:e>
          <m:sub>
            <w:ins w:id="5009" w:author="The Si Tran" w:date="2012-12-06T20:21:00Z">
              <m:r>
                <w:rPr>
                  <w:rFonts w:ascii="Cambria Math" w:hAnsi="Cambria Math"/>
                  <w:rPrChange w:id="5010" w:author="The Si Tran" w:date="2012-12-16T17:08:00Z">
                    <w:rPr>
                      <w:rFonts w:ascii="Cambria Math" w:hAnsi="Cambria Math"/>
                      <w:lang w:val="pt-BR"/>
                    </w:rPr>
                  </w:rPrChange>
                </w:rPr>
                <m:t>t</m:t>
              </m:r>
            </w:ins>
          </m:sub>
        </m:sSub>
        <w:ins w:id="5011" w:author="The Si Tran" w:date="2012-12-06T20:21:00Z">
          <m:r>
            <m:rPr>
              <m:sty m:val="p"/>
            </m:rPr>
            <w:rPr>
              <w:rFonts w:ascii="Cambria Math" w:hAnsi="Cambria Math"/>
              <w:rPrChange w:id="5012" w:author="The Si Tran" w:date="2012-12-16T17:08:00Z">
                <w:rPr>
                  <w:rFonts w:ascii="Cambria Math" w:hAnsi="Cambria Math"/>
                  <w:lang w:val="pt-BR"/>
                </w:rPr>
              </w:rPrChange>
            </w:rPr>
            <m:t>+0.8</m:t>
          </m:r>
        </w:ins>
        <m:sSub>
          <m:sSubPr>
            <m:ctrlPr>
              <w:ins w:id="5013" w:author="The Si Tran" w:date="2012-12-06T20:21:00Z">
                <w:rPr>
                  <w:rFonts w:ascii="Cambria Math" w:hAnsi="Cambria Math"/>
                </w:rPr>
              </w:ins>
            </m:ctrlPr>
          </m:sSubPr>
          <m:e>
            <w:ins w:id="5014" w:author="The Si Tran" w:date="2012-12-06T20:21:00Z">
              <m:r>
                <w:rPr>
                  <w:rFonts w:ascii="Cambria Math" w:hAnsi="Cambria Math"/>
                  <w:rPrChange w:id="5015" w:author="The Si Tran" w:date="2012-12-16T17:08:00Z">
                    <w:rPr>
                      <w:rFonts w:ascii="Cambria Math" w:hAnsi="Cambria Math"/>
                      <w:lang w:val="pt-BR"/>
                    </w:rPr>
                  </w:rPrChange>
                </w:rPr>
                <m:t>ε</m:t>
              </m:r>
            </w:ins>
          </m:e>
          <m:sub>
            <w:ins w:id="5016" w:author="The Si Tran" w:date="2012-12-06T20:21:00Z">
              <m:r>
                <w:rPr>
                  <w:rFonts w:ascii="Cambria Math" w:hAnsi="Cambria Math"/>
                  <w:rPrChange w:id="5017" w:author="The Si Tran" w:date="2012-12-16T17:08:00Z">
                    <w:rPr>
                      <w:rFonts w:ascii="Cambria Math" w:hAnsi="Cambria Math"/>
                      <w:lang w:val="pt-BR"/>
                    </w:rPr>
                  </w:rPrChange>
                </w:rPr>
                <m:t>t</m:t>
              </m:r>
              <m:r>
                <m:rPr>
                  <m:sty m:val="p"/>
                </m:rPr>
                <w:rPr>
                  <w:rFonts w:ascii="Cambria Math" w:hAnsi="Cambria Math"/>
                  <w:rPrChange w:id="5018" w:author="The Si Tran" w:date="2012-12-16T17:08:00Z">
                    <w:rPr>
                      <w:rFonts w:ascii="Cambria Math" w:hAnsi="Cambria Math"/>
                      <w:lang w:val="pt-BR"/>
                    </w:rPr>
                  </w:rPrChange>
                </w:rPr>
                <m:t>-1</m:t>
              </m:r>
            </w:ins>
          </m:sub>
        </m:sSub>
      </m:oMath>
      <w:r>
        <w:rPr>
          <w:lang w:val="pt-BR"/>
        </w:rPr>
        <w:t xml:space="preserve">. </w:t>
      </w:r>
      <w:r w:rsidR="006A21F7" w:rsidRPr="0049233F">
        <w:rPr>
          <w:lang w:val="pt-BR"/>
          <w:rPrChange w:id="5019" w:author="The Si Tran" w:date="2012-12-05T23:02:00Z">
            <w:rPr>
              <w:sz w:val="28"/>
              <w:szCs w:val="28"/>
              <w:lang w:val="pt-BR"/>
            </w:rPr>
          </w:rPrChange>
        </w:rPr>
        <w:t xml:space="preserve">Hình </w:t>
      </w:r>
      <w:ins w:id="5020" w:author="The Si Tran" w:date="2012-12-12T00:14:00Z">
        <w:r w:rsidR="00CE4725">
          <w:rPr>
            <w:lang w:val="pt-BR"/>
          </w:rPr>
          <w:t>3.3</w:t>
        </w:r>
      </w:ins>
      <w:del w:id="5021" w:author="The Si Tran" w:date="2012-12-12T00:14:00Z">
        <w:r w:rsidR="006A21F7" w:rsidRPr="0049233F" w:rsidDel="00CE4725">
          <w:rPr>
            <w:lang w:val="pt-BR"/>
            <w:rPrChange w:id="5022" w:author="The Si Tran" w:date="2012-12-05T23:02:00Z">
              <w:rPr>
                <w:sz w:val="28"/>
                <w:szCs w:val="28"/>
                <w:lang w:val="pt-BR"/>
              </w:rPr>
            </w:rPrChange>
          </w:rPr>
          <w:delText>9</w:delText>
        </w:r>
      </w:del>
      <w:r w:rsidR="006A21F7" w:rsidRPr="0049233F">
        <w:rPr>
          <w:lang w:val="pt-BR"/>
          <w:rPrChange w:id="5023" w:author="The Si Tran" w:date="2012-12-05T23:02:00Z">
            <w:rPr>
              <w:sz w:val="28"/>
              <w:szCs w:val="28"/>
              <w:lang w:val="pt-BR"/>
            </w:rPr>
          </w:rPrChange>
        </w:rPr>
        <w:t xml:space="preserve"> là hình ảnh của hàm tự tương quan và tự tương quan riêng phần của </w:t>
      </w:r>
      <w:r w:rsidR="0021110E">
        <w:rPr>
          <w:lang w:val="pt-BR"/>
        </w:rPr>
        <w:t xml:space="preserve">một </w:t>
      </w:r>
      <w:r w:rsidR="006A21F7" w:rsidRPr="0049233F">
        <w:rPr>
          <w:lang w:val="pt-BR"/>
          <w:rPrChange w:id="5024" w:author="The Si Tran" w:date="2012-12-05T23:02:00Z">
            <w:rPr>
              <w:sz w:val="28"/>
              <w:szCs w:val="28"/>
              <w:lang w:val="pt-BR"/>
            </w:rPr>
          </w:rPrChange>
        </w:rPr>
        <w:t xml:space="preserve">chuỗi </w:t>
      </w:r>
      <w:r>
        <w:rPr>
          <w:lang w:val="pt-BR"/>
        </w:rPr>
        <w:t>dữ liệu đó</w:t>
      </w:r>
      <w:r w:rsidR="006A21F7" w:rsidRPr="0049233F">
        <w:rPr>
          <w:lang w:val="pt-BR"/>
          <w:rPrChange w:id="5025" w:author="The Si Tran" w:date="2012-12-05T23:02:00Z">
            <w:rPr>
              <w:sz w:val="28"/>
              <w:szCs w:val="28"/>
              <w:lang w:val="pt-BR"/>
            </w:rPr>
          </w:rPrChange>
        </w:rPr>
        <w:t>. Ta thấy hàm tự tương quan và hàm tự tương quan riêng phần giảm dần về không.</w:t>
      </w:r>
    </w:p>
    <w:p w14:paraId="5EBB8B12" w14:textId="24198B23" w:rsidR="006A21F7" w:rsidRPr="0049233F" w:rsidDel="0056499D" w:rsidRDefault="0056499D">
      <w:pPr>
        <w:pStyle w:val="Canhgiua"/>
        <w:rPr>
          <w:del w:id="5026" w:author="The Si Tran" w:date="2012-12-14T05:20:00Z"/>
          <w:lang w:val="pt-BR"/>
          <w:rPrChange w:id="5027" w:author="The Si Tran" w:date="2012-12-05T23:02:00Z">
            <w:rPr>
              <w:del w:id="5028" w:author="The Si Tran" w:date="2012-12-14T05:20:00Z"/>
              <w:sz w:val="28"/>
              <w:szCs w:val="28"/>
              <w:lang w:val="pt-BR"/>
            </w:rPr>
          </w:rPrChange>
        </w:rPr>
        <w:pPrChange w:id="5029" w:author="The Si Tran" w:date="2012-12-16T17:07:00Z">
          <w:pPr>
            <w:ind w:firstLine="540"/>
          </w:pPr>
        </w:pPrChange>
      </w:pPr>
      <w:ins w:id="5030" w:author="The Si Tran" w:date="2012-12-14T05:20:00Z">
        <w:r w:rsidRPr="00381A4D">
          <w:rPr>
            <w:noProof/>
          </w:rPr>
          <w:drawing>
            <wp:inline distT="0" distB="0" distL="0" distR="0" wp14:anchorId="67F62DD0" wp14:editId="371414CD">
              <wp:extent cx="4891390" cy="3420470"/>
              <wp:effectExtent l="0" t="0" r="5080"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898171" cy="3425212"/>
                      </a:xfrm>
                      <a:prstGeom prst="rect">
                        <a:avLst/>
                      </a:prstGeom>
                      <a:noFill/>
                      <a:ln>
                        <a:noFill/>
                      </a:ln>
                    </pic:spPr>
                  </pic:pic>
                </a:graphicData>
              </a:graphic>
            </wp:inline>
          </w:drawing>
        </w:r>
      </w:ins>
    </w:p>
    <w:p w14:paraId="5BD320BB" w14:textId="10F5B207" w:rsidR="006A21F7" w:rsidRPr="0049233F" w:rsidRDefault="006A21F7">
      <w:pPr>
        <w:pStyle w:val="Canhgiua"/>
        <w:rPr>
          <w:lang w:val="pt-BR"/>
          <w:rPrChange w:id="5031" w:author="The Si Tran" w:date="2012-12-05T23:02:00Z">
            <w:rPr>
              <w:sz w:val="28"/>
              <w:szCs w:val="28"/>
              <w:lang w:val="pt-BR"/>
            </w:rPr>
          </w:rPrChange>
        </w:rPr>
        <w:pPrChange w:id="5032" w:author="The Si Tran" w:date="2012-12-16T17:07:00Z">
          <w:pPr>
            <w:ind w:firstLine="540"/>
          </w:pPr>
        </w:pPrChange>
      </w:pPr>
      <w:del w:id="5033" w:author="The Si Tran" w:date="2012-12-14T05:19:00Z">
        <w:r w:rsidRPr="0049233F" w:rsidDel="0056499D">
          <w:rPr>
            <w:noProof/>
            <w:rPrChange w:id="5034" w:author="Unknown">
              <w:rPr>
                <w:noProof/>
                <w:sz w:val="28"/>
                <w:szCs w:val="28"/>
              </w:rPr>
            </w:rPrChange>
          </w:rPr>
          <w:drawing>
            <wp:inline distT="0" distB="0" distL="0" distR="0" wp14:anchorId="49475BE4" wp14:editId="120883CD">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47E936A0" w:rsidR="006A21F7" w:rsidRPr="00F51638" w:rsidRDefault="006A21F7">
      <w:pPr>
        <w:pStyle w:val="Hinh"/>
        <w:rPr>
          <w:rPrChange w:id="5035" w:author="The Si Tran" w:date="2012-12-16T17:08:00Z">
            <w:rPr>
              <w:sz w:val="28"/>
              <w:szCs w:val="28"/>
              <w:lang w:val="pt-BR"/>
            </w:rPr>
          </w:rPrChange>
        </w:rPr>
        <w:pPrChange w:id="5036" w:author="The Si Tran" w:date="2012-12-16T17:08:00Z">
          <w:pPr>
            <w:pStyle w:val="Caption"/>
            <w:ind w:left="1620"/>
          </w:pPr>
        </w:pPrChange>
      </w:pPr>
      <w:bookmarkStart w:id="5037" w:name="_Toc312142083"/>
      <w:bookmarkStart w:id="5038" w:name="_Toc343029958"/>
      <w:bookmarkStart w:id="5039" w:name="_Toc343837451"/>
      <w:r w:rsidRPr="00F51638">
        <w:rPr>
          <w:rPrChange w:id="5040" w:author="The Si Tran" w:date="2012-12-16T17:08:00Z">
            <w:rPr>
              <w:sz w:val="28"/>
              <w:szCs w:val="28"/>
              <w:lang w:val="pt-BR"/>
            </w:rPr>
          </w:rPrChange>
        </w:rPr>
        <w:t xml:space="preserve">Hình </w:t>
      </w:r>
      <w:del w:id="5041" w:author="The Si Tran" w:date="2012-12-11T23:24:00Z">
        <w:r w:rsidRPr="00F51638" w:rsidDel="000D0624">
          <w:rPr>
            <w:rPrChange w:id="5042" w:author="The Si Tran" w:date="2012-12-16T17:08:00Z">
              <w:rPr>
                <w:sz w:val="28"/>
                <w:szCs w:val="28"/>
              </w:rPr>
            </w:rPrChange>
          </w:rPr>
          <w:fldChar w:fldCharType="begin"/>
        </w:r>
        <w:r w:rsidRPr="00F51638" w:rsidDel="000D0624">
          <w:rPr>
            <w:rPrChange w:id="5043" w:author="The Si Tran" w:date="2012-12-16T17:08:00Z">
              <w:rPr>
                <w:sz w:val="28"/>
                <w:szCs w:val="28"/>
                <w:lang w:val="pt-BR"/>
              </w:rPr>
            </w:rPrChange>
          </w:rPr>
          <w:delInstrText xml:space="preserve"> SEQ Hình \* ARABIC </w:delInstrText>
        </w:r>
        <w:r w:rsidRPr="00F51638" w:rsidDel="000D0624">
          <w:rPr>
            <w:rPrChange w:id="5044" w:author="The Si Tran" w:date="2012-12-16T17:08:00Z">
              <w:rPr>
                <w:sz w:val="28"/>
                <w:szCs w:val="28"/>
              </w:rPr>
            </w:rPrChange>
          </w:rPr>
          <w:fldChar w:fldCharType="separate"/>
        </w:r>
        <w:r w:rsidRPr="00F51638" w:rsidDel="000D0624">
          <w:rPr>
            <w:rPrChange w:id="5045" w:author="The Si Tran" w:date="2012-12-16T17:08:00Z">
              <w:rPr>
                <w:noProof/>
                <w:sz w:val="28"/>
                <w:szCs w:val="28"/>
                <w:lang w:val="pt-BR"/>
              </w:rPr>
            </w:rPrChange>
          </w:rPr>
          <w:delText>9</w:delText>
        </w:r>
        <w:r w:rsidRPr="00F51638" w:rsidDel="000D0624">
          <w:rPr>
            <w:rPrChange w:id="5046" w:author="The Si Tran" w:date="2012-12-16T17:08:00Z">
              <w:rPr>
                <w:sz w:val="28"/>
                <w:szCs w:val="28"/>
              </w:rPr>
            </w:rPrChange>
          </w:rPr>
          <w:fldChar w:fldCharType="end"/>
        </w:r>
        <w:r w:rsidRPr="00F51638" w:rsidDel="000D0624">
          <w:rPr>
            <w:rPrChange w:id="5047" w:author="The Si Tran" w:date="2012-12-16T17:08:00Z">
              <w:rPr>
                <w:sz w:val="28"/>
                <w:szCs w:val="28"/>
                <w:lang w:val="pt-BR"/>
              </w:rPr>
            </w:rPrChange>
          </w:rPr>
          <w:delText xml:space="preserve"> </w:delText>
        </w:r>
      </w:del>
      <w:ins w:id="5048" w:author="The Si Tran" w:date="2012-12-11T23:24:00Z">
        <w:r w:rsidR="000D0624" w:rsidRPr="00032D83">
          <w:t>3.3</w:t>
        </w:r>
      </w:ins>
      <w:ins w:id="5049" w:author="The Si Tran" w:date="2012-12-16T10:34:00Z">
        <w:r w:rsidR="00B9548F" w:rsidRPr="006D6C8D">
          <w:t>:</w:t>
        </w:r>
      </w:ins>
      <w:ins w:id="5050" w:author="The Si Tran" w:date="2012-12-11T23:24:00Z">
        <w:r w:rsidR="000D0624" w:rsidRPr="00F51638">
          <w:rPr>
            <w:rPrChange w:id="5051" w:author="The Si Tran" w:date="2012-12-16T17:08:00Z">
              <w:rPr>
                <w:sz w:val="28"/>
                <w:szCs w:val="28"/>
                <w:lang w:val="pt-BR"/>
              </w:rPr>
            </w:rPrChange>
          </w:rPr>
          <w:t xml:space="preserve"> </w:t>
        </w:r>
      </w:ins>
      <w:r w:rsidRPr="00F51638">
        <w:rPr>
          <w:rPrChange w:id="5052" w:author="The Si Tran" w:date="2012-12-16T17:08:00Z">
            <w:rPr>
              <w:sz w:val="28"/>
              <w:szCs w:val="28"/>
              <w:lang w:val="pt-BR"/>
            </w:rPr>
          </w:rPrChange>
        </w:rPr>
        <w:t xml:space="preserve">Hàm tự tương quan và tự tương quan riêng phần của mô hình </w:t>
      </w:r>
      <w:bookmarkEnd w:id="5037"/>
      <m:oMath>
        <m:sSub>
          <m:sSubPr>
            <m:ctrlPr>
              <w:ins w:id="5053" w:author="The Si Tran" w:date="2012-12-06T20:21:00Z">
                <w:rPr>
                  <w:rFonts w:ascii="Cambria Math" w:hAnsi="Cambria Math"/>
                </w:rPr>
              </w:ins>
            </m:ctrlPr>
          </m:sSubPr>
          <m:e>
            <w:ins w:id="5054" w:author="The Si Tran" w:date="2012-12-06T20:21:00Z">
              <m:r>
                <w:rPr>
                  <w:rFonts w:ascii="Cambria Math" w:hAnsi="Cambria Math"/>
                  <w:rPrChange w:id="5055" w:author="The Si Tran" w:date="2012-12-16T17:08:00Z">
                    <w:rPr>
                      <w:rFonts w:ascii="Cambria Math" w:hAnsi="Cambria Math"/>
                      <w:lang w:val="pt-BR"/>
                    </w:rPr>
                  </w:rPrChange>
                </w:rPr>
                <m:t>y</m:t>
              </m:r>
            </w:ins>
          </m:e>
          <m:sub>
            <w:ins w:id="5056" w:author="The Si Tran" w:date="2012-12-06T20:21:00Z">
              <m:r>
                <w:rPr>
                  <w:rFonts w:ascii="Cambria Math" w:hAnsi="Cambria Math"/>
                  <w:rPrChange w:id="5057" w:author="The Si Tran" w:date="2012-12-16T17:08:00Z">
                    <w:rPr>
                      <w:rFonts w:ascii="Cambria Math" w:hAnsi="Cambria Math"/>
                      <w:lang w:val="pt-BR"/>
                    </w:rPr>
                  </w:rPrChange>
                </w:rPr>
                <m:t>t</m:t>
              </m:r>
            </w:ins>
          </m:sub>
        </m:sSub>
        <w:ins w:id="5058" w:author="The Si Tran" w:date="2012-12-06T20:21:00Z">
          <m:r>
            <m:rPr>
              <m:sty m:val="p"/>
            </m:rPr>
            <w:rPr>
              <w:rFonts w:ascii="Cambria Math" w:hAnsi="Cambria Math"/>
              <w:rPrChange w:id="5059" w:author="The Si Tran" w:date="2012-12-16T17:08:00Z">
                <w:rPr>
                  <w:rFonts w:ascii="Cambria Math" w:hAnsi="Cambria Math"/>
                  <w:lang w:val="pt-BR"/>
                </w:rPr>
              </w:rPrChange>
            </w:rPr>
            <m:t>=16+0.6</m:t>
          </m:r>
        </w:ins>
        <m:sSub>
          <m:sSubPr>
            <m:ctrlPr>
              <w:ins w:id="5060" w:author="The Si Tran" w:date="2012-12-06T20:21:00Z">
                <w:rPr>
                  <w:rFonts w:ascii="Cambria Math" w:hAnsi="Cambria Math"/>
                </w:rPr>
              </w:ins>
            </m:ctrlPr>
          </m:sSubPr>
          <m:e>
            <w:ins w:id="5061" w:author="The Si Tran" w:date="2012-12-06T20:21:00Z">
              <m:r>
                <w:rPr>
                  <w:rFonts w:ascii="Cambria Math" w:hAnsi="Cambria Math"/>
                  <w:rPrChange w:id="5062" w:author="The Si Tran" w:date="2012-12-16T17:08:00Z">
                    <w:rPr>
                      <w:rFonts w:ascii="Cambria Math" w:hAnsi="Cambria Math"/>
                      <w:lang w:val="pt-BR"/>
                    </w:rPr>
                  </w:rPrChange>
                </w:rPr>
                <m:t>y</m:t>
              </m:r>
            </w:ins>
          </m:e>
          <m:sub>
            <w:ins w:id="5063" w:author="The Si Tran" w:date="2012-12-06T20:21:00Z">
              <m:r>
                <w:rPr>
                  <w:rFonts w:ascii="Cambria Math" w:hAnsi="Cambria Math"/>
                  <w:rPrChange w:id="5064" w:author="The Si Tran" w:date="2012-12-16T17:08:00Z">
                    <w:rPr>
                      <w:rFonts w:ascii="Cambria Math" w:hAnsi="Cambria Math"/>
                      <w:lang w:val="pt-BR"/>
                    </w:rPr>
                  </w:rPrChange>
                </w:rPr>
                <m:t>t</m:t>
              </m:r>
              <m:r>
                <m:rPr>
                  <m:sty m:val="p"/>
                </m:rPr>
                <w:rPr>
                  <w:rFonts w:ascii="Cambria Math" w:hAnsi="Cambria Math"/>
                  <w:rPrChange w:id="5065" w:author="The Si Tran" w:date="2012-12-16T17:08:00Z">
                    <w:rPr>
                      <w:rFonts w:ascii="Cambria Math" w:hAnsi="Cambria Math"/>
                      <w:lang w:val="pt-BR"/>
                    </w:rPr>
                  </w:rPrChange>
                </w:rPr>
                <m:t>-1</m:t>
              </m:r>
            </w:ins>
          </m:sub>
        </m:sSub>
        <w:ins w:id="5066" w:author="The Si Tran" w:date="2012-12-06T20:21:00Z">
          <m:r>
            <m:rPr>
              <m:sty m:val="p"/>
            </m:rPr>
            <w:rPr>
              <w:rFonts w:ascii="Cambria Math" w:hAnsi="Cambria Math"/>
              <w:rPrChange w:id="5067" w:author="The Si Tran" w:date="2012-12-16T17:08:00Z">
                <w:rPr>
                  <w:rFonts w:ascii="Cambria Math" w:hAnsi="Cambria Math"/>
                  <w:lang w:val="pt-BR"/>
                </w:rPr>
              </w:rPrChange>
            </w:rPr>
            <m:t>+</m:t>
          </m:r>
        </w:ins>
        <m:sSub>
          <m:sSubPr>
            <m:ctrlPr>
              <w:ins w:id="5068" w:author="The Si Tran" w:date="2012-12-06T20:21:00Z">
                <w:rPr>
                  <w:rFonts w:ascii="Cambria Math" w:hAnsi="Cambria Math"/>
                </w:rPr>
              </w:ins>
            </m:ctrlPr>
          </m:sSubPr>
          <m:e>
            <w:ins w:id="5069" w:author="The Si Tran" w:date="2012-12-06T20:21:00Z">
              <m:r>
                <w:rPr>
                  <w:rFonts w:ascii="Cambria Math" w:hAnsi="Cambria Math"/>
                  <w:rPrChange w:id="5070" w:author="The Si Tran" w:date="2012-12-16T17:08:00Z">
                    <w:rPr>
                      <w:rFonts w:ascii="Cambria Math" w:hAnsi="Cambria Math"/>
                      <w:lang w:val="pt-BR"/>
                    </w:rPr>
                  </w:rPrChange>
                </w:rPr>
                <m:t>ε</m:t>
              </m:r>
            </w:ins>
          </m:e>
          <m:sub>
            <w:ins w:id="5071" w:author="The Si Tran" w:date="2012-12-06T20:21:00Z">
              <m:r>
                <w:rPr>
                  <w:rFonts w:ascii="Cambria Math" w:hAnsi="Cambria Math"/>
                  <w:rPrChange w:id="5072" w:author="The Si Tran" w:date="2012-12-16T17:08:00Z">
                    <w:rPr>
                      <w:rFonts w:ascii="Cambria Math" w:hAnsi="Cambria Math"/>
                      <w:lang w:val="pt-BR"/>
                    </w:rPr>
                  </w:rPrChange>
                </w:rPr>
                <m:t>t</m:t>
              </m:r>
            </w:ins>
          </m:sub>
        </m:sSub>
        <w:ins w:id="5073" w:author="The Si Tran" w:date="2012-12-06T20:21:00Z">
          <m:r>
            <m:rPr>
              <m:sty m:val="p"/>
            </m:rPr>
            <w:rPr>
              <w:rFonts w:ascii="Cambria Math" w:hAnsi="Cambria Math"/>
              <w:rPrChange w:id="5074" w:author="The Si Tran" w:date="2012-12-16T17:08:00Z">
                <w:rPr>
                  <w:rFonts w:ascii="Cambria Math" w:hAnsi="Cambria Math"/>
                  <w:lang w:val="pt-BR"/>
                </w:rPr>
              </w:rPrChange>
            </w:rPr>
            <m:t>+0.8</m:t>
          </m:r>
        </w:ins>
        <m:sSub>
          <m:sSubPr>
            <m:ctrlPr>
              <w:ins w:id="5075" w:author="The Si Tran" w:date="2012-12-06T20:21:00Z">
                <w:rPr>
                  <w:rFonts w:ascii="Cambria Math" w:hAnsi="Cambria Math"/>
                </w:rPr>
              </w:ins>
            </m:ctrlPr>
          </m:sSubPr>
          <m:e>
            <w:ins w:id="5076" w:author="The Si Tran" w:date="2012-12-06T20:21:00Z">
              <m:r>
                <w:rPr>
                  <w:rFonts w:ascii="Cambria Math" w:hAnsi="Cambria Math"/>
                  <w:rPrChange w:id="5077" w:author="The Si Tran" w:date="2012-12-16T17:08:00Z">
                    <w:rPr>
                      <w:rFonts w:ascii="Cambria Math" w:hAnsi="Cambria Math"/>
                      <w:lang w:val="pt-BR"/>
                    </w:rPr>
                  </w:rPrChange>
                </w:rPr>
                <m:t>ε</m:t>
              </m:r>
            </w:ins>
          </m:e>
          <m:sub>
            <w:ins w:id="5078" w:author="The Si Tran" w:date="2012-12-06T20:21:00Z">
              <m:r>
                <w:rPr>
                  <w:rFonts w:ascii="Cambria Math" w:hAnsi="Cambria Math"/>
                  <w:rPrChange w:id="5079" w:author="The Si Tran" w:date="2012-12-16T17:08:00Z">
                    <w:rPr>
                      <w:rFonts w:ascii="Cambria Math" w:hAnsi="Cambria Math"/>
                      <w:lang w:val="pt-BR"/>
                    </w:rPr>
                  </w:rPrChange>
                </w:rPr>
                <m:t>t</m:t>
              </m:r>
              <m:r>
                <m:rPr>
                  <m:sty m:val="p"/>
                </m:rPr>
                <w:rPr>
                  <w:rFonts w:ascii="Cambria Math" w:hAnsi="Cambria Math"/>
                  <w:rPrChange w:id="5080" w:author="The Si Tran" w:date="2012-12-16T17:08:00Z">
                    <w:rPr>
                      <w:rFonts w:ascii="Cambria Math" w:hAnsi="Cambria Math"/>
                      <w:lang w:val="pt-BR"/>
                    </w:rPr>
                  </w:rPrChange>
                </w:rPr>
                <m:t>-1</m:t>
              </m:r>
            </w:ins>
          </m:sub>
        </m:sSub>
      </m:oMath>
      <w:bookmarkEnd w:id="5038"/>
      <w:bookmarkEnd w:id="5039"/>
      <w:del w:id="5081" w:author="The Si Tran" w:date="2012-12-06T20:21:00Z">
        <w:r w:rsidRPr="00F51638" w:rsidDel="00A96CBA">
          <w:rPr>
            <w:rPrChange w:id="5082" w:author="The Si Tran" w:date="2012-12-16T17:08:00Z">
              <w:rPr/>
            </w:rPrChange>
          </w:rPr>
          <w:object w:dxaOrig="2780" w:dyaOrig="360" w14:anchorId="13A3664D">
            <v:shape id="_x0000_i1090" type="#_x0000_t75" style="width:171.75pt;height:21.75pt" o:ole="">
              <v:imagedata r:id="rId144" o:title=""/>
            </v:shape>
            <o:OLEObject Type="Embed" ProgID="Equation.DSMT4" ShapeID="_x0000_i1090" DrawAspect="Content" ObjectID="_1417583511" r:id="rId148"/>
          </w:object>
        </w:r>
      </w:del>
    </w:p>
    <w:p w14:paraId="64B1FBDF" w14:textId="2D68A2F3" w:rsidR="006A21F7" w:rsidRPr="0049233F" w:rsidRDefault="006A21F7" w:rsidP="00DF02E9">
      <w:pPr>
        <w:pStyle w:val="Heading3"/>
        <w:rPr>
          <w:lang w:val="pt-BR"/>
          <w:rPrChange w:id="5083" w:author="The Si Tran" w:date="2012-12-05T23:02:00Z">
            <w:rPr>
              <w:lang w:val="pt-BR"/>
            </w:rPr>
          </w:rPrChange>
        </w:rPr>
      </w:pPr>
      <w:bookmarkStart w:id="5084" w:name="_Toc312142553"/>
      <w:bookmarkStart w:id="5085" w:name="_Toc343837324"/>
      <w:r w:rsidRPr="0049233F">
        <w:rPr>
          <w:lang w:val="pt-BR"/>
          <w:rPrChange w:id="5086" w:author="The Si Tran" w:date="2012-12-05T23:02:00Z">
            <w:rPr>
              <w:rFonts w:cs="Times New Roman"/>
              <w:sz w:val="20"/>
              <w:szCs w:val="20"/>
              <w:lang w:val="pt-BR"/>
            </w:rPr>
          </w:rPrChange>
        </w:rPr>
        <w:t>Mô hình tự hồi quy kết hợp với trung bình di động, ARIMA(</w:t>
      </w:r>
      <w:r w:rsidRPr="00423CB2">
        <w:rPr>
          <w:i/>
          <w:lang w:val="pt-BR"/>
          <w:rPrChange w:id="5087" w:author="The Si Tran" w:date="2012-12-05T23:02:00Z">
            <w:rPr>
              <w:rFonts w:cs="Times New Roman"/>
              <w:sz w:val="20"/>
              <w:szCs w:val="20"/>
              <w:lang w:val="pt-BR"/>
            </w:rPr>
          </w:rPrChange>
        </w:rPr>
        <w:t>p</w:t>
      </w:r>
      <w:r w:rsidRPr="0049233F">
        <w:rPr>
          <w:lang w:val="pt-BR"/>
          <w:rPrChange w:id="5088" w:author="The Si Tran" w:date="2012-12-05T23:02:00Z">
            <w:rPr>
              <w:rFonts w:cs="Times New Roman"/>
              <w:sz w:val="20"/>
              <w:szCs w:val="20"/>
              <w:lang w:val="pt-BR"/>
            </w:rPr>
          </w:rPrChange>
        </w:rPr>
        <w:t>,</w:t>
      </w:r>
      <w:r w:rsidRPr="00423CB2">
        <w:rPr>
          <w:i/>
          <w:lang w:val="pt-BR"/>
          <w:rPrChange w:id="5089" w:author="The Si Tran" w:date="2012-12-05T23:02:00Z">
            <w:rPr>
              <w:rFonts w:cs="Times New Roman"/>
              <w:sz w:val="20"/>
              <w:szCs w:val="20"/>
              <w:lang w:val="pt-BR"/>
            </w:rPr>
          </w:rPrChange>
        </w:rPr>
        <w:t>d</w:t>
      </w:r>
      <w:r w:rsidRPr="0049233F">
        <w:rPr>
          <w:lang w:val="pt-BR"/>
          <w:rPrChange w:id="5090" w:author="The Si Tran" w:date="2012-12-05T23:02:00Z">
            <w:rPr>
              <w:rFonts w:cs="Times New Roman"/>
              <w:sz w:val="20"/>
              <w:szCs w:val="20"/>
              <w:lang w:val="pt-BR"/>
            </w:rPr>
          </w:rPrChange>
        </w:rPr>
        <w:t>,</w:t>
      </w:r>
      <w:r w:rsidRPr="00423CB2">
        <w:rPr>
          <w:i/>
          <w:lang w:val="pt-BR"/>
          <w:rPrChange w:id="5091" w:author="The Si Tran" w:date="2012-12-05T23:02:00Z">
            <w:rPr>
              <w:rFonts w:cs="Times New Roman"/>
              <w:sz w:val="20"/>
              <w:szCs w:val="20"/>
              <w:lang w:val="pt-BR"/>
            </w:rPr>
          </w:rPrChange>
        </w:rPr>
        <w:t>q</w:t>
      </w:r>
      <w:r w:rsidRPr="0049233F">
        <w:rPr>
          <w:lang w:val="pt-BR"/>
          <w:rPrChange w:id="5092" w:author="The Si Tran" w:date="2012-12-05T23:02:00Z">
            <w:rPr>
              <w:rFonts w:cs="Times New Roman"/>
              <w:sz w:val="20"/>
              <w:szCs w:val="20"/>
              <w:lang w:val="pt-BR"/>
            </w:rPr>
          </w:rPrChange>
        </w:rPr>
        <w:t>)</w:t>
      </w:r>
      <w:bookmarkEnd w:id="5084"/>
      <w:bookmarkEnd w:id="5085"/>
    </w:p>
    <w:p w14:paraId="1B188649" w14:textId="77777777" w:rsidR="006A21F7" w:rsidRPr="0049233F" w:rsidRDefault="006A21F7">
      <w:pPr>
        <w:rPr>
          <w:lang w:val="pt-BR"/>
          <w:rPrChange w:id="5093" w:author="The Si Tran" w:date="2012-12-05T23:02:00Z">
            <w:rPr>
              <w:sz w:val="28"/>
              <w:szCs w:val="28"/>
              <w:lang w:val="pt-BR"/>
            </w:rPr>
          </w:rPrChange>
        </w:rPr>
        <w:pPrChange w:id="5094" w:author="The Si Tran" w:date="2012-12-15T08:15:00Z">
          <w:pPr>
            <w:ind w:firstLine="540"/>
          </w:pPr>
        </w:pPrChange>
      </w:pPr>
      <w:r w:rsidRPr="0049233F">
        <w:rPr>
          <w:lang w:val="pt-BR"/>
          <w:rPrChange w:id="5095" w:author="The Si Tran" w:date="2012-12-05T23:02:00Z">
            <w:rPr>
              <w:b/>
              <w:bCs/>
              <w:sz w:val="28"/>
              <w:szCs w:val="28"/>
              <w:lang w:val="pt-BR"/>
            </w:rPr>
          </w:rPrChange>
        </w:rPr>
        <w:t>Mô hình ARMA(</w:t>
      </w:r>
      <w:r w:rsidRPr="00423CB2">
        <w:rPr>
          <w:i/>
          <w:lang w:val="pt-BR"/>
          <w:rPrChange w:id="5096" w:author="The Si Tran" w:date="2012-12-05T23:02:00Z">
            <w:rPr>
              <w:b/>
              <w:bCs/>
              <w:sz w:val="28"/>
              <w:szCs w:val="28"/>
              <w:lang w:val="pt-BR"/>
            </w:rPr>
          </w:rPrChange>
        </w:rPr>
        <w:t>p</w:t>
      </w:r>
      <w:r w:rsidRPr="0049233F">
        <w:rPr>
          <w:lang w:val="pt-BR"/>
          <w:rPrChange w:id="5097" w:author="The Si Tran" w:date="2012-12-05T23:02:00Z">
            <w:rPr>
              <w:b/>
              <w:bCs/>
              <w:sz w:val="28"/>
              <w:szCs w:val="28"/>
              <w:lang w:val="pt-BR"/>
            </w:rPr>
          </w:rPrChange>
        </w:rPr>
        <w:t>,</w:t>
      </w:r>
      <w:r w:rsidRPr="00423CB2">
        <w:rPr>
          <w:i/>
          <w:lang w:val="pt-BR"/>
          <w:rPrChange w:id="5098" w:author="The Si Tran" w:date="2012-12-05T23:02:00Z">
            <w:rPr>
              <w:b/>
              <w:bCs/>
              <w:sz w:val="28"/>
              <w:szCs w:val="28"/>
              <w:lang w:val="pt-BR"/>
            </w:rPr>
          </w:rPrChange>
        </w:rPr>
        <w:t>q</w:t>
      </w:r>
      <w:r w:rsidRPr="0049233F">
        <w:rPr>
          <w:lang w:val="pt-BR"/>
          <w:rPrChange w:id="5099" w:author="The Si Tran" w:date="2012-12-05T23:02:00Z">
            <w:rPr>
              <w:b/>
              <w:bCs/>
              <w:sz w:val="28"/>
              <w:szCs w:val="28"/>
              <w:lang w:val="pt-BR"/>
            </w:rPr>
          </w:rPrChange>
        </w:rPr>
        <w:t>)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042C79F8" w:rsidR="006A21F7" w:rsidRPr="0049233F" w:rsidRDefault="006A21F7">
      <w:pPr>
        <w:rPr>
          <w:lang w:val="pt-BR"/>
          <w:rPrChange w:id="5100" w:author="The Si Tran" w:date="2012-12-05T23:02:00Z">
            <w:rPr>
              <w:sz w:val="28"/>
              <w:szCs w:val="28"/>
              <w:lang w:val="pt-BR"/>
            </w:rPr>
          </w:rPrChange>
        </w:rPr>
        <w:pPrChange w:id="5101" w:author="The Si Tran" w:date="2012-12-15T08:15:00Z">
          <w:pPr>
            <w:ind w:firstLine="540"/>
          </w:pPr>
        </w:pPrChange>
      </w:pPr>
      <w:r w:rsidRPr="0049233F">
        <w:rPr>
          <w:lang w:val="pt-BR"/>
          <w:rPrChange w:id="5102" w:author="The Si Tran" w:date="2012-12-05T23:02:00Z">
            <w:rPr>
              <w:b/>
              <w:bCs/>
              <w:sz w:val="28"/>
              <w:szCs w:val="28"/>
              <w:lang w:val="pt-BR"/>
            </w:rPr>
          </w:rPrChange>
        </w:rPr>
        <w:t>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49233F">
        <w:rPr>
          <w:lang w:val="pt-BR"/>
          <w:rPrChange w:id="5103" w:author="The Si Tran" w:date="2012-12-05T23:02:00Z">
            <w:rPr>
              <w:b/>
              <w:bCs/>
              <w:sz w:val="28"/>
              <w:szCs w:val="28"/>
              <w:lang w:val="pt-BR"/>
            </w:rPr>
          </w:rPrChange>
        </w:rPr>
        <w:t xml:space="preserve">. Do đó người ta đưa thêm một hệ số </w:t>
      </w:r>
      <w:r w:rsidRPr="00423CB2">
        <w:rPr>
          <w:i/>
          <w:lang w:val="pt-BR"/>
          <w:rPrChange w:id="5104" w:author="The Si Tran" w:date="2012-12-05T23:02:00Z">
            <w:rPr>
              <w:b/>
              <w:bCs/>
              <w:sz w:val="28"/>
              <w:szCs w:val="28"/>
              <w:lang w:val="pt-BR"/>
            </w:rPr>
          </w:rPrChange>
        </w:rPr>
        <w:t>d</w:t>
      </w:r>
      <w:r w:rsidRPr="0049233F">
        <w:rPr>
          <w:lang w:val="pt-BR"/>
          <w:rPrChange w:id="5105" w:author="The Si Tran" w:date="2012-12-05T23:02:00Z">
            <w:rPr>
              <w:b/>
              <w:bCs/>
              <w:sz w:val="28"/>
              <w:szCs w:val="28"/>
              <w:lang w:val="pt-BR"/>
            </w:rPr>
          </w:rPrChange>
        </w:rPr>
        <w:t xml:space="preserve"> vào mô hình ARMA(</w:t>
      </w:r>
      <w:r w:rsidRPr="00423CB2">
        <w:rPr>
          <w:i/>
          <w:lang w:val="pt-BR"/>
          <w:rPrChange w:id="5106" w:author="The Si Tran" w:date="2012-12-05T23:02:00Z">
            <w:rPr>
              <w:b/>
              <w:bCs/>
              <w:sz w:val="28"/>
              <w:szCs w:val="28"/>
              <w:lang w:val="pt-BR"/>
            </w:rPr>
          </w:rPrChange>
        </w:rPr>
        <w:t>p</w:t>
      </w:r>
      <w:r w:rsidRPr="0049233F">
        <w:rPr>
          <w:lang w:val="pt-BR"/>
          <w:rPrChange w:id="5107" w:author="The Si Tran" w:date="2012-12-05T23:02:00Z">
            <w:rPr>
              <w:b/>
              <w:bCs/>
              <w:sz w:val="28"/>
              <w:szCs w:val="28"/>
              <w:lang w:val="pt-BR"/>
            </w:rPr>
          </w:rPrChange>
        </w:rPr>
        <w:t>,</w:t>
      </w:r>
      <w:r w:rsidRPr="00423CB2">
        <w:rPr>
          <w:i/>
          <w:lang w:val="pt-BR"/>
          <w:rPrChange w:id="5108" w:author="The Si Tran" w:date="2012-12-05T23:02:00Z">
            <w:rPr>
              <w:b/>
              <w:bCs/>
              <w:sz w:val="28"/>
              <w:szCs w:val="28"/>
              <w:lang w:val="pt-BR"/>
            </w:rPr>
          </w:rPrChange>
        </w:rPr>
        <w:t>q</w:t>
      </w:r>
      <w:r w:rsidRPr="0049233F">
        <w:rPr>
          <w:lang w:val="pt-BR"/>
          <w:rPrChange w:id="5109" w:author="The Si Tran" w:date="2012-12-05T23:02:00Z">
            <w:rPr>
              <w:b/>
              <w:bCs/>
              <w:sz w:val="28"/>
              <w:szCs w:val="28"/>
              <w:lang w:val="pt-BR"/>
            </w:rPr>
          </w:rPrChange>
        </w:rPr>
        <w:t>) để tạo thành mô hình ARIMA(</w:t>
      </w:r>
      <w:r w:rsidRPr="00423CB2">
        <w:rPr>
          <w:i/>
          <w:lang w:val="pt-BR"/>
          <w:rPrChange w:id="5110" w:author="The Si Tran" w:date="2012-12-05T23:02:00Z">
            <w:rPr>
              <w:b/>
              <w:bCs/>
              <w:sz w:val="28"/>
              <w:szCs w:val="28"/>
              <w:lang w:val="pt-BR"/>
            </w:rPr>
          </w:rPrChange>
        </w:rPr>
        <w:t>p</w:t>
      </w:r>
      <w:r w:rsidRPr="0049233F">
        <w:rPr>
          <w:lang w:val="pt-BR"/>
          <w:rPrChange w:id="5111" w:author="The Si Tran" w:date="2012-12-05T23:02:00Z">
            <w:rPr>
              <w:b/>
              <w:bCs/>
              <w:sz w:val="28"/>
              <w:szCs w:val="28"/>
              <w:lang w:val="pt-BR"/>
            </w:rPr>
          </w:rPrChange>
        </w:rPr>
        <w:t>,</w:t>
      </w:r>
      <w:r w:rsidRPr="00423CB2">
        <w:rPr>
          <w:i/>
          <w:lang w:val="pt-BR"/>
          <w:rPrChange w:id="5112" w:author="The Si Tran" w:date="2012-12-05T23:02:00Z">
            <w:rPr>
              <w:b/>
              <w:bCs/>
              <w:sz w:val="28"/>
              <w:szCs w:val="28"/>
              <w:lang w:val="pt-BR"/>
            </w:rPr>
          </w:rPrChange>
        </w:rPr>
        <w:t>d</w:t>
      </w:r>
      <w:r w:rsidRPr="0049233F">
        <w:rPr>
          <w:lang w:val="pt-BR"/>
          <w:rPrChange w:id="5113" w:author="The Si Tran" w:date="2012-12-05T23:02:00Z">
            <w:rPr>
              <w:b/>
              <w:bCs/>
              <w:sz w:val="28"/>
              <w:szCs w:val="28"/>
              <w:lang w:val="pt-BR"/>
            </w:rPr>
          </w:rPrChange>
        </w:rPr>
        <w:t>,</w:t>
      </w:r>
      <w:r w:rsidRPr="00423CB2">
        <w:rPr>
          <w:i/>
          <w:lang w:val="pt-BR"/>
          <w:rPrChange w:id="5114" w:author="The Si Tran" w:date="2012-12-05T23:02:00Z">
            <w:rPr>
              <w:b/>
              <w:bCs/>
              <w:sz w:val="28"/>
              <w:szCs w:val="28"/>
              <w:lang w:val="pt-BR"/>
            </w:rPr>
          </w:rPrChange>
        </w:rPr>
        <w:t>q</w:t>
      </w:r>
      <w:r w:rsidRPr="0049233F">
        <w:rPr>
          <w:lang w:val="pt-BR"/>
          <w:rPrChange w:id="5115" w:author="The Si Tran" w:date="2012-12-05T23:02:00Z">
            <w:rPr>
              <w:b/>
              <w:bCs/>
              <w:sz w:val="28"/>
              <w:szCs w:val="28"/>
              <w:lang w:val="pt-BR"/>
            </w:rPr>
          </w:rPrChange>
        </w:rPr>
        <w:t xml:space="preserve">), với </w:t>
      </w:r>
      <w:r w:rsidRPr="00423CB2">
        <w:rPr>
          <w:i/>
          <w:lang w:val="pt-BR"/>
          <w:rPrChange w:id="5116" w:author="The Si Tran" w:date="2012-12-05T23:02:00Z">
            <w:rPr>
              <w:b/>
              <w:bCs/>
              <w:sz w:val="28"/>
              <w:szCs w:val="28"/>
              <w:lang w:val="pt-BR"/>
            </w:rPr>
          </w:rPrChange>
        </w:rPr>
        <w:t>d</w:t>
      </w:r>
      <w:r w:rsidRPr="0049233F">
        <w:rPr>
          <w:lang w:val="pt-BR"/>
          <w:rPrChange w:id="5117" w:author="The Si Tran" w:date="2012-12-05T23:02:00Z">
            <w:rPr>
              <w:b/>
              <w:bCs/>
              <w:sz w:val="28"/>
              <w:szCs w:val="28"/>
              <w:lang w:val="pt-BR"/>
            </w:rPr>
          </w:rPrChange>
        </w:rPr>
        <w:t xml:space="preserve"> là số lần lấy hiệu để chuỗi thời gian trở thành chuỗi tĩnh. Khi d bằng không thì mô hình ARIMA(</w:t>
      </w:r>
      <w:r w:rsidRPr="00423CB2">
        <w:rPr>
          <w:i/>
          <w:lang w:val="pt-BR"/>
          <w:rPrChange w:id="5118" w:author="The Si Tran" w:date="2012-12-05T23:02:00Z">
            <w:rPr>
              <w:b/>
              <w:bCs/>
              <w:sz w:val="28"/>
              <w:szCs w:val="28"/>
              <w:lang w:val="pt-BR"/>
            </w:rPr>
          </w:rPrChange>
        </w:rPr>
        <w:t>p</w:t>
      </w:r>
      <w:r w:rsidRPr="0049233F">
        <w:rPr>
          <w:lang w:val="pt-BR"/>
          <w:rPrChange w:id="5119" w:author="The Si Tran" w:date="2012-12-05T23:02:00Z">
            <w:rPr>
              <w:b/>
              <w:bCs/>
              <w:sz w:val="28"/>
              <w:szCs w:val="28"/>
              <w:lang w:val="pt-BR"/>
            </w:rPr>
          </w:rPrChange>
        </w:rPr>
        <w:t>,</w:t>
      </w:r>
      <w:r w:rsidRPr="00423CB2">
        <w:rPr>
          <w:i/>
          <w:lang w:val="pt-BR"/>
          <w:rPrChange w:id="5120" w:author="The Si Tran" w:date="2012-12-05T23:02:00Z">
            <w:rPr>
              <w:b/>
              <w:bCs/>
              <w:sz w:val="28"/>
              <w:szCs w:val="28"/>
              <w:lang w:val="pt-BR"/>
            </w:rPr>
          </w:rPrChange>
        </w:rPr>
        <w:t>d</w:t>
      </w:r>
      <w:r w:rsidRPr="0049233F">
        <w:rPr>
          <w:lang w:val="pt-BR"/>
          <w:rPrChange w:id="5121" w:author="The Si Tran" w:date="2012-12-05T23:02:00Z">
            <w:rPr>
              <w:b/>
              <w:bCs/>
              <w:sz w:val="28"/>
              <w:szCs w:val="28"/>
              <w:lang w:val="pt-BR"/>
            </w:rPr>
          </w:rPrChange>
        </w:rPr>
        <w:t>,</w:t>
      </w:r>
      <w:r w:rsidRPr="00423CB2">
        <w:rPr>
          <w:i/>
          <w:lang w:val="pt-BR"/>
          <w:rPrChange w:id="5122" w:author="The Si Tran" w:date="2012-12-05T23:02:00Z">
            <w:rPr>
              <w:b/>
              <w:bCs/>
              <w:sz w:val="28"/>
              <w:szCs w:val="28"/>
              <w:lang w:val="pt-BR"/>
            </w:rPr>
          </w:rPrChange>
        </w:rPr>
        <w:t>q</w:t>
      </w:r>
      <w:r w:rsidRPr="0049233F">
        <w:rPr>
          <w:lang w:val="pt-BR"/>
          <w:rPrChange w:id="5123" w:author="The Si Tran" w:date="2012-12-05T23:02:00Z">
            <w:rPr>
              <w:b/>
              <w:bCs/>
              <w:sz w:val="28"/>
              <w:szCs w:val="28"/>
              <w:lang w:val="pt-BR"/>
            </w:rPr>
          </w:rPrChange>
        </w:rPr>
        <w:t xml:space="preserve">) trở thành mô hình </w:t>
      </w:r>
      <w:r w:rsidRPr="0049233F">
        <w:rPr>
          <w:lang w:val="pt-BR"/>
          <w:rPrChange w:id="5124" w:author="The Si Tran" w:date="2012-12-05T23:02:00Z">
            <w:rPr>
              <w:b/>
              <w:bCs/>
              <w:sz w:val="28"/>
              <w:szCs w:val="28"/>
              <w:lang w:val="pt-BR"/>
            </w:rPr>
          </w:rPrChange>
        </w:rPr>
        <w:lastRenderedPageBreak/>
        <w:t>ARMA(</w:t>
      </w:r>
      <w:r w:rsidRPr="00423CB2">
        <w:rPr>
          <w:i/>
          <w:lang w:val="pt-BR"/>
          <w:rPrChange w:id="5125" w:author="The Si Tran" w:date="2012-12-05T23:02:00Z">
            <w:rPr>
              <w:b/>
              <w:bCs/>
              <w:sz w:val="28"/>
              <w:szCs w:val="28"/>
              <w:lang w:val="pt-BR"/>
            </w:rPr>
          </w:rPrChange>
        </w:rPr>
        <w:t>p</w:t>
      </w:r>
      <w:r w:rsidRPr="0049233F">
        <w:rPr>
          <w:lang w:val="pt-BR"/>
          <w:rPrChange w:id="5126" w:author="The Si Tran" w:date="2012-12-05T23:02:00Z">
            <w:rPr>
              <w:b/>
              <w:bCs/>
              <w:sz w:val="28"/>
              <w:szCs w:val="28"/>
              <w:lang w:val="pt-BR"/>
            </w:rPr>
          </w:rPrChange>
        </w:rPr>
        <w:t>,</w:t>
      </w:r>
      <w:r w:rsidRPr="00423CB2">
        <w:rPr>
          <w:i/>
          <w:lang w:val="pt-BR"/>
          <w:rPrChange w:id="5127" w:author="The Si Tran" w:date="2012-12-05T23:02:00Z">
            <w:rPr>
              <w:b/>
              <w:bCs/>
              <w:sz w:val="28"/>
              <w:szCs w:val="28"/>
              <w:lang w:val="pt-BR"/>
            </w:rPr>
          </w:rPrChange>
        </w:rPr>
        <w:t>q</w:t>
      </w:r>
      <w:r w:rsidRPr="0049233F">
        <w:rPr>
          <w:lang w:val="pt-BR"/>
          <w:rPrChange w:id="5128" w:author="The Si Tran" w:date="2012-12-05T23:02:00Z">
            <w:rPr>
              <w:b/>
              <w:bCs/>
              <w:sz w:val="28"/>
              <w:szCs w:val="28"/>
              <w:lang w:val="pt-BR"/>
            </w:rPr>
          </w:rPrChange>
        </w:rPr>
        <w:t>). Mô hình ARIMA có thể làm việc tốt với dữ liệu tĩnh lẫn dữ liệu có xu hướng tuyến tính.</w:t>
      </w:r>
    </w:p>
    <w:p w14:paraId="52DF3624" w14:textId="77777777" w:rsidR="006A21F7" w:rsidRDefault="006A21F7">
      <w:pPr>
        <w:rPr>
          <w:ins w:id="5129" w:author="The Si Tran" w:date="2012-12-06T01:44:00Z"/>
          <w:lang w:val="pt-BR"/>
        </w:rPr>
        <w:pPrChange w:id="5130" w:author="The Si Tran" w:date="2012-12-16T10:34:00Z">
          <w:pPr>
            <w:ind w:firstLine="540"/>
          </w:pPr>
        </w:pPrChange>
      </w:pPr>
      <w:r w:rsidRPr="0049233F">
        <w:rPr>
          <w:lang w:val="pt-BR"/>
          <w:rPrChange w:id="5131" w:author="The Si Tran" w:date="2012-12-05T23:02:00Z">
            <w:rPr>
              <w:b/>
              <w:bCs/>
              <w:sz w:val="28"/>
              <w:szCs w:val="28"/>
              <w:lang w:val="pt-BR"/>
            </w:rPr>
          </w:rPrChange>
        </w:rPr>
        <w:t>Dạng toán học của mô hình ARIMA(</w:t>
      </w:r>
      <w:r w:rsidRPr="00423CB2">
        <w:rPr>
          <w:i/>
          <w:lang w:val="pt-BR"/>
          <w:rPrChange w:id="5132" w:author="The Si Tran" w:date="2012-12-05T23:02:00Z">
            <w:rPr>
              <w:b/>
              <w:bCs/>
              <w:sz w:val="28"/>
              <w:szCs w:val="28"/>
              <w:lang w:val="pt-BR"/>
            </w:rPr>
          </w:rPrChange>
        </w:rPr>
        <w:t>p</w:t>
      </w:r>
      <w:r w:rsidRPr="0049233F">
        <w:rPr>
          <w:lang w:val="pt-BR"/>
          <w:rPrChange w:id="5133" w:author="The Si Tran" w:date="2012-12-05T23:02:00Z">
            <w:rPr>
              <w:b/>
              <w:bCs/>
              <w:sz w:val="28"/>
              <w:szCs w:val="28"/>
              <w:lang w:val="pt-BR"/>
            </w:rPr>
          </w:rPrChange>
        </w:rPr>
        <w:t>,</w:t>
      </w:r>
      <w:r w:rsidRPr="00423CB2">
        <w:rPr>
          <w:i/>
          <w:lang w:val="pt-BR"/>
          <w:rPrChange w:id="5134" w:author="The Si Tran" w:date="2012-12-05T23:02:00Z">
            <w:rPr>
              <w:b/>
              <w:bCs/>
              <w:sz w:val="28"/>
              <w:szCs w:val="28"/>
              <w:lang w:val="pt-BR"/>
            </w:rPr>
          </w:rPrChange>
        </w:rPr>
        <w:t>d</w:t>
      </w:r>
      <w:r w:rsidRPr="0049233F">
        <w:rPr>
          <w:lang w:val="pt-BR"/>
          <w:rPrChange w:id="5135" w:author="The Si Tran" w:date="2012-12-05T23:02:00Z">
            <w:rPr>
              <w:b/>
              <w:bCs/>
              <w:sz w:val="28"/>
              <w:szCs w:val="28"/>
              <w:lang w:val="pt-BR"/>
            </w:rPr>
          </w:rPrChange>
        </w:rPr>
        <w:t>,</w:t>
      </w:r>
      <w:r w:rsidRPr="00423CB2">
        <w:rPr>
          <w:i/>
          <w:lang w:val="pt-BR"/>
          <w:rPrChange w:id="5136" w:author="The Si Tran" w:date="2012-12-05T23:02:00Z">
            <w:rPr>
              <w:b/>
              <w:bCs/>
              <w:sz w:val="28"/>
              <w:szCs w:val="28"/>
              <w:lang w:val="pt-BR"/>
            </w:rPr>
          </w:rPrChange>
        </w:rPr>
        <w:t>q</w:t>
      </w:r>
      <w:r w:rsidRPr="0049233F">
        <w:rPr>
          <w:lang w:val="pt-BR"/>
          <w:rPrChange w:id="5137" w:author="The Si Tran" w:date="2012-12-05T23:02:00Z">
            <w:rPr>
              <w:b/>
              <w:bCs/>
              <w:sz w:val="28"/>
              <w:szCs w:val="28"/>
              <w:lang w:val="pt-BR"/>
            </w:rPr>
          </w:rPrChange>
        </w:rPr>
        <w:t>) là</w:t>
      </w:r>
    </w:p>
    <w:p w14:paraId="582CE0BD" w14:textId="0BE467DA" w:rsidR="00720763" w:rsidRPr="00B9548F" w:rsidDel="0076673F" w:rsidRDefault="00720763">
      <w:pPr>
        <w:pStyle w:val="Canhgiua"/>
        <w:rPr>
          <w:del w:id="5138" w:author="The Si Tran" w:date="2012-12-06T01:44:00Z"/>
          <w:lang w:val="pt-BR"/>
          <w:rPrChange w:id="5139" w:author="The Si Tran" w:date="2012-12-16T10:35:00Z">
            <w:rPr>
              <w:del w:id="5140" w:author="The Si Tran" w:date="2012-12-06T01:44:00Z"/>
              <w:sz w:val="28"/>
              <w:szCs w:val="28"/>
              <w:lang w:val="pt-BR"/>
            </w:rPr>
          </w:rPrChange>
        </w:rPr>
        <w:pPrChange w:id="5141" w:author="The Si Tran" w:date="2012-12-16T10:34:00Z">
          <w:pPr>
            <w:ind w:firstLine="540"/>
          </w:pPr>
        </w:pPrChange>
      </w:pPr>
      <w:ins w:id="5142"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5143" w:author="The Si Tran" w:date="2012-12-05T23:02:00Z">
            <w:rPr>
              <w:sz w:val="28"/>
              <w:szCs w:val="28"/>
              <w:lang w:val="pt-BR"/>
            </w:rPr>
          </w:rPrChange>
        </w:rPr>
        <w:pPrChange w:id="5144" w:author="The Si Tran" w:date="2012-12-16T10:34:00Z">
          <w:pPr>
            <w:ind w:firstLine="540"/>
          </w:pPr>
        </w:pPrChange>
      </w:pPr>
      <w:del w:id="5145" w:author="The Si Tran" w:date="2012-12-06T01:44:00Z">
        <w:r w:rsidRPr="00AF1345" w:rsidDel="0076673F">
          <w:rPr>
            <w:position w:val="-12"/>
            <w:lang w:val="pt-BR"/>
          </w:rPr>
          <w:object w:dxaOrig="2799" w:dyaOrig="380" w14:anchorId="7E98637F">
            <v:shape id="_x0000_i1091" type="#_x0000_t75" style="width:203.25pt;height:21.75pt" o:ole="">
              <v:imagedata r:id="rId149" o:title=""/>
            </v:shape>
            <o:OLEObject Type="Embed" ProgID="Equation.DSMT4" ShapeID="_x0000_i1091" DrawAspect="Content" ObjectID="_1417583512" r:id="rId150"/>
          </w:object>
        </w:r>
      </w:del>
    </w:p>
    <w:p w14:paraId="128398D0" w14:textId="77777777" w:rsidR="006A21F7" w:rsidRPr="0049233F" w:rsidRDefault="006A21F7">
      <w:pPr>
        <w:rPr>
          <w:lang w:val="pt-BR"/>
          <w:rPrChange w:id="5146" w:author="The Si Tran" w:date="2012-12-05T23:02:00Z">
            <w:rPr>
              <w:sz w:val="28"/>
              <w:szCs w:val="28"/>
              <w:lang w:val="pt-BR"/>
            </w:rPr>
          </w:rPrChange>
        </w:rPr>
        <w:pPrChange w:id="5147" w:author="The Si Tran" w:date="2012-12-15T08:16:00Z">
          <w:pPr>
            <w:ind w:firstLine="540"/>
          </w:pPr>
        </w:pPrChange>
      </w:pPr>
      <w:r w:rsidRPr="0049233F">
        <w:rPr>
          <w:lang w:val="pt-BR"/>
          <w:rPrChange w:id="5148" w:author="The Si Tran" w:date="2012-12-05T23:02:00Z">
            <w:rPr>
              <w:sz w:val="28"/>
              <w:szCs w:val="28"/>
              <w:lang w:val="pt-BR"/>
            </w:rPr>
          </w:rPrChange>
        </w:rPr>
        <w:t>Ý nghĩa của các ký hiệu giống như mô hình AR(</w:t>
      </w:r>
      <w:r w:rsidRPr="00423CB2">
        <w:rPr>
          <w:i/>
          <w:lang w:val="pt-BR"/>
          <w:rPrChange w:id="5149" w:author="The Si Tran" w:date="2012-12-05T23:02:00Z">
            <w:rPr>
              <w:sz w:val="28"/>
              <w:szCs w:val="28"/>
              <w:lang w:val="pt-BR"/>
            </w:rPr>
          </w:rPrChange>
        </w:rPr>
        <w:t>p</w:t>
      </w:r>
      <w:r w:rsidRPr="0049233F">
        <w:rPr>
          <w:lang w:val="pt-BR"/>
          <w:rPrChange w:id="5150" w:author="The Si Tran" w:date="2012-12-05T23:02:00Z">
            <w:rPr>
              <w:sz w:val="28"/>
              <w:szCs w:val="28"/>
              <w:lang w:val="pt-BR"/>
            </w:rPr>
          </w:rPrChange>
        </w:rPr>
        <w:t>) và MA(</w:t>
      </w:r>
      <w:r w:rsidRPr="00423CB2">
        <w:rPr>
          <w:i/>
          <w:lang w:val="pt-BR"/>
          <w:rPrChange w:id="5151" w:author="The Si Tran" w:date="2012-12-05T23:02:00Z">
            <w:rPr>
              <w:sz w:val="28"/>
              <w:szCs w:val="28"/>
              <w:lang w:val="pt-BR"/>
            </w:rPr>
          </w:rPrChange>
        </w:rPr>
        <w:t>q</w:t>
      </w:r>
      <w:r w:rsidRPr="0049233F">
        <w:rPr>
          <w:lang w:val="pt-BR"/>
          <w:rPrChange w:id="5152" w:author="The Si Tran" w:date="2012-12-05T23:02:00Z">
            <w:rPr>
              <w:sz w:val="28"/>
              <w:szCs w:val="28"/>
              <w:lang w:val="pt-BR"/>
            </w:rPr>
          </w:rPrChange>
        </w:rPr>
        <w:t>).</w:t>
      </w:r>
    </w:p>
    <w:p w14:paraId="5D8A1E88" w14:textId="457B896A" w:rsidR="006A21F7" w:rsidRPr="0049233F" w:rsidRDefault="006A21F7" w:rsidP="00DF02E9">
      <w:pPr>
        <w:pStyle w:val="Heading3"/>
        <w:rPr>
          <w:lang w:val="pt-BR"/>
          <w:rPrChange w:id="5153" w:author="The Si Tran" w:date="2012-12-05T23:02:00Z">
            <w:rPr>
              <w:lang w:val="pt-BR"/>
            </w:rPr>
          </w:rPrChange>
        </w:rPr>
      </w:pPr>
      <w:bookmarkStart w:id="5154" w:name="_Toc312142554"/>
      <w:bookmarkStart w:id="5155" w:name="_Toc343837325"/>
      <w:r w:rsidRPr="0049233F">
        <w:rPr>
          <w:lang w:val="pt-BR"/>
          <w:rPrChange w:id="5156" w:author="The Si Tran" w:date="2012-12-05T23:02:00Z">
            <w:rPr>
              <w:rFonts w:cs="Times New Roman"/>
              <w:b w:val="0"/>
              <w:bCs w:val="0"/>
              <w:szCs w:val="22"/>
              <w:lang w:val="pt-BR"/>
            </w:rPr>
          </w:rPrChange>
        </w:rPr>
        <w:t>Mô hình ARIMA có tính mùa</w:t>
      </w:r>
      <w:bookmarkEnd w:id="5154"/>
      <w:ins w:id="5157" w:author="The Si Tran" w:date="2012-12-10T20:39:00Z">
        <w:r w:rsidR="00002A08">
          <w:rPr>
            <w:lang w:val="pt-BR"/>
          </w:rPr>
          <w:t xml:space="preserve"> (SARIMA)</w:t>
        </w:r>
      </w:ins>
      <w:bookmarkEnd w:id="5155"/>
    </w:p>
    <w:p w14:paraId="16C21F60" w14:textId="205FD523" w:rsidR="006A21F7" w:rsidRPr="0049233F" w:rsidRDefault="006A21F7">
      <w:pPr>
        <w:rPr>
          <w:lang w:val="pt-BR"/>
          <w:rPrChange w:id="5158" w:author="The Si Tran" w:date="2012-12-05T23:02:00Z">
            <w:rPr>
              <w:sz w:val="28"/>
              <w:szCs w:val="28"/>
              <w:lang w:val="pt-BR"/>
            </w:rPr>
          </w:rPrChange>
        </w:rPr>
        <w:pPrChange w:id="5159" w:author="The Si Tran" w:date="2012-12-15T08:16:00Z">
          <w:pPr>
            <w:ind w:firstLine="540"/>
          </w:pPr>
        </w:pPrChange>
      </w:pPr>
      <w:r w:rsidRPr="0049233F">
        <w:rPr>
          <w:lang w:val="pt-BR"/>
          <w:rPrChange w:id="5160" w:author="The Si Tran" w:date="2012-12-05T23:02:00Z">
            <w:rPr>
              <w:sz w:val="28"/>
              <w:szCs w:val="28"/>
              <w:lang w:val="pt-BR"/>
            </w:rPr>
          </w:rPrChange>
        </w:rPr>
        <w:t xml:space="preserve">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w:t>
      </w:r>
      <w:r w:rsidRPr="00423CB2">
        <w:rPr>
          <w:i/>
          <w:lang w:val="pt-BR"/>
          <w:rPrChange w:id="5161" w:author="The Si Tran" w:date="2012-12-05T23:02:00Z">
            <w:rPr>
              <w:sz w:val="28"/>
              <w:szCs w:val="28"/>
              <w:lang w:val="pt-BR"/>
            </w:rPr>
          </w:rPrChange>
        </w:rPr>
        <w:t>P</w:t>
      </w:r>
      <w:r w:rsidRPr="0049233F">
        <w:rPr>
          <w:lang w:val="pt-BR"/>
          <w:rPrChange w:id="5162" w:author="The Si Tran" w:date="2012-12-05T23:02:00Z">
            <w:rPr>
              <w:sz w:val="28"/>
              <w:szCs w:val="28"/>
              <w:lang w:val="pt-BR"/>
            </w:rPr>
          </w:rPrChange>
        </w:rPr>
        <w:t>,</w:t>
      </w:r>
      <w:r w:rsidRPr="00423CB2">
        <w:rPr>
          <w:i/>
          <w:lang w:val="pt-BR"/>
          <w:rPrChange w:id="5163" w:author="The Si Tran" w:date="2012-12-05T23:02:00Z">
            <w:rPr>
              <w:sz w:val="28"/>
              <w:szCs w:val="28"/>
              <w:lang w:val="pt-BR"/>
            </w:rPr>
          </w:rPrChange>
        </w:rPr>
        <w:t>D</w:t>
      </w:r>
      <w:r w:rsidRPr="0049233F">
        <w:rPr>
          <w:lang w:val="pt-BR"/>
          <w:rPrChange w:id="5164" w:author="The Si Tran" w:date="2012-12-05T23:02:00Z">
            <w:rPr>
              <w:sz w:val="28"/>
              <w:szCs w:val="28"/>
              <w:lang w:val="pt-BR"/>
            </w:rPr>
          </w:rPrChange>
        </w:rPr>
        <w:t>,</w:t>
      </w:r>
      <w:r w:rsidRPr="00423CB2">
        <w:rPr>
          <w:i/>
          <w:lang w:val="pt-BR"/>
          <w:rPrChange w:id="5165" w:author="The Si Tran" w:date="2012-12-05T23:02:00Z">
            <w:rPr>
              <w:sz w:val="28"/>
              <w:szCs w:val="28"/>
              <w:lang w:val="pt-BR"/>
            </w:rPr>
          </w:rPrChange>
        </w:rPr>
        <w:t>Q</w:t>
      </w:r>
      <w:r w:rsidRPr="0049233F">
        <w:rPr>
          <w:lang w:val="pt-BR"/>
          <w:rPrChange w:id="5166" w:author="The Si Tran" w:date="2012-12-05T23:02:00Z">
            <w:rPr>
              <w:sz w:val="28"/>
              <w:szCs w:val="28"/>
              <w:lang w:val="pt-BR"/>
            </w:rPr>
          </w:rPrChange>
        </w:rPr>
        <w:t>,</w:t>
      </w:r>
      <w:r w:rsidRPr="00423CB2">
        <w:rPr>
          <w:i/>
          <w:lang w:val="pt-BR"/>
          <w:rPrChange w:id="5167" w:author="The Si Tran" w:date="2012-12-05T23:02:00Z">
            <w:rPr>
              <w:sz w:val="28"/>
              <w:szCs w:val="28"/>
              <w:lang w:val="pt-BR"/>
            </w:rPr>
          </w:rPrChange>
        </w:rPr>
        <w:t>s</w:t>
      </w:r>
      <w:r w:rsidRPr="0049233F">
        <w:rPr>
          <w:lang w:val="pt-BR"/>
          <w:rPrChange w:id="5168" w:author="The Si Tran" w:date="2012-12-05T23:02:00Z">
            <w:rPr>
              <w:sz w:val="28"/>
              <w:szCs w:val="28"/>
              <w:lang w:val="pt-BR"/>
            </w:rPr>
          </w:rPrChange>
        </w:rPr>
        <w:t xml:space="preserve"> vào mô hình ARIMA(</w:t>
      </w:r>
      <w:r w:rsidRPr="00423CB2">
        <w:rPr>
          <w:i/>
          <w:lang w:val="pt-BR"/>
          <w:rPrChange w:id="5169" w:author="The Si Tran" w:date="2012-12-05T23:02:00Z">
            <w:rPr>
              <w:sz w:val="28"/>
              <w:szCs w:val="28"/>
              <w:lang w:val="pt-BR"/>
            </w:rPr>
          </w:rPrChange>
        </w:rPr>
        <w:t>p</w:t>
      </w:r>
      <w:r w:rsidRPr="0049233F">
        <w:rPr>
          <w:lang w:val="pt-BR"/>
          <w:rPrChange w:id="5170" w:author="The Si Tran" w:date="2012-12-05T23:02:00Z">
            <w:rPr>
              <w:sz w:val="28"/>
              <w:szCs w:val="28"/>
              <w:lang w:val="pt-BR"/>
            </w:rPr>
          </w:rPrChange>
        </w:rPr>
        <w:t>,</w:t>
      </w:r>
      <w:r w:rsidRPr="00423CB2">
        <w:rPr>
          <w:i/>
          <w:lang w:val="pt-BR"/>
          <w:rPrChange w:id="5171" w:author="The Si Tran" w:date="2012-12-05T23:02:00Z">
            <w:rPr>
              <w:sz w:val="28"/>
              <w:szCs w:val="28"/>
              <w:lang w:val="pt-BR"/>
            </w:rPr>
          </w:rPrChange>
        </w:rPr>
        <w:t>d</w:t>
      </w:r>
      <w:r w:rsidRPr="0049233F">
        <w:rPr>
          <w:lang w:val="pt-BR"/>
          <w:rPrChange w:id="5172" w:author="The Si Tran" w:date="2012-12-05T23:02:00Z">
            <w:rPr>
              <w:sz w:val="28"/>
              <w:szCs w:val="28"/>
              <w:lang w:val="pt-BR"/>
            </w:rPr>
          </w:rPrChange>
        </w:rPr>
        <w:t>,</w:t>
      </w:r>
      <w:r w:rsidRPr="00423CB2">
        <w:rPr>
          <w:i/>
          <w:lang w:val="pt-BR"/>
          <w:rPrChange w:id="5173" w:author="The Si Tran" w:date="2012-12-05T23:02:00Z">
            <w:rPr>
              <w:sz w:val="28"/>
              <w:szCs w:val="28"/>
              <w:lang w:val="pt-BR"/>
            </w:rPr>
          </w:rPrChange>
        </w:rPr>
        <w:t>q</w:t>
      </w:r>
      <w:r w:rsidRPr="0049233F">
        <w:rPr>
          <w:lang w:val="pt-BR"/>
          <w:rPrChange w:id="5174" w:author="The Si Tran" w:date="2012-12-05T23:02:00Z">
            <w:rPr>
              <w:sz w:val="28"/>
              <w:szCs w:val="28"/>
              <w:lang w:val="pt-BR"/>
            </w:rPr>
          </w:rPrChange>
        </w:rPr>
        <w:t>) để tạo thành mô hình ARIMA(</w:t>
      </w:r>
      <w:r w:rsidRPr="00423CB2">
        <w:rPr>
          <w:i/>
          <w:lang w:val="pt-BR"/>
          <w:rPrChange w:id="5175" w:author="The Si Tran" w:date="2012-12-05T23:02:00Z">
            <w:rPr>
              <w:sz w:val="28"/>
              <w:szCs w:val="28"/>
              <w:lang w:val="pt-BR"/>
            </w:rPr>
          </w:rPrChange>
        </w:rPr>
        <w:t>p</w:t>
      </w:r>
      <w:r w:rsidRPr="0049233F">
        <w:rPr>
          <w:lang w:val="pt-BR"/>
          <w:rPrChange w:id="5176" w:author="The Si Tran" w:date="2012-12-05T23:02:00Z">
            <w:rPr>
              <w:sz w:val="28"/>
              <w:szCs w:val="28"/>
              <w:lang w:val="pt-BR"/>
            </w:rPr>
          </w:rPrChange>
        </w:rPr>
        <w:t>,</w:t>
      </w:r>
      <w:r w:rsidRPr="00423CB2">
        <w:rPr>
          <w:i/>
          <w:lang w:val="pt-BR"/>
          <w:rPrChange w:id="5177" w:author="The Si Tran" w:date="2012-12-05T23:02:00Z">
            <w:rPr>
              <w:sz w:val="28"/>
              <w:szCs w:val="28"/>
              <w:lang w:val="pt-BR"/>
            </w:rPr>
          </w:rPrChange>
        </w:rPr>
        <w:t>d</w:t>
      </w:r>
      <w:r w:rsidRPr="0049233F">
        <w:rPr>
          <w:lang w:val="pt-BR"/>
          <w:rPrChange w:id="5178" w:author="The Si Tran" w:date="2012-12-05T23:02:00Z">
            <w:rPr>
              <w:sz w:val="28"/>
              <w:szCs w:val="28"/>
              <w:lang w:val="pt-BR"/>
            </w:rPr>
          </w:rPrChange>
        </w:rPr>
        <w:t>,</w:t>
      </w:r>
      <w:r w:rsidRPr="00423CB2">
        <w:rPr>
          <w:i/>
          <w:lang w:val="pt-BR"/>
          <w:rPrChange w:id="5179" w:author="The Si Tran" w:date="2012-12-05T23:02:00Z">
            <w:rPr>
              <w:sz w:val="28"/>
              <w:szCs w:val="28"/>
              <w:lang w:val="pt-BR"/>
            </w:rPr>
          </w:rPrChange>
        </w:rPr>
        <w:t>q</w:t>
      </w:r>
      <w:r w:rsidR="00423CB2">
        <w:rPr>
          <w:lang w:val="pt-BR"/>
        </w:rPr>
        <w:t>)×</w:t>
      </w:r>
      <w:r w:rsidRPr="0049233F">
        <w:rPr>
          <w:lang w:val="pt-BR"/>
          <w:rPrChange w:id="5180" w:author="The Si Tran" w:date="2012-12-05T23:02:00Z">
            <w:rPr>
              <w:sz w:val="28"/>
              <w:szCs w:val="28"/>
              <w:lang w:val="pt-BR"/>
            </w:rPr>
          </w:rPrChange>
        </w:rPr>
        <w:t>(</w:t>
      </w:r>
      <w:r w:rsidRPr="00423CB2">
        <w:rPr>
          <w:i/>
          <w:lang w:val="pt-BR"/>
          <w:rPrChange w:id="5181" w:author="The Si Tran" w:date="2012-12-05T23:02:00Z">
            <w:rPr>
              <w:sz w:val="28"/>
              <w:szCs w:val="28"/>
              <w:lang w:val="pt-BR"/>
            </w:rPr>
          </w:rPrChange>
        </w:rPr>
        <w:t>P</w:t>
      </w:r>
      <w:r w:rsidRPr="0049233F">
        <w:rPr>
          <w:lang w:val="pt-BR"/>
          <w:rPrChange w:id="5182" w:author="The Si Tran" w:date="2012-12-05T23:02:00Z">
            <w:rPr>
              <w:sz w:val="28"/>
              <w:szCs w:val="28"/>
              <w:lang w:val="pt-BR"/>
            </w:rPr>
          </w:rPrChange>
        </w:rPr>
        <w:t>,</w:t>
      </w:r>
      <w:r w:rsidRPr="00423CB2">
        <w:rPr>
          <w:i/>
          <w:lang w:val="pt-BR"/>
          <w:rPrChange w:id="5183" w:author="The Si Tran" w:date="2012-12-05T23:02:00Z">
            <w:rPr>
              <w:sz w:val="28"/>
              <w:szCs w:val="28"/>
              <w:lang w:val="pt-BR"/>
            </w:rPr>
          </w:rPrChange>
        </w:rPr>
        <w:t>D</w:t>
      </w:r>
      <w:r w:rsidRPr="0049233F">
        <w:rPr>
          <w:lang w:val="pt-BR"/>
          <w:rPrChange w:id="5184" w:author="The Si Tran" w:date="2012-12-05T23:02:00Z">
            <w:rPr>
              <w:sz w:val="28"/>
              <w:szCs w:val="28"/>
              <w:lang w:val="pt-BR"/>
            </w:rPr>
          </w:rPrChange>
        </w:rPr>
        <w:t>,</w:t>
      </w:r>
      <w:r w:rsidRPr="00423CB2">
        <w:rPr>
          <w:i/>
          <w:lang w:val="pt-BR"/>
          <w:rPrChange w:id="5185" w:author="The Si Tran" w:date="2012-12-05T23:02:00Z">
            <w:rPr>
              <w:sz w:val="28"/>
              <w:szCs w:val="28"/>
              <w:lang w:val="pt-BR"/>
            </w:rPr>
          </w:rPrChange>
        </w:rPr>
        <w:t>Q</w:t>
      </w:r>
      <w:r w:rsidRPr="0049233F">
        <w:rPr>
          <w:lang w:val="pt-BR"/>
          <w:rPrChange w:id="5186" w:author="The Si Tran" w:date="2012-12-05T23:02:00Z">
            <w:rPr>
              <w:sz w:val="28"/>
              <w:szCs w:val="28"/>
              <w:lang w:val="pt-BR"/>
            </w:rPr>
          </w:rPrChange>
        </w:rPr>
        <w:t>)</w:t>
      </w:r>
      <w:r w:rsidRPr="0049233F">
        <w:rPr>
          <w:vertAlign w:val="subscript"/>
          <w:lang w:val="pt-BR"/>
          <w:rPrChange w:id="5187" w:author="The Si Tran" w:date="2012-12-05T23:02:00Z">
            <w:rPr>
              <w:sz w:val="28"/>
              <w:szCs w:val="28"/>
              <w:vertAlign w:val="subscript"/>
              <w:lang w:val="pt-BR"/>
            </w:rPr>
          </w:rPrChange>
        </w:rPr>
        <w:t>s</w:t>
      </w:r>
      <w:r w:rsidRPr="0049233F">
        <w:rPr>
          <w:lang w:val="pt-BR"/>
          <w:rPrChange w:id="5188" w:author="The Si Tran" w:date="2012-12-05T23:02:00Z">
            <w:rPr>
              <w:sz w:val="28"/>
              <w:szCs w:val="28"/>
              <w:lang w:val="pt-BR"/>
            </w:rPr>
          </w:rPrChange>
        </w:rPr>
        <w:t xml:space="preserve">. Ở đây </w:t>
      </w:r>
      <w:r w:rsidRPr="00423CB2">
        <w:rPr>
          <w:i/>
          <w:lang w:val="pt-BR"/>
          <w:rPrChange w:id="5189" w:author="The Si Tran" w:date="2012-12-05T23:02:00Z">
            <w:rPr>
              <w:sz w:val="28"/>
              <w:szCs w:val="28"/>
              <w:lang w:val="pt-BR"/>
            </w:rPr>
          </w:rPrChange>
        </w:rPr>
        <w:t>s</w:t>
      </w:r>
      <w:r w:rsidRPr="0049233F">
        <w:rPr>
          <w:lang w:val="pt-BR"/>
          <w:rPrChange w:id="5190" w:author="The Si Tran" w:date="2012-12-05T23:02:00Z">
            <w:rPr>
              <w:sz w:val="28"/>
              <w:szCs w:val="28"/>
              <w:lang w:val="pt-BR"/>
            </w:rPr>
          </w:rPrChange>
        </w:rPr>
        <w:t xml:space="preserve"> chính là thời điểm mà thành phần mùa sẽ lặp lại, nếu dữ liệu được quan sát theo tháng thì </w:t>
      </w:r>
      <w:r w:rsidRPr="00423CB2">
        <w:rPr>
          <w:i/>
          <w:lang w:val="pt-BR"/>
          <w:rPrChange w:id="5191" w:author="The Si Tran" w:date="2012-12-05T23:02:00Z">
            <w:rPr>
              <w:sz w:val="28"/>
              <w:szCs w:val="28"/>
              <w:lang w:val="pt-BR"/>
            </w:rPr>
          </w:rPrChange>
        </w:rPr>
        <w:t>s</w:t>
      </w:r>
      <w:r w:rsidRPr="0049233F">
        <w:rPr>
          <w:lang w:val="pt-BR"/>
          <w:rPrChange w:id="5192" w:author="The Si Tran" w:date="2012-12-05T23:02:00Z">
            <w:rPr>
              <w:sz w:val="28"/>
              <w:szCs w:val="28"/>
              <w:lang w:val="pt-BR"/>
            </w:rPr>
          </w:rPrChange>
        </w:rPr>
        <w:t xml:space="preserve"> = 12, nếu dữ liệu quan sát theo quý thì </w:t>
      </w:r>
      <w:r w:rsidRPr="00423CB2">
        <w:rPr>
          <w:i/>
          <w:lang w:val="pt-BR"/>
          <w:rPrChange w:id="5193" w:author="The Si Tran" w:date="2012-12-05T23:02:00Z">
            <w:rPr>
              <w:sz w:val="28"/>
              <w:szCs w:val="28"/>
              <w:lang w:val="pt-BR"/>
            </w:rPr>
          </w:rPrChange>
        </w:rPr>
        <w:t>s</w:t>
      </w:r>
      <w:r w:rsidRPr="0049233F">
        <w:rPr>
          <w:lang w:val="pt-BR"/>
          <w:rPrChange w:id="5194" w:author="The Si Tran" w:date="2012-12-05T23:02:00Z">
            <w:rPr>
              <w:sz w:val="28"/>
              <w:szCs w:val="28"/>
              <w:lang w:val="pt-BR"/>
            </w:rPr>
          </w:rPrChange>
        </w:rPr>
        <w:t xml:space="preserve"> = 4. Mô hình ARIMA cho dữ liệu có tính mùa đôi khi còn được gọi mô hình SARIMA.</w:t>
      </w:r>
    </w:p>
    <w:p w14:paraId="303A62CB" w14:textId="1A2767D8" w:rsidR="00F43FFA" w:rsidRDefault="006A21F7">
      <w:pPr>
        <w:rPr>
          <w:ins w:id="5195" w:author="The Si Tran" w:date="2012-12-06T01:47:00Z"/>
          <w:lang w:val="pt-BR"/>
        </w:rPr>
        <w:pPrChange w:id="5196" w:author="The Si Tran" w:date="2012-12-15T08:16:00Z">
          <w:pPr>
            <w:ind w:firstLine="540"/>
          </w:pPr>
        </w:pPrChange>
      </w:pPr>
      <w:r w:rsidRPr="0049233F">
        <w:rPr>
          <w:lang w:val="pt-BR"/>
          <w:rPrChange w:id="5197" w:author="The Si Tran" w:date="2012-12-05T23:02:00Z">
            <w:rPr>
              <w:sz w:val="28"/>
              <w:szCs w:val="28"/>
              <w:lang w:val="pt-BR"/>
            </w:rPr>
          </w:rPrChange>
        </w:rPr>
        <w:t xml:space="preserve">Dạng toán học của mô hình </w:t>
      </w:r>
      <w:r w:rsidR="00423CB2" w:rsidRPr="0049233F">
        <w:rPr>
          <w:lang w:val="pt-BR"/>
          <w:rPrChange w:id="5198" w:author="The Si Tran" w:date="2012-12-05T23:02:00Z">
            <w:rPr>
              <w:sz w:val="28"/>
              <w:szCs w:val="28"/>
              <w:lang w:val="pt-BR"/>
            </w:rPr>
          </w:rPrChange>
        </w:rPr>
        <w:t>ARIMA(</w:t>
      </w:r>
      <w:r w:rsidR="00423CB2" w:rsidRPr="00423CB2">
        <w:rPr>
          <w:i/>
          <w:lang w:val="pt-BR"/>
          <w:rPrChange w:id="5199" w:author="The Si Tran" w:date="2012-12-05T23:02:00Z">
            <w:rPr>
              <w:sz w:val="28"/>
              <w:szCs w:val="28"/>
              <w:lang w:val="pt-BR"/>
            </w:rPr>
          </w:rPrChange>
        </w:rPr>
        <w:t>p</w:t>
      </w:r>
      <w:r w:rsidR="00423CB2" w:rsidRPr="0049233F">
        <w:rPr>
          <w:lang w:val="pt-BR"/>
          <w:rPrChange w:id="5200" w:author="The Si Tran" w:date="2012-12-05T23:02:00Z">
            <w:rPr>
              <w:sz w:val="28"/>
              <w:szCs w:val="28"/>
              <w:lang w:val="pt-BR"/>
            </w:rPr>
          </w:rPrChange>
        </w:rPr>
        <w:t>,</w:t>
      </w:r>
      <w:r w:rsidR="00423CB2" w:rsidRPr="00423CB2">
        <w:rPr>
          <w:i/>
          <w:lang w:val="pt-BR"/>
          <w:rPrChange w:id="5201" w:author="The Si Tran" w:date="2012-12-05T23:02:00Z">
            <w:rPr>
              <w:sz w:val="28"/>
              <w:szCs w:val="28"/>
              <w:lang w:val="pt-BR"/>
            </w:rPr>
          </w:rPrChange>
        </w:rPr>
        <w:t>d</w:t>
      </w:r>
      <w:r w:rsidR="00423CB2" w:rsidRPr="0049233F">
        <w:rPr>
          <w:lang w:val="pt-BR"/>
          <w:rPrChange w:id="5202" w:author="The Si Tran" w:date="2012-12-05T23:02:00Z">
            <w:rPr>
              <w:sz w:val="28"/>
              <w:szCs w:val="28"/>
              <w:lang w:val="pt-BR"/>
            </w:rPr>
          </w:rPrChange>
        </w:rPr>
        <w:t>,</w:t>
      </w:r>
      <w:r w:rsidR="00423CB2" w:rsidRPr="00423CB2">
        <w:rPr>
          <w:i/>
          <w:lang w:val="pt-BR"/>
          <w:rPrChange w:id="5203" w:author="The Si Tran" w:date="2012-12-05T23:02:00Z">
            <w:rPr>
              <w:sz w:val="28"/>
              <w:szCs w:val="28"/>
              <w:lang w:val="pt-BR"/>
            </w:rPr>
          </w:rPrChange>
        </w:rPr>
        <w:t>q</w:t>
      </w:r>
      <w:r w:rsidR="00423CB2">
        <w:rPr>
          <w:lang w:val="pt-BR"/>
        </w:rPr>
        <w:t>)×</w:t>
      </w:r>
      <w:r w:rsidR="00423CB2" w:rsidRPr="0049233F">
        <w:rPr>
          <w:lang w:val="pt-BR"/>
          <w:rPrChange w:id="5204" w:author="The Si Tran" w:date="2012-12-05T23:02:00Z">
            <w:rPr>
              <w:sz w:val="28"/>
              <w:szCs w:val="28"/>
              <w:lang w:val="pt-BR"/>
            </w:rPr>
          </w:rPrChange>
        </w:rPr>
        <w:t>(</w:t>
      </w:r>
      <w:r w:rsidR="00423CB2" w:rsidRPr="00423CB2">
        <w:rPr>
          <w:i/>
          <w:lang w:val="pt-BR"/>
          <w:rPrChange w:id="5205" w:author="The Si Tran" w:date="2012-12-05T23:02:00Z">
            <w:rPr>
              <w:sz w:val="28"/>
              <w:szCs w:val="28"/>
              <w:lang w:val="pt-BR"/>
            </w:rPr>
          </w:rPrChange>
        </w:rPr>
        <w:t>P</w:t>
      </w:r>
      <w:r w:rsidR="00423CB2" w:rsidRPr="0049233F">
        <w:rPr>
          <w:lang w:val="pt-BR"/>
          <w:rPrChange w:id="5206" w:author="The Si Tran" w:date="2012-12-05T23:02:00Z">
            <w:rPr>
              <w:sz w:val="28"/>
              <w:szCs w:val="28"/>
              <w:lang w:val="pt-BR"/>
            </w:rPr>
          </w:rPrChange>
        </w:rPr>
        <w:t>,</w:t>
      </w:r>
      <w:r w:rsidR="00423CB2" w:rsidRPr="00423CB2">
        <w:rPr>
          <w:i/>
          <w:lang w:val="pt-BR"/>
          <w:rPrChange w:id="5207" w:author="The Si Tran" w:date="2012-12-05T23:02:00Z">
            <w:rPr>
              <w:sz w:val="28"/>
              <w:szCs w:val="28"/>
              <w:lang w:val="pt-BR"/>
            </w:rPr>
          </w:rPrChange>
        </w:rPr>
        <w:t>D</w:t>
      </w:r>
      <w:r w:rsidR="00423CB2" w:rsidRPr="0049233F">
        <w:rPr>
          <w:lang w:val="pt-BR"/>
          <w:rPrChange w:id="5208" w:author="The Si Tran" w:date="2012-12-05T23:02:00Z">
            <w:rPr>
              <w:sz w:val="28"/>
              <w:szCs w:val="28"/>
              <w:lang w:val="pt-BR"/>
            </w:rPr>
          </w:rPrChange>
        </w:rPr>
        <w:t>,</w:t>
      </w:r>
      <w:r w:rsidR="00423CB2" w:rsidRPr="00423CB2">
        <w:rPr>
          <w:i/>
          <w:lang w:val="pt-BR"/>
          <w:rPrChange w:id="5209" w:author="The Si Tran" w:date="2012-12-05T23:02:00Z">
            <w:rPr>
              <w:sz w:val="28"/>
              <w:szCs w:val="28"/>
              <w:lang w:val="pt-BR"/>
            </w:rPr>
          </w:rPrChange>
        </w:rPr>
        <w:t>Q</w:t>
      </w:r>
      <w:r w:rsidR="00423CB2" w:rsidRPr="0049233F">
        <w:rPr>
          <w:lang w:val="pt-BR"/>
          <w:rPrChange w:id="5210" w:author="The Si Tran" w:date="2012-12-05T23:02:00Z">
            <w:rPr>
              <w:sz w:val="28"/>
              <w:szCs w:val="28"/>
              <w:lang w:val="pt-BR"/>
            </w:rPr>
          </w:rPrChange>
        </w:rPr>
        <w:t>)</w:t>
      </w:r>
      <w:r w:rsidR="00423CB2" w:rsidRPr="0049233F">
        <w:rPr>
          <w:vertAlign w:val="subscript"/>
          <w:lang w:val="pt-BR"/>
          <w:rPrChange w:id="5211" w:author="The Si Tran" w:date="2012-12-05T23:02:00Z">
            <w:rPr>
              <w:sz w:val="28"/>
              <w:szCs w:val="28"/>
              <w:vertAlign w:val="subscript"/>
              <w:lang w:val="pt-BR"/>
            </w:rPr>
          </w:rPrChange>
        </w:rPr>
        <w:t>s</w:t>
      </w:r>
      <w:r w:rsidR="00423CB2" w:rsidRPr="0049233F">
        <w:rPr>
          <w:lang w:val="pt-BR"/>
        </w:rPr>
        <w:t xml:space="preserve"> </w:t>
      </w:r>
      <w:r w:rsidRPr="0049233F">
        <w:rPr>
          <w:lang w:val="pt-BR"/>
          <w:rPrChange w:id="5212" w:author="The Si Tran" w:date="2012-12-05T23:02:00Z">
            <w:rPr>
              <w:sz w:val="28"/>
              <w:szCs w:val="28"/>
              <w:lang w:val="pt-BR"/>
            </w:rPr>
          </w:rPrChange>
        </w:rPr>
        <w:t>là</w:t>
      </w:r>
    </w:p>
    <w:p w14:paraId="4AECD312" w14:textId="5470D4FC" w:rsidR="0076673F" w:rsidRPr="00F43FFA" w:rsidRDefault="00567862">
      <w:pPr>
        <w:pStyle w:val="Canhgiua"/>
        <w:rPr>
          <w:lang w:val="pt-BR"/>
          <w:rPrChange w:id="5213" w:author="The Si Tran" w:date="2012-12-06T01:47:00Z">
            <w:rPr>
              <w:sz w:val="28"/>
              <w:szCs w:val="28"/>
              <w:lang w:val="pt-BR"/>
            </w:rPr>
          </w:rPrChange>
        </w:rPr>
        <w:pPrChange w:id="5214" w:author="The Si Tran" w:date="2012-12-16T10:35:00Z">
          <w:pPr>
            <w:ind w:firstLine="540"/>
          </w:pPr>
        </w:pPrChange>
      </w:pPr>
      <m:oMathPara>
        <m:oMath>
          <m:sSup>
            <m:sSupPr>
              <m:ctrlPr>
                <w:ins w:id="5215" w:author="The Si Tran" w:date="2012-12-06T01:45:00Z">
                  <w:rPr>
                    <w:rFonts w:ascii="Cambria Math" w:hAnsi="Cambria Math"/>
                    <w:lang w:val="pt-BR"/>
                  </w:rPr>
                </w:ins>
              </m:ctrlPr>
            </m:sSupPr>
            <m:e>
              <w:ins w:id="5216" w:author="The Si Tran" w:date="2012-12-06T01:46:00Z">
                <m:r>
                  <m:rPr>
                    <m:sty m:val="p"/>
                  </m:rPr>
                  <w:rPr>
                    <w:rFonts w:ascii="Cambria Math" w:hAnsi="Cambria Math" w:hint="eastAsia"/>
                    <w:lang w:val="pt-BR"/>
                  </w:rPr>
                  <m:t>Φ</m:t>
                </m:r>
              </w:ins>
            </m:e>
            <m:sup>
              <w:ins w:id="5217" w:author="The Si Tran" w:date="2012-12-06T01:46:00Z">
                <m:r>
                  <m:rPr>
                    <m:sty m:val="p"/>
                  </m:rPr>
                  <w:rPr>
                    <w:rFonts w:ascii="Cambria Math" w:hAnsi="Cambria Math"/>
                    <w:lang w:val="pt-BR"/>
                  </w:rPr>
                  <m:t>*</m:t>
                </m:r>
              </w:ins>
            </m:sup>
          </m:sSup>
          <m:d>
            <m:dPr>
              <m:ctrlPr>
                <w:ins w:id="5218" w:author="The Si Tran" w:date="2012-12-06T01:45:00Z">
                  <w:rPr>
                    <w:rFonts w:ascii="Cambria Math" w:hAnsi="Cambria Math"/>
                    <w:lang w:val="pt-BR"/>
                  </w:rPr>
                </w:ins>
              </m:ctrlPr>
            </m:dPr>
            <m:e>
              <m:sSup>
                <m:sSupPr>
                  <m:ctrlPr>
                    <w:ins w:id="5219" w:author="The Si Tran" w:date="2012-12-06T01:45:00Z">
                      <w:rPr>
                        <w:rFonts w:ascii="Cambria Math" w:hAnsi="Cambria Math"/>
                        <w:lang w:val="pt-BR"/>
                      </w:rPr>
                    </w:ins>
                  </m:ctrlPr>
                </m:sSupPr>
                <m:e>
                  <w:ins w:id="5220" w:author="The Si Tran" w:date="2012-12-06T01:45:00Z">
                    <m:r>
                      <w:rPr>
                        <w:rFonts w:ascii="Cambria Math" w:hAnsi="Cambria Math"/>
                        <w:lang w:val="pt-BR"/>
                      </w:rPr>
                      <m:t>B</m:t>
                    </m:r>
                  </w:ins>
                </m:e>
                <m:sup>
                  <w:ins w:id="5221" w:author="The Si Tran" w:date="2012-12-06T01:45:00Z">
                    <m:r>
                      <w:rPr>
                        <w:rFonts w:ascii="Cambria Math" w:hAnsi="Cambria Math"/>
                        <w:lang w:val="pt-BR"/>
                      </w:rPr>
                      <m:t>S</m:t>
                    </m:r>
                  </w:ins>
                </m:sup>
              </m:sSup>
            </m:e>
          </m:d>
          <w:ins w:id="5222" w:author="The Si Tran" w:date="2012-12-06T01:45:00Z">
            <m:r>
              <m:rPr>
                <m:sty m:val="p"/>
              </m:rPr>
              <w:rPr>
                <w:rFonts w:ascii="Cambria Math" w:hAnsi="Cambria Math"/>
                <w:lang w:val="pt-BR"/>
              </w:rPr>
              <m:t>Φ</m:t>
            </m:r>
          </w:ins>
          <m:d>
            <m:dPr>
              <m:ctrlPr>
                <w:ins w:id="5223" w:author="The Si Tran" w:date="2012-12-06T01:45:00Z">
                  <w:rPr>
                    <w:rFonts w:ascii="Cambria Math" w:hAnsi="Cambria Math"/>
                    <w:lang w:val="pt-BR"/>
                  </w:rPr>
                </w:ins>
              </m:ctrlPr>
            </m:dPr>
            <m:e>
              <w:ins w:id="5224" w:author="The Si Tran" w:date="2012-12-06T01:45:00Z">
                <m:r>
                  <w:rPr>
                    <w:rFonts w:ascii="Cambria Math" w:hAnsi="Cambria Math"/>
                    <w:lang w:val="pt-BR"/>
                  </w:rPr>
                  <m:t>B</m:t>
                </m:r>
              </w:ins>
            </m:e>
          </m:d>
          <m:sSup>
            <m:sSupPr>
              <m:ctrlPr>
                <w:ins w:id="5225" w:author="The Si Tran" w:date="2012-12-06T01:45:00Z">
                  <w:rPr>
                    <w:rFonts w:ascii="Cambria Math" w:hAnsi="Cambria Math"/>
                    <w:lang w:val="pt-BR"/>
                  </w:rPr>
                </w:ins>
              </m:ctrlPr>
            </m:sSupPr>
            <m:e>
              <w:ins w:id="5226"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5227" w:author="The Si Tran" w:date="2012-12-06T01:45:00Z">
                <m:r>
                  <w:rPr>
                    <w:rFonts w:ascii="Cambria Math" w:hAnsi="Cambria Math"/>
                    <w:lang w:val="pt-BR"/>
                  </w:rPr>
                  <m:t>d</m:t>
                </m:r>
              </w:ins>
            </m:sup>
          </m:sSup>
          <m:sSub>
            <m:sSubPr>
              <m:ctrlPr>
                <w:ins w:id="5228" w:author="The Si Tran" w:date="2012-12-06T01:45:00Z">
                  <w:rPr>
                    <w:rFonts w:ascii="Cambria Math" w:hAnsi="Cambria Math"/>
                    <w:lang w:val="pt-BR"/>
                  </w:rPr>
                </w:ins>
              </m:ctrlPr>
            </m:sSubPr>
            <m:e>
              <m:sSup>
                <m:sSupPr>
                  <m:ctrlPr>
                    <w:ins w:id="5229" w:author="The Si Tran" w:date="2012-12-06T01:46:00Z">
                      <w:rPr>
                        <w:rFonts w:ascii="Cambria Math" w:hAnsi="Cambria Math"/>
                        <w:lang w:val="pt-BR"/>
                      </w:rPr>
                    </w:ins>
                  </m:ctrlPr>
                </m:sSupPr>
                <m:e>
                  <w:ins w:id="5230" w:author="The Si Tran" w:date="2012-12-06T01:46:00Z">
                    <m:r>
                      <m:rPr>
                        <m:sty m:val="p"/>
                      </m:rPr>
                      <w:rPr>
                        <w:rFonts w:ascii="Cambria Math" w:hAnsi="Cambria Math"/>
                        <w:lang w:val="pt-BR"/>
                      </w:rPr>
                      <m:t>(1-</m:t>
                    </m:r>
                  </w:ins>
                  <m:sSup>
                    <m:sSupPr>
                      <m:ctrlPr>
                        <w:ins w:id="5231" w:author="The Si Tran" w:date="2012-12-06T01:46:00Z">
                          <w:rPr>
                            <w:rFonts w:ascii="Cambria Math" w:hAnsi="Cambria Math"/>
                            <w:lang w:val="pt-BR"/>
                          </w:rPr>
                        </w:ins>
                      </m:ctrlPr>
                    </m:sSupPr>
                    <m:e>
                      <w:ins w:id="5232" w:author="The Si Tran" w:date="2012-12-06T01:46:00Z">
                        <m:r>
                          <w:rPr>
                            <w:rFonts w:ascii="Cambria Math" w:hAnsi="Cambria Math"/>
                            <w:lang w:val="pt-BR"/>
                          </w:rPr>
                          <m:t>B</m:t>
                        </m:r>
                      </w:ins>
                    </m:e>
                    <m:sup>
                      <w:ins w:id="5233" w:author="The Si Tran" w:date="2012-12-06T01:46:00Z">
                        <m:r>
                          <w:rPr>
                            <w:rFonts w:ascii="Cambria Math" w:hAnsi="Cambria Math"/>
                            <w:lang w:val="pt-BR"/>
                          </w:rPr>
                          <m:t>S</m:t>
                        </m:r>
                      </w:ins>
                    </m:sup>
                  </m:sSup>
                  <w:ins w:id="5234" w:author="The Si Tran" w:date="2012-12-06T01:46:00Z">
                    <m:r>
                      <m:rPr>
                        <m:sty m:val="p"/>
                      </m:rPr>
                      <w:rPr>
                        <w:rFonts w:ascii="Cambria Math" w:hAnsi="Cambria Math"/>
                        <w:lang w:val="pt-BR"/>
                      </w:rPr>
                      <m:t>)</m:t>
                    </m:r>
                  </w:ins>
                </m:e>
                <m:sup>
                  <w:ins w:id="5235" w:author="The Si Tran" w:date="2012-12-06T01:46:00Z">
                    <m:r>
                      <w:rPr>
                        <w:rFonts w:ascii="Cambria Math" w:hAnsi="Cambria Math"/>
                        <w:lang w:val="pt-BR"/>
                      </w:rPr>
                      <m:t>D</m:t>
                    </m:r>
                  </w:ins>
                </m:sup>
              </m:sSup>
              <w:ins w:id="5236" w:author="The Si Tran" w:date="2012-12-06T01:45:00Z">
                <m:r>
                  <w:rPr>
                    <w:rFonts w:ascii="Cambria Math" w:hAnsi="Cambria Math"/>
                    <w:lang w:val="pt-BR"/>
                  </w:rPr>
                  <m:t>y</m:t>
                </m:r>
              </w:ins>
            </m:e>
            <m:sub>
              <w:ins w:id="5237" w:author="The Si Tran" w:date="2012-12-06T01:45:00Z">
                <m:r>
                  <w:rPr>
                    <w:rFonts w:ascii="Cambria Math" w:hAnsi="Cambria Math"/>
                    <w:lang w:val="pt-BR"/>
                  </w:rPr>
                  <m:t>t</m:t>
                </m:r>
              </w:ins>
            </m:sub>
          </m:sSub>
          <w:ins w:id="5238"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5239" w:author="The Si Tran" w:date="2012-12-06T01:46:00Z">
                  <w:rPr>
                    <w:rFonts w:ascii="Cambria Math" w:hAnsi="Cambria Math"/>
                    <w:lang w:val="pt-BR"/>
                  </w:rPr>
                </w:ins>
              </m:ctrlPr>
            </m:sSupPr>
            <m:e>
              <w:ins w:id="5240" w:author="The Si Tran" w:date="2012-12-06T01:47:00Z">
                <m:r>
                  <m:rPr>
                    <m:sty m:val="p"/>
                  </m:rPr>
                  <w:rPr>
                    <w:rFonts w:ascii="Cambria Math" w:hAnsi="Cambria Math" w:hint="eastAsia"/>
                    <w:lang w:val="pt-BR"/>
                  </w:rPr>
                  <m:t>Θ</m:t>
                </m:r>
              </w:ins>
            </m:e>
            <m:sup>
              <w:ins w:id="5241" w:author="The Si Tran" w:date="2012-12-06T01:46:00Z">
                <m:r>
                  <m:rPr>
                    <m:sty m:val="p"/>
                  </m:rPr>
                  <w:rPr>
                    <w:rFonts w:ascii="Cambria Math" w:hAnsi="Cambria Math"/>
                    <w:lang w:val="pt-BR"/>
                  </w:rPr>
                  <m:t>*</m:t>
                </m:r>
              </w:ins>
            </m:sup>
          </m:sSup>
          <m:d>
            <m:dPr>
              <m:ctrlPr>
                <w:ins w:id="5242" w:author="The Si Tran" w:date="2012-12-06T01:46:00Z">
                  <w:rPr>
                    <w:rFonts w:ascii="Cambria Math" w:hAnsi="Cambria Math"/>
                    <w:lang w:val="pt-BR"/>
                  </w:rPr>
                </w:ins>
              </m:ctrlPr>
            </m:dPr>
            <m:e>
              <m:sSup>
                <m:sSupPr>
                  <m:ctrlPr>
                    <w:ins w:id="5243" w:author="The Si Tran" w:date="2012-12-06T01:46:00Z">
                      <w:rPr>
                        <w:rFonts w:ascii="Cambria Math" w:hAnsi="Cambria Math"/>
                        <w:lang w:val="pt-BR"/>
                      </w:rPr>
                    </w:ins>
                  </m:ctrlPr>
                </m:sSupPr>
                <m:e>
                  <w:ins w:id="5244" w:author="The Si Tran" w:date="2012-12-06T01:46:00Z">
                    <m:r>
                      <w:rPr>
                        <w:rFonts w:ascii="Cambria Math" w:hAnsi="Cambria Math"/>
                        <w:lang w:val="pt-BR"/>
                      </w:rPr>
                      <m:t>B</m:t>
                    </m:r>
                  </w:ins>
                </m:e>
                <m:sup>
                  <w:ins w:id="5245" w:author="The Si Tran" w:date="2012-12-06T01:46:00Z">
                    <m:r>
                      <w:rPr>
                        <w:rFonts w:ascii="Cambria Math" w:hAnsi="Cambria Math"/>
                        <w:lang w:val="pt-BR"/>
                      </w:rPr>
                      <m:t>S</m:t>
                    </m:r>
                  </w:ins>
                </m:sup>
              </m:sSup>
            </m:e>
          </m:d>
          <w:ins w:id="5246"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5247" w:author="The Si Tran" w:date="2012-12-06T01:45:00Z">
                  <w:rPr>
                    <w:rFonts w:ascii="Cambria Math" w:hAnsi="Cambria Math"/>
                    <w:lang w:val="pt-BR"/>
                  </w:rPr>
                </w:ins>
              </m:ctrlPr>
            </m:sSubPr>
            <m:e>
              <w:ins w:id="5248" w:author="The Si Tran" w:date="2012-12-06T01:45:00Z">
                <m:r>
                  <w:rPr>
                    <w:rFonts w:ascii="Cambria Math" w:hAnsi="Cambria Math"/>
                    <w:lang w:val="pt-BR"/>
                  </w:rPr>
                  <m:t>ε</m:t>
                </m:r>
              </w:ins>
            </m:e>
            <m:sub>
              <w:ins w:id="5249"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5250" w:author="The Si Tran" w:date="2012-12-06T01:47:00Z"/>
          <w:szCs w:val="26"/>
          <w:lang w:val="pt-BR"/>
          <w:rPrChange w:id="5251" w:author="The Si Tran" w:date="2012-12-05T23:02:00Z">
            <w:rPr>
              <w:del w:id="5252" w:author="The Si Tran" w:date="2012-12-06T01:47:00Z"/>
              <w:sz w:val="28"/>
              <w:szCs w:val="28"/>
              <w:lang w:val="pt-BR"/>
            </w:rPr>
          </w:rPrChange>
        </w:rPr>
      </w:pPr>
      <w:del w:id="5253" w:author="The Si Tran" w:date="2012-12-06T01:47:00Z">
        <w:r w:rsidRPr="00AF1345" w:rsidDel="00F43FFA">
          <w:rPr>
            <w:position w:val="-12"/>
            <w:szCs w:val="26"/>
            <w:lang w:val="pt-BR"/>
          </w:rPr>
          <w:object w:dxaOrig="5040" w:dyaOrig="380" w14:anchorId="372E02F0">
            <v:shape id="_x0000_i1092" type="#_x0000_t75" style="width:345pt;height:21.75pt" o:ole="">
              <v:imagedata r:id="rId151" o:title=""/>
            </v:shape>
            <o:OLEObject Type="Embed" ProgID="Equation.DSMT4" ShapeID="_x0000_i1092" DrawAspect="Content" ObjectID="_1417583513" r:id="rId152"/>
          </w:object>
        </w:r>
      </w:del>
    </w:p>
    <w:p w14:paraId="59DCC3E8" w14:textId="77777777" w:rsidR="006A21F7" w:rsidRDefault="006A21F7">
      <w:pPr>
        <w:rPr>
          <w:ins w:id="5254" w:author="The Si Tran" w:date="2012-12-06T01:48:00Z"/>
          <w:lang w:val="pt-BR"/>
        </w:rPr>
        <w:pPrChange w:id="5255" w:author="The Si Tran" w:date="2012-12-15T08:16:00Z">
          <w:pPr>
            <w:ind w:firstLine="540"/>
          </w:pPr>
        </w:pPrChange>
      </w:pPr>
      <w:r w:rsidRPr="0049233F">
        <w:rPr>
          <w:lang w:val="pt-BR"/>
          <w:rPrChange w:id="5256" w:author="The Si Tran" w:date="2012-12-05T23:02:00Z">
            <w:rPr>
              <w:sz w:val="28"/>
              <w:szCs w:val="28"/>
              <w:lang w:val="pt-BR"/>
            </w:rPr>
          </w:rPrChange>
        </w:rPr>
        <w:t xml:space="preserve">Với </w:t>
      </w:r>
    </w:p>
    <w:p w14:paraId="055477D2" w14:textId="77777777" w:rsidR="007850C8" w:rsidRPr="007850C8" w:rsidRDefault="00567862">
      <w:pPr>
        <w:pStyle w:val="Canhgiua"/>
        <w:rPr>
          <w:ins w:id="5257" w:author="The Si Tran" w:date="2012-12-06T01:49:00Z"/>
          <w:lang w:val="pt-BR"/>
        </w:rPr>
        <w:pPrChange w:id="5258" w:author="The Si Tran" w:date="2012-12-16T10:35:00Z">
          <w:pPr>
            <w:ind w:firstLine="540"/>
          </w:pPr>
        </w:pPrChange>
      </w:pPr>
      <m:oMathPara>
        <m:oMath>
          <m:sSup>
            <m:sSupPr>
              <m:ctrlPr>
                <w:ins w:id="5259" w:author="The Si Tran" w:date="2012-12-06T01:48:00Z">
                  <w:rPr>
                    <w:rFonts w:ascii="Cambria Math" w:hAnsi="Cambria Math"/>
                    <w:lang w:val="pt-BR"/>
                  </w:rPr>
                </w:ins>
              </m:ctrlPr>
            </m:sSupPr>
            <m:e>
              <w:ins w:id="5260" w:author="The Si Tran" w:date="2012-12-06T01:48:00Z">
                <m:r>
                  <m:rPr>
                    <m:sty m:val="p"/>
                  </m:rPr>
                  <w:rPr>
                    <w:rFonts w:ascii="Cambria Math" w:hAnsi="Cambria Math"/>
                    <w:lang w:val="pt-BR"/>
                  </w:rPr>
                  <m:t>Φ</m:t>
                </m:r>
              </w:ins>
            </m:e>
            <m:sup>
              <w:ins w:id="5261" w:author="The Si Tran" w:date="2012-12-06T01:48:00Z">
                <m:r>
                  <m:rPr>
                    <m:sty m:val="p"/>
                  </m:rPr>
                  <w:rPr>
                    <w:rFonts w:ascii="Cambria Math" w:hAnsi="Cambria Math"/>
                    <w:lang w:val="pt-BR"/>
                  </w:rPr>
                  <m:t>*</m:t>
                </m:r>
              </w:ins>
            </m:sup>
          </m:sSup>
          <m:d>
            <m:dPr>
              <m:ctrlPr>
                <w:ins w:id="5262" w:author="The Si Tran" w:date="2012-12-06T01:48:00Z">
                  <w:rPr>
                    <w:rFonts w:ascii="Cambria Math" w:hAnsi="Cambria Math"/>
                    <w:lang w:val="pt-BR"/>
                  </w:rPr>
                </w:ins>
              </m:ctrlPr>
            </m:dPr>
            <m:e>
              <m:sSup>
                <m:sSupPr>
                  <m:ctrlPr>
                    <w:ins w:id="5263" w:author="The Si Tran" w:date="2012-12-06T01:48:00Z">
                      <w:rPr>
                        <w:rFonts w:ascii="Cambria Math" w:hAnsi="Cambria Math"/>
                        <w:lang w:val="pt-BR"/>
                      </w:rPr>
                    </w:ins>
                  </m:ctrlPr>
                </m:sSupPr>
                <m:e>
                  <w:ins w:id="5264" w:author="The Si Tran" w:date="2012-12-06T01:48:00Z">
                    <m:r>
                      <w:rPr>
                        <w:rFonts w:ascii="Cambria Math" w:hAnsi="Cambria Math"/>
                        <w:lang w:val="pt-BR"/>
                      </w:rPr>
                      <m:t>B</m:t>
                    </m:r>
                  </w:ins>
                </m:e>
                <m:sup>
                  <w:ins w:id="5265" w:author="The Si Tran" w:date="2012-12-06T01:48:00Z">
                    <m:r>
                      <w:rPr>
                        <w:rFonts w:ascii="Cambria Math" w:hAnsi="Cambria Math"/>
                        <w:lang w:val="pt-BR"/>
                      </w:rPr>
                      <m:t>S</m:t>
                    </m:r>
                  </w:ins>
                </m:sup>
              </m:sSup>
            </m:e>
          </m:d>
          <w:ins w:id="5266" w:author="The Si Tran" w:date="2012-12-06T01:48:00Z">
            <m:r>
              <m:rPr>
                <m:sty m:val="p"/>
              </m:rPr>
              <w:rPr>
                <w:rFonts w:ascii="Cambria Math" w:hAnsi="Cambria Math"/>
                <w:lang w:val="pt-BR"/>
              </w:rPr>
              <m:t>=1-</m:t>
            </m:r>
          </w:ins>
          <m:sSubSup>
            <m:sSubSupPr>
              <m:ctrlPr>
                <w:ins w:id="5267" w:author="The Si Tran" w:date="2012-12-06T01:49:00Z">
                  <w:rPr>
                    <w:rFonts w:ascii="Cambria Math" w:hAnsi="Cambria Math"/>
                    <w:lang w:val="pt-BR"/>
                  </w:rPr>
                </w:ins>
              </m:ctrlPr>
            </m:sSubSupPr>
            <m:e>
              <w:ins w:id="5268" w:author="The Si Tran" w:date="2012-12-06T01:50:00Z">
                <m:r>
                  <m:rPr>
                    <m:sty m:val="p"/>
                  </m:rPr>
                  <w:rPr>
                    <w:rFonts w:ascii="Cambria Math" w:hAnsi="Cambria Math"/>
                    <w:lang w:val="pt-BR"/>
                  </w:rPr>
                  <m:t>ϕ</m:t>
                </m:r>
              </w:ins>
            </m:e>
            <m:sub>
              <w:ins w:id="5269" w:author="The Si Tran" w:date="2012-12-06T01:49:00Z">
                <m:r>
                  <m:rPr>
                    <m:sty m:val="p"/>
                  </m:rPr>
                  <w:rPr>
                    <w:rFonts w:ascii="Cambria Math" w:hAnsi="Cambria Math"/>
                    <w:lang w:val="pt-BR"/>
                  </w:rPr>
                  <m:t>1</m:t>
                </m:r>
              </w:ins>
            </m:sub>
            <m:sup>
              <w:ins w:id="5270" w:author="The Si Tran" w:date="2012-12-06T01:49:00Z">
                <m:r>
                  <m:rPr>
                    <m:sty m:val="p"/>
                  </m:rPr>
                  <w:rPr>
                    <w:rFonts w:ascii="Cambria Math" w:hAnsi="Cambria Math"/>
                    <w:lang w:val="pt-BR"/>
                  </w:rPr>
                  <m:t>*</m:t>
                </m:r>
              </w:ins>
            </m:sup>
          </m:sSubSup>
          <m:d>
            <m:dPr>
              <m:ctrlPr>
                <w:ins w:id="5271" w:author="The Si Tran" w:date="2012-12-06T01:48:00Z">
                  <w:rPr>
                    <w:rFonts w:ascii="Cambria Math" w:hAnsi="Cambria Math"/>
                    <w:lang w:val="pt-BR"/>
                  </w:rPr>
                </w:ins>
              </m:ctrlPr>
            </m:dPr>
            <m:e>
              <m:sSup>
                <m:sSupPr>
                  <m:ctrlPr>
                    <w:ins w:id="5272" w:author="The Si Tran" w:date="2012-12-06T01:48:00Z">
                      <w:rPr>
                        <w:rFonts w:ascii="Cambria Math" w:hAnsi="Cambria Math"/>
                        <w:lang w:val="pt-BR"/>
                      </w:rPr>
                    </w:ins>
                  </m:ctrlPr>
                </m:sSupPr>
                <m:e>
                  <w:ins w:id="5273" w:author="The Si Tran" w:date="2012-12-06T01:48:00Z">
                    <m:r>
                      <w:rPr>
                        <w:rFonts w:ascii="Cambria Math" w:hAnsi="Cambria Math"/>
                        <w:lang w:val="pt-BR"/>
                      </w:rPr>
                      <m:t>B</m:t>
                    </m:r>
                  </w:ins>
                </m:e>
                <m:sup>
                  <w:ins w:id="5274" w:author="The Si Tran" w:date="2012-12-06T01:48:00Z">
                    <m:r>
                      <m:rPr>
                        <m:sty m:val="p"/>
                      </m:rPr>
                      <w:rPr>
                        <w:rFonts w:ascii="Cambria Math" w:hAnsi="Cambria Math"/>
                        <w:lang w:val="pt-BR"/>
                      </w:rPr>
                      <m:t>1</m:t>
                    </m:r>
                    <m:r>
                      <w:rPr>
                        <w:rFonts w:ascii="Cambria Math" w:hAnsi="Cambria Math"/>
                        <w:lang w:val="pt-BR"/>
                      </w:rPr>
                      <m:t>S</m:t>
                    </m:r>
                  </w:ins>
                </m:sup>
              </m:sSup>
            </m:e>
          </m:d>
          <w:ins w:id="5275" w:author="The Si Tran" w:date="2012-12-06T01:48:00Z">
            <m:r>
              <m:rPr>
                <m:sty m:val="p"/>
              </m:rPr>
              <w:rPr>
                <w:rFonts w:ascii="Cambria Math" w:hAnsi="Cambria Math"/>
                <w:lang w:val="pt-BR"/>
              </w:rPr>
              <m:t>-</m:t>
            </m:r>
          </w:ins>
          <m:sSubSup>
            <m:sSubSupPr>
              <m:ctrlPr>
                <w:ins w:id="5276" w:author="The Si Tran" w:date="2012-12-06T01:49:00Z">
                  <w:rPr>
                    <w:rFonts w:ascii="Cambria Math" w:hAnsi="Cambria Math"/>
                    <w:lang w:val="pt-BR"/>
                  </w:rPr>
                </w:ins>
              </m:ctrlPr>
            </m:sSubSupPr>
            <m:e>
              <w:ins w:id="5277" w:author="The Si Tran" w:date="2012-12-06T01:50:00Z">
                <m:r>
                  <m:rPr>
                    <m:sty m:val="p"/>
                  </m:rPr>
                  <w:rPr>
                    <w:rFonts w:ascii="Cambria Math" w:hAnsi="Cambria Math"/>
                    <w:lang w:val="pt-BR"/>
                  </w:rPr>
                  <m:t>ϕ</m:t>
                </m:r>
              </w:ins>
            </m:e>
            <m:sub>
              <w:ins w:id="5278" w:author="The Si Tran" w:date="2012-12-06T01:49:00Z">
                <m:r>
                  <m:rPr>
                    <m:sty m:val="p"/>
                  </m:rPr>
                  <w:rPr>
                    <w:rFonts w:ascii="Cambria Math" w:hAnsi="Cambria Math"/>
                    <w:lang w:val="pt-BR"/>
                  </w:rPr>
                  <m:t>2</m:t>
                </m:r>
              </w:ins>
            </m:sub>
            <m:sup>
              <w:ins w:id="5279" w:author="The Si Tran" w:date="2012-12-06T01:49:00Z">
                <m:r>
                  <m:rPr>
                    <m:sty m:val="p"/>
                  </m:rPr>
                  <w:rPr>
                    <w:rFonts w:ascii="Cambria Math" w:hAnsi="Cambria Math"/>
                    <w:lang w:val="pt-BR"/>
                  </w:rPr>
                  <m:t>*</m:t>
                </m:r>
              </w:ins>
            </m:sup>
          </m:sSubSup>
          <m:d>
            <m:dPr>
              <m:ctrlPr>
                <w:ins w:id="5280" w:author="The Si Tran" w:date="2012-12-06T01:48:00Z">
                  <w:rPr>
                    <w:rFonts w:ascii="Cambria Math" w:hAnsi="Cambria Math"/>
                    <w:lang w:val="pt-BR"/>
                  </w:rPr>
                </w:ins>
              </m:ctrlPr>
            </m:dPr>
            <m:e>
              <m:sSup>
                <m:sSupPr>
                  <m:ctrlPr>
                    <w:ins w:id="5281" w:author="The Si Tran" w:date="2012-12-06T01:48:00Z">
                      <w:rPr>
                        <w:rFonts w:ascii="Cambria Math" w:hAnsi="Cambria Math"/>
                        <w:lang w:val="pt-BR"/>
                      </w:rPr>
                    </w:ins>
                  </m:ctrlPr>
                </m:sSupPr>
                <m:e>
                  <w:ins w:id="5282" w:author="The Si Tran" w:date="2012-12-06T01:48:00Z">
                    <m:r>
                      <w:rPr>
                        <w:rFonts w:ascii="Cambria Math" w:hAnsi="Cambria Math"/>
                        <w:lang w:val="pt-BR"/>
                      </w:rPr>
                      <m:t>B</m:t>
                    </m:r>
                  </w:ins>
                </m:e>
                <m:sup>
                  <w:ins w:id="5283" w:author="The Si Tran" w:date="2012-12-06T01:48:00Z">
                    <m:r>
                      <m:rPr>
                        <m:sty m:val="p"/>
                      </m:rPr>
                      <w:rPr>
                        <w:rFonts w:ascii="Cambria Math" w:hAnsi="Cambria Math"/>
                        <w:lang w:val="pt-BR"/>
                      </w:rPr>
                      <m:t>2</m:t>
                    </m:r>
                    <m:r>
                      <w:rPr>
                        <w:rFonts w:ascii="Cambria Math" w:hAnsi="Cambria Math"/>
                        <w:lang w:val="pt-BR"/>
                      </w:rPr>
                      <m:t>S</m:t>
                    </m:r>
                  </w:ins>
                </m:sup>
              </m:sSup>
            </m:e>
          </m:d>
          <w:ins w:id="5284" w:author="The Si Tran" w:date="2012-12-06T01:48:00Z">
            <m:r>
              <m:rPr>
                <m:sty m:val="p"/>
              </m:rPr>
              <w:rPr>
                <w:rFonts w:ascii="Cambria Math" w:hAnsi="Cambria Math"/>
                <w:lang w:val="pt-BR"/>
              </w:rPr>
              <m:t>-…-</m:t>
            </m:r>
          </w:ins>
          <m:sSubSup>
            <m:sSubSupPr>
              <m:ctrlPr>
                <w:ins w:id="5285" w:author="The Si Tran" w:date="2012-12-06T01:49:00Z">
                  <w:rPr>
                    <w:rFonts w:ascii="Cambria Math" w:hAnsi="Cambria Math"/>
                    <w:lang w:val="pt-BR"/>
                  </w:rPr>
                </w:ins>
              </m:ctrlPr>
            </m:sSubSupPr>
            <m:e>
              <w:ins w:id="5286" w:author="The Si Tran" w:date="2012-12-06T01:50:00Z">
                <m:r>
                  <m:rPr>
                    <m:sty m:val="p"/>
                  </m:rPr>
                  <w:rPr>
                    <w:rFonts w:ascii="Cambria Math" w:hAnsi="Cambria Math"/>
                    <w:lang w:val="pt-BR"/>
                  </w:rPr>
                  <m:t>ϕ</m:t>
                </m:r>
              </w:ins>
            </m:e>
            <m:sub>
              <w:ins w:id="5287" w:author="The Si Tran" w:date="2012-12-06T01:49:00Z">
                <m:r>
                  <w:rPr>
                    <w:rFonts w:ascii="Cambria Math" w:hAnsi="Cambria Math"/>
                    <w:lang w:val="pt-BR"/>
                  </w:rPr>
                  <m:t>P</m:t>
                </m:r>
              </w:ins>
            </m:sub>
            <m:sup>
              <w:ins w:id="5288" w:author="The Si Tran" w:date="2012-12-06T01:49:00Z">
                <m:r>
                  <m:rPr>
                    <m:sty m:val="p"/>
                  </m:rPr>
                  <w:rPr>
                    <w:rFonts w:ascii="Cambria Math" w:hAnsi="Cambria Math"/>
                    <w:lang w:val="pt-BR"/>
                  </w:rPr>
                  <m:t>*</m:t>
                </m:r>
              </w:ins>
            </m:sup>
          </m:sSubSup>
          <m:d>
            <m:dPr>
              <m:ctrlPr>
                <w:ins w:id="5289" w:author="The Si Tran" w:date="2012-12-06T01:48:00Z">
                  <w:rPr>
                    <w:rFonts w:ascii="Cambria Math" w:hAnsi="Cambria Math"/>
                    <w:lang w:val="pt-BR"/>
                  </w:rPr>
                </w:ins>
              </m:ctrlPr>
            </m:dPr>
            <m:e>
              <m:sSup>
                <m:sSupPr>
                  <m:ctrlPr>
                    <w:ins w:id="5290" w:author="The Si Tran" w:date="2012-12-06T01:48:00Z">
                      <w:rPr>
                        <w:rFonts w:ascii="Cambria Math" w:hAnsi="Cambria Math"/>
                        <w:lang w:val="pt-BR"/>
                      </w:rPr>
                    </w:ins>
                  </m:ctrlPr>
                </m:sSupPr>
                <m:e>
                  <w:ins w:id="5291" w:author="The Si Tran" w:date="2012-12-06T01:48:00Z">
                    <m:r>
                      <w:rPr>
                        <w:rFonts w:ascii="Cambria Math" w:hAnsi="Cambria Math"/>
                        <w:lang w:val="pt-BR"/>
                      </w:rPr>
                      <m:t>B</m:t>
                    </m:r>
                  </w:ins>
                </m:e>
                <m:sup>
                  <w:ins w:id="5292" w:author="The Si Tran" w:date="2012-12-06T01:48:00Z">
                    <m:r>
                      <w:rPr>
                        <w:rFonts w:ascii="Cambria Math" w:hAnsi="Cambria Math"/>
                        <w:lang w:val="pt-BR"/>
                      </w:rPr>
                      <m:t>PS</m:t>
                    </m:r>
                  </w:ins>
                </m:sup>
              </m:sSup>
            </m:e>
          </m:d>
        </m:oMath>
      </m:oMathPara>
    </w:p>
    <w:p w14:paraId="14857348" w14:textId="77777777" w:rsidR="007850C8" w:rsidRPr="0049233F" w:rsidDel="007850C8" w:rsidRDefault="00567862">
      <w:pPr>
        <w:pStyle w:val="Canhgiua"/>
        <w:rPr>
          <w:del w:id="5293" w:author="The Si Tran" w:date="2012-12-06T01:51:00Z"/>
          <w:lang w:val="pt-BR"/>
          <w:rPrChange w:id="5294" w:author="The Si Tran" w:date="2012-12-05T23:02:00Z">
            <w:rPr>
              <w:del w:id="5295" w:author="The Si Tran" w:date="2012-12-06T01:51:00Z"/>
              <w:sz w:val="28"/>
              <w:szCs w:val="28"/>
              <w:lang w:val="pt-BR"/>
            </w:rPr>
          </w:rPrChange>
        </w:rPr>
        <w:pPrChange w:id="5296" w:author="The Si Tran" w:date="2012-12-16T10:35:00Z">
          <w:pPr>
            <w:ind w:firstLine="540"/>
          </w:pPr>
        </w:pPrChange>
      </w:pPr>
      <m:oMathPara>
        <m:oMath>
          <m:sSup>
            <m:sSupPr>
              <m:ctrlPr>
                <w:ins w:id="5297" w:author="The Si Tran" w:date="2012-12-06T01:49:00Z">
                  <w:rPr>
                    <w:rFonts w:ascii="Cambria Math" w:hAnsi="Cambria Math"/>
                    <w:lang w:val="pt-BR"/>
                  </w:rPr>
                </w:ins>
              </m:ctrlPr>
            </m:sSupPr>
            <m:e>
              <w:ins w:id="5298" w:author="The Si Tran" w:date="2012-12-06T01:50:00Z">
                <m:r>
                  <m:rPr>
                    <m:sty m:val="p"/>
                  </m:rPr>
                  <w:rPr>
                    <w:rFonts w:ascii="Cambria Math" w:hAnsi="Cambria Math"/>
                    <w:lang w:val="pt-BR"/>
                  </w:rPr>
                  <m:t>Θ</m:t>
                </m:r>
              </w:ins>
            </m:e>
            <m:sup>
              <w:ins w:id="5299" w:author="The Si Tran" w:date="2012-12-06T01:49:00Z">
                <m:r>
                  <m:rPr>
                    <m:sty m:val="p"/>
                  </m:rPr>
                  <w:rPr>
                    <w:rFonts w:ascii="Cambria Math" w:hAnsi="Cambria Math"/>
                    <w:lang w:val="pt-BR"/>
                  </w:rPr>
                  <m:t>*</m:t>
                </m:r>
              </w:ins>
            </m:sup>
          </m:sSup>
          <m:d>
            <m:dPr>
              <m:ctrlPr>
                <w:ins w:id="5300" w:author="The Si Tran" w:date="2012-12-06T01:49:00Z">
                  <w:rPr>
                    <w:rFonts w:ascii="Cambria Math" w:hAnsi="Cambria Math"/>
                    <w:lang w:val="pt-BR"/>
                  </w:rPr>
                </w:ins>
              </m:ctrlPr>
            </m:dPr>
            <m:e>
              <m:sSup>
                <m:sSupPr>
                  <m:ctrlPr>
                    <w:ins w:id="5301" w:author="The Si Tran" w:date="2012-12-06T01:49:00Z">
                      <w:rPr>
                        <w:rFonts w:ascii="Cambria Math" w:hAnsi="Cambria Math"/>
                        <w:lang w:val="pt-BR"/>
                      </w:rPr>
                    </w:ins>
                  </m:ctrlPr>
                </m:sSupPr>
                <m:e>
                  <w:ins w:id="5302" w:author="The Si Tran" w:date="2012-12-06T01:49:00Z">
                    <m:r>
                      <w:rPr>
                        <w:rFonts w:ascii="Cambria Math" w:hAnsi="Cambria Math"/>
                        <w:lang w:val="pt-BR"/>
                      </w:rPr>
                      <m:t>B</m:t>
                    </m:r>
                  </w:ins>
                </m:e>
                <m:sup>
                  <w:ins w:id="5303" w:author="The Si Tran" w:date="2012-12-06T01:49:00Z">
                    <m:r>
                      <w:rPr>
                        <w:rFonts w:ascii="Cambria Math" w:hAnsi="Cambria Math"/>
                        <w:lang w:val="pt-BR"/>
                      </w:rPr>
                      <m:t>S</m:t>
                    </m:r>
                  </w:ins>
                </m:sup>
              </m:sSup>
            </m:e>
          </m:d>
          <w:ins w:id="5304" w:author="The Si Tran" w:date="2012-12-06T01:49:00Z">
            <m:r>
              <m:rPr>
                <m:sty m:val="p"/>
              </m:rPr>
              <w:rPr>
                <w:rFonts w:ascii="Cambria Math" w:hAnsi="Cambria Math"/>
                <w:lang w:val="pt-BR"/>
              </w:rPr>
              <m:t>=1-</m:t>
            </m:r>
          </w:ins>
          <m:sSubSup>
            <m:sSubSupPr>
              <m:ctrlPr>
                <w:ins w:id="5305" w:author="The Si Tran" w:date="2012-12-06T01:49:00Z">
                  <w:rPr>
                    <w:rFonts w:ascii="Cambria Math" w:hAnsi="Cambria Math"/>
                    <w:lang w:val="pt-BR"/>
                  </w:rPr>
                </w:ins>
              </m:ctrlPr>
            </m:sSubSupPr>
            <m:e>
              <w:ins w:id="5306" w:author="The Si Tran" w:date="2012-12-06T01:51:00Z">
                <m:r>
                  <w:rPr>
                    <w:rFonts w:ascii="Cambria Math" w:hAnsi="Cambria Math"/>
                    <w:lang w:val="pt-BR"/>
                  </w:rPr>
                  <m:t>θ</m:t>
                </m:r>
              </w:ins>
            </m:e>
            <m:sub>
              <w:ins w:id="5307" w:author="The Si Tran" w:date="2012-12-06T01:49:00Z">
                <m:r>
                  <m:rPr>
                    <m:sty m:val="p"/>
                  </m:rPr>
                  <w:rPr>
                    <w:rFonts w:ascii="Cambria Math" w:hAnsi="Cambria Math"/>
                    <w:lang w:val="pt-BR"/>
                  </w:rPr>
                  <m:t>1</m:t>
                </m:r>
              </w:ins>
            </m:sub>
            <m:sup>
              <w:ins w:id="5308" w:author="The Si Tran" w:date="2012-12-06T01:49:00Z">
                <m:r>
                  <m:rPr>
                    <m:sty m:val="p"/>
                  </m:rPr>
                  <w:rPr>
                    <w:rFonts w:ascii="Cambria Math" w:hAnsi="Cambria Math"/>
                    <w:lang w:val="pt-BR"/>
                  </w:rPr>
                  <m:t>*</m:t>
                </m:r>
              </w:ins>
            </m:sup>
          </m:sSubSup>
          <m:d>
            <m:dPr>
              <m:ctrlPr>
                <w:ins w:id="5309" w:author="The Si Tran" w:date="2012-12-06T01:49:00Z">
                  <w:rPr>
                    <w:rFonts w:ascii="Cambria Math" w:hAnsi="Cambria Math"/>
                    <w:lang w:val="pt-BR"/>
                  </w:rPr>
                </w:ins>
              </m:ctrlPr>
            </m:dPr>
            <m:e>
              <m:sSup>
                <m:sSupPr>
                  <m:ctrlPr>
                    <w:ins w:id="5310" w:author="The Si Tran" w:date="2012-12-06T01:49:00Z">
                      <w:rPr>
                        <w:rFonts w:ascii="Cambria Math" w:hAnsi="Cambria Math"/>
                        <w:lang w:val="pt-BR"/>
                      </w:rPr>
                    </w:ins>
                  </m:ctrlPr>
                </m:sSupPr>
                <m:e>
                  <w:ins w:id="5311" w:author="The Si Tran" w:date="2012-12-06T01:49:00Z">
                    <m:r>
                      <w:rPr>
                        <w:rFonts w:ascii="Cambria Math" w:hAnsi="Cambria Math"/>
                        <w:lang w:val="pt-BR"/>
                      </w:rPr>
                      <m:t>B</m:t>
                    </m:r>
                  </w:ins>
                </m:e>
                <m:sup>
                  <w:ins w:id="5312" w:author="The Si Tran" w:date="2012-12-06T01:49:00Z">
                    <m:r>
                      <m:rPr>
                        <m:sty m:val="p"/>
                      </m:rPr>
                      <w:rPr>
                        <w:rFonts w:ascii="Cambria Math" w:hAnsi="Cambria Math"/>
                        <w:lang w:val="pt-BR"/>
                      </w:rPr>
                      <m:t>1</m:t>
                    </m:r>
                    <m:r>
                      <w:rPr>
                        <w:rFonts w:ascii="Cambria Math" w:hAnsi="Cambria Math"/>
                        <w:lang w:val="pt-BR"/>
                      </w:rPr>
                      <m:t>S</m:t>
                    </m:r>
                  </w:ins>
                </m:sup>
              </m:sSup>
            </m:e>
          </m:d>
          <w:ins w:id="5313" w:author="The Si Tran" w:date="2012-12-06T01:49:00Z">
            <m:r>
              <m:rPr>
                <m:sty m:val="p"/>
              </m:rPr>
              <w:rPr>
                <w:rFonts w:ascii="Cambria Math" w:hAnsi="Cambria Math"/>
                <w:lang w:val="pt-BR"/>
              </w:rPr>
              <m:t>-</m:t>
            </m:r>
          </w:ins>
          <m:sSubSup>
            <m:sSubSupPr>
              <m:ctrlPr>
                <w:ins w:id="5314" w:author="The Si Tran" w:date="2012-12-06T01:49:00Z">
                  <w:rPr>
                    <w:rFonts w:ascii="Cambria Math" w:hAnsi="Cambria Math"/>
                    <w:lang w:val="pt-BR"/>
                  </w:rPr>
                </w:ins>
              </m:ctrlPr>
            </m:sSubSupPr>
            <m:e>
              <w:ins w:id="5315" w:author="The Si Tran" w:date="2012-12-06T01:51:00Z">
                <m:r>
                  <m:rPr>
                    <m:sty m:val="p"/>
                  </m:rPr>
                  <w:rPr>
                    <w:rFonts w:ascii="Cambria Math" w:hAnsi="Cambria Math"/>
                    <w:lang w:val="pt-BR"/>
                  </w:rPr>
                  <m:t>θ</m:t>
                </m:r>
              </w:ins>
            </m:e>
            <m:sub>
              <w:ins w:id="5316" w:author="The Si Tran" w:date="2012-12-06T01:49:00Z">
                <m:r>
                  <m:rPr>
                    <m:sty m:val="p"/>
                  </m:rPr>
                  <w:rPr>
                    <w:rFonts w:ascii="Cambria Math" w:hAnsi="Cambria Math"/>
                    <w:lang w:val="pt-BR"/>
                  </w:rPr>
                  <m:t>2</m:t>
                </m:r>
              </w:ins>
            </m:sub>
            <m:sup>
              <w:ins w:id="5317" w:author="The Si Tran" w:date="2012-12-06T01:49:00Z">
                <m:r>
                  <m:rPr>
                    <m:sty m:val="p"/>
                  </m:rPr>
                  <w:rPr>
                    <w:rFonts w:ascii="Cambria Math" w:hAnsi="Cambria Math"/>
                    <w:lang w:val="pt-BR"/>
                  </w:rPr>
                  <m:t>*</m:t>
                </m:r>
              </w:ins>
            </m:sup>
          </m:sSubSup>
          <m:d>
            <m:dPr>
              <m:ctrlPr>
                <w:ins w:id="5318" w:author="The Si Tran" w:date="2012-12-06T01:49:00Z">
                  <w:rPr>
                    <w:rFonts w:ascii="Cambria Math" w:hAnsi="Cambria Math"/>
                    <w:lang w:val="pt-BR"/>
                  </w:rPr>
                </w:ins>
              </m:ctrlPr>
            </m:dPr>
            <m:e>
              <m:sSup>
                <m:sSupPr>
                  <m:ctrlPr>
                    <w:ins w:id="5319" w:author="The Si Tran" w:date="2012-12-06T01:49:00Z">
                      <w:rPr>
                        <w:rFonts w:ascii="Cambria Math" w:hAnsi="Cambria Math"/>
                        <w:lang w:val="pt-BR"/>
                      </w:rPr>
                    </w:ins>
                  </m:ctrlPr>
                </m:sSupPr>
                <m:e>
                  <w:ins w:id="5320" w:author="The Si Tran" w:date="2012-12-06T01:49:00Z">
                    <m:r>
                      <w:rPr>
                        <w:rFonts w:ascii="Cambria Math" w:hAnsi="Cambria Math"/>
                        <w:lang w:val="pt-BR"/>
                      </w:rPr>
                      <m:t>B</m:t>
                    </m:r>
                  </w:ins>
                </m:e>
                <m:sup>
                  <w:ins w:id="5321" w:author="The Si Tran" w:date="2012-12-06T01:49:00Z">
                    <m:r>
                      <m:rPr>
                        <m:sty m:val="p"/>
                      </m:rPr>
                      <w:rPr>
                        <w:rFonts w:ascii="Cambria Math" w:hAnsi="Cambria Math"/>
                        <w:lang w:val="pt-BR"/>
                      </w:rPr>
                      <m:t>2</m:t>
                    </m:r>
                    <m:r>
                      <w:rPr>
                        <w:rFonts w:ascii="Cambria Math" w:hAnsi="Cambria Math"/>
                        <w:lang w:val="pt-BR"/>
                      </w:rPr>
                      <m:t>S</m:t>
                    </m:r>
                  </w:ins>
                </m:sup>
              </m:sSup>
            </m:e>
          </m:d>
          <w:ins w:id="5322" w:author="The Si Tran" w:date="2012-12-06T01:49:00Z">
            <m:r>
              <m:rPr>
                <m:sty m:val="p"/>
              </m:rPr>
              <w:rPr>
                <w:rFonts w:ascii="Cambria Math" w:hAnsi="Cambria Math"/>
                <w:lang w:val="pt-BR"/>
              </w:rPr>
              <m:t>-…-</m:t>
            </m:r>
          </w:ins>
          <m:sSubSup>
            <m:sSubSupPr>
              <m:ctrlPr>
                <w:ins w:id="5323" w:author="The Si Tran" w:date="2012-12-06T01:49:00Z">
                  <w:rPr>
                    <w:rFonts w:ascii="Cambria Math" w:hAnsi="Cambria Math"/>
                    <w:lang w:val="pt-BR"/>
                  </w:rPr>
                </w:ins>
              </m:ctrlPr>
            </m:sSubSupPr>
            <m:e>
              <w:ins w:id="5324" w:author="The Si Tran" w:date="2012-12-06T01:51:00Z">
                <m:r>
                  <m:rPr>
                    <m:sty m:val="p"/>
                  </m:rPr>
                  <w:rPr>
                    <w:rFonts w:ascii="Cambria Math" w:hAnsi="Cambria Math"/>
                    <w:lang w:val="pt-BR"/>
                  </w:rPr>
                  <m:t>θ</m:t>
                </m:r>
              </w:ins>
            </m:e>
            <m:sub>
              <w:ins w:id="5325" w:author="The Si Tran" w:date="2012-12-06T01:49:00Z">
                <m:r>
                  <w:rPr>
                    <w:rFonts w:ascii="Cambria Math" w:hAnsi="Cambria Math"/>
                    <w:lang w:val="pt-BR"/>
                  </w:rPr>
                  <m:t>P</m:t>
                </m:r>
              </w:ins>
            </m:sub>
            <m:sup>
              <w:ins w:id="5326" w:author="The Si Tran" w:date="2012-12-06T01:49:00Z">
                <m:r>
                  <m:rPr>
                    <m:sty m:val="p"/>
                  </m:rPr>
                  <w:rPr>
                    <w:rFonts w:ascii="Cambria Math" w:hAnsi="Cambria Math"/>
                    <w:lang w:val="pt-BR"/>
                  </w:rPr>
                  <m:t>*</m:t>
                </m:r>
              </w:ins>
            </m:sup>
          </m:sSubSup>
          <m:d>
            <m:dPr>
              <m:ctrlPr>
                <w:ins w:id="5327" w:author="The Si Tran" w:date="2012-12-06T01:49:00Z">
                  <w:rPr>
                    <w:rFonts w:ascii="Cambria Math" w:hAnsi="Cambria Math"/>
                    <w:lang w:val="pt-BR"/>
                  </w:rPr>
                </w:ins>
              </m:ctrlPr>
            </m:dPr>
            <m:e>
              <m:sSup>
                <m:sSupPr>
                  <m:ctrlPr>
                    <w:ins w:id="5328" w:author="The Si Tran" w:date="2012-12-06T01:49:00Z">
                      <w:rPr>
                        <w:rFonts w:ascii="Cambria Math" w:hAnsi="Cambria Math"/>
                        <w:lang w:val="pt-BR"/>
                      </w:rPr>
                    </w:ins>
                  </m:ctrlPr>
                </m:sSupPr>
                <m:e>
                  <w:ins w:id="5329" w:author="The Si Tran" w:date="2012-12-06T01:49:00Z">
                    <m:r>
                      <w:rPr>
                        <w:rFonts w:ascii="Cambria Math" w:hAnsi="Cambria Math"/>
                        <w:lang w:val="pt-BR"/>
                      </w:rPr>
                      <m:t>B</m:t>
                    </m:r>
                  </w:ins>
                </m:e>
                <m:sup>
                  <w:ins w:id="5330"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5331" w:author="The Si Tran" w:date="2012-12-06T01:51:00Z"/>
          <w:lang w:val="pt-BR"/>
          <w:rPrChange w:id="5332" w:author="The Si Tran" w:date="2012-12-05T23:02:00Z">
            <w:rPr>
              <w:del w:id="5333" w:author="The Si Tran" w:date="2012-12-06T01:51:00Z"/>
              <w:sz w:val="28"/>
              <w:szCs w:val="28"/>
              <w:lang w:val="pt-BR"/>
            </w:rPr>
          </w:rPrChange>
        </w:rPr>
        <w:pPrChange w:id="5334" w:author="The Si Tran" w:date="2012-12-16T10:35:00Z">
          <w:pPr>
            <w:ind w:firstLine="540"/>
          </w:pPr>
        </w:pPrChange>
      </w:pPr>
      <w:del w:id="5335" w:author="The Si Tran" w:date="2012-12-06T01:51:00Z">
        <w:r w:rsidRPr="00AF1345" w:rsidDel="007850C8">
          <w:rPr>
            <w:position w:val="-12"/>
            <w:lang w:val="pt-BR"/>
          </w:rPr>
          <w:object w:dxaOrig="3600" w:dyaOrig="380" w14:anchorId="7B337824">
            <v:shape id="_x0000_i1093" type="#_x0000_t75" style="width:237.75pt;height:21.75pt" o:ole="">
              <v:imagedata r:id="rId153" o:title=""/>
            </v:shape>
            <o:OLEObject Type="Embed" ProgID="Equation.DSMT4" ShapeID="_x0000_i1093" DrawAspect="Content" ObjectID="_1417583514" r:id="rId154"/>
          </w:object>
        </w:r>
        <w:r w:rsidRPr="0049233F" w:rsidDel="007850C8">
          <w:rPr>
            <w:lang w:val="pt-BR"/>
            <w:rPrChange w:id="5336"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5337" w:author="The Si Tran" w:date="2012-12-05T23:02:00Z">
            <w:rPr>
              <w:sz w:val="28"/>
              <w:szCs w:val="28"/>
              <w:lang w:val="pt-BR"/>
            </w:rPr>
          </w:rPrChange>
        </w:rPr>
        <w:pPrChange w:id="5338" w:author="The Si Tran" w:date="2012-12-16T10:35:00Z">
          <w:pPr>
            <w:ind w:firstLine="540"/>
          </w:pPr>
        </w:pPrChange>
      </w:pPr>
      <w:del w:id="5339" w:author="The Si Tran" w:date="2012-12-06T01:51:00Z">
        <w:r w:rsidRPr="00AF1345" w:rsidDel="007850C8">
          <w:rPr>
            <w:position w:val="-14"/>
            <w:lang w:val="pt-BR"/>
          </w:rPr>
          <w:object w:dxaOrig="3620" w:dyaOrig="400" w14:anchorId="0094FDCF">
            <v:shape id="_x0000_i1094" type="#_x0000_t75" style="width:237.75pt;height:21.75pt" o:ole="">
              <v:imagedata r:id="rId155" o:title=""/>
            </v:shape>
            <o:OLEObject Type="Embed" ProgID="Equation.DSMT4" ShapeID="_x0000_i1094" DrawAspect="Content" ObjectID="_1417583515" r:id="rId156"/>
          </w:object>
        </w:r>
      </w:del>
    </w:p>
    <w:p w14:paraId="359937AB" w14:textId="6687FB63" w:rsidR="007304D9" w:rsidRDefault="006A21F7" w:rsidP="007304D9">
      <w:pPr>
        <w:rPr>
          <w:lang w:val="pt-BR"/>
        </w:rPr>
      </w:pPr>
      <w:r w:rsidRPr="0049233F">
        <w:rPr>
          <w:lang w:val="pt-BR"/>
          <w:rPrChange w:id="5340" w:author="The Si Tran" w:date="2012-12-05T23:02:00Z">
            <w:rPr>
              <w:sz w:val="28"/>
              <w:szCs w:val="28"/>
              <w:lang w:val="pt-BR"/>
            </w:rPr>
          </w:rPrChange>
        </w:rPr>
        <w:t xml:space="preserve">Việc xác định các thông số </w:t>
      </w:r>
      <w:r w:rsidRPr="00423CB2">
        <w:rPr>
          <w:i/>
          <w:lang w:val="pt-BR"/>
          <w:rPrChange w:id="5341" w:author="The Si Tran" w:date="2012-12-05T23:02:00Z">
            <w:rPr>
              <w:sz w:val="28"/>
              <w:szCs w:val="28"/>
              <w:lang w:val="pt-BR"/>
            </w:rPr>
          </w:rPrChange>
        </w:rPr>
        <w:t>P</w:t>
      </w:r>
      <w:r w:rsidRPr="0049233F">
        <w:rPr>
          <w:lang w:val="pt-BR"/>
          <w:rPrChange w:id="5342" w:author="The Si Tran" w:date="2012-12-05T23:02:00Z">
            <w:rPr>
              <w:sz w:val="28"/>
              <w:szCs w:val="28"/>
              <w:lang w:val="pt-BR"/>
            </w:rPr>
          </w:rPrChange>
        </w:rPr>
        <w:t xml:space="preserve">, </w:t>
      </w:r>
      <w:r w:rsidRPr="00423CB2">
        <w:rPr>
          <w:i/>
          <w:lang w:val="pt-BR"/>
          <w:rPrChange w:id="5343" w:author="The Si Tran" w:date="2012-12-05T23:02:00Z">
            <w:rPr>
              <w:sz w:val="28"/>
              <w:szCs w:val="28"/>
              <w:lang w:val="pt-BR"/>
            </w:rPr>
          </w:rPrChange>
        </w:rPr>
        <w:t>D</w:t>
      </w:r>
      <w:r w:rsidRPr="0049233F">
        <w:rPr>
          <w:lang w:val="pt-BR"/>
          <w:rPrChange w:id="5344" w:author="The Si Tran" w:date="2012-12-05T23:02:00Z">
            <w:rPr>
              <w:sz w:val="28"/>
              <w:szCs w:val="28"/>
              <w:lang w:val="pt-BR"/>
            </w:rPr>
          </w:rPrChange>
        </w:rPr>
        <w:t xml:space="preserve">, </w:t>
      </w:r>
      <w:r w:rsidRPr="00423CB2">
        <w:rPr>
          <w:i/>
          <w:lang w:val="pt-BR"/>
          <w:rPrChange w:id="5345" w:author="The Si Tran" w:date="2012-12-05T23:02:00Z">
            <w:rPr>
              <w:sz w:val="28"/>
              <w:szCs w:val="28"/>
              <w:lang w:val="pt-BR"/>
            </w:rPr>
          </w:rPrChange>
        </w:rPr>
        <w:t>Q</w:t>
      </w:r>
      <w:r w:rsidRPr="0049233F">
        <w:rPr>
          <w:lang w:val="pt-BR"/>
          <w:rPrChange w:id="5346" w:author="The Si Tran" w:date="2012-12-05T23:02:00Z">
            <w:rPr>
              <w:sz w:val="28"/>
              <w:szCs w:val="28"/>
              <w:lang w:val="pt-BR"/>
            </w:rPr>
          </w:rPrChange>
        </w:rPr>
        <w:t xml:space="preserve"> tương tự như việc xác định các hệ số </w:t>
      </w:r>
      <w:r w:rsidRPr="00423CB2">
        <w:rPr>
          <w:i/>
          <w:lang w:val="pt-BR"/>
          <w:rPrChange w:id="5347" w:author="The Si Tran" w:date="2012-12-05T23:02:00Z">
            <w:rPr>
              <w:sz w:val="28"/>
              <w:szCs w:val="28"/>
              <w:lang w:val="pt-BR"/>
            </w:rPr>
          </w:rPrChange>
        </w:rPr>
        <w:t>p</w:t>
      </w:r>
      <w:r w:rsidRPr="0049233F">
        <w:rPr>
          <w:lang w:val="pt-BR"/>
          <w:rPrChange w:id="5348" w:author="The Si Tran" w:date="2012-12-05T23:02:00Z">
            <w:rPr>
              <w:sz w:val="28"/>
              <w:szCs w:val="28"/>
              <w:lang w:val="pt-BR"/>
            </w:rPr>
          </w:rPrChange>
        </w:rPr>
        <w:t xml:space="preserve">, </w:t>
      </w:r>
      <w:r w:rsidRPr="00423CB2">
        <w:rPr>
          <w:i/>
          <w:lang w:val="pt-BR"/>
          <w:rPrChange w:id="5349" w:author="The Si Tran" w:date="2012-12-05T23:02:00Z">
            <w:rPr>
              <w:sz w:val="28"/>
              <w:szCs w:val="28"/>
              <w:lang w:val="pt-BR"/>
            </w:rPr>
          </w:rPrChange>
        </w:rPr>
        <w:t>d</w:t>
      </w:r>
      <w:r w:rsidRPr="0049233F">
        <w:rPr>
          <w:lang w:val="pt-BR"/>
          <w:rPrChange w:id="5350" w:author="The Si Tran" w:date="2012-12-05T23:02:00Z">
            <w:rPr>
              <w:sz w:val="28"/>
              <w:szCs w:val="28"/>
              <w:lang w:val="pt-BR"/>
            </w:rPr>
          </w:rPrChange>
        </w:rPr>
        <w:t xml:space="preserve">, </w:t>
      </w:r>
      <w:r w:rsidRPr="00423CB2">
        <w:rPr>
          <w:i/>
          <w:lang w:val="pt-BR"/>
          <w:rPrChange w:id="5351" w:author="The Si Tran" w:date="2012-12-05T23:02:00Z">
            <w:rPr>
              <w:sz w:val="28"/>
              <w:szCs w:val="28"/>
              <w:lang w:val="pt-BR"/>
            </w:rPr>
          </w:rPrChange>
        </w:rPr>
        <w:t>q</w:t>
      </w:r>
      <w:r w:rsidRPr="0049233F">
        <w:rPr>
          <w:lang w:val="pt-BR"/>
          <w:rPrChange w:id="5352" w:author="The Si Tran" w:date="2012-12-05T23:02:00Z">
            <w:rPr>
              <w:sz w:val="28"/>
              <w:szCs w:val="28"/>
              <w:lang w:val="pt-BR"/>
            </w:rPr>
          </w:rPrChange>
        </w:rPr>
        <w:t xml:space="preserve"> thông thường chỉ khác ở chỗ các dấu hiệu của hàm tự tương quan và hàm tự tương quan riêng phần khác thể hiện theo các độ trễ là bội của </w:t>
      </w:r>
      <w:r w:rsidRPr="00423CB2">
        <w:rPr>
          <w:i/>
          <w:lang w:val="pt-BR"/>
          <w:rPrChange w:id="5353" w:author="The Si Tran" w:date="2012-12-05T23:02:00Z">
            <w:rPr>
              <w:sz w:val="28"/>
              <w:szCs w:val="28"/>
              <w:lang w:val="pt-BR"/>
            </w:rPr>
          </w:rPrChange>
        </w:rPr>
        <w:t>s</w:t>
      </w:r>
      <w:r w:rsidRPr="0049233F">
        <w:rPr>
          <w:lang w:val="pt-BR"/>
          <w:rPrChange w:id="5354" w:author="The Si Tran" w:date="2012-12-05T23:02:00Z">
            <w:rPr>
              <w:sz w:val="28"/>
              <w:szCs w:val="28"/>
              <w:lang w:val="pt-BR"/>
            </w:rPr>
          </w:rPrChange>
        </w:rPr>
        <w:t>.</w:t>
      </w:r>
    </w:p>
    <w:p w14:paraId="7B028F55" w14:textId="77777777" w:rsidR="006A21F7" w:rsidRPr="00286C29" w:rsidDel="00677FF8" w:rsidRDefault="006A21F7" w:rsidP="006A21F7">
      <w:pPr>
        <w:pStyle w:val="Heading2"/>
        <w:rPr>
          <w:del w:id="5355" w:author="The Si Tran" w:date="2012-12-10T20:40:00Z"/>
          <w:rPrChange w:id="5356" w:author="The Si Tran" w:date="2012-12-05T23:02:00Z">
            <w:rPr>
              <w:del w:id="5357" w:author="The Si Tran" w:date="2012-12-10T20:40:00Z"/>
              <w:lang w:val="pt-BR"/>
            </w:rPr>
          </w:rPrChange>
        </w:rPr>
      </w:pPr>
      <w:bookmarkStart w:id="5358" w:name="_Toc312142555"/>
      <w:del w:id="5359" w:author="The Si Tran" w:date="2012-12-10T20:40:00Z">
        <w:r w:rsidRPr="00286C29" w:rsidDel="00677FF8">
          <w:delText>Các bước xây dựng mô hình ARIMA</w:delText>
        </w:r>
        <w:bookmarkStart w:id="5360" w:name="_Toc343083584"/>
        <w:bookmarkStart w:id="5361" w:name="_Toc343083798"/>
        <w:bookmarkStart w:id="5362" w:name="_Toc343084009"/>
        <w:bookmarkStart w:id="5363" w:name="_Toc343220768"/>
        <w:bookmarkStart w:id="5364" w:name="_Toc343232272"/>
        <w:bookmarkStart w:id="5365" w:name="_Toc343232685"/>
        <w:bookmarkStart w:id="5366" w:name="_Toc343232970"/>
        <w:bookmarkStart w:id="5367" w:name="_Toc343415475"/>
        <w:bookmarkStart w:id="5368" w:name="_Toc343415771"/>
        <w:bookmarkStart w:id="5369" w:name="_Toc343452430"/>
        <w:bookmarkStart w:id="5370" w:name="_Toc343461220"/>
        <w:bookmarkStart w:id="5371" w:name="_Toc343494107"/>
        <w:bookmarkStart w:id="5372" w:name="_Toc343494319"/>
        <w:bookmarkStart w:id="5373" w:name="_Toc343495092"/>
        <w:bookmarkStart w:id="5374" w:name="_Toc343660319"/>
        <w:bookmarkStart w:id="5375" w:name="_Toc343660533"/>
        <w:bookmarkStart w:id="5376" w:name="_Toc343711161"/>
        <w:bookmarkStart w:id="5377" w:name="_Toc343829125"/>
        <w:bookmarkStart w:id="5378" w:name="_Toc343831929"/>
        <w:bookmarkStart w:id="5379" w:name="_Toc343832299"/>
        <w:bookmarkStart w:id="5380" w:name="_Toc343832516"/>
        <w:bookmarkStart w:id="5381" w:name="_Toc343832733"/>
        <w:bookmarkStart w:id="5382" w:name="_Toc343837326"/>
        <w:bookmarkEnd w:id="5358"/>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C41ADFC" w14:textId="77777777" w:rsidR="006A21F7" w:rsidRPr="00286C29" w:rsidDel="00677FF8" w:rsidRDefault="006A21F7" w:rsidP="006A21F7">
      <w:pPr>
        <w:ind w:firstLine="540"/>
        <w:rPr>
          <w:del w:id="5383" w:author="The Si Tran" w:date="2012-12-10T20:40:00Z"/>
          <w:rPrChange w:id="5384" w:author="The Si Tran" w:date="2012-12-05T23:02:00Z">
            <w:rPr>
              <w:del w:id="5385" w:author="The Si Tran" w:date="2012-12-10T20:40:00Z"/>
              <w:sz w:val="28"/>
              <w:szCs w:val="28"/>
              <w:lang w:val="pt-BR"/>
            </w:rPr>
          </w:rPrChange>
        </w:rPr>
      </w:pPr>
      <w:del w:id="5386" w:author="The Si Tran" w:date="2012-12-10T20:40:00Z">
        <w:r w:rsidRPr="00286C29" w:rsidDel="00677FF8">
          <w:rPr>
            <w:rPrChange w:id="5387"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5388" w:name="_Toc343083585"/>
        <w:bookmarkStart w:id="5389" w:name="_Toc343083799"/>
        <w:bookmarkStart w:id="5390" w:name="_Toc343084010"/>
        <w:bookmarkStart w:id="5391" w:name="_Toc343220769"/>
        <w:bookmarkStart w:id="5392" w:name="_Toc343232273"/>
        <w:bookmarkStart w:id="5393" w:name="_Toc343232686"/>
        <w:bookmarkStart w:id="5394" w:name="_Toc343232971"/>
        <w:bookmarkStart w:id="5395" w:name="_Toc343415476"/>
        <w:bookmarkStart w:id="5396" w:name="_Toc343415772"/>
        <w:bookmarkStart w:id="5397" w:name="_Toc343452431"/>
        <w:bookmarkStart w:id="5398" w:name="_Toc343461221"/>
        <w:bookmarkStart w:id="5399" w:name="_Toc343494108"/>
        <w:bookmarkStart w:id="5400" w:name="_Toc343494320"/>
        <w:bookmarkStart w:id="5401" w:name="_Toc343495093"/>
        <w:bookmarkStart w:id="5402" w:name="_Toc343660320"/>
        <w:bookmarkStart w:id="5403" w:name="_Toc343660534"/>
        <w:bookmarkStart w:id="5404" w:name="_Toc343711162"/>
        <w:bookmarkStart w:id="5405" w:name="_Toc343829126"/>
        <w:bookmarkStart w:id="5406" w:name="_Toc343831930"/>
        <w:bookmarkStart w:id="5407" w:name="_Toc343832300"/>
        <w:bookmarkStart w:id="5408" w:name="_Toc343832517"/>
        <w:bookmarkStart w:id="5409" w:name="_Toc343832734"/>
        <w:bookmarkStart w:id="5410" w:name="_Toc34383732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del>
    </w:p>
    <w:p w14:paraId="6EBC6AFF" w14:textId="77777777" w:rsidR="006A21F7" w:rsidRPr="00286C29" w:rsidDel="00677FF8" w:rsidRDefault="006A21F7" w:rsidP="006A21F7">
      <w:pPr>
        <w:ind w:firstLine="540"/>
        <w:rPr>
          <w:del w:id="5411" w:author="The Si Tran" w:date="2012-12-10T20:40:00Z"/>
          <w:rPrChange w:id="5412" w:author="The Si Tran" w:date="2012-12-05T23:02:00Z">
            <w:rPr>
              <w:del w:id="5413" w:author="The Si Tran" w:date="2012-12-10T20:40:00Z"/>
              <w:sz w:val="28"/>
              <w:szCs w:val="28"/>
              <w:lang w:val="pt-BR"/>
            </w:rPr>
          </w:rPrChange>
        </w:rPr>
      </w:pPr>
      <w:del w:id="5414" w:author="The Si Tran" w:date="2012-12-10T20:40:00Z">
        <w:r w:rsidRPr="00286C29" w:rsidDel="00677FF8">
          <w:rPr>
            <w:rPrChange w:id="5415" w:author="Unknown">
              <w:rPr>
                <w:noProof/>
                <w:sz w:val="28"/>
                <w:szCs w:val="28"/>
              </w:rPr>
            </w:rPrChange>
          </w:rPr>
          <w:drawing>
            <wp:inline distT="0" distB="0" distL="0" distR="0" wp14:anchorId="6ED9A412" wp14:editId="6BB51D3F">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5416" w:name="_Toc343083586"/>
        <w:bookmarkStart w:id="5417" w:name="_Toc343083800"/>
        <w:bookmarkStart w:id="5418" w:name="_Toc343084011"/>
        <w:bookmarkStart w:id="5419" w:name="_Toc343220770"/>
        <w:bookmarkStart w:id="5420" w:name="_Toc343232274"/>
        <w:bookmarkStart w:id="5421" w:name="_Toc343232687"/>
        <w:bookmarkStart w:id="5422" w:name="_Toc343232972"/>
        <w:bookmarkStart w:id="5423" w:name="_Toc343415477"/>
        <w:bookmarkStart w:id="5424" w:name="_Toc343415773"/>
        <w:bookmarkStart w:id="5425" w:name="_Toc343452432"/>
        <w:bookmarkStart w:id="5426" w:name="_Toc343461222"/>
        <w:bookmarkStart w:id="5427" w:name="_Toc343494109"/>
        <w:bookmarkStart w:id="5428" w:name="_Toc343494321"/>
        <w:bookmarkStart w:id="5429" w:name="_Toc343495094"/>
        <w:bookmarkStart w:id="5430" w:name="_Toc343660321"/>
        <w:bookmarkStart w:id="5431" w:name="_Toc343660535"/>
        <w:bookmarkStart w:id="5432" w:name="_Toc343711163"/>
        <w:bookmarkStart w:id="5433" w:name="_Toc343829127"/>
        <w:bookmarkStart w:id="5434" w:name="_Toc343831931"/>
        <w:bookmarkStart w:id="5435" w:name="_Toc343832301"/>
        <w:bookmarkStart w:id="5436" w:name="_Toc343832518"/>
        <w:bookmarkStart w:id="5437" w:name="_Toc343832735"/>
        <w:bookmarkStart w:id="5438" w:name="_Toc343837328"/>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del>
    </w:p>
    <w:p w14:paraId="4D61994B" w14:textId="77777777" w:rsidR="006A21F7" w:rsidRPr="00286C29" w:rsidDel="00677FF8" w:rsidRDefault="006A21F7" w:rsidP="006A21F7">
      <w:pPr>
        <w:pStyle w:val="Caption"/>
        <w:rPr>
          <w:del w:id="5439" w:author="The Si Tran" w:date="2012-12-10T20:40:00Z"/>
          <w:rPrChange w:id="5440" w:author="The Si Tran" w:date="2012-12-05T23:02:00Z">
            <w:rPr>
              <w:del w:id="5441" w:author="The Si Tran" w:date="2012-12-10T20:40:00Z"/>
              <w:sz w:val="28"/>
              <w:szCs w:val="28"/>
              <w:lang w:val="pt-BR"/>
            </w:rPr>
          </w:rPrChange>
        </w:rPr>
      </w:pPr>
      <w:del w:id="5442" w:author="The Si Tran" w:date="2012-12-10T20:40:00Z">
        <w:r w:rsidRPr="00286C29" w:rsidDel="00677FF8">
          <w:rPr>
            <w:rPrChange w:id="5443" w:author="The Si Tran" w:date="2012-12-05T23:02:00Z">
              <w:rPr>
                <w:sz w:val="28"/>
                <w:szCs w:val="28"/>
                <w:lang w:val="pt-BR"/>
              </w:rPr>
            </w:rPrChange>
          </w:rPr>
          <w:tab/>
        </w:r>
        <w:r w:rsidRPr="00286C29" w:rsidDel="00677FF8">
          <w:rPr>
            <w:rPrChange w:id="5444" w:author="The Si Tran" w:date="2012-12-05T23:02:00Z">
              <w:rPr>
                <w:sz w:val="28"/>
                <w:szCs w:val="28"/>
                <w:lang w:val="pt-BR"/>
              </w:rPr>
            </w:rPrChange>
          </w:rPr>
          <w:tab/>
        </w:r>
        <w:bookmarkStart w:id="5445" w:name="_Toc312142084"/>
        <w:r w:rsidRPr="00286C29" w:rsidDel="00677FF8">
          <w:rPr>
            <w:rPrChange w:id="5446" w:author="The Si Tran" w:date="2012-12-05T23:02:00Z">
              <w:rPr>
                <w:sz w:val="28"/>
                <w:szCs w:val="28"/>
                <w:lang w:val="pt-BR"/>
              </w:rPr>
            </w:rPrChange>
          </w:rPr>
          <w:delText xml:space="preserve">Hình </w:delText>
        </w:r>
        <w:r w:rsidRPr="00286C29" w:rsidDel="00677FF8">
          <w:rPr>
            <w:rPrChange w:id="5447" w:author="The Si Tran" w:date="2012-12-05T23:02:00Z">
              <w:rPr>
                <w:sz w:val="28"/>
                <w:szCs w:val="28"/>
              </w:rPr>
            </w:rPrChange>
          </w:rPr>
          <w:fldChar w:fldCharType="begin"/>
        </w:r>
        <w:r w:rsidRPr="00286C29" w:rsidDel="00677FF8">
          <w:rPr>
            <w:rPrChange w:id="5448" w:author="The Si Tran" w:date="2012-12-05T23:02:00Z">
              <w:rPr>
                <w:sz w:val="28"/>
                <w:szCs w:val="28"/>
                <w:lang w:val="pt-BR"/>
              </w:rPr>
            </w:rPrChange>
          </w:rPr>
          <w:delInstrText xml:space="preserve"> SEQ Hình \* ARABIC </w:delInstrText>
        </w:r>
        <w:r w:rsidRPr="00286C29" w:rsidDel="00677FF8">
          <w:rPr>
            <w:rPrChange w:id="5449" w:author="The Si Tran" w:date="2012-12-05T23:02:00Z">
              <w:rPr>
                <w:sz w:val="28"/>
                <w:szCs w:val="28"/>
              </w:rPr>
            </w:rPrChange>
          </w:rPr>
          <w:fldChar w:fldCharType="separate"/>
        </w:r>
        <w:r w:rsidRPr="00286C29" w:rsidDel="00677FF8">
          <w:rPr>
            <w:rPrChange w:id="5450" w:author="The Si Tran" w:date="2012-12-05T23:02:00Z">
              <w:rPr>
                <w:noProof/>
                <w:sz w:val="28"/>
                <w:szCs w:val="28"/>
                <w:lang w:val="pt-BR"/>
              </w:rPr>
            </w:rPrChange>
          </w:rPr>
          <w:delText>10</w:delText>
        </w:r>
        <w:r w:rsidRPr="00286C29" w:rsidDel="00677FF8">
          <w:rPr>
            <w:rPrChange w:id="5451" w:author="The Si Tran" w:date="2012-12-05T23:02:00Z">
              <w:rPr>
                <w:sz w:val="28"/>
                <w:szCs w:val="28"/>
              </w:rPr>
            </w:rPrChange>
          </w:rPr>
          <w:fldChar w:fldCharType="end"/>
        </w:r>
        <w:r w:rsidRPr="00286C29" w:rsidDel="00677FF8">
          <w:rPr>
            <w:rPrChange w:id="5452" w:author="The Si Tran" w:date="2012-12-05T23:02:00Z">
              <w:rPr>
                <w:sz w:val="28"/>
                <w:szCs w:val="28"/>
                <w:lang w:val="pt-BR"/>
              </w:rPr>
            </w:rPrChange>
          </w:rPr>
          <w:delText xml:space="preserve"> Các bước xây dựng mô hình ARIMA</w:delText>
        </w:r>
        <w:bookmarkStart w:id="5453" w:name="_Toc343083587"/>
        <w:bookmarkStart w:id="5454" w:name="_Toc343083801"/>
        <w:bookmarkStart w:id="5455" w:name="_Toc343084012"/>
        <w:bookmarkStart w:id="5456" w:name="_Toc343220771"/>
        <w:bookmarkStart w:id="5457" w:name="_Toc343232275"/>
        <w:bookmarkStart w:id="5458" w:name="_Toc343232688"/>
        <w:bookmarkStart w:id="5459" w:name="_Toc343232973"/>
        <w:bookmarkStart w:id="5460" w:name="_Toc343415478"/>
        <w:bookmarkStart w:id="5461" w:name="_Toc343415774"/>
        <w:bookmarkStart w:id="5462" w:name="_Toc343452433"/>
        <w:bookmarkStart w:id="5463" w:name="_Toc343461223"/>
        <w:bookmarkStart w:id="5464" w:name="_Toc343494110"/>
        <w:bookmarkStart w:id="5465" w:name="_Toc343494322"/>
        <w:bookmarkStart w:id="5466" w:name="_Toc343495095"/>
        <w:bookmarkStart w:id="5467" w:name="_Toc343660322"/>
        <w:bookmarkStart w:id="5468" w:name="_Toc343660536"/>
        <w:bookmarkStart w:id="5469" w:name="_Toc343711164"/>
        <w:bookmarkStart w:id="5470" w:name="_Toc343829128"/>
        <w:bookmarkStart w:id="5471" w:name="_Toc343831932"/>
        <w:bookmarkStart w:id="5472" w:name="_Toc343832302"/>
        <w:bookmarkStart w:id="5473" w:name="_Toc343832519"/>
        <w:bookmarkStart w:id="5474" w:name="_Toc343832736"/>
        <w:bookmarkStart w:id="5475" w:name="_Toc343837329"/>
        <w:bookmarkEnd w:id="5445"/>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del>
    </w:p>
    <w:p w14:paraId="3442B860" w14:textId="77777777" w:rsidR="006A21F7" w:rsidRPr="00286C29" w:rsidDel="00677FF8" w:rsidRDefault="006A21F7" w:rsidP="006A21F7">
      <w:pPr>
        <w:ind w:firstLine="540"/>
        <w:rPr>
          <w:del w:id="5476" w:author="The Si Tran" w:date="2012-12-10T20:40:00Z"/>
          <w:rPrChange w:id="5477" w:author="The Si Tran" w:date="2012-12-05T23:02:00Z">
            <w:rPr>
              <w:del w:id="5478" w:author="The Si Tran" w:date="2012-12-10T20:40:00Z"/>
              <w:b/>
              <w:sz w:val="28"/>
              <w:szCs w:val="28"/>
              <w:lang w:val="pt-BR"/>
            </w:rPr>
          </w:rPrChange>
        </w:rPr>
      </w:pPr>
      <w:del w:id="5479" w:author="The Si Tran" w:date="2012-12-10T20:40:00Z">
        <w:r w:rsidRPr="00286C29" w:rsidDel="00677FF8">
          <w:rPr>
            <w:rPrChange w:id="5480" w:author="The Si Tran" w:date="2012-12-05T23:02:00Z">
              <w:rPr>
                <w:b/>
                <w:sz w:val="28"/>
                <w:szCs w:val="28"/>
                <w:lang w:val="pt-BR"/>
              </w:rPr>
            </w:rPrChange>
          </w:rPr>
          <w:delText>Bước 1: Xác định mô hình dự tuyển</w:delText>
        </w:r>
        <w:bookmarkStart w:id="5481" w:name="_Toc343083588"/>
        <w:bookmarkStart w:id="5482" w:name="_Toc343083802"/>
        <w:bookmarkStart w:id="5483" w:name="_Toc343084013"/>
        <w:bookmarkStart w:id="5484" w:name="_Toc343220772"/>
        <w:bookmarkStart w:id="5485" w:name="_Toc343232276"/>
        <w:bookmarkStart w:id="5486" w:name="_Toc343232689"/>
        <w:bookmarkStart w:id="5487" w:name="_Toc343232974"/>
        <w:bookmarkStart w:id="5488" w:name="_Toc343415479"/>
        <w:bookmarkStart w:id="5489" w:name="_Toc343415775"/>
        <w:bookmarkStart w:id="5490" w:name="_Toc343452434"/>
        <w:bookmarkStart w:id="5491" w:name="_Toc343461224"/>
        <w:bookmarkStart w:id="5492" w:name="_Toc343494111"/>
        <w:bookmarkStart w:id="5493" w:name="_Toc343494323"/>
        <w:bookmarkStart w:id="5494" w:name="_Toc343495096"/>
        <w:bookmarkStart w:id="5495" w:name="_Toc343660323"/>
        <w:bookmarkStart w:id="5496" w:name="_Toc343660537"/>
        <w:bookmarkStart w:id="5497" w:name="_Toc343711165"/>
        <w:bookmarkStart w:id="5498" w:name="_Toc343829129"/>
        <w:bookmarkStart w:id="5499" w:name="_Toc343831933"/>
        <w:bookmarkStart w:id="5500" w:name="_Toc343832303"/>
        <w:bookmarkStart w:id="5501" w:name="_Toc343832520"/>
        <w:bookmarkStart w:id="5502" w:name="_Toc343832737"/>
        <w:bookmarkStart w:id="5503" w:name="_Toc34383733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del>
    </w:p>
    <w:p w14:paraId="7EA80473" w14:textId="77777777" w:rsidR="006A21F7" w:rsidRPr="00286C29" w:rsidDel="00677FF8" w:rsidRDefault="006A21F7" w:rsidP="006A21F7">
      <w:pPr>
        <w:ind w:firstLine="540"/>
        <w:rPr>
          <w:del w:id="5504" w:author="The Si Tran" w:date="2012-12-10T20:40:00Z"/>
          <w:rPrChange w:id="5505" w:author="The Si Tran" w:date="2012-12-05T23:02:00Z">
            <w:rPr>
              <w:del w:id="5506" w:author="The Si Tran" w:date="2012-12-10T20:40:00Z"/>
              <w:sz w:val="28"/>
              <w:szCs w:val="28"/>
              <w:lang w:val="pt-BR"/>
            </w:rPr>
          </w:rPrChange>
        </w:rPr>
      </w:pPr>
      <w:del w:id="5507" w:author="The Si Tran" w:date="2012-12-10T20:40:00Z">
        <w:r w:rsidRPr="00286C29" w:rsidDel="00677FF8">
          <w:rPr>
            <w:rPrChange w:id="5508" w:author="The Si Tran" w:date="2012-12-05T23:02:00Z">
              <w:rPr>
                <w:sz w:val="28"/>
                <w:szCs w:val="28"/>
                <w:lang w:val="pt-BR"/>
              </w:rPr>
            </w:rPrChange>
          </w:rPr>
          <w:delText>Để xác định mô hình ban đầu ta trước hết cần quan sát hình ảnh và hàm tự tương quan của chuỗi thời gian để xem chuỗi thời gian có phải là chuỗi tĩnh hay không. R có hai hàm là plot() và acf() 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5509" w:name="_Toc343083589"/>
        <w:bookmarkStart w:id="5510" w:name="_Toc343083803"/>
        <w:bookmarkStart w:id="5511" w:name="_Toc343084014"/>
        <w:bookmarkStart w:id="5512" w:name="_Toc343220773"/>
        <w:bookmarkStart w:id="5513" w:name="_Toc343232277"/>
        <w:bookmarkStart w:id="5514" w:name="_Toc343232690"/>
        <w:bookmarkStart w:id="5515" w:name="_Toc343232975"/>
        <w:bookmarkStart w:id="5516" w:name="_Toc343415480"/>
        <w:bookmarkStart w:id="5517" w:name="_Toc343415776"/>
        <w:bookmarkStart w:id="5518" w:name="_Toc343452435"/>
        <w:bookmarkStart w:id="5519" w:name="_Toc343461225"/>
        <w:bookmarkStart w:id="5520" w:name="_Toc343494112"/>
        <w:bookmarkStart w:id="5521" w:name="_Toc343494324"/>
        <w:bookmarkStart w:id="5522" w:name="_Toc343495097"/>
        <w:bookmarkStart w:id="5523" w:name="_Toc343660324"/>
        <w:bookmarkStart w:id="5524" w:name="_Toc343660538"/>
        <w:bookmarkStart w:id="5525" w:name="_Toc343711166"/>
        <w:bookmarkStart w:id="5526" w:name="_Toc343829130"/>
        <w:bookmarkStart w:id="5527" w:name="_Toc343831934"/>
        <w:bookmarkStart w:id="5528" w:name="_Toc343832304"/>
        <w:bookmarkStart w:id="5529" w:name="_Toc343832521"/>
        <w:bookmarkStart w:id="5530" w:name="_Toc343832738"/>
        <w:bookmarkStart w:id="5531" w:name="_Toc343837331"/>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0EBFBE38" w14:textId="77777777" w:rsidR="006A21F7" w:rsidRPr="00286C29" w:rsidDel="00677FF8" w:rsidRDefault="006A21F7" w:rsidP="006A21F7">
      <w:pPr>
        <w:ind w:firstLine="540"/>
        <w:rPr>
          <w:del w:id="5532" w:author="The Si Tran" w:date="2012-12-10T20:40:00Z"/>
          <w:rPrChange w:id="5533" w:author="The Si Tran" w:date="2012-12-05T23:02:00Z">
            <w:rPr>
              <w:del w:id="5534" w:author="The Si Tran" w:date="2012-12-10T20:40:00Z"/>
              <w:b/>
              <w:sz w:val="28"/>
              <w:szCs w:val="28"/>
              <w:lang w:val="pt-BR"/>
            </w:rPr>
          </w:rPrChange>
        </w:rPr>
      </w:pPr>
      <w:del w:id="5535" w:author="The Si Tran" w:date="2012-12-10T20:40:00Z">
        <w:r w:rsidRPr="00286C29" w:rsidDel="00677FF8">
          <w:rPr>
            <w:rPrChange w:id="5536" w:author="The Si Tran" w:date="2012-12-05T23:02:00Z">
              <w:rPr>
                <w:b/>
                <w:sz w:val="28"/>
                <w:szCs w:val="28"/>
                <w:lang w:val="pt-BR"/>
              </w:rPr>
            </w:rPrChange>
          </w:rPr>
          <w:delText>Bước 2: Ước lượng mô hình</w:delText>
        </w:r>
        <w:bookmarkStart w:id="5537" w:name="_Toc343083590"/>
        <w:bookmarkStart w:id="5538" w:name="_Toc343083804"/>
        <w:bookmarkStart w:id="5539" w:name="_Toc343084015"/>
        <w:bookmarkStart w:id="5540" w:name="_Toc343220774"/>
        <w:bookmarkStart w:id="5541" w:name="_Toc343232278"/>
        <w:bookmarkStart w:id="5542" w:name="_Toc343232691"/>
        <w:bookmarkStart w:id="5543" w:name="_Toc343232976"/>
        <w:bookmarkStart w:id="5544" w:name="_Toc343415481"/>
        <w:bookmarkStart w:id="5545" w:name="_Toc343415777"/>
        <w:bookmarkStart w:id="5546" w:name="_Toc343452436"/>
        <w:bookmarkStart w:id="5547" w:name="_Toc343461226"/>
        <w:bookmarkStart w:id="5548" w:name="_Toc343494113"/>
        <w:bookmarkStart w:id="5549" w:name="_Toc343494325"/>
        <w:bookmarkStart w:id="5550" w:name="_Toc343495098"/>
        <w:bookmarkStart w:id="5551" w:name="_Toc343660325"/>
        <w:bookmarkStart w:id="5552" w:name="_Toc343660539"/>
        <w:bookmarkStart w:id="5553" w:name="_Toc343711167"/>
        <w:bookmarkStart w:id="5554" w:name="_Toc343829131"/>
        <w:bookmarkStart w:id="5555" w:name="_Toc343831935"/>
        <w:bookmarkStart w:id="5556" w:name="_Toc343832305"/>
        <w:bookmarkStart w:id="5557" w:name="_Toc343832522"/>
        <w:bookmarkStart w:id="5558" w:name="_Toc343832739"/>
        <w:bookmarkStart w:id="5559" w:name="_Toc343837332"/>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del>
    </w:p>
    <w:p w14:paraId="6CF1295B" w14:textId="77777777" w:rsidR="006A21F7" w:rsidRPr="00286C29" w:rsidDel="00677FF8" w:rsidRDefault="006A21F7" w:rsidP="006A21F7">
      <w:pPr>
        <w:ind w:firstLine="540"/>
        <w:rPr>
          <w:del w:id="5560" w:author="The Si Tran" w:date="2012-12-10T20:40:00Z"/>
          <w:rPrChange w:id="5561" w:author="The Si Tran" w:date="2012-12-05T23:02:00Z">
            <w:rPr>
              <w:del w:id="5562" w:author="The Si Tran" w:date="2012-12-10T20:40:00Z"/>
              <w:sz w:val="28"/>
              <w:szCs w:val="28"/>
              <w:lang w:val="pt-BR"/>
            </w:rPr>
          </w:rPrChange>
        </w:rPr>
      </w:pPr>
      <w:del w:id="5563" w:author="The Si Tran" w:date="2012-12-10T20:40:00Z">
        <w:r w:rsidRPr="00286C29" w:rsidDel="00677FF8">
          <w:rPr>
            <w:rPrChange w:id="5564" w:author="The Si Tran" w:date="2012-12-05T23:02:00Z">
              <w:rPr>
                <w:sz w:val="28"/>
                <w:szCs w:val="28"/>
                <w:lang w:val="pt-BR"/>
              </w:rPr>
            </w:rPrChange>
          </w:rPr>
          <w:delText>Sau khi đã xác định được bậc của mô hình, ta tiến hành ước lượng các thông số. Trong thực tế công việc này được thực hiện tự động bằng các gói phần mềm máy tính.Trong R ta có hàm arima() nhận thông số là chuỗi thời gian và bậc của mô hình để ước lượng mô hình.</w:delText>
        </w:r>
        <w:bookmarkStart w:id="5565" w:name="_Toc343083591"/>
        <w:bookmarkStart w:id="5566" w:name="_Toc343083805"/>
        <w:bookmarkStart w:id="5567" w:name="_Toc343084016"/>
        <w:bookmarkStart w:id="5568" w:name="_Toc343220775"/>
        <w:bookmarkStart w:id="5569" w:name="_Toc343232279"/>
        <w:bookmarkStart w:id="5570" w:name="_Toc343232692"/>
        <w:bookmarkStart w:id="5571" w:name="_Toc343232977"/>
        <w:bookmarkStart w:id="5572" w:name="_Toc343415482"/>
        <w:bookmarkStart w:id="5573" w:name="_Toc343415778"/>
        <w:bookmarkStart w:id="5574" w:name="_Toc343452437"/>
        <w:bookmarkStart w:id="5575" w:name="_Toc343461227"/>
        <w:bookmarkStart w:id="5576" w:name="_Toc343494114"/>
        <w:bookmarkStart w:id="5577" w:name="_Toc343494326"/>
        <w:bookmarkStart w:id="5578" w:name="_Toc343495099"/>
        <w:bookmarkStart w:id="5579" w:name="_Toc343660326"/>
        <w:bookmarkStart w:id="5580" w:name="_Toc343660540"/>
        <w:bookmarkStart w:id="5581" w:name="_Toc343711168"/>
        <w:bookmarkStart w:id="5582" w:name="_Toc343829132"/>
        <w:bookmarkStart w:id="5583" w:name="_Toc343831936"/>
        <w:bookmarkStart w:id="5584" w:name="_Toc343832306"/>
        <w:bookmarkStart w:id="5585" w:name="_Toc343832523"/>
        <w:bookmarkStart w:id="5586" w:name="_Toc343832740"/>
        <w:bookmarkStart w:id="5587" w:name="_Toc343837333"/>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del>
    </w:p>
    <w:p w14:paraId="7ACC7F0B" w14:textId="77777777" w:rsidR="006A21F7" w:rsidRPr="00286C29" w:rsidDel="00677FF8" w:rsidRDefault="006A21F7" w:rsidP="006A21F7">
      <w:pPr>
        <w:ind w:firstLine="540"/>
        <w:rPr>
          <w:del w:id="5588" w:author="The Si Tran" w:date="2012-12-10T20:40:00Z"/>
          <w:rPrChange w:id="5589" w:author="The Si Tran" w:date="2012-12-05T23:02:00Z">
            <w:rPr>
              <w:del w:id="5590" w:author="The Si Tran" w:date="2012-12-10T20:40:00Z"/>
              <w:b/>
              <w:sz w:val="28"/>
              <w:szCs w:val="28"/>
              <w:lang w:val="pt-BR"/>
            </w:rPr>
          </w:rPrChange>
        </w:rPr>
      </w:pPr>
      <w:del w:id="5591" w:author="The Si Tran" w:date="2012-12-10T20:40:00Z">
        <w:r w:rsidRPr="00286C29" w:rsidDel="00677FF8">
          <w:rPr>
            <w:rPrChange w:id="5592" w:author="The Si Tran" w:date="2012-12-05T23:02:00Z">
              <w:rPr>
                <w:b/>
                <w:sz w:val="28"/>
                <w:szCs w:val="28"/>
                <w:lang w:val="pt-BR"/>
              </w:rPr>
            </w:rPrChange>
          </w:rPr>
          <w:delText>Bước 3: Kiểm tra mô hình</w:delText>
        </w:r>
        <w:bookmarkStart w:id="5593" w:name="_Toc343083592"/>
        <w:bookmarkStart w:id="5594" w:name="_Toc343083806"/>
        <w:bookmarkStart w:id="5595" w:name="_Toc343084017"/>
        <w:bookmarkStart w:id="5596" w:name="_Toc343220776"/>
        <w:bookmarkStart w:id="5597" w:name="_Toc343232280"/>
        <w:bookmarkStart w:id="5598" w:name="_Toc343232693"/>
        <w:bookmarkStart w:id="5599" w:name="_Toc343232978"/>
        <w:bookmarkStart w:id="5600" w:name="_Toc343415483"/>
        <w:bookmarkStart w:id="5601" w:name="_Toc343415779"/>
        <w:bookmarkStart w:id="5602" w:name="_Toc343452438"/>
        <w:bookmarkStart w:id="5603" w:name="_Toc343461228"/>
        <w:bookmarkStart w:id="5604" w:name="_Toc343494115"/>
        <w:bookmarkStart w:id="5605" w:name="_Toc343494327"/>
        <w:bookmarkStart w:id="5606" w:name="_Toc343495100"/>
        <w:bookmarkStart w:id="5607" w:name="_Toc343660327"/>
        <w:bookmarkStart w:id="5608" w:name="_Toc343660541"/>
        <w:bookmarkStart w:id="5609" w:name="_Toc343711169"/>
        <w:bookmarkStart w:id="5610" w:name="_Toc343829133"/>
        <w:bookmarkStart w:id="5611" w:name="_Toc343831937"/>
        <w:bookmarkStart w:id="5612" w:name="_Toc343832307"/>
        <w:bookmarkStart w:id="5613" w:name="_Toc343832524"/>
        <w:bookmarkStart w:id="5614" w:name="_Toc343832741"/>
        <w:bookmarkStart w:id="5615" w:name="_Toc343837334"/>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del>
    </w:p>
    <w:p w14:paraId="1232B3EC" w14:textId="77777777" w:rsidR="006A21F7" w:rsidRPr="00286C29" w:rsidDel="00677FF8" w:rsidRDefault="006A21F7" w:rsidP="006A21F7">
      <w:pPr>
        <w:ind w:firstLine="540"/>
        <w:rPr>
          <w:del w:id="5616" w:author="The Si Tran" w:date="2012-12-10T20:40:00Z"/>
          <w:rPrChange w:id="5617" w:author="The Si Tran" w:date="2012-12-05T23:02:00Z">
            <w:rPr>
              <w:del w:id="5618" w:author="The Si Tran" w:date="2012-12-10T20:40:00Z"/>
              <w:sz w:val="28"/>
              <w:szCs w:val="28"/>
              <w:lang w:val="pt-BR"/>
            </w:rPr>
          </w:rPrChange>
        </w:rPr>
      </w:pPr>
      <w:del w:id="5619" w:author="The Si Tran" w:date="2012-12-10T20:40:00Z">
        <w:r w:rsidRPr="00286C29" w:rsidDel="00677FF8">
          <w:rPr>
            <w:rPrChange w:id="5620"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286C29" w:rsidDel="00677FF8">
          <w:object w:dxaOrig="859" w:dyaOrig="360" w14:anchorId="54F17EBF">
            <v:shape id="_x0000_i1095" type="#_x0000_t75" style="width:44.25pt;height:12.75pt" o:ole="">
              <v:imagedata r:id="rId134" o:title=""/>
            </v:shape>
            <o:OLEObject Type="Embed" ProgID="Equation.DSMT4" ShapeID="_x0000_i1095" DrawAspect="Content" ObjectID="_1417583516" r:id="rId158"/>
          </w:object>
        </w:r>
        <w:r w:rsidRPr="00286C29" w:rsidDel="00677FF8">
          <w:rPr>
            <w:rPrChange w:id="5621" w:author="The Si Tran" w:date="2012-12-05T23:02:00Z">
              <w:rPr>
                <w:sz w:val="28"/>
                <w:szCs w:val="28"/>
                <w:lang w:val="pt-BR"/>
              </w:rPr>
            </w:rPrChange>
          </w:rPr>
          <w:delText xml:space="preserve"> (N là kích thước chuỗi thặng dư) thì chuỗi thặng dư là ngẫu nhiên.</w:delText>
        </w:r>
        <w:bookmarkStart w:id="5622" w:name="_Toc343083593"/>
        <w:bookmarkStart w:id="5623" w:name="_Toc343083807"/>
        <w:bookmarkStart w:id="5624" w:name="_Toc343084018"/>
        <w:bookmarkStart w:id="5625" w:name="_Toc343220777"/>
        <w:bookmarkStart w:id="5626" w:name="_Toc343232281"/>
        <w:bookmarkStart w:id="5627" w:name="_Toc343232694"/>
        <w:bookmarkStart w:id="5628" w:name="_Toc343232979"/>
        <w:bookmarkStart w:id="5629" w:name="_Toc343415484"/>
        <w:bookmarkStart w:id="5630" w:name="_Toc343415780"/>
        <w:bookmarkStart w:id="5631" w:name="_Toc343452439"/>
        <w:bookmarkStart w:id="5632" w:name="_Toc343461229"/>
        <w:bookmarkStart w:id="5633" w:name="_Toc343494116"/>
        <w:bookmarkStart w:id="5634" w:name="_Toc343494328"/>
        <w:bookmarkStart w:id="5635" w:name="_Toc343495101"/>
        <w:bookmarkStart w:id="5636" w:name="_Toc343660328"/>
        <w:bookmarkStart w:id="5637" w:name="_Toc343660542"/>
        <w:bookmarkStart w:id="5638" w:name="_Toc343711170"/>
        <w:bookmarkStart w:id="5639" w:name="_Toc343829134"/>
        <w:bookmarkStart w:id="5640" w:name="_Toc343831938"/>
        <w:bookmarkStart w:id="5641" w:name="_Toc343832308"/>
        <w:bookmarkStart w:id="5642" w:name="_Toc343832525"/>
        <w:bookmarkStart w:id="5643" w:name="_Toc343832742"/>
        <w:bookmarkStart w:id="5644" w:name="_Toc343837335"/>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del>
    </w:p>
    <w:p w14:paraId="3E2D2001" w14:textId="77777777" w:rsidR="006A21F7" w:rsidRPr="00286C29" w:rsidDel="00677FF8" w:rsidRDefault="006A21F7" w:rsidP="006A21F7">
      <w:pPr>
        <w:ind w:firstLine="540"/>
        <w:rPr>
          <w:del w:id="5645" w:author="The Si Tran" w:date="2012-12-10T20:40:00Z"/>
          <w:rPrChange w:id="5646" w:author="The Si Tran" w:date="2012-12-05T23:02:00Z">
            <w:rPr>
              <w:del w:id="5647" w:author="The Si Tran" w:date="2012-12-10T20:40:00Z"/>
              <w:sz w:val="28"/>
              <w:szCs w:val="28"/>
              <w:lang w:val="pt-BR"/>
            </w:rPr>
          </w:rPrChange>
        </w:rPr>
      </w:pPr>
      <w:del w:id="5648" w:author="The Si Tran" w:date="2012-12-10T20:40:00Z">
        <w:r w:rsidRPr="00286C29" w:rsidDel="00677FF8">
          <w:rPr>
            <w:rPrChange w:id="5649"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5650" w:name="_Toc343083594"/>
        <w:bookmarkStart w:id="5651" w:name="_Toc343083808"/>
        <w:bookmarkStart w:id="5652" w:name="_Toc343084019"/>
        <w:bookmarkStart w:id="5653" w:name="_Toc343220778"/>
        <w:bookmarkStart w:id="5654" w:name="_Toc343232282"/>
        <w:bookmarkStart w:id="5655" w:name="_Toc343232695"/>
        <w:bookmarkStart w:id="5656" w:name="_Toc343232980"/>
        <w:bookmarkStart w:id="5657" w:name="_Toc343415485"/>
        <w:bookmarkStart w:id="5658" w:name="_Toc343415781"/>
        <w:bookmarkStart w:id="5659" w:name="_Toc343452440"/>
        <w:bookmarkStart w:id="5660" w:name="_Toc343461230"/>
        <w:bookmarkStart w:id="5661" w:name="_Toc343494117"/>
        <w:bookmarkStart w:id="5662" w:name="_Toc343494329"/>
        <w:bookmarkStart w:id="5663" w:name="_Toc343495102"/>
        <w:bookmarkStart w:id="5664" w:name="_Toc343660329"/>
        <w:bookmarkStart w:id="5665" w:name="_Toc343660543"/>
        <w:bookmarkStart w:id="5666" w:name="_Toc343711171"/>
        <w:bookmarkStart w:id="5667" w:name="_Toc343829135"/>
        <w:bookmarkStart w:id="5668" w:name="_Toc343831939"/>
        <w:bookmarkStart w:id="5669" w:name="_Toc343832309"/>
        <w:bookmarkStart w:id="5670" w:name="_Toc343832526"/>
        <w:bookmarkStart w:id="5671" w:name="_Toc343832743"/>
        <w:bookmarkStart w:id="5672" w:name="_Toc343837336"/>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del>
    </w:p>
    <w:p w14:paraId="643193D6" w14:textId="77777777" w:rsidR="007850C8" w:rsidRPr="00286C29" w:rsidDel="000B65E4" w:rsidRDefault="006A21F7">
      <w:pPr>
        <w:ind w:left="1440" w:firstLine="720"/>
        <w:rPr>
          <w:del w:id="5673" w:author="The Si Tran" w:date="2012-12-06T01:54:00Z"/>
          <w:rPrChange w:id="5674" w:author="The Si Tran" w:date="2012-12-06T01:53:00Z">
            <w:rPr>
              <w:del w:id="5675" w:author="The Si Tran" w:date="2012-12-06T01:54:00Z"/>
              <w:sz w:val="28"/>
              <w:szCs w:val="28"/>
              <w:lang w:val="fr-FR"/>
            </w:rPr>
          </w:rPrChange>
        </w:rPr>
        <w:pPrChange w:id="5676" w:author="The Si Tran" w:date="2012-12-06T01:53:00Z">
          <w:pPr>
            <w:ind w:firstLine="540"/>
          </w:pPr>
        </w:pPrChange>
      </w:pPr>
      <w:del w:id="5677" w:author="The Si Tran" w:date="2012-12-10T20:40:00Z">
        <w:r w:rsidRPr="00286C29" w:rsidDel="00677FF8">
          <w:object w:dxaOrig="180" w:dyaOrig="279" w14:anchorId="4F983E8D">
            <v:shape id="_x0000_i1096" type="#_x0000_t75" style="width:7.5pt;height:12.75pt" o:ole="">
              <v:imagedata r:id="rId19" o:title=""/>
            </v:shape>
            <o:OLEObject Type="Embed" ProgID="Equation.DSMT4" ShapeID="_x0000_i1096" DrawAspect="Content" ObjectID="_1417583517" r:id="rId159"/>
          </w:object>
        </w:r>
        <w:r w:rsidRPr="00286C29" w:rsidDel="00677FF8">
          <w:rPr>
            <w:rPrChange w:id="5678" w:author="The Si Tran" w:date="2012-12-05T23:02:00Z">
              <w:rPr>
                <w:sz w:val="28"/>
                <w:szCs w:val="28"/>
                <w:lang w:val="fr-FR"/>
              </w:rPr>
            </w:rPrChange>
          </w:rPr>
          <w:delText>Phép thử Q là:</w:delText>
        </w:r>
      </w:del>
      <w:bookmarkStart w:id="5679" w:name="_Toc343083595"/>
      <w:bookmarkStart w:id="5680" w:name="_Toc343083809"/>
      <w:bookmarkStart w:id="5681" w:name="_Toc343084020"/>
      <w:bookmarkStart w:id="5682" w:name="_Toc343220779"/>
      <w:bookmarkStart w:id="5683" w:name="_Toc343232283"/>
      <w:bookmarkStart w:id="5684" w:name="_Toc343232696"/>
      <w:bookmarkStart w:id="5685" w:name="_Toc343232981"/>
      <w:bookmarkStart w:id="5686" w:name="_Toc343415486"/>
      <w:bookmarkStart w:id="5687" w:name="_Toc343415782"/>
      <w:bookmarkStart w:id="5688" w:name="_Toc343452441"/>
      <w:bookmarkStart w:id="5689" w:name="_Toc343461231"/>
      <w:bookmarkStart w:id="5690" w:name="_Toc343494118"/>
      <w:bookmarkStart w:id="5691" w:name="_Toc343494330"/>
      <w:bookmarkStart w:id="5692" w:name="_Toc343495103"/>
      <w:bookmarkStart w:id="5693" w:name="_Toc343660330"/>
      <w:bookmarkStart w:id="5694" w:name="_Toc343660544"/>
      <w:bookmarkStart w:id="5695" w:name="_Toc343711172"/>
      <w:bookmarkStart w:id="5696" w:name="_Toc343829136"/>
      <w:bookmarkStart w:id="5697" w:name="_Toc343831940"/>
      <w:bookmarkStart w:id="5698" w:name="_Toc343832310"/>
      <w:bookmarkStart w:id="5699" w:name="_Toc343832527"/>
      <w:bookmarkStart w:id="5700" w:name="_Toc343832744"/>
      <w:bookmarkStart w:id="5701" w:name="_Toc343837337"/>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p>
    <w:p w14:paraId="5D0171E6" w14:textId="77777777" w:rsidR="006A21F7" w:rsidRPr="00286C29" w:rsidDel="00677FF8" w:rsidRDefault="006A21F7">
      <w:pPr>
        <w:ind w:left="1440" w:firstLine="720"/>
        <w:rPr>
          <w:del w:id="5702" w:author="The Si Tran" w:date="2012-12-10T20:40:00Z"/>
          <w:rPrChange w:id="5703" w:author="The Si Tran" w:date="2012-12-05T23:02:00Z">
            <w:rPr>
              <w:del w:id="5704" w:author="The Si Tran" w:date="2012-12-10T20:40:00Z"/>
              <w:sz w:val="28"/>
              <w:szCs w:val="28"/>
              <w:lang w:val="pt-BR"/>
            </w:rPr>
          </w:rPrChange>
        </w:rPr>
        <w:pPrChange w:id="5705" w:author="The Si Tran" w:date="2012-12-06T01:54:00Z">
          <w:pPr>
            <w:ind w:firstLine="540"/>
          </w:pPr>
        </w:pPrChange>
      </w:pPr>
      <w:del w:id="5706" w:author="The Si Tran" w:date="2012-12-06T01:54:00Z">
        <w:r w:rsidRPr="00286C29" w:rsidDel="000B65E4">
          <w:rPr>
            <w:rPrChange w:id="5707" w:author="The Si Tran" w:date="2012-12-05T23:02:00Z">
              <w:rPr>
                <w:sz w:val="28"/>
                <w:szCs w:val="28"/>
                <w:lang w:val="fr-FR"/>
              </w:rPr>
            </w:rPrChange>
          </w:rPr>
          <w:delText xml:space="preserve">              </w:delText>
        </w:r>
        <w:r w:rsidRPr="00286C29" w:rsidDel="000B65E4">
          <w:object w:dxaOrig="2140" w:dyaOrig="680" w14:anchorId="1EA486E9">
            <v:shape id="_x0000_i1097" type="#_x0000_t75" style="width:151.5pt;height:50.25pt" o:ole="">
              <v:imagedata r:id="rId160" o:title=""/>
            </v:shape>
            <o:OLEObject Type="Embed" ProgID="Equation.DSMT4" ShapeID="_x0000_i1097" DrawAspect="Content" ObjectID="_1417583518" r:id="rId161"/>
          </w:object>
        </w:r>
      </w:del>
      <w:del w:id="5708" w:author="The Si Tran" w:date="2012-12-10T20:40:00Z">
        <w:r w:rsidRPr="00286C29" w:rsidDel="00677FF8">
          <w:object w:dxaOrig="180" w:dyaOrig="279" w14:anchorId="28D84A66">
            <v:shape id="_x0000_i1098" type="#_x0000_t75" style="width:7.5pt;height:12.75pt" o:ole="">
              <v:imagedata r:id="rId19" o:title=""/>
            </v:shape>
            <o:OLEObject Type="Embed" ProgID="Equation.DSMT4" ShapeID="_x0000_i1098" DrawAspect="Content" ObjectID="_1417583519" r:id="rId162"/>
          </w:object>
        </w:r>
        <w:bookmarkStart w:id="5709" w:name="_Toc343083596"/>
        <w:bookmarkStart w:id="5710" w:name="_Toc343083810"/>
        <w:bookmarkStart w:id="5711" w:name="_Toc343084021"/>
        <w:bookmarkStart w:id="5712" w:name="_Toc343220780"/>
        <w:bookmarkStart w:id="5713" w:name="_Toc343232284"/>
        <w:bookmarkStart w:id="5714" w:name="_Toc343232697"/>
        <w:bookmarkStart w:id="5715" w:name="_Toc343232982"/>
        <w:bookmarkStart w:id="5716" w:name="_Toc343415487"/>
        <w:bookmarkStart w:id="5717" w:name="_Toc343415783"/>
        <w:bookmarkStart w:id="5718" w:name="_Toc343452442"/>
        <w:bookmarkStart w:id="5719" w:name="_Toc343461232"/>
        <w:bookmarkStart w:id="5720" w:name="_Toc343494119"/>
        <w:bookmarkStart w:id="5721" w:name="_Toc343494331"/>
        <w:bookmarkStart w:id="5722" w:name="_Toc343495104"/>
        <w:bookmarkStart w:id="5723" w:name="_Toc343660331"/>
        <w:bookmarkStart w:id="5724" w:name="_Toc343660545"/>
        <w:bookmarkStart w:id="5725" w:name="_Toc343711173"/>
        <w:bookmarkStart w:id="5726" w:name="_Toc343829137"/>
        <w:bookmarkStart w:id="5727" w:name="_Toc343831941"/>
        <w:bookmarkStart w:id="5728" w:name="_Toc343832311"/>
        <w:bookmarkStart w:id="5729" w:name="_Toc343832528"/>
        <w:bookmarkStart w:id="5730" w:name="_Toc343832745"/>
        <w:bookmarkStart w:id="5731" w:name="_Toc34383733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del>
    </w:p>
    <w:p w14:paraId="1B7B79BF" w14:textId="77777777" w:rsidR="006A21F7" w:rsidRPr="00286C29" w:rsidDel="00677FF8" w:rsidRDefault="006A21F7" w:rsidP="006A21F7">
      <w:pPr>
        <w:ind w:firstLine="540"/>
        <w:rPr>
          <w:del w:id="5732" w:author="The Si Tran" w:date="2012-12-10T20:40:00Z"/>
          <w:rPrChange w:id="5733" w:author="The Si Tran" w:date="2012-12-05T23:02:00Z">
            <w:rPr>
              <w:del w:id="5734" w:author="The Si Tran" w:date="2012-12-10T20:40:00Z"/>
              <w:sz w:val="28"/>
              <w:szCs w:val="28"/>
              <w:lang w:val="pt-BR"/>
            </w:rPr>
          </w:rPrChange>
        </w:rPr>
      </w:pPr>
      <w:del w:id="5735" w:author="The Si Tran" w:date="2012-12-10T20:40:00Z">
        <w:r w:rsidRPr="00286C29" w:rsidDel="00677FF8">
          <w:rPr>
            <w:rPrChange w:id="5736" w:author="The Si Tran" w:date="2012-12-05T23:02:00Z">
              <w:rPr>
                <w:sz w:val="28"/>
                <w:szCs w:val="28"/>
                <w:lang w:val="pt-BR"/>
              </w:rPr>
            </w:rPrChange>
          </w:rPr>
          <w:delText xml:space="preserve">Với </w:delText>
        </w:r>
        <w:bookmarkStart w:id="5737" w:name="_Toc343083597"/>
        <w:bookmarkStart w:id="5738" w:name="_Toc343083811"/>
        <w:bookmarkStart w:id="5739" w:name="_Toc343084022"/>
        <w:bookmarkStart w:id="5740" w:name="_Toc343220781"/>
        <w:bookmarkStart w:id="5741" w:name="_Toc343232285"/>
        <w:bookmarkStart w:id="5742" w:name="_Toc343232698"/>
        <w:bookmarkStart w:id="5743" w:name="_Toc343232983"/>
        <w:bookmarkStart w:id="5744" w:name="_Toc343415488"/>
        <w:bookmarkStart w:id="5745" w:name="_Toc343415784"/>
        <w:bookmarkStart w:id="5746" w:name="_Toc343452443"/>
        <w:bookmarkStart w:id="5747" w:name="_Toc343461233"/>
        <w:bookmarkStart w:id="5748" w:name="_Toc343494120"/>
        <w:bookmarkStart w:id="5749" w:name="_Toc343494332"/>
        <w:bookmarkStart w:id="5750" w:name="_Toc343495105"/>
        <w:bookmarkStart w:id="5751" w:name="_Toc343660332"/>
        <w:bookmarkStart w:id="5752" w:name="_Toc343660546"/>
        <w:bookmarkStart w:id="5753" w:name="_Toc343711174"/>
        <w:bookmarkStart w:id="5754" w:name="_Toc343829138"/>
        <w:bookmarkStart w:id="5755" w:name="_Toc343831942"/>
        <w:bookmarkStart w:id="5756" w:name="_Toc343832312"/>
        <w:bookmarkStart w:id="5757" w:name="_Toc343832529"/>
        <w:bookmarkStart w:id="5758" w:name="_Toc343832746"/>
        <w:bookmarkStart w:id="5759" w:name="_Toc343837339"/>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del>
    </w:p>
    <w:p w14:paraId="6AFA4B28" w14:textId="77777777" w:rsidR="006A21F7" w:rsidRPr="00286C29" w:rsidDel="00677FF8" w:rsidRDefault="006A21F7" w:rsidP="006A21F7">
      <w:pPr>
        <w:ind w:firstLine="540"/>
        <w:rPr>
          <w:del w:id="5760" w:author="The Si Tran" w:date="2012-12-10T20:40:00Z"/>
          <w:rPrChange w:id="5761" w:author="The Si Tran" w:date="2012-12-05T23:02:00Z">
            <w:rPr>
              <w:del w:id="5762" w:author="The Si Tran" w:date="2012-12-10T20:40:00Z"/>
              <w:sz w:val="28"/>
              <w:szCs w:val="28"/>
              <w:lang w:val="pt-BR"/>
            </w:rPr>
          </w:rPrChange>
        </w:rPr>
      </w:pPr>
      <w:del w:id="5763" w:author="The Si Tran" w:date="2012-12-06T20:22:00Z">
        <w:r w:rsidRPr="00286C29" w:rsidDel="00A96CBA">
          <w:object w:dxaOrig="520" w:dyaOrig="360" w14:anchorId="0CAAF5E9">
            <v:shape id="_x0000_i1099" type="#_x0000_t75" style="width:27.75pt;height:21.75pt" o:ole="">
              <v:imagedata r:id="rId163" o:title=""/>
            </v:shape>
            <o:OLEObject Type="Embed" ProgID="Equation.DSMT4" ShapeID="_x0000_i1099" DrawAspect="Content" ObjectID="_1417583520" r:id="rId164"/>
          </w:object>
        </w:r>
      </w:del>
      <w:del w:id="5764" w:author="The Si Tran" w:date="2012-12-10T20:40:00Z">
        <w:r w:rsidRPr="00286C29" w:rsidDel="00677FF8">
          <w:rPr>
            <w:rPrChange w:id="5765" w:author="The Si Tran" w:date="2012-12-05T23:02:00Z">
              <w:rPr>
                <w:sz w:val="28"/>
                <w:szCs w:val="28"/>
                <w:lang w:val="pt-BR"/>
              </w:rPr>
            </w:rPrChange>
          </w:rPr>
          <w:delText xml:space="preserve"> là hệ số tự tương quan của thặng dư ở độ trễ </w:delText>
        </w:r>
      </w:del>
      <w:del w:id="5766" w:author="The Si Tran" w:date="2012-12-06T20:22:00Z">
        <w:r w:rsidRPr="00286C29" w:rsidDel="00A96CBA">
          <w:rPr>
            <w:rPrChange w:id="5767" w:author="The Si Tran" w:date="2012-12-05T23:02:00Z">
              <w:rPr>
                <w:sz w:val="28"/>
                <w:szCs w:val="28"/>
                <w:lang w:val="pt-BR"/>
              </w:rPr>
            </w:rPrChange>
          </w:rPr>
          <w:delText>k</w:delText>
        </w:r>
      </w:del>
      <w:del w:id="5768" w:author="The Si Tran" w:date="2012-12-10T20:40:00Z">
        <w:r w:rsidRPr="00286C29" w:rsidDel="00677FF8">
          <w:rPr>
            <w:rPrChange w:id="5769" w:author="The Si Tran" w:date="2012-12-05T23:02:00Z">
              <w:rPr>
                <w:sz w:val="28"/>
                <w:szCs w:val="28"/>
                <w:lang w:val="pt-BR"/>
              </w:rPr>
            </w:rPrChange>
          </w:rPr>
          <w:delText>.</w:delText>
        </w:r>
        <w:bookmarkStart w:id="5770" w:name="_Toc343083598"/>
        <w:bookmarkStart w:id="5771" w:name="_Toc343083812"/>
        <w:bookmarkStart w:id="5772" w:name="_Toc343084023"/>
        <w:bookmarkStart w:id="5773" w:name="_Toc343220782"/>
        <w:bookmarkStart w:id="5774" w:name="_Toc343232286"/>
        <w:bookmarkStart w:id="5775" w:name="_Toc343232699"/>
        <w:bookmarkStart w:id="5776" w:name="_Toc343232984"/>
        <w:bookmarkStart w:id="5777" w:name="_Toc343415489"/>
        <w:bookmarkStart w:id="5778" w:name="_Toc343415785"/>
        <w:bookmarkStart w:id="5779" w:name="_Toc343452444"/>
        <w:bookmarkStart w:id="5780" w:name="_Toc343461234"/>
        <w:bookmarkStart w:id="5781" w:name="_Toc343494121"/>
        <w:bookmarkStart w:id="5782" w:name="_Toc343494333"/>
        <w:bookmarkStart w:id="5783" w:name="_Toc343495106"/>
        <w:bookmarkStart w:id="5784" w:name="_Toc343660333"/>
        <w:bookmarkStart w:id="5785" w:name="_Toc343660547"/>
        <w:bookmarkStart w:id="5786" w:name="_Toc343711175"/>
        <w:bookmarkStart w:id="5787" w:name="_Toc343829139"/>
        <w:bookmarkStart w:id="5788" w:name="_Toc343831943"/>
        <w:bookmarkStart w:id="5789" w:name="_Toc343832313"/>
        <w:bookmarkStart w:id="5790" w:name="_Toc343832530"/>
        <w:bookmarkStart w:id="5791" w:name="_Toc343832747"/>
        <w:bookmarkStart w:id="5792" w:name="_Toc343837340"/>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del>
    </w:p>
    <w:p w14:paraId="1F223545" w14:textId="77777777" w:rsidR="006A21F7" w:rsidRPr="00286C29" w:rsidDel="00677FF8" w:rsidRDefault="006A21F7" w:rsidP="006A21F7">
      <w:pPr>
        <w:ind w:firstLine="540"/>
        <w:rPr>
          <w:del w:id="5793" w:author="The Si Tran" w:date="2012-12-10T20:40:00Z"/>
          <w:rPrChange w:id="5794" w:author="The Si Tran" w:date="2012-12-05T23:02:00Z">
            <w:rPr>
              <w:del w:id="5795" w:author="The Si Tran" w:date="2012-12-10T20:40:00Z"/>
              <w:sz w:val="28"/>
              <w:szCs w:val="28"/>
              <w:lang w:val="pt-BR"/>
            </w:rPr>
          </w:rPrChange>
        </w:rPr>
      </w:pPr>
      <w:del w:id="5796" w:author="The Si Tran" w:date="2012-12-06T20:22:00Z">
        <w:r w:rsidRPr="00286C29" w:rsidDel="00A96CBA">
          <w:rPr>
            <w:rPrChange w:id="5797" w:author="The Si Tran" w:date="2012-12-05T23:02:00Z">
              <w:rPr>
                <w:sz w:val="28"/>
                <w:szCs w:val="28"/>
                <w:lang w:val="pt-BR"/>
              </w:rPr>
            </w:rPrChange>
          </w:rPr>
          <w:delText xml:space="preserve">n </w:delText>
        </w:r>
      </w:del>
      <w:del w:id="5798" w:author="The Si Tran" w:date="2012-12-10T20:40:00Z">
        <w:r w:rsidRPr="00286C29" w:rsidDel="00677FF8">
          <w:rPr>
            <w:rPrChange w:id="5799" w:author="The Si Tran" w:date="2012-12-05T23:02:00Z">
              <w:rPr>
                <w:sz w:val="28"/>
                <w:szCs w:val="28"/>
                <w:lang w:val="pt-BR"/>
              </w:rPr>
            </w:rPrChange>
          </w:rPr>
          <w:delText>là kích thước của chuỗi thặng dư.</w:delText>
        </w:r>
        <w:bookmarkStart w:id="5800" w:name="_Toc343083599"/>
        <w:bookmarkStart w:id="5801" w:name="_Toc343083813"/>
        <w:bookmarkStart w:id="5802" w:name="_Toc343084024"/>
        <w:bookmarkStart w:id="5803" w:name="_Toc343220783"/>
        <w:bookmarkStart w:id="5804" w:name="_Toc343232287"/>
        <w:bookmarkStart w:id="5805" w:name="_Toc343232700"/>
        <w:bookmarkStart w:id="5806" w:name="_Toc343232985"/>
        <w:bookmarkStart w:id="5807" w:name="_Toc343415490"/>
        <w:bookmarkStart w:id="5808" w:name="_Toc343415786"/>
        <w:bookmarkStart w:id="5809" w:name="_Toc343452445"/>
        <w:bookmarkStart w:id="5810" w:name="_Toc343461235"/>
        <w:bookmarkStart w:id="5811" w:name="_Toc343494122"/>
        <w:bookmarkStart w:id="5812" w:name="_Toc343494334"/>
        <w:bookmarkStart w:id="5813" w:name="_Toc343495107"/>
        <w:bookmarkStart w:id="5814" w:name="_Toc343660334"/>
        <w:bookmarkStart w:id="5815" w:name="_Toc343660548"/>
        <w:bookmarkStart w:id="5816" w:name="_Toc343711176"/>
        <w:bookmarkStart w:id="5817" w:name="_Toc343829140"/>
        <w:bookmarkStart w:id="5818" w:name="_Toc343831944"/>
        <w:bookmarkStart w:id="5819" w:name="_Toc343832314"/>
        <w:bookmarkStart w:id="5820" w:name="_Toc343832531"/>
        <w:bookmarkStart w:id="5821" w:name="_Toc343832748"/>
        <w:bookmarkStart w:id="5822" w:name="_Toc343837341"/>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del>
    </w:p>
    <w:p w14:paraId="7E6255BB" w14:textId="77777777" w:rsidR="006A21F7" w:rsidRPr="00286C29" w:rsidDel="00677FF8" w:rsidRDefault="006A21F7" w:rsidP="006A21F7">
      <w:pPr>
        <w:ind w:firstLine="540"/>
        <w:rPr>
          <w:del w:id="5823" w:author="The Si Tran" w:date="2012-12-10T20:40:00Z"/>
          <w:rPrChange w:id="5824" w:author="The Si Tran" w:date="2012-12-05T23:02:00Z">
            <w:rPr>
              <w:del w:id="5825" w:author="The Si Tran" w:date="2012-12-10T20:40:00Z"/>
              <w:sz w:val="28"/>
              <w:szCs w:val="28"/>
              <w:lang w:val="fr-FR"/>
            </w:rPr>
          </w:rPrChange>
        </w:rPr>
      </w:pPr>
      <w:del w:id="5826" w:author="The Si Tran" w:date="2012-12-06T20:22:00Z">
        <w:r w:rsidRPr="00286C29" w:rsidDel="00A96CBA">
          <w:rPr>
            <w:rPrChange w:id="5827" w:author="The Si Tran" w:date="2012-12-05T23:02:00Z">
              <w:rPr>
                <w:sz w:val="28"/>
                <w:szCs w:val="28"/>
                <w:lang w:val="fr-FR"/>
              </w:rPr>
            </w:rPrChange>
          </w:rPr>
          <w:delText>k</w:delText>
        </w:r>
      </w:del>
      <w:del w:id="5828" w:author="The Si Tran" w:date="2012-12-10T20:40:00Z">
        <w:r w:rsidRPr="00286C29" w:rsidDel="00677FF8">
          <w:rPr>
            <w:rPrChange w:id="5829" w:author="The Si Tran" w:date="2012-12-05T23:02:00Z">
              <w:rPr>
                <w:sz w:val="28"/>
                <w:szCs w:val="28"/>
                <w:lang w:val="fr-FR"/>
              </w:rPr>
            </w:rPrChange>
          </w:rPr>
          <w:delText xml:space="preserve"> là độ trễ</w:delText>
        </w:r>
        <w:bookmarkStart w:id="5830" w:name="_Toc343083600"/>
        <w:bookmarkStart w:id="5831" w:name="_Toc343083814"/>
        <w:bookmarkStart w:id="5832" w:name="_Toc343084025"/>
        <w:bookmarkStart w:id="5833" w:name="_Toc343220784"/>
        <w:bookmarkStart w:id="5834" w:name="_Toc343232288"/>
        <w:bookmarkStart w:id="5835" w:name="_Toc343232701"/>
        <w:bookmarkStart w:id="5836" w:name="_Toc343232986"/>
        <w:bookmarkStart w:id="5837" w:name="_Toc343415491"/>
        <w:bookmarkStart w:id="5838" w:name="_Toc343415787"/>
        <w:bookmarkStart w:id="5839" w:name="_Toc343452446"/>
        <w:bookmarkStart w:id="5840" w:name="_Toc343461236"/>
        <w:bookmarkStart w:id="5841" w:name="_Toc343494123"/>
        <w:bookmarkStart w:id="5842" w:name="_Toc343494335"/>
        <w:bookmarkStart w:id="5843" w:name="_Toc343495108"/>
        <w:bookmarkStart w:id="5844" w:name="_Toc343660335"/>
        <w:bookmarkStart w:id="5845" w:name="_Toc343660549"/>
        <w:bookmarkStart w:id="5846" w:name="_Toc343711177"/>
        <w:bookmarkStart w:id="5847" w:name="_Toc343829141"/>
        <w:bookmarkStart w:id="5848" w:name="_Toc343831945"/>
        <w:bookmarkStart w:id="5849" w:name="_Toc343832315"/>
        <w:bookmarkStart w:id="5850" w:name="_Toc343832532"/>
        <w:bookmarkStart w:id="5851" w:name="_Toc343832749"/>
        <w:bookmarkStart w:id="5852" w:name="_Toc343837342"/>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del>
    </w:p>
    <w:p w14:paraId="1D7FD395" w14:textId="77777777" w:rsidR="006A21F7" w:rsidRPr="00286C29" w:rsidDel="00677FF8" w:rsidRDefault="006A21F7" w:rsidP="006A21F7">
      <w:pPr>
        <w:ind w:firstLine="540"/>
        <w:rPr>
          <w:del w:id="5853" w:author="The Si Tran" w:date="2012-12-10T20:40:00Z"/>
          <w:rPrChange w:id="5854" w:author="The Si Tran" w:date="2012-12-05T23:02:00Z">
            <w:rPr>
              <w:del w:id="5855" w:author="The Si Tran" w:date="2012-12-10T20:40:00Z"/>
              <w:sz w:val="28"/>
              <w:szCs w:val="28"/>
              <w:lang w:val="fr-FR"/>
            </w:rPr>
          </w:rPrChange>
        </w:rPr>
      </w:pPr>
      <w:del w:id="5856" w:author="The Si Tran" w:date="2012-12-06T20:22:00Z">
        <w:r w:rsidRPr="00286C29" w:rsidDel="00A96CBA">
          <w:rPr>
            <w:rPrChange w:id="5857" w:author="The Si Tran" w:date="2012-12-05T23:02:00Z">
              <w:rPr>
                <w:sz w:val="28"/>
                <w:szCs w:val="28"/>
                <w:lang w:val="fr-FR"/>
              </w:rPr>
            </w:rPrChange>
          </w:rPr>
          <w:delText>m</w:delText>
        </w:r>
      </w:del>
      <w:del w:id="5858" w:author="The Si Tran" w:date="2012-12-10T20:40:00Z">
        <w:r w:rsidRPr="00286C29" w:rsidDel="00677FF8">
          <w:rPr>
            <w:rPrChange w:id="5859" w:author="The Si Tran" w:date="2012-12-05T23:02:00Z">
              <w:rPr>
                <w:sz w:val="28"/>
                <w:szCs w:val="28"/>
                <w:lang w:val="fr-FR"/>
              </w:rPr>
            </w:rPrChange>
          </w:rPr>
          <w:delText xml:space="preserve"> là tổng số độ trễ được kiểm tra.</w:delText>
        </w:r>
        <w:bookmarkStart w:id="5860" w:name="_Toc343083601"/>
        <w:bookmarkStart w:id="5861" w:name="_Toc343083815"/>
        <w:bookmarkStart w:id="5862" w:name="_Toc343084026"/>
        <w:bookmarkStart w:id="5863" w:name="_Toc343220785"/>
        <w:bookmarkStart w:id="5864" w:name="_Toc343232289"/>
        <w:bookmarkStart w:id="5865" w:name="_Toc343232702"/>
        <w:bookmarkStart w:id="5866" w:name="_Toc343232987"/>
        <w:bookmarkStart w:id="5867" w:name="_Toc343415492"/>
        <w:bookmarkStart w:id="5868" w:name="_Toc343415788"/>
        <w:bookmarkStart w:id="5869" w:name="_Toc343452447"/>
        <w:bookmarkStart w:id="5870" w:name="_Toc343461237"/>
        <w:bookmarkStart w:id="5871" w:name="_Toc343494124"/>
        <w:bookmarkStart w:id="5872" w:name="_Toc343494336"/>
        <w:bookmarkStart w:id="5873" w:name="_Toc343495109"/>
        <w:bookmarkStart w:id="5874" w:name="_Toc343660336"/>
        <w:bookmarkStart w:id="5875" w:name="_Toc343660550"/>
        <w:bookmarkStart w:id="5876" w:name="_Toc343711178"/>
        <w:bookmarkStart w:id="5877" w:name="_Toc343829142"/>
        <w:bookmarkStart w:id="5878" w:name="_Toc343831946"/>
        <w:bookmarkStart w:id="5879" w:name="_Toc343832316"/>
        <w:bookmarkStart w:id="5880" w:name="_Toc343832533"/>
        <w:bookmarkStart w:id="5881" w:name="_Toc343832750"/>
        <w:bookmarkStart w:id="5882" w:name="_Toc343837343"/>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del>
    </w:p>
    <w:p w14:paraId="4BE4BD4A" w14:textId="77777777" w:rsidR="006A21F7" w:rsidRPr="00286C29" w:rsidDel="00677FF8" w:rsidRDefault="006A21F7" w:rsidP="006A21F7">
      <w:pPr>
        <w:ind w:firstLine="540"/>
        <w:rPr>
          <w:del w:id="5883" w:author="The Si Tran" w:date="2012-12-10T20:40:00Z"/>
          <w:rPrChange w:id="5884" w:author="The Si Tran" w:date="2012-12-05T23:02:00Z">
            <w:rPr>
              <w:del w:id="5885" w:author="The Si Tran" w:date="2012-12-10T20:40:00Z"/>
              <w:sz w:val="28"/>
              <w:szCs w:val="28"/>
              <w:lang w:val="fr-FR"/>
            </w:rPr>
          </w:rPrChange>
        </w:rPr>
      </w:pPr>
      <w:bookmarkStart w:id="5886" w:name="_Toc343083602"/>
      <w:bookmarkStart w:id="5887" w:name="_Toc343083816"/>
      <w:bookmarkStart w:id="5888" w:name="_Toc343084027"/>
      <w:bookmarkStart w:id="5889" w:name="_Toc343220786"/>
      <w:bookmarkStart w:id="5890" w:name="_Toc343232290"/>
      <w:bookmarkStart w:id="5891" w:name="_Toc343232703"/>
      <w:bookmarkStart w:id="5892" w:name="_Toc343232988"/>
      <w:bookmarkStart w:id="5893" w:name="_Toc343415493"/>
      <w:bookmarkStart w:id="5894" w:name="_Toc343415789"/>
      <w:bookmarkStart w:id="5895" w:name="_Toc343452448"/>
      <w:bookmarkStart w:id="5896" w:name="_Toc343461238"/>
      <w:bookmarkStart w:id="5897" w:name="_Toc343494125"/>
      <w:bookmarkStart w:id="5898" w:name="_Toc343494337"/>
      <w:bookmarkStart w:id="5899" w:name="_Toc343495110"/>
      <w:bookmarkStart w:id="5900" w:name="_Toc343660337"/>
      <w:bookmarkStart w:id="5901" w:name="_Toc343660551"/>
      <w:bookmarkStart w:id="5902" w:name="_Toc343711179"/>
      <w:bookmarkStart w:id="5903" w:name="_Toc343829143"/>
      <w:bookmarkStart w:id="5904" w:name="_Toc343831947"/>
      <w:bookmarkStart w:id="5905" w:name="_Toc343832317"/>
      <w:bookmarkStart w:id="5906" w:name="_Toc343832534"/>
      <w:bookmarkStart w:id="5907" w:name="_Toc343832751"/>
      <w:bookmarkStart w:id="5908" w:name="_Toc343837344"/>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p>
    <w:p w14:paraId="213EA8A3" w14:textId="77777777" w:rsidR="006A21F7" w:rsidRPr="00286C29" w:rsidDel="00677FF8" w:rsidRDefault="006A21F7" w:rsidP="006A21F7">
      <w:pPr>
        <w:ind w:firstLine="540"/>
        <w:rPr>
          <w:del w:id="5909" w:author="The Si Tran" w:date="2012-12-10T20:40:00Z"/>
          <w:rPrChange w:id="5910" w:author="The Si Tran" w:date="2012-12-05T23:02:00Z">
            <w:rPr>
              <w:del w:id="5911" w:author="The Si Tran" w:date="2012-12-10T20:40:00Z"/>
              <w:sz w:val="28"/>
              <w:szCs w:val="28"/>
              <w:lang w:val="fr-FR"/>
            </w:rPr>
          </w:rPrChange>
        </w:rPr>
      </w:pPr>
      <w:del w:id="5912" w:author="The Si Tran" w:date="2012-12-10T20:40:00Z">
        <w:r w:rsidRPr="00286C29" w:rsidDel="00677FF8">
          <w:rPr>
            <w:rPrChange w:id="5913" w:author="The Si Tran" w:date="2012-12-05T23:02:00Z">
              <w:rPr>
                <w:sz w:val="28"/>
                <w:szCs w:val="28"/>
                <w:lang w:val="fr-FR"/>
              </w:rPr>
            </w:rPrChange>
          </w:rPr>
          <w:delText xml:space="preserve">Phép thử thống kê Q có phân phối xấp xỉ phân phối </w:delText>
        </w:r>
        <w:r w:rsidRPr="00286C29" w:rsidDel="00677FF8">
          <w:object w:dxaOrig="320" w:dyaOrig="360" w14:anchorId="15A8B0BB">
            <v:shape id="_x0000_i1100" type="#_x0000_t75" style="width:12.75pt;height:21.75pt" o:ole="">
              <v:imagedata r:id="rId165" o:title=""/>
            </v:shape>
            <o:OLEObject Type="Embed" ProgID="Equation.DSMT4" ShapeID="_x0000_i1100" DrawAspect="Content" ObjectID="_1417583521" r:id="rId166"/>
          </w:object>
        </w:r>
        <w:r w:rsidRPr="00286C29" w:rsidDel="00677FF8">
          <w:rPr>
            <w:rPrChange w:id="5914"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5915" w:name="_Toc343083603"/>
        <w:bookmarkStart w:id="5916" w:name="_Toc343083817"/>
        <w:bookmarkStart w:id="5917" w:name="_Toc343084028"/>
        <w:bookmarkStart w:id="5918" w:name="_Toc343220787"/>
        <w:bookmarkStart w:id="5919" w:name="_Toc343232291"/>
        <w:bookmarkStart w:id="5920" w:name="_Toc343232704"/>
        <w:bookmarkStart w:id="5921" w:name="_Toc343232989"/>
        <w:bookmarkStart w:id="5922" w:name="_Toc343415494"/>
        <w:bookmarkStart w:id="5923" w:name="_Toc343415790"/>
        <w:bookmarkStart w:id="5924" w:name="_Toc343452449"/>
        <w:bookmarkStart w:id="5925" w:name="_Toc343461239"/>
        <w:bookmarkStart w:id="5926" w:name="_Toc343494126"/>
        <w:bookmarkStart w:id="5927" w:name="_Toc343494338"/>
        <w:bookmarkStart w:id="5928" w:name="_Toc343495111"/>
        <w:bookmarkStart w:id="5929" w:name="_Toc343660338"/>
        <w:bookmarkStart w:id="5930" w:name="_Toc343660552"/>
        <w:bookmarkStart w:id="5931" w:name="_Toc343711180"/>
        <w:bookmarkStart w:id="5932" w:name="_Toc343829144"/>
        <w:bookmarkStart w:id="5933" w:name="_Toc343831948"/>
        <w:bookmarkStart w:id="5934" w:name="_Toc343832318"/>
        <w:bookmarkStart w:id="5935" w:name="_Toc343832535"/>
        <w:bookmarkStart w:id="5936" w:name="_Toc343832752"/>
        <w:bookmarkStart w:id="5937" w:name="_Toc343837345"/>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del>
    </w:p>
    <w:p w14:paraId="7BD82624" w14:textId="77777777" w:rsidR="006A21F7" w:rsidRPr="00286C29" w:rsidDel="00677FF8" w:rsidRDefault="006A21F7" w:rsidP="006A21F7">
      <w:pPr>
        <w:ind w:firstLine="540"/>
        <w:rPr>
          <w:del w:id="5938" w:author="The Si Tran" w:date="2012-12-10T20:40:00Z"/>
          <w:rPrChange w:id="5939" w:author="The Si Tran" w:date="2012-12-05T23:02:00Z">
            <w:rPr>
              <w:del w:id="5940" w:author="The Si Tran" w:date="2012-12-10T20:40:00Z"/>
              <w:sz w:val="28"/>
              <w:szCs w:val="28"/>
              <w:lang w:val="fr-FR"/>
            </w:rPr>
          </w:rPrChange>
        </w:rPr>
      </w:pPr>
      <w:del w:id="5941" w:author="The Si Tran" w:date="2012-12-10T20:40:00Z">
        <w:r w:rsidRPr="00286C29" w:rsidDel="00677FF8">
          <w:rPr>
            <w:rPrChange w:id="5942" w:author="The Si Tran" w:date="2012-12-05T23:02:00Z">
              <w:rPr>
                <w:b/>
                <w:sz w:val="28"/>
                <w:szCs w:val="28"/>
                <w:lang w:val="fr-FR"/>
              </w:rPr>
            </w:rPrChange>
          </w:rPr>
          <w:delText>Bước 4 : Dùng mô hình để đưa ra dự báo</w:delText>
        </w:r>
        <w:bookmarkStart w:id="5943" w:name="_Toc343083604"/>
        <w:bookmarkStart w:id="5944" w:name="_Toc343083818"/>
        <w:bookmarkStart w:id="5945" w:name="_Toc343084029"/>
        <w:bookmarkStart w:id="5946" w:name="_Toc343220788"/>
        <w:bookmarkStart w:id="5947" w:name="_Toc343232292"/>
        <w:bookmarkStart w:id="5948" w:name="_Toc343232705"/>
        <w:bookmarkStart w:id="5949" w:name="_Toc343232990"/>
        <w:bookmarkStart w:id="5950" w:name="_Toc343415495"/>
        <w:bookmarkStart w:id="5951" w:name="_Toc343415791"/>
        <w:bookmarkStart w:id="5952" w:name="_Toc343452450"/>
        <w:bookmarkStart w:id="5953" w:name="_Toc343461240"/>
        <w:bookmarkStart w:id="5954" w:name="_Toc343494127"/>
        <w:bookmarkStart w:id="5955" w:name="_Toc343494339"/>
        <w:bookmarkStart w:id="5956" w:name="_Toc343495112"/>
        <w:bookmarkStart w:id="5957" w:name="_Toc343660339"/>
        <w:bookmarkStart w:id="5958" w:name="_Toc343660553"/>
        <w:bookmarkStart w:id="5959" w:name="_Toc343711181"/>
        <w:bookmarkStart w:id="5960" w:name="_Toc343829145"/>
        <w:bookmarkStart w:id="5961" w:name="_Toc343831949"/>
        <w:bookmarkStart w:id="5962" w:name="_Toc343832319"/>
        <w:bookmarkStart w:id="5963" w:name="_Toc343832536"/>
        <w:bookmarkStart w:id="5964" w:name="_Toc343832753"/>
        <w:bookmarkStart w:id="5965" w:name="_Toc343837346"/>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del>
    </w:p>
    <w:p w14:paraId="2E3C245F" w14:textId="77777777" w:rsidR="006A21F7" w:rsidRPr="00286C29" w:rsidDel="00677FF8" w:rsidRDefault="006A21F7" w:rsidP="006A21F7">
      <w:pPr>
        <w:ind w:firstLine="540"/>
        <w:rPr>
          <w:del w:id="5966" w:author="The Si Tran" w:date="2012-12-10T20:40:00Z"/>
          <w:rPrChange w:id="5967" w:author="The Si Tran" w:date="2012-12-05T23:02:00Z">
            <w:rPr>
              <w:del w:id="5968" w:author="The Si Tran" w:date="2012-12-10T20:40:00Z"/>
              <w:sz w:val="28"/>
              <w:szCs w:val="28"/>
              <w:lang w:val="fr-FR"/>
            </w:rPr>
          </w:rPrChange>
        </w:rPr>
      </w:pPr>
      <w:del w:id="5969" w:author="The Si Tran" w:date="2012-12-10T20:40:00Z">
        <w:r w:rsidRPr="00286C29" w:rsidDel="00677FF8">
          <w:rPr>
            <w:rPrChange w:id="5970" w:author="The Si Tran" w:date="2012-12-05T23:02:00Z">
              <w:rPr>
                <w:sz w:val="28"/>
                <w:szCs w:val="28"/>
                <w:lang w:val="fr-FR"/>
              </w:rPr>
            </w:rPrChange>
          </w:rPr>
          <w:delText>Sau khi đã xác định được mô hình đầy đủ ta tiến hành dự báo. Công việc này cũng được thực hiện tự động bằng máy tính. Trong R ta có thể dùng hàm predict() để sinh ra các giá trị dự đoán.</w:delText>
        </w:r>
        <w:bookmarkStart w:id="5971" w:name="_Toc343083605"/>
        <w:bookmarkStart w:id="5972" w:name="_Toc343083819"/>
        <w:bookmarkStart w:id="5973" w:name="_Toc343084030"/>
        <w:bookmarkStart w:id="5974" w:name="_Toc343220789"/>
        <w:bookmarkStart w:id="5975" w:name="_Toc343232293"/>
        <w:bookmarkStart w:id="5976" w:name="_Toc343232706"/>
        <w:bookmarkStart w:id="5977" w:name="_Toc343232991"/>
        <w:bookmarkStart w:id="5978" w:name="_Toc343415496"/>
        <w:bookmarkStart w:id="5979" w:name="_Toc343415792"/>
        <w:bookmarkStart w:id="5980" w:name="_Toc343452451"/>
        <w:bookmarkStart w:id="5981" w:name="_Toc343461241"/>
        <w:bookmarkStart w:id="5982" w:name="_Toc343494128"/>
        <w:bookmarkStart w:id="5983" w:name="_Toc343494340"/>
        <w:bookmarkStart w:id="5984" w:name="_Toc343495113"/>
        <w:bookmarkStart w:id="5985" w:name="_Toc343660340"/>
        <w:bookmarkStart w:id="5986" w:name="_Toc343660554"/>
        <w:bookmarkStart w:id="5987" w:name="_Toc343711182"/>
        <w:bookmarkStart w:id="5988" w:name="_Toc343829146"/>
        <w:bookmarkStart w:id="5989" w:name="_Toc343831950"/>
        <w:bookmarkStart w:id="5990" w:name="_Toc343832320"/>
        <w:bookmarkStart w:id="5991" w:name="_Toc343832537"/>
        <w:bookmarkStart w:id="5992" w:name="_Toc343832754"/>
        <w:bookmarkStart w:id="5993" w:name="_Toc343837347"/>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del>
    </w:p>
    <w:p w14:paraId="544C1C90" w14:textId="77777777" w:rsidR="006A21F7" w:rsidRPr="00286C29" w:rsidDel="00677FF8" w:rsidRDefault="006A21F7" w:rsidP="006A21F7">
      <w:pPr>
        <w:ind w:firstLine="540"/>
        <w:rPr>
          <w:del w:id="5994" w:author="The Si Tran" w:date="2012-12-10T20:40:00Z"/>
          <w:rPrChange w:id="5995" w:author="The Si Tran" w:date="2012-12-05T23:02:00Z">
            <w:rPr>
              <w:del w:id="5996" w:author="The Si Tran" w:date="2012-12-10T20:40:00Z"/>
              <w:b/>
              <w:sz w:val="28"/>
              <w:szCs w:val="28"/>
              <w:lang w:val="fr-FR"/>
            </w:rPr>
          </w:rPrChange>
        </w:rPr>
      </w:pPr>
      <w:del w:id="5997" w:author="The Si Tran" w:date="2012-12-10T20:40:00Z">
        <w:r w:rsidRPr="00286C29" w:rsidDel="00677FF8">
          <w:rPr>
            <w:rPrChange w:id="5998" w:author="The Si Tran" w:date="2012-12-05T23:02:00Z">
              <w:rPr>
                <w:b/>
                <w:sz w:val="28"/>
                <w:szCs w:val="28"/>
                <w:lang w:val="fr-FR"/>
              </w:rPr>
            </w:rPrChange>
          </w:rPr>
          <w:delText>Tiêu chuẩn lựa chọn mô hình</w:delText>
        </w:r>
        <w:bookmarkStart w:id="5999" w:name="_Toc343083606"/>
        <w:bookmarkStart w:id="6000" w:name="_Toc343083820"/>
        <w:bookmarkStart w:id="6001" w:name="_Toc343084031"/>
        <w:bookmarkStart w:id="6002" w:name="_Toc343220790"/>
        <w:bookmarkStart w:id="6003" w:name="_Toc343232294"/>
        <w:bookmarkStart w:id="6004" w:name="_Toc343232707"/>
        <w:bookmarkStart w:id="6005" w:name="_Toc343232992"/>
        <w:bookmarkStart w:id="6006" w:name="_Toc343415497"/>
        <w:bookmarkStart w:id="6007" w:name="_Toc343415793"/>
        <w:bookmarkStart w:id="6008" w:name="_Toc343452452"/>
        <w:bookmarkStart w:id="6009" w:name="_Toc343461242"/>
        <w:bookmarkStart w:id="6010" w:name="_Toc343494129"/>
        <w:bookmarkStart w:id="6011" w:name="_Toc343494341"/>
        <w:bookmarkStart w:id="6012" w:name="_Toc343495114"/>
        <w:bookmarkStart w:id="6013" w:name="_Toc343660341"/>
        <w:bookmarkStart w:id="6014" w:name="_Toc343660555"/>
        <w:bookmarkStart w:id="6015" w:name="_Toc343711183"/>
        <w:bookmarkStart w:id="6016" w:name="_Toc343829147"/>
        <w:bookmarkStart w:id="6017" w:name="_Toc343831951"/>
        <w:bookmarkStart w:id="6018" w:name="_Toc343832321"/>
        <w:bookmarkStart w:id="6019" w:name="_Toc343832538"/>
        <w:bookmarkStart w:id="6020" w:name="_Toc343832755"/>
        <w:bookmarkStart w:id="6021" w:name="_Toc34383734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del>
    </w:p>
    <w:p w14:paraId="06F0A82B" w14:textId="77777777" w:rsidR="006A21F7" w:rsidRPr="00286C29" w:rsidDel="00677FF8" w:rsidRDefault="006A21F7" w:rsidP="006A21F7">
      <w:pPr>
        <w:ind w:firstLine="540"/>
        <w:rPr>
          <w:del w:id="6022" w:author="The Si Tran" w:date="2012-12-10T20:40:00Z"/>
          <w:rPrChange w:id="6023" w:author="The Si Tran" w:date="2012-12-05T23:02:00Z">
            <w:rPr>
              <w:del w:id="6024" w:author="The Si Tran" w:date="2012-12-10T20:40:00Z"/>
              <w:sz w:val="28"/>
              <w:szCs w:val="28"/>
              <w:lang w:val="fr-FR"/>
            </w:rPr>
          </w:rPrChange>
        </w:rPr>
      </w:pPr>
      <w:del w:id="6025" w:author="The Si Tran" w:date="2012-12-10T20:40:00Z">
        <w:r w:rsidRPr="00286C29" w:rsidDel="00677FF8">
          <w:rPr>
            <w:rPrChange w:id="6026"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6027" w:name="_Toc343083607"/>
        <w:bookmarkStart w:id="6028" w:name="_Toc343083821"/>
        <w:bookmarkStart w:id="6029" w:name="_Toc343084032"/>
        <w:bookmarkStart w:id="6030" w:name="_Toc343220791"/>
        <w:bookmarkStart w:id="6031" w:name="_Toc343232295"/>
        <w:bookmarkStart w:id="6032" w:name="_Toc343232708"/>
        <w:bookmarkStart w:id="6033" w:name="_Toc343232993"/>
        <w:bookmarkStart w:id="6034" w:name="_Toc343415498"/>
        <w:bookmarkStart w:id="6035" w:name="_Toc343415794"/>
        <w:bookmarkStart w:id="6036" w:name="_Toc343452453"/>
        <w:bookmarkStart w:id="6037" w:name="_Toc343461243"/>
        <w:bookmarkStart w:id="6038" w:name="_Toc343494130"/>
        <w:bookmarkStart w:id="6039" w:name="_Toc343494342"/>
        <w:bookmarkStart w:id="6040" w:name="_Toc343495115"/>
        <w:bookmarkStart w:id="6041" w:name="_Toc343660342"/>
        <w:bookmarkStart w:id="6042" w:name="_Toc343660556"/>
        <w:bookmarkStart w:id="6043" w:name="_Toc343711184"/>
        <w:bookmarkStart w:id="6044" w:name="_Toc343829148"/>
        <w:bookmarkStart w:id="6045" w:name="_Toc343831952"/>
        <w:bookmarkStart w:id="6046" w:name="_Toc343832322"/>
        <w:bookmarkStart w:id="6047" w:name="_Toc343832539"/>
        <w:bookmarkStart w:id="6048" w:name="_Toc343832756"/>
        <w:bookmarkStart w:id="6049" w:name="_Toc343837349"/>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del>
    </w:p>
    <w:p w14:paraId="597023A8" w14:textId="77777777" w:rsidR="006A21F7" w:rsidRPr="00286C29" w:rsidDel="00677FF8" w:rsidRDefault="006A21F7" w:rsidP="006A21F7">
      <w:pPr>
        <w:ind w:firstLine="540"/>
        <w:rPr>
          <w:del w:id="6050" w:author="The Si Tran" w:date="2012-12-10T20:40:00Z"/>
          <w:rPrChange w:id="6051" w:author="The Si Tran" w:date="2012-12-05T23:02:00Z">
            <w:rPr>
              <w:del w:id="6052" w:author="The Si Tran" w:date="2012-12-10T20:40:00Z"/>
              <w:sz w:val="28"/>
              <w:szCs w:val="28"/>
              <w:lang w:val="fr-FR"/>
            </w:rPr>
          </w:rPrChange>
        </w:rPr>
      </w:pPr>
      <w:del w:id="6053" w:author="The Si Tran" w:date="2012-12-10T20:40:00Z">
        <w:r w:rsidRPr="00286C29" w:rsidDel="00677FF8">
          <w:rPr>
            <w:rPrChange w:id="6054" w:author="The Si Tran" w:date="2012-12-05T23:02:00Z">
              <w:rPr>
                <w:sz w:val="28"/>
                <w:szCs w:val="28"/>
                <w:lang w:val="fr-FR"/>
              </w:rPr>
            </w:rPrChange>
          </w:rPr>
          <w:delText xml:space="preserve">                          </w:delText>
        </w:r>
        <w:r w:rsidRPr="00286C29" w:rsidDel="00677FF8">
          <w:object w:dxaOrig="1939" w:dyaOrig="1280" w14:anchorId="0390BB8C">
            <v:shape id="_x0000_i1101" type="#_x0000_t75" style="width:129pt;height:87pt" o:ole="">
              <v:imagedata r:id="rId167" o:title=""/>
            </v:shape>
            <o:OLEObject Type="Embed" ProgID="Equation.DSMT4" ShapeID="_x0000_i1101" DrawAspect="Content" ObjectID="_1417583522" r:id="rId168"/>
          </w:object>
        </w:r>
        <w:bookmarkStart w:id="6055" w:name="_Toc343083608"/>
        <w:bookmarkStart w:id="6056" w:name="_Toc343083822"/>
        <w:bookmarkStart w:id="6057" w:name="_Toc343084033"/>
        <w:bookmarkStart w:id="6058" w:name="_Toc343220792"/>
        <w:bookmarkStart w:id="6059" w:name="_Toc343232296"/>
        <w:bookmarkStart w:id="6060" w:name="_Toc343232709"/>
        <w:bookmarkStart w:id="6061" w:name="_Toc343232994"/>
        <w:bookmarkStart w:id="6062" w:name="_Toc343415499"/>
        <w:bookmarkStart w:id="6063" w:name="_Toc343415795"/>
        <w:bookmarkStart w:id="6064" w:name="_Toc343452454"/>
        <w:bookmarkStart w:id="6065" w:name="_Toc343461244"/>
        <w:bookmarkStart w:id="6066" w:name="_Toc343494131"/>
        <w:bookmarkStart w:id="6067" w:name="_Toc343494343"/>
        <w:bookmarkStart w:id="6068" w:name="_Toc343495116"/>
        <w:bookmarkStart w:id="6069" w:name="_Toc343660343"/>
        <w:bookmarkStart w:id="6070" w:name="_Toc343660557"/>
        <w:bookmarkStart w:id="6071" w:name="_Toc343711185"/>
        <w:bookmarkStart w:id="6072" w:name="_Toc343829149"/>
        <w:bookmarkStart w:id="6073" w:name="_Toc343831953"/>
        <w:bookmarkStart w:id="6074" w:name="_Toc343832323"/>
        <w:bookmarkStart w:id="6075" w:name="_Toc343832540"/>
        <w:bookmarkStart w:id="6076" w:name="_Toc343832757"/>
        <w:bookmarkStart w:id="6077" w:name="_Toc343837350"/>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del>
    </w:p>
    <w:p w14:paraId="3E14BA0D" w14:textId="77777777" w:rsidR="006A21F7" w:rsidRPr="00286C29" w:rsidDel="00677FF8" w:rsidRDefault="006A21F7" w:rsidP="006A21F7">
      <w:pPr>
        <w:ind w:firstLine="540"/>
        <w:rPr>
          <w:del w:id="6078" w:author="The Si Tran" w:date="2012-12-10T20:40:00Z"/>
          <w:rPrChange w:id="6079" w:author="The Si Tran" w:date="2012-12-05T23:02:00Z">
            <w:rPr>
              <w:del w:id="6080" w:author="The Si Tran" w:date="2012-12-10T20:40:00Z"/>
              <w:sz w:val="28"/>
              <w:szCs w:val="28"/>
              <w:lang w:val="fr-FR"/>
            </w:rPr>
          </w:rPrChange>
        </w:rPr>
      </w:pPr>
      <w:del w:id="6081" w:author="The Si Tran" w:date="2012-12-10T20:40:00Z">
        <w:r w:rsidRPr="00286C29" w:rsidDel="00677FF8">
          <w:rPr>
            <w:rPrChange w:id="6082" w:author="The Si Tran" w:date="2012-12-05T23:02:00Z">
              <w:rPr>
                <w:sz w:val="28"/>
                <w:szCs w:val="28"/>
                <w:lang w:val="fr-FR"/>
              </w:rPr>
            </w:rPrChange>
          </w:rPr>
          <w:delText>Với</w:delText>
        </w:r>
        <w:bookmarkStart w:id="6083" w:name="_Toc343083609"/>
        <w:bookmarkStart w:id="6084" w:name="_Toc343083823"/>
        <w:bookmarkStart w:id="6085" w:name="_Toc343084034"/>
        <w:bookmarkStart w:id="6086" w:name="_Toc343220793"/>
        <w:bookmarkStart w:id="6087" w:name="_Toc343232297"/>
        <w:bookmarkStart w:id="6088" w:name="_Toc343232710"/>
        <w:bookmarkStart w:id="6089" w:name="_Toc343232995"/>
        <w:bookmarkStart w:id="6090" w:name="_Toc343415500"/>
        <w:bookmarkStart w:id="6091" w:name="_Toc343415796"/>
        <w:bookmarkStart w:id="6092" w:name="_Toc343452455"/>
        <w:bookmarkStart w:id="6093" w:name="_Toc343461245"/>
        <w:bookmarkStart w:id="6094" w:name="_Toc343494132"/>
        <w:bookmarkStart w:id="6095" w:name="_Toc343494344"/>
        <w:bookmarkStart w:id="6096" w:name="_Toc343495117"/>
        <w:bookmarkStart w:id="6097" w:name="_Toc343660344"/>
        <w:bookmarkStart w:id="6098" w:name="_Toc343660558"/>
        <w:bookmarkStart w:id="6099" w:name="_Toc343711186"/>
        <w:bookmarkStart w:id="6100" w:name="_Toc343829150"/>
        <w:bookmarkStart w:id="6101" w:name="_Toc343831954"/>
        <w:bookmarkStart w:id="6102" w:name="_Toc343832324"/>
        <w:bookmarkStart w:id="6103" w:name="_Toc343832541"/>
        <w:bookmarkStart w:id="6104" w:name="_Toc343832758"/>
        <w:bookmarkStart w:id="6105" w:name="_Toc343837351"/>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del>
    </w:p>
    <w:p w14:paraId="3C324C48" w14:textId="77777777" w:rsidR="006A21F7" w:rsidRPr="00286C29" w:rsidDel="00677FF8" w:rsidRDefault="006A21F7" w:rsidP="006A21F7">
      <w:pPr>
        <w:ind w:firstLine="540"/>
        <w:rPr>
          <w:del w:id="6106" w:author="The Si Tran" w:date="2012-12-10T20:40:00Z"/>
          <w:rPrChange w:id="6107" w:author="The Si Tran" w:date="2012-12-05T23:02:00Z">
            <w:rPr>
              <w:del w:id="6108" w:author="The Si Tran" w:date="2012-12-10T20:40:00Z"/>
              <w:sz w:val="28"/>
              <w:szCs w:val="28"/>
              <w:lang w:val="fr-FR"/>
            </w:rPr>
          </w:rPrChange>
        </w:rPr>
      </w:pPr>
      <w:del w:id="6109" w:author="The Si Tran" w:date="2012-12-10T20:40:00Z">
        <w:r w:rsidRPr="00286C29" w:rsidDel="00677FF8">
          <w:rPr>
            <w:rPrChange w:id="6110" w:author="The Si Tran" w:date="2012-12-05T23:02:00Z">
              <w:rPr>
                <w:sz w:val="28"/>
                <w:szCs w:val="28"/>
                <w:lang w:val="fr-FR"/>
              </w:rPr>
            </w:rPrChange>
          </w:rPr>
          <w:delText>ln = logarit tự nhiên</w:delText>
        </w:r>
        <w:bookmarkStart w:id="6111" w:name="_Toc343083610"/>
        <w:bookmarkStart w:id="6112" w:name="_Toc343083824"/>
        <w:bookmarkStart w:id="6113" w:name="_Toc343084035"/>
        <w:bookmarkStart w:id="6114" w:name="_Toc343220794"/>
        <w:bookmarkStart w:id="6115" w:name="_Toc343232298"/>
        <w:bookmarkStart w:id="6116" w:name="_Toc343232711"/>
        <w:bookmarkStart w:id="6117" w:name="_Toc343232996"/>
        <w:bookmarkStart w:id="6118" w:name="_Toc343415501"/>
        <w:bookmarkStart w:id="6119" w:name="_Toc343415797"/>
        <w:bookmarkStart w:id="6120" w:name="_Toc343452456"/>
        <w:bookmarkStart w:id="6121" w:name="_Toc343461246"/>
        <w:bookmarkStart w:id="6122" w:name="_Toc343494133"/>
        <w:bookmarkStart w:id="6123" w:name="_Toc343494345"/>
        <w:bookmarkStart w:id="6124" w:name="_Toc343495118"/>
        <w:bookmarkStart w:id="6125" w:name="_Toc343660345"/>
        <w:bookmarkStart w:id="6126" w:name="_Toc343660559"/>
        <w:bookmarkStart w:id="6127" w:name="_Toc343711187"/>
        <w:bookmarkStart w:id="6128" w:name="_Toc343829151"/>
        <w:bookmarkStart w:id="6129" w:name="_Toc343831955"/>
        <w:bookmarkStart w:id="6130" w:name="_Toc343832325"/>
        <w:bookmarkStart w:id="6131" w:name="_Toc343832542"/>
        <w:bookmarkStart w:id="6132" w:name="_Toc343832759"/>
        <w:bookmarkStart w:id="6133" w:name="_Toc343837352"/>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del>
    </w:p>
    <w:p w14:paraId="70A52B8A" w14:textId="77777777" w:rsidR="006A21F7" w:rsidRPr="00286C29" w:rsidDel="00677FF8" w:rsidRDefault="006A21F7" w:rsidP="006A21F7">
      <w:pPr>
        <w:ind w:firstLine="540"/>
        <w:rPr>
          <w:del w:id="6134" w:author="The Si Tran" w:date="2012-12-10T20:40:00Z"/>
          <w:rPrChange w:id="6135" w:author="The Si Tran" w:date="2012-12-05T23:02:00Z">
            <w:rPr>
              <w:del w:id="6136" w:author="The Si Tran" w:date="2012-12-10T20:40:00Z"/>
              <w:sz w:val="28"/>
              <w:szCs w:val="28"/>
              <w:lang w:val="fr-FR"/>
            </w:rPr>
          </w:rPrChange>
        </w:rPr>
      </w:pPr>
      <w:del w:id="6137" w:author="The Si Tran" w:date="2012-12-10T20:40:00Z">
        <w:r w:rsidRPr="00286C29" w:rsidDel="00677FF8">
          <w:object w:dxaOrig="320" w:dyaOrig="320" w14:anchorId="62779385">
            <v:shape id="_x0000_i1102" type="#_x0000_t75" style="width:27.75pt;height:27.75pt" o:ole="">
              <v:imagedata r:id="rId169" o:title=""/>
            </v:shape>
            <o:OLEObject Type="Embed" ProgID="Equation.DSMT4" ShapeID="_x0000_i1102" DrawAspect="Content" ObjectID="_1417583523" r:id="rId170"/>
          </w:object>
        </w:r>
        <w:r w:rsidRPr="00286C29" w:rsidDel="00677FF8">
          <w:rPr>
            <w:rPrChange w:id="6138" w:author="The Si Tran" w:date="2012-12-05T23:02:00Z">
              <w:rPr>
                <w:sz w:val="28"/>
                <w:szCs w:val="28"/>
                <w:lang w:val="fr-FR"/>
              </w:rPr>
            </w:rPrChange>
          </w:rPr>
          <w:delText>= tổng bình phương sai số chia cho tổng số quan sát</w:delText>
        </w:r>
        <w:bookmarkStart w:id="6139" w:name="_Toc343083611"/>
        <w:bookmarkStart w:id="6140" w:name="_Toc343083825"/>
        <w:bookmarkStart w:id="6141" w:name="_Toc343084036"/>
        <w:bookmarkStart w:id="6142" w:name="_Toc343220795"/>
        <w:bookmarkStart w:id="6143" w:name="_Toc343232299"/>
        <w:bookmarkStart w:id="6144" w:name="_Toc343232712"/>
        <w:bookmarkStart w:id="6145" w:name="_Toc343232997"/>
        <w:bookmarkStart w:id="6146" w:name="_Toc343415502"/>
        <w:bookmarkStart w:id="6147" w:name="_Toc343415798"/>
        <w:bookmarkStart w:id="6148" w:name="_Toc343452457"/>
        <w:bookmarkStart w:id="6149" w:name="_Toc343461247"/>
        <w:bookmarkStart w:id="6150" w:name="_Toc343494134"/>
        <w:bookmarkStart w:id="6151" w:name="_Toc343494346"/>
        <w:bookmarkStart w:id="6152" w:name="_Toc343495119"/>
        <w:bookmarkStart w:id="6153" w:name="_Toc343660346"/>
        <w:bookmarkStart w:id="6154" w:name="_Toc343660560"/>
        <w:bookmarkStart w:id="6155" w:name="_Toc343711188"/>
        <w:bookmarkStart w:id="6156" w:name="_Toc343829152"/>
        <w:bookmarkStart w:id="6157" w:name="_Toc343831956"/>
        <w:bookmarkStart w:id="6158" w:name="_Toc343832326"/>
        <w:bookmarkStart w:id="6159" w:name="_Toc343832543"/>
        <w:bookmarkStart w:id="6160" w:name="_Toc343832760"/>
        <w:bookmarkStart w:id="6161" w:name="_Toc343837353"/>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del>
    </w:p>
    <w:p w14:paraId="0B842E9E" w14:textId="77777777" w:rsidR="006A21F7" w:rsidRPr="00286C29" w:rsidDel="00677FF8" w:rsidRDefault="006A21F7" w:rsidP="006A21F7">
      <w:pPr>
        <w:ind w:firstLine="540"/>
        <w:rPr>
          <w:del w:id="6162" w:author="The Si Tran" w:date="2012-12-10T20:40:00Z"/>
          <w:rPrChange w:id="6163" w:author="The Si Tran" w:date="2012-12-05T23:02:00Z">
            <w:rPr>
              <w:del w:id="6164" w:author="The Si Tran" w:date="2012-12-10T20:40:00Z"/>
              <w:sz w:val="28"/>
              <w:szCs w:val="28"/>
              <w:lang w:val="fr-FR"/>
            </w:rPr>
          </w:rPrChange>
        </w:rPr>
      </w:pPr>
      <w:del w:id="6165" w:author="The Si Tran" w:date="2012-12-10T20:40:00Z">
        <w:r w:rsidRPr="00286C29" w:rsidDel="00677FF8">
          <w:rPr>
            <w:rPrChange w:id="6166" w:author="The Si Tran" w:date="2012-12-05T23:02:00Z">
              <w:rPr>
                <w:sz w:val="28"/>
                <w:szCs w:val="28"/>
                <w:lang w:val="fr-FR"/>
              </w:rPr>
            </w:rPrChange>
          </w:rPr>
          <w:delText>n = Tổng số quan sát (của chuỗi thặng dư)</w:delText>
        </w:r>
        <w:bookmarkStart w:id="6167" w:name="_Toc343083612"/>
        <w:bookmarkStart w:id="6168" w:name="_Toc343083826"/>
        <w:bookmarkStart w:id="6169" w:name="_Toc343084037"/>
        <w:bookmarkStart w:id="6170" w:name="_Toc343220796"/>
        <w:bookmarkStart w:id="6171" w:name="_Toc343232300"/>
        <w:bookmarkStart w:id="6172" w:name="_Toc343232713"/>
        <w:bookmarkStart w:id="6173" w:name="_Toc343232998"/>
        <w:bookmarkStart w:id="6174" w:name="_Toc343415503"/>
        <w:bookmarkStart w:id="6175" w:name="_Toc343415799"/>
        <w:bookmarkStart w:id="6176" w:name="_Toc343452458"/>
        <w:bookmarkStart w:id="6177" w:name="_Toc343461248"/>
        <w:bookmarkStart w:id="6178" w:name="_Toc343494135"/>
        <w:bookmarkStart w:id="6179" w:name="_Toc343494347"/>
        <w:bookmarkStart w:id="6180" w:name="_Toc343495120"/>
        <w:bookmarkStart w:id="6181" w:name="_Toc343660347"/>
        <w:bookmarkStart w:id="6182" w:name="_Toc343660561"/>
        <w:bookmarkStart w:id="6183" w:name="_Toc343711189"/>
        <w:bookmarkStart w:id="6184" w:name="_Toc343829153"/>
        <w:bookmarkStart w:id="6185" w:name="_Toc343831957"/>
        <w:bookmarkStart w:id="6186" w:name="_Toc343832327"/>
        <w:bookmarkStart w:id="6187" w:name="_Toc343832544"/>
        <w:bookmarkStart w:id="6188" w:name="_Toc343832761"/>
        <w:bookmarkStart w:id="6189" w:name="_Toc343837354"/>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del>
    </w:p>
    <w:p w14:paraId="68FD2303" w14:textId="77777777" w:rsidR="006A21F7" w:rsidRPr="00286C29" w:rsidDel="00677FF8" w:rsidRDefault="006A21F7" w:rsidP="006A21F7">
      <w:pPr>
        <w:ind w:firstLine="540"/>
        <w:rPr>
          <w:del w:id="6190" w:author="The Si Tran" w:date="2012-12-10T20:40:00Z"/>
          <w:rPrChange w:id="6191" w:author="The Si Tran" w:date="2012-12-05T23:02:00Z">
            <w:rPr>
              <w:del w:id="6192" w:author="The Si Tran" w:date="2012-12-10T20:40:00Z"/>
              <w:sz w:val="28"/>
              <w:szCs w:val="28"/>
              <w:lang w:val="fr-FR"/>
            </w:rPr>
          </w:rPrChange>
        </w:rPr>
      </w:pPr>
      <w:del w:id="6193" w:author="The Si Tran" w:date="2012-12-10T20:40:00Z">
        <w:r w:rsidRPr="00286C29" w:rsidDel="00677FF8">
          <w:rPr>
            <w:rPrChange w:id="6194" w:author="The Si Tran" w:date="2012-12-05T23:02:00Z">
              <w:rPr>
                <w:sz w:val="28"/>
                <w:szCs w:val="28"/>
                <w:lang w:val="fr-FR"/>
              </w:rPr>
            </w:rPrChange>
          </w:rPr>
          <w:delText>r = tổng số tham số được ước lượng của mô hình ARIMA.</w:delText>
        </w:r>
        <w:bookmarkStart w:id="6195" w:name="_Toc343083613"/>
        <w:bookmarkStart w:id="6196" w:name="_Toc343083827"/>
        <w:bookmarkStart w:id="6197" w:name="_Toc343084038"/>
        <w:bookmarkStart w:id="6198" w:name="_Toc343220797"/>
        <w:bookmarkStart w:id="6199" w:name="_Toc343232301"/>
        <w:bookmarkStart w:id="6200" w:name="_Toc343232714"/>
        <w:bookmarkStart w:id="6201" w:name="_Toc343232999"/>
        <w:bookmarkStart w:id="6202" w:name="_Toc343415504"/>
        <w:bookmarkStart w:id="6203" w:name="_Toc343415800"/>
        <w:bookmarkStart w:id="6204" w:name="_Toc343452459"/>
        <w:bookmarkStart w:id="6205" w:name="_Toc343461249"/>
        <w:bookmarkStart w:id="6206" w:name="_Toc343494136"/>
        <w:bookmarkStart w:id="6207" w:name="_Toc343494348"/>
        <w:bookmarkStart w:id="6208" w:name="_Toc343495121"/>
        <w:bookmarkStart w:id="6209" w:name="_Toc343660348"/>
        <w:bookmarkStart w:id="6210" w:name="_Toc343660562"/>
        <w:bookmarkStart w:id="6211" w:name="_Toc343711190"/>
        <w:bookmarkStart w:id="6212" w:name="_Toc343829154"/>
        <w:bookmarkStart w:id="6213" w:name="_Toc343831958"/>
        <w:bookmarkStart w:id="6214" w:name="_Toc343832328"/>
        <w:bookmarkStart w:id="6215" w:name="_Toc343832545"/>
        <w:bookmarkStart w:id="6216" w:name="_Toc343832762"/>
        <w:bookmarkStart w:id="6217" w:name="_Toc343837355"/>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del>
    </w:p>
    <w:p w14:paraId="52350C18" w14:textId="77777777" w:rsidR="006A21F7" w:rsidRPr="00286C29" w:rsidDel="00677FF8" w:rsidRDefault="006A21F7" w:rsidP="006A21F7">
      <w:pPr>
        <w:ind w:firstLine="540"/>
        <w:rPr>
          <w:del w:id="6218" w:author="The Si Tran" w:date="2012-12-10T20:40:00Z"/>
          <w:rPrChange w:id="6219" w:author="The Si Tran" w:date="2012-12-05T23:02:00Z">
            <w:rPr>
              <w:del w:id="6220" w:author="The Si Tran" w:date="2012-12-10T20:40:00Z"/>
              <w:sz w:val="28"/>
              <w:szCs w:val="28"/>
              <w:lang w:val="fr-FR"/>
            </w:rPr>
          </w:rPrChange>
        </w:rPr>
      </w:pPr>
      <w:bookmarkStart w:id="6221" w:name="_Toc343083614"/>
      <w:bookmarkStart w:id="6222" w:name="_Toc343083828"/>
      <w:bookmarkStart w:id="6223" w:name="_Toc343084039"/>
      <w:bookmarkStart w:id="6224" w:name="_Toc343220798"/>
      <w:bookmarkStart w:id="6225" w:name="_Toc343232302"/>
      <w:bookmarkStart w:id="6226" w:name="_Toc343232715"/>
      <w:bookmarkStart w:id="6227" w:name="_Toc343233000"/>
      <w:bookmarkStart w:id="6228" w:name="_Toc343415505"/>
      <w:bookmarkStart w:id="6229" w:name="_Toc343415801"/>
      <w:bookmarkStart w:id="6230" w:name="_Toc343452460"/>
      <w:bookmarkStart w:id="6231" w:name="_Toc343461250"/>
      <w:bookmarkStart w:id="6232" w:name="_Toc343494137"/>
      <w:bookmarkStart w:id="6233" w:name="_Toc343494349"/>
      <w:bookmarkStart w:id="6234" w:name="_Toc343495122"/>
      <w:bookmarkStart w:id="6235" w:name="_Toc343660349"/>
      <w:bookmarkStart w:id="6236" w:name="_Toc343660563"/>
      <w:bookmarkStart w:id="6237" w:name="_Toc343711191"/>
      <w:bookmarkStart w:id="6238" w:name="_Toc343829155"/>
      <w:bookmarkStart w:id="6239" w:name="_Toc343831959"/>
      <w:bookmarkStart w:id="6240" w:name="_Toc343832329"/>
      <w:bookmarkStart w:id="6241" w:name="_Toc343832546"/>
      <w:bookmarkStart w:id="6242" w:name="_Toc343832763"/>
      <w:bookmarkStart w:id="6243" w:name="_Toc343837356"/>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p>
    <w:p w14:paraId="581DE509" w14:textId="77777777" w:rsidR="006A21F7" w:rsidRPr="00286C29" w:rsidDel="00677FF8" w:rsidRDefault="006A21F7" w:rsidP="006A21F7">
      <w:pPr>
        <w:ind w:firstLine="540"/>
        <w:rPr>
          <w:del w:id="6244" w:author="The Si Tran" w:date="2012-12-10T20:40:00Z"/>
          <w:rPrChange w:id="6245" w:author="The Si Tran" w:date="2012-12-05T23:02:00Z">
            <w:rPr>
              <w:del w:id="6246" w:author="The Si Tran" w:date="2012-12-10T20:40:00Z"/>
              <w:sz w:val="28"/>
              <w:szCs w:val="28"/>
              <w:lang w:val="fr-FR"/>
            </w:rPr>
          </w:rPrChange>
        </w:rPr>
      </w:pPr>
      <w:del w:id="6247" w:author="The Si Tran" w:date="2012-12-10T20:40:00Z">
        <w:r w:rsidRPr="00286C29" w:rsidDel="00677FF8">
          <w:rPr>
            <w:rPrChange w:id="6248" w:author="The Si Tran" w:date="2012-12-05T23:02:00Z">
              <w:rPr>
                <w:sz w:val="28"/>
                <w:szCs w:val="28"/>
                <w:lang w:val="fr-FR"/>
              </w:rPr>
            </w:rPrChange>
          </w:rPr>
          <w:delText>Mô hình được lựa chọn là mô hình có AIC, BIC bé nhất.</w:delText>
        </w:r>
        <w:bookmarkStart w:id="6249" w:name="_Toc343083615"/>
        <w:bookmarkStart w:id="6250" w:name="_Toc343083829"/>
        <w:bookmarkStart w:id="6251" w:name="_Toc343084040"/>
        <w:bookmarkStart w:id="6252" w:name="_Toc343220799"/>
        <w:bookmarkStart w:id="6253" w:name="_Toc343232303"/>
        <w:bookmarkStart w:id="6254" w:name="_Toc343232716"/>
        <w:bookmarkStart w:id="6255" w:name="_Toc343233001"/>
        <w:bookmarkStart w:id="6256" w:name="_Toc343415506"/>
        <w:bookmarkStart w:id="6257" w:name="_Toc343415802"/>
        <w:bookmarkStart w:id="6258" w:name="_Toc343452461"/>
        <w:bookmarkStart w:id="6259" w:name="_Toc343461251"/>
        <w:bookmarkStart w:id="6260" w:name="_Toc343494138"/>
        <w:bookmarkStart w:id="6261" w:name="_Toc343494350"/>
        <w:bookmarkStart w:id="6262" w:name="_Toc343495123"/>
        <w:bookmarkStart w:id="6263" w:name="_Toc343660350"/>
        <w:bookmarkStart w:id="6264" w:name="_Toc343660564"/>
        <w:bookmarkStart w:id="6265" w:name="_Toc343711192"/>
        <w:bookmarkStart w:id="6266" w:name="_Toc343829156"/>
        <w:bookmarkStart w:id="6267" w:name="_Toc343831960"/>
        <w:bookmarkStart w:id="6268" w:name="_Toc343832330"/>
        <w:bookmarkStart w:id="6269" w:name="_Toc343832547"/>
        <w:bookmarkStart w:id="6270" w:name="_Toc343832764"/>
        <w:bookmarkStart w:id="6271" w:name="_Toc343837357"/>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del>
    </w:p>
    <w:p w14:paraId="0DE86ED4" w14:textId="77777777" w:rsidR="006A21F7" w:rsidRPr="00286C29" w:rsidDel="000C119A" w:rsidRDefault="006A21F7" w:rsidP="006A21F7">
      <w:pPr>
        <w:pStyle w:val="Heading2"/>
        <w:rPr>
          <w:del w:id="6272" w:author="The Si Tran" w:date="2012-12-06T22:00:00Z"/>
          <w:rPrChange w:id="6273" w:author="The Si Tran" w:date="2012-12-05T23:02:00Z">
            <w:rPr>
              <w:del w:id="6274" w:author="The Si Tran" w:date="2012-12-06T22:00:00Z"/>
              <w:lang w:val="fr-FR"/>
            </w:rPr>
          </w:rPrChange>
        </w:rPr>
      </w:pPr>
      <w:bookmarkStart w:id="6275" w:name="_Toc312142556"/>
      <w:del w:id="6276" w:author="The Si Tran" w:date="2012-12-06T22:00:00Z">
        <w:r w:rsidRPr="00286C29" w:rsidDel="000C119A">
          <w:delText>Tóm tắt</w:delText>
        </w:r>
        <w:bookmarkStart w:id="6277" w:name="_Toc343083616"/>
        <w:bookmarkStart w:id="6278" w:name="_Toc343083830"/>
        <w:bookmarkStart w:id="6279" w:name="_Toc343084041"/>
        <w:bookmarkStart w:id="6280" w:name="_Toc343220800"/>
        <w:bookmarkStart w:id="6281" w:name="_Toc343232304"/>
        <w:bookmarkStart w:id="6282" w:name="_Toc343232717"/>
        <w:bookmarkStart w:id="6283" w:name="_Toc343233002"/>
        <w:bookmarkStart w:id="6284" w:name="_Toc343415507"/>
        <w:bookmarkStart w:id="6285" w:name="_Toc343415803"/>
        <w:bookmarkStart w:id="6286" w:name="_Toc343452462"/>
        <w:bookmarkStart w:id="6287" w:name="_Toc343461252"/>
        <w:bookmarkStart w:id="6288" w:name="_Toc343494139"/>
        <w:bookmarkStart w:id="6289" w:name="_Toc343494351"/>
        <w:bookmarkStart w:id="6290" w:name="_Toc343495124"/>
        <w:bookmarkStart w:id="6291" w:name="_Toc343660351"/>
        <w:bookmarkStart w:id="6292" w:name="_Toc343660565"/>
        <w:bookmarkStart w:id="6293" w:name="_Toc343711193"/>
        <w:bookmarkStart w:id="6294" w:name="_Toc343829157"/>
        <w:bookmarkStart w:id="6295" w:name="_Toc343831961"/>
        <w:bookmarkStart w:id="6296" w:name="_Toc343832331"/>
        <w:bookmarkStart w:id="6297" w:name="_Toc343832548"/>
        <w:bookmarkStart w:id="6298" w:name="_Toc343832765"/>
        <w:bookmarkStart w:id="6299" w:name="_Toc343837358"/>
        <w:bookmarkEnd w:id="6275"/>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del>
    </w:p>
    <w:p w14:paraId="28F0655A" w14:textId="77777777" w:rsidR="006A21F7" w:rsidRPr="00286C29" w:rsidDel="000C119A" w:rsidRDefault="006A21F7" w:rsidP="006A21F7">
      <w:pPr>
        <w:ind w:firstLine="540"/>
        <w:rPr>
          <w:del w:id="6300" w:author="The Si Tran" w:date="2012-12-06T22:00:00Z"/>
          <w:rPrChange w:id="6301" w:author="The Si Tran" w:date="2012-12-05T23:02:00Z">
            <w:rPr>
              <w:del w:id="6302" w:author="The Si Tran" w:date="2012-12-06T22:00:00Z"/>
              <w:sz w:val="28"/>
              <w:szCs w:val="28"/>
              <w:lang w:val="pt-BR"/>
            </w:rPr>
          </w:rPrChange>
        </w:rPr>
      </w:pPr>
      <w:del w:id="6303" w:author="The Si Tran" w:date="2012-12-06T22:00:00Z">
        <w:r w:rsidRPr="00286C29" w:rsidDel="000C119A">
          <w:rPr>
            <w:rPrChange w:id="6304"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6305" w:name="_Toc343083617"/>
        <w:bookmarkStart w:id="6306" w:name="_Toc343083831"/>
        <w:bookmarkStart w:id="6307" w:name="_Toc343084042"/>
        <w:bookmarkStart w:id="6308" w:name="_Toc343220801"/>
        <w:bookmarkStart w:id="6309" w:name="_Toc343232305"/>
        <w:bookmarkStart w:id="6310" w:name="_Toc343232718"/>
        <w:bookmarkStart w:id="6311" w:name="_Toc343233003"/>
        <w:bookmarkStart w:id="6312" w:name="_Toc343415508"/>
        <w:bookmarkStart w:id="6313" w:name="_Toc343415804"/>
        <w:bookmarkStart w:id="6314" w:name="_Toc343452463"/>
        <w:bookmarkStart w:id="6315" w:name="_Toc343461253"/>
        <w:bookmarkStart w:id="6316" w:name="_Toc343494140"/>
        <w:bookmarkStart w:id="6317" w:name="_Toc343494352"/>
        <w:bookmarkStart w:id="6318" w:name="_Toc343495125"/>
        <w:bookmarkStart w:id="6319" w:name="_Toc343660352"/>
        <w:bookmarkStart w:id="6320" w:name="_Toc343660566"/>
        <w:bookmarkStart w:id="6321" w:name="_Toc343711194"/>
        <w:bookmarkStart w:id="6322" w:name="_Toc343829158"/>
        <w:bookmarkStart w:id="6323" w:name="_Toc343831962"/>
        <w:bookmarkStart w:id="6324" w:name="_Toc343832332"/>
        <w:bookmarkStart w:id="6325" w:name="_Toc343832549"/>
        <w:bookmarkStart w:id="6326" w:name="_Toc343832766"/>
        <w:bookmarkStart w:id="6327" w:name="_Toc343837359"/>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del>
    </w:p>
    <w:p w14:paraId="296CF93A" w14:textId="77777777" w:rsidR="006A21F7" w:rsidRPr="00286C29" w:rsidDel="000C119A" w:rsidRDefault="006A21F7" w:rsidP="006A21F7">
      <w:pPr>
        <w:ind w:firstLine="540"/>
        <w:rPr>
          <w:del w:id="6328" w:author="The Si Tran" w:date="2012-12-06T22:00:00Z"/>
          <w:rPrChange w:id="6329" w:author="The Si Tran" w:date="2012-12-05T23:02:00Z">
            <w:rPr>
              <w:del w:id="6330" w:author="The Si Tran" w:date="2012-12-06T22:00:00Z"/>
              <w:sz w:val="28"/>
              <w:szCs w:val="28"/>
              <w:lang w:val="pt-BR"/>
            </w:rPr>
          </w:rPrChange>
        </w:rPr>
      </w:pPr>
      <w:del w:id="6331" w:author="The Si Tran" w:date="2012-12-06T22:00:00Z">
        <w:r w:rsidRPr="00286C29" w:rsidDel="000C119A">
          <w:rPr>
            <w:rPrChange w:id="6332"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6333" w:name="_Toc343083618"/>
        <w:bookmarkStart w:id="6334" w:name="_Toc343083832"/>
        <w:bookmarkStart w:id="6335" w:name="_Toc343084043"/>
        <w:bookmarkStart w:id="6336" w:name="_Toc343220802"/>
        <w:bookmarkStart w:id="6337" w:name="_Toc343232306"/>
        <w:bookmarkStart w:id="6338" w:name="_Toc343232719"/>
        <w:bookmarkStart w:id="6339" w:name="_Toc343233004"/>
        <w:bookmarkStart w:id="6340" w:name="_Toc343415509"/>
        <w:bookmarkStart w:id="6341" w:name="_Toc343415805"/>
        <w:bookmarkStart w:id="6342" w:name="_Toc343452464"/>
        <w:bookmarkStart w:id="6343" w:name="_Toc343461254"/>
        <w:bookmarkStart w:id="6344" w:name="_Toc343494141"/>
        <w:bookmarkStart w:id="6345" w:name="_Toc343494353"/>
        <w:bookmarkStart w:id="6346" w:name="_Toc343495126"/>
        <w:bookmarkStart w:id="6347" w:name="_Toc343660353"/>
        <w:bookmarkStart w:id="6348" w:name="_Toc343660567"/>
        <w:bookmarkStart w:id="6349" w:name="_Toc343711195"/>
        <w:bookmarkStart w:id="6350" w:name="_Toc343829159"/>
        <w:bookmarkStart w:id="6351" w:name="_Toc343831963"/>
        <w:bookmarkStart w:id="6352" w:name="_Toc343832333"/>
        <w:bookmarkStart w:id="6353" w:name="_Toc343832550"/>
        <w:bookmarkStart w:id="6354" w:name="_Toc343832767"/>
        <w:bookmarkStart w:id="6355" w:name="_Toc343837360"/>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del>
    </w:p>
    <w:p w14:paraId="54A1DD24" w14:textId="77777777" w:rsidR="006A21F7" w:rsidRPr="00286C29" w:rsidDel="000C119A" w:rsidRDefault="006A21F7" w:rsidP="006A21F7">
      <w:pPr>
        <w:ind w:firstLine="540"/>
        <w:rPr>
          <w:del w:id="6356" w:author="The Si Tran" w:date="2012-12-06T22:00:00Z"/>
          <w:rPrChange w:id="6357" w:author="The Si Tran" w:date="2012-12-05T23:02:00Z">
            <w:rPr>
              <w:del w:id="6358" w:author="The Si Tran" w:date="2012-12-06T22:00:00Z"/>
              <w:sz w:val="28"/>
              <w:szCs w:val="28"/>
              <w:lang w:val="pt-BR"/>
            </w:rPr>
          </w:rPrChange>
        </w:rPr>
      </w:pPr>
      <w:del w:id="6359" w:author="The Si Tran" w:date="2012-12-06T22:00:00Z">
        <w:r w:rsidRPr="00286C29" w:rsidDel="000C119A">
          <w:rPr>
            <w:rPrChange w:id="6360"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6361" w:name="_Toc343083619"/>
        <w:bookmarkStart w:id="6362" w:name="_Toc343083833"/>
        <w:bookmarkStart w:id="6363" w:name="_Toc343084044"/>
        <w:bookmarkStart w:id="6364" w:name="_Toc343220803"/>
        <w:bookmarkStart w:id="6365" w:name="_Toc343232307"/>
        <w:bookmarkStart w:id="6366" w:name="_Toc343232720"/>
        <w:bookmarkStart w:id="6367" w:name="_Toc343233005"/>
        <w:bookmarkStart w:id="6368" w:name="_Toc343415510"/>
        <w:bookmarkStart w:id="6369" w:name="_Toc343415806"/>
        <w:bookmarkStart w:id="6370" w:name="_Toc343452465"/>
        <w:bookmarkStart w:id="6371" w:name="_Toc343461255"/>
        <w:bookmarkStart w:id="6372" w:name="_Toc343494142"/>
        <w:bookmarkStart w:id="6373" w:name="_Toc343494354"/>
        <w:bookmarkStart w:id="6374" w:name="_Toc343495127"/>
        <w:bookmarkStart w:id="6375" w:name="_Toc343660354"/>
        <w:bookmarkStart w:id="6376" w:name="_Toc343660568"/>
        <w:bookmarkStart w:id="6377" w:name="_Toc343711196"/>
        <w:bookmarkStart w:id="6378" w:name="_Toc343829160"/>
        <w:bookmarkStart w:id="6379" w:name="_Toc343831964"/>
        <w:bookmarkStart w:id="6380" w:name="_Toc343832334"/>
        <w:bookmarkStart w:id="6381" w:name="_Toc343832551"/>
        <w:bookmarkStart w:id="6382" w:name="_Toc343832768"/>
        <w:bookmarkStart w:id="6383" w:name="_Toc343837361"/>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del>
    </w:p>
    <w:p w14:paraId="60AD9B52" w14:textId="77777777" w:rsidR="006A21F7" w:rsidRPr="00286C29" w:rsidDel="000C119A" w:rsidRDefault="006A21F7" w:rsidP="006A21F7">
      <w:pPr>
        <w:ind w:firstLine="540"/>
        <w:rPr>
          <w:del w:id="6384" w:author="The Si Tran" w:date="2012-12-06T22:00:00Z"/>
          <w:rPrChange w:id="6385" w:author="The Si Tran" w:date="2012-12-05T23:02:00Z">
            <w:rPr>
              <w:del w:id="6386" w:author="The Si Tran" w:date="2012-12-06T22:00:00Z"/>
              <w:sz w:val="28"/>
              <w:szCs w:val="28"/>
              <w:lang w:val="pt-BR"/>
            </w:rPr>
          </w:rPrChange>
        </w:rPr>
      </w:pPr>
      <w:del w:id="6387" w:author="The Si Tran" w:date="2012-12-06T22:00:00Z">
        <w:r w:rsidRPr="00286C29" w:rsidDel="000C119A">
          <w:rPr>
            <w:rPrChange w:id="6388" w:author="The Si Tran" w:date="2012-12-05T23:02:00Z">
              <w:rPr>
                <w:sz w:val="28"/>
                <w:szCs w:val="28"/>
                <w:lang w:val="pt-BR"/>
              </w:rPr>
            </w:rPrChange>
          </w:rPr>
          <w:delText>Đối với mô hình ARMA(p,q), hàm tự tương quan và hàm tự tương quan riêng phần đều giảm dần.</w:delText>
        </w:r>
        <w:bookmarkStart w:id="6389" w:name="_Toc343083620"/>
        <w:bookmarkStart w:id="6390" w:name="_Toc343083834"/>
        <w:bookmarkStart w:id="6391" w:name="_Toc343084045"/>
        <w:bookmarkStart w:id="6392" w:name="_Toc343220804"/>
        <w:bookmarkStart w:id="6393" w:name="_Toc343232308"/>
        <w:bookmarkStart w:id="6394" w:name="_Toc343232721"/>
        <w:bookmarkStart w:id="6395" w:name="_Toc343233006"/>
        <w:bookmarkStart w:id="6396" w:name="_Toc343415511"/>
        <w:bookmarkStart w:id="6397" w:name="_Toc343415807"/>
        <w:bookmarkStart w:id="6398" w:name="_Toc343452466"/>
        <w:bookmarkStart w:id="6399" w:name="_Toc343461256"/>
        <w:bookmarkStart w:id="6400" w:name="_Toc343494143"/>
        <w:bookmarkStart w:id="6401" w:name="_Toc343494355"/>
        <w:bookmarkStart w:id="6402" w:name="_Toc343495128"/>
        <w:bookmarkStart w:id="6403" w:name="_Toc343660355"/>
        <w:bookmarkStart w:id="6404" w:name="_Toc343660569"/>
        <w:bookmarkStart w:id="6405" w:name="_Toc343711197"/>
        <w:bookmarkStart w:id="6406" w:name="_Toc343829161"/>
        <w:bookmarkStart w:id="6407" w:name="_Toc343831965"/>
        <w:bookmarkStart w:id="6408" w:name="_Toc343832335"/>
        <w:bookmarkStart w:id="6409" w:name="_Toc343832552"/>
        <w:bookmarkStart w:id="6410" w:name="_Toc343832769"/>
        <w:bookmarkStart w:id="6411" w:name="_Toc343837362"/>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del>
    </w:p>
    <w:p w14:paraId="7F2C928B" w14:textId="77777777" w:rsidR="006A21F7" w:rsidRPr="00286C29" w:rsidDel="000C119A" w:rsidRDefault="006A21F7" w:rsidP="006A21F7">
      <w:pPr>
        <w:ind w:firstLine="540"/>
        <w:rPr>
          <w:del w:id="6412" w:author="The Si Tran" w:date="2012-12-06T22:00:00Z"/>
          <w:rPrChange w:id="6413" w:author="The Si Tran" w:date="2012-12-05T23:02:00Z">
            <w:rPr>
              <w:del w:id="6414" w:author="The Si Tran" w:date="2012-12-06T22:00:00Z"/>
              <w:sz w:val="28"/>
              <w:szCs w:val="28"/>
              <w:lang w:val="pt-BR"/>
            </w:rPr>
          </w:rPrChange>
        </w:rPr>
      </w:pPr>
      <w:del w:id="6415" w:author="The Si Tran" w:date="2012-12-06T22:00:00Z">
        <w:r w:rsidRPr="00286C29" w:rsidDel="000C119A">
          <w:rPr>
            <w:rPrChange w:id="6416"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6417" w:name="_Toc343083621"/>
        <w:bookmarkStart w:id="6418" w:name="_Toc343083835"/>
        <w:bookmarkStart w:id="6419" w:name="_Toc343084046"/>
        <w:bookmarkStart w:id="6420" w:name="_Toc343220805"/>
        <w:bookmarkStart w:id="6421" w:name="_Toc343232309"/>
        <w:bookmarkStart w:id="6422" w:name="_Toc343232722"/>
        <w:bookmarkStart w:id="6423" w:name="_Toc343233007"/>
        <w:bookmarkStart w:id="6424" w:name="_Toc343415512"/>
        <w:bookmarkStart w:id="6425" w:name="_Toc343415808"/>
        <w:bookmarkStart w:id="6426" w:name="_Toc343452467"/>
        <w:bookmarkStart w:id="6427" w:name="_Toc343461257"/>
        <w:bookmarkStart w:id="6428" w:name="_Toc343494144"/>
        <w:bookmarkStart w:id="6429" w:name="_Toc343494356"/>
        <w:bookmarkStart w:id="6430" w:name="_Toc343495129"/>
        <w:bookmarkStart w:id="6431" w:name="_Toc343660356"/>
        <w:bookmarkStart w:id="6432" w:name="_Toc343660570"/>
        <w:bookmarkStart w:id="6433" w:name="_Toc343711198"/>
        <w:bookmarkStart w:id="6434" w:name="_Toc343829162"/>
        <w:bookmarkStart w:id="6435" w:name="_Toc343831966"/>
        <w:bookmarkStart w:id="6436" w:name="_Toc343832336"/>
        <w:bookmarkStart w:id="6437" w:name="_Toc343832553"/>
        <w:bookmarkStart w:id="6438" w:name="_Toc343832770"/>
        <w:bookmarkStart w:id="6439" w:name="_Toc343837363"/>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del>
    </w:p>
    <w:p w14:paraId="6BFEE511" w14:textId="77777777" w:rsidR="006A21F7" w:rsidRPr="00286C29" w:rsidDel="000C119A" w:rsidRDefault="006A21F7" w:rsidP="006A21F7">
      <w:pPr>
        <w:ind w:firstLine="540"/>
        <w:rPr>
          <w:del w:id="6440" w:author="The Si Tran" w:date="2012-12-06T22:00:00Z"/>
          <w:rPrChange w:id="6441" w:author="The Si Tran" w:date="2012-12-05T23:02:00Z">
            <w:rPr>
              <w:del w:id="6442" w:author="The Si Tran" w:date="2012-12-06T22:00:00Z"/>
              <w:sz w:val="28"/>
              <w:szCs w:val="28"/>
              <w:lang w:val="pt-BR"/>
            </w:rPr>
          </w:rPrChange>
        </w:rPr>
      </w:pPr>
      <w:del w:id="6443" w:author="The Si Tran" w:date="2012-12-06T22:00:00Z">
        <w:r w:rsidRPr="00286C29" w:rsidDel="000C119A">
          <w:rPr>
            <w:rPrChange w:id="6444"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6445" w:name="_Toc343083622"/>
        <w:bookmarkStart w:id="6446" w:name="_Toc343083836"/>
        <w:bookmarkStart w:id="6447" w:name="_Toc343084047"/>
        <w:bookmarkStart w:id="6448" w:name="_Toc343220806"/>
        <w:bookmarkStart w:id="6449" w:name="_Toc343232310"/>
        <w:bookmarkStart w:id="6450" w:name="_Toc343232723"/>
        <w:bookmarkStart w:id="6451" w:name="_Toc343233008"/>
        <w:bookmarkStart w:id="6452" w:name="_Toc343415513"/>
        <w:bookmarkStart w:id="6453" w:name="_Toc343415809"/>
        <w:bookmarkStart w:id="6454" w:name="_Toc343452468"/>
        <w:bookmarkStart w:id="6455" w:name="_Toc343461258"/>
        <w:bookmarkStart w:id="6456" w:name="_Toc343494145"/>
        <w:bookmarkStart w:id="6457" w:name="_Toc343494357"/>
        <w:bookmarkStart w:id="6458" w:name="_Toc343495130"/>
        <w:bookmarkStart w:id="6459" w:name="_Toc343660357"/>
        <w:bookmarkStart w:id="6460" w:name="_Toc343660571"/>
        <w:bookmarkStart w:id="6461" w:name="_Toc343711199"/>
        <w:bookmarkStart w:id="6462" w:name="_Toc343829163"/>
        <w:bookmarkStart w:id="6463" w:name="_Toc343831967"/>
        <w:bookmarkStart w:id="6464" w:name="_Toc343832337"/>
        <w:bookmarkStart w:id="6465" w:name="_Toc343832554"/>
        <w:bookmarkStart w:id="6466" w:name="_Toc343832771"/>
        <w:bookmarkStart w:id="6467" w:name="_Toc34383736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del>
    </w:p>
    <w:p w14:paraId="2CA69FB5" w14:textId="77777777" w:rsidR="006A21F7" w:rsidRDefault="00DA1F81" w:rsidP="00286C29">
      <w:pPr>
        <w:pStyle w:val="Heading2"/>
        <w:rPr>
          <w:ins w:id="6468" w:author="The Si Tran" w:date="2012-12-06T22:00:00Z"/>
        </w:rPr>
        <w:pPrChange w:id="6469" w:author="The Si Tran" w:date="2012-12-06T22:00:00Z">
          <w:pPr/>
        </w:pPrChange>
      </w:pPr>
      <w:bookmarkStart w:id="6470" w:name="_Toc343837365"/>
      <w:ins w:id="6471" w:author="The Si Tran" w:date="2012-12-06T22:00:00Z">
        <w:r w:rsidRPr="00286C29">
          <w:t>Xây</w:t>
        </w:r>
        <w:r>
          <w:t xml:space="preserve"> dựng mô hình SARIMA</w:t>
        </w:r>
        <w:bookmarkEnd w:id="6470"/>
      </w:ins>
    </w:p>
    <w:p w14:paraId="0F49B734" w14:textId="77777777" w:rsidR="00DA1F81" w:rsidRDefault="00DA1F81">
      <w:pPr>
        <w:rPr>
          <w:ins w:id="6472" w:author="The Si Tran" w:date="2012-12-06T22:01:00Z"/>
        </w:rPr>
      </w:pPr>
      <w:ins w:id="6473" w:author="The Si Tran" w:date="2012-12-06T22:01:00Z">
        <w:r>
          <w:t xml:space="preserve">Cấu trúc của mô hình dự đoán </w:t>
        </w:r>
      </w:ins>
      <w:ins w:id="6474" w:author="The Si Tran" w:date="2012-12-10T19:55:00Z">
        <w:r w:rsidR="001611FB">
          <w:t>S</w:t>
        </w:r>
      </w:ins>
      <w:ins w:id="6475" w:author="The Si Tran" w:date="2012-12-06T22:01:00Z">
        <w:r>
          <w:t>ARIMA gồm 4 thành phần chính:</w:t>
        </w:r>
      </w:ins>
    </w:p>
    <w:p w14:paraId="1A05EE34" w14:textId="77777777" w:rsidR="00DA1F81" w:rsidRPr="00AC1C82" w:rsidRDefault="00DA1F81">
      <w:pPr>
        <w:pStyle w:val="BuletL1"/>
        <w:rPr>
          <w:ins w:id="6476" w:author="The Si Tran" w:date="2012-12-06T22:01:00Z"/>
        </w:rPr>
        <w:pPrChange w:id="6477" w:author="The Si Tran" w:date="2012-12-16T10:35:00Z">
          <w:pPr/>
        </w:pPrChange>
      </w:pPr>
      <w:ins w:id="6478" w:author="The Si Tran" w:date="2012-12-06T22:01:00Z">
        <w:r w:rsidRPr="00032D83">
          <w:t>Thành ph</w:t>
        </w:r>
        <w:r w:rsidRPr="006D6C8D">
          <w:t>ầ</w:t>
        </w:r>
        <w:r w:rsidRPr="000C3A28">
          <w:t>n nh</w:t>
        </w:r>
        <w:r w:rsidRPr="00EF4E32">
          <w:t>ậ</w:t>
        </w:r>
        <w:r w:rsidRPr="0015771C">
          <w:t>n d</w:t>
        </w:r>
        <w:r w:rsidRPr="00941798">
          <w:t>ạ</w:t>
        </w:r>
        <w:r w:rsidRPr="002E47E8">
          <w:t>ng mô hình (Model identification): ư</w:t>
        </w:r>
        <w:r w:rsidRPr="00381A4D">
          <w:t>ớ</w:t>
        </w:r>
        <w:r w:rsidRPr="00DA1F81">
          <w:rPr>
            <w:rPrChange w:id="6479" w:author="The Si Tran" w:date="2012-12-06T22:02:00Z">
              <w:rPr/>
            </w:rPrChange>
          </w:rPr>
          <w:t xml:space="preserve">c lượng và xấp xỉ cấu trúc cho </w:t>
        </w:r>
      </w:ins>
      <w:ins w:id="6480" w:author="The Si Tran" w:date="2012-12-10T19:58:00Z">
        <w:r w:rsidR="00E54E7E">
          <w:t xml:space="preserve">các </w:t>
        </w:r>
      </w:ins>
      <w:ins w:id="6481" w:author="The Si Tran" w:date="2012-12-06T22:01:00Z">
        <w:r w:rsidRPr="00032D83">
          <w:t>m</w:t>
        </w:r>
        <w:r w:rsidRPr="006D6C8D">
          <w:t>ố</w:t>
        </w:r>
        <w:r w:rsidR="00E54E7E" w:rsidRPr="000C3A28">
          <w:t>i tương quan t</w:t>
        </w:r>
        <w:r w:rsidR="00E54E7E" w:rsidRPr="00EF4E32">
          <w:t>ồ</w:t>
        </w:r>
        <w:r w:rsidR="00E54E7E" w:rsidRPr="0015771C">
          <w:t>n t</w:t>
        </w:r>
        <w:r w:rsidR="00E54E7E" w:rsidRPr="00941798">
          <w:t>ạ</w:t>
        </w:r>
        <w:r w:rsidR="00E54E7E" w:rsidRPr="002E47E8">
          <w:t>i</w:t>
        </w:r>
        <w:r w:rsidRPr="00381A4D">
          <w:t xml:space="preserve"> trong d</w:t>
        </w:r>
        <w:r w:rsidRPr="00DA1F81">
          <w:rPr>
            <w:rPrChange w:id="6482" w:author="The Si Tran" w:date="2012-12-06T22:02:00Z">
              <w:rPr/>
            </w:rPrChange>
          </w:rPr>
          <w:t xml:space="preserve">ữ liệu đã thu thập được. Thành phần </w:t>
        </w:r>
        <w:r w:rsidRPr="00DA1F81">
          <w:rPr>
            <w:rPrChange w:id="6483" w:author="The Si Tran" w:date="2012-12-06T22:02:00Z">
              <w:rPr/>
            </w:rPrChange>
          </w:rPr>
          <w:lastRenderedPageBreak/>
          <w:t>này nhận dạng đượ</w:t>
        </w:r>
        <w:r w:rsidR="00AF035F">
          <w:rPr>
            <w:rPrChange w:id="6484" w:author="The Si Tran" w:date="2012-12-06T22:02:00Z">
              <w:rPr/>
            </w:rPrChange>
          </w:rPr>
          <w:t>c mô hình</w:t>
        </w:r>
        <w:r w:rsidRPr="00DA1F81">
          <w:rPr>
            <w:rPrChange w:id="6485" w:author="The Si Tran" w:date="2012-12-06T22:02:00Z">
              <w:rPr/>
            </w:rPrChange>
          </w:rPr>
          <w:t xml:space="preserve"> một cách tự động bằng cách phân tích hệ số tự tương quan và hệ số tự</w:t>
        </w:r>
        <w:r w:rsidR="008B3DEB">
          <w:rPr>
            <w:rPrChange w:id="6486" w:author="The Si Tran" w:date="2012-12-06T22:02:00Z">
              <w:rPr/>
            </w:rPrChange>
          </w:rPr>
          <w:t xml:space="preserve"> tương quan riêng</w:t>
        </w:r>
        <w:r w:rsidRPr="00DA1F81">
          <w:rPr>
            <w:rPrChange w:id="6487"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6488" w:author="The Si Tran" w:date="2012-12-06T22:01:00Z"/>
        </w:rPr>
        <w:pPrChange w:id="6489" w:author="The Si Tran" w:date="2012-12-16T10:35:00Z">
          <w:pPr/>
        </w:pPrChange>
      </w:pPr>
      <w:ins w:id="6490" w:author="The Si Tran" w:date="2012-12-06T22:01:00Z">
        <w:r w:rsidRPr="00032D83">
          <w:t>Thành ph</w:t>
        </w:r>
        <w:r w:rsidRPr="006D6C8D">
          <w:t>ầ</w:t>
        </w:r>
        <w:r w:rsidRPr="000C3A28">
          <w:t xml:space="preserve">n </w:t>
        </w:r>
      </w:ins>
      <w:ins w:id="6491" w:author="The Si Tran" w:date="2012-12-10T20:00:00Z">
        <w:r w:rsidR="00545F04">
          <w:t>khử</w:t>
        </w:r>
        <w:r w:rsidR="00290F01">
          <w:t xml:space="preserve"> mùa và </w:t>
        </w:r>
        <w:r w:rsidR="00545F04">
          <w:t>xu hướng</w:t>
        </w:r>
      </w:ins>
      <w:ins w:id="6492" w:author="The Si Tran" w:date="2012-12-06T22:01:00Z">
        <w:r w:rsidRPr="00032D83">
          <w:t xml:space="preserve"> (Recursive differencer/integ</w:t>
        </w:r>
        <w:r w:rsidRPr="006D6C8D">
          <w:t>rator): dùng đ</w:t>
        </w:r>
        <w:r w:rsidRPr="000C3A28">
          <w:t>ể</w:t>
        </w:r>
        <w:r w:rsidRPr="00EF4E32">
          <w:t xml:space="preserve"> chuy</w:t>
        </w:r>
        <w:r w:rsidRPr="0015771C">
          <w:t>ể</w:t>
        </w:r>
        <w:r w:rsidRPr="00941798">
          <w:t>n đ</w:t>
        </w:r>
        <w:r w:rsidRPr="002E47E8">
          <w:t>ổ</w:t>
        </w:r>
        <w:r w:rsidRPr="00381A4D">
          <w:t>i các chu</w:t>
        </w:r>
        <w:r w:rsidRPr="00DA1F81">
          <w:rPr>
            <w:rPrChange w:id="6493" w:author="The Si Tran" w:date="2012-12-06T22:02:00Z">
              <w:rPr/>
            </w:rPrChange>
          </w:rPr>
          <w:t>ỗi dữ liệu không tĩnh hoặc có tính mùa sang chuỗi dữ liệu t</w:t>
        </w:r>
        <w:r w:rsidR="00E47C73">
          <w:rPr>
            <w:rPrChange w:id="6494" w:author="The Si Tran" w:date="2012-12-06T22:02:00Z">
              <w:rPr/>
            </w:rPrChange>
          </w:rPr>
          <w:t>ĩnh</w:t>
        </w:r>
        <w:r w:rsidRPr="00DA1F81">
          <w:rPr>
            <w:rPrChange w:id="6495" w:author="The Si Tran" w:date="2012-12-06T22:02:00Z">
              <w:rPr/>
            </w:rPrChange>
          </w:rPr>
          <w:t xml:space="preserve"> trước khi áp dụng các giải thuật để ước lượng các tham số cho mô hình. Bởi vì mô hình ARIMA chỉ </w:t>
        </w:r>
      </w:ins>
      <w:ins w:id="6496" w:author="The Si Tran" w:date="2012-12-10T20:05:00Z">
        <w:r w:rsidR="00E47C73">
          <w:t>phù hợp</w:t>
        </w:r>
      </w:ins>
      <w:ins w:id="6497" w:author="The Si Tran" w:date="2012-12-06T22:01:00Z">
        <w:r w:rsidRPr="00032D83">
          <w:t xml:space="preserve"> v</w:t>
        </w:r>
        <w:r w:rsidRPr="006D6C8D">
          <w:t>ớ</w:t>
        </w:r>
        <w:r w:rsidRPr="000C3A28">
          <w:t>i chu</w:t>
        </w:r>
        <w:r w:rsidRPr="00EF4E32">
          <w:t>ỗ</w:t>
        </w:r>
        <w:r w:rsidRPr="0015771C">
          <w:t>i d</w:t>
        </w:r>
        <w:r w:rsidRPr="00941798">
          <w:t>ữ</w:t>
        </w:r>
        <w:r w:rsidRPr="002E47E8">
          <w:t xml:space="preserve"> li</w:t>
        </w:r>
        <w:r w:rsidRPr="00381A4D">
          <w:t>ệ</w:t>
        </w:r>
        <w:r w:rsidRPr="00DA1F81">
          <w:rPr>
            <w:rPrChange w:id="6498" w:author="The Si Tran" w:date="2012-12-06T22:02:00Z">
              <w:rPr/>
            </w:rPrChange>
          </w:rPr>
          <w:t>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6499" w:author="The Si Tran" w:date="2012-12-06T22:01:00Z"/>
        </w:rPr>
        <w:pPrChange w:id="6500" w:author="The Si Tran" w:date="2012-12-16T10:36:00Z">
          <w:pPr/>
        </w:pPrChange>
      </w:pPr>
      <w:ins w:id="6501" w:author="The Si Tran" w:date="2012-12-06T22:01:00Z">
        <w:r w:rsidRPr="00032D83">
          <w:t>Thành ph</w:t>
        </w:r>
        <w:r w:rsidRPr="006D6C8D">
          <w:t>ầ</w:t>
        </w:r>
        <w:r w:rsidRPr="000C3A28">
          <w:t>n ư</w:t>
        </w:r>
        <w:r w:rsidRPr="00EF4E32">
          <w:t>ớ</w:t>
        </w:r>
        <w:r w:rsidRPr="0015771C">
          <w:t>c lư</w:t>
        </w:r>
        <w:r w:rsidRPr="00941798">
          <w:t>ợ</w:t>
        </w:r>
        <w:r w:rsidRPr="002E47E8">
          <w:t>ng tham s</w:t>
        </w:r>
        <w:r w:rsidRPr="00381A4D">
          <w:t>ố</w:t>
        </w:r>
        <w:r w:rsidRPr="00DA1F81">
          <w:rPr>
            <w:rPrChange w:id="6502" w:author="The Si Tran" w:date="2012-12-06T22:02:00Z">
              <w:rPr/>
            </w:rPrChange>
          </w:rPr>
          <w:t xml:space="preserve">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6503" w:author="The Si Tran" w:date="2012-12-06T22:02:00Z">
              <w:rPr/>
            </w:rPrChange>
          </w:rPr>
          <w:t xml:space="preserve"> vi</w:t>
        </w:r>
        <w:r w:rsidRPr="00DA1F81">
          <w:rPr>
            <w:rPrChange w:id="6504" w:author="The Si Tran" w:date="2012-12-06T22:02:00Z">
              <w:rPr/>
            </w:rPrChange>
          </w:rPr>
          <w:t xml:space="preserve"> phạm thì mô hình ước lượng sẽ không chính xác.</w:t>
        </w:r>
      </w:ins>
    </w:p>
    <w:p w14:paraId="082BDC3A" w14:textId="77777777" w:rsidR="00DA1F81" w:rsidRDefault="00DA1F81">
      <w:pPr>
        <w:pStyle w:val="BuletL1"/>
        <w:pPrChange w:id="6505" w:author="The Si Tran" w:date="2012-12-16T10:36:00Z">
          <w:pPr/>
        </w:pPrChange>
      </w:pPr>
      <w:ins w:id="6506" w:author="The Si Tran" w:date="2012-12-06T22:01:00Z">
        <w:r w:rsidRPr="00032D83">
          <w:t>Thành ph</w:t>
        </w:r>
        <w:r w:rsidRPr="006D6C8D">
          <w:t>ầ</w:t>
        </w:r>
        <w:r w:rsidRPr="000C3A28">
          <w:t>n d</w:t>
        </w:r>
        <w:r w:rsidRPr="00EF4E32">
          <w:t>ự</w:t>
        </w:r>
        <w:r w:rsidRPr="0015771C">
          <w:t xml:space="preserve"> đoán (N-step ahead predictor): t</w:t>
        </w:r>
        <w:r w:rsidRPr="00941798">
          <w:t>ạ</w:t>
        </w:r>
        <w:r w:rsidRPr="002E47E8">
          <w:t>o giá tr</w:t>
        </w:r>
        <w:r w:rsidRPr="00381A4D">
          <w:t>ị</w:t>
        </w:r>
        <w:r w:rsidRPr="00DA1F81">
          <w:rPr>
            <w:rPrChange w:id="6507" w:author="The Si Tran" w:date="2012-12-06T22:03:00Z">
              <w:rPr/>
            </w:rPrChange>
          </w:rPr>
          <w:t xml:space="preserve"> dự đoán cho các giai đoạn tiếp theo dựa vào mô hình đã ước lượng được.</w:t>
        </w:r>
      </w:ins>
    </w:p>
    <w:p w14:paraId="1F0894B0" w14:textId="6041CCBB" w:rsidR="0021110E" w:rsidRDefault="0021110E" w:rsidP="0021110E">
      <w:pPr>
        <w:rPr>
          <w:ins w:id="6508" w:author="The Si Tran" w:date="2012-12-06T22:08:00Z"/>
        </w:rPr>
      </w:pPr>
      <w:r>
        <w:t>Hình 3.4 sẽ mô tả cấu trúc của mô hình dự đoán SARIMA.</w:t>
      </w:r>
    </w:p>
    <w:p w14:paraId="63C6EB69" w14:textId="41F9FD05" w:rsidR="00155591" w:rsidRDefault="00155591" w:rsidP="00155591">
      <w:pPr>
        <w:pStyle w:val="Heading3"/>
        <w:rPr>
          <w:ins w:id="6509" w:author="The Si Tran" w:date="2012-12-06T22:17:00Z"/>
        </w:rPr>
      </w:pPr>
      <w:bookmarkStart w:id="6510" w:name="_Toc343837366"/>
      <w:ins w:id="6511" w:author="The Si Tran" w:date="2012-12-06T22:15:00Z">
        <w:r>
          <w:t>T</w:t>
        </w:r>
        <w:r w:rsidRPr="00155591">
          <w:t>hành phần nhận dạng mô hình</w:t>
        </w:r>
      </w:ins>
      <w:bookmarkEnd w:id="6510"/>
    </w:p>
    <w:p w14:paraId="6141FE93" w14:textId="10DD5595" w:rsidR="00A96FA3" w:rsidRDefault="00A96FA3">
      <w:pPr>
        <w:pStyle w:val="BuletL1"/>
        <w:rPr>
          <w:ins w:id="6512" w:author="The Si Tran" w:date="2012-12-06T22:18:00Z"/>
        </w:rPr>
        <w:pPrChange w:id="6513" w:author="The Si Tran" w:date="2012-12-16T10:36:00Z">
          <w:pPr>
            <w:pStyle w:val="ListParagraph"/>
            <w:ind w:left="360"/>
          </w:pPr>
        </w:pPrChange>
      </w:pPr>
      <w:ins w:id="6514" w:author="The Si Tran" w:date="2012-12-06T22:18:00Z">
        <w:r>
          <w:t xml:space="preserve">Nhận dạng mô hình là khâu đầu tiên trong quá trình mô hình hóa </w:t>
        </w:r>
      </w:ins>
      <w:ins w:id="6515" w:author="The Si Tran" w:date="2012-12-10T20:15:00Z">
        <w:r w:rsidR="00B46514">
          <w:t>S</w:t>
        </w:r>
      </w:ins>
      <w:ins w:id="6516" w:author="The Si Tran" w:date="2012-12-06T22:18:00Z">
        <w:r>
          <w:t xml:space="preserve">ARIMA. Chúng ta cần phải xác định các tham số </w:t>
        </w:r>
        <w:r w:rsidRPr="00120A96">
          <w:rPr>
            <w:i/>
          </w:rPr>
          <w:t>p</w:t>
        </w:r>
        <w:r>
          <w:t xml:space="preserve">, </w:t>
        </w:r>
        <w:r w:rsidRPr="00120A96">
          <w:rPr>
            <w:i/>
          </w:rPr>
          <w:t>d</w:t>
        </w:r>
        <w:r>
          <w:t xml:space="preserve">, </w:t>
        </w:r>
        <w:r w:rsidRPr="00120A96">
          <w:rPr>
            <w:i/>
          </w:rPr>
          <w:t>q</w:t>
        </w:r>
        <w:r>
          <w:t xml:space="preserve"> và </w:t>
        </w:r>
        <w:r w:rsidRPr="00120A96">
          <w:rPr>
            <w:i/>
          </w:rPr>
          <w:t>P</w:t>
        </w:r>
        <w:r>
          <w:t xml:space="preserve">, </w:t>
        </w:r>
        <w:r w:rsidRPr="00120A96">
          <w:rPr>
            <w:i/>
          </w:rPr>
          <w:t>Q</w:t>
        </w:r>
        <w:r>
          <w:t xml:space="preserve">, </w:t>
        </w:r>
        <w:r w:rsidRPr="00120A96">
          <w:rPr>
            <w:i/>
          </w:rPr>
          <w:t>D</w:t>
        </w:r>
        <w:r>
          <w:t xml:space="preserve">, </w:t>
        </w:r>
      </w:ins>
      <w:r w:rsidR="00120A96">
        <w:rPr>
          <w:i/>
        </w:rPr>
        <w:t>s</w:t>
      </w:r>
      <w:ins w:id="6517" w:author="The Si Tran" w:date="2012-12-06T22:18:00Z">
        <w:r>
          <w:t xml:space="preserve"> của mô hình </w:t>
        </w:r>
      </w:ins>
      <w:ins w:id="6518" w:author="The Si Tran" w:date="2012-12-10T20:15:00Z">
        <w:r w:rsidR="00B46514">
          <w:t>S</w:t>
        </w:r>
      </w:ins>
      <w:ins w:id="6519" w:author="The Si Tran" w:date="2012-12-06T22:18:00Z">
        <w:r>
          <w:t>ARIMA. Những giá trị này được suy ra bằng cách trích rút những hệ số tương quan quan trọng trong chuỗi dữ liệu quan sát được.</w:t>
        </w:r>
      </w:ins>
      <w:ins w:id="6520" w:author="The Si Tran" w:date="2012-12-06T22:19:00Z">
        <w:r>
          <w:t xml:space="preserve"> </w:t>
        </w:r>
      </w:ins>
      <w:ins w:id="6521"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t và khả năng phân tích đồ thị của người dự đoán</w:t>
        </w:r>
        <w:r>
          <w:t xml:space="preserve">. Do đó cần phải tìm ra </w:t>
        </w:r>
      </w:ins>
      <w:ins w:id="6522" w:author="The Si Tran" w:date="2012-12-10T20:17:00Z">
        <w:r w:rsidR="00D30044">
          <w:t xml:space="preserve">một </w:t>
        </w:r>
      </w:ins>
      <w:ins w:id="6523" w:author="The Si Tran" w:date="2012-12-06T22:18:00Z">
        <w:r>
          <w:t xml:space="preserve">phương pháp </w:t>
        </w:r>
      </w:ins>
      <w:ins w:id="6524" w:author="The Si Tran" w:date="2012-12-10T20:17:00Z">
        <w:r w:rsidR="00D30044">
          <w:t>tự động</w:t>
        </w:r>
      </w:ins>
      <w:ins w:id="6525" w:author="The Si Tran" w:date="2012-12-06T22:18:00Z">
        <w:r>
          <w:t>, sử dụng các công thức toán học để trích rút ra các hệ số.</w:t>
        </w:r>
      </w:ins>
    </w:p>
    <w:p w14:paraId="3BD028AA" w14:textId="20630997" w:rsidR="00A96FA3" w:rsidRPr="00032D83" w:rsidRDefault="00A96FA3">
      <w:pPr>
        <w:pStyle w:val="BuletL1"/>
        <w:rPr>
          <w:ins w:id="6526" w:author="The Si Tran" w:date="2012-12-06T22:21:00Z"/>
        </w:rPr>
        <w:pPrChange w:id="6527" w:author="The Si Tran" w:date="2012-12-16T10:36:00Z">
          <w:pPr>
            <w:pStyle w:val="ListParagraph"/>
            <w:numPr>
              <w:numId w:val="18"/>
            </w:numPr>
            <w:ind w:hanging="360"/>
          </w:pPr>
        </w:pPrChange>
      </w:pPr>
      <w:ins w:id="6528" w:author="The Si Tran" w:date="2012-12-06T22:21:00Z">
        <w:r w:rsidRPr="00032D83">
          <w:t xml:space="preserve">Mô hình </w:t>
        </w:r>
      </w:ins>
      <w:ins w:id="6529" w:author="The Si Tran" w:date="2012-12-10T20:25:00Z">
        <w:r w:rsidR="00300B75">
          <w:t>S</w:t>
        </w:r>
      </w:ins>
      <w:ins w:id="6530" w:author="The Si Tran" w:date="2012-12-06T22:21:00Z">
        <w:r w:rsidRPr="00032D83">
          <w:t>ARIMA s</w:t>
        </w:r>
        <w:r w:rsidRPr="006D6C8D">
          <w:t>ử</w:t>
        </w:r>
        <w:r w:rsidRPr="000C3A28">
          <w:t xml:space="preserve"> d</w:t>
        </w:r>
        <w:r w:rsidRPr="00EF4E32">
          <w:t>ụ</w:t>
        </w:r>
        <w:r w:rsidRPr="0015771C">
          <w:t>ng tính ch</w:t>
        </w:r>
        <w:r w:rsidRPr="00941798">
          <w:t>ấ</w:t>
        </w:r>
        <w:r w:rsidRPr="002E47E8">
          <w:t>t c</w:t>
        </w:r>
        <w:r w:rsidRPr="00381A4D">
          <w:t>ủ</w:t>
        </w:r>
        <w:r w:rsidRPr="00A96FA3">
          <w:rPr>
            <w:rPrChange w:id="6531" w:author="The Si Tran" w:date="2012-12-06T22:21:00Z">
              <w:rPr/>
            </w:rPrChange>
          </w:rPr>
          <w:t>a ACF và PACF để kết hợ</w:t>
        </w:r>
        <w:r w:rsidR="00595FCB">
          <w:t>p</w:t>
        </w:r>
        <w:r w:rsidRPr="00032D83">
          <w:t xml:space="preserve"> m</w:t>
        </w:r>
        <w:r w:rsidRPr="006D6C8D">
          <w:t>ộ</w:t>
        </w:r>
        <w:r w:rsidRPr="000C3A28">
          <w:t>t chu</w:t>
        </w:r>
        <w:r w:rsidRPr="00EF4E32">
          <w:t>ỗ</w:t>
        </w:r>
        <w:r w:rsidRPr="0015771C">
          <w:t>i d</w:t>
        </w:r>
        <w:r w:rsidRPr="00941798">
          <w:t>ữ</w:t>
        </w:r>
        <w:r w:rsidRPr="002E47E8">
          <w:t xml:space="preserve"> li</w:t>
        </w:r>
        <w:r w:rsidRPr="00381A4D">
          <w:t>ệ</w:t>
        </w:r>
        <w:r w:rsidRPr="00A96FA3">
          <w:rPr>
            <w:rPrChange w:id="6532" w:author="The Si Tran" w:date="2012-12-06T22:21:00Z">
              <w:rPr/>
            </w:rPrChange>
          </w:rPr>
          <w:t>u với một mô hình thích hợp: mô hình tự hồi quy AR(</w:t>
        </w:r>
        <w:r w:rsidRPr="00120A96">
          <w:rPr>
            <w:i/>
            <w:rPrChange w:id="6533" w:author="The Si Tran" w:date="2012-12-06T22:21:00Z">
              <w:rPr/>
            </w:rPrChange>
          </w:rPr>
          <w:t>p</w:t>
        </w:r>
        <w:r w:rsidRPr="0015771C">
          <w:t xml:space="preserve">), mô hình </w:t>
        </w:r>
        <w:r w:rsidRPr="00941798">
          <w:t>trung bình di đ</w:t>
        </w:r>
        <w:r w:rsidRPr="002E47E8">
          <w:t>ộ</w:t>
        </w:r>
        <w:r w:rsidRPr="00381A4D">
          <w:t>ng MA(</w:t>
        </w:r>
        <w:r w:rsidRPr="00120A96">
          <w:rPr>
            <w:i/>
            <w:rPrChange w:id="6534" w:author="The Si Tran" w:date="2012-12-06T22:21:00Z">
              <w:rPr/>
            </w:rPrChange>
          </w:rPr>
          <w:t>q</w:t>
        </w:r>
        <w:r w:rsidRPr="0015771C">
          <w:t>), mô hình k</w:t>
        </w:r>
        <w:r w:rsidRPr="00941798">
          <w:t>ế</w:t>
        </w:r>
        <w:r w:rsidRPr="002E47E8">
          <w:t>t h</w:t>
        </w:r>
        <w:r w:rsidRPr="00381A4D">
          <w:t>ợ</w:t>
        </w:r>
        <w:r w:rsidRPr="00A96FA3">
          <w:rPr>
            <w:rPrChange w:id="6535" w:author="The Si Tran" w:date="2012-12-06T22:21:00Z">
              <w:rPr/>
            </w:rPrChange>
          </w:rPr>
          <w:t>p tự hồi quy và tru</w:t>
        </w:r>
      </w:ins>
      <w:ins w:id="6536" w:author="The Si Tran" w:date="2012-12-10T20:21:00Z">
        <w:r w:rsidR="00B405CA">
          <w:t>n</w:t>
        </w:r>
      </w:ins>
      <w:ins w:id="6537" w:author="The Si Tran" w:date="2012-12-06T22:21:00Z">
        <w:r w:rsidRPr="00032D83">
          <w:t>g bình di đ</w:t>
        </w:r>
        <w:r w:rsidRPr="006D6C8D">
          <w:t>ộ</w:t>
        </w:r>
        <w:r w:rsidRPr="000C3A28">
          <w:t xml:space="preserve">ng </w:t>
        </w:r>
        <w:proofErr w:type="gramStart"/>
        <w:r w:rsidRPr="000C3A28">
          <w:t>ARMA(</w:t>
        </w:r>
        <w:proofErr w:type="gramEnd"/>
        <w:r w:rsidRPr="00120A96">
          <w:rPr>
            <w:i/>
          </w:rPr>
          <w:t>p</w:t>
        </w:r>
        <w:r w:rsidRPr="000C3A28">
          <w:t>,</w:t>
        </w:r>
        <w:r w:rsidRPr="00120A96">
          <w:rPr>
            <w:i/>
          </w:rPr>
          <w:t>q</w:t>
        </w:r>
        <w:r w:rsidRPr="000C3A28">
          <w:t xml:space="preserve">). </w:t>
        </w:r>
      </w:ins>
      <w:ins w:id="6538" w:author="The Si Tran" w:date="2012-12-10T20:22:00Z">
        <w:r w:rsidR="00595FCB">
          <w:t xml:space="preserve">Tính </w:t>
        </w:r>
        <w:r w:rsidR="00595FCB">
          <w:lastRenderedPageBreak/>
          <w:t>chất của</w:t>
        </w:r>
      </w:ins>
      <w:ins w:id="6539" w:author="The Si Tran" w:date="2012-12-06T22:21:00Z">
        <w:r w:rsidRPr="00032D83">
          <w:t xml:space="preserve"> các hàm tương quan đư</w:t>
        </w:r>
        <w:r w:rsidRPr="006D6C8D">
          <w:t>ợ</w:t>
        </w:r>
        <w:r w:rsidRPr="000C3A28">
          <w:t>c chia ra làm 3 lo</w:t>
        </w:r>
        <w:r w:rsidRPr="00EF4E32">
          <w:t>ạ</w:t>
        </w:r>
        <w:r w:rsidRPr="0015771C">
          <w:t>i: gi</w:t>
        </w:r>
        <w:r w:rsidRPr="00941798">
          <w:t>ả</w:t>
        </w:r>
        <w:r w:rsidRPr="002E47E8">
          <w:t>m gián đo</w:t>
        </w:r>
        <w:r w:rsidRPr="00381A4D">
          <w:t>ạ</w:t>
        </w:r>
        <w:r w:rsidRPr="00A96FA3">
          <w:rPr>
            <w:rPrChange w:id="6540" w:author="The Si Tran" w:date="2012-12-06T22:21:00Z">
              <w:rPr/>
            </w:rPrChange>
          </w:rPr>
          <w:t>n (abrupt decay), giảm theo hình sin hoặc hàm mũ, giả</w:t>
        </w:r>
        <w:r w:rsidR="00595FCB">
          <w:t xml:space="preserve">m </w:t>
        </w:r>
        <w:r w:rsidRPr="00032D83">
          <w:t>ch</w:t>
        </w:r>
        <w:r w:rsidRPr="006D6C8D">
          <w:t>ậ</w:t>
        </w:r>
        <w:r w:rsidRPr="000C3A28">
          <w:t>m. Tùy theo tính ch</w:t>
        </w:r>
        <w:r w:rsidRPr="00EF4E32">
          <w:t>ấ</w:t>
        </w:r>
        <w:r w:rsidRPr="0015771C">
          <w:t>t c</w:t>
        </w:r>
        <w:r w:rsidRPr="00941798">
          <w:t>ủ</w:t>
        </w:r>
        <w:r w:rsidRPr="002E47E8">
          <w:t xml:space="preserve">a ACF và PACF mà </w:t>
        </w:r>
        <w:r w:rsidRPr="00381A4D">
          <w:t>chu</w:t>
        </w:r>
        <w:r w:rsidRPr="00A96FA3">
          <w:rPr>
            <w:rPrChange w:id="6541" w:author="The Si Tran" w:date="2012-12-06T22:21:00Z">
              <w:rPr/>
            </w:rPrChange>
          </w:rPr>
          <w:t>ỗi dữ liệu được kết hợp với 1 mô hình khác nhau</w:t>
        </w:r>
      </w:ins>
      <w:r w:rsidR="00500B67">
        <w:t>.</w:t>
      </w:r>
    </w:p>
    <w:p w14:paraId="3BB4E4BD" w14:textId="69FFD5D9" w:rsidR="00A96FA3" w:rsidRPr="00A96FA3" w:rsidRDefault="00A96FA3">
      <w:pPr>
        <w:pStyle w:val="ListParagraph"/>
        <w:numPr>
          <w:ilvl w:val="0"/>
          <w:numId w:val="20"/>
        </w:numPr>
        <w:spacing w:line="360" w:lineRule="auto"/>
        <w:ind w:left="1080"/>
        <w:rPr>
          <w:ins w:id="6542" w:author="The Si Tran" w:date="2012-12-06T22:21:00Z"/>
          <w:rFonts w:ascii="Times New Roman" w:hAnsi="Times New Roman"/>
          <w:sz w:val="26"/>
          <w:szCs w:val="26"/>
          <w:rPrChange w:id="6543" w:author="The Si Tran" w:date="2012-12-06T22:21:00Z">
            <w:rPr>
              <w:ins w:id="6544" w:author="The Si Tran" w:date="2012-12-06T22:21:00Z"/>
            </w:rPr>
          </w:rPrChange>
        </w:rPr>
        <w:pPrChange w:id="6545" w:author="The Si Tran" w:date="2012-12-14T05:24:00Z">
          <w:pPr>
            <w:pStyle w:val="ListParagraph"/>
            <w:numPr>
              <w:numId w:val="18"/>
            </w:numPr>
            <w:ind w:hanging="360"/>
          </w:pPr>
        </w:pPrChange>
      </w:pPr>
      <w:ins w:id="6546" w:author="The Si Tran" w:date="2012-12-06T22:21:00Z">
        <w:r w:rsidRPr="00A96FA3">
          <w:rPr>
            <w:rFonts w:ascii="Times New Roman" w:hAnsi="Times New Roman"/>
            <w:sz w:val="26"/>
            <w:szCs w:val="26"/>
            <w:rPrChange w:id="6547" w:author="The Si Tran" w:date="2012-12-06T22:21:00Z">
              <w:rPr/>
            </w:rPrChange>
          </w:rPr>
          <w:t xml:space="preserve">Mô hình tự hồi quy </w:t>
        </w:r>
        <w:proofErr w:type="gramStart"/>
        <w:r w:rsidRPr="00A96FA3">
          <w:rPr>
            <w:rFonts w:ascii="Times New Roman" w:hAnsi="Times New Roman"/>
            <w:sz w:val="26"/>
            <w:szCs w:val="26"/>
            <w:rPrChange w:id="6548" w:author="The Si Tran" w:date="2012-12-06T22:21:00Z">
              <w:rPr/>
            </w:rPrChange>
          </w:rPr>
          <w:t>AR(</w:t>
        </w:r>
        <w:proofErr w:type="gramEnd"/>
        <w:r w:rsidRPr="00120A96">
          <w:rPr>
            <w:rFonts w:ascii="Times New Roman" w:hAnsi="Times New Roman"/>
            <w:i/>
            <w:sz w:val="26"/>
            <w:szCs w:val="26"/>
            <w:rPrChange w:id="6549" w:author="The Si Tran" w:date="2012-12-06T22:21:00Z">
              <w:rPr/>
            </w:rPrChange>
          </w:rPr>
          <w:t>p</w:t>
        </w:r>
        <w:r w:rsidRPr="00A96FA3">
          <w:rPr>
            <w:rFonts w:ascii="Times New Roman" w:hAnsi="Times New Roman"/>
            <w:sz w:val="26"/>
            <w:szCs w:val="26"/>
            <w:rPrChange w:id="6550" w:author="The Si Tran" w:date="2012-12-06T22:21:00Z">
              <w:rPr/>
            </w:rPrChange>
          </w:rPr>
          <w:t>): quá trình có ACF với các độ trễ giảm về không theo hình sin hoặc theo hàm mũ, trong khi đó PACF gián đoạn về không sau một vài độ trễ.</w:t>
        </w:r>
      </w:ins>
    </w:p>
    <w:p w14:paraId="25B7FE7A" w14:textId="3221955F" w:rsidR="00A96FA3" w:rsidRPr="00A96FA3" w:rsidRDefault="00A96FA3">
      <w:pPr>
        <w:pStyle w:val="ListParagraph"/>
        <w:numPr>
          <w:ilvl w:val="0"/>
          <w:numId w:val="20"/>
        </w:numPr>
        <w:spacing w:line="360" w:lineRule="auto"/>
        <w:ind w:left="1080"/>
        <w:rPr>
          <w:ins w:id="6551" w:author="The Si Tran" w:date="2012-12-06T22:21:00Z"/>
          <w:rFonts w:ascii="Times New Roman" w:hAnsi="Times New Roman"/>
          <w:sz w:val="26"/>
          <w:szCs w:val="26"/>
          <w:rPrChange w:id="6552" w:author="The Si Tran" w:date="2012-12-06T22:21:00Z">
            <w:rPr>
              <w:ins w:id="6553" w:author="The Si Tran" w:date="2012-12-06T22:21:00Z"/>
            </w:rPr>
          </w:rPrChange>
        </w:rPr>
        <w:pPrChange w:id="6554" w:author="The Si Tran" w:date="2012-12-14T05:24:00Z">
          <w:pPr>
            <w:pStyle w:val="ListParagraph"/>
            <w:numPr>
              <w:numId w:val="18"/>
            </w:numPr>
            <w:ind w:hanging="360"/>
          </w:pPr>
        </w:pPrChange>
      </w:pPr>
      <w:ins w:id="6555" w:author="The Si Tran" w:date="2012-12-06T22:21:00Z">
        <w:r w:rsidRPr="00A96FA3">
          <w:rPr>
            <w:rFonts w:ascii="Times New Roman" w:hAnsi="Times New Roman"/>
            <w:sz w:val="26"/>
            <w:szCs w:val="26"/>
            <w:rPrChange w:id="6556" w:author="The Si Tran" w:date="2012-12-06T22:21:00Z">
              <w:rPr/>
            </w:rPrChange>
          </w:rPr>
          <w:t xml:space="preserve">Mô hình trung bình di động </w:t>
        </w:r>
        <w:proofErr w:type="gramStart"/>
        <w:r w:rsidRPr="00A96FA3">
          <w:rPr>
            <w:rFonts w:ascii="Times New Roman" w:hAnsi="Times New Roman"/>
            <w:sz w:val="26"/>
            <w:szCs w:val="26"/>
            <w:rPrChange w:id="6557" w:author="The Si Tran" w:date="2012-12-06T22:21:00Z">
              <w:rPr/>
            </w:rPrChange>
          </w:rPr>
          <w:t>MA(</w:t>
        </w:r>
        <w:proofErr w:type="gramEnd"/>
        <w:r w:rsidRPr="00120A96">
          <w:rPr>
            <w:rFonts w:ascii="Times New Roman" w:hAnsi="Times New Roman"/>
            <w:i/>
            <w:sz w:val="26"/>
            <w:szCs w:val="26"/>
            <w:rPrChange w:id="6558" w:author="The Si Tran" w:date="2012-12-06T22:21:00Z">
              <w:rPr/>
            </w:rPrChange>
          </w:rPr>
          <w:t>q</w:t>
        </w:r>
        <w:r w:rsidRPr="00A96FA3">
          <w:rPr>
            <w:rFonts w:ascii="Times New Roman" w:hAnsi="Times New Roman"/>
            <w:sz w:val="26"/>
            <w:szCs w:val="26"/>
            <w:rPrChange w:id="6559" w:author="The Si Tran" w:date="2012-12-06T22:21:00Z">
              <w:rPr/>
            </w:rPrChange>
          </w:rPr>
          <w:t>): quá trình có tính chất ngược lại với mô hình AR(</w:t>
        </w:r>
        <w:r w:rsidRPr="00120A96">
          <w:rPr>
            <w:rFonts w:ascii="Times New Roman" w:hAnsi="Times New Roman"/>
            <w:i/>
            <w:sz w:val="26"/>
            <w:szCs w:val="26"/>
            <w:rPrChange w:id="6560" w:author="The Si Tran" w:date="2012-12-06T22:21:00Z">
              <w:rPr/>
            </w:rPrChange>
          </w:rPr>
          <w:t>p</w:t>
        </w:r>
        <w:r w:rsidRPr="00A96FA3">
          <w:rPr>
            <w:rFonts w:ascii="Times New Roman" w:hAnsi="Times New Roman"/>
            <w:sz w:val="26"/>
            <w:szCs w:val="26"/>
            <w:rPrChange w:id="6561" w:author="The Si Tran" w:date="2012-12-06T22:21:00Z">
              <w:rPr/>
            </w:rPrChange>
          </w:rPr>
          <w:t>), ACF gián đoạn về không sau một vài độ trễ, trong khi đó PACF với các độ trễ giảm về không theo hình sin hoặc theo hàm mũ.</w:t>
        </w:r>
      </w:ins>
    </w:p>
    <w:p w14:paraId="1EAA63AA" w14:textId="58C80083" w:rsidR="00A96FA3" w:rsidRPr="00A96FA3" w:rsidRDefault="00A96FA3">
      <w:pPr>
        <w:pStyle w:val="ListParagraph"/>
        <w:numPr>
          <w:ilvl w:val="0"/>
          <w:numId w:val="20"/>
        </w:numPr>
        <w:spacing w:line="360" w:lineRule="auto"/>
        <w:ind w:left="1080"/>
        <w:rPr>
          <w:ins w:id="6562" w:author="The Si Tran" w:date="2012-12-06T22:21:00Z"/>
          <w:rFonts w:ascii="Times New Roman" w:hAnsi="Times New Roman"/>
          <w:sz w:val="26"/>
          <w:szCs w:val="26"/>
          <w:rPrChange w:id="6563" w:author="The Si Tran" w:date="2012-12-06T22:21:00Z">
            <w:rPr>
              <w:ins w:id="6564" w:author="The Si Tran" w:date="2012-12-06T22:21:00Z"/>
            </w:rPr>
          </w:rPrChange>
        </w:rPr>
        <w:pPrChange w:id="6565" w:author="The Si Tran" w:date="2012-12-14T05:24:00Z">
          <w:pPr>
            <w:pStyle w:val="ListParagraph"/>
            <w:numPr>
              <w:numId w:val="18"/>
            </w:numPr>
            <w:ind w:hanging="360"/>
          </w:pPr>
        </w:pPrChange>
      </w:pPr>
      <w:ins w:id="6566" w:author="The Si Tran" w:date="2012-12-06T22:21:00Z">
        <w:r w:rsidRPr="00A96FA3">
          <w:rPr>
            <w:rFonts w:ascii="Times New Roman" w:hAnsi="Times New Roman"/>
            <w:sz w:val="26"/>
            <w:szCs w:val="26"/>
            <w:rPrChange w:id="6567" w:author="The Si Tran" w:date="2012-12-06T22:21:00Z">
              <w:rPr/>
            </w:rPrChange>
          </w:rPr>
          <w:t xml:space="preserve">Mô hình kết hợp tự hồi quy và trung bình di động </w:t>
        </w:r>
        <w:proofErr w:type="gramStart"/>
        <w:r w:rsidRPr="00A96FA3">
          <w:rPr>
            <w:rFonts w:ascii="Times New Roman" w:hAnsi="Times New Roman"/>
            <w:sz w:val="26"/>
            <w:szCs w:val="26"/>
            <w:rPrChange w:id="6568" w:author="The Si Tran" w:date="2012-12-06T22:21:00Z">
              <w:rPr/>
            </w:rPrChange>
          </w:rPr>
          <w:t>ARMA(</w:t>
        </w:r>
        <w:proofErr w:type="gramEnd"/>
        <w:r w:rsidRPr="00120A96">
          <w:rPr>
            <w:rFonts w:ascii="Times New Roman" w:hAnsi="Times New Roman"/>
            <w:i/>
            <w:sz w:val="26"/>
            <w:szCs w:val="26"/>
            <w:rPrChange w:id="6569" w:author="The Si Tran" w:date="2012-12-06T22:21:00Z">
              <w:rPr/>
            </w:rPrChange>
          </w:rPr>
          <w:t>p</w:t>
        </w:r>
        <w:r w:rsidRPr="00A96FA3">
          <w:rPr>
            <w:rFonts w:ascii="Times New Roman" w:hAnsi="Times New Roman"/>
            <w:sz w:val="26"/>
            <w:szCs w:val="26"/>
            <w:rPrChange w:id="6570" w:author="The Si Tran" w:date="2012-12-06T22:21:00Z">
              <w:rPr/>
            </w:rPrChange>
          </w:rPr>
          <w:t>,</w:t>
        </w:r>
        <w:r w:rsidRPr="00120A96">
          <w:rPr>
            <w:rFonts w:ascii="Times New Roman" w:hAnsi="Times New Roman"/>
            <w:i/>
            <w:sz w:val="26"/>
            <w:szCs w:val="26"/>
            <w:rPrChange w:id="6571" w:author="The Si Tran" w:date="2012-12-06T22:21:00Z">
              <w:rPr/>
            </w:rPrChange>
          </w:rPr>
          <w:t>q</w:t>
        </w:r>
        <w:r w:rsidRPr="00A96FA3">
          <w:rPr>
            <w:rFonts w:ascii="Times New Roman" w:hAnsi="Times New Roman"/>
            <w:sz w:val="26"/>
            <w:szCs w:val="26"/>
            <w:rPrChange w:id="6572" w:author="The Si Tran" w:date="2012-12-06T22:21:00Z">
              <w:rPr/>
            </w:rPrChange>
          </w:rPr>
          <w:t>): quá trình có ACF và PACF giảm về không theo hình sin hoặc theo hàm mũ.</w:t>
        </w:r>
      </w:ins>
    </w:p>
    <w:p w14:paraId="09BE4654" w14:textId="10BE25BA" w:rsidR="00A96FA3" w:rsidRDefault="00A96FA3">
      <w:pPr>
        <w:pStyle w:val="ListParagraph"/>
        <w:spacing w:line="360" w:lineRule="auto"/>
        <w:ind w:left="360" w:firstLine="0"/>
        <w:rPr>
          <w:ins w:id="6573" w:author="The Si Tran" w:date="2012-12-14T05:25:00Z"/>
          <w:rFonts w:ascii="Times New Roman" w:hAnsi="Times New Roman"/>
          <w:sz w:val="26"/>
          <w:szCs w:val="26"/>
        </w:rPr>
        <w:pPrChange w:id="6574" w:author="The Si Tran" w:date="2012-12-14T05:24:00Z">
          <w:pPr>
            <w:pStyle w:val="ListParagraph"/>
            <w:numPr>
              <w:numId w:val="18"/>
            </w:numPr>
            <w:ind w:hanging="360"/>
          </w:pPr>
        </w:pPrChange>
      </w:pPr>
      <w:ins w:id="6575" w:author="The Si Tran" w:date="2012-12-06T22:21:00Z">
        <w:r w:rsidRPr="00A96FA3">
          <w:rPr>
            <w:rFonts w:ascii="Times New Roman" w:hAnsi="Times New Roman"/>
            <w:sz w:val="26"/>
            <w:szCs w:val="26"/>
            <w:rPrChange w:id="6576" w:author="The Si Tran" w:date="2012-12-06T22:21:00Z">
              <w:rPr/>
            </w:rPrChange>
          </w:rPr>
          <w:t>Nếu ACF giảm chậm thì chuỗi dữ liệu không tĩnh, có tính xu hướng cần phải được chuyển đổi trước khi ước lượng.</w:t>
        </w:r>
      </w:ins>
    </w:p>
    <w:p w14:paraId="4BB781C6" w14:textId="0F6AD6C6" w:rsidR="00647C91" w:rsidRPr="00381A4D" w:rsidRDefault="00647C91">
      <w:pPr>
        <w:pStyle w:val="Bang"/>
        <w:rPr>
          <w:ins w:id="6577" w:author="The Si Tran" w:date="2012-12-06T22:22:00Z"/>
        </w:rPr>
        <w:pPrChange w:id="6578" w:author="The Si Tran" w:date="2012-12-16T17:09:00Z">
          <w:pPr>
            <w:pStyle w:val="ListParagraph"/>
            <w:numPr>
              <w:numId w:val="18"/>
            </w:numPr>
            <w:ind w:hanging="360"/>
          </w:pPr>
        </w:pPrChange>
      </w:pPr>
      <w:bookmarkStart w:id="6579" w:name="_Toc343837531"/>
      <w:ins w:id="6580" w:author="The Si Tran" w:date="2012-12-14T05:25:00Z">
        <w:r w:rsidRPr="00032D83">
          <w:t>B</w:t>
        </w:r>
        <w:r w:rsidRPr="006D6C8D">
          <w:t>ả</w:t>
        </w:r>
        <w:r w:rsidRPr="000C3A28">
          <w:t>ng 3.1: Tính ch</w:t>
        </w:r>
        <w:r w:rsidRPr="00EF4E32">
          <w:t>ấ</w:t>
        </w:r>
        <w:r w:rsidRPr="0015771C">
          <w:t>t c</w:t>
        </w:r>
        <w:r w:rsidRPr="00941798">
          <w:t>ủ</w:t>
        </w:r>
        <w:r w:rsidRPr="002E47E8">
          <w:t>a ACF và PACF</w:t>
        </w:r>
      </w:ins>
      <w:bookmarkEnd w:id="6579"/>
    </w:p>
    <w:p w14:paraId="1401E544" w14:textId="3C256300" w:rsidR="00677EB9" w:rsidRDefault="00C72B8E">
      <w:pPr>
        <w:pStyle w:val="Canhgiua"/>
        <w:rPr>
          <w:ins w:id="6581" w:author="The Si Tran" w:date="2012-12-07T19:19:00Z"/>
          <w:szCs w:val="26"/>
        </w:rPr>
        <w:pPrChange w:id="6582" w:author="The Si Tran" w:date="2012-12-07T19:19:00Z">
          <w:pPr>
            <w:pStyle w:val="ListParagraph"/>
            <w:ind w:left="1224"/>
          </w:pPr>
        </w:pPrChange>
      </w:pPr>
      <w:r>
        <w:rPr>
          <w:noProof/>
        </w:rPr>
        <w:drawing>
          <wp:inline distT="0" distB="0" distL="0" distR="0" wp14:anchorId="0153D171" wp14:editId="1E2FE88F">
            <wp:extent cx="5476875" cy="17145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476875" cy="1714500"/>
                    </a:xfrm>
                    <a:prstGeom prst="rect">
                      <a:avLst/>
                    </a:prstGeom>
                  </pic:spPr>
                </pic:pic>
              </a:graphicData>
            </a:graphic>
          </wp:inline>
        </w:drawing>
      </w:r>
    </w:p>
    <w:p w14:paraId="52F4C767" w14:textId="7D709D74" w:rsidR="00677EB9" w:rsidRPr="00E10512" w:rsidRDefault="00677EB9">
      <w:pPr>
        <w:pStyle w:val="ListParagraph"/>
        <w:numPr>
          <w:ilvl w:val="0"/>
          <w:numId w:val="23"/>
        </w:numPr>
        <w:spacing w:line="360" w:lineRule="auto"/>
        <w:ind w:left="720"/>
        <w:rPr>
          <w:ins w:id="6583" w:author="The Si Tran" w:date="2012-12-07T19:19:00Z"/>
          <w:rFonts w:ascii="Times New Roman" w:hAnsi="Times New Roman"/>
          <w:sz w:val="26"/>
          <w:szCs w:val="26"/>
        </w:rPr>
        <w:pPrChange w:id="6584" w:author="The Si Tran" w:date="2012-12-16T10:48:00Z">
          <w:pPr>
            <w:pStyle w:val="ListParagraph"/>
            <w:ind w:left="1224"/>
          </w:pPr>
        </w:pPrChange>
      </w:pPr>
      <w:ins w:id="6585" w:author="The Si Tran" w:date="2012-12-07T19:19:00Z">
        <w:r>
          <w:rPr>
            <w:rFonts w:ascii="Times New Roman" w:hAnsi="Times New Roman"/>
            <w:sz w:val="26"/>
            <w:szCs w:val="26"/>
          </w:rPr>
          <w:t xml:space="preserve">Quá trình nhận dạng mô hình </w:t>
        </w:r>
      </w:ins>
      <w:ins w:id="6586" w:author="The Si Tran" w:date="2012-12-10T20:25:00Z">
        <w:r w:rsidR="00300B75">
          <w:rPr>
            <w:rFonts w:ascii="Times New Roman" w:hAnsi="Times New Roman"/>
            <w:sz w:val="26"/>
            <w:szCs w:val="26"/>
          </w:rPr>
          <w:t>S</w:t>
        </w:r>
      </w:ins>
      <w:ins w:id="6587" w:author="The Si Tran" w:date="2012-12-07T19:19:00Z">
        <w:r>
          <w:rPr>
            <w:rFonts w:ascii="Times New Roman" w:hAnsi="Times New Roman"/>
            <w:sz w:val="26"/>
            <w:szCs w:val="26"/>
          </w:rPr>
          <w:t>ARIMA bao gồm 4 giai đoạn chính</w:t>
        </w:r>
      </w:ins>
      <w:ins w:id="6588" w:author="The Si Tran" w:date="2012-12-10T20:25:00Z">
        <w:r w:rsidR="00206943">
          <w:rPr>
            <w:rFonts w:ascii="Times New Roman" w:hAnsi="Times New Roman"/>
            <w:sz w:val="26"/>
            <w:szCs w:val="26"/>
          </w:rPr>
          <w:t>:</w:t>
        </w:r>
      </w:ins>
    </w:p>
    <w:p w14:paraId="1392996E" w14:textId="5BAD488C" w:rsidR="00677EB9" w:rsidRDefault="00677EB9">
      <w:pPr>
        <w:pStyle w:val="ListParagraph"/>
        <w:numPr>
          <w:ilvl w:val="0"/>
          <w:numId w:val="24"/>
        </w:numPr>
        <w:spacing w:line="360" w:lineRule="auto"/>
        <w:rPr>
          <w:ins w:id="6589" w:author="The Si Tran" w:date="2012-12-07T19:19:00Z"/>
          <w:rFonts w:ascii="Times New Roman" w:hAnsi="Times New Roman"/>
          <w:sz w:val="26"/>
          <w:szCs w:val="26"/>
        </w:rPr>
        <w:pPrChange w:id="6590" w:author="The Si Tran" w:date="2012-12-14T05:24:00Z">
          <w:pPr>
            <w:pStyle w:val="ListParagraph"/>
            <w:numPr>
              <w:numId w:val="18"/>
            </w:numPr>
            <w:ind w:hanging="360"/>
          </w:pPr>
        </w:pPrChange>
      </w:pPr>
      <w:ins w:id="6591" w:author="The Si Tran" w:date="2012-12-07T19:19:00Z">
        <w:r>
          <w:rPr>
            <w:rFonts w:ascii="Times New Roman" w:hAnsi="Times New Roman"/>
            <w:sz w:val="26"/>
            <w:szCs w:val="26"/>
          </w:rPr>
          <w:t xml:space="preserve">Xác định bậc lấy hiệu </w:t>
        </w:r>
        <w:r w:rsidRPr="00120A96">
          <w:rPr>
            <w:rFonts w:ascii="Times New Roman" w:hAnsi="Times New Roman"/>
            <w:i/>
            <w:sz w:val="26"/>
            <w:szCs w:val="26"/>
          </w:rPr>
          <w:t>d</w:t>
        </w:r>
        <w:r>
          <w:rPr>
            <w:rFonts w:ascii="Times New Roman" w:hAnsi="Times New Roman"/>
            <w:sz w:val="26"/>
            <w:szCs w:val="26"/>
          </w:rPr>
          <w:t xml:space="preserve">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w:t>
        </w:r>
        <w:r w:rsidRPr="00120A96">
          <w:rPr>
            <w:rFonts w:ascii="Times New Roman" w:hAnsi="Times New Roman"/>
            <w:i/>
            <w:sz w:val="26"/>
            <w:szCs w:val="26"/>
          </w:rPr>
          <w:t>d</w:t>
        </w:r>
        <w:r>
          <w:rPr>
            <w:rFonts w:ascii="Times New Roman" w:hAnsi="Times New Roman"/>
            <w:sz w:val="26"/>
            <w:szCs w:val="26"/>
          </w:rPr>
          <w:t xml:space="preserve"> lần, chuỗi dữ liệu đã mất tính xu hướng. Tuy nhiên nếu chuỗi dữ liệu có tính mùa, thì ACF</w:t>
        </w:r>
        <w:r w:rsidR="00087FFE">
          <w:rPr>
            <w:rFonts w:ascii="Times New Roman" w:hAnsi="Times New Roman"/>
            <w:sz w:val="26"/>
            <w:szCs w:val="26"/>
          </w:rPr>
          <w:t xml:space="preserve"> có giá trị</w:t>
        </w:r>
        <w:r>
          <w:rPr>
            <w:rFonts w:ascii="Times New Roman" w:hAnsi="Times New Roman"/>
            <w:sz w:val="26"/>
            <w:szCs w:val="26"/>
          </w:rPr>
          <w:t xml:space="preserve"> lớn tại các cận của mùa. Khoảng cách giữa các cận chính là chiều dài mùa </w:t>
        </w:r>
      </w:ins>
      <w:r w:rsidR="00120A96" w:rsidRPr="00120A96">
        <w:rPr>
          <w:rFonts w:ascii="Times New Roman" w:hAnsi="Times New Roman"/>
          <w:i/>
          <w:sz w:val="26"/>
          <w:szCs w:val="26"/>
        </w:rPr>
        <w:t>s</w:t>
      </w:r>
      <w:ins w:id="6592" w:author="The Si Tran" w:date="2012-12-07T19:19:00Z">
        <w:r>
          <w:rPr>
            <w:rFonts w:ascii="Times New Roman" w:hAnsi="Times New Roman"/>
            <w:sz w:val="26"/>
            <w:szCs w:val="26"/>
          </w:rPr>
          <w:t>.</w:t>
        </w:r>
      </w:ins>
    </w:p>
    <w:p w14:paraId="7A14D0B9" w14:textId="1DA92A7E" w:rsidR="00677EB9" w:rsidRDefault="00677EB9">
      <w:pPr>
        <w:pStyle w:val="ListParagraph"/>
        <w:numPr>
          <w:ilvl w:val="0"/>
          <w:numId w:val="24"/>
        </w:numPr>
        <w:spacing w:line="360" w:lineRule="auto"/>
        <w:rPr>
          <w:ins w:id="6593" w:author="The Si Tran" w:date="2012-12-07T19:22:00Z"/>
          <w:rFonts w:ascii="Times New Roman" w:hAnsi="Times New Roman"/>
          <w:sz w:val="26"/>
          <w:szCs w:val="26"/>
        </w:rPr>
        <w:pPrChange w:id="6594" w:author="The Si Tran" w:date="2012-12-14T05:24:00Z">
          <w:pPr>
            <w:pStyle w:val="ListParagraph"/>
            <w:numPr>
              <w:numId w:val="18"/>
            </w:numPr>
            <w:ind w:hanging="360"/>
          </w:pPr>
        </w:pPrChange>
      </w:pPr>
      <w:ins w:id="6595" w:author="The Si Tran" w:date="2012-12-07T19:19:00Z">
        <w:r>
          <w:rPr>
            <w:rFonts w:ascii="Times New Roman" w:hAnsi="Times New Roman"/>
            <w:sz w:val="26"/>
            <w:szCs w:val="26"/>
          </w:rPr>
          <w:t xml:space="preserve">Loại bỏ tính mùa: chuỗi dữ liệu được lấy hiệu </w:t>
        </w:r>
        <w:r w:rsidRPr="00120A96">
          <w:rPr>
            <w:rFonts w:ascii="Times New Roman" w:hAnsi="Times New Roman"/>
            <w:i/>
            <w:sz w:val="26"/>
            <w:szCs w:val="26"/>
          </w:rPr>
          <w:t>D</w:t>
        </w:r>
        <w:r>
          <w:rPr>
            <w:rFonts w:ascii="Times New Roman" w:hAnsi="Times New Roman"/>
            <w:sz w:val="26"/>
            <w:szCs w:val="26"/>
          </w:rPr>
          <w:t xml:space="preserve"> lần với khoảng lấy hiệu là </w:t>
        </w:r>
      </w:ins>
      <w:r w:rsidR="00120A96">
        <w:rPr>
          <w:rFonts w:ascii="Times New Roman" w:hAnsi="Times New Roman"/>
          <w:i/>
          <w:sz w:val="26"/>
          <w:szCs w:val="26"/>
        </w:rPr>
        <w:t>s</w:t>
      </w:r>
      <w:ins w:id="6596" w:author="The Si Tran" w:date="2012-12-07T19:19:00Z">
        <w:r>
          <w:rPr>
            <w:rFonts w:ascii="Times New Roman" w:hAnsi="Times New Roman"/>
            <w:sz w:val="26"/>
            <w:szCs w:val="26"/>
          </w:rPr>
          <w:t xml:space="preserve"> để loại bỏ tính mùa.</w:t>
        </w:r>
      </w:ins>
      <w:ins w:id="6597" w:author="The Si Tran" w:date="2012-12-10T20:27:00Z">
        <w:r w:rsidR="00087FFE">
          <w:rPr>
            <w:rFonts w:ascii="Times New Roman" w:hAnsi="Times New Roman"/>
            <w:sz w:val="26"/>
            <w:szCs w:val="26"/>
          </w:rPr>
          <w:t xml:space="preserve"> Với các chuỗi dữ liệu thường gặp chỉ qua 1 lần lấy hiệu </w:t>
        </w:r>
      </w:ins>
      <w:ins w:id="6598"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6599" w:author="The Si Tran" w:date="2012-12-07T19:22:00Z"/>
          <w:rFonts w:ascii="Times New Roman" w:hAnsi="Times New Roman"/>
          <w:sz w:val="26"/>
          <w:szCs w:val="26"/>
        </w:rPr>
        <w:pPrChange w:id="6600" w:author="The Si Tran" w:date="2012-12-14T05:24:00Z">
          <w:pPr>
            <w:pStyle w:val="ListParagraph"/>
            <w:ind w:left="1728"/>
          </w:pPr>
        </w:pPrChange>
      </w:pPr>
      <w:ins w:id="6601" w:author="The Si Tran" w:date="2012-12-07T19:22:00Z">
        <w:r>
          <w:rPr>
            <w:rFonts w:ascii="Times New Roman" w:hAnsi="Times New Roman"/>
            <w:sz w:val="26"/>
            <w:szCs w:val="26"/>
          </w:rPr>
          <w:lastRenderedPageBreak/>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w:t>
        </w:r>
        <w:proofErr w:type="gramStart"/>
        <w:r>
          <w:rPr>
            <w:rFonts w:ascii="Times New Roman" w:hAnsi="Times New Roman"/>
            <w:sz w:val="26"/>
            <w:szCs w:val="26"/>
          </w:rPr>
          <w:t>chu</w:t>
        </w:r>
        <w:proofErr w:type="gramEnd"/>
        <w:r>
          <w:rPr>
            <w:rFonts w:ascii="Times New Roman" w:hAnsi="Times New Roman"/>
            <w:sz w:val="26"/>
            <w:szCs w:val="26"/>
          </w:rPr>
          <w:t xml:space="preserve"> kì mùa, ta cần:</w:t>
        </w:r>
      </w:ins>
    </w:p>
    <w:p w14:paraId="69D54F07" w14:textId="77777777" w:rsidR="00677EB9" w:rsidRDefault="00677EB9">
      <w:pPr>
        <w:pStyle w:val="ListParagraph"/>
        <w:numPr>
          <w:ilvl w:val="0"/>
          <w:numId w:val="25"/>
        </w:numPr>
        <w:spacing w:line="360" w:lineRule="auto"/>
        <w:ind w:left="1440"/>
        <w:rPr>
          <w:ins w:id="6602" w:author="The Si Tran" w:date="2012-12-07T19:22:00Z"/>
          <w:rFonts w:ascii="Times New Roman" w:hAnsi="Times New Roman"/>
          <w:sz w:val="26"/>
          <w:szCs w:val="26"/>
        </w:rPr>
        <w:pPrChange w:id="6603" w:author="The Si Tran" w:date="2012-12-14T05:24:00Z">
          <w:pPr>
            <w:pStyle w:val="ListParagraph"/>
            <w:numPr>
              <w:numId w:val="25"/>
            </w:numPr>
            <w:ind w:left="2448" w:hanging="360"/>
          </w:pPr>
        </w:pPrChange>
      </w:pPr>
      <w:ins w:id="6604"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6605" w:author="The Si Tran" w:date="2012-12-07T19:22:00Z"/>
          <w:rFonts w:ascii="Times New Roman" w:hAnsi="Times New Roman"/>
          <w:sz w:val="26"/>
          <w:szCs w:val="26"/>
        </w:rPr>
        <w:pPrChange w:id="6606" w:author="The Si Tran" w:date="2012-12-14T05:24:00Z">
          <w:pPr>
            <w:pStyle w:val="ListParagraph"/>
            <w:numPr>
              <w:numId w:val="25"/>
            </w:numPr>
            <w:ind w:left="2448" w:hanging="360"/>
          </w:pPr>
        </w:pPrChange>
      </w:pPr>
      <w:ins w:id="6607"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6608"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6609" w:author="The Si Tran" w:date="2012-12-07T19:19:00Z"/>
          <w:rFonts w:ascii="Times New Roman" w:hAnsi="Times New Roman"/>
          <w:sz w:val="26"/>
          <w:szCs w:val="26"/>
        </w:rPr>
        <w:pPrChange w:id="6610" w:author="The Si Tran" w:date="2012-12-14T05:24:00Z">
          <w:pPr>
            <w:pStyle w:val="ListParagraph"/>
            <w:numPr>
              <w:numId w:val="18"/>
            </w:numPr>
            <w:ind w:hanging="360"/>
          </w:pPr>
        </w:pPrChange>
      </w:pPr>
      <w:ins w:id="6611" w:author="The Si Tran" w:date="2012-12-07T19:22:00Z">
        <w:r>
          <w:rPr>
            <w:rFonts w:ascii="Times New Roman" w:hAnsi="Times New Roman"/>
            <w:sz w:val="26"/>
            <w:szCs w:val="26"/>
          </w:rPr>
          <w:t xml:space="preserve">Nhận dạng khoảng cách được lặp lại nhiều nhất, nếu tần suất của khoảng cách này lớn thì đó chính là </w:t>
        </w:r>
        <w:proofErr w:type="gramStart"/>
        <w:r>
          <w:rPr>
            <w:rFonts w:ascii="Times New Roman" w:hAnsi="Times New Roman"/>
            <w:sz w:val="26"/>
            <w:szCs w:val="26"/>
          </w:rPr>
          <w:t>chu</w:t>
        </w:r>
        <w:proofErr w:type="gramEnd"/>
        <w:r>
          <w:rPr>
            <w:rFonts w:ascii="Times New Roman" w:hAnsi="Times New Roman"/>
            <w:sz w:val="26"/>
            <w:szCs w:val="26"/>
          </w:rPr>
          <w:t xml:space="preserve"> kì mùa.</w:t>
        </w:r>
      </w:ins>
    </w:p>
    <w:p w14:paraId="7F138DC0" w14:textId="51C9B4A8" w:rsidR="00FC6FFD" w:rsidRDefault="00677EB9">
      <w:pPr>
        <w:pStyle w:val="ListParagraph"/>
        <w:numPr>
          <w:ilvl w:val="0"/>
          <w:numId w:val="24"/>
        </w:numPr>
        <w:spacing w:line="360" w:lineRule="auto"/>
        <w:rPr>
          <w:ins w:id="6612" w:author="The Si Tran" w:date="2012-12-07T21:34:00Z"/>
          <w:rFonts w:ascii="Times New Roman" w:hAnsi="Times New Roman"/>
          <w:sz w:val="26"/>
          <w:szCs w:val="26"/>
        </w:rPr>
        <w:pPrChange w:id="6613" w:author="The Si Tran" w:date="2012-12-14T05:24:00Z">
          <w:pPr>
            <w:pStyle w:val="ListParagraph"/>
            <w:ind w:left="792"/>
          </w:pPr>
        </w:pPrChange>
      </w:pPr>
      <w:ins w:id="6614" w:author="The Si Tran" w:date="2012-12-07T19:19:00Z">
        <w:r>
          <w:rPr>
            <w:rFonts w:ascii="Times New Roman" w:hAnsi="Times New Roman"/>
            <w:sz w:val="26"/>
            <w:szCs w:val="26"/>
          </w:rPr>
          <w:t xml:space="preserve">Xác định mô hình cho thành phần thường: trong chuỗi dữ liệu được biến đổi, ta phân tích ACF và PACF trong khoảng thời gian 1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2C31FF41" w14:textId="0AD136ED" w:rsidR="00F90733" w:rsidRPr="00FC6FFD" w:rsidRDefault="008B61AC">
      <w:pPr>
        <w:pStyle w:val="ListParagraph"/>
        <w:spacing w:line="360" w:lineRule="auto"/>
        <w:rPr>
          <w:ins w:id="6615" w:author="The Si Tran" w:date="2012-12-07T21:28:00Z"/>
          <w:rFonts w:ascii="Times New Roman" w:hAnsi="Times New Roman"/>
          <w:sz w:val="26"/>
          <w:szCs w:val="26"/>
        </w:rPr>
        <w:pPrChange w:id="6616" w:author="The Si Tran" w:date="2012-12-14T05:24:00Z">
          <w:pPr>
            <w:pStyle w:val="ListParagraph"/>
            <w:ind w:left="792"/>
          </w:pPr>
        </w:pPrChange>
      </w:pPr>
      <w:ins w:id="6617" w:author="The Si Tran" w:date="2012-12-10T20:30:00Z">
        <w:r>
          <w:rPr>
            <w:rFonts w:ascii="Times New Roman" w:hAnsi="Times New Roman"/>
            <w:sz w:val="26"/>
            <w:szCs w:val="26"/>
          </w:rPr>
          <w:t>Như đề cập ở trên,</w:t>
        </w:r>
      </w:ins>
      <w:ins w:id="6618"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 và PACF đều có mô hình thuộc một trong ba dạng sau:</w:t>
        </w:r>
      </w:ins>
    </w:p>
    <w:p w14:paraId="151A27DF" w14:textId="77777777" w:rsidR="00F90733" w:rsidRDefault="00F90733">
      <w:pPr>
        <w:pStyle w:val="ListParagraph"/>
        <w:numPr>
          <w:ilvl w:val="0"/>
          <w:numId w:val="26"/>
        </w:numPr>
        <w:spacing w:line="360" w:lineRule="auto"/>
        <w:rPr>
          <w:ins w:id="6619" w:author="The Si Tran" w:date="2012-12-07T21:28:00Z"/>
          <w:rFonts w:ascii="Times New Roman" w:hAnsi="Times New Roman"/>
          <w:sz w:val="26"/>
          <w:szCs w:val="26"/>
        </w:rPr>
        <w:pPrChange w:id="6620" w:author="The Si Tran" w:date="2012-12-14T05:24:00Z">
          <w:pPr>
            <w:pStyle w:val="ListParagraph"/>
            <w:numPr>
              <w:numId w:val="26"/>
            </w:numPr>
            <w:ind w:left="1512" w:hanging="360"/>
          </w:pPr>
        </w:pPrChange>
      </w:pPr>
      <w:ins w:id="6621" w:author="The Si Tran" w:date="2012-12-07T21:28:00Z">
        <w:r>
          <w:rPr>
            <w:rFonts w:ascii="Times New Roman" w:hAnsi="Times New Roman"/>
            <w:sz w:val="26"/>
            <w:szCs w:val="26"/>
          </w:rPr>
          <w:t xml:space="preserve">Giảm </w:t>
        </w:r>
      </w:ins>
      <w:ins w:id="6622" w:author="The Si Tran" w:date="2012-12-10T20:31:00Z">
        <w:r w:rsidR="00B261FB">
          <w:rPr>
            <w:rFonts w:ascii="Times New Roman" w:hAnsi="Times New Roman"/>
            <w:sz w:val="26"/>
            <w:szCs w:val="26"/>
          </w:rPr>
          <w:t>chậm</w:t>
        </w:r>
      </w:ins>
      <w:ins w:id="6623"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6624" w:author="The Si Tran" w:date="2012-12-07T21:28:00Z"/>
          <w:rFonts w:ascii="Times New Roman" w:hAnsi="Times New Roman"/>
          <w:sz w:val="26"/>
          <w:szCs w:val="26"/>
        </w:rPr>
        <w:pPrChange w:id="6625" w:author="The Si Tran" w:date="2012-12-14T05:24:00Z">
          <w:pPr>
            <w:pStyle w:val="ListParagraph"/>
            <w:numPr>
              <w:numId w:val="26"/>
            </w:numPr>
            <w:ind w:left="1512" w:hanging="360"/>
          </w:pPr>
        </w:pPrChange>
      </w:pPr>
      <w:ins w:id="6626"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6627" w:author="The Si Tran" w:date="2012-12-07T21:28:00Z"/>
          <w:rFonts w:ascii="Times New Roman" w:hAnsi="Times New Roman"/>
          <w:sz w:val="26"/>
          <w:szCs w:val="26"/>
        </w:rPr>
        <w:pPrChange w:id="6628" w:author="The Si Tran" w:date="2012-12-14T05:24:00Z">
          <w:pPr>
            <w:pStyle w:val="ListParagraph"/>
            <w:numPr>
              <w:numId w:val="26"/>
            </w:numPr>
            <w:ind w:left="1512" w:hanging="360"/>
          </w:pPr>
        </w:pPrChange>
      </w:pPr>
      <w:ins w:id="6629" w:author="The Si Tran" w:date="2012-12-07T21:28:00Z">
        <w:r>
          <w:rPr>
            <w:rFonts w:ascii="Times New Roman" w:hAnsi="Times New Roman"/>
            <w:sz w:val="26"/>
            <w:szCs w:val="26"/>
          </w:rPr>
          <w:t xml:space="preserve">Giảm </w:t>
        </w:r>
      </w:ins>
      <w:ins w:id="6630" w:author="The Si Tran" w:date="2012-12-10T20:31:00Z">
        <w:r w:rsidR="003A6C45">
          <w:rPr>
            <w:rFonts w:ascii="Times New Roman" w:hAnsi="Times New Roman"/>
            <w:sz w:val="26"/>
            <w:szCs w:val="26"/>
          </w:rPr>
          <w:t>gián đoạn</w:t>
        </w:r>
      </w:ins>
      <w:ins w:id="6631"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6632" w:author="The Si Tran" w:date="2012-12-07T21:29:00Z"/>
          <w:rFonts w:ascii="Times New Roman" w:hAnsi="Times New Roman"/>
          <w:sz w:val="26"/>
          <w:szCs w:val="26"/>
        </w:rPr>
        <w:pPrChange w:id="6633" w:author="The Si Tran" w:date="2012-12-14T05:24:00Z">
          <w:pPr>
            <w:pStyle w:val="ListParagraph"/>
            <w:numPr>
              <w:numId w:val="18"/>
            </w:numPr>
            <w:ind w:hanging="360"/>
          </w:pPr>
        </w:pPrChange>
      </w:pPr>
      <w:ins w:id="6634" w:author="The Si Tran" w:date="2012-12-07T21:28:00Z">
        <w:r>
          <w:rPr>
            <w:rFonts w:ascii="Times New Roman" w:hAnsi="Times New Roman"/>
            <w:sz w:val="26"/>
            <w:szCs w:val="26"/>
          </w:rPr>
          <w:t>Bằng cách tính</w:t>
        </w:r>
      </w:ins>
      <w:ins w:id="6635"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6636" w:author="The Si Tran" w:date="2012-12-10T20:31:00Z">
        <w:r w:rsidR="00223994">
          <w:rPr>
            <w:rFonts w:ascii="Times New Roman" w:hAnsi="Times New Roman"/>
            <w:sz w:val="26"/>
            <w:szCs w:val="26"/>
          </w:rPr>
          <w:t>ính</w:t>
        </w:r>
      </w:ins>
      <w:ins w:id="6637"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6638" w:author="The Si Tran" w:date="2012-12-07T21:30:00Z"/>
          <w:rFonts w:ascii="Times New Roman" w:hAnsi="Times New Roman"/>
          <w:sz w:val="26"/>
          <w:szCs w:val="26"/>
        </w:rPr>
        <w:pPrChange w:id="6639" w:author="The Si Tran" w:date="2012-12-14T05:25:00Z">
          <w:pPr>
            <w:pStyle w:val="ListParagraph"/>
            <w:ind w:left="1224" w:firstLine="216"/>
          </w:pPr>
        </w:pPrChange>
      </w:pPr>
      <w:ins w:id="6640"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2E4A0CD5" w:rsidR="00F90733" w:rsidRDefault="00120A96">
      <w:pPr>
        <w:pStyle w:val="ListParagraph"/>
        <w:spacing w:line="360" w:lineRule="auto"/>
        <w:rPr>
          <w:ins w:id="6641" w:author="The Si Tran" w:date="2012-12-07T21:30:00Z"/>
          <w:rFonts w:ascii="Times New Roman" w:hAnsi="Times New Roman"/>
          <w:sz w:val="26"/>
          <w:szCs w:val="26"/>
        </w:rPr>
        <w:pPrChange w:id="6642" w:author="The Si Tran" w:date="2012-12-14T05:25:00Z">
          <w:pPr>
            <w:pStyle w:val="ListParagraph"/>
            <w:ind w:left="1224"/>
          </w:pPr>
        </w:pPrChange>
      </w:pPr>
      <w:r>
        <w:rPr>
          <w:rFonts w:ascii="Times New Roman" w:hAnsi="Times New Roman"/>
          <w:sz w:val="26"/>
          <w:szCs w:val="26"/>
        </w:rPr>
        <w:t>V</w:t>
      </w:r>
      <w:ins w:id="6643" w:author="The Si Tran" w:date="2012-12-07T21:30:00Z">
        <w:r w:rsidR="00F90733">
          <w:rPr>
            <w:rFonts w:ascii="Times New Roman" w:hAnsi="Times New Roman"/>
            <w:sz w:val="26"/>
            <w:szCs w:val="26"/>
          </w:rPr>
          <w:t xml:space="preserve">ới </w:t>
        </w:r>
        <w:r w:rsidR="00F90733" w:rsidRPr="00120A96">
          <w:rPr>
            <w:rFonts w:ascii="Times New Roman" w:hAnsi="Times New Roman"/>
            <w:i/>
            <w:sz w:val="26"/>
            <w:szCs w:val="26"/>
          </w:rPr>
          <w:t>M</w:t>
        </w:r>
        <w:r w:rsidR="00F90733">
          <w:rPr>
            <w:rFonts w:ascii="Times New Roman" w:hAnsi="Times New Roman"/>
            <w:sz w:val="26"/>
            <w:szCs w:val="26"/>
          </w:rPr>
          <w:t xml:space="preserve"> là số hệ số tương quan có ý nghĩa</w:t>
        </w:r>
      </w:ins>
      <w:ins w:id="6644" w:author="The Si Tran" w:date="2012-12-07T21:31:00Z">
        <w:r w:rsidR="00F90733">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 xml:space="preserve">hệ số tương quan tại độ trễ </w:t>
        </w:r>
        <w:r w:rsidR="003F2C8F" w:rsidRPr="00120A96">
          <w:rPr>
            <w:rFonts w:ascii="Times New Roman" w:hAnsi="Times New Roman"/>
            <w:i/>
            <w:sz w:val="26"/>
            <w:szCs w:val="26"/>
          </w:rPr>
          <w:t>k</w:t>
        </w:r>
        <w:r w:rsidR="003F2C8F">
          <w:rPr>
            <w:rFonts w:ascii="Times New Roman" w:hAnsi="Times New Roman"/>
            <w:sz w:val="26"/>
            <w:szCs w:val="26"/>
          </w:rPr>
          <w:t>.</w:t>
        </w:r>
      </w:ins>
    </w:p>
    <w:p w14:paraId="1D0AD745" w14:textId="77777777" w:rsidR="00F90733" w:rsidRDefault="00F90733">
      <w:pPr>
        <w:pStyle w:val="ListParagraph"/>
        <w:spacing w:line="360" w:lineRule="auto"/>
        <w:rPr>
          <w:ins w:id="6645" w:author="The Si Tran" w:date="2012-12-07T21:30:00Z"/>
          <w:rFonts w:ascii="Times New Roman" w:hAnsi="Times New Roman"/>
          <w:sz w:val="26"/>
          <w:szCs w:val="26"/>
        </w:rPr>
        <w:pPrChange w:id="6646" w:author="The Si Tran" w:date="2012-12-14T05:25:00Z">
          <w:pPr>
            <w:pStyle w:val="ListParagraph"/>
            <w:ind w:left="1224"/>
          </w:pPr>
        </w:pPrChange>
      </w:pPr>
      <w:ins w:id="6647" w:author="The Si Tran" w:date="2012-12-07T21:30:00Z">
        <w:r>
          <w:rPr>
            <w:rFonts w:ascii="Times New Roman" w:hAnsi="Times New Roman"/>
            <w:sz w:val="26"/>
            <w:szCs w:val="26"/>
          </w:rPr>
          <w:t>Phương pháp xác định mô hình trong hệ số tương quan:</w:t>
        </w:r>
      </w:ins>
    </w:p>
    <w:p w14:paraId="43F13FFE" w14:textId="0FFB5D81" w:rsidR="00FC6FFD" w:rsidRDefault="00DC1307">
      <w:pPr>
        <w:pStyle w:val="ListParagraph"/>
        <w:ind w:left="1440" w:firstLine="0"/>
        <w:rPr>
          <w:ins w:id="6648" w:author="The Si Tran" w:date="2012-12-07T21:34:00Z"/>
          <w:rFonts w:ascii="Times New Roman" w:hAnsi="Times New Roman"/>
          <w:sz w:val="26"/>
          <w:szCs w:val="26"/>
        </w:rPr>
        <w:pPrChange w:id="6649" w:author="The Si Tran" w:date="2012-12-07T21:33:00Z">
          <w:pPr>
            <w:pStyle w:val="ListParagraph"/>
            <w:numPr>
              <w:numId w:val="18"/>
            </w:numPr>
            <w:ind w:hanging="360"/>
          </w:pPr>
        </w:pPrChange>
      </w:pPr>
      <w:ins w:id="6650" w:author="The Si Tran" w:date="2012-12-16T17:09:00Z">
        <w:r>
          <w:rPr>
            <w:rFonts w:ascii="Times New Roman" w:hAnsi="Times New Roman"/>
            <w:noProof/>
            <w:sz w:val="26"/>
            <w:szCs w:val="26"/>
            <w:rPrChange w:id="6651" w:author="Unknown">
              <w:rPr>
                <w:noProof/>
              </w:rPr>
            </w:rPrChange>
          </w:rPr>
          <mc:AlternateContent>
            <mc:Choice Requires="wpc">
              <w:drawing>
                <wp:inline distT="0" distB="0" distL="0" distR="0" wp14:anchorId="393EE904" wp14:editId="2EF9745E">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9933FE" w:rsidRDefault="009933FE" w:rsidP="00DC1307">
                                <w:pPr>
                                  <w:spacing w:line="240" w:lineRule="auto"/>
                                  <w:rPr>
                                    <w:szCs w:val="26"/>
                                  </w:rPr>
                                </w:pPr>
                                <w:proofErr w:type="gramStart"/>
                                <w:ins w:id="6652" w:author="The Si Tran" w:date="2012-12-07T21:32:00Z">
                                  <w:r>
                                    <w:rPr>
                                      <w:szCs w:val="26"/>
                                    </w:rPr>
                                    <w:t>i</w:t>
                                  </w:r>
                                </w:ins>
                                <w:proofErr w:type="gramEnd"/>
                                <w:del w:id="6653" w:author="The Si Tran" w:date="2012-12-07T21:32:00Z">
                                  <w:r w:rsidDel="00DB3CD0">
                                    <w:rPr>
                                      <w:szCs w:val="26"/>
                                    </w:rPr>
                                    <w:delText>I</w:delText>
                                  </w:r>
                                </w:del>
                                <w:r>
                                  <w:rPr>
                                    <w:szCs w:val="26"/>
                                  </w:rPr>
                                  <w:t>f(</w:t>
                                </w:r>
                                <w:ins w:id="6654" w:author="The Si Tran" w:date="2012-12-16T15:06:00Z">
                                  <m:oMath>
                                    <m:r>
                                      <w:rPr>
                                        <w:rFonts w:ascii="Cambria Math" w:hAnsi="Cambria Math"/>
                                        <w:szCs w:val="26"/>
                                      </w:rPr>
                                      <m:t>∆</m:t>
                                    </m:r>
                                  </m:oMath>
                                </w:ins>
                                <w:del w:id="6655" w:author="The Si Tran" w:date="2012-12-16T15:06:00Z">
                                  <w:r w:rsidRPr="00B108D6" w:rsidDel="00BF667D">
                                    <w:rPr>
                                      <w:position w:val="-4"/>
                                      <w:szCs w:val="26"/>
                                    </w:rPr>
                                    <w:object w:dxaOrig="220" w:dyaOrig="260" w14:anchorId="2E9454FE">
                                      <v:shape id="_x0000_i1165" type="#_x0000_t75" style="width:7.5pt;height:12.75pt" o:ole="">
                                        <v:imagedata r:id="rId172" o:title=""/>
                                      </v:shape>
                                      <o:OLEObject Type="Embed" ProgID="Equation.DSMT4" ShapeID="_x0000_i1165" DrawAspect="Content" ObjectID="_1417583586" r:id="rId173"/>
                                    </w:object>
                                  </w:r>
                                  <w:r w:rsidDel="00BF667D">
                                    <w:rPr>
                                      <w:szCs w:val="26"/>
                                    </w:rPr>
                                    <w:delText xml:space="preserve"> &gt;</w:delText>
                                  </w:r>
                                </w:del>
                                <w:r>
                                  <w:rPr>
                                    <w:szCs w:val="26"/>
                                  </w:rPr>
                                  <w:t xml:space="preserve"> </w:t>
                                </w:r>
                                <w:ins w:id="6656"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9933FE" w:rsidRDefault="009933FE" w:rsidP="00DC1307">
                                <w:pPr>
                                  <w:spacing w:line="240" w:lineRule="auto"/>
                                  <w:rPr>
                                    <w:szCs w:val="26"/>
                                  </w:rPr>
                                </w:pPr>
                                <w:proofErr w:type="gramStart"/>
                                <w:ins w:id="6657" w:author="The Si Tran" w:date="2012-12-07T21:32:00Z">
                                  <w:r>
                                    <w:rPr>
                                      <w:szCs w:val="26"/>
                                    </w:rPr>
                                    <w:t>e</w:t>
                                  </w:r>
                                </w:ins>
                                <w:proofErr w:type="gramEnd"/>
                                <w:del w:id="6658" w:author="The Si Tran" w:date="2012-12-07T21:32:00Z">
                                  <w:r w:rsidDel="00DB3CD0">
                                    <w:rPr>
                                      <w:szCs w:val="26"/>
                                    </w:rPr>
                                    <w:delText>E</w:delText>
                                  </w:r>
                                </w:del>
                                <w:r>
                                  <w:rPr>
                                    <w:szCs w:val="26"/>
                                  </w:rPr>
                                  <w:t>lse if (</w:t>
                                </w:r>
                                <w:ins w:id="6659" w:author="The Si Tran" w:date="2012-12-16T15:07:00Z">
                                  <w:r>
                                    <w:rPr>
                                      <w:szCs w:val="26"/>
                                    </w:rPr>
                                    <w:t>(</w:t>
                                  </w:r>
                                  <m:oMath>
                                    <m:r>
                                      <w:rPr>
                                        <w:rFonts w:ascii="Cambria Math" w:hAnsi="Cambria Math"/>
                                        <w:szCs w:val="26"/>
                                      </w:rPr>
                                      <m:t>∆</m:t>
                                    </m:r>
                                  </m:oMath>
                                  <w:r>
                                    <w:rPr>
                                      <w:rFonts w:eastAsiaTheme="minorEastAsia"/>
                                      <w:szCs w:val="26"/>
                                    </w:rPr>
                                    <w:t xml:space="preserve"> </w:t>
                                  </w:r>
                                </w:ins>
                                <w:del w:id="6660" w:author="The Si Tran" w:date="2012-12-16T15:06:00Z">
                                  <w:r w:rsidRPr="00B108D6" w:rsidDel="00BF667D">
                                    <w:rPr>
                                      <w:position w:val="-4"/>
                                      <w:szCs w:val="26"/>
                                    </w:rPr>
                                    <w:object w:dxaOrig="220" w:dyaOrig="260" w14:anchorId="0B8D7130">
                                      <v:shape id="_x0000_i1166" type="#_x0000_t75" style="width:7.5pt;height:12.75pt" o:ole="">
                                        <v:imagedata r:id="rId174" o:title=""/>
                                      </v:shape>
                                      <o:OLEObject Type="Embed" ProgID="Equation.DSMT4" ShapeID="_x0000_i1166" DrawAspect="Content" ObjectID="_1417583587" r:id="rId175"/>
                                    </w:object>
                                  </w:r>
                                  <w:r w:rsidDel="00BF667D">
                                    <w:rPr>
                                      <w:szCs w:val="26"/>
                                    </w:rPr>
                                    <w:delText xml:space="preserve"> </w:delText>
                                  </w:r>
                                </w:del>
                                <w:r>
                                  <w:rPr>
                                    <w:szCs w:val="26"/>
                                  </w:rPr>
                                  <w:t>&lt; 10%)</w:t>
                                </w:r>
                                <w:r>
                                  <w:rPr>
                                    <w:szCs w:val="26"/>
                                  </w:rPr>
                                  <w:tab/>
                                  <w:t>then  pattern =</w:t>
                                </w:r>
                                <w:ins w:id="6661" w:author="The Si Tran" w:date="2012-12-07T21:32:00Z">
                                  <w:r>
                                    <w:rPr>
                                      <w:szCs w:val="26"/>
                                    </w:rPr>
                                    <w:t xml:space="preserve"> </w:t>
                                  </w:r>
                                </w:ins>
                                <w:r>
                                  <w:rPr>
                                    <w:szCs w:val="26"/>
                                  </w:rPr>
                                  <w:t>slow decay</w:t>
                                </w:r>
                              </w:p>
                              <w:p w14:paraId="3316E27B" w14:textId="77777777" w:rsidR="009933FE" w:rsidRPr="00B108D6" w:rsidRDefault="009933FE">
                                <w:pPr>
                                  <w:spacing w:line="240" w:lineRule="auto"/>
                                  <w:rPr>
                                    <w:szCs w:val="26"/>
                                  </w:rPr>
                                  <w:pPrChange w:id="6662" w:author="The Si Tran" w:date="2012-12-07T21:32:00Z">
                                    <w:pPr/>
                                  </w:pPrChange>
                                </w:pPr>
                                <w:proofErr w:type="gramStart"/>
                                <w:ins w:id="6663" w:author="The Si Tran" w:date="2012-12-07T21:32:00Z">
                                  <w:r>
                                    <w:rPr>
                                      <w:szCs w:val="26"/>
                                    </w:rPr>
                                    <w:t>e</w:t>
                                  </w:r>
                                </w:ins>
                                <w:proofErr w:type="gramEnd"/>
                                <w:del w:id="6664"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3EE904"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9933FE" w:rsidRDefault="009933FE" w:rsidP="00DC1307">
                          <w:pPr>
                            <w:spacing w:line="240" w:lineRule="auto"/>
                            <w:rPr>
                              <w:szCs w:val="26"/>
                            </w:rPr>
                          </w:pPr>
                          <w:proofErr w:type="gramStart"/>
                          <w:ins w:id="6665" w:author="The Si Tran" w:date="2012-12-07T21:32:00Z">
                            <w:r>
                              <w:rPr>
                                <w:szCs w:val="26"/>
                              </w:rPr>
                              <w:t>i</w:t>
                            </w:r>
                          </w:ins>
                          <w:proofErr w:type="gramEnd"/>
                          <w:del w:id="6666" w:author="The Si Tran" w:date="2012-12-07T21:32:00Z">
                            <w:r w:rsidDel="00DB3CD0">
                              <w:rPr>
                                <w:szCs w:val="26"/>
                              </w:rPr>
                              <w:delText>I</w:delText>
                            </w:r>
                          </w:del>
                          <w:r>
                            <w:rPr>
                              <w:szCs w:val="26"/>
                            </w:rPr>
                            <w:t>f(</w:t>
                          </w:r>
                          <w:ins w:id="6667" w:author="The Si Tran" w:date="2012-12-16T15:06:00Z">
                            <m:oMath>
                              <m:r>
                                <w:rPr>
                                  <w:rFonts w:ascii="Cambria Math" w:hAnsi="Cambria Math"/>
                                  <w:szCs w:val="26"/>
                                </w:rPr>
                                <m:t>∆</m:t>
                              </m:r>
                            </m:oMath>
                          </w:ins>
                          <w:del w:id="6668" w:author="The Si Tran" w:date="2012-12-16T15:06:00Z">
                            <w:r w:rsidRPr="00B108D6" w:rsidDel="00BF667D">
                              <w:rPr>
                                <w:position w:val="-4"/>
                                <w:szCs w:val="26"/>
                              </w:rPr>
                              <w:object w:dxaOrig="220" w:dyaOrig="260" w14:anchorId="2E9454FE">
                                <v:shape id="_x0000_i1165" type="#_x0000_t75" style="width:7.5pt;height:12.75pt" o:ole="">
                                  <v:imagedata r:id="rId172" o:title=""/>
                                </v:shape>
                                <o:OLEObject Type="Embed" ProgID="Equation.DSMT4" ShapeID="_x0000_i1165" DrawAspect="Content" ObjectID="_1417583586" r:id="rId176"/>
                              </w:object>
                            </w:r>
                            <w:r w:rsidDel="00BF667D">
                              <w:rPr>
                                <w:szCs w:val="26"/>
                              </w:rPr>
                              <w:delText xml:space="preserve"> &gt;</w:delText>
                            </w:r>
                          </w:del>
                          <w:r>
                            <w:rPr>
                              <w:szCs w:val="26"/>
                            </w:rPr>
                            <w:t xml:space="preserve"> </w:t>
                          </w:r>
                          <w:ins w:id="6669"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9933FE" w:rsidRDefault="009933FE" w:rsidP="00DC1307">
                          <w:pPr>
                            <w:spacing w:line="240" w:lineRule="auto"/>
                            <w:rPr>
                              <w:szCs w:val="26"/>
                            </w:rPr>
                          </w:pPr>
                          <w:proofErr w:type="gramStart"/>
                          <w:ins w:id="6670" w:author="The Si Tran" w:date="2012-12-07T21:32:00Z">
                            <w:r>
                              <w:rPr>
                                <w:szCs w:val="26"/>
                              </w:rPr>
                              <w:t>e</w:t>
                            </w:r>
                          </w:ins>
                          <w:proofErr w:type="gramEnd"/>
                          <w:del w:id="6671" w:author="The Si Tran" w:date="2012-12-07T21:32:00Z">
                            <w:r w:rsidDel="00DB3CD0">
                              <w:rPr>
                                <w:szCs w:val="26"/>
                              </w:rPr>
                              <w:delText>E</w:delText>
                            </w:r>
                          </w:del>
                          <w:r>
                            <w:rPr>
                              <w:szCs w:val="26"/>
                            </w:rPr>
                            <w:t>lse if (</w:t>
                          </w:r>
                          <w:ins w:id="6672" w:author="The Si Tran" w:date="2012-12-16T15:07:00Z">
                            <w:r>
                              <w:rPr>
                                <w:szCs w:val="26"/>
                              </w:rPr>
                              <w:t>(</w:t>
                            </w:r>
                            <m:oMath>
                              <m:r>
                                <w:rPr>
                                  <w:rFonts w:ascii="Cambria Math" w:hAnsi="Cambria Math"/>
                                  <w:szCs w:val="26"/>
                                </w:rPr>
                                <m:t>∆</m:t>
                              </m:r>
                            </m:oMath>
                            <w:r>
                              <w:rPr>
                                <w:rFonts w:eastAsiaTheme="minorEastAsia"/>
                                <w:szCs w:val="26"/>
                              </w:rPr>
                              <w:t xml:space="preserve"> </w:t>
                            </w:r>
                          </w:ins>
                          <w:del w:id="6673" w:author="The Si Tran" w:date="2012-12-16T15:06:00Z">
                            <w:r w:rsidRPr="00B108D6" w:rsidDel="00BF667D">
                              <w:rPr>
                                <w:position w:val="-4"/>
                                <w:szCs w:val="26"/>
                              </w:rPr>
                              <w:object w:dxaOrig="220" w:dyaOrig="260" w14:anchorId="0B8D7130">
                                <v:shape id="_x0000_i1166" type="#_x0000_t75" style="width:7.5pt;height:12.75pt" o:ole="">
                                  <v:imagedata r:id="rId174" o:title=""/>
                                </v:shape>
                                <o:OLEObject Type="Embed" ProgID="Equation.DSMT4" ShapeID="_x0000_i1166" DrawAspect="Content" ObjectID="_1417583587" r:id="rId177"/>
                              </w:object>
                            </w:r>
                            <w:r w:rsidDel="00BF667D">
                              <w:rPr>
                                <w:szCs w:val="26"/>
                              </w:rPr>
                              <w:delText xml:space="preserve"> </w:delText>
                            </w:r>
                          </w:del>
                          <w:r>
                            <w:rPr>
                              <w:szCs w:val="26"/>
                            </w:rPr>
                            <w:t>&lt; 10%)</w:t>
                          </w:r>
                          <w:r>
                            <w:rPr>
                              <w:szCs w:val="26"/>
                            </w:rPr>
                            <w:tab/>
                            <w:t>then  pattern =</w:t>
                          </w:r>
                          <w:ins w:id="6674" w:author="The Si Tran" w:date="2012-12-07T21:32:00Z">
                            <w:r>
                              <w:rPr>
                                <w:szCs w:val="26"/>
                              </w:rPr>
                              <w:t xml:space="preserve"> </w:t>
                            </w:r>
                          </w:ins>
                          <w:r>
                            <w:rPr>
                              <w:szCs w:val="26"/>
                            </w:rPr>
                            <w:t>slow decay</w:t>
                          </w:r>
                        </w:p>
                        <w:p w14:paraId="3316E27B" w14:textId="77777777" w:rsidR="009933FE" w:rsidRPr="00B108D6" w:rsidRDefault="009933FE">
                          <w:pPr>
                            <w:spacing w:line="240" w:lineRule="auto"/>
                            <w:rPr>
                              <w:szCs w:val="26"/>
                            </w:rPr>
                            <w:pPrChange w:id="6675" w:author="The Si Tran" w:date="2012-12-07T21:32:00Z">
                              <w:pPr/>
                            </w:pPrChange>
                          </w:pPr>
                          <w:proofErr w:type="gramStart"/>
                          <w:ins w:id="6676" w:author="The Si Tran" w:date="2012-12-07T21:32:00Z">
                            <w:r>
                              <w:rPr>
                                <w:szCs w:val="26"/>
                              </w:rPr>
                              <w:t>e</w:t>
                            </w:r>
                          </w:ins>
                          <w:proofErr w:type="gramEnd"/>
                          <w:del w:id="6677"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6678" w:author="The Si Tran" w:date="2012-12-07T21:54:00Z"/>
          <w:rFonts w:ascii="Times New Roman" w:hAnsi="Times New Roman"/>
          <w:sz w:val="26"/>
          <w:szCs w:val="26"/>
        </w:rPr>
        <w:pPrChange w:id="6679" w:author="The Si Tran" w:date="2012-12-07T21:54:00Z">
          <w:pPr>
            <w:pStyle w:val="ListParagraph"/>
            <w:ind w:left="1224"/>
          </w:pPr>
        </w:pPrChange>
      </w:pPr>
      <w:ins w:id="6680" w:author="The Si Tran" w:date="2012-12-07T21:54:00Z">
        <w:r>
          <w:rPr>
            <w:rFonts w:ascii="Times New Roman" w:hAnsi="Times New Roman"/>
            <w:sz w:val="26"/>
            <w:szCs w:val="26"/>
          </w:rPr>
          <w:t xml:space="preserve">Sau khi xác định tính chất của hệ số tương quan ACF và PACF, ta xác định mô hình ARIMA phù hợp </w:t>
        </w:r>
        <w:proofErr w:type="gramStart"/>
        <w:r>
          <w:rPr>
            <w:rFonts w:ascii="Times New Roman" w:hAnsi="Times New Roman"/>
            <w:sz w:val="26"/>
            <w:szCs w:val="26"/>
          </w:rPr>
          <w:t>theo</w:t>
        </w:r>
        <w:proofErr w:type="gramEnd"/>
        <w:r>
          <w:rPr>
            <w:rFonts w:ascii="Times New Roman" w:hAnsi="Times New Roman"/>
            <w:sz w:val="26"/>
            <w:szCs w:val="26"/>
          </w:rPr>
          <w:t xml:space="preserve"> giải thuật sau:</w:t>
        </w:r>
      </w:ins>
    </w:p>
    <w:p w14:paraId="7FAFA969" w14:textId="77777777" w:rsidR="00FC6FFD" w:rsidRDefault="00EC5752">
      <w:pPr>
        <w:pStyle w:val="ListParagraph"/>
        <w:ind w:firstLine="0"/>
        <w:rPr>
          <w:ins w:id="6681" w:author="The Si Tran" w:date="2012-12-07T19:19:00Z"/>
          <w:rFonts w:ascii="Times New Roman" w:hAnsi="Times New Roman"/>
          <w:sz w:val="26"/>
          <w:szCs w:val="26"/>
        </w:rPr>
        <w:pPrChange w:id="6682" w:author="The Si Tran" w:date="2012-12-07T21:34:00Z">
          <w:pPr>
            <w:pStyle w:val="ListParagraph"/>
            <w:numPr>
              <w:numId w:val="18"/>
            </w:numPr>
            <w:ind w:hanging="360"/>
          </w:pPr>
        </w:pPrChange>
      </w:pPr>
      <w:ins w:id="6683" w:author="The Si Tran" w:date="2012-12-07T21:54:00Z">
        <w:r>
          <w:rPr>
            <w:rFonts w:ascii="Times New Roman" w:hAnsi="Times New Roman"/>
            <w:noProof/>
            <w:sz w:val="26"/>
            <w:szCs w:val="26"/>
            <w:rPrChange w:id="6684" w:author="Unknown">
              <w:rPr>
                <w:noProof/>
              </w:rPr>
            </w:rPrChange>
          </w:rPr>
          <w:lastRenderedPageBreak/>
          <mc:AlternateContent>
            <mc:Choice Requires="wpc">
              <w:drawing>
                <wp:inline distT="0" distB="0" distL="0" distR="0" wp14:anchorId="17C388E2" wp14:editId="32F1F964">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9933FE" w:rsidDel="00EC5752" w:rsidRDefault="009933FE" w:rsidP="00097101">
                                <w:pPr>
                                  <w:spacing w:line="240" w:lineRule="auto"/>
                                  <w:jc w:val="left"/>
                                  <w:rPr>
                                    <w:del w:id="6685" w:author="The Si Tran" w:date="2012-12-07T21:54:00Z"/>
                                    <w:szCs w:val="26"/>
                                  </w:rPr>
                                </w:pPr>
                                <w:proofErr w:type="gramStart"/>
                                <w:ins w:id="6686" w:author="The Si Tran" w:date="2012-12-07T21:55:00Z">
                                  <w:r>
                                    <w:rPr>
                                      <w:szCs w:val="26"/>
                                    </w:rPr>
                                    <w:t>i</w:t>
                                  </w:r>
                                </w:ins>
                                <w:proofErr w:type="gramEnd"/>
                                <w:del w:id="6687" w:author="The Si Tran" w:date="2012-12-07T21:55:00Z">
                                  <w:r w:rsidDel="00EC5752">
                                    <w:rPr>
                                      <w:szCs w:val="26"/>
                                    </w:rPr>
                                    <w:delText>I</w:delText>
                                  </w:r>
                                </w:del>
                                <w:r>
                                  <w:rPr>
                                    <w:szCs w:val="26"/>
                                  </w:rPr>
                                  <w:t>f (high frequencies exist in ACF or PACF)</w:t>
                                </w:r>
                                <w:ins w:id="6688" w:author="The Si Tran" w:date="2012-12-07T21:55:00Z">
                                  <w:r>
                                    <w:rPr>
                                      <w:szCs w:val="26"/>
                                    </w:rPr>
                                    <w:t xml:space="preserve"> {</w:t>
                                  </w:r>
                                </w:ins>
                              </w:p>
                              <w:p w14:paraId="503CA6A7" w14:textId="77777777" w:rsidR="009933FE" w:rsidRDefault="009933FE" w:rsidP="00E231FB">
                                <w:pPr>
                                  <w:spacing w:line="240" w:lineRule="auto"/>
                                  <w:jc w:val="left"/>
                                  <w:rPr>
                                    <w:szCs w:val="26"/>
                                  </w:rPr>
                                </w:pPr>
                                <w:del w:id="6689" w:author="The Si Tran" w:date="2012-12-07T21:54:00Z">
                                  <w:r w:rsidDel="00EC5752">
                                    <w:rPr>
                                      <w:szCs w:val="26"/>
                                    </w:rPr>
                                    <w:delText>{</w:delText>
                                  </w:r>
                                </w:del>
                              </w:p>
                              <w:p w14:paraId="41D22285" w14:textId="77777777" w:rsidR="009933FE" w:rsidRDefault="009933FE">
                                <w:pPr>
                                  <w:spacing w:line="240" w:lineRule="auto"/>
                                  <w:jc w:val="left"/>
                                  <w:rPr>
                                    <w:szCs w:val="26"/>
                                  </w:rPr>
                                  <w:pPrChange w:id="6690" w:author="The Si Tran" w:date="2012-12-07T21:55:00Z">
                                    <w:pPr/>
                                  </w:pPrChange>
                                </w:pPr>
                                <w:r>
                                  <w:rPr>
                                    <w:szCs w:val="26"/>
                                  </w:rPr>
                                  <w:tab/>
                                </w:r>
                                <w:proofErr w:type="gramStart"/>
                                <w:ins w:id="6691" w:author="The Si Tran" w:date="2012-12-08T15:47:00Z">
                                  <w:r>
                                    <w:rPr>
                                      <w:szCs w:val="26"/>
                                    </w:rPr>
                                    <w:t>i</w:t>
                                  </w:r>
                                </w:ins>
                                <w:proofErr w:type="gramEnd"/>
                                <w:del w:id="6692"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9933FE" w:rsidRDefault="009933FE">
                                <w:pPr>
                                  <w:spacing w:line="240" w:lineRule="auto"/>
                                  <w:jc w:val="left"/>
                                  <w:rPr>
                                    <w:szCs w:val="26"/>
                                  </w:rPr>
                                  <w:pPrChange w:id="6693"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9933FE" w:rsidRDefault="009933FE">
                                <w:pPr>
                                  <w:spacing w:line="240" w:lineRule="auto"/>
                                  <w:jc w:val="left"/>
                                  <w:rPr>
                                    <w:szCs w:val="26"/>
                                  </w:rPr>
                                  <w:pPrChange w:id="6694" w:author="The Si Tran" w:date="2012-12-07T21:55:00Z">
                                    <w:pPr/>
                                  </w:pPrChange>
                                </w:pPr>
                                <w:r>
                                  <w:rPr>
                                    <w:szCs w:val="26"/>
                                  </w:rPr>
                                  <w:tab/>
                                </w:r>
                                <w:proofErr w:type="gramStart"/>
                                <w:ins w:id="6695" w:author="The Si Tran" w:date="2012-12-08T15:47:00Z">
                                  <w:r>
                                    <w:rPr>
                                      <w:szCs w:val="26"/>
                                    </w:rPr>
                                    <w:t>e</w:t>
                                  </w:r>
                                </w:ins>
                                <w:proofErr w:type="gramEnd"/>
                                <w:del w:id="6696"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9933FE" w:rsidRDefault="009933FE">
                                <w:pPr>
                                  <w:spacing w:line="240" w:lineRule="auto"/>
                                  <w:jc w:val="left"/>
                                  <w:rPr>
                                    <w:szCs w:val="26"/>
                                  </w:rPr>
                                  <w:pPrChange w:id="6697"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9933FE" w:rsidRDefault="009933FE">
                                <w:pPr>
                                  <w:spacing w:line="240" w:lineRule="auto"/>
                                  <w:jc w:val="left"/>
                                  <w:rPr>
                                    <w:szCs w:val="26"/>
                                  </w:rPr>
                                  <w:pPrChange w:id="6698" w:author="The Si Tran" w:date="2012-12-07T21:55:00Z">
                                    <w:pPr/>
                                  </w:pPrChange>
                                </w:pPr>
                                <w:r>
                                  <w:rPr>
                                    <w:szCs w:val="26"/>
                                  </w:rPr>
                                  <w:tab/>
                                </w:r>
                                <w:proofErr w:type="gramStart"/>
                                <w:ins w:id="6699" w:author="The Si Tran" w:date="2012-12-08T15:47:00Z">
                                  <w:r>
                                    <w:rPr>
                                      <w:szCs w:val="26"/>
                                    </w:rPr>
                                    <w:t>e</w:t>
                                  </w:r>
                                </w:ins>
                                <w:proofErr w:type="gramEnd"/>
                                <w:del w:id="6700"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9933FE" w:rsidDel="00EC5752" w:rsidRDefault="009933FE">
                                <w:pPr>
                                  <w:spacing w:line="240" w:lineRule="auto"/>
                                  <w:jc w:val="left"/>
                                  <w:rPr>
                                    <w:del w:id="6701" w:author="The Si Tran" w:date="2012-12-07T21:54:00Z"/>
                                    <w:szCs w:val="26"/>
                                  </w:rPr>
                                  <w:pPrChange w:id="6702"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9933FE" w:rsidRDefault="009933FE">
                                <w:pPr>
                                  <w:spacing w:line="240" w:lineRule="auto"/>
                                  <w:jc w:val="left"/>
                                  <w:rPr>
                                    <w:ins w:id="6703" w:author="The Si Tran" w:date="2012-12-07T21:55:00Z"/>
                                    <w:szCs w:val="26"/>
                                  </w:rPr>
                                  <w:pPrChange w:id="6704" w:author="The Si Tran" w:date="2012-12-07T21:55:00Z">
                                    <w:pPr/>
                                  </w:pPrChange>
                                </w:pPr>
                              </w:p>
                              <w:p w14:paraId="64F48697" w14:textId="77777777" w:rsidR="009933FE" w:rsidRDefault="009933FE">
                                <w:pPr>
                                  <w:spacing w:line="240" w:lineRule="auto"/>
                                  <w:jc w:val="left"/>
                                  <w:rPr>
                                    <w:szCs w:val="26"/>
                                  </w:rPr>
                                  <w:pPrChange w:id="6705" w:author="The Si Tran" w:date="2012-12-07T21:55:00Z">
                                    <w:pPr/>
                                  </w:pPrChange>
                                </w:pPr>
                                <w:ins w:id="6706" w:author="The Si Tran" w:date="2012-12-07T21:55:00Z">
                                  <w:r>
                                    <w:rPr>
                                      <w:szCs w:val="26"/>
                                    </w:rPr>
                                    <w:t>}</w:t>
                                  </w:r>
                                </w:ins>
                                <w:del w:id="6707" w:author="The Si Tran" w:date="2012-12-07T21:54:00Z">
                                  <w:r w:rsidDel="00EC5752">
                                    <w:rPr>
                                      <w:szCs w:val="26"/>
                                    </w:rPr>
                                    <w:delText>}</w:delText>
                                  </w:r>
                                </w:del>
                              </w:p>
                              <w:p w14:paraId="13DC2B9F" w14:textId="77777777" w:rsidR="009933FE" w:rsidDel="00EC5752" w:rsidRDefault="009933FE">
                                <w:pPr>
                                  <w:spacing w:before="0" w:line="240" w:lineRule="auto"/>
                                  <w:jc w:val="left"/>
                                  <w:rPr>
                                    <w:del w:id="6708" w:author="The Si Tran" w:date="2012-12-07T21:55:00Z"/>
                                    <w:szCs w:val="26"/>
                                  </w:rPr>
                                  <w:pPrChange w:id="6709" w:author="The Si Tran" w:date="2012-12-07T21:55:00Z">
                                    <w:pPr/>
                                  </w:pPrChange>
                                </w:pPr>
                                <w:proofErr w:type="gramStart"/>
                                <w:ins w:id="6710" w:author="The Si Tran" w:date="2012-12-07T21:55:00Z">
                                  <w:r>
                                    <w:rPr>
                                      <w:szCs w:val="26"/>
                                    </w:rPr>
                                    <w:t>e</w:t>
                                  </w:r>
                                </w:ins>
                                <w:proofErr w:type="gramEnd"/>
                                <w:del w:id="6711" w:author="The Si Tran" w:date="2012-12-07T21:55:00Z">
                                  <w:r w:rsidDel="00EC5752">
                                    <w:rPr>
                                      <w:szCs w:val="26"/>
                                    </w:rPr>
                                    <w:delText>E</w:delText>
                                  </w:r>
                                </w:del>
                                <w:r>
                                  <w:rPr>
                                    <w:szCs w:val="26"/>
                                  </w:rPr>
                                  <w:t>lse</w:t>
                                </w:r>
                              </w:p>
                              <w:p w14:paraId="0082214C" w14:textId="77777777" w:rsidR="009933FE" w:rsidRDefault="009933FE">
                                <w:pPr>
                                  <w:spacing w:before="0" w:line="240" w:lineRule="auto"/>
                                  <w:jc w:val="left"/>
                                  <w:rPr>
                                    <w:szCs w:val="26"/>
                                  </w:rPr>
                                  <w:pPrChange w:id="6712" w:author="The Si Tran" w:date="2012-12-07T21:55:00Z">
                                    <w:pPr/>
                                  </w:pPrChange>
                                </w:pPr>
                                <w:ins w:id="6713" w:author="The Si Tran" w:date="2012-12-07T21:55:00Z">
                                  <w:r>
                                    <w:rPr>
                                      <w:szCs w:val="26"/>
                                    </w:rPr>
                                    <w:t xml:space="preserve"> </w:t>
                                  </w:r>
                                </w:ins>
                                <w:r>
                                  <w:rPr>
                                    <w:szCs w:val="26"/>
                                  </w:rPr>
                                  <w:t>{</w:t>
                                </w:r>
                              </w:p>
                              <w:p w14:paraId="1B440C5F" w14:textId="77777777" w:rsidR="009933FE" w:rsidRDefault="009933FE">
                                <w:pPr>
                                  <w:spacing w:before="0" w:line="240" w:lineRule="auto"/>
                                  <w:ind w:firstLine="720"/>
                                  <w:jc w:val="left"/>
                                  <w:rPr>
                                    <w:ins w:id="6714" w:author="The Si Tran" w:date="2012-12-10T20:34:00Z"/>
                                    <w:szCs w:val="26"/>
                                  </w:rPr>
                                  <w:pPrChange w:id="6715" w:author="The Si Tran" w:date="2012-12-07T21:55:00Z">
                                    <w:pPr>
                                      <w:ind w:firstLine="720"/>
                                    </w:pPr>
                                  </w:pPrChange>
                                </w:pPr>
                                <w:r>
                                  <w:rPr>
                                    <w:szCs w:val="26"/>
                                  </w:rPr>
                                  <w:t>p = q =0;</w:t>
                                </w:r>
                              </w:p>
                              <w:p w14:paraId="1C9B4EFD" w14:textId="77777777" w:rsidR="009933FE" w:rsidRPr="00E15D38" w:rsidRDefault="009933FE">
                                <w:pPr>
                                  <w:spacing w:before="0" w:line="240" w:lineRule="auto"/>
                                  <w:ind w:firstLine="720"/>
                                  <w:jc w:val="left"/>
                                  <w:rPr>
                                    <w:szCs w:val="26"/>
                                  </w:rPr>
                                  <w:pPrChange w:id="6716" w:author="The Si Tran" w:date="2012-12-07T21:55:00Z">
                                    <w:pPr>
                                      <w:ind w:firstLine="720"/>
                                    </w:pPr>
                                  </w:pPrChange>
                                </w:pPr>
                                <w:ins w:id="6717"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9933FE" w:rsidDel="00EC5752" w:rsidRDefault="009933FE" w:rsidP="00097101">
                          <w:pPr>
                            <w:spacing w:line="240" w:lineRule="auto"/>
                            <w:jc w:val="left"/>
                            <w:rPr>
                              <w:del w:id="6718" w:author="The Si Tran" w:date="2012-12-07T21:54:00Z"/>
                              <w:szCs w:val="26"/>
                            </w:rPr>
                          </w:pPr>
                          <w:proofErr w:type="gramStart"/>
                          <w:ins w:id="6719" w:author="The Si Tran" w:date="2012-12-07T21:55:00Z">
                            <w:r>
                              <w:rPr>
                                <w:szCs w:val="26"/>
                              </w:rPr>
                              <w:t>i</w:t>
                            </w:r>
                          </w:ins>
                          <w:proofErr w:type="gramEnd"/>
                          <w:del w:id="6720" w:author="The Si Tran" w:date="2012-12-07T21:55:00Z">
                            <w:r w:rsidDel="00EC5752">
                              <w:rPr>
                                <w:szCs w:val="26"/>
                              </w:rPr>
                              <w:delText>I</w:delText>
                            </w:r>
                          </w:del>
                          <w:r>
                            <w:rPr>
                              <w:szCs w:val="26"/>
                            </w:rPr>
                            <w:t>f (high frequencies exist in ACF or PACF)</w:t>
                          </w:r>
                          <w:ins w:id="6721" w:author="The Si Tran" w:date="2012-12-07T21:55:00Z">
                            <w:r>
                              <w:rPr>
                                <w:szCs w:val="26"/>
                              </w:rPr>
                              <w:t xml:space="preserve"> {</w:t>
                            </w:r>
                          </w:ins>
                        </w:p>
                        <w:p w14:paraId="503CA6A7" w14:textId="77777777" w:rsidR="009933FE" w:rsidRDefault="009933FE" w:rsidP="00E231FB">
                          <w:pPr>
                            <w:spacing w:line="240" w:lineRule="auto"/>
                            <w:jc w:val="left"/>
                            <w:rPr>
                              <w:szCs w:val="26"/>
                            </w:rPr>
                          </w:pPr>
                          <w:del w:id="6722" w:author="The Si Tran" w:date="2012-12-07T21:54:00Z">
                            <w:r w:rsidDel="00EC5752">
                              <w:rPr>
                                <w:szCs w:val="26"/>
                              </w:rPr>
                              <w:delText>{</w:delText>
                            </w:r>
                          </w:del>
                        </w:p>
                        <w:p w14:paraId="41D22285" w14:textId="77777777" w:rsidR="009933FE" w:rsidRDefault="009933FE">
                          <w:pPr>
                            <w:spacing w:line="240" w:lineRule="auto"/>
                            <w:jc w:val="left"/>
                            <w:rPr>
                              <w:szCs w:val="26"/>
                            </w:rPr>
                            <w:pPrChange w:id="6723" w:author="The Si Tran" w:date="2012-12-07T21:55:00Z">
                              <w:pPr/>
                            </w:pPrChange>
                          </w:pPr>
                          <w:r>
                            <w:rPr>
                              <w:szCs w:val="26"/>
                            </w:rPr>
                            <w:tab/>
                          </w:r>
                          <w:proofErr w:type="gramStart"/>
                          <w:ins w:id="6724" w:author="The Si Tran" w:date="2012-12-08T15:47:00Z">
                            <w:r>
                              <w:rPr>
                                <w:szCs w:val="26"/>
                              </w:rPr>
                              <w:t>i</w:t>
                            </w:r>
                          </w:ins>
                          <w:proofErr w:type="gramEnd"/>
                          <w:del w:id="6725"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9933FE" w:rsidRDefault="009933FE">
                          <w:pPr>
                            <w:spacing w:line="240" w:lineRule="auto"/>
                            <w:jc w:val="left"/>
                            <w:rPr>
                              <w:szCs w:val="26"/>
                            </w:rPr>
                            <w:pPrChange w:id="6726"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9933FE" w:rsidRDefault="009933FE">
                          <w:pPr>
                            <w:spacing w:line="240" w:lineRule="auto"/>
                            <w:jc w:val="left"/>
                            <w:rPr>
                              <w:szCs w:val="26"/>
                            </w:rPr>
                            <w:pPrChange w:id="6727" w:author="The Si Tran" w:date="2012-12-07T21:55:00Z">
                              <w:pPr/>
                            </w:pPrChange>
                          </w:pPr>
                          <w:r>
                            <w:rPr>
                              <w:szCs w:val="26"/>
                            </w:rPr>
                            <w:tab/>
                          </w:r>
                          <w:proofErr w:type="gramStart"/>
                          <w:ins w:id="6728" w:author="The Si Tran" w:date="2012-12-08T15:47:00Z">
                            <w:r>
                              <w:rPr>
                                <w:szCs w:val="26"/>
                              </w:rPr>
                              <w:t>e</w:t>
                            </w:r>
                          </w:ins>
                          <w:proofErr w:type="gramEnd"/>
                          <w:del w:id="6729"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9933FE" w:rsidRDefault="009933FE">
                          <w:pPr>
                            <w:spacing w:line="240" w:lineRule="auto"/>
                            <w:jc w:val="left"/>
                            <w:rPr>
                              <w:szCs w:val="26"/>
                            </w:rPr>
                            <w:pPrChange w:id="6730"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9933FE" w:rsidRDefault="009933FE">
                          <w:pPr>
                            <w:spacing w:line="240" w:lineRule="auto"/>
                            <w:jc w:val="left"/>
                            <w:rPr>
                              <w:szCs w:val="26"/>
                            </w:rPr>
                            <w:pPrChange w:id="6731" w:author="The Si Tran" w:date="2012-12-07T21:55:00Z">
                              <w:pPr/>
                            </w:pPrChange>
                          </w:pPr>
                          <w:r>
                            <w:rPr>
                              <w:szCs w:val="26"/>
                            </w:rPr>
                            <w:tab/>
                          </w:r>
                          <w:proofErr w:type="gramStart"/>
                          <w:ins w:id="6732" w:author="The Si Tran" w:date="2012-12-08T15:47:00Z">
                            <w:r>
                              <w:rPr>
                                <w:szCs w:val="26"/>
                              </w:rPr>
                              <w:t>e</w:t>
                            </w:r>
                          </w:ins>
                          <w:proofErr w:type="gramEnd"/>
                          <w:del w:id="6733"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9933FE" w:rsidDel="00EC5752" w:rsidRDefault="009933FE">
                          <w:pPr>
                            <w:spacing w:line="240" w:lineRule="auto"/>
                            <w:jc w:val="left"/>
                            <w:rPr>
                              <w:del w:id="6734" w:author="The Si Tran" w:date="2012-12-07T21:54:00Z"/>
                              <w:szCs w:val="26"/>
                            </w:rPr>
                            <w:pPrChange w:id="6735"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9933FE" w:rsidRDefault="009933FE">
                          <w:pPr>
                            <w:spacing w:line="240" w:lineRule="auto"/>
                            <w:jc w:val="left"/>
                            <w:rPr>
                              <w:ins w:id="6736" w:author="The Si Tran" w:date="2012-12-07T21:55:00Z"/>
                              <w:szCs w:val="26"/>
                            </w:rPr>
                            <w:pPrChange w:id="6737" w:author="The Si Tran" w:date="2012-12-07T21:55:00Z">
                              <w:pPr/>
                            </w:pPrChange>
                          </w:pPr>
                        </w:p>
                        <w:p w14:paraId="64F48697" w14:textId="77777777" w:rsidR="009933FE" w:rsidRDefault="009933FE">
                          <w:pPr>
                            <w:spacing w:line="240" w:lineRule="auto"/>
                            <w:jc w:val="left"/>
                            <w:rPr>
                              <w:szCs w:val="26"/>
                            </w:rPr>
                            <w:pPrChange w:id="6738" w:author="The Si Tran" w:date="2012-12-07T21:55:00Z">
                              <w:pPr/>
                            </w:pPrChange>
                          </w:pPr>
                          <w:ins w:id="6739" w:author="The Si Tran" w:date="2012-12-07T21:55:00Z">
                            <w:r>
                              <w:rPr>
                                <w:szCs w:val="26"/>
                              </w:rPr>
                              <w:t>}</w:t>
                            </w:r>
                          </w:ins>
                          <w:del w:id="6740" w:author="The Si Tran" w:date="2012-12-07T21:54:00Z">
                            <w:r w:rsidDel="00EC5752">
                              <w:rPr>
                                <w:szCs w:val="26"/>
                              </w:rPr>
                              <w:delText>}</w:delText>
                            </w:r>
                          </w:del>
                        </w:p>
                        <w:p w14:paraId="13DC2B9F" w14:textId="77777777" w:rsidR="009933FE" w:rsidDel="00EC5752" w:rsidRDefault="009933FE">
                          <w:pPr>
                            <w:spacing w:before="0" w:line="240" w:lineRule="auto"/>
                            <w:jc w:val="left"/>
                            <w:rPr>
                              <w:del w:id="6741" w:author="The Si Tran" w:date="2012-12-07T21:55:00Z"/>
                              <w:szCs w:val="26"/>
                            </w:rPr>
                            <w:pPrChange w:id="6742" w:author="The Si Tran" w:date="2012-12-07T21:55:00Z">
                              <w:pPr/>
                            </w:pPrChange>
                          </w:pPr>
                          <w:proofErr w:type="gramStart"/>
                          <w:ins w:id="6743" w:author="The Si Tran" w:date="2012-12-07T21:55:00Z">
                            <w:r>
                              <w:rPr>
                                <w:szCs w:val="26"/>
                              </w:rPr>
                              <w:t>e</w:t>
                            </w:r>
                          </w:ins>
                          <w:proofErr w:type="gramEnd"/>
                          <w:del w:id="6744" w:author="The Si Tran" w:date="2012-12-07T21:55:00Z">
                            <w:r w:rsidDel="00EC5752">
                              <w:rPr>
                                <w:szCs w:val="26"/>
                              </w:rPr>
                              <w:delText>E</w:delText>
                            </w:r>
                          </w:del>
                          <w:r>
                            <w:rPr>
                              <w:szCs w:val="26"/>
                            </w:rPr>
                            <w:t>lse</w:t>
                          </w:r>
                        </w:p>
                        <w:p w14:paraId="0082214C" w14:textId="77777777" w:rsidR="009933FE" w:rsidRDefault="009933FE">
                          <w:pPr>
                            <w:spacing w:before="0" w:line="240" w:lineRule="auto"/>
                            <w:jc w:val="left"/>
                            <w:rPr>
                              <w:szCs w:val="26"/>
                            </w:rPr>
                            <w:pPrChange w:id="6745" w:author="The Si Tran" w:date="2012-12-07T21:55:00Z">
                              <w:pPr/>
                            </w:pPrChange>
                          </w:pPr>
                          <w:ins w:id="6746" w:author="The Si Tran" w:date="2012-12-07T21:55:00Z">
                            <w:r>
                              <w:rPr>
                                <w:szCs w:val="26"/>
                              </w:rPr>
                              <w:t xml:space="preserve"> </w:t>
                            </w:r>
                          </w:ins>
                          <w:r>
                            <w:rPr>
                              <w:szCs w:val="26"/>
                            </w:rPr>
                            <w:t>{</w:t>
                          </w:r>
                        </w:p>
                        <w:p w14:paraId="1B440C5F" w14:textId="77777777" w:rsidR="009933FE" w:rsidRDefault="009933FE">
                          <w:pPr>
                            <w:spacing w:before="0" w:line="240" w:lineRule="auto"/>
                            <w:ind w:firstLine="720"/>
                            <w:jc w:val="left"/>
                            <w:rPr>
                              <w:ins w:id="6747" w:author="The Si Tran" w:date="2012-12-10T20:34:00Z"/>
                              <w:szCs w:val="26"/>
                            </w:rPr>
                            <w:pPrChange w:id="6748" w:author="The Si Tran" w:date="2012-12-07T21:55:00Z">
                              <w:pPr>
                                <w:ind w:firstLine="720"/>
                              </w:pPr>
                            </w:pPrChange>
                          </w:pPr>
                          <w:r>
                            <w:rPr>
                              <w:szCs w:val="26"/>
                            </w:rPr>
                            <w:t>p = q =0;</w:t>
                          </w:r>
                        </w:p>
                        <w:p w14:paraId="1C9B4EFD" w14:textId="77777777" w:rsidR="009933FE" w:rsidRPr="00E15D38" w:rsidRDefault="009933FE">
                          <w:pPr>
                            <w:spacing w:before="0" w:line="240" w:lineRule="auto"/>
                            <w:ind w:firstLine="720"/>
                            <w:jc w:val="left"/>
                            <w:rPr>
                              <w:szCs w:val="26"/>
                            </w:rPr>
                            <w:pPrChange w:id="6749" w:author="The Si Tran" w:date="2012-12-07T21:55:00Z">
                              <w:pPr>
                                <w:ind w:firstLine="720"/>
                              </w:pPr>
                            </w:pPrChange>
                          </w:pPr>
                          <w:ins w:id="6750"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v:textbox>
                  </v:shape>
                  <w10:anchorlock/>
                </v:group>
              </w:pict>
            </mc:Fallback>
          </mc:AlternateContent>
        </w:r>
      </w:ins>
    </w:p>
    <w:p w14:paraId="110326E5" w14:textId="1223E63B" w:rsidR="00035531" w:rsidRPr="00A77BA3" w:rsidRDefault="00821D0F">
      <w:pPr>
        <w:pStyle w:val="ListParagraph"/>
        <w:numPr>
          <w:ilvl w:val="0"/>
          <w:numId w:val="24"/>
        </w:numPr>
        <w:pPrChange w:id="6751" w:author="The Si Tran" w:date="2012-12-07T21:59:00Z">
          <w:pPr>
            <w:pStyle w:val="Heading3"/>
          </w:pPr>
        </w:pPrChange>
      </w:pPr>
      <w:ins w:id="6752" w:author="The Si Tran" w:date="2012-12-07T21:21:00Z">
        <w:r>
          <w:rPr>
            <w:rFonts w:ascii="Times New Roman" w:hAnsi="Times New Roman"/>
            <w:sz w:val="26"/>
            <w:szCs w:val="26"/>
          </w:rPr>
          <w:t xml:space="preserve">Xác định mô hình cho thành phần mùa: </w:t>
        </w:r>
      </w:ins>
      <w:ins w:id="6753" w:author="The Si Tran" w:date="2012-12-07T21:57:00Z">
        <w:r w:rsidR="00556D65">
          <w:rPr>
            <w:rFonts w:ascii="Times New Roman" w:hAnsi="Times New Roman"/>
            <w:sz w:val="26"/>
            <w:szCs w:val="26"/>
          </w:rPr>
          <w:t xml:space="preserve">tương tự như xây dựng mô hình </w:t>
        </w:r>
      </w:ins>
      <w:ins w:id="6754" w:author="The Si Tran" w:date="2012-12-07T21:58:00Z">
        <w:r w:rsidR="00556D65">
          <w:rPr>
            <w:rFonts w:ascii="Times New Roman" w:hAnsi="Times New Roman"/>
            <w:sz w:val="26"/>
            <w:szCs w:val="26"/>
          </w:rPr>
          <w:t>cho thành phần thường nhưng ta phân</w:t>
        </w:r>
      </w:ins>
      <w:ins w:id="6755" w:author="The Si Tran" w:date="2012-12-07T21:21:00Z">
        <w:r>
          <w:rPr>
            <w:rFonts w:ascii="Times New Roman" w:hAnsi="Times New Roman"/>
            <w:sz w:val="26"/>
            <w:szCs w:val="26"/>
          </w:rPr>
          <w:t xml:space="preserve"> tích ACF và PACF tại các cận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0572523E" w14:textId="688743E4" w:rsidR="00A77BA3" w:rsidRPr="00A77BA3" w:rsidRDefault="00974290">
      <w:pPr>
        <w:jc w:val="center"/>
        <w:rPr>
          <w:ins w:id="6756" w:author="The Si Tran" w:date="2012-12-15T08:19:00Z"/>
        </w:rPr>
        <w:pPrChange w:id="6757" w:author="The Si Tran" w:date="2012-12-16T10:10:00Z">
          <w:pPr>
            <w:pStyle w:val="Heading3"/>
          </w:pPr>
        </w:pPrChange>
      </w:pPr>
      <w:r>
        <w:rPr>
          <w:noProof/>
        </w:rPr>
        <w:drawing>
          <wp:inline distT="0" distB="0" distL="0" distR="0" wp14:anchorId="28447CF0" wp14:editId="07F9307F">
            <wp:extent cx="5096510" cy="4152932"/>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106236" cy="4160857"/>
                    </a:xfrm>
                    <a:prstGeom prst="rect">
                      <a:avLst/>
                    </a:prstGeom>
                  </pic:spPr>
                </pic:pic>
              </a:graphicData>
            </a:graphic>
          </wp:inline>
        </w:drawing>
      </w:r>
    </w:p>
    <w:p w14:paraId="0DC9C2C2" w14:textId="77777777" w:rsidR="00A77BA3" w:rsidRPr="00032D83" w:rsidRDefault="00A77BA3">
      <w:pPr>
        <w:pStyle w:val="Hinh"/>
        <w:ind w:left="720"/>
        <w:rPr>
          <w:ins w:id="6758" w:author="The Si Tran" w:date="2012-12-11T23:25:00Z"/>
        </w:rPr>
        <w:pPrChange w:id="6759" w:author="The Si Tran" w:date="2012-12-16T17:08:00Z">
          <w:pPr>
            <w:pStyle w:val="Heading3"/>
          </w:pPr>
        </w:pPrChange>
      </w:pPr>
      <w:bookmarkStart w:id="6760" w:name="_Toc343837452"/>
      <w:ins w:id="6761" w:author="The Si Tran" w:date="2012-12-11T23:25:00Z">
        <w:r w:rsidRPr="00F51638">
          <w:rPr>
            <w:rPrChange w:id="6762" w:author="The Si Tran" w:date="2012-12-16T17:08:00Z">
              <w:rPr>
                <w:lang w:val="pt-BR"/>
              </w:rPr>
            </w:rPrChange>
          </w:rPr>
          <w:t>Hình 3.4</w:t>
        </w:r>
      </w:ins>
      <w:ins w:id="6763" w:author="The Si Tran" w:date="2012-12-16T10:36:00Z">
        <w:r w:rsidRPr="00032D83">
          <w:t>:</w:t>
        </w:r>
      </w:ins>
      <w:ins w:id="6764" w:author="The Si Tran" w:date="2012-12-11T23:25:00Z">
        <w:r w:rsidRPr="00F51638">
          <w:rPr>
            <w:rPrChange w:id="6765" w:author="The Si Tran" w:date="2012-12-16T17:08:00Z">
              <w:rPr>
                <w:lang w:val="pt-BR"/>
              </w:rPr>
            </w:rPrChange>
          </w:rPr>
          <w:t xml:space="preserve"> Các thành phần của mô hình SARIMA</w:t>
        </w:r>
        <w:bookmarkEnd w:id="6760"/>
      </w:ins>
    </w:p>
    <w:p w14:paraId="6303FD36" w14:textId="77777777" w:rsidR="00A77BA3" w:rsidRDefault="00A77BA3" w:rsidP="00A77BA3">
      <w:pPr>
        <w:pStyle w:val="ListParagraph"/>
        <w:ind w:firstLine="0"/>
        <w:rPr>
          <w:ins w:id="6766" w:author="The Si Tran" w:date="2012-12-07T21:59:00Z"/>
        </w:rPr>
      </w:pPr>
    </w:p>
    <w:p w14:paraId="40F7DB82" w14:textId="58D5D2F2" w:rsidR="00155591" w:rsidRDefault="00290F01" w:rsidP="00155591">
      <w:pPr>
        <w:pStyle w:val="Heading3"/>
        <w:rPr>
          <w:ins w:id="6767" w:author="The Si Tran" w:date="2012-12-07T22:07:00Z"/>
        </w:rPr>
      </w:pPr>
      <w:bookmarkStart w:id="6768" w:name="_Toc343837367"/>
      <w:ins w:id="6769" w:author="The Si Tran" w:date="2012-12-10T20:35:00Z">
        <w:r w:rsidRPr="00EB0E04">
          <w:rPr>
            <w:rFonts w:eastAsia="Calibri"/>
          </w:rPr>
          <w:lastRenderedPageBreak/>
          <w:t xml:space="preserve">Thành phần </w:t>
        </w:r>
        <w:r>
          <w:t>khử mùa và xu hướng</w:t>
        </w:r>
      </w:ins>
      <w:bookmarkEnd w:id="6768"/>
    </w:p>
    <w:p w14:paraId="7FACEC87" w14:textId="77777777" w:rsidR="00E12518" w:rsidRDefault="00E12518">
      <w:pPr>
        <w:rPr>
          <w:ins w:id="6770" w:author="The Si Tran" w:date="2012-12-07T22:07:00Z"/>
        </w:rPr>
        <w:pPrChange w:id="6771" w:author="The Si Tran" w:date="2012-12-16T08:13:00Z">
          <w:pPr>
            <w:pStyle w:val="ListParagraph"/>
          </w:pPr>
        </w:pPrChange>
      </w:pPr>
      <w:ins w:id="6772"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6773" w:author="The Si Tran" w:date="2012-12-07T22:07:00Z"/>
        </w:rPr>
        <w:pPrChange w:id="6774" w:author="The Si Tran" w:date="2012-12-16T08:13:00Z">
          <w:pPr>
            <w:pStyle w:val="ListParagraph"/>
          </w:pPr>
        </w:pPrChange>
      </w:pPr>
      <w:ins w:id="6775"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20AD89EA" w:rsidR="00E12518" w:rsidRPr="0008775D" w:rsidRDefault="00974290" w:rsidP="0008775D">
      <w:pPr>
        <w:ind w:firstLine="0"/>
        <w:rPr>
          <w:ins w:id="6776" w:author="The Si Tran" w:date="2012-12-11T23:26:00Z"/>
          <w:szCs w:val="26"/>
        </w:rPr>
      </w:pPr>
      <w:r>
        <w:rPr>
          <w:noProof/>
        </w:rPr>
        <w:drawing>
          <wp:inline distT="0" distB="0" distL="0" distR="0" wp14:anchorId="3C908A15" wp14:editId="7DC63054">
            <wp:extent cx="559117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591175" cy="2314575"/>
                    </a:xfrm>
                    <a:prstGeom prst="rect">
                      <a:avLst/>
                    </a:prstGeom>
                  </pic:spPr>
                </pic:pic>
              </a:graphicData>
            </a:graphic>
          </wp:inline>
        </w:drawing>
      </w:r>
    </w:p>
    <w:p w14:paraId="21703EB8" w14:textId="09077AA4" w:rsidR="00AB5A1A" w:rsidRPr="00747DD6" w:rsidRDefault="00AB5A1A">
      <w:pPr>
        <w:pStyle w:val="Hinh"/>
        <w:rPr>
          <w:ins w:id="6777" w:author="The Si Tran" w:date="2012-12-11T23:26:00Z"/>
          <w:rPrChange w:id="6778" w:author="The Si Tran" w:date="2012-12-16T17:10:00Z">
            <w:rPr>
              <w:ins w:id="6779" w:author="The Si Tran" w:date="2012-12-11T23:26:00Z"/>
              <w:lang w:val="pt-BR"/>
            </w:rPr>
          </w:rPrChange>
        </w:rPr>
      </w:pPr>
      <w:bookmarkStart w:id="6780" w:name="_Toc343837453"/>
      <w:ins w:id="6781" w:author="The Si Tran" w:date="2012-12-11T23:26:00Z">
        <w:r w:rsidRPr="00747DD6">
          <w:rPr>
            <w:rPrChange w:id="6782" w:author="The Si Tran" w:date="2012-12-16T17:10:00Z">
              <w:rPr>
                <w:rFonts w:ascii="Calibri" w:eastAsia="Calibri" w:hAnsi="Calibri"/>
                <w:bCs w:val="0"/>
                <w:sz w:val="22"/>
                <w:szCs w:val="22"/>
                <w:lang w:val="pt-BR"/>
              </w:rPr>
            </w:rPrChange>
          </w:rPr>
          <w:t>Hình 3</w:t>
        </w:r>
        <w:r w:rsidR="00187200" w:rsidRPr="00747DD6">
          <w:t>.5</w:t>
        </w:r>
      </w:ins>
      <w:ins w:id="6783" w:author="The Si Tran" w:date="2012-12-16T10:50:00Z">
        <w:r w:rsidR="00E10512" w:rsidRPr="00747DD6">
          <w:t xml:space="preserve">: </w:t>
        </w:r>
      </w:ins>
      <w:ins w:id="6784" w:author="The Si Tran" w:date="2012-12-11T23:26:00Z">
        <w:r w:rsidRPr="00747DD6">
          <w:rPr>
            <w:rPrChange w:id="6785" w:author="The Si Tran" w:date="2012-12-16T17:10:00Z">
              <w:rPr>
                <w:rFonts w:ascii="Calibri" w:eastAsia="Calibri" w:hAnsi="Calibri"/>
                <w:bCs w:val="0"/>
                <w:sz w:val="22"/>
                <w:szCs w:val="22"/>
                <w:lang w:val="pt-BR"/>
              </w:rPr>
            </w:rPrChange>
          </w:rPr>
          <w:t xml:space="preserve"> Thành phần khử mùa và xu hướng trong mô hình SARIMA</w:t>
        </w:r>
        <w:bookmarkEnd w:id="6780"/>
      </w:ins>
    </w:p>
    <w:p w14:paraId="6A22D229" w14:textId="77777777" w:rsidR="00AB5A1A" w:rsidRDefault="00AB5A1A" w:rsidP="00E12518">
      <w:pPr>
        <w:pStyle w:val="ListParagraph"/>
        <w:rPr>
          <w:ins w:id="6786" w:author="The Si Tran" w:date="2012-12-07T22:07:00Z"/>
          <w:rFonts w:ascii="Times New Roman" w:hAnsi="Times New Roman"/>
          <w:sz w:val="26"/>
          <w:szCs w:val="26"/>
        </w:rPr>
      </w:pPr>
    </w:p>
    <w:p w14:paraId="54E56D5F" w14:textId="77777777" w:rsidR="00E12518" w:rsidRPr="00805B17" w:rsidRDefault="00E12518">
      <w:pPr>
        <w:rPr>
          <w:ins w:id="6787" w:author="The Si Tran" w:date="2012-12-06T22:15:00Z"/>
        </w:rPr>
        <w:pPrChange w:id="6788" w:author="The Si Tran" w:date="2012-12-16T08:13:00Z">
          <w:pPr>
            <w:pStyle w:val="Heading3"/>
          </w:pPr>
        </w:pPrChange>
      </w:pPr>
      <w:ins w:id="6789"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6790" w:author="The Si Tran" w:date="2012-12-08T10:03:00Z"/>
        </w:rPr>
      </w:pPr>
      <w:bookmarkStart w:id="6791" w:name="_Toc343837368"/>
      <w:ins w:id="6792" w:author="The Si Tran" w:date="2012-12-06T22:16:00Z">
        <w:r w:rsidRPr="00155591">
          <w:t>Thành phần ước lượng tham số</w:t>
        </w:r>
      </w:ins>
      <w:bookmarkEnd w:id="6791"/>
    </w:p>
    <w:p w14:paraId="4FDFF483" w14:textId="4904DA13" w:rsidR="009944BF" w:rsidRDefault="00285630">
      <w:pPr>
        <w:rPr>
          <w:ins w:id="6793" w:author="The Si Tran" w:date="2012-12-08T10:19:00Z"/>
        </w:rPr>
        <w:pPrChange w:id="6794" w:author="The Si Tran" w:date="2012-12-08T10:03:00Z">
          <w:pPr>
            <w:pStyle w:val="Heading3"/>
          </w:pPr>
        </w:pPrChange>
      </w:pPr>
      <w:ins w:id="6795" w:author="The Si Tran" w:date="2012-12-08T10:18:00Z">
        <w:r>
          <w:t>Quá trình ước lượng tham số gồm 3 giai đoạn</w:t>
        </w:r>
      </w:ins>
      <w:ins w:id="6796" w:author="The Si Tran" w:date="2012-12-10T20:36:00Z">
        <w:r w:rsidR="00DE04C3">
          <w:t>:</w:t>
        </w:r>
      </w:ins>
      <w:ins w:id="6797" w:author="The Si Tran" w:date="2012-12-14T05:28:00Z">
        <w:r w:rsidR="0025143A">
          <w:t xml:space="preserve"> </w:t>
        </w:r>
      </w:ins>
    </w:p>
    <w:p w14:paraId="5DB43768" w14:textId="77777777" w:rsidR="006D00FE" w:rsidRDefault="006D00FE">
      <w:pPr>
        <w:pStyle w:val="BuletL1"/>
        <w:rPr>
          <w:ins w:id="6798" w:author="The Si Tran" w:date="2012-12-08T10:19:00Z"/>
        </w:rPr>
        <w:pPrChange w:id="6799" w:author="The Si Tran" w:date="2012-12-16T17:10:00Z">
          <w:pPr>
            <w:pStyle w:val="ListParagraph"/>
            <w:numPr>
              <w:numId w:val="27"/>
            </w:numPr>
            <w:ind w:left="1944" w:hanging="360"/>
          </w:pPr>
        </w:pPrChange>
      </w:pPr>
      <w:ins w:id="6800" w:author="The Si Tran" w:date="2012-12-08T10:19:00Z">
        <w:r>
          <w:t xml:space="preserve">Giai đoạn 1: khởi tạo điều kiện cho quá trình hồi quy. Véc tơ tham số được khởi tạo bằng </w:t>
        </w:r>
        <w:proofErr w:type="gramStart"/>
        <w:r>
          <w:t xml:space="preserve">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m:t>
          </m:r>
        </m:oMath>
      </w:ins>
      <w:ins w:id="6801" w:author="The Si Tran" w:date="2012-12-08T14:46:00Z">
        <m:oMath>
          <m:r>
            <w:rPr>
              <w:rFonts w:ascii="Cambria Math" w:hAnsi="Cambria Math"/>
            </w:rPr>
            <m:t>0</m:t>
          </m:r>
        </m:oMath>
      </w:ins>
      <w:ins w:id="6802" w:author="The Si Tran" w:date="2012-12-08T10:19:00Z">
        <w:r>
          <w:rPr>
            <w:rFonts w:eastAsiaTheme="minorEastAsia"/>
          </w:rPr>
          <w:t>.</w:t>
        </w:r>
        <w:proofErr w:type="gramEnd"/>
        <w:r>
          <w:rPr>
            <w:rFonts w:eastAsiaTheme="minorEastAsia"/>
          </w:rPr>
          <w:t xml:space="preserve"> Nghịch đảo của ma trận phướng sai với giá </w:t>
        </w:r>
        <w:proofErr w:type="gramStart"/>
        <w:r>
          <w:rPr>
            <w:rFonts w:eastAsiaTheme="minorEastAsia"/>
          </w:rPr>
          <w:t xml:space="preserve">trị </w:t>
        </w:r>
        <w:proofErr w:type="gramEnd"/>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ins>
    </w:p>
    <w:p w14:paraId="65BE673F" w14:textId="1C9574D4" w:rsidR="006D00FE" w:rsidRDefault="006D00FE">
      <w:pPr>
        <w:pStyle w:val="BuletL1"/>
        <w:rPr>
          <w:ins w:id="6803" w:author="The Si Tran" w:date="2012-12-08T10:19:00Z"/>
        </w:rPr>
        <w:pPrChange w:id="6804" w:author="The Si Tran" w:date="2012-12-16T17:10:00Z">
          <w:pPr>
            <w:pStyle w:val="ListParagraph"/>
            <w:numPr>
              <w:numId w:val="27"/>
            </w:numPr>
            <w:ind w:left="1944" w:hanging="360"/>
          </w:pPr>
        </w:pPrChange>
      </w:pPr>
      <w:ins w:id="6805" w:author="The Si Tran" w:date="2012-12-08T10:19:00Z">
        <w:r>
          <w:t>Giai đoạn 2: giá trị mới của véctơ tham số được ước lượng dựa vào lỗi trước dự đoán và hệ số khuyếch đại.</w:t>
        </w:r>
      </w:ins>
    </w:p>
    <w:p w14:paraId="548BCD41" w14:textId="2CAFA8C8" w:rsidR="006D00FE" w:rsidRDefault="006D00FE">
      <w:pPr>
        <w:pStyle w:val="ListParagraph"/>
        <w:spacing w:line="360" w:lineRule="auto"/>
        <w:ind w:left="360" w:hanging="360"/>
        <w:rPr>
          <w:ins w:id="6806" w:author="The Si Tran" w:date="2012-12-08T10:19:00Z"/>
          <w:rFonts w:ascii="Times New Roman" w:eastAsiaTheme="minorEastAsia" w:hAnsi="Times New Roman"/>
          <w:sz w:val="26"/>
          <w:szCs w:val="26"/>
        </w:rPr>
        <w:pPrChange w:id="6807" w:author="The Si Tran" w:date="2012-12-14T05:31:00Z">
          <w:pPr>
            <w:pStyle w:val="ListParagraph"/>
            <w:ind w:left="1944"/>
          </w:pPr>
        </w:pPrChange>
      </w:pPr>
      <w:ins w:id="6808" w:author="The Si Tran" w:date="2012-12-08T10:20:00Z">
        <w:r>
          <w:rPr>
            <w:rFonts w:ascii="Times New Roman" w:hAnsi="Times New Roman"/>
            <w:sz w:val="26"/>
            <w:szCs w:val="26"/>
          </w:rPr>
          <w:lastRenderedPageBreak/>
          <w:tab/>
        </w:r>
      </w:ins>
      <w:ins w:id="6809" w:author="The Si Tran" w:date="2012-12-08T10:19:00Z">
        <w:r>
          <w:rPr>
            <w:rFonts w:ascii="Times New Roman" w:hAnsi="Times New Roman"/>
            <w:sz w:val="26"/>
            <w:szCs w:val="26"/>
          </w:rPr>
          <w:t xml:space="preserve">Hệ số khuyếch đại được tính hồi quy dựa vào giá trị cũ, véctơ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360" w:hanging="360"/>
        <w:rPr>
          <w:ins w:id="6810" w:author="The Si Tran" w:date="2012-12-08T10:19:00Z"/>
          <w:rFonts w:ascii="Times New Roman" w:eastAsiaTheme="minorEastAsia" w:hAnsi="Times New Roman"/>
          <w:sz w:val="26"/>
          <w:szCs w:val="26"/>
        </w:rPr>
        <w:pPrChange w:id="6811" w:author="The Si Tran" w:date="2012-12-14T05:31:00Z">
          <w:pPr>
            <w:pStyle w:val="ListParagraph"/>
            <w:ind w:left="1944"/>
          </w:pPr>
        </w:pPrChange>
      </w:pPr>
      <w:ins w:id="6812" w:author="The Si Tran" w:date="2012-12-08T10:20:00Z">
        <w:r>
          <w:rPr>
            <w:rFonts w:ascii="Times New Roman" w:hAnsi="Times New Roman"/>
            <w:sz w:val="26"/>
            <w:szCs w:val="26"/>
          </w:rPr>
          <w:tab/>
        </w:r>
      </w:ins>
      <w:ins w:id="6813"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360" w:hanging="360"/>
        <w:rPr>
          <w:ins w:id="6814" w:author="The Si Tran" w:date="2012-12-08T10:19:00Z"/>
          <w:rFonts w:ascii="Times New Roman" w:eastAsiaTheme="minorEastAsia" w:hAnsi="Times New Roman"/>
          <w:sz w:val="26"/>
          <w:szCs w:val="26"/>
        </w:rPr>
        <w:pPrChange w:id="6815" w:author="The Si Tran" w:date="2012-12-14T05:31:00Z">
          <w:pPr>
            <w:pStyle w:val="ListParagraph"/>
            <w:ind w:left="1944"/>
          </w:pPr>
        </w:pPrChange>
      </w:pPr>
      <w:ins w:id="6816"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6817"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6818" w:author="The Si Tran" w:date="2012-12-08T10:21:00Z">
        <m:oMath>
          <m:r>
            <w:rPr>
              <w:rFonts w:ascii="Cambria Math" w:eastAsiaTheme="minorEastAsia" w:hAnsi="Cambria Math"/>
              <w:sz w:val="26"/>
              <w:szCs w:val="26"/>
            </w:rPr>
            <m:t>)</m:t>
          </m:r>
        </m:oMath>
      </w:ins>
    </w:p>
    <w:p w14:paraId="2EC977E7" w14:textId="77777777" w:rsidR="006D00FE" w:rsidRDefault="006D00FE">
      <w:pPr>
        <w:pStyle w:val="BuletL1"/>
        <w:rPr>
          <w:ins w:id="6819" w:author="The Si Tran" w:date="2012-12-08T10:19:00Z"/>
        </w:rPr>
        <w:pPrChange w:id="6820" w:author="The Si Tran" w:date="2012-12-16T17:11:00Z">
          <w:pPr>
            <w:pStyle w:val="ListParagraph"/>
            <w:numPr>
              <w:numId w:val="27"/>
            </w:numPr>
            <w:ind w:left="1944" w:hanging="360"/>
          </w:pPr>
        </w:pPrChange>
      </w:pPr>
      <w:ins w:id="6821" w:author="The Si Tran" w:date="2012-12-08T10:19:00Z">
        <w:r>
          <w:t>Giai đoạn 3: cập nhật giá trị cho các biến liên quan để chuẩn bị cho vòng tiếp theo.</w:t>
        </w:r>
      </w:ins>
    </w:p>
    <w:p w14:paraId="2B437753" w14:textId="69EACA3C" w:rsidR="0025143A" w:rsidRDefault="006D00FE">
      <w:pPr>
        <w:pStyle w:val="ListParagraph"/>
        <w:spacing w:line="360" w:lineRule="auto"/>
        <w:ind w:left="360" w:firstLine="0"/>
        <w:jc w:val="both"/>
        <w:rPr>
          <w:ins w:id="6822" w:author="The Si Tran" w:date="2012-12-14T05:31:00Z"/>
          <w:rFonts w:ascii="Times New Roman" w:hAnsi="Times New Roman"/>
          <w:sz w:val="26"/>
          <w:szCs w:val="26"/>
        </w:rPr>
        <w:pPrChange w:id="6823" w:author="The Si Tran" w:date="2012-12-14T05:31:00Z">
          <w:pPr>
            <w:pStyle w:val="ListParagraph"/>
            <w:ind w:left="1944"/>
          </w:pPr>
        </w:pPrChange>
      </w:pPr>
      <w:ins w:id="6824" w:author="The Si Tran" w:date="2012-12-08T10:19:00Z">
        <w:r>
          <w:rPr>
            <w:rFonts w:ascii="Times New Roman" w:hAnsi="Times New Roman"/>
            <w:sz w:val="26"/>
            <w:szCs w:val="26"/>
          </w:rPr>
          <w:t>Giá trị lỗi sau dự đoán được tính toán dựa vào giá trị quan sát hiện tại và véctơ tham số mới nhất</w:t>
        </w:r>
      </w:ins>
    </w:p>
    <w:p w14:paraId="0209AB6B" w14:textId="7DA229F2" w:rsidR="006D00FE" w:rsidRDefault="006D00FE">
      <w:pPr>
        <w:pStyle w:val="ListParagraph"/>
        <w:spacing w:line="360" w:lineRule="auto"/>
        <w:ind w:left="360" w:firstLine="0"/>
        <w:rPr>
          <w:ins w:id="6825" w:author="The Si Tran" w:date="2012-12-08T10:19:00Z"/>
          <w:rFonts w:ascii="Times New Roman" w:eastAsiaTheme="minorEastAsia" w:hAnsi="Times New Roman"/>
          <w:sz w:val="26"/>
          <w:szCs w:val="26"/>
        </w:rPr>
        <w:pPrChange w:id="6826" w:author="The Si Tran" w:date="2012-12-14T05:31:00Z">
          <w:pPr>
            <w:pStyle w:val="ListParagraph"/>
            <w:ind w:left="1944"/>
          </w:pPr>
        </w:pPrChange>
      </w:pPr>
      <w:ins w:id="6827" w:author="The Si Tran" w:date="2012-12-08T10:19:00Z">
        <w:r>
          <w:rPr>
            <w:rFonts w:ascii="Times New Roman" w:hAnsi="Times New Roman"/>
            <w:sz w:val="26"/>
            <w:szCs w:val="26"/>
          </w:rPr>
          <w:t xml:space="preserve"> </w:t>
        </w:r>
      </w:ins>
      <w:ins w:id="6828" w:author="The Si Tran" w:date="2012-12-14T05:31:00Z">
        <w:r w:rsidR="0025143A">
          <w:rPr>
            <w:rFonts w:ascii="Times New Roman" w:hAnsi="Times New Roman"/>
            <w:sz w:val="26"/>
            <w:szCs w:val="26"/>
          </w:rPr>
          <w:tab/>
        </w:r>
        <w:r w:rsidR="0025143A">
          <w:rPr>
            <w:rFonts w:ascii="Times New Roman" w:hAnsi="Times New Roman"/>
            <w:sz w:val="26"/>
            <w:szCs w:val="26"/>
          </w:rPr>
          <w:tab/>
        </w:r>
      </w:ins>
      <w:ins w:id="6829"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2E9837F4" w:rsidR="006D00FE" w:rsidRDefault="006D00FE">
      <w:pPr>
        <w:pStyle w:val="ListParagraph"/>
        <w:spacing w:line="360" w:lineRule="auto"/>
        <w:ind w:left="360" w:firstLine="0"/>
        <w:rPr>
          <w:ins w:id="6830" w:author="The Si Tran" w:date="2012-12-08T10:19:00Z"/>
          <w:rFonts w:ascii="Times New Roman" w:hAnsi="Times New Roman"/>
          <w:sz w:val="26"/>
          <w:szCs w:val="26"/>
        </w:rPr>
        <w:pPrChange w:id="6831" w:author="The Si Tran" w:date="2012-12-14T05:31:00Z">
          <w:pPr>
            <w:pStyle w:val="ListParagraph"/>
            <w:ind w:left="1944"/>
          </w:pPr>
        </w:pPrChange>
      </w:pPr>
      <w:ins w:id="6832"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360" w:firstLine="0"/>
        <w:rPr>
          <w:ins w:id="6833" w:author="The Si Tran" w:date="2012-12-08T10:19:00Z"/>
          <w:rFonts w:ascii="Times New Roman" w:eastAsiaTheme="minorEastAsia" w:hAnsi="Times New Roman"/>
          <w:sz w:val="26"/>
          <w:szCs w:val="26"/>
        </w:rPr>
        <w:pPrChange w:id="6834" w:author="The Si Tran" w:date="2012-12-14T05:31:00Z">
          <w:pPr>
            <w:pStyle w:val="ListParagraph"/>
            <w:ind w:left="1944"/>
          </w:pPr>
        </w:pPrChange>
      </w:pPr>
      <w:ins w:id="6835" w:author="The Si Tran" w:date="2012-12-08T10:21:00Z">
        <w:r>
          <w:rPr>
            <w:rFonts w:ascii="Times New Roman" w:hAnsi="Times New Roman"/>
            <w:sz w:val="26"/>
            <w:szCs w:val="26"/>
          </w:rPr>
          <w:tab/>
        </w:r>
        <w:r>
          <w:rPr>
            <w:rFonts w:ascii="Times New Roman" w:hAnsi="Times New Roman"/>
            <w:sz w:val="26"/>
            <w:szCs w:val="26"/>
          </w:rPr>
          <w:tab/>
        </w:r>
      </w:ins>
      <m:oMath>
        <m:sSup>
          <m:sSupPr>
            <m:ctrlPr>
              <w:ins w:id="6836" w:author="The Si Tran" w:date="2012-12-08T10:19:00Z">
                <w:rPr>
                  <w:rFonts w:ascii="Cambria Math" w:eastAsiaTheme="minorEastAsia" w:hAnsi="Cambria Math"/>
                  <w:i/>
                  <w:sz w:val="26"/>
                  <w:szCs w:val="26"/>
                </w:rPr>
              </w:ins>
            </m:ctrlPr>
          </m:sSupPr>
          <m:e>
            <w:ins w:id="6837" w:author="The Si Tran" w:date="2012-12-08T10:19:00Z">
              <m:r>
                <w:rPr>
                  <w:rFonts w:ascii="Cambria Math" w:eastAsiaTheme="minorEastAsia" w:hAnsi="Cambria Math"/>
                  <w:sz w:val="26"/>
                  <w:szCs w:val="26"/>
                </w:rPr>
                <m:t>R</m:t>
              </m:r>
            </w:ins>
          </m:e>
          <m:sup>
            <w:ins w:id="6838" w:author="The Si Tran" w:date="2012-12-08T10:19:00Z">
              <m:r>
                <w:rPr>
                  <w:rFonts w:ascii="Cambria Math" w:eastAsiaTheme="minorEastAsia" w:hAnsi="Cambria Math"/>
                  <w:sz w:val="26"/>
                  <w:szCs w:val="26"/>
                </w:rPr>
                <m:t>-1</m:t>
              </m:r>
            </w:ins>
          </m:sup>
        </m:sSup>
        <m:d>
          <m:dPr>
            <m:ctrlPr>
              <w:ins w:id="6839" w:author="The Si Tran" w:date="2012-12-08T10:19:00Z">
                <w:rPr>
                  <w:rFonts w:ascii="Cambria Math" w:eastAsiaTheme="minorEastAsia" w:hAnsi="Cambria Math"/>
                  <w:i/>
                  <w:sz w:val="26"/>
                  <w:szCs w:val="26"/>
                </w:rPr>
              </w:ins>
            </m:ctrlPr>
          </m:dPr>
          <m:e>
            <w:ins w:id="6840" w:author="The Si Tran" w:date="2012-12-08T10:19:00Z">
              <m:r>
                <w:rPr>
                  <w:rFonts w:ascii="Cambria Math" w:eastAsiaTheme="minorEastAsia" w:hAnsi="Cambria Math"/>
                  <w:sz w:val="26"/>
                  <w:szCs w:val="26"/>
                </w:rPr>
                <m:t>t-1</m:t>
              </m:r>
            </w:ins>
          </m:e>
        </m:d>
        <w:ins w:id="6841" w:author="The Si Tran" w:date="2012-12-08T10:19:00Z">
          <m:r>
            <w:rPr>
              <w:rFonts w:ascii="Cambria Math" w:eastAsiaTheme="minorEastAsia" w:hAnsi="Cambria Math"/>
              <w:sz w:val="26"/>
              <w:szCs w:val="26"/>
            </w:rPr>
            <m:t>=</m:t>
          </m:r>
        </w:ins>
        <m:sSup>
          <m:sSupPr>
            <m:ctrlPr>
              <w:ins w:id="6842" w:author="The Si Tran" w:date="2012-12-08T10:19:00Z">
                <w:rPr>
                  <w:rFonts w:ascii="Cambria Math" w:eastAsiaTheme="minorEastAsia" w:hAnsi="Cambria Math"/>
                  <w:i/>
                  <w:sz w:val="26"/>
                  <w:szCs w:val="26"/>
                </w:rPr>
              </w:ins>
            </m:ctrlPr>
          </m:sSupPr>
          <m:e>
            <w:ins w:id="6843" w:author="The Si Tran" w:date="2012-12-08T10:19:00Z">
              <m:r>
                <w:rPr>
                  <w:rFonts w:ascii="Cambria Math" w:eastAsiaTheme="minorEastAsia" w:hAnsi="Cambria Math"/>
                  <w:sz w:val="26"/>
                  <w:szCs w:val="26"/>
                </w:rPr>
                <m:t>R</m:t>
              </m:r>
            </w:ins>
          </m:e>
          <m:sup>
            <w:ins w:id="6844" w:author="The Si Tran" w:date="2012-12-08T10:19:00Z">
              <m:r>
                <w:rPr>
                  <w:rFonts w:ascii="Cambria Math" w:eastAsiaTheme="minorEastAsia" w:hAnsi="Cambria Math"/>
                  <w:sz w:val="26"/>
                  <w:szCs w:val="26"/>
                </w:rPr>
                <m:t>-1</m:t>
              </m:r>
            </w:ins>
          </m:sup>
        </m:sSup>
        <m:d>
          <m:dPr>
            <m:ctrlPr>
              <w:ins w:id="6845" w:author="The Si Tran" w:date="2012-12-08T10:19:00Z">
                <w:rPr>
                  <w:rFonts w:ascii="Cambria Math" w:eastAsiaTheme="minorEastAsia" w:hAnsi="Cambria Math"/>
                  <w:i/>
                  <w:sz w:val="26"/>
                  <w:szCs w:val="26"/>
                </w:rPr>
              </w:ins>
            </m:ctrlPr>
          </m:dPr>
          <m:e>
            <w:ins w:id="6846" w:author="The Si Tran" w:date="2012-12-08T10:19:00Z">
              <m:r>
                <w:rPr>
                  <w:rFonts w:ascii="Cambria Math" w:eastAsiaTheme="minorEastAsia" w:hAnsi="Cambria Math"/>
                  <w:sz w:val="26"/>
                  <w:szCs w:val="26"/>
                </w:rPr>
                <m:t>t-2</m:t>
              </m:r>
            </w:ins>
          </m:e>
        </m:d>
        <w:ins w:id="6847" w:author="The Si Tran" w:date="2012-12-08T10:19:00Z">
          <m:r>
            <w:rPr>
              <w:rFonts w:ascii="Cambria Math" w:eastAsiaTheme="minorEastAsia" w:hAnsi="Cambria Math"/>
              <w:sz w:val="26"/>
              <w:szCs w:val="26"/>
            </w:rPr>
            <m:t>-Gain factor×</m:t>
          </m:r>
        </w:ins>
        <m:sSup>
          <m:sSupPr>
            <m:ctrlPr>
              <w:ins w:id="6848" w:author="The Si Tran" w:date="2012-12-08T10:19:00Z">
                <w:rPr>
                  <w:rFonts w:ascii="Cambria Math" w:eastAsiaTheme="minorEastAsia" w:hAnsi="Cambria Math"/>
                  <w:i/>
                  <w:sz w:val="26"/>
                  <w:szCs w:val="26"/>
                </w:rPr>
              </w:ins>
            </m:ctrlPr>
          </m:sSupPr>
          <m:e>
            <w:ins w:id="6849" w:author="The Si Tran" w:date="2012-12-08T10:19:00Z">
              <m:r>
                <w:rPr>
                  <w:rFonts w:ascii="Cambria Math" w:eastAsiaTheme="minorEastAsia" w:hAnsi="Cambria Math"/>
                  <w:sz w:val="26"/>
                  <w:szCs w:val="26"/>
                </w:rPr>
                <m:t>φ</m:t>
              </m:r>
            </w:ins>
          </m:e>
          <m:sup>
            <w:ins w:id="6850" w:author="The Si Tran" w:date="2012-12-08T10:19:00Z">
              <m:r>
                <w:rPr>
                  <w:rFonts w:ascii="Cambria Math" w:eastAsiaTheme="minorEastAsia" w:hAnsi="Cambria Math"/>
                  <w:sz w:val="26"/>
                  <w:szCs w:val="26"/>
                </w:rPr>
                <m:t>T</m:t>
              </m:r>
            </w:ins>
          </m:sup>
        </m:sSup>
        <w:ins w:id="6851" w:author="The Si Tran" w:date="2012-12-08T10:19:00Z">
          <m:r>
            <w:rPr>
              <w:rFonts w:ascii="Cambria Math" w:eastAsiaTheme="minorEastAsia" w:hAnsi="Cambria Math"/>
              <w:sz w:val="26"/>
              <w:szCs w:val="26"/>
            </w:rPr>
            <m:t>(t-1)</m:t>
          </m:r>
        </w:ins>
        <m:sSup>
          <m:sSupPr>
            <m:ctrlPr>
              <w:ins w:id="6852" w:author="The Si Tran" w:date="2012-12-08T10:19:00Z">
                <w:rPr>
                  <w:rFonts w:ascii="Cambria Math" w:eastAsiaTheme="minorEastAsia" w:hAnsi="Cambria Math"/>
                  <w:i/>
                  <w:sz w:val="26"/>
                  <w:szCs w:val="26"/>
                </w:rPr>
              </w:ins>
            </m:ctrlPr>
          </m:sSupPr>
          <m:e>
            <w:ins w:id="6853" w:author="The Si Tran" w:date="2012-12-08T10:19:00Z">
              <m:r>
                <w:rPr>
                  <w:rFonts w:ascii="Cambria Math" w:eastAsiaTheme="minorEastAsia" w:hAnsi="Cambria Math"/>
                  <w:sz w:val="26"/>
                  <w:szCs w:val="26"/>
                </w:rPr>
                <m:t>R</m:t>
              </m:r>
            </w:ins>
          </m:e>
          <m:sup>
            <w:ins w:id="6854" w:author="The Si Tran" w:date="2012-12-08T10:19:00Z">
              <m:r>
                <w:rPr>
                  <w:rFonts w:ascii="Cambria Math" w:eastAsiaTheme="minorEastAsia" w:hAnsi="Cambria Math"/>
                  <w:sz w:val="26"/>
                  <w:szCs w:val="26"/>
                </w:rPr>
                <m:t>-1</m:t>
              </m:r>
            </w:ins>
          </m:sup>
        </m:sSup>
        <w:ins w:id="6855" w:author="The Si Tran" w:date="2012-12-08T10:19:00Z">
          <m:r>
            <w:rPr>
              <w:rFonts w:ascii="Cambria Math" w:eastAsiaTheme="minorEastAsia" w:hAnsi="Cambria Math"/>
              <w:sz w:val="26"/>
              <w:szCs w:val="26"/>
            </w:rPr>
            <m:t>(t-2)</m:t>
          </m:r>
        </w:ins>
      </m:oMath>
    </w:p>
    <w:p w14:paraId="1EB4AC86" w14:textId="20A75F30" w:rsidR="006D00FE" w:rsidRDefault="006D00FE">
      <w:pPr>
        <w:pStyle w:val="ListParagraph"/>
        <w:spacing w:line="360" w:lineRule="auto"/>
        <w:ind w:left="360" w:firstLine="0"/>
        <w:rPr>
          <w:ins w:id="6856" w:author="The Si Tran" w:date="2012-12-08T14:48:00Z"/>
        </w:rPr>
        <w:pPrChange w:id="6857" w:author="The Si Tran" w:date="2012-12-14T05:31:00Z">
          <w:pPr>
            <w:pStyle w:val="Heading3"/>
          </w:pPr>
        </w:pPrChange>
      </w:pPr>
      <w:ins w:id="6858" w:author="The Si Tran" w:date="2012-12-08T10:19:00Z">
        <w:r>
          <w:rPr>
            <w:rFonts w:ascii="Times New Roman" w:hAnsi="Times New Roman"/>
            <w:sz w:val="26"/>
            <w:szCs w:val="26"/>
          </w:rPr>
          <w:t>Véc tơ giá trị quan sát và lỗi được cập nhật lại.</w:t>
        </w:r>
      </w:ins>
    </w:p>
    <w:p w14:paraId="144B5338" w14:textId="77777777" w:rsidR="003B5A9E" w:rsidRDefault="003B5A9E">
      <w:pPr>
        <w:pStyle w:val="ListParagraph"/>
        <w:spacing w:line="360" w:lineRule="auto"/>
        <w:ind w:left="360" w:firstLine="0"/>
        <w:pPrChange w:id="6859" w:author="The Si Tran" w:date="2012-12-14T05:31:00Z">
          <w:pPr>
            <w:pStyle w:val="Heading3"/>
          </w:pPr>
        </w:pPrChange>
      </w:pPr>
      <w:ins w:id="6860" w:author="The Si Tran" w:date="2012-12-08T14:48:00Z">
        <w:r w:rsidRPr="003B5A9E">
          <w:rPr>
            <w:rFonts w:ascii="Times New Roman" w:hAnsi="Times New Roman"/>
            <w:sz w:val="26"/>
            <w:szCs w:val="26"/>
            <w:rPrChange w:id="6861" w:author="The Si Tran" w:date="2012-12-08T14:48:00Z">
              <w:rPr>
                <w:b w:val="0"/>
                <w:bCs w:val="0"/>
              </w:rPr>
            </w:rPrChange>
          </w:rPr>
          <w:t>Giai đoạn 2 và 3 được lặp lại cho mỗi mẫu dữ liệu quan sát, qua mỗi lần ước lượng như vậy véc tơ tham số sẽ được cập nhật chính xác hơn.</w:t>
        </w:r>
      </w:ins>
    </w:p>
    <w:p w14:paraId="606E15F5" w14:textId="409E187C" w:rsidR="00E85AEE" w:rsidRDefault="00C72B8E" w:rsidP="00C72B8E">
      <w:pPr>
        <w:pStyle w:val="Canhgiua"/>
        <w:rPr>
          <w:ins w:id="6862" w:author="The Si Tran" w:date="2012-12-11T23:29:00Z"/>
        </w:rPr>
      </w:pPr>
      <w:r>
        <w:rPr>
          <w:noProof/>
        </w:rPr>
        <w:drawing>
          <wp:inline distT="0" distB="0" distL="0" distR="0" wp14:anchorId="0C1E361A" wp14:editId="37390F8F">
            <wp:extent cx="5760720" cy="3799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60720" cy="3799840"/>
                    </a:xfrm>
                    <a:prstGeom prst="rect">
                      <a:avLst/>
                    </a:prstGeom>
                  </pic:spPr>
                </pic:pic>
              </a:graphicData>
            </a:graphic>
          </wp:inline>
        </w:drawing>
      </w:r>
    </w:p>
    <w:p w14:paraId="5A2EE0B2" w14:textId="01CA78BF" w:rsidR="00E85AEE" w:rsidRPr="00DD48FF" w:rsidRDefault="00E85AEE" w:rsidP="00E85AEE">
      <w:pPr>
        <w:pStyle w:val="Hinh"/>
        <w:rPr>
          <w:ins w:id="6863" w:author="The Si Tran" w:date="2012-12-06T22:16:00Z"/>
        </w:rPr>
      </w:pPr>
      <w:bookmarkStart w:id="6864" w:name="_Toc343837454"/>
      <w:ins w:id="6865" w:author="The Si Tran" w:date="2012-12-11T23:29:00Z">
        <w:r w:rsidRPr="00747DD6">
          <w:rPr>
            <w:rPrChange w:id="6866" w:author="The Si Tran" w:date="2012-12-16T17:10:00Z">
              <w:rPr>
                <w:rFonts w:cs="Arial"/>
                <w:b/>
                <w:lang w:val="pt-BR"/>
              </w:rPr>
            </w:rPrChange>
          </w:rPr>
          <w:t>Hình 3.6</w:t>
        </w:r>
      </w:ins>
      <w:ins w:id="6867" w:author="The Si Tran" w:date="2012-12-16T10:52:00Z">
        <w:r w:rsidRPr="00747DD6">
          <w:rPr>
            <w:rPrChange w:id="6868" w:author="The Si Tran" w:date="2012-12-16T17:10:00Z">
              <w:rPr>
                <w:rFonts w:cs="Arial"/>
                <w:b/>
                <w:lang w:val="pt-BR"/>
              </w:rPr>
            </w:rPrChange>
          </w:rPr>
          <w:t xml:space="preserve">: </w:t>
        </w:r>
      </w:ins>
      <w:ins w:id="6869" w:author="The Si Tran" w:date="2012-12-16T10:51:00Z">
        <w:r w:rsidRPr="00747DD6">
          <w:rPr>
            <w:rPrChange w:id="6870" w:author="The Si Tran" w:date="2012-12-16T17:10:00Z">
              <w:rPr>
                <w:rFonts w:cs="Arial"/>
                <w:b/>
                <w:lang w:val="pt-BR"/>
              </w:rPr>
            </w:rPrChange>
          </w:rPr>
          <w:t>Quá trình ước lượng tham số</w:t>
        </w:r>
      </w:ins>
      <w:ins w:id="6871" w:author="The Si Tran" w:date="2012-12-11T23:29:00Z">
        <w:r w:rsidRPr="00747DD6">
          <w:rPr>
            <w:rPrChange w:id="6872" w:author="The Si Tran" w:date="2012-12-16T17:10:00Z">
              <w:rPr>
                <w:rFonts w:cs="Arial"/>
                <w:b/>
                <w:lang w:val="pt-BR"/>
              </w:rPr>
            </w:rPrChange>
          </w:rPr>
          <w:t xml:space="preserve"> mô hình SARIMA</w:t>
        </w:r>
      </w:ins>
      <w:bookmarkEnd w:id="6864"/>
    </w:p>
    <w:p w14:paraId="28C44A36" w14:textId="61FA83B2" w:rsidR="00155591" w:rsidRDefault="00155591">
      <w:pPr>
        <w:pStyle w:val="Heading3"/>
        <w:rPr>
          <w:ins w:id="6873" w:author="The Si Tran" w:date="2012-12-07T22:07:00Z"/>
        </w:rPr>
        <w:pPrChange w:id="6874" w:author="The Si Tran" w:date="2012-12-06T22:16:00Z">
          <w:pPr/>
        </w:pPrChange>
      </w:pPr>
      <w:bookmarkStart w:id="6875" w:name="_Toc343837369"/>
      <w:ins w:id="6876" w:author="The Si Tran" w:date="2012-12-06T22:16:00Z">
        <w:r w:rsidRPr="00155591">
          <w:lastRenderedPageBreak/>
          <w:t xml:space="preserve">Thành phần dự </w:t>
        </w:r>
      </w:ins>
      <w:r w:rsidR="00286C29">
        <w:t>báo</w:t>
      </w:r>
      <w:bookmarkEnd w:id="6875"/>
    </w:p>
    <w:p w14:paraId="0D5FBC4F" w14:textId="77777777" w:rsidR="003F6E52" w:rsidRDefault="003F6E52">
      <w:pPr>
        <w:rPr>
          <w:ins w:id="6877" w:author="The Si Tran" w:date="2012-12-07T22:07:00Z"/>
        </w:rPr>
        <w:pPrChange w:id="6878" w:author="The Si Tran" w:date="2012-12-16T08:14:00Z">
          <w:pPr>
            <w:pStyle w:val="ListParagraph"/>
            <w:ind w:left="360"/>
          </w:pPr>
        </w:pPrChange>
      </w:pPr>
      <w:ins w:id="6879"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w:t>
        </w:r>
        <w:proofErr w:type="gramStart"/>
        <w:r>
          <w:t>theo</w:t>
        </w:r>
        <w:proofErr w:type="gramEnd"/>
        <w:r>
          <w:t>.</w:t>
        </w:r>
      </w:ins>
    </w:p>
    <w:p w14:paraId="2CC7C924" w14:textId="77777777" w:rsidR="003F6E52" w:rsidRDefault="003F6E52">
      <w:pPr>
        <w:pStyle w:val="BuletL1"/>
        <w:rPr>
          <w:ins w:id="6880" w:author="The Si Tran" w:date="2012-12-07T22:14:00Z"/>
        </w:rPr>
        <w:pPrChange w:id="6881" w:author="The Si Tran" w:date="2012-12-16T17:12:00Z">
          <w:pPr>
            <w:pStyle w:val="ListParagraph"/>
            <w:numPr>
              <w:numId w:val="23"/>
            </w:numPr>
            <w:ind w:left="1080" w:hanging="360"/>
          </w:pPr>
        </w:pPrChange>
      </w:pPr>
      <w:ins w:id="6882" w:author="The Si Tran" w:date="2012-12-07T22:08:00Z">
        <w:r w:rsidRPr="00A625DC">
          <w:rPr>
            <w:rPrChange w:id="6883" w:author="The Si Tran" w:date="2012-12-07T22:08:00Z">
              <w:rPr>
                <w:rFonts w:eastAsiaTheme="minorHAnsi"/>
              </w:rPr>
            </w:rPrChange>
          </w:rPr>
          <w:t>Dự đoán 1 thời đoạn cho chuỗi dữ liệu tĩnh</w:t>
        </w:r>
      </w:ins>
    </w:p>
    <w:p w14:paraId="077C2487" w14:textId="6381328B" w:rsidR="00B61FF6" w:rsidRDefault="00B61FF6">
      <w:pPr>
        <w:pStyle w:val="ListParagraph"/>
        <w:spacing w:line="360" w:lineRule="auto"/>
        <w:ind w:left="360" w:firstLine="0"/>
        <w:rPr>
          <w:ins w:id="6884" w:author="The Si Tran" w:date="2012-12-07T22:14:00Z"/>
          <w:rFonts w:ascii="Times New Roman" w:hAnsi="Times New Roman"/>
          <w:sz w:val="26"/>
          <w:szCs w:val="26"/>
        </w:rPr>
        <w:pPrChange w:id="6885" w:author="The Si Tran" w:date="2012-12-14T05:31:00Z">
          <w:pPr>
            <w:pStyle w:val="ListParagraph"/>
            <w:numPr>
              <w:numId w:val="23"/>
            </w:numPr>
            <w:ind w:left="1080" w:hanging="360"/>
          </w:pPr>
        </w:pPrChange>
      </w:pPr>
      <w:ins w:id="6886"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w:t>
        </w:r>
        <w:proofErr w:type="gramStart"/>
        <w:r>
          <w:rPr>
            <w:rFonts w:ascii="Times New Roman" w:hAnsi="Times New Roman"/>
            <w:sz w:val="26"/>
            <w:szCs w:val="26"/>
          </w:rPr>
          <w:t>theo</w:t>
        </w:r>
        <w:proofErr w:type="gramEnd"/>
        <w:r>
          <w:rPr>
            <w:rFonts w:ascii="Times New Roman" w:hAnsi="Times New Roman"/>
            <w:sz w:val="26"/>
            <w:szCs w:val="26"/>
          </w:rPr>
          <w:t xml:space="preserve"> </w:t>
        </w:r>
        <m:oMath>
          <m:d>
            <m:dPr>
              <m:ctrlPr>
                <w:rPr>
                  <w:rFonts w:ascii="Cambria Math" w:hAnsi="Cambria Math"/>
                  <w:i/>
                  <w:sz w:val="26"/>
                  <w:szCs w:val="26"/>
                </w:rPr>
              </m:ctrlPr>
            </m:dPr>
            <m:e>
              <m:r>
                <w:rPr>
                  <w:rFonts w:ascii="Cambria Math" w:hAnsi="Cambria Math"/>
                  <w:sz w:val="26"/>
                  <w:szCs w:val="26"/>
                </w:rPr>
                <m:t>t+1</m:t>
              </m:r>
            </m:e>
          </m:d>
        </m:oMath>
      </w:ins>
    </w:p>
    <w:p w14:paraId="4091F63B" w14:textId="77777777" w:rsidR="00B61FF6" w:rsidRPr="00B61FF6" w:rsidRDefault="00B61FF6">
      <w:pPr>
        <w:pStyle w:val="ListParagraph"/>
        <w:spacing w:line="360" w:lineRule="auto"/>
        <w:ind w:left="360" w:firstLine="0"/>
        <w:rPr>
          <w:ins w:id="6887" w:author="The Si Tran" w:date="2012-12-07T22:14:00Z"/>
          <w:rFonts w:ascii="Times New Roman" w:hAnsi="Times New Roman"/>
          <w:sz w:val="26"/>
          <w:szCs w:val="26"/>
        </w:rPr>
        <w:pPrChange w:id="6888" w:author="The Si Tran" w:date="2012-12-14T05:31:00Z">
          <w:pPr>
            <w:pStyle w:val="ListParagraph"/>
            <w:numPr>
              <w:numId w:val="23"/>
            </w:numPr>
            <w:ind w:left="1080" w:hanging="360"/>
          </w:pPr>
        </w:pPrChange>
      </w:pPr>
      <w:ins w:id="6889"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567862">
      <w:pPr>
        <w:pStyle w:val="ListParagraph"/>
        <w:spacing w:line="360" w:lineRule="auto"/>
        <w:ind w:left="360" w:firstLine="0"/>
        <w:rPr>
          <w:ins w:id="6890" w:author="The Si Tran" w:date="2012-12-07T22:14:00Z"/>
          <w:rFonts w:ascii="Times New Roman" w:hAnsi="Times New Roman"/>
          <w:sz w:val="26"/>
          <w:szCs w:val="26"/>
        </w:rPr>
        <w:pPrChange w:id="6891" w:author="The Si Tran" w:date="2012-12-14T05:31:00Z">
          <w:pPr>
            <w:pStyle w:val="ListParagraph"/>
            <w:numPr>
              <w:numId w:val="23"/>
            </w:numPr>
            <w:ind w:left="1080" w:hanging="360"/>
          </w:pPr>
        </w:pPrChange>
      </w:pPr>
      <m:oMathPara>
        <m:oMathParaPr>
          <m:jc m:val="left"/>
        </m:oMathParaPr>
        <m:oMath>
          <m:acc>
            <m:accPr>
              <m:ctrlPr>
                <w:ins w:id="6892" w:author="The Si Tran" w:date="2012-12-07T22:14:00Z">
                  <w:rPr>
                    <w:rFonts w:ascii="Cambria Math" w:hAnsi="Cambria Math"/>
                    <w:i/>
                    <w:sz w:val="26"/>
                    <w:szCs w:val="26"/>
                  </w:rPr>
                </w:ins>
              </m:ctrlPr>
            </m:accPr>
            <m:e>
              <w:ins w:id="6893" w:author="The Si Tran" w:date="2012-12-07T22:14:00Z">
                <m:r>
                  <w:rPr>
                    <w:rFonts w:ascii="Cambria Math" w:hAnsi="Cambria Math"/>
                    <w:sz w:val="26"/>
                    <w:szCs w:val="26"/>
                  </w:rPr>
                  <m:t>y</m:t>
                </m:r>
              </w:ins>
            </m:e>
          </m:acc>
          <m:d>
            <m:dPr>
              <m:ctrlPr>
                <w:ins w:id="6894" w:author="The Si Tran" w:date="2012-12-07T22:14:00Z">
                  <w:rPr>
                    <w:rFonts w:ascii="Cambria Math" w:hAnsi="Cambria Math"/>
                    <w:i/>
                    <w:sz w:val="26"/>
                    <w:szCs w:val="26"/>
                  </w:rPr>
                </w:ins>
              </m:ctrlPr>
            </m:dPr>
            <m:e>
              <w:ins w:id="6895" w:author="The Si Tran" w:date="2012-12-07T22:14:00Z">
                <m:r>
                  <w:rPr>
                    <w:rFonts w:ascii="Cambria Math" w:hAnsi="Cambria Math"/>
                    <w:sz w:val="26"/>
                    <w:szCs w:val="26"/>
                  </w:rPr>
                  <m:t>t+1</m:t>
                </m:r>
              </w:ins>
            </m:e>
          </m:d>
          <w:ins w:id="6896" w:author="The Si Tran" w:date="2012-12-07T22:14:00Z">
            <m:r>
              <w:rPr>
                <w:rFonts w:ascii="Cambria Math" w:hAnsi="Cambria Math"/>
                <w:sz w:val="26"/>
                <w:szCs w:val="26"/>
              </w:rPr>
              <m:t>=E[y(t+1)|y</m:t>
            </m:r>
          </w:ins>
          <m:d>
            <m:dPr>
              <m:ctrlPr>
                <w:ins w:id="6897" w:author="The Si Tran" w:date="2012-12-07T22:14:00Z">
                  <w:rPr>
                    <w:rFonts w:ascii="Cambria Math" w:hAnsi="Cambria Math"/>
                    <w:i/>
                    <w:sz w:val="26"/>
                    <w:szCs w:val="26"/>
                  </w:rPr>
                </w:ins>
              </m:ctrlPr>
            </m:dPr>
            <m:e>
              <w:ins w:id="6898" w:author="The Si Tran" w:date="2012-12-07T22:14:00Z">
                <m:r>
                  <w:rPr>
                    <w:rFonts w:ascii="Cambria Math" w:hAnsi="Cambria Math"/>
                    <w:sz w:val="26"/>
                    <w:szCs w:val="26"/>
                  </w:rPr>
                  <m:t>t</m:t>
                </m:r>
              </w:ins>
            </m:e>
          </m:d>
          <w:ins w:id="6899" w:author="The Si Tran" w:date="2012-12-07T22:14:00Z">
            <m:r>
              <w:rPr>
                <w:rFonts w:ascii="Cambria Math" w:hAnsi="Cambria Math"/>
                <w:sz w:val="26"/>
                <w:szCs w:val="26"/>
              </w:rPr>
              <m:t>,y</m:t>
            </m:r>
          </w:ins>
          <m:d>
            <m:dPr>
              <m:ctrlPr>
                <w:ins w:id="6900" w:author="The Si Tran" w:date="2012-12-07T22:14:00Z">
                  <w:rPr>
                    <w:rFonts w:ascii="Cambria Math" w:hAnsi="Cambria Math"/>
                    <w:i/>
                    <w:sz w:val="26"/>
                    <w:szCs w:val="26"/>
                  </w:rPr>
                </w:ins>
              </m:ctrlPr>
            </m:dPr>
            <m:e>
              <w:ins w:id="6901" w:author="The Si Tran" w:date="2012-12-07T22:14:00Z">
                <m:r>
                  <w:rPr>
                    <w:rFonts w:ascii="Cambria Math" w:hAnsi="Cambria Math"/>
                    <w:sz w:val="26"/>
                    <w:szCs w:val="26"/>
                  </w:rPr>
                  <m:t>t-1</m:t>
                </m:r>
              </w:ins>
            </m:e>
          </m:d>
          <w:ins w:id="6902" w:author="The Si Tran" w:date="2012-12-07T22:14:00Z">
            <m:r>
              <w:rPr>
                <w:rFonts w:ascii="Cambria Math" w:hAnsi="Cambria Math"/>
                <w:sz w:val="26"/>
                <w:szCs w:val="26"/>
              </w:rPr>
              <m:t>,…]</m:t>
            </m:r>
          </w:ins>
        </m:oMath>
      </m:oMathPara>
    </w:p>
    <w:p w14:paraId="5DBACEF1" w14:textId="084195D5" w:rsidR="00CD1726" w:rsidRDefault="00B61FF6">
      <w:pPr>
        <w:pStyle w:val="ListParagraph"/>
        <w:spacing w:line="360" w:lineRule="auto"/>
        <w:ind w:left="360" w:firstLine="0"/>
        <w:rPr>
          <w:ins w:id="6903" w:author="The Si Tran" w:date="2012-12-07T22:17:00Z"/>
          <w:rFonts w:ascii="Times New Roman" w:hAnsi="Times New Roman"/>
          <w:sz w:val="26"/>
          <w:szCs w:val="26"/>
        </w:rPr>
        <w:pPrChange w:id="6904" w:author="The Si Tran" w:date="2012-12-16T17:12:00Z">
          <w:pPr>
            <w:pStyle w:val="ListParagraph"/>
            <w:ind w:left="1080"/>
          </w:pPr>
        </w:pPrChange>
      </w:pPr>
      <w:ins w:id="6905" w:author="The Si Tran" w:date="2012-12-07T22:15:00Z">
        <w:r w:rsidRPr="00B61FF6">
          <w:rPr>
            <w:rFonts w:ascii="Times New Roman" w:hAnsi="Times New Roman"/>
            <w:sz w:val="26"/>
            <w:szCs w:val="26"/>
          </w:rPr>
          <w:t xml:space="preserve">Bời vì tất cả các tham số trong mô hình ngoại </w:t>
        </w:r>
        <w:proofErr w:type="gramStart"/>
        <w:r w:rsidRPr="00B61FF6">
          <w:rPr>
            <w:rFonts w:ascii="Times New Roman" w:hAnsi="Times New Roman"/>
            <w:sz w:val="26"/>
            <w:szCs w:val="26"/>
          </w:rPr>
          <w:t xml:space="preserve">trừ </w:t>
        </w:r>
      </w:ins>
      <w:proofErr w:type="gramEnd"/>
      <w:ins w:id="6906" w:author="The Si Tran" w:date="2012-12-07T22:14:00Z">
        <m:oMath>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oMath>
      </w:ins>
      <w:ins w:id="6907" w:author="The Si Tran" w:date="2012-12-07T22:15:00Z">
        <w:r w:rsidRPr="00B61FF6">
          <w:rPr>
            <w:rFonts w:ascii="Times New Roman" w:hAnsi="Times New Roman"/>
            <w:sz w:val="26"/>
            <w:szCs w:val="26"/>
          </w:rPr>
          <w:t xml:space="preserve">, thành phần lỗi Gausian được giả thuyết là phân phối tự nhiên </w:t>
        </w:r>
      </w:ins>
      <m:oMath>
        <m:r>
          <w:rPr>
            <w:rFonts w:ascii="Cambria Math" w:hAnsi="Cambria Math"/>
            <w:sz w:val="26"/>
            <w:szCs w:val="26"/>
          </w:rPr>
          <m:t xml:space="preserve">N(0, </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m:t>
        </m:r>
      </m:oMath>
      <w:ins w:id="6908" w:author="The Si Tran" w:date="2012-12-07T22:15:00Z">
        <w:r w:rsidRPr="00B61FF6">
          <w:rPr>
            <w:rFonts w:ascii="Times New Roman" w:hAnsi="Times New Roman"/>
            <w:sz w:val="26"/>
            <w:szCs w:val="26"/>
          </w:rPr>
          <w:t>, chúng ta có thể ước lượng nó với giá trị kỳ vọng 0.</w:t>
        </w:r>
      </w:ins>
      <w:r w:rsidR="008B53FA">
        <w:rPr>
          <w:rFonts w:ascii="Times New Roman" w:hAnsi="Times New Roman"/>
          <w:sz w:val="26"/>
          <w:szCs w:val="26"/>
        </w:rPr>
        <w:t xml:space="preserve"> </w:t>
      </w:r>
      <w:ins w:id="6909" w:author="The Si Tran" w:date="2012-12-07T22:16:00Z">
        <w:r w:rsidRPr="00B61FF6">
          <w:rPr>
            <w:rFonts w:ascii="Times New Roman" w:hAnsi="Times New Roman"/>
            <w:sz w:val="26"/>
            <w:szCs w:val="26"/>
            <w:rPrChange w:id="6910" w:author="The Si Tran" w:date="2012-12-07T22:17:00Z">
              <w:rPr>
                <w:szCs w:val="26"/>
              </w:rPr>
            </w:rPrChange>
          </w:rPr>
          <w:t>Do đó</w:t>
        </w:r>
      </w:ins>
      <w:ins w:id="6911"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567862">
      <w:pPr>
        <w:pStyle w:val="ListParagraph"/>
        <w:spacing w:line="360" w:lineRule="auto"/>
        <w:ind w:left="360" w:firstLine="0"/>
        <w:rPr>
          <w:ins w:id="6912" w:author="The Si Tran" w:date="2012-12-07T22:08:00Z"/>
          <w:sz w:val="26"/>
          <w:szCs w:val="26"/>
          <w:rPrChange w:id="6913" w:author="The Si Tran" w:date="2012-12-07T22:18:00Z">
            <w:rPr>
              <w:ins w:id="6914" w:author="The Si Tran" w:date="2012-12-07T22:08:00Z"/>
            </w:rPr>
          </w:rPrChange>
        </w:rPr>
        <w:pPrChange w:id="6915" w:author="The Si Tran" w:date="2012-12-14T05:31:00Z">
          <w:pPr>
            <w:pStyle w:val="ListParagraph"/>
            <w:numPr>
              <w:numId w:val="23"/>
            </w:numPr>
            <w:ind w:left="1080" w:hanging="360"/>
          </w:pPr>
        </w:pPrChange>
      </w:pPr>
      <m:oMathPara>
        <m:oMath>
          <m:acc>
            <m:accPr>
              <m:ctrlPr>
                <w:ins w:id="6916" w:author="The Si Tran" w:date="2012-12-07T22:16:00Z">
                  <w:rPr>
                    <w:rFonts w:ascii="Cambria Math" w:hAnsi="Cambria Math"/>
                    <w:i/>
                    <w:sz w:val="26"/>
                    <w:szCs w:val="26"/>
                  </w:rPr>
                </w:ins>
              </m:ctrlPr>
            </m:accPr>
            <m:e>
              <w:ins w:id="6917" w:author="The Si Tran" w:date="2012-12-07T22:16:00Z">
                <m:r>
                  <w:rPr>
                    <w:rFonts w:ascii="Cambria Math" w:hAnsi="Cambria Math"/>
                    <w:sz w:val="26"/>
                    <w:szCs w:val="26"/>
                    <w:rPrChange w:id="6918" w:author="The Si Tran" w:date="2012-12-07T22:17:00Z">
                      <w:rPr>
                        <w:rFonts w:ascii="Cambria Math" w:hAnsi="Cambria Math"/>
                        <w:szCs w:val="26"/>
                      </w:rPr>
                    </w:rPrChange>
                  </w:rPr>
                  <m:t>y</m:t>
                </m:r>
              </w:ins>
            </m:e>
          </m:acc>
          <m:d>
            <m:dPr>
              <m:ctrlPr>
                <w:ins w:id="6919" w:author="The Si Tran" w:date="2012-12-07T22:16:00Z">
                  <w:rPr>
                    <w:rFonts w:ascii="Cambria Math" w:hAnsi="Cambria Math"/>
                    <w:i/>
                    <w:sz w:val="26"/>
                    <w:szCs w:val="26"/>
                  </w:rPr>
                </w:ins>
              </m:ctrlPr>
            </m:dPr>
            <m:e>
              <w:ins w:id="6920" w:author="The Si Tran" w:date="2012-12-07T22:16:00Z">
                <m:r>
                  <w:rPr>
                    <w:rFonts w:ascii="Cambria Math" w:hAnsi="Cambria Math"/>
                    <w:sz w:val="26"/>
                    <w:szCs w:val="26"/>
                    <w:rPrChange w:id="6921" w:author="The Si Tran" w:date="2012-12-07T22:17:00Z">
                      <w:rPr>
                        <w:rFonts w:ascii="Cambria Math" w:hAnsi="Cambria Math"/>
                        <w:szCs w:val="26"/>
                      </w:rPr>
                    </w:rPrChange>
                  </w:rPr>
                  <m:t>t+1</m:t>
                </m:r>
              </w:ins>
            </m:e>
          </m:d>
          <w:ins w:id="6922" w:author="The Si Tran" w:date="2012-12-07T22:16:00Z">
            <m:r>
              <w:rPr>
                <w:rFonts w:ascii="Cambria Math" w:hAnsi="Cambria Math"/>
                <w:sz w:val="26"/>
                <w:szCs w:val="26"/>
                <w:rPrChange w:id="6923" w:author="The Si Tran" w:date="2012-12-07T22:17:00Z">
                  <w:rPr>
                    <w:rFonts w:ascii="Cambria Math" w:hAnsi="Cambria Math"/>
                    <w:szCs w:val="26"/>
                  </w:rPr>
                </w:rPrChange>
              </w:rPr>
              <m:t>=</m:t>
            </m:r>
          </w:ins>
          <m:sSub>
            <m:sSubPr>
              <m:ctrlPr>
                <w:ins w:id="6924" w:author="The Si Tran" w:date="2012-12-07T22:16:00Z">
                  <w:rPr>
                    <w:rFonts w:ascii="Cambria Math" w:hAnsi="Cambria Math"/>
                    <w:i/>
                    <w:sz w:val="26"/>
                    <w:szCs w:val="26"/>
                  </w:rPr>
                </w:ins>
              </m:ctrlPr>
            </m:sSubPr>
            <m:e>
              <w:ins w:id="6925" w:author="The Si Tran" w:date="2012-12-07T22:16:00Z">
                <m:r>
                  <w:rPr>
                    <w:rFonts w:ascii="Cambria Math" w:hAnsi="Cambria Math"/>
                    <w:sz w:val="26"/>
                    <w:szCs w:val="26"/>
                    <w:rPrChange w:id="6926" w:author="The Si Tran" w:date="2012-12-07T22:17:00Z">
                      <w:rPr>
                        <w:rFonts w:ascii="Cambria Math" w:hAnsi="Cambria Math"/>
                        <w:szCs w:val="26"/>
                      </w:rPr>
                    </w:rPrChange>
                  </w:rPr>
                  <m:t>a</m:t>
                </m:r>
              </w:ins>
            </m:e>
            <m:sub>
              <w:ins w:id="6927" w:author="The Si Tran" w:date="2012-12-07T22:16:00Z">
                <m:r>
                  <w:rPr>
                    <w:rFonts w:ascii="Cambria Math" w:hAnsi="Cambria Math"/>
                    <w:sz w:val="26"/>
                    <w:szCs w:val="26"/>
                    <w:rPrChange w:id="6928" w:author="The Si Tran" w:date="2012-12-07T22:17:00Z">
                      <w:rPr>
                        <w:rFonts w:ascii="Cambria Math" w:hAnsi="Cambria Math"/>
                        <w:szCs w:val="26"/>
                      </w:rPr>
                    </w:rPrChange>
                  </w:rPr>
                  <m:t>0</m:t>
                </m:r>
              </w:ins>
            </m:sub>
          </m:sSub>
          <w:ins w:id="6929" w:author="The Si Tran" w:date="2012-12-07T22:16:00Z">
            <m:r>
              <w:rPr>
                <w:rFonts w:ascii="Cambria Math" w:hAnsi="Cambria Math"/>
                <w:sz w:val="26"/>
                <w:szCs w:val="26"/>
                <w:rPrChange w:id="6930" w:author="The Si Tran" w:date="2012-12-07T22:17:00Z">
                  <w:rPr>
                    <w:rFonts w:ascii="Cambria Math" w:hAnsi="Cambria Math"/>
                    <w:szCs w:val="26"/>
                  </w:rPr>
                </w:rPrChange>
              </w:rPr>
              <m:t>+</m:t>
            </m:r>
          </w:ins>
          <m:sSub>
            <m:sSubPr>
              <m:ctrlPr>
                <w:ins w:id="6931" w:author="The Si Tran" w:date="2012-12-07T22:16:00Z">
                  <w:rPr>
                    <w:rFonts w:ascii="Cambria Math" w:hAnsi="Cambria Math"/>
                    <w:i/>
                    <w:sz w:val="26"/>
                    <w:szCs w:val="26"/>
                  </w:rPr>
                </w:ins>
              </m:ctrlPr>
            </m:sSubPr>
            <m:e>
              <w:ins w:id="6932" w:author="The Si Tran" w:date="2012-12-07T22:16:00Z">
                <m:r>
                  <w:rPr>
                    <w:rFonts w:ascii="Cambria Math" w:hAnsi="Cambria Math"/>
                    <w:sz w:val="26"/>
                    <w:szCs w:val="26"/>
                    <w:rPrChange w:id="6933" w:author="The Si Tran" w:date="2012-12-07T22:17:00Z">
                      <w:rPr>
                        <w:rFonts w:ascii="Cambria Math" w:hAnsi="Cambria Math"/>
                        <w:szCs w:val="26"/>
                      </w:rPr>
                    </w:rPrChange>
                  </w:rPr>
                  <m:t>a</m:t>
                </m:r>
              </w:ins>
            </m:e>
            <m:sub>
              <w:ins w:id="6934" w:author="The Si Tran" w:date="2012-12-07T22:16:00Z">
                <m:r>
                  <w:rPr>
                    <w:rFonts w:ascii="Cambria Math" w:hAnsi="Cambria Math"/>
                    <w:sz w:val="26"/>
                    <w:szCs w:val="26"/>
                    <w:rPrChange w:id="6935" w:author="The Si Tran" w:date="2012-12-07T22:17:00Z">
                      <w:rPr>
                        <w:rFonts w:ascii="Cambria Math" w:hAnsi="Cambria Math"/>
                        <w:szCs w:val="26"/>
                      </w:rPr>
                    </w:rPrChange>
                  </w:rPr>
                  <m:t>1</m:t>
                </m:r>
              </w:ins>
            </m:sub>
          </m:sSub>
          <w:ins w:id="6936" w:author="The Si Tran" w:date="2012-12-07T22:16:00Z">
            <m:r>
              <w:rPr>
                <w:rFonts w:ascii="Cambria Math" w:hAnsi="Cambria Math"/>
                <w:sz w:val="26"/>
                <w:szCs w:val="26"/>
                <w:rPrChange w:id="6937" w:author="The Si Tran" w:date="2012-12-07T22:17:00Z">
                  <w:rPr>
                    <w:rFonts w:ascii="Cambria Math" w:hAnsi="Cambria Math"/>
                    <w:szCs w:val="26"/>
                  </w:rPr>
                </w:rPrChange>
              </w:rPr>
              <m:t>y</m:t>
            </m:r>
          </w:ins>
          <m:d>
            <m:dPr>
              <m:ctrlPr>
                <w:ins w:id="6938" w:author="The Si Tran" w:date="2012-12-07T22:16:00Z">
                  <w:rPr>
                    <w:rFonts w:ascii="Cambria Math" w:hAnsi="Cambria Math"/>
                    <w:i/>
                    <w:sz w:val="26"/>
                    <w:szCs w:val="26"/>
                  </w:rPr>
                </w:ins>
              </m:ctrlPr>
            </m:dPr>
            <m:e>
              <w:ins w:id="6939" w:author="The Si Tran" w:date="2012-12-07T22:16:00Z">
                <m:r>
                  <w:rPr>
                    <w:rFonts w:ascii="Cambria Math" w:hAnsi="Cambria Math"/>
                    <w:sz w:val="26"/>
                    <w:szCs w:val="26"/>
                    <w:rPrChange w:id="6940" w:author="The Si Tran" w:date="2012-12-07T22:17:00Z">
                      <w:rPr>
                        <w:rFonts w:ascii="Cambria Math" w:hAnsi="Cambria Math"/>
                        <w:szCs w:val="26"/>
                      </w:rPr>
                    </w:rPrChange>
                  </w:rPr>
                  <m:t>t</m:t>
                </m:r>
              </w:ins>
            </m:e>
          </m:d>
          <w:ins w:id="6941" w:author="The Si Tran" w:date="2012-12-07T22:16:00Z">
            <m:r>
              <w:rPr>
                <w:rFonts w:ascii="Cambria Math" w:hAnsi="Cambria Math"/>
                <w:sz w:val="26"/>
                <w:szCs w:val="26"/>
                <w:rPrChange w:id="6942" w:author="The Si Tran" w:date="2012-12-07T22:17:00Z">
                  <w:rPr>
                    <w:rFonts w:ascii="Cambria Math" w:hAnsi="Cambria Math"/>
                    <w:szCs w:val="26"/>
                  </w:rPr>
                </w:rPrChange>
              </w:rPr>
              <m:t>+</m:t>
            </m:r>
            <m:r>
              <w:rPr>
                <w:rFonts w:ascii="Cambria Math" w:hAnsi="Cambria Math" w:hint="eastAsia"/>
                <w:sz w:val="26"/>
                <w:szCs w:val="26"/>
                <w:rPrChange w:id="6943" w:author="The Si Tran" w:date="2012-12-07T22:17:00Z">
                  <w:rPr>
                    <w:rFonts w:ascii="Cambria Math" w:hAnsi="Cambria Math" w:hint="eastAsia"/>
                    <w:szCs w:val="26"/>
                  </w:rPr>
                </w:rPrChange>
              </w:rPr>
              <m:t>…</m:t>
            </m:r>
            <m:r>
              <w:rPr>
                <w:rFonts w:ascii="Cambria Math" w:hAnsi="Cambria Math"/>
                <w:sz w:val="26"/>
                <w:szCs w:val="26"/>
                <w:rPrChange w:id="6944" w:author="The Si Tran" w:date="2012-12-07T22:17:00Z">
                  <w:rPr>
                    <w:rFonts w:ascii="Cambria Math" w:hAnsi="Cambria Math"/>
                    <w:szCs w:val="26"/>
                  </w:rPr>
                </w:rPrChange>
              </w:rPr>
              <m:t>+</m:t>
            </m:r>
          </w:ins>
          <m:sSub>
            <m:sSubPr>
              <m:ctrlPr>
                <w:ins w:id="6945" w:author="The Si Tran" w:date="2012-12-07T22:16:00Z">
                  <w:rPr>
                    <w:rFonts w:ascii="Cambria Math" w:hAnsi="Cambria Math"/>
                    <w:i/>
                    <w:sz w:val="26"/>
                    <w:szCs w:val="26"/>
                  </w:rPr>
                </w:ins>
              </m:ctrlPr>
            </m:sSubPr>
            <m:e>
              <w:ins w:id="6946" w:author="The Si Tran" w:date="2012-12-07T22:16:00Z">
                <m:r>
                  <w:rPr>
                    <w:rFonts w:ascii="Cambria Math" w:hAnsi="Cambria Math"/>
                    <w:sz w:val="26"/>
                    <w:szCs w:val="26"/>
                    <w:rPrChange w:id="6947" w:author="The Si Tran" w:date="2012-12-07T22:17:00Z">
                      <w:rPr>
                        <w:rFonts w:ascii="Cambria Math" w:hAnsi="Cambria Math"/>
                        <w:szCs w:val="26"/>
                      </w:rPr>
                    </w:rPrChange>
                  </w:rPr>
                  <m:t>a</m:t>
                </m:r>
              </w:ins>
            </m:e>
            <m:sub>
              <w:ins w:id="6948" w:author="The Si Tran" w:date="2012-12-07T22:16:00Z">
                <m:r>
                  <w:rPr>
                    <w:rFonts w:ascii="Cambria Math" w:hAnsi="Cambria Math"/>
                    <w:sz w:val="26"/>
                    <w:szCs w:val="26"/>
                    <w:rPrChange w:id="6949" w:author="The Si Tran" w:date="2012-12-07T22:17:00Z">
                      <w:rPr>
                        <w:rFonts w:ascii="Cambria Math" w:hAnsi="Cambria Math"/>
                        <w:szCs w:val="26"/>
                      </w:rPr>
                    </w:rPrChange>
                  </w:rPr>
                  <m:t>p</m:t>
                </m:r>
              </w:ins>
            </m:sub>
          </m:sSub>
          <w:ins w:id="6950" w:author="The Si Tran" w:date="2012-12-07T22:16:00Z">
            <m:r>
              <w:rPr>
                <w:rFonts w:ascii="Cambria Math" w:hAnsi="Cambria Math"/>
                <w:sz w:val="26"/>
                <w:szCs w:val="26"/>
                <w:rPrChange w:id="6951" w:author="The Si Tran" w:date="2012-12-07T22:17:00Z">
                  <w:rPr>
                    <w:rFonts w:ascii="Cambria Math" w:hAnsi="Cambria Math"/>
                    <w:szCs w:val="26"/>
                  </w:rPr>
                </w:rPrChange>
              </w:rPr>
              <m:t>y</m:t>
            </m:r>
          </w:ins>
          <m:d>
            <m:dPr>
              <m:ctrlPr>
                <w:ins w:id="6952" w:author="The Si Tran" w:date="2012-12-07T22:16:00Z">
                  <w:rPr>
                    <w:rFonts w:ascii="Cambria Math" w:hAnsi="Cambria Math"/>
                    <w:i/>
                    <w:sz w:val="26"/>
                    <w:szCs w:val="26"/>
                  </w:rPr>
                </w:ins>
              </m:ctrlPr>
            </m:dPr>
            <m:e>
              <w:ins w:id="6953" w:author="The Si Tran" w:date="2012-12-07T22:16:00Z">
                <m:r>
                  <w:rPr>
                    <w:rFonts w:ascii="Cambria Math" w:hAnsi="Cambria Math"/>
                    <w:sz w:val="26"/>
                    <w:szCs w:val="26"/>
                    <w:rPrChange w:id="6954" w:author="The Si Tran" w:date="2012-12-07T22:17:00Z">
                      <w:rPr>
                        <w:rFonts w:ascii="Cambria Math" w:hAnsi="Cambria Math"/>
                        <w:szCs w:val="26"/>
                      </w:rPr>
                    </w:rPrChange>
                  </w:rPr>
                  <m:t>t-p+1</m:t>
                </m:r>
              </w:ins>
            </m:e>
          </m:d>
          <w:ins w:id="6955" w:author="The Si Tran" w:date="2012-12-07T22:16:00Z">
            <m:r>
              <w:rPr>
                <w:rFonts w:ascii="Cambria Math" w:hAnsi="Cambria Math"/>
                <w:sz w:val="26"/>
                <w:szCs w:val="26"/>
                <w:rPrChange w:id="6956" w:author="The Si Tran" w:date="2012-12-07T22:17:00Z">
                  <w:rPr>
                    <w:rFonts w:ascii="Cambria Math" w:hAnsi="Cambria Math"/>
                    <w:szCs w:val="26"/>
                  </w:rPr>
                </w:rPrChange>
              </w:rPr>
              <m:t>+</m:t>
            </m:r>
          </w:ins>
          <m:sSub>
            <m:sSubPr>
              <m:ctrlPr>
                <w:ins w:id="6957" w:author="The Si Tran" w:date="2012-12-07T22:16:00Z">
                  <w:rPr>
                    <w:rFonts w:ascii="Cambria Math" w:hAnsi="Cambria Math"/>
                    <w:i/>
                    <w:sz w:val="26"/>
                    <w:szCs w:val="26"/>
                  </w:rPr>
                </w:ins>
              </m:ctrlPr>
            </m:sSubPr>
            <m:e>
              <w:ins w:id="6958" w:author="The Si Tran" w:date="2012-12-07T22:16:00Z">
                <m:r>
                  <w:rPr>
                    <w:rFonts w:ascii="Cambria Math" w:hAnsi="Cambria Math"/>
                    <w:sz w:val="26"/>
                    <w:szCs w:val="26"/>
                    <w:rPrChange w:id="6959" w:author="The Si Tran" w:date="2012-12-07T22:17:00Z">
                      <w:rPr>
                        <w:rFonts w:ascii="Cambria Math" w:hAnsi="Cambria Math"/>
                        <w:szCs w:val="26"/>
                      </w:rPr>
                    </w:rPrChange>
                  </w:rPr>
                  <m:t>b</m:t>
                </m:r>
              </w:ins>
            </m:e>
            <m:sub>
              <w:ins w:id="6960" w:author="The Si Tran" w:date="2012-12-07T22:16:00Z">
                <m:r>
                  <w:rPr>
                    <w:rFonts w:ascii="Cambria Math" w:hAnsi="Cambria Math"/>
                    <w:sz w:val="26"/>
                    <w:szCs w:val="26"/>
                    <w:rPrChange w:id="6961" w:author="The Si Tran" w:date="2012-12-07T22:17:00Z">
                      <w:rPr>
                        <w:rFonts w:ascii="Cambria Math" w:hAnsi="Cambria Math"/>
                        <w:szCs w:val="26"/>
                      </w:rPr>
                    </w:rPrChange>
                  </w:rPr>
                  <m:t>1</m:t>
                </m:r>
              </w:ins>
            </m:sub>
          </m:sSub>
          <w:ins w:id="6962" w:author="The Si Tran" w:date="2012-12-07T22:16:00Z">
            <m:r>
              <w:rPr>
                <w:rFonts w:ascii="Cambria Math" w:hAnsi="Cambria Math"/>
                <w:sz w:val="26"/>
                <w:szCs w:val="26"/>
                <w:rPrChange w:id="6963" w:author="The Si Tran" w:date="2012-12-07T22:17:00Z">
                  <w:rPr>
                    <w:rFonts w:ascii="Cambria Math" w:hAnsi="Cambria Math"/>
                    <w:szCs w:val="26"/>
                  </w:rPr>
                </w:rPrChange>
              </w:rPr>
              <m:t>e</m:t>
            </m:r>
          </w:ins>
          <m:d>
            <m:dPr>
              <m:ctrlPr>
                <w:ins w:id="6964" w:author="The Si Tran" w:date="2012-12-07T22:16:00Z">
                  <w:rPr>
                    <w:rFonts w:ascii="Cambria Math" w:hAnsi="Cambria Math"/>
                    <w:i/>
                    <w:sz w:val="26"/>
                    <w:szCs w:val="26"/>
                  </w:rPr>
                </w:ins>
              </m:ctrlPr>
            </m:dPr>
            <m:e>
              <w:ins w:id="6965" w:author="The Si Tran" w:date="2012-12-07T22:16:00Z">
                <m:r>
                  <w:rPr>
                    <w:rFonts w:ascii="Cambria Math" w:hAnsi="Cambria Math"/>
                    <w:sz w:val="26"/>
                    <w:szCs w:val="26"/>
                    <w:rPrChange w:id="6966" w:author="The Si Tran" w:date="2012-12-07T22:17:00Z">
                      <w:rPr>
                        <w:rFonts w:ascii="Cambria Math" w:hAnsi="Cambria Math"/>
                        <w:szCs w:val="26"/>
                      </w:rPr>
                    </w:rPrChange>
                  </w:rPr>
                  <m:t>t</m:t>
                </m:r>
              </w:ins>
            </m:e>
          </m:d>
          <w:ins w:id="6967" w:author="The Si Tran" w:date="2012-12-07T22:16:00Z">
            <m:r>
              <w:rPr>
                <w:rFonts w:ascii="Cambria Math" w:hAnsi="Cambria Math"/>
                <w:sz w:val="26"/>
                <w:szCs w:val="26"/>
                <w:rPrChange w:id="6968" w:author="The Si Tran" w:date="2012-12-07T22:17:00Z">
                  <w:rPr>
                    <w:rFonts w:ascii="Cambria Math" w:hAnsi="Cambria Math"/>
                    <w:szCs w:val="26"/>
                  </w:rPr>
                </w:rPrChange>
              </w:rPr>
              <m:t>+</m:t>
            </m:r>
            <m:r>
              <w:rPr>
                <w:rFonts w:ascii="Cambria Math" w:hAnsi="Cambria Math" w:hint="eastAsia"/>
                <w:sz w:val="26"/>
                <w:szCs w:val="26"/>
                <w:rPrChange w:id="6969" w:author="The Si Tran" w:date="2012-12-07T22:17:00Z">
                  <w:rPr>
                    <w:rFonts w:ascii="Cambria Math" w:hAnsi="Cambria Math" w:hint="eastAsia"/>
                    <w:szCs w:val="26"/>
                  </w:rPr>
                </w:rPrChange>
              </w:rPr>
              <m:t>…</m:t>
            </m:r>
            <m:r>
              <w:rPr>
                <w:rFonts w:ascii="Cambria Math" w:hAnsi="Cambria Math"/>
                <w:sz w:val="26"/>
                <w:szCs w:val="26"/>
                <w:rPrChange w:id="6970" w:author="The Si Tran" w:date="2012-12-07T22:17:00Z">
                  <w:rPr>
                    <w:rFonts w:ascii="Cambria Math" w:hAnsi="Cambria Math"/>
                    <w:szCs w:val="26"/>
                  </w:rPr>
                </w:rPrChange>
              </w:rPr>
              <m:t>+</m:t>
            </m:r>
          </w:ins>
          <m:sSub>
            <m:sSubPr>
              <m:ctrlPr>
                <w:ins w:id="6971" w:author="The Si Tran" w:date="2012-12-07T22:16:00Z">
                  <w:rPr>
                    <w:rFonts w:ascii="Cambria Math" w:hAnsi="Cambria Math"/>
                    <w:i/>
                    <w:sz w:val="26"/>
                    <w:szCs w:val="26"/>
                  </w:rPr>
                </w:ins>
              </m:ctrlPr>
            </m:sSubPr>
            <m:e>
              <w:ins w:id="6972" w:author="The Si Tran" w:date="2012-12-07T22:16:00Z">
                <m:r>
                  <w:rPr>
                    <w:rFonts w:ascii="Cambria Math" w:hAnsi="Cambria Math"/>
                    <w:sz w:val="26"/>
                    <w:szCs w:val="26"/>
                    <w:rPrChange w:id="6973" w:author="The Si Tran" w:date="2012-12-07T22:17:00Z">
                      <w:rPr>
                        <w:rFonts w:ascii="Cambria Math" w:hAnsi="Cambria Math"/>
                        <w:szCs w:val="26"/>
                      </w:rPr>
                    </w:rPrChange>
                  </w:rPr>
                  <m:t>b</m:t>
                </m:r>
              </w:ins>
            </m:e>
            <m:sub>
              <w:ins w:id="6974" w:author="The Si Tran" w:date="2012-12-07T22:16:00Z">
                <m:r>
                  <w:rPr>
                    <w:rFonts w:ascii="Cambria Math" w:hAnsi="Cambria Math"/>
                    <w:sz w:val="26"/>
                    <w:szCs w:val="26"/>
                    <w:rPrChange w:id="6975" w:author="The Si Tran" w:date="2012-12-07T22:17:00Z">
                      <w:rPr>
                        <w:rFonts w:ascii="Cambria Math" w:hAnsi="Cambria Math"/>
                        <w:szCs w:val="26"/>
                      </w:rPr>
                    </w:rPrChange>
                  </w:rPr>
                  <m:t>q</m:t>
                </m:r>
              </w:ins>
            </m:sub>
          </m:sSub>
          <w:ins w:id="6976" w:author="The Si Tran" w:date="2012-12-07T22:16:00Z">
            <m:r>
              <w:rPr>
                <w:rFonts w:ascii="Cambria Math" w:hAnsi="Cambria Math"/>
                <w:sz w:val="26"/>
                <w:szCs w:val="26"/>
                <w:rPrChange w:id="6977" w:author="The Si Tran" w:date="2012-12-07T22:17:00Z">
                  <w:rPr>
                    <w:rFonts w:ascii="Cambria Math" w:hAnsi="Cambria Math"/>
                    <w:szCs w:val="26"/>
                  </w:rPr>
                </w:rPrChange>
              </w:rPr>
              <m:t>e(1-q+1)</m:t>
            </m:r>
          </w:ins>
        </m:oMath>
      </m:oMathPara>
    </w:p>
    <w:p w14:paraId="78451979" w14:textId="77777777" w:rsidR="003F6E52" w:rsidRDefault="00A625DC">
      <w:pPr>
        <w:pStyle w:val="BuletL1"/>
        <w:rPr>
          <w:ins w:id="6978" w:author="The Si Tran" w:date="2012-12-07T22:18:00Z"/>
        </w:rPr>
        <w:pPrChange w:id="6979" w:author="The Si Tran" w:date="2012-12-16T17:13:00Z">
          <w:pPr/>
        </w:pPrChange>
      </w:pPr>
      <w:ins w:id="6980" w:author="The Si Tran" w:date="2012-12-07T22:12:00Z">
        <w:r w:rsidRPr="00032D83">
          <w:t>D</w:t>
        </w:r>
        <w:r w:rsidRPr="006D6C8D">
          <w:t>ự</w:t>
        </w:r>
        <w:r w:rsidRPr="000C3A28">
          <w:t xml:space="preserve"> đoán nhi</w:t>
        </w:r>
        <w:r w:rsidRPr="0015771C">
          <w:t>ề</w:t>
        </w:r>
        <w:r w:rsidRPr="00941798">
          <w:t>u th</w:t>
        </w:r>
        <w:r w:rsidRPr="002E47E8">
          <w:t>ờ</w:t>
        </w:r>
        <w:r w:rsidRPr="00381A4D">
          <w:t>i đo</w:t>
        </w:r>
        <w:r w:rsidRPr="00A625DC">
          <w:rPr>
            <w:rPrChange w:id="6981" w:author="The Si Tran" w:date="2012-12-07T22:13:00Z">
              <w:rPr/>
            </w:rPrChange>
          </w:rPr>
          <w:t>ạn cho chuỗi dữ liệu tĩnh</w:t>
        </w:r>
      </w:ins>
    </w:p>
    <w:p w14:paraId="0DEF3DE8" w14:textId="77777777" w:rsidR="00CD1726" w:rsidRDefault="00CD1726">
      <w:pPr>
        <w:pStyle w:val="ListParagraph"/>
        <w:spacing w:line="360" w:lineRule="auto"/>
        <w:ind w:left="360" w:firstLine="0"/>
        <w:jc w:val="both"/>
        <w:rPr>
          <w:ins w:id="6982" w:author="The Si Tran" w:date="2012-12-07T22:18:00Z"/>
          <w:rFonts w:ascii="Times New Roman" w:hAnsi="Times New Roman"/>
          <w:sz w:val="26"/>
          <w:szCs w:val="26"/>
        </w:rPr>
        <w:pPrChange w:id="6983" w:author="The Si Tran" w:date="2012-12-14T05:31:00Z">
          <w:pPr>
            <w:pStyle w:val="ListParagraph"/>
            <w:numPr>
              <w:numId w:val="23"/>
            </w:numPr>
            <w:ind w:left="1080" w:hanging="360"/>
          </w:pPr>
        </w:pPrChange>
      </w:pPr>
      <w:ins w:id="6984" w:author="The Si Tran" w:date="2012-12-07T22:18:00Z">
        <w:r>
          <w:rPr>
            <w:rFonts w:ascii="Times New Roman" w:hAnsi="Times New Roman"/>
            <w:sz w:val="26"/>
            <w:szCs w:val="26"/>
          </w:rPr>
          <w:t xml:space="preserve">Dựa vào dự đoán cho 1 giai đoạn, ta có thể </w:t>
        </w:r>
      </w:ins>
      <w:ins w:id="6985" w:author="The Si Tran" w:date="2012-12-07T22:19:00Z">
        <w:r>
          <w:rPr>
            <w:rFonts w:ascii="Times New Roman" w:hAnsi="Times New Roman"/>
            <w:sz w:val="26"/>
            <w:szCs w:val="26"/>
          </w:rPr>
          <w:t>mở rộng</w:t>
        </w:r>
      </w:ins>
      <w:ins w:id="6986" w:author="The Si Tran" w:date="2012-12-07T22:18:00Z">
        <w:r>
          <w:rPr>
            <w:rFonts w:ascii="Times New Roman" w:hAnsi="Times New Roman"/>
            <w:sz w:val="26"/>
            <w:szCs w:val="26"/>
          </w:rPr>
          <w:t xml:space="preserve"> quá trình dự đoán n giai đoạn dựa vào các giá trị đã tính toán được, các</w:t>
        </w:r>
      </w:ins>
      <w:ins w:id="6987"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567862">
      <w:pPr>
        <w:pStyle w:val="ListParagraph"/>
        <w:spacing w:line="360" w:lineRule="auto"/>
        <w:ind w:left="360"/>
        <w:rPr>
          <w:ins w:id="6988" w:author="The Si Tran" w:date="2012-12-07T22:21:00Z"/>
          <w:rFonts w:ascii="Times New Roman" w:eastAsiaTheme="minorEastAsia" w:hAnsi="Times New Roman"/>
          <w:sz w:val="26"/>
          <w:szCs w:val="26"/>
        </w:rPr>
        <w:pPrChange w:id="6989" w:author="The Si Tran" w:date="2012-12-14T05:31:00Z">
          <w:pPr>
            <w:pStyle w:val="ListParagraph"/>
            <w:ind w:left="792"/>
          </w:pPr>
        </w:pPrChange>
      </w:pPr>
      <m:oMathPara>
        <m:oMathParaPr>
          <m:jc m:val="left"/>
        </m:oMathParaPr>
        <m:oMath>
          <m:acc>
            <m:accPr>
              <m:ctrlPr>
                <w:ins w:id="6990" w:author="The Si Tran" w:date="2012-12-07T22:21:00Z">
                  <w:rPr>
                    <w:rFonts w:ascii="Cambria Math" w:hAnsi="Cambria Math"/>
                    <w:i/>
                    <w:sz w:val="26"/>
                    <w:szCs w:val="26"/>
                  </w:rPr>
                </w:ins>
              </m:ctrlPr>
            </m:accPr>
            <m:e>
              <w:ins w:id="6991" w:author="The Si Tran" w:date="2012-12-07T22:21:00Z">
                <m:r>
                  <w:rPr>
                    <w:rFonts w:ascii="Cambria Math" w:hAnsi="Cambria Math"/>
                    <w:sz w:val="26"/>
                    <w:szCs w:val="26"/>
                  </w:rPr>
                  <m:t>y</m:t>
                </m:r>
              </w:ins>
            </m:e>
          </m:acc>
          <m:d>
            <m:dPr>
              <m:ctrlPr>
                <w:ins w:id="6992" w:author="The Si Tran" w:date="2012-12-07T22:21:00Z">
                  <w:rPr>
                    <w:rFonts w:ascii="Cambria Math" w:hAnsi="Cambria Math"/>
                    <w:i/>
                    <w:sz w:val="26"/>
                    <w:szCs w:val="26"/>
                  </w:rPr>
                </w:ins>
              </m:ctrlPr>
            </m:dPr>
            <m:e>
              <w:ins w:id="6993" w:author="The Si Tran" w:date="2012-12-07T22:21:00Z">
                <m:r>
                  <w:rPr>
                    <w:rFonts w:ascii="Cambria Math" w:hAnsi="Cambria Math"/>
                    <w:sz w:val="26"/>
                    <w:szCs w:val="26"/>
                  </w:rPr>
                  <m:t>t+1</m:t>
                </m:r>
              </w:ins>
            </m:e>
          </m:d>
          <w:ins w:id="6994" w:author="The Si Tran" w:date="2012-12-07T22:21:00Z">
            <m:r>
              <w:rPr>
                <w:rFonts w:ascii="Cambria Math" w:hAnsi="Cambria Math"/>
                <w:sz w:val="26"/>
                <w:szCs w:val="26"/>
              </w:rPr>
              <m:t>=</m:t>
            </m:r>
          </w:ins>
          <m:sSub>
            <m:sSubPr>
              <m:ctrlPr>
                <w:ins w:id="6995" w:author="The Si Tran" w:date="2012-12-07T22:21:00Z">
                  <w:rPr>
                    <w:rFonts w:ascii="Cambria Math" w:hAnsi="Cambria Math"/>
                    <w:i/>
                    <w:sz w:val="26"/>
                    <w:szCs w:val="26"/>
                  </w:rPr>
                </w:ins>
              </m:ctrlPr>
            </m:sSubPr>
            <m:e>
              <w:ins w:id="6996" w:author="The Si Tran" w:date="2012-12-07T22:21:00Z">
                <m:r>
                  <w:rPr>
                    <w:rFonts w:ascii="Cambria Math" w:hAnsi="Cambria Math"/>
                    <w:sz w:val="26"/>
                    <w:szCs w:val="26"/>
                  </w:rPr>
                  <m:t>a</m:t>
                </m:r>
              </w:ins>
            </m:e>
            <m:sub>
              <w:ins w:id="6997" w:author="The Si Tran" w:date="2012-12-07T22:21:00Z">
                <m:r>
                  <w:rPr>
                    <w:rFonts w:ascii="Cambria Math" w:hAnsi="Cambria Math"/>
                    <w:sz w:val="26"/>
                    <w:szCs w:val="26"/>
                  </w:rPr>
                  <m:t>0</m:t>
                </m:r>
              </w:ins>
            </m:sub>
          </m:sSub>
          <w:ins w:id="6998" w:author="The Si Tran" w:date="2012-12-07T22:21:00Z">
            <m:r>
              <w:rPr>
                <w:rFonts w:ascii="Cambria Math" w:hAnsi="Cambria Math"/>
                <w:sz w:val="26"/>
                <w:szCs w:val="26"/>
              </w:rPr>
              <m:t>+</m:t>
            </m:r>
          </w:ins>
          <m:sSub>
            <m:sSubPr>
              <m:ctrlPr>
                <w:ins w:id="6999" w:author="The Si Tran" w:date="2012-12-07T22:21:00Z">
                  <w:rPr>
                    <w:rFonts w:ascii="Cambria Math" w:hAnsi="Cambria Math"/>
                    <w:i/>
                    <w:sz w:val="26"/>
                    <w:szCs w:val="26"/>
                  </w:rPr>
                </w:ins>
              </m:ctrlPr>
            </m:sSubPr>
            <m:e>
              <w:ins w:id="7000" w:author="The Si Tran" w:date="2012-12-07T22:21:00Z">
                <m:r>
                  <w:rPr>
                    <w:rFonts w:ascii="Cambria Math" w:hAnsi="Cambria Math"/>
                    <w:sz w:val="26"/>
                    <w:szCs w:val="26"/>
                  </w:rPr>
                  <m:t>a</m:t>
                </m:r>
              </w:ins>
            </m:e>
            <m:sub>
              <w:ins w:id="7001" w:author="The Si Tran" w:date="2012-12-07T22:21:00Z">
                <m:r>
                  <w:rPr>
                    <w:rFonts w:ascii="Cambria Math" w:hAnsi="Cambria Math"/>
                    <w:sz w:val="26"/>
                    <w:szCs w:val="26"/>
                  </w:rPr>
                  <m:t>1</m:t>
                </m:r>
              </w:ins>
            </m:sub>
          </m:sSub>
          <w:ins w:id="7002" w:author="The Si Tran" w:date="2012-12-07T22:21:00Z">
            <m:r>
              <w:rPr>
                <w:rFonts w:ascii="Cambria Math" w:hAnsi="Cambria Math"/>
                <w:sz w:val="26"/>
                <w:szCs w:val="26"/>
              </w:rPr>
              <m:t>y</m:t>
            </m:r>
          </w:ins>
          <m:d>
            <m:dPr>
              <m:ctrlPr>
                <w:ins w:id="7003" w:author="The Si Tran" w:date="2012-12-07T22:21:00Z">
                  <w:rPr>
                    <w:rFonts w:ascii="Cambria Math" w:hAnsi="Cambria Math"/>
                    <w:i/>
                    <w:sz w:val="26"/>
                    <w:szCs w:val="26"/>
                  </w:rPr>
                </w:ins>
              </m:ctrlPr>
            </m:dPr>
            <m:e>
              <w:ins w:id="7004" w:author="The Si Tran" w:date="2012-12-07T22:21:00Z">
                <m:r>
                  <w:rPr>
                    <w:rFonts w:ascii="Cambria Math" w:hAnsi="Cambria Math"/>
                    <w:sz w:val="26"/>
                    <w:szCs w:val="26"/>
                  </w:rPr>
                  <m:t>t</m:t>
                </m:r>
              </w:ins>
            </m:e>
          </m:d>
          <w:ins w:id="7005" w:author="The Si Tran" w:date="2012-12-07T22:21:00Z">
            <m:r>
              <w:rPr>
                <w:rFonts w:ascii="Cambria Math" w:hAnsi="Cambria Math"/>
                <w:sz w:val="26"/>
                <w:szCs w:val="26"/>
              </w:rPr>
              <m:t>+…+</m:t>
            </m:r>
          </w:ins>
          <m:sSub>
            <m:sSubPr>
              <m:ctrlPr>
                <w:ins w:id="7006" w:author="The Si Tran" w:date="2012-12-07T22:21:00Z">
                  <w:rPr>
                    <w:rFonts w:ascii="Cambria Math" w:hAnsi="Cambria Math"/>
                    <w:i/>
                    <w:sz w:val="26"/>
                    <w:szCs w:val="26"/>
                  </w:rPr>
                </w:ins>
              </m:ctrlPr>
            </m:sSubPr>
            <m:e>
              <w:ins w:id="7007" w:author="The Si Tran" w:date="2012-12-07T22:21:00Z">
                <m:r>
                  <w:rPr>
                    <w:rFonts w:ascii="Cambria Math" w:hAnsi="Cambria Math"/>
                    <w:sz w:val="26"/>
                    <w:szCs w:val="26"/>
                  </w:rPr>
                  <m:t>a</m:t>
                </m:r>
              </w:ins>
            </m:e>
            <m:sub>
              <w:ins w:id="7008" w:author="The Si Tran" w:date="2012-12-07T22:21:00Z">
                <m:r>
                  <w:rPr>
                    <w:rFonts w:ascii="Cambria Math" w:hAnsi="Cambria Math"/>
                    <w:sz w:val="26"/>
                    <w:szCs w:val="26"/>
                  </w:rPr>
                  <m:t>p</m:t>
                </m:r>
              </w:ins>
            </m:sub>
          </m:sSub>
          <w:ins w:id="7009" w:author="The Si Tran" w:date="2012-12-07T22:21:00Z">
            <m:r>
              <w:rPr>
                <w:rFonts w:ascii="Cambria Math" w:hAnsi="Cambria Math"/>
                <w:sz w:val="26"/>
                <w:szCs w:val="26"/>
              </w:rPr>
              <m:t>y</m:t>
            </m:r>
          </w:ins>
          <m:d>
            <m:dPr>
              <m:ctrlPr>
                <w:ins w:id="7010" w:author="The Si Tran" w:date="2012-12-07T22:21:00Z">
                  <w:rPr>
                    <w:rFonts w:ascii="Cambria Math" w:hAnsi="Cambria Math"/>
                    <w:i/>
                    <w:sz w:val="26"/>
                    <w:szCs w:val="26"/>
                  </w:rPr>
                </w:ins>
              </m:ctrlPr>
            </m:dPr>
            <m:e>
              <w:ins w:id="7011" w:author="The Si Tran" w:date="2012-12-07T22:21:00Z">
                <m:r>
                  <w:rPr>
                    <w:rFonts w:ascii="Cambria Math" w:hAnsi="Cambria Math"/>
                    <w:sz w:val="26"/>
                    <w:szCs w:val="26"/>
                  </w:rPr>
                  <m:t>t-p+1</m:t>
                </m:r>
              </w:ins>
            </m:e>
          </m:d>
          <w:ins w:id="7012" w:author="The Si Tran" w:date="2012-12-07T22:21:00Z">
            <m:r>
              <w:rPr>
                <w:rFonts w:ascii="Cambria Math" w:hAnsi="Cambria Math"/>
                <w:sz w:val="26"/>
                <w:szCs w:val="26"/>
              </w:rPr>
              <m:t>+0+</m:t>
            </m:r>
          </w:ins>
          <m:sSub>
            <m:sSubPr>
              <m:ctrlPr>
                <w:ins w:id="7013" w:author="The Si Tran" w:date="2012-12-07T22:21:00Z">
                  <w:rPr>
                    <w:rFonts w:ascii="Cambria Math" w:hAnsi="Cambria Math"/>
                    <w:i/>
                    <w:sz w:val="26"/>
                    <w:szCs w:val="26"/>
                  </w:rPr>
                </w:ins>
              </m:ctrlPr>
            </m:sSubPr>
            <m:e>
              <w:ins w:id="7014" w:author="The Si Tran" w:date="2012-12-07T22:21:00Z">
                <m:r>
                  <w:rPr>
                    <w:rFonts w:ascii="Cambria Math" w:hAnsi="Cambria Math"/>
                    <w:sz w:val="26"/>
                    <w:szCs w:val="26"/>
                  </w:rPr>
                  <m:t>b</m:t>
                </m:r>
              </w:ins>
            </m:e>
            <m:sub>
              <w:ins w:id="7015" w:author="The Si Tran" w:date="2012-12-07T22:21:00Z">
                <m:r>
                  <w:rPr>
                    <w:rFonts w:ascii="Cambria Math" w:hAnsi="Cambria Math"/>
                    <w:sz w:val="26"/>
                    <w:szCs w:val="26"/>
                  </w:rPr>
                  <m:t>1</m:t>
                </m:r>
              </w:ins>
            </m:sub>
          </m:sSub>
          <w:ins w:id="7016" w:author="The Si Tran" w:date="2012-12-07T22:21:00Z">
            <m:r>
              <w:rPr>
                <w:rFonts w:ascii="Cambria Math" w:hAnsi="Cambria Math"/>
                <w:sz w:val="26"/>
                <w:szCs w:val="26"/>
              </w:rPr>
              <m:t>e</m:t>
            </m:r>
          </w:ins>
          <m:d>
            <m:dPr>
              <m:ctrlPr>
                <w:ins w:id="7017" w:author="The Si Tran" w:date="2012-12-07T22:21:00Z">
                  <w:rPr>
                    <w:rFonts w:ascii="Cambria Math" w:hAnsi="Cambria Math"/>
                    <w:i/>
                    <w:sz w:val="26"/>
                    <w:szCs w:val="26"/>
                  </w:rPr>
                </w:ins>
              </m:ctrlPr>
            </m:dPr>
            <m:e>
              <w:ins w:id="7018" w:author="The Si Tran" w:date="2012-12-07T22:21:00Z">
                <m:r>
                  <w:rPr>
                    <w:rFonts w:ascii="Cambria Math" w:hAnsi="Cambria Math"/>
                    <w:sz w:val="26"/>
                    <w:szCs w:val="26"/>
                  </w:rPr>
                  <m:t>t</m:t>
                </m:r>
              </w:ins>
            </m:e>
          </m:d>
          <w:ins w:id="7019" w:author="The Si Tran" w:date="2012-12-07T22:21:00Z">
            <m:r>
              <w:rPr>
                <w:rFonts w:ascii="Cambria Math" w:hAnsi="Cambria Math"/>
                <w:sz w:val="26"/>
                <w:szCs w:val="26"/>
              </w:rPr>
              <m:t>+…+</m:t>
            </m:r>
          </w:ins>
          <m:sSub>
            <m:sSubPr>
              <m:ctrlPr>
                <w:ins w:id="7020" w:author="The Si Tran" w:date="2012-12-07T22:21:00Z">
                  <w:rPr>
                    <w:rFonts w:ascii="Cambria Math" w:hAnsi="Cambria Math"/>
                    <w:i/>
                    <w:sz w:val="26"/>
                    <w:szCs w:val="26"/>
                  </w:rPr>
                </w:ins>
              </m:ctrlPr>
            </m:sSubPr>
            <m:e>
              <w:ins w:id="7021" w:author="The Si Tran" w:date="2012-12-07T22:21:00Z">
                <m:r>
                  <w:rPr>
                    <w:rFonts w:ascii="Cambria Math" w:hAnsi="Cambria Math"/>
                    <w:sz w:val="26"/>
                    <w:szCs w:val="26"/>
                  </w:rPr>
                  <m:t>b</m:t>
                </m:r>
              </w:ins>
            </m:e>
            <m:sub>
              <w:ins w:id="7022" w:author="The Si Tran" w:date="2012-12-07T22:21:00Z">
                <m:r>
                  <w:rPr>
                    <w:rFonts w:ascii="Cambria Math" w:hAnsi="Cambria Math"/>
                    <w:sz w:val="26"/>
                    <w:szCs w:val="26"/>
                  </w:rPr>
                  <m:t>q</m:t>
                </m:r>
              </w:ins>
            </m:sub>
          </m:sSub>
          <w:ins w:id="7023" w:author="The Si Tran" w:date="2012-12-07T22:21:00Z">
            <m:r>
              <w:rPr>
                <w:rFonts w:ascii="Cambria Math" w:hAnsi="Cambria Math"/>
                <w:sz w:val="26"/>
                <w:szCs w:val="26"/>
              </w:rPr>
              <m:t>e(1-q+1)</m:t>
            </m:r>
          </w:ins>
        </m:oMath>
      </m:oMathPara>
    </w:p>
    <w:p w14:paraId="1BBB3B19" w14:textId="77777777" w:rsidR="00C74575" w:rsidRPr="001C47AE" w:rsidRDefault="00567862">
      <w:pPr>
        <w:pStyle w:val="ListParagraph"/>
        <w:spacing w:line="360" w:lineRule="auto"/>
        <w:ind w:left="360"/>
        <w:rPr>
          <w:ins w:id="7024" w:author="The Si Tran" w:date="2012-12-07T22:21:00Z"/>
          <w:rFonts w:ascii="Times New Roman" w:eastAsiaTheme="minorEastAsia" w:hAnsi="Times New Roman"/>
          <w:sz w:val="26"/>
          <w:szCs w:val="26"/>
        </w:rPr>
        <w:pPrChange w:id="7025" w:author="The Si Tran" w:date="2012-12-14T05:31:00Z">
          <w:pPr>
            <w:pStyle w:val="ListParagraph"/>
            <w:ind w:left="792"/>
          </w:pPr>
        </w:pPrChange>
      </w:pPr>
      <m:oMathPara>
        <m:oMathParaPr>
          <m:jc m:val="left"/>
        </m:oMathParaPr>
        <m:oMath>
          <m:acc>
            <m:accPr>
              <m:ctrlPr>
                <w:ins w:id="7026" w:author="The Si Tran" w:date="2012-12-07T22:21:00Z">
                  <w:rPr>
                    <w:rFonts w:ascii="Cambria Math" w:hAnsi="Cambria Math"/>
                    <w:i/>
                    <w:sz w:val="26"/>
                    <w:szCs w:val="26"/>
                  </w:rPr>
                </w:ins>
              </m:ctrlPr>
            </m:accPr>
            <m:e>
              <w:ins w:id="7027" w:author="The Si Tran" w:date="2012-12-07T22:21:00Z">
                <m:r>
                  <w:rPr>
                    <w:rFonts w:ascii="Cambria Math" w:hAnsi="Cambria Math"/>
                    <w:sz w:val="26"/>
                    <w:szCs w:val="26"/>
                  </w:rPr>
                  <m:t>y</m:t>
                </m:r>
              </w:ins>
            </m:e>
          </m:acc>
          <m:d>
            <m:dPr>
              <m:ctrlPr>
                <w:ins w:id="7028" w:author="The Si Tran" w:date="2012-12-07T22:21:00Z">
                  <w:rPr>
                    <w:rFonts w:ascii="Cambria Math" w:hAnsi="Cambria Math"/>
                    <w:i/>
                    <w:sz w:val="26"/>
                    <w:szCs w:val="26"/>
                  </w:rPr>
                </w:ins>
              </m:ctrlPr>
            </m:dPr>
            <m:e>
              <w:ins w:id="7029" w:author="The Si Tran" w:date="2012-12-07T22:21:00Z">
                <m:r>
                  <w:rPr>
                    <w:rFonts w:ascii="Cambria Math" w:hAnsi="Cambria Math"/>
                    <w:sz w:val="26"/>
                    <w:szCs w:val="26"/>
                  </w:rPr>
                  <m:t>t+2</m:t>
                </m:r>
              </w:ins>
            </m:e>
          </m:d>
          <w:ins w:id="7030" w:author="The Si Tran" w:date="2012-12-07T22:21:00Z">
            <m:r>
              <w:rPr>
                <w:rFonts w:ascii="Cambria Math" w:hAnsi="Cambria Math"/>
                <w:sz w:val="26"/>
                <w:szCs w:val="26"/>
              </w:rPr>
              <m:t>=</m:t>
            </m:r>
          </w:ins>
          <m:sSub>
            <m:sSubPr>
              <m:ctrlPr>
                <w:ins w:id="7031" w:author="The Si Tran" w:date="2012-12-07T22:21:00Z">
                  <w:rPr>
                    <w:rFonts w:ascii="Cambria Math" w:hAnsi="Cambria Math"/>
                    <w:i/>
                    <w:sz w:val="26"/>
                    <w:szCs w:val="26"/>
                  </w:rPr>
                </w:ins>
              </m:ctrlPr>
            </m:sSubPr>
            <m:e>
              <w:ins w:id="7032" w:author="The Si Tran" w:date="2012-12-07T22:21:00Z">
                <m:r>
                  <w:rPr>
                    <w:rFonts w:ascii="Cambria Math" w:hAnsi="Cambria Math"/>
                    <w:sz w:val="26"/>
                    <w:szCs w:val="26"/>
                  </w:rPr>
                  <m:t>a</m:t>
                </m:r>
              </w:ins>
            </m:e>
            <m:sub>
              <w:ins w:id="7033" w:author="The Si Tran" w:date="2012-12-07T22:21:00Z">
                <m:r>
                  <w:rPr>
                    <w:rFonts w:ascii="Cambria Math" w:hAnsi="Cambria Math"/>
                    <w:sz w:val="26"/>
                    <w:szCs w:val="26"/>
                  </w:rPr>
                  <m:t>0</m:t>
                </m:r>
              </w:ins>
            </m:sub>
          </m:sSub>
          <w:ins w:id="7034" w:author="The Si Tran" w:date="2012-12-07T22:21:00Z">
            <m:r>
              <w:rPr>
                <w:rFonts w:ascii="Cambria Math" w:hAnsi="Cambria Math"/>
                <w:sz w:val="26"/>
                <w:szCs w:val="26"/>
              </w:rPr>
              <m:t>+</m:t>
            </m:r>
          </w:ins>
          <m:sSub>
            <m:sSubPr>
              <m:ctrlPr>
                <w:ins w:id="7035" w:author="The Si Tran" w:date="2012-12-07T22:21:00Z">
                  <w:rPr>
                    <w:rFonts w:ascii="Cambria Math" w:hAnsi="Cambria Math"/>
                    <w:i/>
                    <w:sz w:val="26"/>
                    <w:szCs w:val="26"/>
                  </w:rPr>
                </w:ins>
              </m:ctrlPr>
            </m:sSubPr>
            <m:e>
              <w:ins w:id="7036" w:author="The Si Tran" w:date="2012-12-07T22:21:00Z">
                <m:r>
                  <w:rPr>
                    <w:rFonts w:ascii="Cambria Math" w:hAnsi="Cambria Math"/>
                    <w:sz w:val="26"/>
                    <w:szCs w:val="26"/>
                  </w:rPr>
                  <m:t>a</m:t>
                </m:r>
              </w:ins>
            </m:e>
            <m:sub>
              <w:ins w:id="7037" w:author="The Si Tran" w:date="2012-12-07T22:21:00Z">
                <m:r>
                  <w:rPr>
                    <w:rFonts w:ascii="Cambria Math" w:hAnsi="Cambria Math"/>
                    <w:sz w:val="26"/>
                    <w:szCs w:val="26"/>
                  </w:rPr>
                  <m:t>1</m:t>
                </m:r>
              </w:ins>
            </m:sub>
          </m:sSub>
          <w:ins w:id="7038" w:author="The Si Tran" w:date="2012-12-07T22:21:00Z">
            <m:r>
              <w:rPr>
                <w:rFonts w:ascii="Cambria Math" w:hAnsi="Cambria Math"/>
                <w:sz w:val="26"/>
                <w:szCs w:val="26"/>
              </w:rPr>
              <m:t>y</m:t>
            </m:r>
          </w:ins>
          <m:d>
            <m:dPr>
              <m:ctrlPr>
                <w:ins w:id="7039" w:author="The Si Tran" w:date="2012-12-07T22:21:00Z">
                  <w:rPr>
                    <w:rFonts w:ascii="Cambria Math" w:hAnsi="Cambria Math"/>
                    <w:i/>
                    <w:sz w:val="26"/>
                    <w:szCs w:val="26"/>
                  </w:rPr>
                </w:ins>
              </m:ctrlPr>
            </m:dPr>
            <m:e>
              <w:ins w:id="7040" w:author="The Si Tran" w:date="2012-12-07T22:21:00Z">
                <m:r>
                  <w:rPr>
                    <w:rFonts w:ascii="Cambria Math" w:hAnsi="Cambria Math"/>
                    <w:sz w:val="26"/>
                    <w:szCs w:val="26"/>
                  </w:rPr>
                  <m:t>t+1</m:t>
                </m:r>
              </w:ins>
            </m:e>
          </m:d>
          <w:ins w:id="7041" w:author="The Si Tran" w:date="2012-12-07T22:21:00Z">
            <m:r>
              <w:rPr>
                <w:rFonts w:ascii="Cambria Math" w:hAnsi="Cambria Math"/>
                <w:sz w:val="26"/>
                <w:szCs w:val="26"/>
              </w:rPr>
              <m:t>+…+</m:t>
            </m:r>
          </w:ins>
          <m:sSub>
            <m:sSubPr>
              <m:ctrlPr>
                <w:ins w:id="7042" w:author="The Si Tran" w:date="2012-12-07T22:21:00Z">
                  <w:rPr>
                    <w:rFonts w:ascii="Cambria Math" w:hAnsi="Cambria Math"/>
                    <w:i/>
                    <w:sz w:val="26"/>
                    <w:szCs w:val="26"/>
                  </w:rPr>
                </w:ins>
              </m:ctrlPr>
            </m:sSubPr>
            <m:e>
              <w:ins w:id="7043" w:author="The Si Tran" w:date="2012-12-07T22:21:00Z">
                <m:r>
                  <w:rPr>
                    <w:rFonts w:ascii="Cambria Math" w:hAnsi="Cambria Math"/>
                    <w:sz w:val="26"/>
                    <w:szCs w:val="26"/>
                  </w:rPr>
                  <m:t>a</m:t>
                </m:r>
              </w:ins>
            </m:e>
            <m:sub>
              <w:ins w:id="7044" w:author="The Si Tran" w:date="2012-12-07T22:21:00Z">
                <m:r>
                  <w:rPr>
                    <w:rFonts w:ascii="Cambria Math" w:hAnsi="Cambria Math"/>
                    <w:sz w:val="26"/>
                    <w:szCs w:val="26"/>
                  </w:rPr>
                  <m:t>p</m:t>
                </m:r>
              </w:ins>
            </m:sub>
          </m:sSub>
          <w:ins w:id="7045" w:author="The Si Tran" w:date="2012-12-07T22:21:00Z">
            <m:r>
              <w:rPr>
                <w:rFonts w:ascii="Cambria Math" w:hAnsi="Cambria Math"/>
                <w:sz w:val="26"/>
                <w:szCs w:val="26"/>
              </w:rPr>
              <m:t>y</m:t>
            </m:r>
          </w:ins>
          <m:d>
            <m:dPr>
              <m:ctrlPr>
                <w:ins w:id="7046" w:author="The Si Tran" w:date="2012-12-07T22:21:00Z">
                  <w:rPr>
                    <w:rFonts w:ascii="Cambria Math" w:hAnsi="Cambria Math"/>
                    <w:i/>
                    <w:sz w:val="26"/>
                    <w:szCs w:val="26"/>
                  </w:rPr>
                </w:ins>
              </m:ctrlPr>
            </m:dPr>
            <m:e>
              <w:ins w:id="7047" w:author="The Si Tran" w:date="2012-12-07T22:21:00Z">
                <m:r>
                  <w:rPr>
                    <w:rFonts w:ascii="Cambria Math" w:hAnsi="Cambria Math"/>
                    <w:sz w:val="26"/>
                    <w:szCs w:val="26"/>
                  </w:rPr>
                  <m:t>t-p+2</m:t>
                </m:r>
              </w:ins>
            </m:e>
          </m:d>
          <w:ins w:id="7048" w:author="The Si Tran" w:date="2012-12-07T22:21:00Z">
            <m:r>
              <w:rPr>
                <w:rFonts w:ascii="Cambria Math" w:hAnsi="Cambria Math"/>
                <w:sz w:val="26"/>
                <w:szCs w:val="26"/>
              </w:rPr>
              <m:t>+0+</m:t>
            </m:r>
          </w:ins>
          <m:sSub>
            <m:sSubPr>
              <m:ctrlPr>
                <w:ins w:id="7049" w:author="The Si Tran" w:date="2012-12-07T22:21:00Z">
                  <w:rPr>
                    <w:rFonts w:ascii="Cambria Math" w:hAnsi="Cambria Math"/>
                    <w:i/>
                    <w:sz w:val="26"/>
                    <w:szCs w:val="26"/>
                  </w:rPr>
                </w:ins>
              </m:ctrlPr>
            </m:sSubPr>
            <m:e>
              <w:ins w:id="7050" w:author="The Si Tran" w:date="2012-12-07T22:21:00Z">
                <m:r>
                  <w:rPr>
                    <w:rFonts w:ascii="Cambria Math" w:hAnsi="Cambria Math"/>
                    <w:sz w:val="26"/>
                    <w:szCs w:val="26"/>
                  </w:rPr>
                  <m:t>b</m:t>
                </m:r>
              </w:ins>
            </m:e>
            <m:sub>
              <w:ins w:id="7051" w:author="The Si Tran" w:date="2012-12-07T22:21:00Z">
                <m:r>
                  <w:rPr>
                    <w:rFonts w:ascii="Cambria Math" w:hAnsi="Cambria Math"/>
                    <w:sz w:val="26"/>
                    <w:szCs w:val="26"/>
                  </w:rPr>
                  <m:t>1</m:t>
                </m:r>
              </w:ins>
            </m:sub>
          </m:sSub>
          <w:ins w:id="7052" w:author="The Si Tran" w:date="2012-12-07T22:21:00Z">
            <m:r>
              <w:rPr>
                <w:rFonts w:ascii="Cambria Math" w:hAnsi="Cambria Math"/>
                <w:sz w:val="26"/>
                <w:szCs w:val="26"/>
              </w:rPr>
              <m:t>0+…+</m:t>
            </m:r>
          </w:ins>
          <m:sSub>
            <m:sSubPr>
              <m:ctrlPr>
                <w:ins w:id="7053" w:author="The Si Tran" w:date="2012-12-07T22:21:00Z">
                  <w:rPr>
                    <w:rFonts w:ascii="Cambria Math" w:hAnsi="Cambria Math"/>
                    <w:i/>
                    <w:sz w:val="26"/>
                    <w:szCs w:val="26"/>
                  </w:rPr>
                </w:ins>
              </m:ctrlPr>
            </m:sSubPr>
            <m:e>
              <w:ins w:id="7054" w:author="The Si Tran" w:date="2012-12-07T22:21:00Z">
                <m:r>
                  <w:rPr>
                    <w:rFonts w:ascii="Cambria Math" w:hAnsi="Cambria Math"/>
                    <w:sz w:val="26"/>
                    <w:szCs w:val="26"/>
                  </w:rPr>
                  <m:t>b</m:t>
                </m:r>
              </w:ins>
            </m:e>
            <m:sub>
              <w:ins w:id="7055" w:author="The Si Tran" w:date="2012-12-07T22:21:00Z">
                <m:r>
                  <w:rPr>
                    <w:rFonts w:ascii="Cambria Math" w:hAnsi="Cambria Math"/>
                    <w:sz w:val="26"/>
                    <w:szCs w:val="26"/>
                  </w:rPr>
                  <m:t>q</m:t>
                </m:r>
              </w:ins>
            </m:sub>
          </m:sSub>
          <w:ins w:id="7056" w:author="The Si Tran" w:date="2012-12-07T22:21:00Z">
            <m:r>
              <w:rPr>
                <w:rFonts w:ascii="Cambria Math" w:hAnsi="Cambria Math"/>
                <w:sz w:val="26"/>
                <w:szCs w:val="26"/>
              </w:rPr>
              <m:t>e(1-q+2)</m:t>
            </m:r>
          </w:ins>
        </m:oMath>
      </m:oMathPara>
    </w:p>
    <w:p w14:paraId="78D6F38A" w14:textId="77777777" w:rsidR="00C74575" w:rsidRPr="001C47AE" w:rsidRDefault="00567862">
      <w:pPr>
        <w:pStyle w:val="ListParagraph"/>
        <w:spacing w:line="360" w:lineRule="auto"/>
        <w:ind w:left="360"/>
        <w:rPr>
          <w:ins w:id="7057" w:author="The Si Tran" w:date="2012-12-07T22:21:00Z"/>
          <w:rFonts w:ascii="Times New Roman" w:eastAsiaTheme="minorEastAsia" w:hAnsi="Times New Roman"/>
          <w:sz w:val="26"/>
          <w:szCs w:val="26"/>
        </w:rPr>
        <w:pPrChange w:id="7058" w:author="The Si Tran" w:date="2012-12-14T05:31:00Z">
          <w:pPr>
            <w:pStyle w:val="ListParagraph"/>
            <w:ind w:left="792"/>
          </w:pPr>
        </w:pPrChange>
      </w:pPr>
      <m:oMathPara>
        <m:oMathParaPr>
          <m:jc m:val="left"/>
        </m:oMathParaPr>
        <m:oMath>
          <m:acc>
            <m:accPr>
              <m:ctrlPr>
                <w:ins w:id="7059" w:author="The Si Tran" w:date="2012-12-07T22:21:00Z">
                  <w:rPr>
                    <w:rFonts w:ascii="Cambria Math" w:hAnsi="Cambria Math"/>
                    <w:i/>
                    <w:sz w:val="26"/>
                    <w:szCs w:val="26"/>
                  </w:rPr>
                </w:ins>
              </m:ctrlPr>
            </m:accPr>
            <m:e>
              <w:ins w:id="7060" w:author="The Si Tran" w:date="2012-12-07T22:21:00Z">
                <m:r>
                  <w:rPr>
                    <w:rFonts w:ascii="Cambria Math" w:hAnsi="Cambria Math"/>
                    <w:sz w:val="26"/>
                    <w:szCs w:val="26"/>
                  </w:rPr>
                  <m:t>y</m:t>
                </m:r>
              </w:ins>
            </m:e>
          </m:acc>
          <m:d>
            <m:dPr>
              <m:ctrlPr>
                <w:ins w:id="7061" w:author="The Si Tran" w:date="2012-12-07T22:21:00Z">
                  <w:rPr>
                    <w:rFonts w:ascii="Cambria Math" w:hAnsi="Cambria Math"/>
                    <w:i/>
                    <w:sz w:val="26"/>
                    <w:szCs w:val="26"/>
                  </w:rPr>
                </w:ins>
              </m:ctrlPr>
            </m:dPr>
            <m:e>
              <w:ins w:id="7062" w:author="The Si Tran" w:date="2012-12-07T22:21:00Z">
                <m:r>
                  <w:rPr>
                    <w:rFonts w:ascii="Cambria Math" w:hAnsi="Cambria Math"/>
                    <w:sz w:val="26"/>
                    <w:szCs w:val="26"/>
                  </w:rPr>
                  <m:t>t+3</m:t>
                </m:r>
              </w:ins>
            </m:e>
          </m:d>
          <w:ins w:id="7063" w:author="The Si Tran" w:date="2012-12-07T22:21:00Z">
            <m:r>
              <w:rPr>
                <w:rFonts w:ascii="Cambria Math" w:hAnsi="Cambria Math"/>
                <w:sz w:val="26"/>
                <w:szCs w:val="26"/>
              </w:rPr>
              <m:t>=</m:t>
            </m:r>
          </w:ins>
          <m:sSub>
            <m:sSubPr>
              <m:ctrlPr>
                <w:ins w:id="7064" w:author="The Si Tran" w:date="2012-12-07T22:21:00Z">
                  <w:rPr>
                    <w:rFonts w:ascii="Cambria Math" w:hAnsi="Cambria Math"/>
                    <w:i/>
                    <w:sz w:val="26"/>
                    <w:szCs w:val="26"/>
                  </w:rPr>
                </w:ins>
              </m:ctrlPr>
            </m:sSubPr>
            <m:e>
              <w:ins w:id="7065" w:author="The Si Tran" w:date="2012-12-07T22:21:00Z">
                <m:r>
                  <w:rPr>
                    <w:rFonts w:ascii="Cambria Math" w:hAnsi="Cambria Math"/>
                    <w:sz w:val="26"/>
                    <w:szCs w:val="26"/>
                  </w:rPr>
                  <m:t>a</m:t>
                </m:r>
              </w:ins>
            </m:e>
            <m:sub>
              <w:ins w:id="7066" w:author="The Si Tran" w:date="2012-12-07T22:21:00Z">
                <m:r>
                  <w:rPr>
                    <w:rFonts w:ascii="Cambria Math" w:hAnsi="Cambria Math"/>
                    <w:sz w:val="26"/>
                    <w:szCs w:val="26"/>
                  </w:rPr>
                  <m:t>0</m:t>
                </m:r>
              </w:ins>
            </m:sub>
          </m:sSub>
          <w:ins w:id="7067" w:author="The Si Tran" w:date="2012-12-07T22:21:00Z">
            <m:r>
              <w:rPr>
                <w:rFonts w:ascii="Cambria Math" w:hAnsi="Cambria Math"/>
                <w:sz w:val="26"/>
                <w:szCs w:val="26"/>
              </w:rPr>
              <m:t>+</m:t>
            </m:r>
          </w:ins>
          <m:sSub>
            <m:sSubPr>
              <m:ctrlPr>
                <w:ins w:id="7068" w:author="The Si Tran" w:date="2012-12-07T22:21:00Z">
                  <w:rPr>
                    <w:rFonts w:ascii="Cambria Math" w:hAnsi="Cambria Math"/>
                    <w:i/>
                    <w:sz w:val="26"/>
                    <w:szCs w:val="26"/>
                  </w:rPr>
                </w:ins>
              </m:ctrlPr>
            </m:sSubPr>
            <m:e>
              <w:ins w:id="7069" w:author="The Si Tran" w:date="2012-12-07T22:21:00Z">
                <m:r>
                  <w:rPr>
                    <w:rFonts w:ascii="Cambria Math" w:hAnsi="Cambria Math"/>
                    <w:sz w:val="26"/>
                    <w:szCs w:val="26"/>
                  </w:rPr>
                  <m:t>a</m:t>
                </m:r>
              </w:ins>
            </m:e>
            <m:sub>
              <w:ins w:id="7070" w:author="The Si Tran" w:date="2012-12-07T22:21:00Z">
                <m:r>
                  <w:rPr>
                    <w:rFonts w:ascii="Cambria Math" w:hAnsi="Cambria Math"/>
                    <w:sz w:val="26"/>
                    <w:szCs w:val="26"/>
                  </w:rPr>
                  <m:t>1</m:t>
                </m:r>
              </w:ins>
            </m:sub>
          </m:sSub>
          <w:ins w:id="7071" w:author="The Si Tran" w:date="2012-12-07T22:21:00Z">
            <m:r>
              <w:rPr>
                <w:rFonts w:ascii="Cambria Math" w:hAnsi="Cambria Math"/>
                <w:sz w:val="26"/>
                <w:szCs w:val="26"/>
              </w:rPr>
              <m:t>y</m:t>
            </m:r>
          </w:ins>
          <m:d>
            <m:dPr>
              <m:ctrlPr>
                <w:ins w:id="7072" w:author="The Si Tran" w:date="2012-12-07T22:21:00Z">
                  <w:rPr>
                    <w:rFonts w:ascii="Cambria Math" w:hAnsi="Cambria Math"/>
                    <w:i/>
                    <w:sz w:val="26"/>
                    <w:szCs w:val="26"/>
                  </w:rPr>
                </w:ins>
              </m:ctrlPr>
            </m:dPr>
            <m:e>
              <w:ins w:id="7073" w:author="The Si Tran" w:date="2012-12-07T22:21:00Z">
                <m:r>
                  <w:rPr>
                    <w:rFonts w:ascii="Cambria Math" w:hAnsi="Cambria Math"/>
                    <w:sz w:val="26"/>
                    <w:szCs w:val="26"/>
                  </w:rPr>
                  <m:t>t+2</m:t>
                </m:r>
              </w:ins>
            </m:e>
          </m:d>
          <w:ins w:id="7074" w:author="The Si Tran" w:date="2012-12-07T22:21:00Z">
            <m:r>
              <w:rPr>
                <w:rFonts w:ascii="Cambria Math" w:hAnsi="Cambria Math"/>
                <w:sz w:val="26"/>
                <w:szCs w:val="26"/>
              </w:rPr>
              <m:t>+…+</m:t>
            </m:r>
          </w:ins>
          <m:sSub>
            <m:sSubPr>
              <m:ctrlPr>
                <w:ins w:id="7075" w:author="The Si Tran" w:date="2012-12-07T22:21:00Z">
                  <w:rPr>
                    <w:rFonts w:ascii="Cambria Math" w:hAnsi="Cambria Math"/>
                    <w:i/>
                    <w:sz w:val="26"/>
                    <w:szCs w:val="26"/>
                  </w:rPr>
                </w:ins>
              </m:ctrlPr>
            </m:sSubPr>
            <m:e>
              <w:ins w:id="7076" w:author="The Si Tran" w:date="2012-12-07T22:21:00Z">
                <m:r>
                  <w:rPr>
                    <w:rFonts w:ascii="Cambria Math" w:hAnsi="Cambria Math"/>
                    <w:sz w:val="26"/>
                    <w:szCs w:val="26"/>
                  </w:rPr>
                  <m:t>a</m:t>
                </m:r>
              </w:ins>
            </m:e>
            <m:sub>
              <w:ins w:id="7077" w:author="The Si Tran" w:date="2012-12-07T22:21:00Z">
                <m:r>
                  <w:rPr>
                    <w:rFonts w:ascii="Cambria Math" w:hAnsi="Cambria Math"/>
                    <w:sz w:val="26"/>
                    <w:szCs w:val="26"/>
                  </w:rPr>
                  <m:t>p</m:t>
                </m:r>
              </w:ins>
            </m:sub>
          </m:sSub>
          <w:ins w:id="7078" w:author="The Si Tran" w:date="2012-12-07T22:21:00Z">
            <m:r>
              <w:rPr>
                <w:rFonts w:ascii="Cambria Math" w:hAnsi="Cambria Math"/>
                <w:sz w:val="26"/>
                <w:szCs w:val="26"/>
              </w:rPr>
              <m:t>y</m:t>
            </m:r>
          </w:ins>
          <m:d>
            <m:dPr>
              <m:ctrlPr>
                <w:ins w:id="7079" w:author="The Si Tran" w:date="2012-12-07T22:21:00Z">
                  <w:rPr>
                    <w:rFonts w:ascii="Cambria Math" w:hAnsi="Cambria Math"/>
                    <w:i/>
                    <w:sz w:val="26"/>
                    <w:szCs w:val="26"/>
                  </w:rPr>
                </w:ins>
              </m:ctrlPr>
            </m:dPr>
            <m:e>
              <w:ins w:id="7080" w:author="The Si Tran" w:date="2012-12-07T22:21:00Z">
                <m:r>
                  <w:rPr>
                    <w:rFonts w:ascii="Cambria Math" w:hAnsi="Cambria Math"/>
                    <w:sz w:val="26"/>
                    <w:szCs w:val="26"/>
                  </w:rPr>
                  <m:t>t-p+3</m:t>
                </m:r>
              </w:ins>
            </m:e>
          </m:d>
          <w:ins w:id="7081" w:author="The Si Tran" w:date="2012-12-07T22:21:00Z">
            <m:r>
              <w:rPr>
                <w:rFonts w:ascii="Cambria Math" w:hAnsi="Cambria Math"/>
                <w:sz w:val="26"/>
                <w:szCs w:val="26"/>
              </w:rPr>
              <m:t>+0+</m:t>
            </m:r>
          </w:ins>
          <m:sSub>
            <m:sSubPr>
              <m:ctrlPr>
                <w:ins w:id="7082" w:author="The Si Tran" w:date="2012-12-07T22:21:00Z">
                  <w:rPr>
                    <w:rFonts w:ascii="Cambria Math" w:hAnsi="Cambria Math"/>
                    <w:i/>
                    <w:sz w:val="26"/>
                    <w:szCs w:val="26"/>
                  </w:rPr>
                </w:ins>
              </m:ctrlPr>
            </m:sSubPr>
            <m:e>
              <w:ins w:id="7083" w:author="The Si Tran" w:date="2012-12-07T22:21:00Z">
                <m:r>
                  <w:rPr>
                    <w:rFonts w:ascii="Cambria Math" w:hAnsi="Cambria Math"/>
                    <w:sz w:val="26"/>
                    <w:szCs w:val="26"/>
                  </w:rPr>
                  <m:t>b</m:t>
                </m:r>
              </w:ins>
            </m:e>
            <m:sub>
              <w:ins w:id="7084" w:author="The Si Tran" w:date="2012-12-07T22:21:00Z">
                <m:r>
                  <w:rPr>
                    <w:rFonts w:ascii="Cambria Math" w:hAnsi="Cambria Math"/>
                    <w:sz w:val="26"/>
                    <w:szCs w:val="26"/>
                  </w:rPr>
                  <m:t>1</m:t>
                </m:r>
              </w:ins>
            </m:sub>
          </m:sSub>
          <w:ins w:id="7085" w:author="The Si Tran" w:date="2012-12-07T22:21:00Z">
            <m:r>
              <w:rPr>
                <w:rFonts w:ascii="Cambria Math" w:hAnsi="Cambria Math"/>
                <w:sz w:val="26"/>
                <w:szCs w:val="26"/>
              </w:rPr>
              <m:t>0+</m:t>
            </m:r>
          </w:ins>
          <m:sSub>
            <m:sSubPr>
              <m:ctrlPr>
                <w:ins w:id="7086" w:author="The Si Tran" w:date="2012-12-07T22:21:00Z">
                  <w:rPr>
                    <w:rFonts w:ascii="Cambria Math" w:hAnsi="Cambria Math"/>
                    <w:i/>
                    <w:sz w:val="26"/>
                    <w:szCs w:val="26"/>
                  </w:rPr>
                </w:ins>
              </m:ctrlPr>
            </m:sSubPr>
            <m:e>
              <w:ins w:id="7087" w:author="The Si Tran" w:date="2012-12-07T22:21:00Z">
                <m:r>
                  <w:rPr>
                    <w:rFonts w:ascii="Cambria Math" w:hAnsi="Cambria Math"/>
                    <w:sz w:val="26"/>
                    <w:szCs w:val="26"/>
                  </w:rPr>
                  <m:t>b</m:t>
                </m:r>
              </w:ins>
            </m:e>
            <m:sub>
              <w:ins w:id="7088" w:author="The Si Tran" w:date="2012-12-07T22:21:00Z">
                <m:r>
                  <w:rPr>
                    <w:rFonts w:ascii="Cambria Math" w:hAnsi="Cambria Math"/>
                    <w:sz w:val="26"/>
                    <w:szCs w:val="26"/>
                  </w:rPr>
                  <m:t>2</m:t>
                </m:r>
              </w:ins>
            </m:sub>
          </m:sSub>
          <w:ins w:id="7089" w:author="The Si Tran" w:date="2012-12-07T22:21:00Z">
            <m:r>
              <w:rPr>
                <w:rFonts w:ascii="Cambria Math" w:hAnsi="Cambria Math"/>
                <w:sz w:val="26"/>
                <w:szCs w:val="26"/>
              </w:rPr>
              <m:t>0+…+</m:t>
            </m:r>
          </w:ins>
          <m:sSub>
            <m:sSubPr>
              <m:ctrlPr>
                <w:ins w:id="7090" w:author="The Si Tran" w:date="2012-12-07T22:21:00Z">
                  <w:rPr>
                    <w:rFonts w:ascii="Cambria Math" w:hAnsi="Cambria Math"/>
                    <w:i/>
                    <w:sz w:val="26"/>
                    <w:szCs w:val="26"/>
                  </w:rPr>
                </w:ins>
              </m:ctrlPr>
            </m:sSubPr>
            <m:e>
              <w:ins w:id="7091" w:author="The Si Tran" w:date="2012-12-07T22:21:00Z">
                <m:r>
                  <w:rPr>
                    <w:rFonts w:ascii="Cambria Math" w:hAnsi="Cambria Math"/>
                    <w:sz w:val="26"/>
                    <w:szCs w:val="26"/>
                  </w:rPr>
                  <m:t>b</m:t>
                </m:r>
              </w:ins>
            </m:e>
            <m:sub>
              <w:ins w:id="7092" w:author="The Si Tran" w:date="2012-12-07T22:21:00Z">
                <m:r>
                  <w:rPr>
                    <w:rFonts w:ascii="Cambria Math" w:hAnsi="Cambria Math"/>
                    <w:sz w:val="26"/>
                    <w:szCs w:val="26"/>
                  </w:rPr>
                  <m:t>q</m:t>
                </m:r>
              </w:ins>
            </m:sub>
          </m:sSub>
          <w:ins w:id="7093"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360"/>
        <w:rPr>
          <w:ins w:id="7094" w:author="The Si Tran" w:date="2012-12-07T22:21:00Z"/>
          <w:rFonts w:ascii="Times New Roman" w:eastAsiaTheme="minorEastAsia" w:hAnsi="Times New Roman"/>
          <w:sz w:val="26"/>
          <w:szCs w:val="26"/>
        </w:rPr>
        <w:pPrChange w:id="7095" w:author="The Si Tran" w:date="2012-12-14T05:31:00Z">
          <w:pPr>
            <w:pStyle w:val="ListParagraph"/>
            <w:ind w:left="792"/>
          </w:pPr>
        </w:pPrChange>
      </w:pPr>
      <w:ins w:id="7096" w:author="The Si Tran" w:date="2012-12-07T22:21:00Z">
        <m:oMathPara>
          <m:oMathParaPr>
            <m:jc m:val="left"/>
          </m:oMathParaPr>
          <m:oMath>
            <m:r>
              <w:rPr>
                <w:rFonts w:ascii="Cambria Math" w:hAnsi="Cambria Math"/>
                <w:sz w:val="26"/>
                <w:szCs w:val="26"/>
              </w:rPr>
              <m:t>…</m:t>
            </m:r>
          </m:oMath>
        </m:oMathPara>
      </w:ins>
    </w:p>
    <w:p w14:paraId="47054BCC" w14:textId="15705E77" w:rsidR="00CD1726" w:rsidRPr="00032D83" w:rsidRDefault="00567862">
      <w:pPr>
        <w:pStyle w:val="ListParagraph"/>
        <w:spacing w:line="360" w:lineRule="auto"/>
        <w:ind w:left="360"/>
        <w:rPr>
          <w:ins w:id="7097" w:author="The Si Tran" w:date="2012-12-07T22:13:00Z"/>
          <w:szCs w:val="26"/>
        </w:rPr>
        <w:pPrChange w:id="7098" w:author="The Si Tran" w:date="2012-12-16T17:13:00Z">
          <w:pPr/>
        </w:pPrChange>
      </w:pPr>
      <m:oMathPara>
        <m:oMath>
          <m:acc>
            <m:accPr>
              <m:ctrlPr>
                <w:ins w:id="7099" w:author="The Si Tran" w:date="2012-12-07T22:21:00Z">
                  <w:rPr>
                    <w:rFonts w:ascii="Cambria Math" w:hAnsi="Cambria Math"/>
                    <w:i/>
                    <w:sz w:val="26"/>
                    <w:szCs w:val="26"/>
                  </w:rPr>
                </w:ins>
              </m:ctrlPr>
            </m:accPr>
            <m:e>
              <w:ins w:id="7100" w:author="The Si Tran" w:date="2012-12-07T22:21:00Z">
                <m:r>
                  <w:rPr>
                    <w:rFonts w:ascii="Cambria Math" w:hAnsi="Cambria Math"/>
                    <w:sz w:val="26"/>
                    <w:szCs w:val="26"/>
                  </w:rPr>
                  <m:t>y</m:t>
                </m:r>
              </w:ins>
            </m:e>
          </m:acc>
          <m:d>
            <m:dPr>
              <m:ctrlPr>
                <w:ins w:id="7101" w:author="The Si Tran" w:date="2012-12-07T22:21:00Z">
                  <w:rPr>
                    <w:rFonts w:ascii="Cambria Math" w:hAnsi="Cambria Math"/>
                    <w:i/>
                    <w:sz w:val="26"/>
                    <w:szCs w:val="26"/>
                  </w:rPr>
                </w:ins>
              </m:ctrlPr>
            </m:dPr>
            <m:e>
              <w:ins w:id="7102" w:author="The Si Tran" w:date="2012-12-07T22:21:00Z">
                <m:r>
                  <w:rPr>
                    <w:rFonts w:ascii="Cambria Math" w:hAnsi="Cambria Math"/>
                    <w:sz w:val="26"/>
                    <w:szCs w:val="26"/>
                  </w:rPr>
                  <m:t>t+n</m:t>
                </m:r>
              </w:ins>
            </m:e>
          </m:d>
          <w:ins w:id="7103" w:author="The Si Tran" w:date="2012-12-07T22:21:00Z">
            <m:r>
              <w:rPr>
                <w:rFonts w:ascii="Cambria Math" w:hAnsi="Cambria Math"/>
                <w:sz w:val="26"/>
                <w:szCs w:val="26"/>
              </w:rPr>
              <m:t>=</m:t>
            </m:r>
          </w:ins>
          <m:sSub>
            <m:sSubPr>
              <m:ctrlPr>
                <w:ins w:id="7104" w:author="The Si Tran" w:date="2012-12-07T22:21:00Z">
                  <w:rPr>
                    <w:rFonts w:ascii="Cambria Math" w:hAnsi="Cambria Math"/>
                    <w:i/>
                    <w:sz w:val="26"/>
                    <w:szCs w:val="26"/>
                  </w:rPr>
                </w:ins>
              </m:ctrlPr>
            </m:sSubPr>
            <m:e>
              <w:ins w:id="7105" w:author="The Si Tran" w:date="2012-12-07T22:21:00Z">
                <m:r>
                  <w:rPr>
                    <w:rFonts w:ascii="Cambria Math" w:hAnsi="Cambria Math"/>
                    <w:sz w:val="26"/>
                    <w:szCs w:val="26"/>
                  </w:rPr>
                  <m:t>a</m:t>
                </m:r>
              </w:ins>
            </m:e>
            <m:sub>
              <w:ins w:id="7106" w:author="The Si Tran" w:date="2012-12-07T22:21:00Z">
                <m:r>
                  <w:rPr>
                    <w:rFonts w:ascii="Cambria Math" w:hAnsi="Cambria Math"/>
                    <w:sz w:val="26"/>
                    <w:szCs w:val="26"/>
                  </w:rPr>
                  <m:t>0</m:t>
                </m:r>
              </w:ins>
            </m:sub>
          </m:sSub>
          <w:ins w:id="7107" w:author="The Si Tran" w:date="2012-12-07T22:21:00Z">
            <m:r>
              <w:rPr>
                <w:rFonts w:ascii="Cambria Math" w:hAnsi="Cambria Math"/>
                <w:sz w:val="26"/>
                <w:szCs w:val="26"/>
              </w:rPr>
              <m:t>+</m:t>
            </m:r>
          </w:ins>
          <m:sSub>
            <m:sSubPr>
              <m:ctrlPr>
                <w:ins w:id="7108" w:author="The Si Tran" w:date="2012-12-07T22:21:00Z">
                  <w:rPr>
                    <w:rFonts w:ascii="Cambria Math" w:hAnsi="Cambria Math"/>
                    <w:i/>
                    <w:sz w:val="26"/>
                    <w:szCs w:val="26"/>
                  </w:rPr>
                </w:ins>
              </m:ctrlPr>
            </m:sSubPr>
            <m:e>
              <w:ins w:id="7109" w:author="The Si Tran" w:date="2012-12-07T22:21:00Z">
                <m:r>
                  <w:rPr>
                    <w:rFonts w:ascii="Cambria Math" w:hAnsi="Cambria Math"/>
                    <w:sz w:val="26"/>
                    <w:szCs w:val="26"/>
                  </w:rPr>
                  <m:t>a</m:t>
                </m:r>
              </w:ins>
            </m:e>
            <m:sub>
              <w:ins w:id="7110" w:author="The Si Tran" w:date="2012-12-07T22:21:00Z">
                <m:r>
                  <w:rPr>
                    <w:rFonts w:ascii="Cambria Math" w:hAnsi="Cambria Math"/>
                    <w:sz w:val="26"/>
                    <w:szCs w:val="26"/>
                  </w:rPr>
                  <m:t>1</m:t>
                </m:r>
              </w:ins>
            </m:sub>
          </m:sSub>
          <w:ins w:id="7111" w:author="The Si Tran" w:date="2012-12-07T22:21:00Z">
            <m:r>
              <w:rPr>
                <w:rFonts w:ascii="Cambria Math" w:hAnsi="Cambria Math"/>
                <w:sz w:val="26"/>
                <w:szCs w:val="26"/>
              </w:rPr>
              <m:t>y</m:t>
            </m:r>
          </w:ins>
          <m:d>
            <m:dPr>
              <m:ctrlPr>
                <w:ins w:id="7112" w:author="The Si Tran" w:date="2012-12-07T22:21:00Z">
                  <w:rPr>
                    <w:rFonts w:ascii="Cambria Math" w:hAnsi="Cambria Math"/>
                    <w:i/>
                    <w:sz w:val="26"/>
                    <w:szCs w:val="26"/>
                  </w:rPr>
                </w:ins>
              </m:ctrlPr>
            </m:dPr>
            <m:e>
              <w:ins w:id="7113" w:author="The Si Tran" w:date="2012-12-07T22:21:00Z">
                <m:r>
                  <w:rPr>
                    <w:rFonts w:ascii="Cambria Math" w:hAnsi="Cambria Math"/>
                    <w:sz w:val="26"/>
                    <w:szCs w:val="26"/>
                  </w:rPr>
                  <m:t>t+n-1</m:t>
                </m:r>
              </w:ins>
            </m:e>
          </m:d>
          <w:ins w:id="7114" w:author="The Si Tran" w:date="2012-12-07T22:21:00Z">
            <m:r>
              <w:rPr>
                <w:rFonts w:ascii="Cambria Math" w:hAnsi="Cambria Math"/>
                <w:sz w:val="26"/>
                <w:szCs w:val="26"/>
              </w:rPr>
              <m:t>+…+</m:t>
            </m:r>
          </w:ins>
          <m:sSub>
            <m:sSubPr>
              <m:ctrlPr>
                <w:ins w:id="7115" w:author="The Si Tran" w:date="2012-12-07T22:21:00Z">
                  <w:rPr>
                    <w:rFonts w:ascii="Cambria Math" w:hAnsi="Cambria Math"/>
                    <w:i/>
                    <w:sz w:val="26"/>
                    <w:szCs w:val="26"/>
                  </w:rPr>
                </w:ins>
              </m:ctrlPr>
            </m:sSubPr>
            <m:e>
              <w:ins w:id="7116" w:author="The Si Tran" w:date="2012-12-07T22:21:00Z">
                <m:r>
                  <w:rPr>
                    <w:rFonts w:ascii="Cambria Math" w:hAnsi="Cambria Math"/>
                    <w:sz w:val="26"/>
                    <w:szCs w:val="26"/>
                  </w:rPr>
                  <m:t>a</m:t>
                </m:r>
              </w:ins>
            </m:e>
            <m:sub>
              <w:ins w:id="7117" w:author="The Si Tran" w:date="2012-12-07T22:21:00Z">
                <m:r>
                  <w:rPr>
                    <w:rFonts w:ascii="Cambria Math" w:hAnsi="Cambria Math"/>
                    <w:sz w:val="26"/>
                    <w:szCs w:val="26"/>
                  </w:rPr>
                  <m:t>p</m:t>
                </m:r>
              </w:ins>
            </m:sub>
          </m:sSub>
          <w:ins w:id="7118" w:author="The Si Tran" w:date="2012-12-07T22:21:00Z">
            <m:r>
              <w:rPr>
                <w:rFonts w:ascii="Cambria Math" w:hAnsi="Cambria Math"/>
                <w:sz w:val="26"/>
                <w:szCs w:val="26"/>
              </w:rPr>
              <m:t>y</m:t>
            </m:r>
          </w:ins>
          <m:d>
            <m:dPr>
              <m:ctrlPr>
                <w:ins w:id="7119" w:author="The Si Tran" w:date="2012-12-07T22:21:00Z">
                  <w:rPr>
                    <w:rFonts w:ascii="Cambria Math" w:hAnsi="Cambria Math"/>
                    <w:i/>
                    <w:sz w:val="26"/>
                    <w:szCs w:val="26"/>
                  </w:rPr>
                </w:ins>
              </m:ctrlPr>
            </m:dPr>
            <m:e>
              <w:ins w:id="7120" w:author="The Si Tran" w:date="2012-12-07T22:21:00Z">
                <m:r>
                  <w:rPr>
                    <w:rFonts w:ascii="Cambria Math" w:hAnsi="Cambria Math"/>
                    <w:sz w:val="26"/>
                    <w:szCs w:val="26"/>
                  </w:rPr>
                  <m:t>t-p+n</m:t>
                </m:r>
              </w:ins>
            </m:e>
          </m:d>
          <w:ins w:id="7121" w:author="The Si Tran" w:date="2012-12-07T22:21:00Z">
            <m:r>
              <w:rPr>
                <w:rFonts w:ascii="Cambria Math" w:hAnsi="Cambria Math"/>
                <w:sz w:val="26"/>
                <w:szCs w:val="26"/>
              </w:rPr>
              <m:t>+0+</m:t>
            </m:r>
          </w:ins>
          <m:sSub>
            <m:sSubPr>
              <m:ctrlPr>
                <w:ins w:id="7122" w:author="The Si Tran" w:date="2012-12-07T22:21:00Z">
                  <w:rPr>
                    <w:rFonts w:ascii="Cambria Math" w:hAnsi="Cambria Math"/>
                    <w:i/>
                    <w:sz w:val="26"/>
                    <w:szCs w:val="26"/>
                  </w:rPr>
                </w:ins>
              </m:ctrlPr>
            </m:sSubPr>
            <m:e>
              <w:ins w:id="7123" w:author="The Si Tran" w:date="2012-12-07T22:21:00Z">
                <m:r>
                  <w:rPr>
                    <w:rFonts w:ascii="Cambria Math" w:hAnsi="Cambria Math"/>
                    <w:sz w:val="26"/>
                    <w:szCs w:val="26"/>
                  </w:rPr>
                  <m:t>b</m:t>
                </m:r>
              </w:ins>
            </m:e>
            <m:sub>
              <w:ins w:id="7124" w:author="The Si Tran" w:date="2012-12-07T22:21:00Z">
                <m:r>
                  <w:rPr>
                    <w:rFonts w:ascii="Cambria Math" w:hAnsi="Cambria Math"/>
                    <w:sz w:val="26"/>
                    <w:szCs w:val="26"/>
                  </w:rPr>
                  <m:t>1</m:t>
                </m:r>
              </w:ins>
            </m:sub>
          </m:sSub>
          <w:ins w:id="7125" w:author="The Si Tran" w:date="2012-12-07T22:21:00Z">
            <m:r>
              <w:rPr>
                <w:rFonts w:ascii="Cambria Math" w:hAnsi="Cambria Math"/>
                <w:sz w:val="26"/>
                <w:szCs w:val="26"/>
              </w:rPr>
              <m:t>0+</m:t>
            </m:r>
          </w:ins>
          <m:sSub>
            <m:sSubPr>
              <m:ctrlPr>
                <w:ins w:id="7126" w:author="The Si Tran" w:date="2012-12-07T22:21:00Z">
                  <w:rPr>
                    <w:rFonts w:ascii="Cambria Math" w:hAnsi="Cambria Math"/>
                    <w:i/>
                    <w:sz w:val="26"/>
                    <w:szCs w:val="26"/>
                  </w:rPr>
                </w:ins>
              </m:ctrlPr>
            </m:sSubPr>
            <m:e>
              <w:ins w:id="7127" w:author="The Si Tran" w:date="2012-12-07T22:21:00Z">
                <m:r>
                  <w:rPr>
                    <w:rFonts w:ascii="Cambria Math" w:hAnsi="Cambria Math"/>
                    <w:sz w:val="26"/>
                    <w:szCs w:val="26"/>
                  </w:rPr>
                  <m:t>b</m:t>
                </m:r>
              </w:ins>
            </m:e>
            <m:sub>
              <w:ins w:id="7128" w:author="The Si Tran" w:date="2012-12-07T22:21:00Z">
                <m:r>
                  <w:rPr>
                    <w:rFonts w:ascii="Cambria Math" w:hAnsi="Cambria Math"/>
                    <w:sz w:val="26"/>
                    <w:szCs w:val="26"/>
                  </w:rPr>
                  <m:t>2</m:t>
                </m:r>
              </w:ins>
            </m:sub>
          </m:sSub>
          <w:ins w:id="7129" w:author="The Si Tran" w:date="2012-12-07T22:21:00Z">
            <m:r>
              <w:rPr>
                <w:rFonts w:ascii="Cambria Math" w:hAnsi="Cambria Math"/>
                <w:sz w:val="26"/>
                <w:szCs w:val="26"/>
              </w:rPr>
              <m:t>0+…+</m:t>
            </m:r>
          </w:ins>
          <m:sSub>
            <m:sSubPr>
              <m:ctrlPr>
                <w:ins w:id="7130" w:author="The Si Tran" w:date="2012-12-07T22:21:00Z">
                  <w:rPr>
                    <w:rFonts w:ascii="Cambria Math" w:hAnsi="Cambria Math"/>
                    <w:i/>
                    <w:sz w:val="26"/>
                    <w:szCs w:val="26"/>
                  </w:rPr>
                </w:ins>
              </m:ctrlPr>
            </m:sSubPr>
            <m:e>
              <w:ins w:id="7131" w:author="The Si Tran" w:date="2012-12-07T22:21:00Z">
                <m:r>
                  <w:rPr>
                    <w:rFonts w:ascii="Cambria Math" w:hAnsi="Cambria Math"/>
                    <w:sz w:val="26"/>
                    <w:szCs w:val="26"/>
                  </w:rPr>
                  <m:t>b</m:t>
                </m:r>
              </w:ins>
            </m:e>
            <m:sub>
              <w:ins w:id="7132" w:author="The Si Tran" w:date="2012-12-07T22:21:00Z">
                <m:r>
                  <w:rPr>
                    <w:rFonts w:ascii="Cambria Math" w:hAnsi="Cambria Math"/>
                    <w:sz w:val="26"/>
                    <w:szCs w:val="26"/>
                  </w:rPr>
                  <m:t>q</m:t>
                </m:r>
              </w:ins>
            </m:sub>
          </m:sSub>
          <w:ins w:id="7133" w:author="The Si Tran" w:date="2012-12-07T22:21:00Z">
            <m:r>
              <w:rPr>
                <w:rFonts w:ascii="Cambria Math" w:hAnsi="Cambria Math"/>
                <w:sz w:val="26"/>
                <w:szCs w:val="26"/>
              </w:rPr>
              <m:t>e(1-q+n)</m:t>
            </m:r>
          </w:ins>
        </m:oMath>
      </m:oMathPara>
    </w:p>
    <w:p w14:paraId="3139B9C9" w14:textId="77777777" w:rsidR="00A625DC" w:rsidRDefault="00A625DC">
      <w:pPr>
        <w:pStyle w:val="BuletL1"/>
        <w:rPr>
          <w:ins w:id="7134" w:author="The Si Tran" w:date="2012-12-07T22:22:00Z"/>
        </w:rPr>
        <w:pPrChange w:id="7135" w:author="The Si Tran" w:date="2012-12-16T17:13:00Z">
          <w:pPr/>
        </w:pPrChange>
      </w:pPr>
      <w:ins w:id="7136" w:author="The Si Tran" w:date="2012-12-07T22:13:00Z">
        <w:r>
          <w:t>Dự đoán nhiều thời đoạn cho chuỗi dữ liệu không tĩnh hoặc có tính mùa</w:t>
        </w:r>
      </w:ins>
    </w:p>
    <w:p w14:paraId="0E992459" w14:textId="77777777" w:rsidR="004A1DFD" w:rsidRDefault="004A1DFD">
      <w:pPr>
        <w:pStyle w:val="ListParagraph"/>
        <w:spacing w:line="360" w:lineRule="auto"/>
        <w:ind w:left="360" w:firstLine="0"/>
        <w:rPr>
          <w:ins w:id="7137" w:author="The Si Tran" w:date="2012-12-07T22:21:00Z"/>
          <w:szCs w:val="26"/>
        </w:rPr>
        <w:pPrChange w:id="7138" w:author="The Si Tran" w:date="2012-12-14T05:31:00Z">
          <w:pPr/>
        </w:pPrChange>
      </w:pPr>
      <w:ins w:id="7139"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ind w:left="1440"/>
        <w:rPr>
          <w:ins w:id="7140" w:author="The Si Tran" w:date="2012-12-07T22:21:00Z"/>
          <w:rFonts w:ascii="Times New Roman" w:hAnsi="Times New Roman"/>
          <w:sz w:val="26"/>
          <w:szCs w:val="26"/>
        </w:rPr>
        <w:pPrChange w:id="7141" w:author="The Si Tran" w:date="2012-12-14T05:31:00Z">
          <w:pPr>
            <w:pStyle w:val="ListParagraph"/>
            <w:numPr>
              <w:numId w:val="23"/>
            </w:numPr>
            <w:ind w:left="1080" w:hanging="360"/>
          </w:pPr>
        </w:pPrChange>
      </w:pPr>
      <w:ins w:id="7142" w:author="The Si Tran" w:date="2012-12-07T22:21:00Z">
        <w:r>
          <w:rPr>
            <w:rFonts w:ascii="Times New Roman" w:hAnsi="Times New Roman"/>
            <w:sz w:val="26"/>
            <w:szCs w:val="26"/>
          </w:rPr>
          <w:lastRenderedPageBreak/>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ind w:left="1440"/>
        <w:rPr>
          <w:ins w:id="7143" w:author="The Si Tran" w:date="2012-12-07T22:21:00Z"/>
          <w:rFonts w:ascii="Times New Roman" w:hAnsi="Times New Roman"/>
          <w:sz w:val="26"/>
          <w:szCs w:val="26"/>
        </w:rPr>
        <w:pPrChange w:id="7144" w:author="The Si Tran" w:date="2012-12-14T05:31:00Z">
          <w:pPr>
            <w:pStyle w:val="ListParagraph"/>
            <w:numPr>
              <w:numId w:val="23"/>
            </w:numPr>
            <w:ind w:left="1080" w:hanging="360"/>
          </w:pPr>
        </w:pPrChange>
      </w:pPr>
      <w:ins w:id="7145"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7146" w:author="The Si Tran" w:date="2012-12-14T05:31:00Z">
          <w:pPr/>
        </w:pPrChange>
      </w:pPr>
    </w:p>
    <w:p w14:paraId="2C8B6B72" w14:textId="5B8E2950" w:rsidR="00826F68" w:rsidRPr="0049233F" w:rsidRDefault="00B80B3D">
      <w:pPr>
        <w:pStyle w:val="Heading2"/>
        <w:rPr>
          <w:sz w:val="26"/>
          <w:szCs w:val="26"/>
          <w:rPrChange w:id="7147" w:author="The Si Tran" w:date="2012-12-05T23:02:00Z">
            <w:rPr/>
          </w:rPrChange>
        </w:rPr>
      </w:pPr>
      <w:bookmarkStart w:id="7148" w:name="_Toc343837370"/>
      <w:r w:rsidRPr="0049233F">
        <w:rPr>
          <w:sz w:val="26"/>
          <w:szCs w:val="26"/>
          <w:rPrChange w:id="7149" w:author="The Si Tran" w:date="2012-12-05T23:02:00Z">
            <w:rPr>
              <w:rFonts w:cs="Times New Roman"/>
              <w:b w:val="0"/>
              <w:bCs w:val="0"/>
              <w:iCs w:val="0"/>
              <w:sz w:val="26"/>
              <w:szCs w:val="22"/>
            </w:rPr>
          </w:rPrChange>
        </w:rPr>
        <w:t>Kết luận về mô hình ARIMA</w:t>
      </w:r>
      <w:bookmarkEnd w:id="7148"/>
    </w:p>
    <w:p w14:paraId="7BA5C88E" w14:textId="77777777" w:rsidR="00D969EA" w:rsidRPr="0049233F" w:rsidRDefault="00D969EA">
      <w:pPr>
        <w:rPr>
          <w:rPrChange w:id="7150" w:author="The Si Tran" w:date="2012-12-05T23:02:00Z">
            <w:rPr>
              <w:sz w:val="28"/>
              <w:szCs w:val="28"/>
            </w:rPr>
          </w:rPrChange>
        </w:rPr>
        <w:pPrChange w:id="7151" w:author="The Si Tran" w:date="2012-12-16T08:14:00Z">
          <w:pPr>
            <w:ind w:firstLine="540"/>
          </w:pPr>
        </w:pPrChange>
      </w:pPr>
      <w:r w:rsidRPr="0049233F">
        <w:rPr>
          <w:rPrChange w:id="7152"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rsidP="00391BCE">
      <w:pPr>
        <w:pStyle w:val="BuletL1"/>
        <w:rPr>
          <w:rPrChange w:id="7153" w:author="The Si Tran" w:date="2012-12-05T23:02:00Z">
            <w:rPr>
              <w:sz w:val="28"/>
              <w:szCs w:val="28"/>
            </w:rPr>
          </w:rPrChange>
        </w:rPr>
        <w:pPrChange w:id="7154" w:author="The Si Tran" w:date="2012-12-14T05:32:00Z">
          <w:pPr>
            <w:numPr>
              <w:numId w:val="3"/>
            </w:numPr>
            <w:tabs>
              <w:tab w:val="num" w:pos="1365"/>
            </w:tabs>
            <w:spacing w:before="0" w:line="240" w:lineRule="auto"/>
            <w:ind w:left="1365" w:hanging="825"/>
            <w:jc w:val="left"/>
          </w:pPr>
        </w:pPrChange>
      </w:pPr>
      <w:r w:rsidRPr="0049233F">
        <w:rPr>
          <w:rPrChange w:id="7155"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C42F0C0" w:rsidR="00D969EA" w:rsidRPr="0049233F" w:rsidRDefault="00D969EA" w:rsidP="00391BCE">
      <w:pPr>
        <w:pStyle w:val="BuletL1"/>
        <w:rPr>
          <w:rPrChange w:id="7156" w:author="The Si Tran" w:date="2012-12-05T23:02:00Z">
            <w:rPr>
              <w:sz w:val="28"/>
              <w:szCs w:val="28"/>
            </w:rPr>
          </w:rPrChange>
        </w:rPr>
        <w:pPrChange w:id="7157" w:author="The Si Tran" w:date="2012-12-14T05:32:00Z">
          <w:pPr>
            <w:numPr>
              <w:numId w:val="3"/>
            </w:numPr>
            <w:tabs>
              <w:tab w:val="num" w:pos="1365"/>
            </w:tabs>
            <w:spacing w:before="0" w:line="240" w:lineRule="auto"/>
            <w:ind w:left="1365" w:hanging="825"/>
            <w:jc w:val="left"/>
          </w:pPr>
        </w:pPrChange>
      </w:pPr>
      <w:r w:rsidRPr="0049233F">
        <w:rPr>
          <w:rPrChange w:id="7158" w:author="The Si Tran" w:date="2012-12-05T23:02:00Z">
            <w:rPr>
              <w:sz w:val="28"/>
              <w:szCs w:val="28"/>
            </w:rPr>
          </w:rPrChange>
        </w:rPr>
        <w:t>Không dễ cập nhậ</w:t>
      </w:r>
      <w:r w:rsidR="00BE4B86">
        <w:t>p mô hình khi có thê</w:t>
      </w:r>
      <w:r w:rsidRPr="0049233F">
        <w:rPr>
          <w:rPrChange w:id="7159" w:author="The Si Tran" w:date="2012-12-05T23:02:00Z">
            <w:rPr>
              <w:sz w:val="28"/>
              <w:szCs w:val="28"/>
            </w:rPr>
          </w:rPrChange>
        </w:rPr>
        <w:t>m dữ liệu mới, thường là mô hình mớ</w:t>
      </w:r>
      <w:r w:rsidR="001E2676">
        <w:t xml:space="preserve">i </w:t>
      </w:r>
      <w:r w:rsidRPr="0049233F">
        <w:rPr>
          <w:rPrChange w:id="7160" w:author="The Si Tran" w:date="2012-12-05T23:02:00Z">
            <w:rPr>
              <w:sz w:val="28"/>
              <w:szCs w:val="28"/>
            </w:rPr>
          </w:rPrChange>
        </w:rPr>
        <w:t>sẽ được xây dựng [1].</w:t>
      </w:r>
    </w:p>
    <w:p w14:paraId="5A7DFB33" w14:textId="77777777" w:rsidR="00D969EA" w:rsidRPr="0049233F" w:rsidRDefault="00D969EA" w:rsidP="00391BCE">
      <w:pPr>
        <w:pStyle w:val="BuletL1"/>
        <w:rPr>
          <w:rPrChange w:id="7161" w:author="The Si Tran" w:date="2012-12-05T23:02:00Z">
            <w:rPr>
              <w:sz w:val="28"/>
              <w:szCs w:val="28"/>
            </w:rPr>
          </w:rPrChange>
        </w:rPr>
        <w:pPrChange w:id="7162" w:author="The Si Tran" w:date="2012-12-14T05:32:00Z">
          <w:pPr>
            <w:numPr>
              <w:numId w:val="3"/>
            </w:numPr>
            <w:tabs>
              <w:tab w:val="num" w:pos="1365"/>
            </w:tabs>
            <w:spacing w:before="0" w:line="240" w:lineRule="auto"/>
            <w:ind w:left="1365" w:hanging="825"/>
            <w:jc w:val="left"/>
          </w:pPr>
        </w:pPrChange>
      </w:pPr>
      <w:r w:rsidRPr="0049233F">
        <w:rPr>
          <w:rPrChange w:id="7163"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7164" w:author="The Si Tran" w:date="2012-12-12T07:57:00Z"/>
          <w:szCs w:val="26"/>
        </w:rPr>
      </w:pPr>
      <w:ins w:id="7165" w:author="The Si Tran" w:date="2012-12-12T07:57:00Z">
        <w:r>
          <w:rPr>
            <w:szCs w:val="26"/>
          </w:rPr>
          <w:br w:type="page"/>
        </w:r>
      </w:ins>
    </w:p>
    <w:p w14:paraId="4E0FA947" w14:textId="0E845A2F" w:rsidR="006E3FE4" w:rsidRPr="0050316D" w:rsidDel="00D139B5" w:rsidRDefault="00396099" w:rsidP="00D969EA">
      <w:pPr>
        <w:rPr>
          <w:del w:id="7166" w:author="The Si Tran" w:date="2012-12-12T07:57:00Z"/>
          <w:sz w:val="32"/>
          <w:szCs w:val="32"/>
          <w:rPrChange w:id="7167" w:author="The Si Tran" w:date="2012-12-12T13:56:00Z">
            <w:rPr>
              <w:del w:id="7168" w:author="The Si Tran" w:date="2012-12-12T07:57:00Z"/>
              <w:szCs w:val="26"/>
            </w:rPr>
          </w:rPrChange>
        </w:rPr>
      </w:pPr>
      <w:bookmarkStart w:id="7169" w:name="_Toc343083629"/>
      <w:bookmarkStart w:id="7170" w:name="_Toc343083843"/>
      <w:bookmarkStart w:id="7171" w:name="_Toc343084054"/>
      <w:bookmarkStart w:id="7172" w:name="_Toc343220813"/>
      <w:bookmarkStart w:id="7173" w:name="_Toc343232317"/>
      <w:bookmarkStart w:id="7174" w:name="_Toc343232730"/>
      <w:bookmarkStart w:id="7175" w:name="_Toc343233015"/>
      <w:bookmarkStart w:id="7176" w:name="_Toc343415520"/>
      <w:bookmarkStart w:id="7177" w:name="_Toc343415816"/>
      <w:bookmarkEnd w:id="7169"/>
      <w:bookmarkEnd w:id="7170"/>
      <w:bookmarkEnd w:id="7171"/>
      <w:bookmarkEnd w:id="7172"/>
      <w:bookmarkEnd w:id="7173"/>
      <w:bookmarkEnd w:id="7174"/>
      <w:bookmarkEnd w:id="7175"/>
      <w:bookmarkEnd w:id="7176"/>
      <w:bookmarkEnd w:id="7177"/>
      <w:ins w:id="7178" w:author="superchickend" w:date="2012-12-16T14:59:00Z">
        <w:r>
          <w:lastRenderedPageBreak/>
          <w:t xml:space="preserve">    </w:t>
        </w:r>
      </w:ins>
      <w:bookmarkStart w:id="7179" w:name="_Toc343452475"/>
      <w:bookmarkStart w:id="7180" w:name="_Toc343461265"/>
      <w:bookmarkStart w:id="7181" w:name="_Toc343494152"/>
      <w:bookmarkStart w:id="7182" w:name="_Toc343494364"/>
      <w:bookmarkStart w:id="7183" w:name="_Toc343495137"/>
      <w:bookmarkStart w:id="7184" w:name="_Toc343660364"/>
      <w:bookmarkStart w:id="7185" w:name="_Toc343660578"/>
      <w:bookmarkStart w:id="7186" w:name="_Toc343711206"/>
      <w:bookmarkStart w:id="7187" w:name="_Toc343829170"/>
      <w:bookmarkStart w:id="7188" w:name="_Toc343831974"/>
      <w:bookmarkStart w:id="7189" w:name="_Toc343832344"/>
      <w:bookmarkStart w:id="7190" w:name="_Toc343832561"/>
      <w:bookmarkStart w:id="7191" w:name="_Toc343832778"/>
      <w:bookmarkStart w:id="7192" w:name="_Toc343837371"/>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p>
    <w:p w14:paraId="49DDE508" w14:textId="77777777" w:rsidR="006E3FE4" w:rsidRDefault="006E3FE4">
      <w:pPr>
        <w:pStyle w:val="Heading1"/>
        <w:rPr>
          <w:ins w:id="7193" w:author="The Si Tran" w:date="2012-12-16T09:43:00Z"/>
        </w:rPr>
        <w:pPrChange w:id="7194" w:author="The Si Tran" w:date="2012-12-16T09:44:00Z">
          <w:pPr>
            <w:pStyle w:val="Heading1"/>
            <w:jc w:val="left"/>
          </w:pPr>
        </w:pPrChange>
      </w:pPr>
      <w:del w:id="7195" w:author="The Si Tran" w:date="2012-12-12T13:56:00Z">
        <w:r w:rsidRPr="0050316D" w:rsidDel="0050316D">
          <w:rPr>
            <w:rPrChange w:id="7196" w:author="The Si Tran" w:date="2012-12-12T13:56:00Z">
              <w:rPr>
                <w:rFonts w:cs="Times New Roman"/>
                <w:b w:val="0"/>
                <w:bCs w:val="0"/>
                <w:kern w:val="0"/>
                <w:sz w:val="26"/>
                <w:szCs w:val="22"/>
              </w:rPr>
            </w:rPrChange>
          </w:rPr>
          <w:delText>Mô hình ANN</w:delText>
        </w:r>
      </w:del>
      <w:bookmarkStart w:id="7197" w:name="_Toc343837372"/>
      <w:ins w:id="7198" w:author="The Si Tran" w:date="2012-12-12T13:56:00Z">
        <w:r w:rsidR="0050316D" w:rsidRPr="00E078AF">
          <w:t xml:space="preserve">MÔ </w:t>
        </w:r>
        <w:r w:rsidR="0050316D" w:rsidRPr="003E4DFC">
          <w:t>HÌNH</w:t>
        </w:r>
        <w:r w:rsidR="0050316D" w:rsidRPr="00E078AF">
          <w:t xml:space="preserve"> ANN</w:t>
        </w:r>
      </w:ins>
      <w:bookmarkEnd w:id="7197"/>
    </w:p>
    <w:p w14:paraId="2EBA1707" w14:textId="0E81A154" w:rsidR="00E231FB" w:rsidRPr="00032D83" w:rsidRDefault="00E231FB">
      <w:pPr>
        <w:pPrChange w:id="7199" w:author="The Si Tran" w:date="2012-12-16T09:43:00Z">
          <w:pPr>
            <w:pStyle w:val="Heading1"/>
            <w:jc w:val="left"/>
          </w:pPr>
        </w:pPrChange>
      </w:pPr>
      <w:ins w:id="7200" w:author="The Si Tran" w:date="2012-12-16T09:43:00Z">
        <w:r>
          <w:t xml:space="preserve">Qua chương 3, chúng ta đã tìm hiểu về mô hình ARIMA, một mô hình tiêu biểu cho lớp mô hình tuyến tính, tuy nhiên không giải quyết được các bài toán phi tuyến. Trong chương này, chúng ta sẽ giới thiệu về mô hình ANN. Một mô hình tiêu biểu cho lớp bài toán phi tuyến. </w:t>
        </w:r>
      </w:ins>
      <w:r w:rsidR="00BE4B86">
        <w:t>C</w:t>
      </w:r>
      <w:ins w:id="7201" w:author="The Si Tran" w:date="2012-12-16T09:43:00Z">
        <w:r>
          <w:t>húng ta sẽ lần lượt tìm hiểu sơ lượ</w:t>
        </w:r>
      </w:ins>
      <w:r w:rsidR="00BE4B86">
        <w:t>c</w:t>
      </w:r>
      <w:ins w:id="7202" w:author="The Si Tran" w:date="2012-12-16T09:43:00Z">
        <w:r>
          <w:t xml:space="preserve"> lịch sử, cấu trúc mạng </w:t>
        </w:r>
      </w:ins>
      <w:r w:rsidR="00BA6809">
        <w:t>nơron</w:t>
      </w:r>
      <w:ins w:id="7203" w:author="The Si Tran" w:date="2012-12-16T09:43:00Z">
        <w:r>
          <w:t>, nguyên tắc hoạt động. Phần còn lại của chương 4 sẽ giới thiệu phương pháp xây dựng một mạng nơron để dự báo dữ liệu chuỗi thời gian.</w:t>
        </w:r>
      </w:ins>
    </w:p>
    <w:p w14:paraId="60A82E62" w14:textId="297E7CC5" w:rsidR="0088753F" w:rsidRPr="0049233F" w:rsidRDefault="007038D9" w:rsidP="00286C29">
      <w:pPr>
        <w:pStyle w:val="Heading2"/>
        <w:rPr>
          <w:rPrChange w:id="7204" w:author="The Si Tran" w:date="2012-12-05T23:02:00Z">
            <w:rPr/>
          </w:rPrChange>
        </w:rPr>
      </w:pPr>
      <w:bookmarkStart w:id="7205" w:name="_Toc327348170"/>
      <w:bookmarkStart w:id="7206" w:name="_Toc343837373"/>
      <w:ins w:id="7207" w:author="The Si Tran" w:date="2012-12-12T14:07:00Z">
        <w:r>
          <w:t>Sơ lược về mạng nơron nhân tạo</w:t>
        </w:r>
      </w:ins>
      <w:bookmarkEnd w:id="7206"/>
      <w:del w:id="7208" w:author="The Si Tran" w:date="2012-12-12T14:07:00Z">
        <w:r w:rsidR="0088753F" w:rsidRPr="0049233F" w:rsidDel="007038D9">
          <w:rPr>
            <w:rPrChange w:id="7209" w:author="The Si Tran" w:date="2012-12-05T23:02:00Z">
              <w:rPr>
                <w:rFonts w:cs="Times New Roman"/>
                <w:b w:val="0"/>
                <w:bCs w:val="0"/>
                <w:iCs w:val="0"/>
                <w:kern w:val="32"/>
                <w:sz w:val="26"/>
                <w:szCs w:val="22"/>
              </w:rPr>
            </w:rPrChange>
          </w:rPr>
          <w:delText>SƠ LƯỢC VỀ MẠNG NEURON NHÂN TẠO</w:delText>
        </w:r>
      </w:del>
      <w:bookmarkEnd w:id="7205"/>
    </w:p>
    <w:p w14:paraId="2F085492" w14:textId="75B75881" w:rsidR="0088753F" w:rsidRPr="0049233F" w:rsidRDefault="0088753F">
      <w:pPr>
        <w:pPrChange w:id="7210" w:author="The Si Tran" w:date="2012-12-16T08:14:00Z">
          <w:pPr>
            <w:spacing w:before="0"/>
            <w:ind w:firstLine="720"/>
          </w:pPr>
        </w:pPrChange>
      </w:pPr>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w:t>
      </w:r>
      <w:proofErr w:type="gramStart"/>
      <w:r w:rsidRPr="0049233F">
        <w:t>theo</w:t>
      </w:r>
      <w:proofErr w:type="gramEnd"/>
      <w:r w:rsidRPr="0049233F">
        <w:t xml:space="preserve"> mạng </w:t>
      </w:r>
      <w:r w:rsidR="00976130">
        <w:t>nơron</w:t>
      </w:r>
      <w:r w:rsidRPr="0049233F">
        <w:t xml:space="preserve"> sinh học trong bộ não người.</w:t>
      </w:r>
    </w:p>
    <w:p w14:paraId="6DA13F40" w14:textId="309E969C" w:rsidR="0088753F" w:rsidRPr="0049233F" w:rsidRDefault="0088753F">
      <w:pPr>
        <w:pPrChange w:id="7211"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w:t>
      </w:r>
      <w:proofErr w:type="gramStart"/>
      <w:r w:rsidRPr="0049233F">
        <w:t>kia</w:t>
      </w:r>
      <w:proofErr w:type="gramEnd"/>
      <w:r w:rsidRPr="0049233F">
        <w:t xml:space="preserve">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3D675944" w14:textId="0672519E" w:rsidR="00D3413D" w:rsidRDefault="0088753F">
      <w:pPr>
        <w:pPrChange w:id="7212" w:author="The Si Tran" w:date="2012-12-16T08:14:00Z">
          <w:pPr>
            <w:spacing w:before="0"/>
            <w:ind w:firstLine="720"/>
          </w:pPr>
        </w:pPrChange>
      </w:pPr>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60881F0D" w:rsidR="0088753F" w:rsidRPr="0049233F" w:rsidRDefault="0088753F" w:rsidP="00D3413D">
      <w:r w:rsidRPr="0049233F">
        <w:lastRenderedPageBreak/>
        <w:t>Trong quá trình phát triển của mình</w:t>
      </w:r>
      <w:r w:rsidR="00BA6809">
        <w:t>,</w:t>
      </w:r>
      <w:r w:rsidRPr="0049233F">
        <w:t xml:space="preserve">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286C29">
      <w:pPr>
        <w:pStyle w:val="Heading2"/>
      </w:pPr>
      <w:bookmarkStart w:id="7213" w:name="_Toc327348171"/>
      <w:del w:id="7214" w:author="The Si Tran" w:date="2012-12-12T14:07:00Z">
        <w:r w:rsidRPr="0049233F" w:rsidDel="007038D9">
          <w:rPr>
            <w:rPrChange w:id="7215" w:author="The Si Tran" w:date="2012-12-05T23:02:00Z">
              <w:rPr>
                <w:rFonts w:cs="Times New Roman"/>
                <w:b w:val="0"/>
                <w:bCs w:val="0"/>
                <w:iCs w:val="0"/>
                <w:sz w:val="26"/>
                <w:szCs w:val="22"/>
              </w:rPr>
            </w:rPrChange>
          </w:rPr>
          <w:delText>CẤU TRÚC VỀ MẠNG NEURON NHÂN TẠO</w:delText>
        </w:r>
      </w:del>
      <w:bookmarkStart w:id="7216" w:name="_Toc343837374"/>
      <w:bookmarkEnd w:id="7213"/>
      <w:ins w:id="7217" w:author="The Si Tran" w:date="2012-12-12T14:07:00Z">
        <w:r w:rsidR="007038D9">
          <w:t>Cấu trúc</w:t>
        </w:r>
        <w:r w:rsidR="007038D9" w:rsidRPr="007038D9">
          <w:rPr>
            <w:sz w:val="26"/>
            <w:szCs w:val="26"/>
          </w:rPr>
          <w:t xml:space="preserve"> về mạng nơron nhân tạo</w:t>
        </w:r>
      </w:ins>
      <w:bookmarkEnd w:id="7216"/>
    </w:p>
    <w:p w14:paraId="754FCA46" w14:textId="1E5489F0" w:rsidR="0088753F" w:rsidRPr="0049233F" w:rsidRDefault="0088753F">
      <w:pPr>
        <w:pPrChange w:id="7218" w:author="The Si Tran" w:date="2012-12-16T08:15:00Z">
          <w:pPr>
            <w:spacing w:before="0"/>
            <w:ind w:firstLine="720"/>
          </w:pPr>
        </w:pPrChange>
      </w:pPr>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7219" w:author="The Si Tran" w:date="2012-12-16T08:15:00Z">
          <w:pPr>
            <w:spacing w:before="0"/>
            <w:ind w:firstLine="720"/>
          </w:pPr>
        </w:pPrChange>
      </w:pPr>
      <w:r w:rsidRPr="0049233F">
        <w:t xml:space="preserve">Một đơn vị (Hình </w:t>
      </w:r>
      <w:ins w:id="7220" w:author="The Si Tran" w:date="2012-12-14T05:34:00Z">
        <w:r w:rsidR="00843CA1">
          <w:t>4</w:t>
        </w:r>
      </w:ins>
      <w:del w:id="7221"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pPr>
        <w:pStyle w:val="Canhgiua"/>
        <w:pPrChange w:id="7222" w:author="The Si Tran" w:date="2012-12-16T17:14:00Z">
          <w:pPr>
            <w:keepNext/>
            <w:spacing w:before="0"/>
            <w:ind w:left="1440" w:firstLine="720"/>
          </w:pPr>
        </w:pPrChange>
      </w:pPr>
      <w:r w:rsidRPr="002B1464">
        <w:rPr>
          <w:noProof/>
        </w:rPr>
        <w:drawing>
          <wp:inline distT="0" distB="0" distL="0" distR="0" wp14:anchorId="460A1617" wp14:editId="2316C355">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676DE797" w14:textId="730209F1" w:rsidR="0088753F" w:rsidRPr="0049233F" w:rsidDel="006C1895" w:rsidRDefault="006C1895">
      <w:pPr>
        <w:pStyle w:val="Hinh"/>
        <w:rPr>
          <w:del w:id="7223" w:author="The Si Tran" w:date="2012-12-11T23:30:00Z"/>
        </w:rPr>
        <w:pPrChange w:id="7224" w:author="The Si Tran" w:date="2012-12-16T17:15:00Z">
          <w:pPr>
            <w:pStyle w:val="Caption"/>
          </w:pPr>
        </w:pPrChange>
      </w:pPr>
      <w:bookmarkStart w:id="7225" w:name="_Toc326299570"/>
      <w:bookmarkStart w:id="7226" w:name="_Toc343837455"/>
      <w:ins w:id="7227" w:author="The Si Tran" w:date="2012-12-11T23:29:00Z">
        <w:r w:rsidRPr="00D753D1">
          <w:rPr>
            <w:rPrChange w:id="7228" w:author="The Si Tran" w:date="2012-12-16T17:15:00Z">
              <w:rPr>
                <w:lang w:val="pt-BR"/>
              </w:rPr>
            </w:rPrChange>
          </w:rPr>
          <w:t>Hình 4.</w:t>
        </w:r>
      </w:ins>
      <w:r w:rsidR="001E2676">
        <w:rPr>
          <w:bCs w:val="0"/>
        </w:rPr>
        <w:t>1</w:t>
      </w:r>
      <w:r w:rsidR="00B40B8C">
        <w:rPr>
          <w:bCs w:val="0"/>
        </w:rPr>
        <w:t>:</w:t>
      </w:r>
      <w:ins w:id="7229" w:author="The Si Tran" w:date="2012-12-11T23:29:00Z">
        <w:r w:rsidRPr="00D753D1">
          <w:rPr>
            <w:rPrChange w:id="7230" w:author="The Si Tran" w:date="2012-12-16T17:15:00Z">
              <w:rPr>
                <w:lang w:val="pt-BR"/>
              </w:rPr>
            </w:rPrChange>
          </w:rPr>
          <w:t xml:space="preserve"> </w:t>
        </w:r>
      </w:ins>
      <w:ins w:id="7231" w:author="The Si Tran" w:date="2012-12-11T23:30:00Z">
        <w:r w:rsidRPr="00032D83">
          <w:rPr>
            <w:bCs w:val="0"/>
          </w:rPr>
          <w:t>Đơn v</w:t>
        </w:r>
        <w:r w:rsidRPr="006D6C8D">
          <w:t>ị</w:t>
        </w:r>
        <w:r w:rsidRPr="000C3A28">
          <w:t xml:space="preserve"> m</w:t>
        </w:r>
        <w:r w:rsidRPr="0015771C">
          <w:rPr>
            <w:bCs w:val="0"/>
          </w:rPr>
          <w:t>ạ</w:t>
        </w:r>
        <w:r w:rsidRPr="00941798">
          <w:rPr>
            <w:bCs w:val="0"/>
          </w:rPr>
          <w:t xml:space="preserve">ng </w:t>
        </w:r>
      </w:ins>
      <w:r w:rsidR="00976130">
        <w:rPr>
          <w:bCs w:val="0"/>
        </w:rPr>
        <w:t>nơron</w:t>
      </w:r>
      <w:bookmarkEnd w:id="7226"/>
    </w:p>
    <w:p w14:paraId="7E5A720E" w14:textId="0C83035B" w:rsidR="0088753F" w:rsidRPr="0049233F" w:rsidDel="006C1895" w:rsidRDefault="0088753F">
      <w:pPr>
        <w:pStyle w:val="Hinh"/>
        <w:rPr>
          <w:del w:id="7232" w:author="The Si Tran" w:date="2012-12-11T23:30:00Z"/>
        </w:rPr>
        <w:pPrChange w:id="7233" w:author="The Si Tran" w:date="2012-12-16T17:15:00Z">
          <w:pPr>
            <w:pStyle w:val="Caption"/>
            <w:ind w:left="1440" w:firstLine="720"/>
          </w:pPr>
        </w:pPrChange>
      </w:pPr>
      <w:bookmarkStart w:id="7234" w:name="_Toc327348209"/>
      <w:bookmarkStart w:id="7235" w:name="_Toc343029959"/>
      <w:bookmarkEnd w:id="7225"/>
      <w:del w:id="7236" w:author="The Si Tran" w:date="2012-12-11T23:30:00Z">
        <w:r w:rsidRPr="0049233F" w:rsidDel="006C1895">
          <w:rPr>
            <w:b/>
          </w:rPr>
          <w:delText xml:space="preserve">Hình </w:delText>
        </w:r>
        <w:r w:rsidRPr="00082976" w:rsidDel="006C1895">
          <w:rPr>
            <w:b/>
          </w:rPr>
          <w:fldChar w:fldCharType="begin"/>
        </w:r>
        <w:r w:rsidRPr="0049233F" w:rsidDel="006C1895">
          <w:rPr>
            <w:b/>
          </w:rPr>
          <w:delInstrText xml:space="preserve"> STYLEREF 1 \s </w:delInstrText>
        </w:r>
        <w:r w:rsidRPr="00082976" w:rsidDel="006C1895">
          <w:rPr>
            <w:rPrChange w:id="7237" w:author="The Si Tran" w:date="2012-12-05T23:02:00Z">
              <w:rPr>
                <w:b w:val="0"/>
                <w:szCs w:val="26"/>
              </w:rPr>
            </w:rPrChange>
          </w:rPr>
          <w:fldChar w:fldCharType="separate"/>
        </w:r>
        <w:r w:rsidRPr="0049233F" w:rsidDel="006C1895">
          <w:rPr>
            <w:b/>
            <w:noProof/>
          </w:rPr>
          <w:delText>2</w:delText>
        </w:r>
        <w:r w:rsidRPr="00082976" w:rsidDel="006C1895">
          <w:rPr>
            <w:b/>
          </w:rPr>
          <w:fldChar w:fldCharType="end"/>
        </w:r>
        <w:r w:rsidRPr="0049233F" w:rsidDel="006C1895">
          <w:rPr>
            <w:b/>
          </w:rPr>
          <w:delText>.</w:delText>
        </w:r>
        <w:r w:rsidRPr="00082976" w:rsidDel="006C1895">
          <w:rPr>
            <w:b/>
          </w:rPr>
          <w:fldChar w:fldCharType="begin"/>
        </w:r>
        <w:r w:rsidRPr="0049233F" w:rsidDel="006C1895">
          <w:rPr>
            <w:b/>
          </w:rPr>
          <w:delInstrText xml:space="preserve"> SEQ Hình \* ARABIC \s 1 </w:delInstrText>
        </w:r>
        <w:r w:rsidRPr="00082976" w:rsidDel="006C1895">
          <w:rPr>
            <w:rPrChange w:id="7238" w:author="The Si Tran" w:date="2012-12-05T23:02:00Z">
              <w:rPr>
                <w:b w:val="0"/>
                <w:szCs w:val="26"/>
              </w:rPr>
            </w:rPrChange>
          </w:rPr>
          <w:fldChar w:fldCharType="separate"/>
        </w:r>
        <w:r w:rsidRPr="0049233F" w:rsidDel="006C1895">
          <w:rPr>
            <w:b/>
            <w:noProof/>
          </w:rPr>
          <w:delText>1</w:delText>
        </w:r>
        <w:r w:rsidRPr="00082976" w:rsidDel="006C1895">
          <w:rPr>
            <w:b/>
          </w:rPr>
          <w:fldChar w:fldCharType="end"/>
        </w:r>
        <w:r w:rsidRPr="0049233F" w:rsidDel="006C1895">
          <w:rPr>
            <w:b/>
          </w:rPr>
          <w:delText>: Đơn vị mạng neuron</w:delText>
        </w:r>
        <w:bookmarkEnd w:id="7234"/>
        <w:bookmarkEnd w:id="7235"/>
      </w:del>
    </w:p>
    <w:p w14:paraId="6ED679FF" w14:textId="77777777" w:rsidR="0088753F" w:rsidDel="00D753D1" w:rsidRDefault="0088753F">
      <w:pPr>
        <w:rPr>
          <w:del w:id="7239" w:author="The Si Tran" w:date="2012-12-16T17:15:00Z"/>
        </w:rPr>
        <w:pPrChange w:id="7240" w:author="The Si Tran" w:date="2012-12-16T17:15:00Z">
          <w:pPr>
            <w:spacing w:before="0"/>
            <w:ind w:firstLine="720"/>
          </w:pPr>
        </w:pPrChange>
      </w:pPr>
    </w:p>
    <w:p w14:paraId="581DE4F2" w14:textId="77777777" w:rsidR="00D753D1" w:rsidRPr="002B1464" w:rsidRDefault="00D753D1">
      <w:pPr>
        <w:pStyle w:val="Hinh"/>
        <w:rPr>
          <w:ins w:id="7241" w:author="The Si Tran" w:date="2012-12-16T17:15:00Z"/>
        </w:rPr>
        <w:pPrChange w:id="7242" w:author="The Si Tran" w:date="2012-12-16T17:15:00Z">
          <w:pPr/>
        </w:pPrChange>
      </w:pPr>
    </w:p>
    <w:p w14:paraId="35130FAB" w14:textId="2D2BDED1" w:rsidR="0088753F" w:rsidRPr="0049233F" w:rsidRDefault="0088753F">
      <w:pPr>
        <w:pPrChange w:id="7243" w:author="The Si Tran" w:date="2012-12-16T17:15:00Z">
          <w:pPr>
            <w:spacing w:before="0"/>
            <w:ind w:firstLine="720"/>
          </w:pPr>
        </w:pPrChange>
      </w:pPr>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7244" w:author="The Si Tran" w:date="2012-12-16T08:15:00Z"/>
          <w:szCs w:val="26"/>
        </w:rPr>
        <w:pPrChange w:id="7245"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7246" w:author="The Si Tran" w:date="2012-12-16T08:15:00Z">
          <w:pPr>
            <w:spacing w:before="0"/>
            <w:ind w:left="360"/>
          </w:pPr>
        </w:pPrChange>
      </w:pPr>
    </w:p>
    <w:p w14:paraId="27DE0199" w14:textId="77777777" w:rsidR="0088753F" w:rsidRPr="0049233F" w:rsidRDefault="0088753F">
      <w:pPr>
        <w:pPrChange w:id="7247"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pPr>
        <w:pPrChange w:id="7248"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7249" w:author="The Si Tran" w:date="2012-12-06T01:54:00Z"/>
          <w:rFonts w:ascii="Times New Roman" w:hAnsi="Times New Roman"/>
          <w:sz w:val="26"/>
          <w:szCs w:val="26"/>
        </w:rPr>
        <w:pPrChange w:id="7250" w:author="The Si Tran" w:date="2012-12-06T01:54:00Z">
          <w:pPr>
            <w:pStyle w:val="ListParagraph"/>
            <w:numPr>
              <w:numId w:val="7"/>
            </w:numPr>
            <w:spacing w:after="0" w:line="360" w:lineRule="auto"/>
            <w:ind w:left="360" w:hanging="360"/>
          </w:pPr>
        </w:pPrChange>
      </w:pPr>
      <w:del w:id="7251" w:author="The Si Tran" w:date="2012-12-06T02:03:00Z">
        <w:r w:rsidRPr="0049233F" w:rsidDel="00F86DC5">
          <w:rPr>
            <w:rFonts w:ascii="Times New Roman" w:hAnsi="Times New Roman"/>
            <w:sz w:val="26"/>
            <w:szCs w:val="26"/>
          </w:rPr>
          <w:lastRenderedPageBreak/>
          <w:delText>Hàm đồng nhất:</w:delText>
        </w:r>
      </w:del>
    </w:p>
    <w:p w14:paraId="472D23BA" w14:textId="77777777" w:rsidR="0088753F" w:rsidRPr="000B65E4" w:rsidDel="00F86DC5" w:rsidRDefault="0088753F">
      <w:pPr>
        <w:pStyle w:val="ListParagraph"/>
        <w:spacing w:after="0" w:line="360" w:lineRule="auto"/>
        <w:ind w:left="360" w:firstLine="0"/>
        <w:rPr>
          <w:del w:id="7252" w:author="The Si Tran" w:date="2012-12-06T02:03:00Z"/>
          <w:rFonts w:ascii="Times New Roman" w:hAnsi="Times New Roman"/>
          <w:noProof/>
          <w:sz w:val="26"/>
          <w:rPrChange w:id="7253" w:author="The Si Tran" w:date="2012-12-06T01:54:00Z">
            <w:rPr>
              <w:del w:id="7254" w:author="The Si Tran" w:date="2012-12-06T02:03:00Z"/>
              <w:noProof/>
            </w:rPr>
          </w:rPrChange>
        </w:rPr>
        <w:pPrChange w:id="7255" w:author="The Si Tran" w:date="2012-12-06T01:54:00Z">
          <w:pPr>
            <w:pStyle w:val="ListParagraph"/>
            <w:spacing w:after="0" w:line="360" w:lineRule="auto"/>
            <w:ind w:left="0"/>
          </w:pPr>
        </w:pPrChange>
      </w:pPr>
      <w:del w:id="7256" w:author="The Si Tran" w:date="2012-12-06T01:54:00Z">
        <w:r w:rsidRPr="002B1464" w:rsidDel="000B65E4">
          <w:rPr>
            <w:noProof/>
          </w:rPr>
          <w:drawing>
            <wp:inline distT="0" distB="0" distL="0" distR="0" wp14:anchorId="34070222" wp14:editId="3B505A50">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7257" w:author="The Si Tran" w:date="2012-12-06T01:56:00Z"/>
          <w:rFonts w:ascii="Times New Roman" w:hAnsi="Times New Roman"/>
          <w:sz w:val="26"/>
          <w:szCs w:val="26"/>
        </w:rPr>
        <w:pPrChange w:id="7258" w:author="The Si Tran" w:date="2012-12-06T01:54:00Z">
          <w:pPr>
            <w:pStyle w:val="ListParagraph"/>
            <w:numPr>
              <w:numId w:val="7"/>
            </w:numPr>
            <w:spacing w:after="0" w:line="360" w:lineRule="auto"/>
            <w:ind w:left="360" w:hanging="360"/>
          </w:pPr>
        </w:pPrChange>
      </w:pPr>
      <w:del w:id="7259"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7260" w:author="The Si Tran" w:date="2012-12-06T02:03:00Z"/>
          <w:rFonts w:ascii="Times New Roman" w:hAnsi="Times New Roman"/>
          <w:sz w:val="26"/>
          <w:rPrChange w:id="7261" w:author="The Si Tran" w:date="2012-12-06T01:56:00Z">
            <w:rPr>
              <w:del w:id="7262" w:author="The Si Tran" w:date="2012-12-06T02:03:00Z"/>
            </w:rPr>
          </w:rPrChange>
        </w:rPr>
        <w:pPrChange w:id="7263" w:author="The Si Tran" w:date="2012-12-06T01:56:00Z">
          <w:pPr>
            <w:pStyle w:val="ListParagraph"/>
            <w:spacing w:after="0" w:line="360" w:lineRule="auto"/>
            <w:ind w:left="0"/>
          </w:pPr>
        </w:pPrChange>
      </w:pPr>
      <w:del w:id="7264" w:author="The Si Tran" w:date="2012-12-06T01:56:00Z">
        <w:r w:rsidRPr="002B1464" w:rsidDel="000B65E4">
          <w:rPr>
            <w:noProof/>
          </w:rPr>
          <w:drawing>
            <wp:inline distT="0" distB="0" distL="0" distR="0" wp14:anchorId="1BC24508" wp14:editId="14A57F04">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7265" w:author="The Si Tran" w:date="2012-12-06T01:58:00Z"/>
          <w:rFonts w:ascii="Times New Roman" w:hAnsi="Times New Roman"/>
          <w:sz w:val="26"/>
          <w:szCs w:val="26"/>
        </w:rPr>
        <w:pPrChange w:id="7266" w:author="The Si Tran" w:date="2012-12-06T01:56:00Z">
          <w:pPr>
            <w:pStyle w:val="ListParagraph"/>
            <w:numPr>
              <w:numId w:val="7"/>
            </w:numPr>
            <w:spacing w:after="0" w:line="360" w:lineRule="auto"/>
            <w:ind w:left="360" w:hanging="360"/>
          </w:pPr>
        </w:pPrChange>
      </w:pPr>
      <w:del w:id="7267"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7268" w:author="The Si Tran" w:date="2012-12-06T02:03:00Z"/>
          <w:rFonts w:ascii="Times New Roman" w:hAnsi="Times New Roman"/>
          <w:sz w:val="26"/>
          <w:szCs w:val="26"/>
        </w:rPr>
        <w:pPrChange w:id="7269" w:author="The Si Tran" w:date="2012-12-06T01:58:00Z">
          <w:pPr>
            <w:pStyle w:val="ListParagraph"/>
            <w:spacing w:after="0" w:line="360" w:lineRule="auto"/>
            <w:ind w:left="0"/>
          </w:pPr>
        </w:pPrChange>
      </w:pPr>
      <w:del w:id="7270" w:author="The Si Tran" w:date="2012-12-06T01:58:00Z">
        <w:r w:rsidRPr="002B1464" w:rsidDel="000B65E4">
          <w:rPr>
            <w:rFonts w:ascii="Times New Roman" w:hAnsi="Times New Roman"/>
            <w:noProof/>
            <w:sz w:val="26"/>
            <w:szCs w:val="26"/>
            <w:rPrChange w:id="7271" w:author="Unknown">
              <w:rPr>
                <w:noProof/>
              </w:rPr>
            </w:rPrChange>
          </w:rPr>
          <w:drawing>
            <wp:inline distT="0" distB="0" distL="0" distR="0" wp14:anchorId="33EA6F15" wp14:editId="2C0668AA">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7272" w:author="The Si Tran" w:date="2012-12-06T01:58:00Z"/>
          <w:rFonts w:ascii="Times New Roman" w:hAnsi="Times New Roman"/>
          <w:sz w:val="26"/>
          <w:szCs w:val="26"/>
        </w:rPr>
        <w:pPrChange w:id="7273" w:author="The Si Tran" w:date="2012-12-06T01:58:00Z">
          <w:pPr>
            <w:pStyle w:val="ListParagraph"/>
            <w:numPr>
              <w:numId w:val="7"/>
            </w:numPr>
            <w:spacing w:after="0" w:line="360" w:lineRule="auto"/>
            <w:ind w:left="360" w:hanging="360"/>
          </w:pPr>
        </w:pPrChange>
      </w:pPr>
      <w:del w:id="7274"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7275" w:author="The Si Tran" w:date="2012-12-06T02:03:00Z"/>
          <w:noProof/>
        </w:rPr>
        <w:pPrChange w:id="7276" w:author="The Si Tran" w:date="2012-12-06T01:58:00Z">
          <w:pPr>
            <w:spacing w:before="0"/>
          </w:pPr>
        </w:pPrChange>
      </w:pPr>
      <w:del w:id="7277" w:author="The Si Tran" w:date="2012-12-06T02:03:00Z">
        <w:r w:rsidRPr="0049233F" w:rsidDel="00F86DC5">
          <w:rPr>
            <w:noProof/>
          </w:rPr>
          <w:delText xml:space="preserve">     </w:delText>
        </w:r>
      </w:del>
      <w:del w:id="7278" w:author="The Si Tran" w:date="2012-12-06T01:58:00Z">
        <w:r w:rsidRPr="00381A4D" w:rsidDel="000B65E4">
          <w:rPr>
            <w:noProof/>
          </w:rPr>
          <w:drawing>
            <wp:inline distT="0" distB="0" distL="0" distR="0" wp14:anchorId="77FA9531" wp14:editId="0CE9FBAE">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7279" w:author="The Si Tran" w:date="2012-12-06T02:03:00Z"/>
          <w:rFonts w:ascii="Times New Roman" w:hAnsi="Times New Roman"/>
          <w:sz w:val="26"/>
          <w:szCs w:val="26"/>
        </w:rPr>
      </w:pPr>
      <w:ins w:id="7280"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BA6809">
      <w:pPr>
        <w:pStyle w:val="Canhgiua"/>
        <w:rPr>
          <w:ins w:id="7281" w:author="The Si Tran" w:date="2012-12-06T02:03:00Z"/>
          <w:noProof/>
        </w:rPr>
      </w:pPr>
      <w:ins w:id="7282"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m:oMathPara>
      </w:ins>
    </w:p>
    <w:p w14:paraId="0B599223" w14:textId="77777777" w:rsidR="00F37C82" w:rsidRDefault="00F37C82" w:rsidP="00F37C82">
      <w:pPr>
        <w:pStyle w:val="ListParagraph"/>
        <w:numPr>
          <w:ilvl w:val="0"/>
          <w:numId w:val="7"/>
        </w:numPr>
        <w:spacing w:after="0" w:line="360" w:lineRule="auto"/>
        <w:ind w:left="360"/>
        <w:rPr>
          <w:ins w:id="7283" w:author="The Si Tran" w:date="2012-12-06T02:03:00Z"/>
          <w:rFonts w:ascii="Times New Roman" w:hAnsi="Times New Roman"/>
          <w:sz w:val="26"/>
          <w:szCs w:val="26"/>
        </w:rPr>
      </w:pPr>
      <w:ins w:id="7284" w:author="The Si Tran" w:date="2012-12-06T02:03:00Z">
        <w:r w:rsidRPr="0049233F">
          <w:rPr>
            <w:rFonts w:ascii="Times New Roman" w:hAnsi="Times New Roman"/>
            <w:sz w:val="26"/>
            <w:szCs w:val="26"/>
          </w:rPr>
          <w:t>Hàm ngưỡng:</w:t>
        </w:r>
      </w:ins>
    </w:p>
    <w:p w14:paraId="06480CE7" w14:textId="77777777" w:rsidR="00F37C82" w:rsidRPr="00B0605D" w:rsidRDefault="00F37C82" w:rsidP="00BA6809">
      <w:pPr>
        <w:pStyle w:val="Canhgiua"/>
        <w:spacing w:before="0"/>
        <w:rPr>
          <w:ins w:id="7285" w:author="The Si Tran" w:date="2012-12-06T02:03:00Z"/>
        </w:rPr>
      </w:pPr>
      <w:ins w:id="7286"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x</m:t>
                    </m:r>
                    <m:r>
                      <m:rPr>
                        <m:sty m:val="p"/>
                      </m:rPr>
                      <w:rPr>
                        <w:rFonts w:ascii="Cambria Math" w:hAnsi="Cambria Math"/>
                      </w:rPr>
                      <m:t>≥</m:t>
                    </m:r>
                    <m:r>
                      <w:rPr>
                        <w:rFonts w:ascii="Cambria Math" w:hAnsi="Cambria Math"/>
                      </w:rPr>
                      <m:t>θ</m:t>
                    </m:r>
                  </m:e>
                  <m:e>
                    <m:r>
                      <m:rPr>
                        <m:sty m:val="p"/>
                      </m:rPr>
                      <w:rPr>
                        <w:rFonts w:ascii="Cambria Math" w:hAnsi="Cambria Math"/>
                      </w:rPr>
                      <m:t>0,  &amp;</m:t>
                    </m:r>
                    <m:r>
                      <w:rPr>
                        <w:rFonts w:ascii="Cambria Math" w:hAnsi="Cambria Math"/>
                      </w:rPr>
                      <m:t>x</m:t>
                    </m:r>
                    <m:r>
                      <m:rPr>
                        <m:sty m:val="p"/>
                      </m:rPr>
                      <w:rPr>
                        <w:rFonts w:ascii="Cambria Math" w:hAnsi="Cambria Math"/>
                      </w:rPr>
                      <m:t>&lt;</m:t>
                    </m:r>
                    <m:r>
                      <w:rPr>
                        <w:rFonts w:ascii="Cambria Math" w:hAnsi="Cambria Math"/>
                      </w:rPr>
                      <m:t>θ</m:t>
                    </m:r>
                  </m:e>
                </m:eqArr>
              </m:e>
            </m:d>
          </m:oMath>
        </m:oMathPara>
      </w:ins>
    </w:p>
    <w:p w14:paraId="1523B8A3" w14:textId="77777777" w:rsidR="00F37C82" w:rsidRDefault="00F37C82">
      <w:pPr>
        <w:pStyle w:val="BuletL1"/>
        <w:rPr>
          <w:ins w:id="7287" w:author="The Si Tran" w:date="2012-12-06T02:03:00Z"/>
        </w:rPr>
        <w:pPrChange w:id="7288" w:author="The Si Tran" w:date="2012-12-16T08:35:00Z">
          <w:pPr>
            <w:pStyle w:val="ListParagraph"/>
            <w:numPr>
              <w:numId w:val="7"/>
            </w:numPr>
            <w:spacing w:after="0" w:line="360" w:lineRule="auto"/>
            <w:ind w:left="360" w:hanging="360"/>
          </w:pPr>
        </w:pPrChange>
      </w:pPr>
      <w:ins w:id="7289" w:author="The Si Tran" w:date="2012-12-06T02:03:00Z">
        <w:r w:rsidRPr="0049233F">
          <w:t>Hàm sigmoid:</w:t>
        </w:r>
      </w:ins>
    </w:p>
    <w:p w14:paraId="166EF9F8" w14:textId="77777777" w:rsidR="00F37C82" w:rsidRPr="00B0605D" w:rsidRDefault="00F37C82" w:rsidP="00BA6809">
      <w:pPr>
        <w:pStyle w:val="Canhgiua"/>
        <w:spacing w:before="0"/>
        <w:rPr>
          <w:ins w:id="7290" w:author="The Si Tran" w:date="2012-12-06T02:03:00Z"/>
        </w:rPr>
      </w:pPr>
      <w:ins w:id="7291"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3A784DC6" w14:textId="77777777" w:rsidR="00F37C82" w:rsidRDefault="00F37C82">
      <w:pPr>
        <w:pStyle w:val="BuletL1"/>
        <w:rPr>
          <w:ins w:id="7292" w:author="The Si Tran" w:date="2012-12-06T02:03:00Z"/>
        </w:rPr>
        <w:pPrChange w:id="7293" w:author="The Si Tran" w:date="2012-12-16T08:35:00Z">
          <w:pPr>
            <w:pStyle w:val="ListParagraph"/>
            <w:numPr>
              <w:numId w:val="7"/>
            </w:numPr>
            <w:spacing w:after="0" w:line="360" w:lineRule="auto"/>
            <w:ind w:left="360" w:hanging="360"/>
          </w:pPr>
        </w:pPrChange>
      </w:pPr>
      <w:ins w:id="7294" w:author="The Si Tran" w:date="2012-12-06T02:03:00Z">
        <w:r w:rsidRPr="0049233F">
          <w:t>Hàm sigmoid lưỡng cực</w:t>
        </w:r>
      </w:ins>
    </w:p>
    <w:p w14:paraId="7696B280" w14:textId="17385380" w:rsidR="0088753F" w:rsidRPr="00B0605D" w:rsidRDefault="00F37C82">
      <w:pPr>
        <w:pStyle w:val="Canhgiua"/>
        <w:spacing w:before="0"/>
        <w:rPr>
          <w:rFonts w:ascii="Calibri" w:eastAsia="Calibri" w:hAnsi="Calibri"/>
          <w:noProof/>
          <w:sz w:val="22"/>
          <w:rPrChange w:id="7295" w:author="The Si Tran" w:date="2012-12-16T08:16:00Z">
            <w:rPr>
              <w:szCs w:val="26"/>
            </w:rPr>
          </w:rPrChange>
        </w:rPr>
        <w:pPrChange w:id="7296" w:author="The Si Tran" w:date="2012-12-16T08:16:00Z">
          <w:pPr>
            <w:spacing w:before="0"/>
          </w:pPr>
        </w:pPrChange>
      </w:pPr>
      <w:ins w:id="7297" w:author="The Si Tran" w:date="2012-12-06T02:03:00Z">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0E4ADB7A" w14:textId="0A2AA48D" w:rsidR="0088753F" w:rsidRPr="0049233F" w:rsidDel="00843CA1" w:rsidRDefault="0088753F">
      <w:pPr>
        <w:rPr>
          <w:del w:id="7298" w:author="The Si Tran" w:date="2012-12-14T05:34:00Z"/>
        </w:rPr>
        <w:pPrChange w:id="7299" w:author="The Si Tran" w:date="2012-12-16T08:16:00Z">
          <w:pPr>
            <w:spacing w:before="0"/>
            <w:ind w:firstLine="720"/>
          </w:pPr>
        </w:pPrChange>
      </w:pPr>
      <w:r w:rsidRPr="0049233F">
        <w:t xml:space="preserve">Các đơn vị liên kết với nhau qua các cạnh có trong số tạo thành mạng </w:t>
      </w:r>
      <w:r w:rsidR="00976130">
        <w:t>nơron</w:t>
      </w:r>
      <w:r w:rsidRPr="0049233F">
        <w:t xml:space="preserve"> nhân tạo. Tùy </w:t>
      </w:r>
      <w:proofErr w:type="gramStart"/>
      <w:r w:rsidRPr="0049233F">
        <w:t>theo</w:t>
      </w:r>
      <w:proofErr w:type="gramEnd"/>
      <w:r w:rsidRPr="0049233F">
        <w:t xml:space="preserve">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68D29E46" w14:textId="77777777" w:rsidR="0088753F" w:rsidRPr="0049233F" w:rsidRDefault="0088753F">
      <w:pPr>
        <w:pPrChange w:id="7300" w:author="The Si Tran" w:date="2012-12-16T08:16:00Z">
          <w:pPr>
            <w:spacing w:before="0"/>
            <w:ind w:firstLine="720"/>
          </w:pPr>
        </w:pPrChange>
      </w:pPr>
    </w:p>
    <w:p w14:paraId="730EE427" w14:textId="77777777" w:rsidR="0088753F" w:rsidRDefault="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 xml:space="preserve">(Feed-forward neural network):  Một đơn vị ở lớp đứng trước sẽ kết nối với tất cả các đơn vị ở lớp đứng sau. Tín hiệu chỉ được truyền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3435C58D" w14:textId="6471B10B" w:rsidR="00C72B8E" w:rsidRPr="00C72B8E" w:rsidRDefault="00C72B8E" w:rsidP="00C72B8E">
      <w:pPr>
        <w:pStyle w:val="ListParagraph"/>
        <w:spacing w:before="240" w:after="0" w:line="360" w:lineRule="auto"/>
        <w:ind w:left="360" w:firstLine="0"/>
        <w:rPr>
          <w:rFonts w:ascii="Times New Roman" w:hAnsi="Times New Roman"/>
          <w:sz w:val="26"/>
          <w:szCs w:val="26"/>
        </w:rPr>
      </w:pPr>
      <w:r>
        <w:rPr>
          <w:rFonts w:ascii="Times New Roman" w:hAnsi="Times New Roman"/>
          <w:sz w:val="26"/>
          <w:szCs w:val="26"/>
        </w:rPr>
        <w:t xml:space="preserve">Hình 4.2 thể hiện một mạng nơron truyền thẳng gồm 3 </w:t>
      </w:r>
      <w:r w:rsidR="006A0FCC">
        <w:rPr>
          <w:rFonts w:ascii="Times New Roman" w:hAnsi="Times New Roman"/>
          <w:sz w:val="26"/>
          <w:szCs w:val="26"/>
        </w:rPr>
        <w:t>lớp.</w:t>
      </w:r>
    </w:p>
    <w:p w14:paraId="1D53AE9F" w14:textId="77777777" w:rsidR="006C1895" w:rsidRDefault="0088753F">
      <w:pPr>
        <w:pStyle w:val="Canhgiua"/>
        <w:rPr>
          <w:ins w:id="7301" w:author="The Si Tran" w:date="2012-12-11T23:31:00Z"/>
        </w:rPr>
        <w:pPrChange w:id="7302" w:author="The Si Tran" w:date="2012-12-16T17:25:00Z">
          <w:pPr>
            <w:pStyle w:val="ListParagraph"/>
            <w:keepNext/>
            <w:spacing w:after="0" w:line="360" w:lineRule="auto"/>
            <w:ind w:firstLine="720"/>
          </w:pPr>
        </w:pPrChange>
      </w:pPr>
      <w:r w:rsidRPr="002B1464">
        <w:rPr>
          <w:noProof/>
        </w:rPr>
        <w:drawing>
          <wp:inline distT="0" distB="0" distL="0" distR="0" wp14:anchorId="56CD9B43" wp14:editId="4CCE5AFD">
            <wp:extent cx="3695700" cy="2072632"/>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719701" cy="2086092"/>
                    </a:xfrm>
                    <a:prstGeom prst="rect">
                      <a:avLst/>
                    </a:prstGeom>
                    <a:noFill/>
                    <a:ln>
                      <a:noFill/>
                    </a:ln>
                  </pic:spPr>
                </pic:pic>
              </a:graphicData>
            </a:graphic>
          </wp:inline>
        </w:drawing>
      </w:r>
    </w:p>
    <w:p w14:paraId="2E5EC661" w14:textId="304451F8" w:rsidR="006C1895" w:rsidRPr="00381A4D" w:rsidDel="006C1895" w:rsidRDefault="006C1895">
      <w:pPr>
        <w:pStyle w:val="Hinh"/>
        <w:rPr>
          <w:del w:id="7303" w:author="The Si Tran" w:date="2012-12-11T23:31:00Z"/>
        </w:rPr>
        <w:pPrChange w:id="7304" w:author="The Si Tran" w:date="2012-12-16T17:25:00Z">
          <w:pPr>
            <w:pStyle w:val="ListParagraph"/>
            <w:keepNext/>
            <w:spacing w:after="0" w:line="360" w:lineRule="auto"/>
            <w:ind w:firstLine="720"/>
          </w:pPr>
        </w:pPrChange>
      </w:pPr>
      <w:bookmarkStart w:id="7305" w:name="_Toc343837456"/>
      <w:ins w:id="7306" w:author="The Si Tran" w:date="2012-12-11T23:30:00Z">
        <w:r w:rsidRPr="00032D83">
          <w:t>Hình 4.</w:t>
        </w:r>
      </w:ins>
      <w:r w:rsidR="001E2676">
        <w:t>2</w:t>
      </w:r>
      <w:r w:rsidR="00B40B8C">
        <w:t>:</w:t>
      </w:r>
      <w:ins w:id="7307" w:author="The Si Tran" w:date="2012-12-11T23:30:00Z">
        <w:r w:rsidRPr="00032D83">
          <w:t xml:space="preserve"> </w:t>
        </w:r>
      </w:ins>
      <w:ins w:id="7308" w:author="The Si Tran" w:date="2012-12-11T23:31:00Z">
        <w:r w:rsidRPr="006D6C8D">
          <w:t>M</w:t>
        </w:r>
        <w:r w:rsidRPr="000C3A28">
          <w:t>ạ</w:t>
        </w:r>
        <w:r w:rsidRPr="0015771C">
          <w:t xml:space="preserve">ng </w:t>
        </w:r>
      </w:ins>
      <w:r w:rsidR="00976130">
        <w:t>nơron</w:t>
      </w:r>
      <w:ins w:id="7309" w:author="The Si Tran" w:date="2012-12-11T23:31:00Z">
        <w:r w:rsidRPr="000C3A28">
          <w:t xml:space="preserve"> truy</w:t>
        </w:r>
        <w:r w:rsidRPr="0015771C">
          <w:t>ề</w:t>
        </w:r>
        <w:r w:rsidRPr="00941798">
          <w:t>n thẳ</w:t>
        </w:r>
        <w:r w:rsidRPr="002E47E8">
          <w:t>ng</w:t>
        </w:r>
      </w:ins>
      <w:bookmarkEnd w:id="7305"/>
    </w:p>
    <w:p w14:paraId="04ED4F0F" w14:textId="77777777" w:rsidR="0088753F" w:rsidRPr="0049233F" w:rsidDel="006C1895" w:rsidRDefault="0088753F">
      <w:pPr>
        <w:pStyle w:val="Hinh"/>
        <w:rPr>
          <w:del w:id="7310" w:author="The Si Tran" w:date="2012-12-11T23:32:00Z"/>
        </w:rPr>
        <w:pPrChange w:id="7311" w:author="The Si Tran" w:date="2012-12-16T17:25:00Z">
          <w:pPr>
            <w:pStyle w:val="Caption"/>
          </w:pPr>
        </w:pPrChange>
      </w:pPr>
      <w:del w:id="7312" w:author="The Si Tran" w:date="2012-12-11T23:31:00Z">
        <w:r w:rsidRPr="009F089B" w:rsidDel="006C1895">
          <w:rPr>
            <w:rPrChange w:id="7313" w:author="The Si Tran" w:date="2012-12-16T17:25:00Z">
              <w:rPr/>
            </w:rPrChange>
          </w:rPr>
          <w:delText xml:space="preserve"> </w:delText>
        </w:r>
      </w:del>
      <w:r w:rsidRPr="0049233F">
        <w:t xml:space="preserve"> </w:t>
      </w:r>
      <w:del w:id="7314" w:author="The Si Tran" w:date="2012-12-11T23:32:00Z">
        <w:r w:rsidRPr="0049233F" w:rsidDel="006C1895">
          <w:delText xml:space="preserve">                           </w:delText>
        </w:r>
        <w:bookmarkStart w:id="7315" w:name="_Toc326299571"/>
        <w:r w:rsidRPr="0049233F" w:rsidDel="006C1895">
          <w:tab/>
        </w:r>
      </w:del>
      <w:bookmarkStart w:id="7316" w:name="_Toc327348210"/>
      <w:bookmarkStart w:id="7317" w:name="_Toc343029960"/>
      <w:del w:id="7318" w:author="The Si Tran" w:date="2012-12-11T23:31:00Z">
        <w:r w:rsidRPr="0049233F" w:rsidDel="006C1895">
          <w:delText xml:space="preserve">Hình </w:delText>
        </w:r>
        <w:r w:rsidRPr="00082976" w:rsidDel="006C1895">
          <w:fldChar w:fldCharType="begin"/>
        </w:r>
        <w:r w:rsidRPr="0049233F" w:rsidDel="006C1895">
          <w:delInstrText xml:space="preserve"> STYLEREF 1 \s </w:delInstrText>
        </w:r>
        <w:r w:rsidRPr="00082976" w:rsidDel="006C1895">
          <w:rPr>
            <w:rPrChange w:id="7319"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w:delText>
        </w:r>
        <w:r w:rsidRPr="00082976" w:rsidDel="006C1895">
          <w:fldChar w:fldCharType="begin"/>
        </w:r>
        <w:r w:rsidRPr="0049233F" w:rsidDel="006C1895">
          <w:delInstrText xml:space="preserve"> SEQ Hình \* ARABIC \s 1 </w:delInstrText>
        </w:r>
        <w:r w:rsidRPr="00082976" w:rsidDel="006C1895">
          <w:rPr>
            <w:rPrChange w:id="7320" w:author="The Si Tran" w:date="2012-12-05T23:02:00Z">
              <w:rPr>
                <w:szCs w:val="26"/>
              </w:rPr>
            </w:rPrChange>
          </w:rPr>
          <w:fldChar w:fldCharType="separate"/>
        </w:r>
        <w:r w:rsidRPr="0049233F" w:rsidDel="006C1895">
          <w:rPr>
            <w:noProof/>
          </w:rPr>
          <w:delText>2</w:delText>
        </w:r>
        <w:r w:rsidRPr="00082976" w:rsidDel="006C1895">
          <w:fldChar w:fldCharType="end"/>
        </w:r>
        <w:r w:rsidRPr="0049233F" w:rsidDel="006C1895">
          <w:delText>: Mạng neuron truyền thẳng</w:delText>
        </w:r>
      </w:del>
      <w:bookmarkEnd w:id="7315"/>
      <w:bookmarkEnd w:id="7316"/>
      <w:bookmarkEnd w:id="7317"/>
    </w:p>
    <w:p w14:paraId="1EFEA16E" w14:textId="77777777" w:rsidR="0088753F" w:rsidRDefault="0088753F">
      <w:pPr>
        <w:pStyle w:val="Hinh"/>
        <w:rPr>
          <w:ins w:id="7321" w:author="The Si Tran" w:date="2012-12-11T23:32:00Z"/>
        </w:rPr>
        <w:pPrChange w:id="7322" w:author="The Si Tran" w:date="2012-12-16T17:25:00Z">
          <w:pPr/>
        </w:pPrChange>
      </w:pPr>
    </w:p>
    <w:p w14:paraId="2983CE88" w14:textId="77777777" w:rsidR="006C1895" w:rsidRPr="002B1464" w:rsidRDefault="006C1895">
      <w:pPr>
        <w:pStyle w:val="Hinh"/>
        <w:pPrChange w:id="7323" w:author="The Si Tran" w:date="2012-12-16T10:10:00Z">
          <w:pPr/>
        </w:pPrChange>
      </w:pPr>
    </w:p>
    <w:p w14:paraId="7B3BD50F" w14:textId="2D552423" w:rsidR="0088753F" w:rsidRPr="001E2676" w:rsidRDefault="0088753F" w:rsidP="00695429">
      <w:pPr>
        <w:pStyle w:val="BuletL1"/>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r w:rsidR="001E2676">
        <w:t xml:space="preserve"> Hình 4.</w:t>
      </w:r>
      <w:r w:rsidR="007E03CC">
        <w:t>3</w:t>
      </w:r>
      <w:r w:rsidR="001E2676">
        <w:t xml:space="preserve"> thể hiện </w:t>
      </w:r>
      <w:r w:rsidR="007E03CC">
        <w:t>một mạng nơron hồi quy gồm 3 lớp.</w:t>
      </w:r>
    </w:p>
    <w:p w14:paraId="4169A60C" w14:textId="77777777" w:rsidR="0088753F" w:rsidRPr="0049233F" w:rsidRDefault="0088753F">
      <w:pPr>
        <w:pStyle w:val="Canhgiua"/>
        <w:pPrChange w:id="7324" w:author="The Si Tran" w:date="2012-12-16T17:25:00Z">
          <w:pPr>
            <w:pStyle w:val="ListParagraph"/>
            <w:keepNext/>
            <w:spacing w:after="0" w:line="360" w:lineRule="auto"/>
            <w:ind w:left="1440"/>
          </w:pPr>
        </w:pPrChange>
      </w:pPr>
      <w:r w:rsidRPr="002B1464">
        <w:rPr>
          <w:noProof/>
        </w:rPr>
        <w:drawing>
          <wp:inline distT="0" distB="0" distL="0" distR="0" wp14:anchorId="7217067D" wp14:editId="62FEF794">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480974D4" w:rsidR="0088753F" w:rsidRPr="0049233F" w:rsidRDefault="006C1895">
      <w:pPr>
        <w:pStyle w:val="Hinh"/>
        <w:pPrChange w:id="7325" w:author="The Si Tran" w:date="2012-12-16T10:10:00Z">
          <w:pPr>
            <w:pStyle w:val="Caption"/>
          </w:pPr>
        </w:pPrChange>
      </w:pPr>
      <w:bookmarkStart w:id="7326" w:name="_Toc326299572"/>
      <w:bookmarkStart w:id="7327" w:name="_Toc327348211"/>
      <w:bookmarkStart w:id="7328" w:name="_Toc343029961"/>
      <w:bookmarkStart w:id="7329" w:name="_Toc343837457"/>
      <w:ins w:id="7330" w:author="The Si Tran" w:date="2012-12-11T23:32:00Z">
        <w:r>
          <w:t>Hình 4.</w:t>
        </w:r>
      </w:ins>
      <w:r w:rsidR="001E2676">
        <w:t>3</w:t>
      </w:r>
      <w:r w:rsidR="00B40B8C">
        <w:t>:</w:t>
      </w:r>
      <w:ins w:id="7331" w:author="The Si Tran" w:date="2012-12-11T23:32:00Z">
        <w:r w:rsidRPr="006C1895">
          <w:t xml:space="preserve"> </w:t>
        </w:r>
        <w:r w:rsidRPr="00032D83">
          <w:t>M</w:t>
        </w:r>
        <w:r w:rsidRPr="006D6C8D">
          <w:t>ạ</w:t>
        </w:r>
        <w:r w:rsidRPr="000C3A28">
          <w:t xml:space="preserve">ng </w:t>
        </w:r>
      </w:ins>
      <w:r w:rsidR="00976130">
        <w:t>nơron</w:t>
      </w:r>
      <w:ins w:id="7332" w:author="The Si Tran" w:date="2012-12-11T23:32:00Z">
        <w:r w:rsidRPr="000C3A28">
          <w:t xml:space="preserve"> h</w:t>
        </w:r>
        <w:r w:rsidRPr="0015771C">
          <w:t>ồ</w:t>
        </w:r>
        <w:r w:rsidRPr="00941798">
          <w:t>i quy</w:t>
        </w:r>
        <w:bookmarkEnd w:id="7329"/>
        <w:r w:rsidRPr="0049233F">
          <w:t xml:space="preserve"> </w:t>
        </w:r>
      </w:ins>
      <w:del w:id="7333"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7334"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7335"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7326"/>
      <w:bookmarkEnd w:id="7327"/>
      <w:bookmarkEnd w:id="7328"/>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7336"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181B122D" w14:textId="427468FD" w:rsidR="00AF2A17" w:rsidRPr="00AF2A17" w:rsidRDefault="0088753F" w:rsidP="00695429">
      <w:pPr>
        <w:pStyle w:val="BuletL1"/>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w:t>
      </w:r>
      <w:r w:rsidRPr="00AF2A17">
        <w:rPr>
          <w:i/>
        </w:rPr>
        <w:t>x</w:t>
      </w:r>
      <w:r w:rsidRPr="0049233F">
        <w:t xml:space="preserve">, và một đích tương ứng </w:t>
      </w:r>
      <w:r w:rsidRPr="00AF2A17">
        <w:rPr>
          <w:i/>
        </w:rPr>
        <w:t>t</w:t>
      </w:r>
      <w:r w:rsidRPr="0049233F">
        <w:t xml:space="preserve">,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 thuật được đề cập trong bài báo cáo này, lan truyền ngược và RPROP là hai giải thuật học thuộc mô hình này.</w:t>
      </w:r>
      <w:r w:rsidR="00AF2A17">
        <w:t xml:space="preserve"> Hình 4.4 mô tả các thành phần của mô hình học có giám sát.</w:t>
      </w:r>
    </w:p>
    <w:p w14:paraId="7A05FC3D" w14:textId="77777777" w:rsidR="0088753F" w:rsidRPr="0049233F" w:rsidRDefault="0088753F">
      <w:pPr>
        <w:pStyle w:val="Canhgiua"/>
        <w:pPrChange w:id="7337" w:author="The Si Tran" w:date="2012-12-16T17:26:00Z">
          <w:pPr>
            <w:keepNext/>
            <w:spacing w:before="0"/>
            <w:ind w:left="1440" w:firstLine="720"/>
          </w:pPr>
        </w:pPrChange>
      </w:pPr>
      <w:r w:rsidRPr="002B1464">
        <w:rPr>
          <w:noProof/>
        </w:rPr>
        <w:drawing>
          <wp:inline distT="0" distB="0" distL="0" distR="0" wp14:anchorId="38C99F8A" wp14:editId="6A6CD735">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7A2E26AA" w14:textId="6FC4986F" w:rsidR="0088753F" w:rsidRPr="0049233F" w:rsidRDefault="008E2AA9" w:rsidP="00AF2A17">
      <w:pPr>
        <w:pStyle w:val="Hinh"/>
      </w:pPr>
      <w:bookmarkStart w:id="7338" w:name="_Toc326299573"/>
      <w:bookmarkStart w:id="7339" w:name="_Toc327348212"/>
      <w:bookmarkStart w:id="7340" w:name="_Toc343029962"/>
      <w:bookmarkStart w:id="7341" w:name="_Toc343837458"/>
      <w:ins w:id="7342" w:author="The Si Tran" w:date="2012-12-11T23:33:00Z">
        <w:r>
          <w:t>Hình 4.</w:t>
        </w:r>
      </w:ins>
      <w:r w:rsidR="001E2676">
        <w:t>4</w:t>
      </w:r>
      <w:r w:rsidR="00976130">
        <w:t>:</w:t>
      </w:r>
      <w:ins w:id="7343" w:author="The Si Tran" w:date="2012-12-11T23:33:00Z">
        <w:r w:rsidR="002B62AC" w:rsidRPr="006C1895">
          <w:t xml:space="preserve"> </w:t>
        </w:r>
        <w:r w:rsidR="002B62AC">
          <w:t xml:space="preserve"> </w:t>
        </w:r>
      </w:ins>
      <w:del w:id="7344" w:author="The Si Tran" w:date="2012-12-11T23:33:00Z">
        <w:r w:rsidR="0088753F" w:rsidRPr="00032D83" w:rsidDel="002B62AC">
          <w:delText xml:space="preserve">Hình </w:delText>
        </w:r>
        <w:r w:rsidR="0088753F" w:rsidRPr="0015771C" w:rsidDel="002B62AC">
          <w:fldChar w:fldCharType="begin"/>
        </w:r>
        <w:r w:rsidR="0088753F" w:rsidRPr="008E2AA9" w:rsidDel="002B62AC">
          <w:delInstrText xml:space="preserve"> STYLEREF 1 \s </w:delInstrText>
        </w:r>
        <w:r w:rsidR="0088753F" w:rsidRPr="0015771C" w:rsidDel="002B62AC">
          <w:rPr>
            <w:rPrChange w:id="7345" w:author="The Si Tran" w:date="2012-12-11T23:33:00Z">
              <w:rPr/>
            </w:rPrChange>
          </w:rPr>
          <w:fldChar w:fldCharType="separate"/>
        </w:r>
        <w:r w:rsidR="0088753F" w:rsidRPr="008E2AA9" w:rsidDel="002B62AC">
          <w:rPr>
            <w:noProof/>
          </w:rPr>
          <w:delText>2</w:delText>
        </w:r>
        <w:r w:rsidR="0088753F" w:rsidRPr="0015771C" w:rsidDel="002B62AC">
          <w:fldChar w:fldCharType="end"/>
        </w:r>
        <w:r w:rsidR="0088753F" w:rsidRPr="008E2AA9" w:rsidDel="002B62AC">
          <w:delText>.</w:delText>
        </w:r>
        <w:r w:rsidR="0088753F" w:rsidRPr="00941798" w:rsidDel="002B62AC">
          <w:fldChar w:fldCharType="begin"/>
        </w:r>
        <w:r w:rsidR="0088753F" w:rsidRPr="008E2AA9" w:rsidDel="002B62AC">
          <w:delInstrText xml:space="preserve"> SEQ Hình \* ARABIC \s 1 </w:delInstrText>
        </w:r>
        <w:r w:rsidR="0088753F" w:rsidRPr="00941798" w:rsidDel="002B62AC">
          <w:rPr>
            <w:rPrChange w:id="7346" w:author="The Si Tran" w:date="2012-12-11T23:33:00Z">
              <w:rPr/>
            </w:rPrChange>
          </w:rPr>
          <w:fldChar w:fldCharType="separate"/>
        </w:r>
        <w:r w:rsidR="0088753F" w:rsidRPr="008E2AA9" w:rsidDel="002B62AC">
          <w:rPr>
            <w:noProof/>
          </w:rPr>
          <w:delText>4</w:delText>
        </w:r>
        <w:r w:rsidR="0088753F" w:rsidRPr="00941798" w:rsidDel="002B62AC">
          <w:fldChar w:fldCharType="end"/>
        </w:r>
        <w:r w:rsidR="0088753F" w:rsidRPr="008E2AA9" w:rsidDel="002B62AC">
          <w:delText xml:space="preserve">: </w:delText>
        </w:r>
      </w:del>
      <w:r w:rsidR="0088753F" w:rsidRPr="008E2AA9">
        <w:t>Mô hình học có giám sát</w:t>
      </w:r>
      <w:bookmarkEnd w:id="7338"/>
      <w:bookmarkEnd w:id="7339"/>
      <w:bookmarkEnd w:id="7340"/>
      <w:bookmarkEnd w:id="7341"/>
    </w:p>
    <w:p w14:paraId="578E4D94" w14:textId="2C5EBE96" w:rsidR="0088753F" w:rsidRPr="0049233F" w:rsidRDefault="0088753F">
      <w:pPr>
        <w:pStyle w:val="BuletL1"/>
        <w:pPrChange w:id="7347"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rsidP="00286C29">
      <w:pPr>
        <w:pStyle w:val="Heading2"/>
        <w:rPr>
          <w:ins w:id="7348" w:author="superchickend" w:date="2012-12-16T15:15:00Z"/>
        </w:rPr>
        <w:pPrChange w:id="7349" w:author="superchickend" w:date="2012-12-16T15:14:00Z">
          <w:pPr>
            <w:pStyle w:val="Heading3"/>
          </w:pPr>
        </w:pPrChange>
      </w:pPr>
      <w:bookmarkStart w:id="7350" w:name="_Toc327348172"/>
      <w:bookmarkStart w:id="7351" w:name="_Toc343837375"/>
      <w:ins w:id="7352" w:author="The Si Tran" w:date="2012-12-12T14:08:00Z">
        <w:r>
          <w:t>Nguyên tắc hoạt động và các giải thuật huấn luyện của mạng nơron nhân tạo</w:t>
        </w:r>
      </w:ins>
      <w:bookmarkEnd w:id="7351"/>
      <w:ins w:id="7353" w:author="superchickend" w:date="2012-12-16T15:15:00Z">
        <w:r w:rsidR="00644A4C">
          <w:tab/>
        </w:r>
      </w:ins>
    </w:p>
    <w:p w14:paraId="0943107E" w14:textId="23AF0ACB" w:rsidR="0088753F" w:rsidRPr="00032D83" w:rsidDel="00AD4B67" w:rsidRDefault="00445CC8">
      <w:pPr>
        <w:rPr>
          <w:del w:id="7354" w:author="superchickend" w:date="2012-12-16T15:14:00Z"/>
        </w:rPr>
        <w:pPrChange w:id="7355" w:author="The Si Tran" w:date="2012-12-16T17:26:00Z">
          <w:pPr>
            <w:pStyle w:val="Heading2"/>
          </w:pPr>
        </w:pPrChange>
      </w:pPr>
      <w:ins w:id="7356" w:author="superchickend" w:date="2012-12-16T15:20:00Z">
        <w:r>
          <w:t>Dựa trên cấu trúc của mạ</w:t>
        </w:r>
        <w:r w:rsidR="00CD76C3">
          <w:t xml:space="preserve">ng </w:t>
        </w:r>
      </w:ins>
      <w:ins w:id="7357" w:author="The Si Tran" w:date="2012-12-16T09:43:00Z">
        <w:r w:rsidR="00976130">
          <w:t xml:space="preserve">nơron </w:t>
        </w:r>
      </w:ins>
      <w:ins w:id="7358" w:author="superchickend" w:date="2012-12-16T15:20:00Z">
        <w:r w:rsidR="00CD76C3">
          <w:t>đã trình bày ở</w:t>
        </w:r>
        <w:r>
          <w:t xml:space="preserve"> mục 4.2</w:t>
        </w:r>
        <w:r w:rsidR="00CD76C3">
          <w:t xml:space="preserve">, </w:t>
        </w:r>
      </w:ins>
      <w:ins w:id="7359" w:author="superchickend" w:date="2012-12-16T15:15:00Z">
        <w:r w:rsidR="00C46E9E">
          <w:t xml:space="preserve">chúng tôi giới thiệu </w:t>
        </w:r>
      </w:ins>
      <w:ins w:id="7360" w:author="superchickend" w:date="2012-12-16T15:17:00Z">
        <w:r>
          <w:t>nguyên tắc hoạt động của mạng</w:t>
        </w:r>
      </w:ins>
      <w:del w:id="7361" w:author="The Si Tran" w:date="2012-12-12T14:08:00Z">
        <w:r w:rsidR="0088753F" w:rsidRPr="00AD4B67" w:rsidDel="008E70A9">
          <w:rPr>
            <w:rPrChange w:id="7362" w:author="superchickend" w:date="2012-12-16T15:14:00Z">
              <w:rPr>
                <w:sz w:val="20"/>
                <w:szCs w:val="20"/>
              </w:rPr>
            </w:rPrChange>
          </w:rPr>
          <w:delText>NGUYÊN TẮC HOẠT ĐỘNG VÀ CÁC GIẢI THUẬT HUẤN LUYỆN CỦA MẠNG NEURON NHÂN TẠO</w:delText>
        </w:r>
      </w:del>
      <w:bookmarkEnd w:id="7350"/>
    </w:p>
    <w:p w14:paraId="539AF1DE" w14:textId="15A1C404" w:rsidR="00AD4B67" w:rsidRPr="00032D83" w:rsidRDefault="00445CC8">
      <w:pPr>
        <w:rPr>
          <w:ins w:id="7363" w:author="superchickend" w:date="2012-12-16T15:14:00Z"/>
        </w:rPr>
        <w:pPrChange w:id="7364" w:author="The Si Tran" w:date="2012-12-16T17:26:00Z">
          <w:pPr>
            <w:pStyle w:val="Heading3"/>
          </w:pPr>
        </w:pPrChange>
      </w:pPr>
      <w:bookmarkStart w:id="7365" w:name="_Toc327348173"/>
      <w:ins w:id="7366" w:author="superchickend" w:date="2012-12-16T15:18:00Z">
        <w:r>
          <w:t xml:space="preserve">  </w:t>
        </w:r>
      </w:ins>
      <w:proofErr w:type="gramStart"/>
      <w:ins w:id="7367" w:author="The Si Tran" w:date="2012-12-16T09:43:00Z">
        <w:r w:rsidR="00976130">
          <w:t>nơron</w:t>
        </w:r>
        <w:proofErr w:type="gramEnd"/>
        <w:r w:rsidR="00976130">
          <w:t xml:space="preserve"> </w:t>
        </w:r>
      </w:ins>
      <w:ins w:id="7368" w:author="superchickend" w:date="2012-12-16T15:18:00Z">
        <w:r>
          <w:t>nhân tạo</w:t>
        </w:r>
      </w:ins>
      <w:ins w:id="7369" w:author="superchickend" w:date="2012-12-16T15:19:00Z">
        <w:r>
          <w:t xml:space="preserve"> và trình bày hai giải thuật huấn luyện được sử dụng phổ biến trong mạng neural truyền thẳng</w:t>
        </w:r>
      </w:ins>
      <w:ins w:id="7370" w:author="superchickend" w:date="2012-12-16T15:22:00Z">
        <w:r w:rsidR="00CD76C3">
          <w:t xml:space="preserve"> là: giải thuật lan truyền ngược </w:t>
        </w:r>
      </w:ins>
      <w:ins w:id="7371" w:author="superchickend" w:date="2012-12-16T15:23:00Z">
        <w:r w:rsidR="00CD76C3">
          <w:t xml:space="preserve">(Back Propagation) </w:t>
        </w:r>
      </w:ins>
      <w:ins w:id="7372"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bookmarkStart w:id="7373" w:name="_Toc343837376"/>
      <w:r w:rsidRPr="0049233F">
        <w:lastRenderedPageBreak/>
        <w:t>Perceptron</w:t>
      </w:r>
      <w:bookmarkEnd w:id="7365"/>
      <w:bookmarkEnd w:id="7373"/>
    </w:p>
    <w:p w14:paraId="5FD72664" w14:textId="6B35D18F" w:rsidR="0088753F" w:rsidRPr="0049233F" w:rsidRDefault="0088753F">
      <w:pPr>
        <w:pPrChange w:id="7374" w:author="The Si Tran" w:date="2012-12-16T08:22:00Z">
          <w:pPr>
            <w:spacing w:before="0"/>
            <w:ind w:firstLine="720"/>
          </w:pPr>
        </w:pPrChange>
      </w:pPr>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perceptron.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r w:rsidR="00500B67">
        <w:t xml:space="preserve"> Hình 4.5 sẽ môt tả cấu trúc của mạng nơron này.</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CA1F7F">
      <w:pPr>
        <w:pStyle w:val="Canhgiua"/>
      </w:pPr>
      <w:r w:rsidRPr="002B1464">
        <w:rPr>
          <w:noProof/>
        </w:rPr>
        <w:drawing>
          <wp:inline distT="0" distB="0" distL="0" distR="0" wp14:anchorId="00AB14B0" wp14:editId="6C89026A">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7B68487F" w:rsidR="0088753F" w:rsidRPr="00CA1F7F" w:rsidRDefault="0088753F">
      <w:pPr>
        <w:pStyle w:val="Hinh"/>
        <w:pPrChange w:id="7375" w:author="The Si Tran" w:date="2012-12-16T10:10:00Z">
          <w:pPr>
            <w:pStyle w:val="Caption"/>
          </w:pPr>
        </w:pPrChange>
      </w:pPr>
      <w:bookmarkStart w:id="7376" w:name="_Toc327348213"/>
      <w:bookmarkStart w:id="7377" w:name="_Toc343029963"/>
      <w:bookmarkStart w:id="7378" w:name="_Toc343837459"/>
      <w:r w:rsidRPr="00CA1F7F">
        <w:t xml:space="preserve">Hình </w:t>
      </w:r>
      <w:ins w:id="7379" w:author="The Si Tran" w:date="2012-12-11T23:34:00Z">
        <w:r w:rsidR="006D47A7" w:rsidRPr="00CA1F7F">
          <w:t>4.</w:t>
        </w:r>
      </w:ins>
      <w:r w:rsidR="001E2676">
        <w:t>5</w:t>
      </w:r>
      <w:ins w:id="7380" w:author="The Si Tran" w:date="2012-12-11T23:34:00Z">
        <w:r w:rsidR="006D47A7" w:rsidRPr="00CA1F7F">
          <w:t xml:space="preserve">: </w:t>
        </w:r>
      </w:ins>
      <w:del w:id="7381" w:author="The Si Tran" w:date="2012-12-11T23:34:00Z">
        <w:r w:rsidRPr="00CA1F7F" w:rsidDel="006D47A7">
          <w:fldChar w:fldCharType="begin"/>
        </w:r>
        <w:r w:rsidRPr="00CA1F7F" w:rsidDel="006D47A7">
          <w:rPr>
            <w:rPrChange w:id="7382" w:author="The Si Tran" w:date="2012-12-11T23:34:00Z">
              <w:rPr/>
            </w:rPrChange>
          </w:rPr>
          <w:delInstrText xml:space="preserve"> STYLEREF 1 \s </w:delInstrText>
        </w:r>
        <w:r w:rsidRPr="00CA1F7F" w:rsidDel="006D47A7">
          <w:rPr>
            <w:rPrChange w:id="7383" w:author="The Si Tran" w:date="2012-12-11T23:34:00Z">
              <w:rPr/>
            </w:rPrChange>
          </w:rPr>
          <w:fldChar w:fldCharType="separate"/>
        </w:r>
        <w:r w:rsidRPr="00CA1F7F" w:rsidDel="006D47A7">
          <w:rPr>
            <w:rPrChange w:id="7384" w:author="The Si Tran" w:date="2012-12-11T23:34:00Z">
              <w:rPr>
                <w:noProof/>
              </w:rPr>
            </w:rPrChange>
          </w:rPr>
          <w:delText>2</w:delText>
        </w:r>
        <w:r w:rsidRPr="00CA1F7F" w:rsidDel="006D47A7">
          <w:rPr>
            <w:rPrChange w:id="7385" w:author="The Si Tran" w:date="2012-12-11T23:34:00Z">
              <w:rPr/>
            </w:rPrChange>
          </w:rPr>
          <w:fldChar w:fldCharType="end"/>
        </w:r>
        <w:r w:rsidRPr="00CA1F7F" w:rsidDel="006D47A7">
          <w:rPr>
            <w:rPrChange w:id="7386" w:author="The Si Tran" w:date="2012-12-11T23:34:00Z">
              <w:rPr/>
            </w:rPrChange>
          </w:rPr>
          <w:delText>.</w:delText>
        </w:r>
        <w:r w:rsidRPr="00CA1F7F" w:rsidDel="006D47A7">
          <w:rPr>
            <w:rPrChange w:id="7387" w:author="The Si Tran" w:date="2012-12-11T23:34:00Z">
              <w:rPr/>
            </w:rPrChange>
          </w:rPr>
          <w:fldChar w:fldCharType="begin"/>
        </w:r>
        <w:r w:rsidRPr="00CA1F7F" w:rsidDel="006D47A7">
          <w:rPr>
            <w:rPrChange w:id="7388" w:author="The Si Tran" w:date="2012-12-11T23:34:00Z">
              <w:rPr/>
            </w:rPrChange>
          </w:rPr>
          <w:delInstrText xml:space="preserve"> SEQ Hình \* ARABIC \s 1 </w:delInstrText>
        </w:r>
        <w:r w:rsidRPr="00CA1F7F" w:rsidDel="006D47A7">
          <w:rPr>
            <w:rPrChange w:id="7389" w:author="The Si Tran" w:date="2012-12-11T23:34:00Z">
              <w:rPr/>
            </w:rPrChange>
          </w:rPr>
          <w:fldChar w:fldCharType="separate"/>
        </w:r>
        <w:r w:rsidRPr="00CA1F7F" w:rsidDel="006D47A7">
          <w:rPr>
            <w:rPrChange w:id="7390" w:author="The Si Tran" w:date="2012-12-11T23:34:00Z">
              <w:rPr>
                <w:noProof/>
              </w:rPr>
            </w:rPrChange>
          </w:rPr>
          <w:delText>5</w:delText>
        </w:r>
        <w:r w:rsidRPr="00CA1F7F" w:rsidDel="006D47A7">
          <w:rPr>
            <w:rPrChange w:id="7391" w:author="The Si Tran" w:date="2012-12-11T23:34:00Z">
              <w:rPr/>
            </w:rPrChange>
          </w:rPr>
          <w:fldChar w:fldCharType="end"/>
        </w:r>
        <w:r w:rsidRPr="00CA1F7F" w:rsidDel="006D47A7">
          <w:rPr>
            <w:rPrChange w:id="7392" w:author="The Si Tran" w:date="2012-12-11T23:34:00Z">
              <w:rPr/>
            </w:rPrChange>
          </w:rPr>
          <w:delText xml:space="preserve">: </w:delText>
        </w:r>
      </w:del>
      <w:r w:rsidRPr="00CA1F7F">
        <w:rPr>
          <w:rPrChange w:id="7393" w:author="The Si Tran" w:date="2012-12-11T23:34:00Z">
            <w:rPr/>
          </w:rPrChange>
        </w:rPr>
        <w:t xml:space="preserve">Đơn vị mạng </w:t>
      </w:r>
      <w:r w:rsidR="00AE6CD1">
        <w:t>n</w:t>
      </w:r>
      <w:r w:rsidR="00976130" w:rsidRPr="00CA1F7F">
        <w:t>ơron</w:t>
      </w:r>
      <w:bookmarkEnd w:id="7376"/>
      <w:bookmarkEnd w:id="7377"/>
      <w:bookmarkEnd w:id="7378"/>
    </w:p>
    <w:p w14:paraId="48DE7854" w14:textId="77777777" w:rsidR="0088753F" w:rsidRPr="0049233F" w:rsidRDefault="0088753F" w:rsidP="0088753F">
      <w:pPr>
        <w:spacing w:before="0"/>
        <w:ind w:firstLine="720"/>
        <w:rPr>
          <w:szCs w:val="26"/>
        </w:rPr>
      </w:pPr>
    </w:p>
    <w:p w14:paraId="19BB1A31" w14:textId="60EAF142" w:rsidR="0088753F" w:rsidRDefault="0088753F">
      <w:pPr>
        <w:rPr>
          <w:ins w:id="7394" w:author="The Si Tran" w:date="2012-12-06T02:05:00Z"/>
        </w:rPr>
        <w:pPrChange w:id="7395" w:author="The Si Tran" w:date="2012-12-16T08:22:00Z">
          <w:pPr>
            <w:spacing w:before="0"/>
            <w:ind w:firstLine="720"/>
          </w:pPr>
        </w:pPrChange>
      </w:pPr>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7396" w:author="The Si Tran" w:date="2012-12-06T02:07:00Z"/>
          <w:szCs w:val="26"/>
        </w:rPr>
      </w:pPr>
      <w:ins w:id="7397"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7398" w:author="The Si Tran" w:date="2012-12-06T02:07:00Z">
          <w:pPr>
            <w:spacing w:before="0"/>
            <w:ind w:left="720" w:firstLine="720"/>
          </w:pPr>
        </w:pPrChange>
      </w:pPr>
      <w:del w:id="7399" w:author="The Si Tran" w:date="2012-12-06T02:07:00Z">
        <w:r w:rsidRPr="00381A4D" w:rsidDel="00CD6D90">
          <w:rPr>
            <w:noProof/>
            <w:szCs w:val="26"/>
          </w:rPr>
          <w:drawing>
            <wp:inline distT="0" distB="0" distL="0" distR="0" wp14:anchorId="03B62084" wp14:editId="5F2E8781">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332AE8B0" w:rsidR="0088753F" w:rsidRDefault="0088753F">
      <w:pPr>
        <w:rPr>
          <w:ins w:id="7400" w:author="The Si Tran" w:date="2012-12-06T01:59:00Z"/>
        </w:rPr>
        <w:pPrChange w:id="7401" w:author="The Si Tran" w:date="2012-12-16T08:22:00Z">
          <w:pPr>
            <w:spacing w:before="0"/>
            <w:ind w:firstLine="720"/>
          </w:pPr>
        </w:pPrChange>
      </w:pPr>
      <w:r w:rsidRPr="0049233F">
        <w:t xml:space="preserve">Ở đây các số thực </w:t>
      </w:r>
      <m:oMath>
        <m:sSub>
          <m:sSubPr>
            <m:ctrlPr>
              <w:ins w:id="7402" w:author="The Si Tran" w:date="2012-12-06T02:07:00Z">
                <w:rPr>
                  <w:rFonts w:ascii="Cambria Math" w:hAnsi="Cambria Math"/>
                  <w:i/>
                </w:rPr>
              </w:ins>
            </m:ctrlPr>
          </m:sSubPr>
          <m:e>
            <w:ins w:id="7403" w:author="The Si Tran" w:date="2012-12-06T02:07:00Z">
              <m:r>
                <w:rPr>
                  <w:rFonts w:ascii="Cambria Math" w:hAnsi="Cambria Math"/>
                </w:rPr>
                <m:t>w</m:t>
              </m:r>
            </w:ins>
          </m:e>
          <m:sub>
            <w:ins w:id="7404" w:author="The Si Tran" w:date="2012-12-06T02:07:00Z">
              <m:r>
                <w:rPr>
                  <w:rFonts w:ascii="Cambria Math" w:hAnsi="Cambria Math"/>
                </w:rPr>
                <m:t>i</m:t>
              </m:r>
            </w:ins>
          </m:sub>
        </m:sSub>
      </m:oMath>
      <w:ins w:id="7405" w:author="The Si Tran" w:date="2012-12-06T02:07:00Z">
        <w:r w:rsidR="00CD6D90">
          <w:t xml:space="preserve"> </w:t>
        </w:r>
      </w:ins>
      <w:del w:id="7406"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7407" w:author="The Si Tran" w:date="2012-12-06T02:08:00Z">
                <w:rPr>
                  <w:rFonts w:ascii="Cambria Math" w:hAnsi="Cambria Math"/>
                  <w:i/>
                </w:rPr>
              </w:ins>
            </m:ctrlPr>
          </m:sSubPr>
          <m:e>
            <w:ins w:id="7408" w:author="The Si Tran" w:date="2012-12-06T02:08:00Z">
              <m:r>
                <w:rPr>
                  <w:rFonts w:ascii="Cambria Math" w:hAnsi="Cambria Math"/>
                </w:rPr>
                <m:t>x</m:t>
              </m:r>
            </w:ins>
          </m:e>
          <m:sub>
            <w:ins w:id="7409" w:author="The Si Tran" w:date="2012-12-06T02:08:00Z">
              <m:r>
                <w:rPr>
                  <w:rFonts w:ascii="Cambria Math" w:hAnsi="Cambria Math"/>
                </w:rPr>
                <m:t>i</m:t>
              </m:r>
            </w:ins>
          </m:sub>
        </m:sSub>
      </m:oMath>
      <w:ins w:id="7410" w:author="The Si Tran" w:date="2012-12-06T02:08:00Z">
        <w:r w:rsidR="0001105D">
          <w:t xml:space="preserve"> </w:t>
        </w:r>
      </w:ins>
      <w:del w:id="7411"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7412" w:author="The Si Tran" w:date="2012-12-06T02:09:00Z">
                <w:rPr>
                  <w:rFonts w:ascii="Cambria Math" w:hAnsi="Cambria Math"/>
                  <w:i/>
                </w:rPr>
              </w:ins>
            </m:ctrlPr>
          </m:sSubPr>
          <m:e>
            <w:ins w:id="7413" w:author="The Si Tran" w:date="2012-12-06T02:09:00Z">
              <m:r>
                <w:rPr>
                  <w:rFonts w:ascii="Cambria Math" w:hAnsi="Cambria Math"/>
                </w:rPr>
                <m:t>-w</m:t>
              </m:r>
            </w:ins>
          </m:e>
          <m:sub>
            <w:ins w:id="7414" w:author="The Si Tran" w:date="2012-12-06T02:09:00Z">
              <m:r>
                <w:rPr>
                  <w:rFonts w:ascii="Cambria Math" w:hAnsi="Cambria Math"/>
                </w:rPr>
                <m:t>0</m:t>
              </m:r>
            </w:ins>
          </m:sub>
        </m:sSub>
      </m:oMath>
      <w:del w:id="7415"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 xml:space="preserve">là ngưỡng mà tổ hợp tuyến các giá trị nhập phải vượt qua để kết quả xuất là 1. </w:t>
      </w:r>
      <w:proofErr w:type="gramStart"/>
      <w:r w:rsidRPr="0049233F">
        <w:t>Đặt</w:t>
      </w:r>
      <w:ins w:id="7416" w:author="The Si Tran" w:date="2012-12-06T02:09:00Z">
        <w:r w:rsidR="00094614">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7417"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xml:space="preserve">, ta viết lại phương trình trên dưới dạng </w:t>
      </w:r>
      <w:r w:rsidR="00976130">
        <w:t>vectơ</w:t>
      </w:r>
      <w:r w:rsidRPr="0049233F">
        <w:t xml:space="preserve"> như sau</w:t>
      </w:r>
    </w:p>
    <w:p w14:paraId="4CCAF7D0" w14:textId="77777777" w:rsidR="000B65E4" w:rsidRPr="0008713C" w:rsidDel="000B65E4" w:rsidRDefault="00EB57C1">
      <w:pPr>
        <w:pStyle w:val="Canhgiua"/>
        <w:rPr>
          <w:del w:id="7418" w:author="The Si Tran" w:date="2012-12-06T02:00:00Z"/>
        </w:rPr>
        <w:pPrChange w:id="7419" w:author="The Si Tran" w:date="2012-12-06T02:00:00Z">
          <w:pPr>
            <w:spacing w:before="0"/>
            <w:ind w:firstLine="720"/>
          </w:pPr>
        </w:pPrChange>
      </w:pPr>
      <w:ins w:id="7420" w:author="The Si Tran" w:date="2012-12-06T02:03:00Z">
        <m:oMathPara>
          <m:oMath>
            <m:r>
              <w:rPr>
                <w:rFonts w:ascii="Cambria Math" w:hAnsi="Cambria Math"/>
              </w:rPr>
              <m:t>o</m:t>
            </m:r>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r>
              <w:rPr>
                <w:rFonts w:ascii="Cambria Math" w:hAnsi="Cambria Math"/>
              </w:rPr>
              <m:t>sgn</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ins>
    </w:p>
    <w:p w14:paraId="2191B8FC" w14:textId="77777777" w:rsidR="0088753F" w:rsidRPr="0049233F" w:rsidRDefault="0088753F">
      <w:pPr>
        <w:pStyle w:val="Canhgiua"/>
        <w:pPrChange w:id="7421" w:author="The Si Tran" w:date="2012-12-06T02:00:00Z">
          <w:pPr>
            <w:spacing w:before="0"/>
            <w:ind w:firstLine="720"/>
          </w:pPr>
        </w:pPrChange>
      </w:pPr>
      <w:del w:id="7422" w:author="The Si Tran" w:date="2012-12-06T02:00:00Z">
        <w:r w:rsidRPr="00381A4D" w:rsidDel="000B65E4">
          <w:rPr>
            <w:noProof/>
          </w:rPr>
          <w:drawing>
            <wp:inline distT="0" distB="0" distL="0" distR="0" wp14:anchorId="05F691B7" wp14:editId="17114864">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395A8930" w:rsidR="0088753F" w:rsidRDefault="0088753F">
      <w:pPr>
        <w:rPr>
          <w:ins w:id="7423" w:author="The Si Tran" w:date="2012-12-06T02:01:00Z"/>
        </w:rPr>
        <w:pPrChange w:id="7424" w:author="The Si Tran" w:date="2012-12-16T08:22:00Z">
          <w:pPr>
            <w:spacing w:before="0"/>
            <w:ind w:firstLine="720"/>
          </w:pPr>
        </w:pPrChange>
      </w:pPr>
      <w:r w:rsidRPr="0049233F">
        <w:t xml:space="preserve">Ở đây </w:t>
      </w:r>
      <w:del w:id="7425" w:author="The Si Tran" w:date="2012-12-06T02:00:00Z">
        <w:r w:rsidRPr="00AF1345" w:rsidDel="000B65E4">
          <w:rPr>
            <w:position w:val="-6"/>
          </w:rPr>
          <w:object w:dxaOrig="200" w:dyaOrig="279" w14:anchorId="56E38391">
            <v:shape id="_x0000_i1103" type="#_x0000_t75" style="width:7.5pt;height:13.5pt" o:ole="">
              <v:imagedata r:id="rId192" o:title=""/>
            </v:shape>
            <o:OLEObject Type="Embed" ProgID="Equation.DSMT4" ShapeID="_x0000_i1103" DrawAspect="Content" ObjectID="_1417583524" r:id="rId193"/>
          </w:object>
        </w:r>
      </w:del>
      <m:oMath>
        <m:acc>
          <m:accPr>
            <m:chr m:val="⃗"/>
            <m:ctrlPr>
              <w:ins w:id="7426" w:author="The Si Tran" w:date="2012-12-06T02:00:00Z">
                <w:rPr>
                  <w:rFonts w:ascii="Cambria Math" w:hAnsi="Cambria Math"/>
                  <w:i/>
                </w:rPr>
              </w:ins>
            </m:ctrlPr>
          </m:accPr>
          <m:e>
            <w:ins w:id="7427" w:author="The Si Tran" w:date="2012-12-06T02:00:00Z">
              <m:r>
                <w:rPr>
                  <w:rFonts w:ascii="Cambria Math" w:hAnsi="Cambria Math"/>
                </w:rPr>
                <m:t>x</m:t>
              </m:r>
            </w:ins>
          </m:e>
        </m:acc>
      </m:oMath>
      <w:r w:rsidRPr="0049233F">
        <w:t xml:space="preserve"> và </w:t>
      </w:r>
      <w:del w:id="7428" w:author="The Si Tran" w:date="2012-12-06T02:00:00Z">
        <w:r w:rsidRPr="00AF1345" w:rsidDel="000B65E4">
          <w:rPr>
            <w:position w:val="-6"/>
          </w:rPr>
          <w:object w:dxaOrig="240" w:dyaOrig="279" w14:anchorId="713B3E3F">
            <v:shape id="_x0000_i1104" type="#_x0000_t75" style="width:13.5pt;height:13.5pt" o:ole="">
              <v:imagedata r:id="rId194" o:title=""/>
            </v:shape>
            <o:OLEObject Type="Embed" ProgID="Equation.DSMT4" ShapeID="_x0000_i1104" DrawAspect="Content" ObjectID="_1417583525" r:id="rId195"/>
          </w:object>
        </w:r>
      </w:del>
      <m:oMath>
        <m:acc>
          <m:accPr>
            <m:chr m:val="⃗"/>
            <m:ctrlPr>
              <w:ins w:id="7429" w:author="The Si Tran" w:date="2012-12-06T02:00:00Z">
                <w:rPr>
                  <w:rFonts w:ascii="Cambria Math" w:hAnsi="Cambria Math"/>
                  <w:i/>
                </w:rPr>
              </w:ins>
            </m:ctrlPr>
          </m:accPr>
          <m:e>
            <w:ins w:id="7430" w:author="The Si Tran" w:date="2012-12-06T02:00:00Z">
              <m:r>
                <w:rPr>
                  <w:rFonts w:ascii="Cambria Math" w:hAnsi="Cambria Math"/>
                </w:rPr>
                <m:t>w</m:t>
              </m:r>
            </w:ins>
          </m:e>
        </m:acc>
      </m:oMath>
      <w:r w:rsidRPr="0049233F">
        <w:t xml:space="preserve"> là các </w:t>
      </w:r>
      <w:r w:rsidR="00976130">
        <w:t>vectơ</w:t>
      </w:r>
      <w:r w:rsidRPr="0049233F">
        <w:t xml:space="preserve"> có </w:t>
      </w:r>
      <w:r w:rsidRPr="0049233F">
        <w:rPr>
          <w:i/>
        </w:rPr>
        <w:t xml:space="preserve">n </w:t>
      </w:r>
      <w:r w:rsidRPr="0049233F">
        <w:t xml:space="preserve">+ 1 chiều. Hàm </w:t>
      </w:r>
      <w:ins w:id="7431" w:author="The Si Tran" w:date="2012-12-06T02:01:00Z">
        <m:oMath>
          <m:r>
            <w:rPr>
              <w:rFonts w:ascii="Cambria Math" w:hAnsi="Cambria Math"/>
            </w:rPr>
            <m:t>sgn()</m:t>
          </m:r>
        </m:oMath>
      </w:ins>
      <w:del w:id="7432"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pStyle w:val="Canhgiua"/>
        <w:rPr>
          <w:del w:id="7433" w:author="The Si Tran" w:date="2012-12-06T02:04:00Z"/>
        </w:rPr>
        <w:pPrChange w:id="7434" w:author="The Si Tran" w:date="2012-12-06T02:04:00Z">
          <w:pPr>
            <w:spacing w:before="0"/>
            <w:ind w:firstLine="720"/>
          </w:pPr>
        </w:pPrChange>
      </w:pPr>
      <w:ins w:id="7435" w:author="The Si Tran" w:date="2012-12-06T02:03:00Z">
        <m:oMathPara>
          <m:oMath>
            <m:r>
              <w:rPr>
                <w:rFonts w:ascii="Cambria Math" w:hAnsi="Cambria Math"/>
              </w:rPr>
              <m:t>sgn</m:t>
            </m:r>
            <m:d>
              <m:dPr>
                <m:ctrlPr>
                  <w:rPr>
                    <w:rFonts w:ascii="Cambria Math" w:hAnsi="Cambria Math"/>
                  </w:rPr>
                </m:ctrlPr>
              </m:dPr>
              <m:e>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&gt;0</m:t>
                    </m:r>
                  </m:e>
                  <m:e>
                    <m:r>
                      <m:rPr>
                        <m:sty m:val="p"/>
                      </m:rPr>
                      <w:rPr>
                        <w:rFonts w:ascii="Cambria Math" w:hAnsi="Cambria Math"/>
                      </w:rPr>
                      <m:t>-1,  &amp;</m:t>
                    </m:r>
                    <m:r>
                      <w:rPr>
                        <w:rFonts w:ascii="Cambria Math" w:hAnsi="Cambria Math"/>
                      </w:rPr>
                      <m:t>otherwise</m:t>
                    </m:r>
                  </m:e>
                </m:eqArr>
              </m:e>
            </m:d>
          </m:oMath>
        </m:oMathPara>
      </w:ins>
    </w:p>
    <w:p w14:paraId="7EB871AF" w14:textId="77777777" w:rsidR="0088753F" w:rsidRPr="0049233F" w:rsidRDefault="0088753F">
      <w:pPr>
        <w:pStyle w:val="Canhgiua"/>
        <w:pPrChange w:id="7436" w:author="The Si Tran" w:date="2012-12-06T02:04:00Z">
          <w:pPr>
            <w:spacing w:before="0"/>
            <w:ind w:firstLine="720"/>
          </w:pPr>
        </w:pPrChange>
      </w:pPr>
      <w:del w:id="7437" w:author="The Si Tran" w:date="2012-12-06T02:04:00Z">
        <w:r w:rsidRPr="00381A4D" w:rsidDel="00CD6D90">
          <w:rPr>
            <w:noProof/>
          </w:rPr>
          <w:drawing>
            <wp:inline distT="0" distB="0" distL="0" distR="0" wp14:anchorId="08CFD84C" wp14:editId="0D12E6B8">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DC3CD6C" w:rsidR="0088753F" w:rsidRPr="0049233F" w:rsidRDefault="0088753F">
      <w:pPr>
        <w:pPrChange w:id="7438" w:author="The Si Tran" w:date="2012-12-16T08:22:00Z">
          <w:pPr>
            <w:spacing w:before="0"/>
            <w:ind w:firstLine="720"/>
          </w:pPr>
        </w:pPrChange>
      </w:pPr>
      <w:r w:rsidRPr="0049233F">
        <w:t xml:space="preserve">Nếu xem các </w:t>
      </w:r>
      <w:r w:rsidR="00976130">
        <w:t>vectơ</w:t>
      </w:r>
      <w:r w:rsidRPr="0049233F">
        <w:t xml:space="preserve"> nhập </w:t>
      </w:r>
      <m:oMath>
        <m:sSub>
          <m:sSubPr>
            <m:ctrlPr>
              <w:ins w:id="7439" w:author="The Si Tran" w:date="2012-12-06T02:10:00Z">
                <w:rPr>
                  <w:rFonts w:ascii="Cambria Math" w:hAnsi="Cambria Math"/>
                  <w:i/>
                </w:rPr>
              </w:ins>
            </m:ctrlPr>
          </m:sSubPr>
          <m:e>
            <w:ins w:id="7440" w:author="The Si Tran" w:date="2012-12-06T02:10:00Z">
              <m:r>
                <w:rPr>
                  <w:rFonts w:ascii="Cambria Math" w:hAnsi="Cambria Math"/>
                </w:rPr>
                <m:t>(x</m:t>
              </m:r>
            </w:ins>
          </m:e>
          <m:sub>
            <w:ins w:id="7441" w:author="The Si Tran" w:date="2012-12-06T02:10:00Z">
              <m:r>
                <w:rPr>
                  <w:rFonts w:ascii="Cambria Math" w:hAnsi="Cambria Math"/>
                </w:rPr>
                <m:t>1</m:t>
              </m:r>
            </w:ins>
          </m:sub>
        </m:sSub>
        <w:ins w:id="7442" w:author="The Si Tran" w:date="2012-12-06T02:10:00Z">
          <m:r>
            <w:rPr>
              <w:rFonts w:ascii="Cambria Math" w:hAnsi="Cambria Math"/>
            </w:rPr>
            <m:t>,</m:t>
          </m:r>
        </w:ins>
        <m:sSub>
          <m:sSubPr>
            <m:ctrlPr>
              <w:ins w:id="7443" w:author="The Si Tran" w:date="2012-12-06T02:10:00Z">
                <w:rPr>
                  <w:rFonts w:ascii="Cambria Math" w:hAnsi="Cambria Math"/>
                  <w:i/>
                </w:rPr>
              </w:ins>
            </m:ctrlPr>
          </m:sSubPr>
          <m:e>
            <w:ins w:id="7444" w:author="The Si Tran" w:date="2012-12-06T02:10:00Z">
              <m:r>
                <w:rPr>
                  <w:rFonts w:ascii="Cambria Math" w:hAnsi="Cambria Math"/>
                </w:rPr>
                <m:t>x</m:t>
              </m:r>
            </w:ins>
          </m:e>
          <m:sub>
            <w:ins w:id="7445" w:author="The Si Tran" w:date="2012-12-06T02:10:00Z">
              <m:r>
                <w:rPr>
                  <w:rFonts w:ascii="Cambria Math" w:hAnsi="Cambria Math"/>
                </w:rPr>
                <m:t>2</m:t>
              </m:r>
            </w:ins>
          </m:sub>
        </m:sSub>
        <w:ins w:id="7446" w:author="The Si Tran" w:date="2012-12-06T02:10:00Z">
          <m:r>
            <w:rPr>
              <w:rFonts w:ascii="Cambria Math" w:hAnsi="Cambria Math"/>
            </w:rPr>
            <m:t>,…,</m:t>
          </m:r>
        </w:ins>
        <m:sSub>
          <m:sSubPr>
            <m:ctrlPr>
              <w:ins w:id="7447" w:author="The Si Tran" w:date="2012-12-06T02:10:00Z">
                <w:rPr>
                  <w:rFonts w:ascii="Cambria Math" w:hAnsi="Cambria Math"/>
                  <w:i/>
                </w:rPr>
              </w:ins>
            </m:ctrlPr>
          </m:sSubPr>
          <m:e>
            <w:ins w:id="7448" w:author="The Si Tran" w:date="2012-12-06T02:10:00Z">
              <m:r>
                <w:rPr>
                  <w:rFonts w:ascii="Cambria Math" w:hAnsi="Cambria Math"/>
                </w:rPr>
                <m:t>x</m:t>
              </m:r>
            </w:ins>
          </m:e>
          <m:sub>
            <w:ins w:id="7449" w:author="The Si Tran" w:date="2012-12-06T02:10:00Z">
              <m:r>
                <w:rPr>
                  <w:rFonts w:ascii="Cambria Math" w:hAnsi="Cambria Math"/>
                </w:rPr>
                <m:t>n</m:t>
              </m:r>
            </w:ins>
          </m:sub>
        </m:sSub>
        <w:ins w:id="7450" w:author="The Si Tran" w:date="2012-12-06T02:10:00Z">
          <m:r>
            <w:rPr>
              <w:rFonts w:ascii="Cambria Math" w:hAnsi="Cambria Math"/>
            </w:rPr>
            <m:t>)</m:t>
          </m:r>
        </w:ins>
      </m:oMath>
      <w:del w:id="7451"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7452" w:author="The Si Tran" w:date="2012-12-06T02:10:00Z">
        <m:oMath>
          <m:r>
            <w:rPr>
              <w:rFonts w:ascii="Cambria Math" w:hAnsi="Cambria Math"/>
            </w:rPr>
            <m:t>n+1</m:t>
          </m:r>
        </m:oMath>
      </w:ins>
      <w:del w:id="7453"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7454" w:author="The Si Tran" w:date="2012-12-06T02:11:00Z">
                <w:rPr>
                  <w:rFonts w:ascii="Cambria Math" w:hAnsi="Cambria Math"/>
                  <w:i/>
                </w:rPr>
              </w:ins>
            </m:ctrlPr>
          </m:sSubPr>
          <m:e>
            <w:ins w:id="7455" w:author="The Si Tran" w:date="2012-12-06T02:11:00Z">
              <m:r>
                <w:rPr>
                  <w:rFonts w:ascii="Cambria Math" w:hAnsi="Cambria Math"/>
                </w:rPr>
                <m:t>x</m:t>
              </m:r>
            </w:ins>
          </m:e>
          <m:sub>
            <w:ins w:id="7456" w:author="The Si Tran" w:date="2012-12-06T02:11:00Z">
              <m:r>
                <w:rPr>
                  <w:rFonts w:ascii="Cambria Math" w:hAnsi="Cambria Math"/>
                </w:rPr>
                <m:t>0</m:t>
              </m:r>
            </w:ins>
          </m:sub>
        </m:sSub>
      </m:oMath>
      <w:del w:id="7457"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7458" w:author="The Si Tran" w:date="2012-12-06T02:11:00Z">
        <w:r w:rsidRPr="00AF1345" w:rsidDel="00E81970">
          <w:rPr>
            <w:position w:val="-6"/>
          </w:rPr>
          <w:object w:dxaOrig="760" w:dyaOrig="279" w14:anchorId="0CA687E0">
            <v:shape id="_x0000_i1105" type="#_x0000_t75" style="width:36pt;height:15pt" o:ole="">
              <v:imagedata r:id="rId197" o:title=""/>
            </v:shape>
            <o:OLEObject Type="Embed" ProgID="Equation.DSMT4" ShapeID="_x0000_i1105" DrawAspect="Content" ObjectID="_1417583526" r:id="rId198"/>
          </w:object>
        </w:r>
      </w:del>
      <m:oMath>
        <m:acc>
          <m:accPr>
            <m:chr m:val="⃗"/>
            <m:ctrlPr>
              <w:ins w:id="7459" w:author="The Si Tran" w:date="2012-12-06T02:11:00Z">
                <w:rPr>
                  <w:rFonts w:ascii="Cambria Math" w:hAnsi="Cambria Math"/>
                  <w:i/>
                </w:rPr>
              </w:ins>
            </m:ctrlPr>
          </m:accPr>
          <m:e>
            <w:ins w:id="7460" w:author="The Si Tran" w:date="2012-12-06T02:11:00Z">
              <m:r>
                <w:rPr>
                  <w:rFonts w:ascii="Cambria Math" w:hAnsi="Cambria Math"/>
                </w:rPr>
                <m:t>w</m:t>
              </m:r>
            </w:ins>
          </m:e>
        </m:acc>
        <w:ins w:id="7461" w:author="The Si Tran" w:date="2012-12-06T02:11:00Z">
          <m:r>
            <w:rPr>
              <w:rFonts w:ascii="Cambria Math" w:hAnsi="Cambria Math"/>
            </w:rPr>
            <m:t>∙</m:t>
          </m:r>
        </w:ins>
        <m:acc>
          <m:accPr>
            <m:chr m:val="⃗"/>
            <m:ctrlPr>
              <w:ins w:id="7462" w:author="The Si Tran" w:date="2012-12-06T02:11:00Z">
                <w:rPr>
                  <w:rFonts w:ascii="Cambria Math" w:hAnsi="Cambria Math"/>
                  <w:i/>
                </w:rPr>
              </w:ins>
            </m:ctrlPr>
          </m:accPr>
          <m:e>
            <w:ins w:id="7463" w:author="The Si Tran" w:date="2012-12-06T02:11:00Z">
              <m:r>
                <w:rPr>
                  <w:rFonts w:ascii="Cambria Math" w:hAnsi="Cambria Math"/>
                </w:rPr>
                <m:t>x</m:t>
              </m:r>
            </w:ins>
          </m:e>
        </m:acc>
        <w:ins w:id="7464" w:author="The Si Tran" w:date="2012-12-06T02:11:00Z">
          <m:r>
            <w:rPr>
              <w:rFonts w:ascii="Cambria Math" w:hAnsi="Cambria Math"/>
            </w:rPr>
            <m:t>=0</m:t>
          </m:r>
        </w:ins>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0AD1F656" w:rsidR="0088753F" w:rsidRPr="0049233F" w:rsidRDefault="0088753F">
      <w:pPr>
        <w:pPrChange w:id="7465" w:author="The Si Tran" w:date="2012-12-16T08:22:00Z">
          <w:pPr>
            <w:spacing w:before="0"/>
            <w:ind w:firstLine="720"/>
          </w:pPr>
        </w:pPrChange>
      </w:pPr>
      <w:r w:rsidRPr="0049233F">
        <w:t xml:space="preserve">Trong thực tế, ta thường có sẳn một bộ dữ liệu mẫu gồm một tập các điểm được gán nhãn dương và âm. Bài toán huấn luyện perceptron là bài toán xác định </w:t>
      </w:r>
      <w:r w:rsidR="00976130">
        <w:t>vectơ</w:t>
      </w:r>
      <w:r w:rsidRPr="0049233F">
        <w:t xml:space="preserve"> </w:t>
      </w:r>
      <w:del w:id="7466" w:author="The Si Tran" w:date="2012-12-06T02:12:00Z">
        <w:r w:rsidRPr="00AF1345" w:rsidDel="00721CBD">
          <w:rPr>
            <w:position w:val="-6"/>
          </w:rPr>
          <w:object w:dxaOrig="240" w:dyaOrig="279" w14:anchorId="6BB743B6">
            <v:shape id="_x0000_i1106" type="#_x0000_t75" style="width:15pt;height:15pt" o:ole="">
              <v:imagedata r:id="rId199" o:title=""/>
            </v:shape>
            <o:OLEObject Type="Embed" ProgID="Equation.DSMT4" ShapeID="_x0000_i1106" DrawAspect="Content" ObjectID="_1417583527" r:id="rId200"/>
          </w:object>
        </w:r>
      </w:del>
      <m:oMath>
        <m:acc>
          <m:accPr>
            <m:chr m:val="⃗"/>
            <m:ctrlPr>
              <w:ins w:id="7467" w:author="The Si Tran" w:date="2012-12-06T02:12:00Z">
                <w:rPr>
                  <w:rFonts w:ascii="Cambria Math" w:hAnsi="Cambria Math"/>
                  <w:i/>
                </w:rPr>
              </w:ins>
            </m:ctrlPr>
          </m:accPr>
          <m:e>
            <w:ins w:id="7468" w:author="The Si Tran" w:date="2012-12-06T02:12:00Z">
              <m:r>
                <w:rPr>
                  <w:rFonts w:ascii="Cambria Math" w:hAnsi="Cambria Math"/>
                </w:rPr>
                <m:t>w</m:t>
              </m:r>
            </w:ins>
          </m:e>
        </m:acc>
      </m:oMath>
      <w:r w:rsidRPr="0049233F">
        <w:t xml:space="preserve"> sau cho siêu phẳng </w:t>
      </w:r>
      <w:del w:id="7469" w:author="The Si Tran" w:date="2012-12-06T02:12:00Z">
        <w:r w:rsidRPr="00AF1345" w:rsidDel="00721CBD">
          <w:rPr>
            <w:position w:val="-6"/>
          </w:rPr>
          <w:object w:dxaOrig="760" w:dyaOrig="279" w14:anchorId="70AD84D1">
            <v:shape id="_x0000_i1107" type="#_x0000_t75" style="width:36pt;height:15pt" o:ole="">
              <v:imagedata r:id="rId197" o:title=""/>
            </v:shape>
            <o:OLEObject Type="Embed" ProgID="Equation.DSMT4" ShapeID="_x0000_i1107" DrawAspect="Content" ObjectID="_1417583528" r:id="rId201"/>
          </w:object>
        </w:r>
      </w:del>
      <m:oMath>
        <m:acc>
          <m:accPr>
            <m:chr m:val="⃗"/>
            <m:ctrlPr>
              <w:ins w:id="7470" w:author="The Si Tran" w:date="2012-12-06T02:12:00Z">
                <w:rPr>
                  <w:rFonts w:ascii="Cambria Math" w:hAnsi="Cambria Math"/>
                  <w:i/>
                </w:rPr>
              </w:ins>
            </m:ctrlPr>
          </m:accPr>
          <m:e>
            <w:ins w:id="7471" w:author="The Si Tran" w:date="2012-12-06T02:12:00Z">
              <m:r>
                <w:rPr>
                  <w:rFonts w:ascii="Cambria Math" w:hAnsi="Cambria Math"/>
                </w:rPr>
                <m:t>w</m:t>
              </m:r>
            </w:ins>
          </m:e>
        </m:acc>
        <w:ins w:id="7472" w:author="The Si Tran" w:date="2012-12-06T02:12:00Z">
          <m:r>
            <w:rPr>
              <w:rFonts w:ascii="Cambria Math" w:hAnsi="Cambria Math"/>
            </w:rPr>
            <m:t>∙</m:t>
          </m:r>
        </w:ins>
        <m:acc>
          <m:accPr>
            <m:chr m:val="⃗"/>
            <m:ctrlPr>
              <w:ins w:id="7473" w:author="The Si Tran" w:date="2012-12-06T02:12:00Z">
                <w:rPr>
                  <w:rFonts w:ascii="Cambria Math" w:hAnsi="Cambria Math"/>
                  <w:i/>
                </w:rPr>
              </w:ins>
            </m:ctrlPr>
          </m:accPr>
          <m:e>
            <w:ins w:id="7474" w:author="The Si Tran" w:date="2012-12-06T02:12:00Z">
              <m:r>
                <w:rPr>
                  <w:rFonts w:ascii="Cambria Math" w:hAnsi="Cambria Math"/>
                </w:rPr>
                <m:t>x</m:t>
              </m:r>
            </w:ins>
          </m:e>
        </m:acc>
        <w:ins w:id="7475" w:author="The Si Tran" w:date="2012-12-06T02:12:00Z">
          <m:r>
            <w:rPr>
              <w:rFonts w:ascii="Cambria Math" w:hAnsi="Cambria Math"/>
            </w:rPr>
            <m:t>=0</m:t>
          </m:r>
        </w:ins>
      </m:oMath>
      <w:ins w:id="7476" w:author="The Si Tran" w:date="2012-12-06T02:12:00Z">
        <w:r w:rsidR="00721CBD" w:rsidRPr="0049233F">
          <w:t xml:space="preserve"> </w:t>
        </w:r>
      </w:ins>
      <w:r w:rsidRPr="0049233F">
        <w:t xml:space="preserve"> phân chia các điểm trong tập mẫu một cách chính xác </w:t>
      </w:r>
      <w:proofErr w:type="gramStart"/>
      <w:r w:rsidRPr="0049233F">
        <w:t>theo</w:t>
      </w:r>
      <w:proofErr w:type="gramEnd"/>
      <w:r w:rsidRPr="0049233F">
        <w:t xml:space="preserve">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pPr>
        <w:pStyle w:val="Canhgiua"/>
        <w:pPrChange w:id="7477" w:author="The Si Tran" w:date="2012-12-16T17:26:00Z">
          <w:pPr>
            <w:keepNext/>
            <w:spacing w:before="0"/>
            <w:ind w:firstLine="720"/>
          </w:pPr>
        </w:pPrChange>
      </w:pPr>
      <w:r w:rsidRPr="002B1464">
        <w:rPr>
          <w:noProof/>
        </w:rPr>
        <w:drawing>
          <wp:inline distT="0" distB="0" distL="0" distR="0" wp14:anchorId="4BCD2EC0" wp14:editId="2929D1C6">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134B49C2" w:rsidR="0088753F" w:rsidRPr="0049233F" w:rsidRDefault="0088753F">
      <w:pPr>
        <w:pStyle w:val="Hinh"/>
        <w:pPrChange w:id="7478" w:author="The Si Tran" w:date="2012-12-16T10:10:00Z">
          <w:pPr>
            <w:pStyle w:val="Caption"/>
          </w:pPr>
        </w:pPrChange>
      </w:pPr>
      <w:r w:rsidRPr="0049233F">
        <w:t xml:space="preserve">              </w:t>
      </w:r>
      <w:bookmarkStart w:id="7479" w:name="_Toc327348214"/>
      <w:bookmarkStart w:id="7480" w:name="_Toc343029964"/>
      <w:bookmarkStart w:id="7481" w:name="_Toc343837460"/>
      <w:r w:rsidRPr="0049233F">
        <w:t>Hình</w:t>
      </w:r>
      <w:ins w:id="7482" w:author="The Si Tran" w:date="2012-12-11T23:35:00Z">
        <w:r w:rsidR="006D47A7">
          <w:t xml:space="preserve"> 4.</w:t>
        </w:r>
      </w:ins>
      <w:r w:rsidR="001E2676">
        <w:t>6</w:t>
      </w:r>
      <w:del w:id="7483"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7484"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7485" w:author="The Si Tran" w:date="2012-12-11T23:34:00Z">
        <w:r w:rsidRPr="00082976" w:rsidDel="006D47A7">
          <w:fldChar w:fldCharType="begin"/>
        </w:r>
        <w:r w:rsidRPr="0049233F" w:rsidDel="006D47A7">
          <w:delInstrText xml:space="preserve"> SEQ Hình \* ARABIC \s 1 </w:delInstrText>
        </w:r>
        <w:r w:rsidRPr="00082976" w:rsidDel="006D47A7">
          <w:rPr>
            <w:rPrChange w:id="7486"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032D83">
        <w:t>M</w:t>
      </w:r>
      <w:r w:rsidRPr="006D6C8D">
        <w:t>ặ</w:t>
      </w:r>
      <w:r w:rsidRPr="000C3A28">
        <w:t>t quy</w:t>
      </w:r>
      <w:r w:rsidRPr="0015771C">
        <w:t>ế</w:t>
      </w:r>
      <w:r w:rsidRPr="00941798">
        <w:t>t đ</w:t>
      </w:r>
      <w:r w:rsidRPr="002E47E8">
        <w:t>ị</w:t>
      </w:r>
      <w:r w:rsidRPr="00381A4D">
        <w:t>nh bi</w:t>
      </w:r>
      <w:r w:rsidRPr="006D47A7">
        <w:rPr>
          <w:rPrChange w:id="7487" w:author="The Si Tran" w:date="2012-12-11T23:35:00Z">
            <w:rPr/>
          </w:rPrChange>
        </w:rPr>
        <w:t>ểu diễn bởi perceptron hai đầu nhập</w:t>
      </w:r>
      <w:bookmarkEnd w:id="7479"/>
      <w:bookmarkEnd w:id="7480"/>
      <w:bookmarkEnd w:id="7481"/>
    </w:p>
    <w:p w14:paraId="0D52F570" w14:textId="77777777" w:rsidR="0088753F" w:rsidRPr="0049233F" w:rsidRDefault="0088753F" w:rsidP="0088753F">
      <w:pPr>
        <w:spacing w:before="0"/>
        <w:ind w:firstLine="720"/>
        <w:rPr>
          <w:szCs w:val="26"/>
        </w:rPr>
      </w:pPr>
    </w:p>
    <w:p w14:paraId="429E8AF3" w14:textId="728E25C6" w:rsidR="0088753F" w:rsidRPr="0049233F" w:rsidRDefault="0088753F">
      <w:pPr>
        <w:pPrChange w:id="7488" w:author="The Si Tran" w:date="2012-12-16T08:22:00Z">
          <w:pPr>
            <w:spacing w:before="0"/>
            <w:ind w:firstLine="720"/>
          </w:pPr>
        </w:pPrChange>
      </w:pPr>
      <w:r w:rsidRPr="0049233F">
        <w:t xml:space="preserve">Hình </w:t>
      </w:r>
      <w:ins w:id="7489" w:author="The Si Tran" w:date="2012-12-11T23:35:00Z">
        <w:r w:rsidR="006D47A7">
          <w:t>4.</w:t>
        </w:r>
      </w:ins>
      <w:r w:rsidR="001E2676">
        <w:t>6</w:t>
      </w:r>
      <w:del w:id="7490"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7491" w:author="The Si Tran" w:date="2012-12-11T23:35:00Z">
        <w:r w:rsidRPr="0049233F" w:rsidDel="006D47A7">
          <w:delText>2.6</w:delText>
        </w:r>
      </w:del>
      <w:ins w:id="7492" w:author="The Si Tran" w:date="2012-12-11T23:35:00Z">
        <w:r w:rsidR="006D47A7">
          <w:t>4.</w:t>
        </w:r>
      </w:ins>
      <w:r w:rsidR="001E2676">
        <w:t>6</w:t>
      </w:r>
      <w:r w:rsidRPr="0049233F">
        <w:t xml:space="preserve"> (b) là một tập mẫu không khả phân tuyến tính.</w:t>
      </w:r>
    </w:p>
    <w:p w14:paraId="57456E22" w14:textId="4B2D28A5" w:rsidR="0088753F" w:rsidRPr="0049233F" w:rsidRDefault="0088753F">
      <w:pPr>
        <w:pPrChange w:id="7493" w:author="The Si Tran" w:date="2012-12-16T08:22:00Z">
          <w:pPr>
            <w:spacing w:before="0"/>
            <w:ind w:firstLine="720"/>
          </w:pPr>
        </w:pPrChange>
      </w:pPr>
      <w:r w:rsidRPr="0049233F">
        <w:t xml:space="preserve">Quá trình huấn luyện một perceptron là một quá trình tìm kiếm một </w:t>
      </w:r>
      <w:r w:rsidR="00976130">
        <w:t>vectơ</w:t>
      </w:r>
      <w:r w:rsidRPr="0049233F">
        <w:t xml:space="preserve"> </w:t>
      </w:r>
      <w:del w:id="7494" w:author="The Si Tran" w:date="2012-12-06T02:12:00Z">
        <w:r w:rsidRPr="00AF1345" w:rsidDel="00900AAA">
          <w:rPr>
            <w:position w:val="-6"/>
          </w:rPr>
          <w:object w:dxaOrig="240" w:dyaOrig="279" w14:anchorId="7897CBC4">
            <v:shape id="_x0000_i1108" type="#_x0000_t75" style="width:15pt;height:15pt" o:ole="">
              <v:imagedata r:id="rId194" o:title=""/>
            </v:shape>
            <o:OLEObject Type="Embed" ProgID="Equation.DSMT4" ShapeID="_x0000_i1108" DrawAspect="Content" ObjectID="_1417583529" r:id="rId203"/>
          </w:object>
        </w:r>
      </w:del>
      <m:oMath>
        <m:acc>
          <m:accPr>
            <m:chr m:val="⃗"/>
            <m:ctrlPr>
              <w:ins w:id="7495" w:author="The Si Tran" w:date="2012-12-06T02:12:00Z">
                <w:rPr>
                  <w:rFonts w:ascii="Cambria Math" w:hAnsi="Cambria Math"/>
                  <w:i/>
                </w:rPr>
              </w:ins>
            </m:ctrlPr>
          </m:accPr>
          <m:e>
            <w:ins w:id="7496" w:author="The Si Tran" w:date="2012-12-06T02:12:00Z">
              <m:r>
                <w:rPr>
                  <w:rFonts w:ascii="Cambria Math" w:hAnsi="Cambria Math"/>
                </w:rPr>
                <m:t>w</m:t>
              </m:r>
            </w:ins>
          </m:e>
        </m:acc>
      </m:oMath>
      <w:r w:rsidRPr="0049233F">
        <w:t xml:space="preserve"> trên một không gian thực </w:t>
      </w:r>
      <w:ins w:id="7497" w:author="The Si Tran" w:date="2012-12-06T02:12:00Z">
        <m:oMath>
          <m:r>
            <w:rPr>
              <w:rFonts w:ascii="Cambria Math" w:hAnsi="Cambria Math"/>
            </w:rPr>
            <m:t>n+1</m:t>
          </m:r>
        </m:oMath>
      </w:ins>
      <w:del w:id="7498"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4365F6F4" w:rsidR="0088753F" w:rsidRPr="00900AAA" w:rsidRDefault="0088753F" w:rsidP="00855061">
      <w:pPr>
        <w:pStyle w:val="ListParagraph"/>
        <w:numPr>
          <w:ilvl w:val="0"/>
          <w:numId w:val="10"/>
        </w:numPr>
        <w:spacing w:after="0" w:line="360" w:lineRule="auto"/>
        <w:ind w:left="0"/>
        <w:jc w:val="both"/>
        <w:rPr>
          <w:ins w:id="7499" w:author="The Si Tran" w:date="2012-12-06T02:13:00Z"/>
          <w:rFonts w:ascii="Times New Roman" w:hAnsi="Times New Roman"/>
          <w:i/>
          <w:sz w:val="26"/>
          <w:szCs w:val="26"/>
          <w:u w:val="single"/>
          <w:rPrChange w:id="7500" w:author="The Si Tran" w:date="2012-12-06T02:13:00Z">
            <w:rPr>
              <w:ins w:id="7501"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w:del w:id="7502" w:author="The Si Tran" w:date="2012-12-06T02:13:00Z">
        <w:r w:rsidRPr="0049233F" w:rsidDel="00900AAA">
          <w:rPr>
            <w:rFonts w:ascii="Times New Roman" w:hAnsi="Times New Roman"/>
            <w:position w:val="-6"/>
            <w:sz w:val="26"/>
            <w:szCs w:val="26"/>
            <w:rPrChange w:id="7503" w:author="The Si Tran" w:date="2012-12-05T23:02:00Z">
              <w:rPr>
                <w:rFonts w:ascii="Times New Roman" w:hAnsi="Times New Roman"/>
                <w:position w:val="-6"/>
                <w:sz w:val="26"/>
                <w:szCs w:val="26"/>
              </w:rPr>
            </w:rPrChange>
          </w:rPr>
          <w:object w:dxaOrig="240" w:dyaOrig="279" w14:anchorId="72710CDF">
            <v:shape id="_x0000_i1163" type="#_x0000_t75" style="width:15pt;height:15pt" o:ole="">
              <v:imagedata r:id="rId199" o:title=""/>
            </v:shape>
            <o:OLEObject Type="Embed" ProgID="Equation.DSMT4" ShapeID="_x0000_i1163" DrawAspect="Content" ObjectID="_1417583530" r:id="rId204"/>
          </w:object>
        </w:r>
      </w:del>
      <m:oMath>
        <m:acc>
          <m:accPr>
            <m:chr m:val="⃗"/>
            <m:ctrlPr>
              <w:ins w:id="7504" w:author="The Si Tran" w:date="2012-12-06T02:13:00Z">
                <w:rPr>
                  <w:rFonts w:ascii="Cambria Math" w:eastAsia="Times New Roman" w:hAnsi="Cambria Math"/>
                  <w:i/>
                  <w:sz w:val="26"/>
                  <w:szCs w:val="26"/>
                </w:rPr>
              </w:ins>
            </m:ctrlPr>
          </m:accPr>
          <m:e>
            <w:ins w:id="7505" w:author="The Si Tran" w:date="2012-12-06T02:13:00Z">
              <m:r>
                <w:rPr>
                  <w:rFonts w:ascii="Cambria Math" w:hAnsi="Cambria Math"/>
                  <w:szCs w:val="26"/>
                </w:rPr>
                <m:t>w</m:t>
              </m:r>
            </w:ins>
          </m:e>
        </m:acc>
      </m:oMath>
      <w:ins w:id="7506"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7507" w:author="The Si Tran" w:date="2012-12-06T02:13:00Z">
        <w:r w:rsidRPr="0049233F" w:rsidDel="00900AAA">
          <w:rPr>
            <w:rFonts w:ascii="Times New Roman" w:hAnsi="Times New Roman"/>
            <w:position w:val="-6"/>
            <w:sz w:val="26"/>
            <w:szCs w:val="26"/>
            <w:rPrChange w:id="7508" w:author="The Si Tran" w:date="2012-12-05T23:02:00Z">
              <w:rPr>
                <w:rFonts w:ascii="Times New Roman" w:hAnsi="Times New Roman"/>
                <w:position w:val="-6"/>
                <w:sz w:val="26"/>
                <w:szCs w:val="26"/>
              </w:rPr>
            </w:rPrChange>
          </w:rPr>
          <w:object w:dxaOrig="240" w:dyaOrig="279" w14:anchorId="7607ABCA">
            <v:shape id="_x0000_i1164" type="#_x0000_t75" style="width:15pt;height:15pt" o:ole="">
              <v:imagedata r:id="rId199" o:title=""/>
            </v:shape>
            <o:OLEObject Type="Embed" ProgID="Equation.DSMT4" ShapeID="_x0000_i1164" DrawAspect="Content" ObjectID="_1417583531" r:id="rId205"/>
          </w:object>
        </w:r>
      </w:del>
      <m:oMath>
        <m:acc>
          <m:accPr>
            <m:chr m:val="⃗"/>
            <m:ctrlPr>
              <w:ins w:id="7509" w:author="The Si Tran" w:date="2012-12-06T02:13:00Z">
                <w:rPr>
                  <w:rFonts w:ascii="Cambria Math" w:eastAsia="Times New Roman" w:hAnsi="Cambria Math"/>
                  <w:i/>
                  <w:sz w:val="26"/>
                  <w:szCs w:val="26"/>
                </w:rPr>
              </w:ins>
            </m:ctrlPr>
          </m:accPr>
          <m:e>
            <w:ins w:id="7510" w:author="The Si Tran" w:date="2012-12-06T02:13:00Z">
              <m:r>
                <w:rPr>
                  <w:rFonts w:ascii="Cambria Math" w:hAnsi="Cambria Math"/>
                  <w:szCs w:val="26"/>
                </w:rPr>
                <m:t>w</m:t>
              </m:r>
            </w:ins>
          </m:e>
        </m:acc>
      </m:oMath>
      <w:ins w:id="7511" w:author="The Si Tran" w:date="2012-12-06T02:13:00Z">
        <w:r w:rsidR="00900AAA" w:rsidRPr="0049233F">
          <w:rPr>
            <w:szCs w:val="26"/>
          </w:rPr>
          <w:t xml:space="preserve"> </w:t>
        </w:r>
      </w:ins>
      <w:r w:rsidRPr="0049233F">
        <w:rPr>
          <w:rFonts w:ascii="Times New Roman" w:hAnsi="Times New Roman"/>
          <w:sz w:val="26"/>
          <w:szCs w:val="26"/>
        </w:rPr>
        <w:t xml:space="preserve"> ngẫu nhiên</w:t>
      </w:r>
      <w:r w:rsidR="00CA1F7F">
        <w:rPr>
          <w:rFonts w:ascii="Times New Roman" w:hAnsi="Times New Roman"/>
          <w:sz w:val="26"/>
          <w:szCs w:val="26"/>
        </w:rPr>
        <w:t>,</w:t>
      </w:r>
      <w:r w:rsidRPr="0049233F">
        <w:rPr>
          <w:rFonts w:ascii="Times New Roman" w:hAnsi="Times New Roman"/>
          <w:sz w:val="26"/>
          <w:szCs w:val="26"/>
        </w:rPr>
        <w:t xml:space="preserve"> qua từng mẫu của tập dữ liệu huấn luyệ</w:t>
      </w:r>
      <w:r w:rsidR="00855061">
        <w:rPr>
          <w:rFonts w:ascii="Times New Roman" w:hAnsi="Times New Roman"/>
          <w:sz w:val="26"/>
          <w:szCs w:val="26"/>
        </w:rPr>
        <w:t>n ta</w:t>
      </w:r>
      <w:r w:rsidRPr="0049233F">
        <w:rPr>
          <w:rFonts w:ascii="Times New Roman" w:hAnsi="Times New Roman"/>
          <w:sz w:val="26"/>
          <w:szCs w:val="26"/>
        </w:rPr>
        <w:t xml:space="preserve">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B71547" w:rsidRDefault="00567862">
      <w:pPr>
        <w:pStyle w:val="Canhgiua"/>
        <w:rPr>
          <w:ins w:id="7512" w:author="The Si Tran" w:date="2012-12-06T02:14:00Z"/>
        </w:rPr>
        <w:pPrChange w:id="7513" w:author="The Si Tran" w:date="2012-12-06T02:13:00Z">
          <w:pPr>
            <w:pStyle w:val="ListParagraph"/>
            <w:numPr>
              <w:numId w:val="10"/>
            </w:numPr>
            <w:spacing w:after="0" w:line="360" w:lineRule="auto"/>
            <w:ind w:left="0" w:hanging="360"/>
          </w:pPr>
        </w:pPrChange>
      </w:pPr>
      <m:oMathPara>
        <m:oMathParaPr>
          <m:jc m:val="center"/>
        </m:oMathParaPr>
        <m:oMath>
          <m:sSub>
            <m:sSubPr>
              <m:ctrlPr>
                <w:ins w:id="7514" w:author="The Si Tran" w:date="2012-12-06T02:13:00Z">
                  <w:rPr>
                    <w:rFonts w:ascii="Cambria Math" w:hAnsi="Cambria Math"/>
                  </w:rPr>
                </w:ins>
              </m:ctrlPr>
            </m:sSubPr>
            <m:e>
              <w:ins w:id="7515" w:author="The Si Tran" w:date="2012-12-06T02:13:00Z">
                <m:r>
                  <w:rPr>
                    <w:rFonts w:ascii="Cambria Math" w:hAnsi="Cambria Math"/>
                  </w:rPr>
                  <m:t>w</m:t>
                </m:r>
              </w:ins>
            </m:e>
            <m:sub>
              <w:ins w:id="7516" w:author="The Si Tran" w:date="2012-12-06T02:13:00Z">
                <m:r>
                  <w:rPr>
                    <w:rFonts w:ascii="Cambria Math" w:hAnsi="Cambria Math"/>
                  </w:rPr>
                  <m:t>i</m:t>
                </m:r>
              </w:ins>
            </m:sub>
          </m:sSub>
          <w:ins w:id="7517" w:author="The Si Tran" w:date="2012-12-06T02:14:00Z">
            <m:r>
              <m:rPr>
                <m:sty m:val="p"/>
              </m:rPr>
              <w:rPr>
                <w:rFonts w:ascii="Cambria Math" w:hAnsi="Cambria Math"/>
              </w:rPr>
              <m:t>←</m:t>
            </m:r>
          </w:ins>
          <m:sSub>
            <m:sSubPr>
              <m:ctrlPr>
                <w:ins w:id="7518" w:author="The Si Tran" w:date="2012-12-06T02:14:00Z">
                  <w:rPr>
                    <w:rFonts w:ascii="Cambria Math" w:hAnsi="Cambria Math"/>
                  </w:rPr>
                </w:ins>
              </m:ctrlPr>
            </m:sSubPr>
            <m:e>
              <w:ins w:id="7519" w:author="The Si Tran" w:date="2012-12-06T02:14:00Z">
                <m:r>
                  <w:rPr>
                    <w:rFonts w:ascii="Cambria Math" w:hAnsi="Cambria Math"/>
                  </w:rPr>
                  <m:t>w</m:t>
                </m:r>
              </w:ins>
            </m:e>
            <m:sub>
              <w:ins w:id="7520" w:author="The Si Tran" w:date="2012-12-06T02:14:00Z">
                <m:r>
                  <w:rPr>
                    <w:rFonts w:ascii="Cambria Math" w:hAnsi="Cambria Math"/>
                  </w:rPr>
                  <m:t>i</m:t>
                </m:r>
              </w:ins>
            </m:sub>
          </m:sSub>
          <w:ins w:id="7521" w:author="The Si Tran" w:date="2012-12-06T02:14:00Z">
            <m:r>
              <m:rPr>
                <m:sty m:val="p"/>
              </m:rPr>
              <w:rPr>
                <w:rFonts w:ascii="Cambria Math" w:hAnsi="Cambria Math"/>
              </w:rPr>
              <m:t>+</m:t>
            </m:r>
          </w:ins>
          <m:sSub>
            <m:sSubPr>
              <m:ctrlPr>
                <w:ins w:id="7522" w:author="The Si Tran" w:date="2012-12-06T02:14:00Z">
                  <w:rPr>
                    <w:rFonts w:ascii="Cambria Math" w:hAnsi="Cambria Math"/>
                  </w:rPr>
                </w:ins>
              </m:ctrlPr>
            </m:sSubPr>
            <m:e>
              <w:ins w:id="7523" w:author="The Si Tran" w:date="2012-12-06T02:14:00Z">
                <m:r>
                  <m:rPr>
                    <m:sty m:val="p"/>
                  </m:rPr>
                  <w:rPr>
                    <w:rFonts w:ascii="Cambria Math" w:hAnsi="Cambria Math"/>
                  </w:rPr>
                  <m:t>∆</m:t>
                </m:r>
                <m:r>
                  <w:rPr>
                    <w:rFonts w:ascii="Cambria Math" w:hAnsi="Cambria Math"/>
                  </w:rPr>
                  <m:t>w</m:t>
                </m:r>
              </w:ins>
            </m:e>
            <m:sub>
              <w:ins w:id="7524" w:author="The Si Tran" w:date="2012-12-06T02:14:00Z">
                <m:r>
                  <w:rPr>
                    <w:rFonts w:ascii="Cambria Math" w:hAnsi="Cambria Math"/>
                  </w:rPr>
                  <m:t>i</m:t>
                </m:r>
              </w:ins>
            </m:sub>
          </m:sSub>
        </m:oMath>
      </m:oMathPara>
    </w:p>
    <w:p w14:paraId="35EF2FE2" w14:textId="77777777" w:rsidR="00A40DAF" w:rsidRPr="00B71547" w:rsidDel="00A40DAF" w:rsidRDefault="00567862">
      <w:pPr>
        <w:pStyle w:val="Canhgiua"/>
        <w:rPr>
          <w:del w:id="7525" w:author="The Si Tran" w:date="2012-12-06T02:15:00Z"/>
          <w:u w:val="single"/>
          <w:rPrChange w:id="7526" w:author="The Si Tran" w:date="2012-12-06T02:15:00Z">
            <w:rPr>
              <w:del w:id="7527" w:author="The Si Tran" w:date="2012-12-06T02:15:00Z"/>
              <w:rFonts w:ascii="Times New Roman" w:hAnsi="Times New Roman"/>
              <w:i/>
              <w:sz w:val="26"/>
              <w:szCs w:val="26"/>
              <w:u w:val="single"/>
            </w:rPr>
          </w:rPrChange>
        </w:rPr>
        <w:pPrChange w:id="7528" w:author="The Si Tran" w:date="2012-12-06T02:13:00Z">
          <w:pPr>
            <w:pStyle w:val="ListParagraph"/>
            <w:numPr>
              <w:numId w:val="10"/>
            </w:numPr>
            <w:spacing w:after="0" w:line="360" w:lineRule="auto"/>
            <w:ind w:left="0" w:hanging="360"/>
          </w:pPr>
        </w:pPrChange>
      </w:pPr>
      <m:oMathPara>
        <m:oMathParaPr>
          <m:jc m:val="center"/>
        </m:oMathParaPr>
        <m:oMath>
          <m:sSub>
            <m:sSubPr>
              <m:ctrlPr>
                <w:ins w:id="7529" w:author="The Si Tran" w:date="2012-12-06T02:14:00Z">
                  <w:rPr>
                    <w:rFonts w:ascii="Cambria Math" w:hAnsi="Cambria Math"/>
                  </w:rPr>
                </w:ins>
              </m:ctrlPr>
            </m:sSubPr>
            <m:e>
              <w:ins w:id="7530" w:author="The Si Tran" w:date="2012-12-06T02:14:00Z">
                <m:r>
                  <m:rPr>
                    <m:sty m:val="p"/>
                  </m:rPr>
                  <w:rPr>
                    <w:rFonts w:ascii="Cambria Math" w:hAnsi="Cambria Math"/>
                  </w:rPr>
                  <m:t>∆</m:t>
                </m:r>
                <m:r>
                  <w:rPr>
                    <w:rFonts w:ascii="Cambria Math" w:hAnsi="Cambria Math"/>
                  </w:rPr>
                  <m:t>w</m:t>
                </m:r>
              </w:ins>
            </m:e>
            <m:sub>
              <w:ins w:id="7531" w:author="The Si Tran" w:date="2012-12-06T02:14:00Z">
                <m:r>
                  <w:rPr>
                    <w:rFonts w:ascii="Cambria Math" w:hAnsi="Cambria Math"/>
                  </w:rPr>
                  <m:t>i</m:t>
                </m:r>
              </w:ins>
            </m:sub>
          </m:sSub>
          <w:ins w:id="7532" w:author="The Si Tran" w:date="2012-12-06T02:14:00Z">
            <m:r>
              <m:rPr>
                <m:sty m:val="p"/>
              </m:rPr>
              <w:rPr>
                <w:rFonts w:ascii="Cambria Math" w:hAnsi="Cambria Math"/>
              </w:rPr>
              <m:t>=</m:t>
            </m:r>
          </w:ins>
          <w:ins w:id="7533" w:author="The Si Tran" w:date="2012-12-06T02:15:00Z">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w:ins>
          <m:sSub>
            <m:sSubPr>
              <m:ctrlPr>
                <w:ins w:id="7534" w:author="The Si Tran" w:date="2012-12-06T02:15:00Z">
                  <w:rPr>
                    <w:rFonts w:ascii="Cambria Math" w:hAnsi="Cambria Math"/>
                  </w:rPr>
                </w:ins>
              </m:ctrlPr>
            </m:sSubPr>
            <m:e>
              <w:ins w:id="7535" w:author="The Si Tran" w:date="2012-12-06T02:15:00Z">
                <m:r>
                  <w:rPr>
                    <w:rFonts w:ascii="Cambria Math" w:hAnsi="Cambria Math"/>
                  </w:rPr>
                  <m:t>x</m:t>
                </m:r>
              </w:ins>
            </m:e>
            <m:sub>
              <w:ins w:id="7536" w:author="The Si Tran" w:date="2012-12-06T02:15:00Z">
                <m:r>
                  <w:rPr>
                    <w:rFonts w:ascii="Cambria Math" w:hAnsi="Cambria Math"/>
                  </w:rPr>
                  <m:t>i</m:t>
                </m:r>
              </w:ins>
            </m:sub>
          </m:sSub>
        </m:oMath>
      </m:oMathPara>
    </w:p>
    <w:p w14:paraId="340CC3C0" w14:textId="77777777" w:rsidR="0088753F" w:rsidRPr="0049233F" w:rsidDel="00A40DAF" w:rsidRDefault="0088753F" w:rsidP="00B71547">
      <w:pPr>
        <w:pStyle w:val="Canhgiua"/>
        <w:rPr>
          <w:del w:id="7537" w:author="The Si Tran" w:date="2012-12-06T02:15:00Z"/>
        </w:rPr>
      </w:pPr>
      <w:del w:id="7538" w:author="The Si Tran" w:date="2012-12-06T02:15:00Z">
        <w:r w:rsidRPr="0049233F" w:rsidDel="00A40DAF">
          <w:delText xml:space="preserve">                  </w:delText>
        </w:r>
        <w:r w:rsidRPr="0015771C" w:rsidDel="00A40DAF">
          <w:rPr>
            <w:noProof/>
          </w:rPr>
          <w:drawing>
            <wp:inline distT="0" distB="0" distL="0" distR="0" wp14:anchorId="1F564A10" wp14:editId="446163DC">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pStyle w:val="Canhgiua"/>
        <w:pPrChange w:id="7539" w:author="The Si Tran" w:date="2012-12-06T02:15:00Z">
          <w:pPr>
            <w:pStyle w:val="ListParagraph"/>
            <w:spacing w:after="0" w:line="360" w:lineRule="auto"/>
            <w:ind w:left="0"/>
          </w:pPr>
        </w:pPrChange>
      </w:pPr>
      <w:del w:id="7540" w:author="The Si Tran" w:date="2012-12-06T02:15:00Z">
        <w:r w:rsidRPr="0049233F" w:rsidDel="00A40DAF">
          <w:delText xml:space="preserve">                   </w:delText>
        </w:r>
        <w:r w:rsidRPr="00381A4D" w:rsidDel="00A40DAF">
          <w:rPr>
            <w:noProof/>
          </w:rPr>
          <w:drawing>
            <wp:inline distT="0" distB="0" distL="0" distR="0" wp14:anchorId="357AB739" wp14:editId="6740BAF9">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B71547">
      <w:r w:rsidRPr="0049233F">
        <w:t xml:space="preserve">Ở đây </w:t>
      </w:r>
      <w:r w:rsidRPr="0049233F">
        <w:rPr>
          <w:i/>
        </w:rPr>
        <w:t>o</w:t>
      </w:r>
      <w:r w:rsidRPr="0049233F">
        <w:t xml:space="preserve"> là giá trị xuất của perceptron, </w:t>
      </w:r>
      <w:r w:rsidRPr="0049233F">
        <w:rPr>
          <w:i/>
        </w:rPr>
        <w:t>t</w:t>
      </w:r>
      <w:r w:rsidRPr="0049233F">
        <w:t xml:space="preserve"> là giá trị đích của mẫu huấn luyện hiện thời, </w:t>
      </w:r>
      <w:r w:rsidRPr="0049233F">
        <w:rPr>
          <w:i/>
        </w:rPr>
        <w:t>x</w:t>
      </w:r>
      <w:r w:rsidRPr="0049233F">
        <w:rPr>
          <w:i/>
          <w:vertAlign w:val="subscript"/>
        </w:rPr>
        <w:t>i</w:t>
      </w:r>
      <w:r w:rsidRPr="0049233F">
        <w:t xml:space="preserve"> là giá trị nhập thứ </w:t>
      </w:r>
      <w:r w:rsidRPr="0049233F">
        <w:rPr>
          <w:i/>
        </w:rPr>
        <w:t>i,</w:t>
      </w:r>
      <w:r w:rsidRPr="0049233F">
        <w:t xml:space="preserve"> </w:t>
      </w:r>
      <w:r w:rsidRPr="00AF1345">
        <w:rPr>
          <w:position w:val="-10"/>
        </w:rPr>
        <w:object w:dxaOrig="200" w:dyaOrig="260" w14:anchorId="3EF746BD">
          <v:shape id="_x0000_i1109" type="#_x0000_t75" style="width:7.5pt;height:13.5pt" o:ole="">
            <v:imagedata r:id="rId208" o:title=""/>
          </v:shape>
          <o:OLEObject Type="Embed" ProgID="Equation.DSMT4" ShapeID="_x0000_i1109" DrawAspect="Content" ObjectID="_1417583532" r:id="rId209"/>
        </w:object>
      </w:r>
      <w:r w:rsidRPr="0049233F">
        <w:t xml:space="preserve"> là </w:t>
      </w:r>
      <w:r w:rsidRPr="0049233F">
        <w:rPr>
          <w:i/>
        </w:rPr>
        <w:t xml:space="preserve">hệ số học </w:t>
      </w:r>
      <w:r w:rsidRPr="0049233F">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i/>
        </w:rPr>
        <w:t xml:space="preserve"> </w:t>
      </w:r>
      <w:r w:rsidRPr="0049233F">
        <w:t xml:space="preserve">                                                                                                                        </w:t>
      </w:r>
    </w:p>
    <w:p w14:paraId="2CFE66D8" w14:textId="13C66072" w:rsidR="0088753F" w:rsidRPr="00C841C4" w:rsidRDefault="0088753F" w:rsidP="00B71547">
      <w:pPr>
        <w:pStyle w:val="ListParagraph"/>
        <w:numPr>
          <w:ilvl w:val="0"/>
          <w:numId w:val="10"/>
        </w:numPr>
        <w:spacing w:after="0" w:line="360" w:lineRule="auto"/>
        <w:ind w:left="0"/>
        <w:jc w:val="both"/>
        <w:rPr>
          <w:ins w:id="7541" w:author="The Si Tran" w:date="2012-12-06T02:16:00Z"/>
          <w:rFonts w:ascii="Times New Roman" w:hAnsi="Times New Roman"/>
          <w:i/>
          <w:sz w:val="26"/>
          <w:szCs w:val="26"/>
          <w:u w:val="single"/>
          <w:rPrChange w:id="7542" w:author="The Si Tran" w:date="2012-12-06T02:16:00Z">
            <w:rPr>
              <w:ins w:id="7543"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2249EB" w:rsidRDefault="00C841C4">
      <w:pPr>
        <w:pStyle w:val="Canhgiua"/>
        <w:rPr>
          <w:rFonts w:ascii="Calibri" w:hAnsi="Calibri"/>
          <w:sz w:val="22"/>
          <w:rPrChange w:id="7544" w:author="The Si Tran" w:date="2012-12-06T02:17:00Z">
            <w:rPr>
              <w:rFonts w:ascii="Times New Roman" w:hAnsi="Times New Roman"/>
              <w:i/>
              <w:sz w:val="26"/>
              <w:szCs w:val="26"/>
              <w:u w:val="single"/>
            </w:rPr>
          </w:rPrChange>
        </w:rPr>
        <w:pPrChange w:id="7545" w:author="The Si Tran" w:date="2012-12-06T02:16:00Z">
          <w:pPr>
            <w:pStyle w:val="ListParagraph"/>
            <w:numPr>
              <w:numId w:val="10"/>
            </w:numPr>
            <w:spacing w:after="0" w:line="360" w:lineRule="auto"/>
            <w:ind w:left="0" w:hanging="360"/>
          </w:pPr>
        </w:pPrChange>
      </w:pPr>
      <w:ins w:id="7546" w:author="The Si Tran" w:date="2012-12-06T02:16:00Z">
        <m:oMathPara>
          <m:oMathParaPr>
            <m:jc m:val="center"/>
          </m:oMathParaPr>
          <m:oMath>
            <m:r>
              <w:rPr>
                <w:rFonts w:ascii="Cambria Math" w:hAnsi="Cambria Math"/>
              </w:rPr>
              <m:t>o</m:t>
            </m:r>
            <m:d>
              <m:dPr>
                <m:ctrlPr>
                  <w:rPr>
                    <w:rFonts w:ascii="Cambria Math" w:hAnsi="Cambria Math"/>
                  </w:rPr>
                </m:ctrlPr>
              </m:dPr>
              <m:e>
                <m:acc>
                  <m:accPr>
                    <m:chr m:val="⃗"/>
                    <m:ctrlPr>
                      <w:rPr>
                        <w:rFonts w:ascii="Cambria Math" w:eastAsia="Times New Roman" w:hAnsi="Cambria Math"/>
                      </w:rPr>
                    </m:ctrlPr>
                  </m:accPr>
                  <m:e>
                    <m:r>
                      <w:rPr>
                        <w:rFonts w:ascii="Cambria Math" w:hAnsi="Cambria Math"/>
                      </w:rPr>
                      <m:t>x</m:t>
                    </m:r>
                  </m:e>
                </m:acc>
              </m:e>
            </m:d>
            <m:r>
              <m:rPr>
                <m:sty m:val="p"/>
              </m:rPr>
              <w:rPr>
                <w:rFonts w:ascii="Cambria Math" w:hAnsi="Cambria Math"/>
              </w:rPr>
              <m:t>=</m:t>
            </m:r>
            <m:acc>
              <m:accPr>
                <m:chr m:val="⃗"/>
                <m:ctrlPr>
                  <w:rPr>
                    <w:rFonts w:ascii="Cambria Math" w:eastAsia="Times New Roman" w:hAnsi="Cambria Math"/>
                  </w:rPr>
                </m:ctrlPr>
              </m:accPr>
              <m:e>
                <m:r>
                  <w:rPr>
                    <w:rFonts w:ascii="Cambria Math" w:hAnsi="Cambria Math"/>
                  </w:rPr>
                  <m:t>w</m:t>
                </m:r>
              </m:e>
            </m:acc>
            <m:r>
              <m:rPr>
                <m:sty m:val="p"/>
              </m:rPr>
              <w:rPr>
                <w:rFonts w:ascii="Cambria Math" w:hAnsi="Cambria Math"/>
              </w:rPr>
              <m:t>∙</m:t>
            </m:r>
            <m:acc>
              <m:accPr>
                <m:chr m:val="⃗"/>
                <m:ctrlPr>
                  <w:rPr>
                    <w:rFonts w:ascii="Cambria Math" w:eastAsia="Times New Roman" w:hAnsi="Cambria Math"/>
                  </w:rPr>
                </m:ctrlPr>
              </m:accPr>
              <m:e>
                <m:r>
                  <w:rPr>
                    <w:rFonts w:ascii="Cambria Math" w:hAnsi="Cambria Math"/>
                  </w:rPr>
                  <m:t>x</m:t>
                </m:r>
              </m:e>
            </m:acc>
          </m:oMath>
        </m:oMathPara>
      </w:ins>
    </w:p>
    <w:p w14:paraId="6CB1BB19" w14:textId="77777777" w:rsidR="0088753F" w:rsidRPr="0049233F" w:rsidDel="00C841C4" w:rsidRDefault="0088753F" w:rsidP="0088753F">
      <w:pPr>
        <w:pStyle w:val="ListParagraph"/>
        <w:spacing w:after="0" w:line="360" w:lineRule="auto"/>
        <w:ind w:left="0"/>
        <w:rPr>
          <w:del w:id="7547" w:author="The Si Tran" w:date="2012-12-06T02:16:00Z"/>
          <w:rFonts w:ascii="Times New Roman" w:hAnsi="Times New Roman"/>
          <w:b/>
          <w:i/>
          <w:sz w:val="26"/>
          <w:szCs w:val="26"/>
        </w:rPr>
      </w:pPr>
      <w:del w:id="7548" w:author="The Si Tran" w:date="2012-12-06T02:17:00Z">
        <w:r w:rsidRPr="0049233F" w:rsidDel="00C841C4">
          <w:rPr>
            <w:rFonts w:ascii="Times New Roman" w:hAnsi="Times New Roman"/>
            <w:b/>
            <w:i/>
            <w:sz w:val="26"/>
            <w:szCs w:val="26"/>
          </w:rPr>
          <w:delText xml:space="preserve">             </w:delText>
        </w:r>
      </w:del>
      <w:del w:id="7549"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7550" w:author="Unknown">
              <w:rPr>
                <w:noProof/>
              </w:rPr>
            </w:rPrChange>
          </w:rPr>
          <w:drawing>
            <wp:inline distT="0" distB="0" distL="0" distR="0" wp14:anchorId="2F618E5D" wp14:editId="3951CA4F">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B71547">
      <w:pPr>
        <w:rPr>
          <w:ins w:id="7551" w:author="The Si Tran" w:date="2012-12-06T02:17:00Z"/>
          <w:u w:val="single"/>
        </w:rPr>
      </w:pPr>
      <w:r w:rsidRPr="0049233F">
        <w:t xml:space="preserve">Để áp dụng luật delta ta cần định nghĩa một hàm đánh giá, hay còn gọi là </w:t>
      </w:r>
      <w:r w:rsidRPr="0049233F">
        <w:rPr>
          <w:i/>
        </w:rPr>
        <w:t>hàm lỗi</w:t>
      </w:r>
      <w:r w:rsidRPr="0049233F">
        <w:t xml:space="preserve"> (training error function). Có nhiều hàm lỗi được sử dụng nhưng thường dùng nhất là hàm sau</w:t>
      </w:r>
      <w:r w:rsidRPr="0049233F">
        <w:rPr>
          <w:u w:val="single"/>
        </w:rPr>
        <w:t xml:space="preserve">         </w:t>
      </w:r>
    </w:p>
    <w:p w14:paraId="7D3C59A1" w14:textId="77777777" w:rsidR="00C841C4" w:rsidRPr="002249EB" w:rsidDel="00DF09B3" w:rsidRDefault="001A309A">
      <w:pPr>
        <w:pStyle w:val="Canhgiua"/>
        <w:rPr>
          <w:del w:id="7552" w:author="The Si Tran" w:date="2012-12-06T02:19:00Z"/>
        </w:rPr>
        <w:pPrChange w:id="7553" w:author="The Si Tran" w:date="2012-12-06T02:19:00Z">
          <w:pPr>
            <w:pStyle w:val="ListParagraph"/>
            <w:spacing w:after="0" w:line="360" w:lineRule="auto"/>
            <w:ind w:left="0"/>
          </w:pPr>
        </w:pPrChange>
      </w:pPr>
      <w:ins w:id="7554" w:author="The Si Tran" w:date="2012-12-06T02:18:00Z">
        <m:oMathPara>
          <m:oMathParaPr>
            <m:jc m:val="center"/>
          </m:oMathParaP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e>
                  <m:sup>
                    <m:r>
                      <m:rPr>
                        <m:sty m:val="p"/>
                      </m:rPr>
                      <w:rPr>
                        <w:rFonts w:ascii="Cambria Math" w:hAnsi="Cambria Math"/>
                      </w:rPr>
                      <m:t>2</m:t>
                    </m:r>
                  </m:sup>
                </m:sSup>
              </m:e>
            </m:nary>
          </m:oMath>
        </m:oMathPara>
      </w:ins>
    </w:p>
    <w:p w14:paraId="0F477159" w14:textId="77777777" w:rsidR="0088753F" w:rsidRPr="0015771C" w:rsidRDefault="0088753F">
      <w:pPr>
        <w:pStyle w:val="Canhgiua"/>
        <w:rPr>
          <w:noProof/>
        </w:rPr>
        <w:pPrChange w:id="7555" w:author="The Si Tran" w:date="2012-12-06T02:19:00Z">
          <w:pPr>
            <w:pStyle w:val="ListParagraph"/>
            <w:spacing w:after="0" w:line="360" w:lineRule="auto"/>
            <w:ind w:firstLine="720"/>
          </w:pPr>
        </w:pPrChange>
      </w:pPr>
      <w:del w:id="7556" w:author="The Si Tran" w:date="2012-12-06T02:19:00Z">
        <w:r w:rsidRPr="00381A4D" w:rsidDel="00DF09B3">
          <w:rPr>
            <w:noProof/>
          </w:rPr>
          <w:drawing>
            <wp:inline distT="0" distB="0" distL="0" distR="0" wp14:anchorId="15785917" wp14:editId="11CB091A">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144F350C" w:rsidR="0088753F" w:rsidRPr="0049233F" w:rsidRDefault="0088753F" w:rsidP="00B71547">
      <w:r w:rsidRPr="0049233F">
        <w:t xml:space="preserve">Ở đây </w:t>
      </w:r>
      <w:r w:rsidRPr="0049233F">
        <w:rPr>
          <w:i/>
        </w:rPr>
        <w:t>D</w:t>
      </w:r>
      <w:r w:rsidRPr="0049233F">
        <w:t xml:space="preserve"> là tập dữ liệu huấn luyện, </w:t>
      </w:r>
      <w:r w:rsidRPr="0049233F">
        <w:rPr>
          <w:i/>
        </w:rPr>
        <w:t>d</w:t>
      </w:r>
      <w:r w:rsidRPr="0049233F">
        <w:t xml:space="preserve"> là một mẫu trong tập </w:t>
      </w:r>
      <w:r w:rsidRPr="0049233F">
        <w:rPr>
          <w:i/>
        </w:rPr>
        <w:t>D</w:t>
      </w:r>
      <w:r w:rsidRPr="0049233F">
        <w:t xml:space="preserve">, </w:t>
      </w:r>
      <m:oMath>
        <m:sSub>
          <m:sSubPr>
            <m:ctrlPr>
              <w:ins w:id="7557" w:author="The Si Tran" w:date="2012-12-06T02:18:00Z">
                <w:rPr>
                  <w:rFonts w:ascii="Cambria Math" w:hAnsi="Cambria Math"/>
                </w:rPr>
              </w:ins>
            </m:ctrlPr>
          </m:sSubPr>
          <m:e>
            <w:ins w:id="7558" w:author="The Si Tran" w:date="2012-12-06T02:18:00Z">
              <m:r>
                <w:rPr>
                  <w:rFonts w:ascii="Cambria Math" w:hAnsi="Cambria Math"/>
                </w:rPr>
                <m:t>t</m:t>
              </m:r>
            </w:ins>
          </m:e>
          <m:sub>
            <w:ins w:id="7559" w:author="The Si Tran" w:date="2012-12-06T02:18:00Z">
              <m:r>
                <w:rPr>
                  <w:rFonts w:ascii="Cambria Math" w:hAnsi="Cambria Math"/>
                </w:rPr>
                <m:t>d</m:t>
              </m:r>
            </w:ins>
          </m:sub>
        </m:sSub>
      </m:oMath>
      <w:r w:rsidRPr="0049233F">
        <w:t xml:space="preserve"> là giá trị đích của mẫu </w:t>
      </w:r>
      <w:r w:rsidRPr="0049233F">
        <w:rPr>
          <w:i/>
        </w:rPr>
        <w:t>d</w:t>
      </w:r>
      <w:r w:rsidRPr="0049233F">
        <w:t xml:space="preserve">, </w:t>
      </w:r>
      <m:oMath>
        <m:sSub>
          <m:sSubPr>
            <m:ctrlPr>
              <w:ins w:id="7560" w:author="The Si Tran" w:date="2012-12-06T02:18:00Z">
                <w:rPr>
                  <w:rFonts w:ascii="Cambria Math" w:hAnsi="Cambria Math"/>
                </w:rPr>
              </w:ins>
            </m:ctrlPr>
          </m:sSubPr>
          <m:e>
            <w:ins w:id="7561" w:author="The Si Tran" w:date="2012-12-06T02:18:00Z">
              <m:r>
                <w:rPr>
                  <w:rFonts w:ascii="Cambria Math" w:hAnsi="Cambria Math"/>
                </w:rPr>
                <m:t>o</m:t>
              </m:r>
            </w:ins>
          </m:e>
          <m:sub>
            <w:ins w:id="7562" w:author="The Si Tran" w:date="2012-12-06T02:18:00Z">
              <m:r>
                <w:rPr>
                  <w:rFonts w:ascii="Cambria Math" w:hAnsi="Cambria Math"/>
                </w:rPr>
                <m:t>d</m:t>
              </m:r>
            </w:ins>
          </m:sub>
        </m:sSub>
      </m:oMath>
      <w:r w:rsidRPr="0049233F">
        <w:t xml:space="preserve"> là giá trị xuất của perceptron. Mục đích của luật delta là tìm </w:t>
      </w:r>
      <w:r w:rsidR="00976130">
        <w:t>vectơ</w:t>
      </w:r>
      <w:r w:rsidRPr="0049233F">
        <w:t xml:space="preserve"> </w:t>
      </w:r>
      <m:oMath>
        <m:acc>
          <m:accPr>
            <m:chr m:val="⃗"/>
            <m:ctrlPr>
              <w:ins w:id="7563" w:author="The Si Tran" w:date="2012-12-06T02:18:00Z">
                <w:rPr>
                  <w:rFonts w:ascii="Cambria Math" w:hAnsi="Cambria Math"/>
                </w:rPr>
              </w:ins>
            </m:ctrlPr>
          </m:accPr>
          <m:e>
            <w:ins w:id="7564" w:author="The Si Tran" w:date="2012-12-06T02:18:00Z">
              <m:r>
                <w:rPr>
                  <w:rFonts w:ascii="Cambria Math" w:hAnsi="Cambria Math"/>
                </w:rPr>
                <m:t>w</m:t>
              </m:r>
            </w:ins>
          </m:e>
        </m:acc>
      </m:oMath>
      <w:r w:rsidRPr="0049233F">
        <w:t xml:space="preserve"> sau cho </w:t>
      </w:r>
      <w:ins w:id="7565" w:author="The Si Tran" w:date="2012-12-06T02:18:00Z">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ins>
      <w:r w:rsidR="002249EB">
        <w:rPr>
          <w:rFonts w:eastAsiaTheme="minorEastAsia"/>
        </w:rPr>
        <w:t xml:space="preserve"> </w:t>
      </w:r>
      <w:r w:rsidRPr="0049233F">
        <w:t>đạt giá trị nhỏ nhấ</w:t>
      </w:r>
      <w:r w:rsidR="001E2676">
        <w:t>t. Hình 4.7</w:t>
      </w:r>
      <w:r w:rsidRPr="0049233F">
        <w:t xml:space="preserve"> là một biểu diễn hàm lỗi của một đơn vị tuyến tính. Trục thẳng đứng của đồ thị là giá trị hàm lỗi, hai trục ở mặt phẳng ngang là giá trị của các trọng số.</w:t>
      </w:r>
    </w:p>
    <w:p w14:paraId="54B97B3A" w14:textId="77777777" w:rsidR="00AE6CD1" w:rsidDel="002F7B80" w:rsidRDefault="00AE6CD1" w:rsidP="00AE6CD1">
      <w:pPr>
        <w:pStyle w:val="Canhgiua"/>
        <w:rPr>
          <w:del w:id="7566" w:author="The Si Tran" w:date="2012-12-16T17:27:00Z"/>
        </w:rPr>
        <w:pPrChange w:id="7567" w:author="The Si Tran" w:date="2012-12-16T17:27:00Z">
          <w:pPr>
            <w:pStyle w:val="Caption"/>
          </w:pPr>
        </w:pPrChange>
      </w:pPr>
      <w:r w:rsidRPr="002B1464">
        <w:rPr>
          <w:noProof/>
        </w:rPr>
        <w:lastRenderedPageBreak/>
        <w:drawing>
          <wp:inline distT="0" distB="0" distL="0" distR="0" wp14:anchorId="63CE7BD8" wp14:editId="037208CE">
            <wp:extent cx="47625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6AB93B41" w14:textId="77777777" w:rsidR="00AE6CD1" w:rsidRPr="0049233F" w:rsidRDefault="00AE6CD1" w:rsidP="00AE6CD1">
      <w:pPr>
        <w:pStyle w:val="Canhgiua"/>
        <w:rPr>
          <w:ins w:id="7568" w:author="The Si Tran" w:date="2012-12-16T17:27:00Z"/>
        </w:rPr>
        <w:pPrChange w:id="7569" w:author="The Si Tran" w:date="2012-12-16T17:27:00Z">
          <w:pPr>
            <w:pStyle w:val="ListParagraph"/>
            <w:keepNext/>
            <w:spacing w:after="0" w:line="360" w:lineRule="auto"/>
            <w:ind w:firstLine="720"/>
          </w:pPr>
        </w:pPrChange>
      </w:pPr>
    </w:p>
    <w:p w14:paraId="5F232EFD" w14:textId="77777777" w:rsidR="00AE6CD1" w:rsidRDefault="00AE6CD1" w:rsidP="00AE6CD1">
      <w:pPr>
        <w:pStyle w:val="Hinh"/>
        <w:pPrChange w:id="7570" w:author="The Si Tran" w:date="2012-12-16T17:27:00Z">
          <w:pPr>
            <w:pStyle w:val="Caption"/>
          </w:pPr>
        </w:pPrChange>
      </w:pPr>
      <w:del w:id="7571" w:author="The Si Tran" w:date="2012-12-16T17:27:00Z">
        <w:r w:rsidRPr="0049233F" w:rsidDel="002F7B80">
          <w:delText xml:space="preserve">                                   </w:delText>
        </w:r>
        <w:r w:rsidRPr="0049233F" w:rsidDel="002F7B80">
          <w:tab/>
        </w:r>
        <w:r w:rsidRPr="00032D83" w:rsidDel="002F7B80">
          <w:delText xml:space="preserve"> </w:delText>
        </w:r>
      </w:del>
      <w:bookmarkStart w:id="7572" w:name="_Toc327348215"/>
      <w:bookmarkStart w:id="7573" w:name="_Toc343029965"/>
      <w:bookmarkStart w:id="7574" w:name="_Toc343837461"/>
      <w:r w:rsidRPr="006D6C8D">
        <w:t>Hình</w:t>
      </w:r>
      <w:ins w:id="7575" w:author="The Si Tran" w:date="2012-12-11T23:35:00Z">
        <w:r w:rsidRPr="000C3A28">
          <w:t xml:space="preserve"> 4.</w:t>
        </w:r>
      </w:ins>
      <w:r>
        <w:t>7</w:t>
      </w:r>
      <w:del w:id="7576" w:author="The Si Tran" w:date="2012-12-11T23:35:00Z">
        <w:r w:rsidRPr="0015771C" w:rsidDel="003E4F58">
          <w:delText xml:space="preserve"> </w:delText>
        </w:r>
        <w:r w:rsidRPr="002F7B80" w:rsidDel="003E4F58">
          <w:fldChar w:fldCharType="begin"/>
        </w:r>
        <w:r w:rsidRPr="002F7B80" w:rsidDel="003E4F58">
          <w:rPr>
            <w:rPrChange w:id="7577" w:author="The Si Tran" w:date="2012-12-16T17:27:00Z">
              <w:rPr/>
            </w:rPrChange>
          </w:rPr>
          <w:delInstrText xml:space="preserve"> STYLEREF 1 \s </w:delInstrText>
        </w:r>
        <w:r w:rsidRPr="002F7B80" w:rsidDel="003E4F58">
          <w:rPr>
            <w:rPrChange w:id="7578" w:author="The Si Tran" w:date="2012-12-16T17:27:00Z">
              <w:rPr/>
            </w:rPrChange>
          </w:rPr>
          <w:fldChar w:fldCharType="separate"/>
        </w:r>
        <w:r w:rsidRPr="002F7B80" w:rsidDel="003E4F58">
          <w:rPr>
            <w:rPrChange w:id="7579" w:author="The Si Tran" w:date="2012-12-16T17:27:00Z">
              <w:rPr>
                <w:noProof/>
              </w:rPr>
            </w:rPrChange>
          </w:rPr>
          <w:delText>2</w:delText>
        </w:r>
        <w:r w:rsidRPr="002F7B80" w:rsidDel="003E4F58">
          <w:rPr>
            <w:rPrChange w:id="7580" w:author="The Si Tran" w:date="2012-12-16T17:27:00Z">
              <w:rPr/>
            </w:rPrChange>
          </w:rPr>
          <w:fldChar w:fldCharType="end"/>
        </w:r>
        <w:r w:rsidRPr="002F7B80" w:rsidDel="003E4F58">
          <w:rPr>
            <w:rPrChange w:id="7581" w:author="The Si Tran" w:date="2012-12-16T17:27:00Z">
              <w:rPr/>
            </w:rPrChange>
          </w:rPr>
          <w:delText>.</w:delText>
        </w:r>
        <w:r w:rsidRPr="002F7B80" w:rsidDel="003E4F58">
          <w:rPr>
            <w:rPrChange w:id="7582" w:author="The Si Tran" w:date="2012-12-16T17:27:00Z">
              <w:rPr/>
            </w:rPrChange>
          </w:rPr>
          <w:fldChar w:fldCharType="begin"/>
        </w:r>
        <w:r w:rsidRPr="002F7B80" w:rsidDel="003E4F58">
          <w:rPr>
            <w:rPrChange w:id="7583" w:author="The Si Tran" w:date="2012-12-16T17:27:00Z">
              <w:rPr/>
            </w:rPrChange>
          </w:rPr>
          <w:delInstrText xml:space="preserve"> SEQ Hình \* ARABIC \s 1 </w:delInstrText>
        </w:r>
        <w:r w:rsidRPr="002F7B80" w:rsidDel="003E4F58">
          <w:rPr>
            <w:rPrChange w:id="7584" w:author="The Si Tran" w:date="2012-12-16T17:27:00Z">
              <w:rPr/>
            </w:rPrChange>
          </w:rPr>
          <w:fldChar w:fldCharType="separate"/>
        </w:r>
        <w:r w:rsidRPr="002F7B80" w:rsidDel="003E4F58">
          <w:rPr>
            <w:rPrChange w:id="7585" w:author="The Si Tran" w:date="2012-12-16T17:27:00Z">
              <w:rPr>
                <w:noProof/>
              </w:rPr>
            </w:rPrChange>
          </w:rPr>
          <w:delText>7</w:delText>
        </w:r>
        <w:r w:rsidRPr="002F7B80" w:rsidDel="003E4F58">
          <w:rPr>
            <w:rPrChange w:id="7586" w:author="The Si Tran" w:date="2012-12-16T17:27:00Z">
              <w:rPr/>
            </w:rPrChange>
          </w:rPr>
          <w:fldChar w:fldCharType="end"/>
        </w:r>
      </w:del>
      <w:r w:rsidRPr="002F7B80">
        <w:rPr>
          <w:rPrChange w:id="7587" w:author="The Si Tran" w:date="2012-12-16T17:27:00Z">
            <w:rPr/>
          </w:rPrChange>
        </w:rPr>
        <w:t>: Hàm lỗi của một đơn vị tuyến tính</w:t>
      </w:r>
      <w:bookmarkEnd w:id="7572"/>
      <w:bookmarkEnd w:id="7573"/>
      <w:bookmarkEnd w:id="7574"/>
    </w:p>
    <w:p w14:paraId="48C87990" w14:textId="77777777" w:rsidR="00AE6CD1" w:rsidRPr="002F7B80" w:rsidRDefault="00AE6CD1" w:rsidP="00AE6CD1">
      <w:pPr>
        <w:pStyle w:val="Hinh"/>
        <w:rPr>
          <w:rPrChange w:id="7588" w:author="The Si Tran" w:date="2012-12-16T17:27:00Z">
            <w:rPr/>
          </w:rPrChange>
        </w:rPr>
      </w:pP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hướng làm giảm giá trị hàm lỗi. Quá trình này được lặp đi lặp lại cho đến khi đạt được giá trị cực tiểu của hàm lỗi.</w:t>
      </w:r>
    </w:p>
    <w:p w14:paraId="72640E2F" w14:textId="22EA9C69" w:rsidR="0088753F" w:rsidRDefault="0088753F" w:rsidP="0088753F">
      <w:pPr>
        <w:pStyle w:val="ListParagraph"/>
        <w:spacing w:after="0" w:line="360" w:lineRule="auto"/>
        <w:ind w:left="0"/>
        <w:rPr>
          <w:ins w:id="7589"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ins w:id="7590"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7591" w:author="The Si Tran" w:date="2012-12-06T02:22:00Z">
        <w:r w:rsidRPr="0049233F" w:rsidDel="008A19A3">
          <w:rPr>
            <w:rFonts w:ascii="Times New Roman" w:hAnsi="Times New Roman"/>
            <w:i/>
            <w:sz w:val="26"/>
            <w:szCs w:val="26"/>
          </w:rPr>
          <w:delText>E</w:delText>
        </w:r>
      </w:del>
      <w:del w:id="7592"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0" type="#_x0000_t75" style="width:15pt;height:15pt" o:ole="">
              <v:imagedata r:id="rId194" o:title=""/>
            </v:shape>
            <o:OLEObject Type="Embed" ProgID="Equation.DSMT4" ShapeID="_x0000_i1110" DrawAspect="Content" ObjectID="_1417583533" r:id="rId213"/>
          </w:object>
        </w:r>
        <w:r w:rsidRPr="0049233F" w:rsidDel="008A19A3">
          <w:rPr>
            <w:rFonts w:ascii="Times New Roman" w:hAnsi="Times New Roman"/>
            <w:sz w:val="26"/>
            <w:szCs w:val="26"/>
          </w:rPr>
          <w:delText xml:space="preserve">, ký hiệu là </w:delText>
        </w:r>
      </w:del>
      <w:del w:id="7593" w:author="The Si Tran" w:date="2012-12-06T02:19:00Z">
        <w:r w:rsidRPr="00AF1345" w:rsidDel="00DF09B3">
          <w:rPr>
            <w:rFonts w:ascii="Times New Roman" w:hAnsi="Times New Roman"/>
            <w:position w:val="-10"/>
            <w:sz w:val="26"/>
            <w:szCs w:val="26"/>
          </w:rPr>
          <w:object w:dxaOrig="740" w:dyaOrig="320" w14:anchorId="1BB3EC5E">
            <v:shape id="_x0000_i1111" type="#_x0000_t75" style="width:36pt;height:15pt" o:ole="">
              <v:imagedata r:id="rId214" o:title=""/>
            </v:shape>
            <o:OLEObject Type="Embed" ProgID="Equation.DSMT4" ShapeID="_x0000_i1111" DrawAspect="Content" ObjectID="_1417583534" r:id="rId215"/>
          </w:object>
        </w:r>
      </w:del>
      <w:ins w:id="7594"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45CA9ED4" w:rsidR="00D56B12" w:rsidRPr="0049233F" w:rsidDel="008A19A3" w:rsidRDefault="00D56B12">
      <w:pPr>
        <w:pStyle w:val="Canhgiua"/>
        <w:rPr>
          <w:del w:id="7595" w:author="The Si Tran" w:date="2012-12-06T02:22:00Z"/>
        </w:rPr>
        <w:pPrChange w:id="7596" w:author="The Si Tran" w:date="2012-12-14T06:06:00Z">
          <w:pPr>
            <w:pStyle w:val="ListParagraph"/>
            <w:spacing w:after="0" w:line="360" w:lineRule="auto"/>
            <w:ind w:left="0"/>
          </w:pPr>
        </w:pPrChange>
      </w:pPr>
      <w:ins w:id="7597" w:author="The Si Tran" w:date="2012-12-06T02:22:00Z">
        <m:oMathPara>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en>
                </m:f>
              </m:e>
            </m:d>
          </m:oMath>
        </m:oMathPara>
      </w:ins>
    </w:p>
    <w:p w14:paraId="0BB594D1" w14:textId="77777777" w:rsidR="0088753F" w:rsidRPr="0049233F" w:rsidRDefault="0088753F">
      <w:pPr>
        <w:pStyle w:val="Canhgiua"/>
        <w:pPrChange w:id="7598" w:author="The Si Tran" w:date="2012-12-14T06:06:00Z">
          <w:pPr>
            <w:pStyle w:val="ListParagraph"/>
            <w:spacing w:after="0" w:line="360" w:lineRule="auto"/>
            <w:ind w:left="0"/>
          </w:pPr>
        </w:pPrChange>
      </w:pPr>
      <w:del w:id="7599" w:author="The Si Tran" w:date="2012-12-06T02:22:00Z">
        <w:r w:rsidRPr="0049233F" w:rsidDel="008A19A3">
          <w:delText xml:space="preserve">                      </w:delText>
        </w:r>
        <w:r w:rsidRPr="00381A4D" w:rsidDel="008A19A3">
          <w:rPr>
            <w:noProof/>
          </w:rPr>
          <w:drawing>
            <wp:inline distT="0" distB="0" distL="0" distR="0" wp14:anchorId="607F83D3" wp14:editId="3528DA1A">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1334CFB5" w:rsidR="0008713C" w:rsidRDefault="0088753F">
      <w:pPr>
        <w:rPr>
          <w:ins w:id="7600" w:author="The Si Tran" w:date="2012-12-06T02:25:00Z"/>
        </w:rPr>
        <w:pPrChange w:id="7601" w:author="The Si Tran" w:date="2012-12-14T06:07:00Z">
          <w:pPr>
            <w:pStyle w:val="ListParagraph"/>
            <w:spacing w:after="0" w:line="360" w:lineRule="auto"/>
            <w:ind w:left="0"/>
          </w:pPr>
        </w:pPrChange>
      </w:pPr>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ins w:id="7602" w:author="The Si Tran" w:date="2012-12-06T02:24:00Z">
        <w:r w:rsidR="008A19A3">
          <w:t>-</w:t>
        </w:r>
      </w:ins>
      <w:del w:id="7603" w:author="The Si Tran" w:date="2012-12-06T02:23:00Z">
        <w:r w:rsidRPr="00AF1345" w:rsidDel="008A19A3">
          <w:rPr>
            <w:position w:val="-10"/>
          </w:rPr>
          <w:object w:dxaOrig="859" w:dyaOrig="320" w14:anchorId="3B61AA20">
            <v:shape id="_x0000_i1112" type="#_x0000_t75" style="width:43.5pt;height:15pt" o:ole="">
              <v:imagedata r:id="rId217" o:title=""/>
            </v:shape>
            <o:OLEObject Type="Embed" ProgID="Equation.DSMT4" ShapeID="_x0000_i1112" DrawAspect="Content" ObjectID="_1417583535" r:id="rId218"/>
          </w:object>
        </w:r>
      </w:del>
      <w:ins w:id="7604"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w:t>
      </w:r>
      <w:proofErr w:type="gramStart"/>
      <w:r w:rsidRPr="0049233F">
        <w:t xml:space="preserve">hàm </w:t>
      </w:r>
      <w:proofErr w:type="gramEnd"/>
      <w:ins w:id="7605" w:author="The Si Tran" w:date="2012-12-06T02:24:00Z">
        <m:oMath>
          <m:r>
            <w:rPr>
              <w:rFonts w:ascii="Cambria Math" w:hAnsi="Cambria Math"/>
            </w:rPr>
            <m:t>E</m:t>
          </m:r>
        </m:oMath>
      </w:ins>
      <w:del w:id="7606" w:author="The Si Tran" w:date="2012-12-06T02:24:00Z">
        <w:r w:rsidRPr="0049233F" w:rsidDel="008A19A3">
          <w:rPr>
            <w:i/>
          </w:rPr>
          <w:delText>E</w:delText>
        </w:r>
      </w:del>
      <w:r w:rsidR="00F37689">
        <w:t>. Trong hình 4.6</w:t>
      </w:r>
      <w:r w:rsidRPr="0049233F">
        <w:t xml:space="preserve"> nó được biểu diễn bằng dấu mũi tên. Các trọng số sẽ được cập nhập </w:t>
      </w:r>
      <w:proofErr w:type="gramStart"/>
      <w:r w:rsidRPr="0049233F">
        <w:t>theo</w:t>
      </w:r>
      <w:proofErr w:type="gramEnd"/>
      <w:r w:rsidRPr="0049233F">
        <w:t xml:space="preserve"> quy luật sau:</w:t>
      </w:r>
    </w:p>
    <w:p w14:paraId="501AD038" w14:textId="304CCB6E" w:rsidR="009F1B0B" w:rsidRDefault="00567862">
      <w:pPr>
        <w:pStyle w:val="Canhgiua"/>
        <w:rPr>
          <w:ins w:id="7607" w:author="The Si Tran" w:date="2012-12-06T02:27:00Z"/>
        </w:rPr>
        <w:pPrChange w:id="7608" w:author="The Si Tran" w:date="2012-12-14T06:08:00Z">
          <w:pPr>
            <w:pStyle w:val="ListParagraph"/>
            <w:spacing w:after="0" w:line="360" w:lineRule="auto"/>
            <w:ind w:left="0"/>
          </w:pPr>
        </w:pPrChange>
      </w:pPr>
      <m:oMathPara>
        <m:oMath>
          <m:acc>
            <m:accPr>
              <m:chr m:val="⃗"/>
              <m:ctrlPr>
                <w:ins w:id="7609" w:author="The Si Tran" w:date="2012-12-06T02:26:00Z">
                  <w:rPr>
                    <w:rFonts w:ascii="Cambria Math" w:hAnsi="Cambria Math"/>
                  </w:rPr>
                </w:ins>
              </m:ctrlPr>
            </m:accPr>
            <m:e>
              <w:ins w:id="7610" w:author="The Si Tran" w:date="2012-12-06T02:26:00Z">
                <m:r>
                  <w:rPr>
                    <w:rFonts w:ascii="Cambria Math" w:hAnsi="Cambria Math"/>
                  </w:rPr>
                  <m:t>w</m:t>
                </m:r>
              </w:ins>
            </m:e>
          </m:acc>
          <w:ins w:id="7611" w:author="The Si Tran" w:date="2012-12-06T02:26:00Z">
            <m:r>
              <m:rPr>
                <m:sty m:val="p"/>
              </m:rPr>
              <w:rPr>
                <w:rFonts w:ascii="Cambria Math" w:hAnsi="Cambria Math"/>
              </w:rPr>
              <m:t>←</m:t>
            </m:r>
          </w:ins>
          <m:acc>
            <m:accPr>
              <m:chr m:val="⃗"/>
              <m:ctrlPr>
                <w:ins w:id="7612" w:author="The Si Tran" w:date="2012-12-06T02:26:00Z">
                  <w:rPr>
                    <w:rFonts w:ascii="Cambria Math" w:hAnsi="Cambria Math"/>
                  </w:rPr>
                </w:ins>
              </m:ctrlPr>
            </m:accPr>
            <m:e>
              <w:ins w:id="7613" w:author="The Si Tran" w:date="2012-12-06T02:26:00Z">
                <m:r>
                  <w:rPr>
                    <w:rFonts w:ascii="Cambria Math" w:hAnsi="Cambria Math"/>
                  </w:rPr>
                  <m:t>w</m:t>
                </m:r>
              </w:ins>
            </m:e>
          </m:acc>
          <w:ins w:id="7614" w:author="The Si Tran" w:date="2012-12-06T02:27:00Z">
            <m:r>
              <m:rPr>
                <m:sty m:val="p"/>
              </m:rPr>
              <w:rPr>
                <w:rFonts w:ascii="Cambria Math" w:hAnsi="Cambria Math"/>
              </w:rPr>
              <m:t>+</m:t>
            </m:r>
          </w:ins>
          <m:acc>
            <m:accPr>
              <m:chr m:val="⃗"/>
              <m:ctrlPr>
                <w:ins w:id="7615" w:author="The Si Tran" w:date="2012-12-06T02:27:00Z">
                  <w:rPr>
                    <w:rFonts w:ascii="Cambria Math" w:hAnsi="Cambria Math"/>
                  </w:rPr>
                </w:ins>
              </m:ctrlPr>
            </m:accPr>
            <m:e>
              <w:ins w:id="7616" w:author="The Si Tran" w:date="2012-12-06T02:27:00Z">
                <m:r>
                  <m:rPr>
                    <m:sty m:val="p"/>
                  </m:rPr>
                  <w:rPr>
                    <w:rFonts w:ascii="Cambria Math" w:hAnsi="Cambria Math"/>
                  </w:rPr>
                  <m:t>∆</m:t>
                </m:r>
                <m:r>
                  <w:rPr>
                    <w:rFonts w:ascii="Cambria Math" w:hAnsi="Cambria Math"/>
                  </w:rPr>
                  <m:t>w</m:t>
                </m:r>
              </w:ins>
            </m:e>
          </m:acc>
        </m:oMath>
      </m:oMathPara>
    </w:p>
    <w:p w14:paraId="2FB2DA53" w14:textId="77777777" w:rsidR="0026073B" w:rsidRPr="0008713C" w:rsidDel="004D3F55" w:rsidRDefault="0026073B" w:rsidP="002249EB">
      <w:pPr>
        <w:pStyle w:val="Canhgiua"/>
        <w:rPr>
          <w:del w:id="7617" w:author="The Si Tran" w:date="2012-12-06T02:29:00Z"/>
        </w:rPr>
      </w:pPr>
      <w:ins w:id="7618" w:author="The Si Tran" w:date="2012-12-06T02:28:00Z">
        <m:oMathPara>
          <m:oMath>
            <m:r>
              <m:rPr>
                <m:sty m:val="p"/>
              </m:rPr>
              <w:rPr>
                <w:rFonts w:ascii="Cambria Math" w:hAnsi="Cambria Math"/>
              </w:rPr>
              <m:t>∆</m:t>
            </m:r>
          </m:oMath>
        </m:oMathPara>
      </w:ins>
      <m:oMathPara>
        <m:oMath>
          <m:acc>
            <m:accPr>
              <m:chr m:val="⃗"/>
              <m:ctrlPr>
                <w:ins w:id="7619" w:author="The Si Tran" w:date="2012-12-06T02:27:00Z">
                  <w:rPr>
                    <w:rFonts w:ascii="Cambria Math" w:hAnsi="Cambria Math"/>
                  </w:rPr>
                </w:ins>
              </m:ctrlPr>
            </m:accPr>
            <m:e>
              <w:ins w:id="7620" w:author="The Si Tran" w:date="2012-12-06T02:28:00Z">
                <m:r>
                  <w:rPr>
                    <w:rFonts w:ascii="Cambria Math" w:hAnsi="Cambria Math"/>
                  </w:rPr>
                  <m:t>w</m:t>
                </m:r>
              </w:ins>
            </m:e>
          </m:acc>
          <w:ins w:id="7621" w:author="The Si Tran" w:date="2012-12-06T02:28:00Z">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E</m:t>
            </m:r>
            <m:r>
              <m:rPr>
                <m:sty m:val="p"/>
              </m:rPr>
              <w:rPr>
                <w:rFonts w:ascii="Cambria Math" w:hAnsi="Cambria Math"/>
              </w:rPr>
              <m:t>(</m:t>
            </m:r>
          </w:ins>
          <m:acc>
            <m:accPr>
              <m:chr m:val="⃗"/>
              <m:ctrlPr>
                <w:ins w:id="7622" w:author="The Si Tran" w:date="2012-12-06T02:28:00Z">
                  <w:rPr>
                    <w:rFonts w:ascii="Cambria Math" w:hAnsi="Cambria Math"/>
                  </w:rPr>
                </w:ins>
              </m:ctrlPr>
            </m:accPr>
            <m:e>
              <w:ins w:id="7623" w:author="The Si Tran" w:date="2012-12-06T02:28:00Z">
                <m:r>
                  <w:rPr>
                    <w:rFonts w:ascii="Cambria Math" w:hAnsi="Cambria Math"/>
                  </w:rPr>
                  <m:t>w</m:t>
                </m:r>
              </w:ins>
            </m:e>
          </m:acc>
          <w:ins w:id="7624" w:author="The Si Tran" w:date="2012-12-06T02:28:00Z">
            <m:r>
              <m:rPr>
                <m:sty m:val="p"/>
              </m:rPr>
              <w:rPr>
                <w:rFonts w:ascii="Cambria Math" w:hAnsi="Cambria Math"/>
              </w:rPr>
              <m:t>)</m:t>
            </m:r>
          </w:ins>
        </m:oMath>
      </m:oMathPara>
    </w:p>
    <w:p w14:paraId="7B6E5DCB" w14:textId="77777777" w:rsidR="0088753F" w:rsidRPr="0049233F" w:rsidDel="004D3F55" w:rsidRDefault="0088753F" w:rsidP="002249EB">
      <w:pPr>
        <w:pStyle w:val="Canhgiua"/>
        <w:rPr>
          <w:del w:id="7625" w:author="The Si Tran" w:date="2012-12-06T02:29:00Z"/>
        </w:rPr>
      </w:pPr>
      <w:del w:id="7626" w:author="The Si Tran" w:date="2012-12-06T02:29:00Z">
        <w:r w:rsidRPr="0049233F" w:rsidDel="004D3F55">
          <w:delText xml:space="preserve">                      </w:delText>
        </w:r>
        <w:r w:rsidRPr="0015771C" w:rsidDel="004D3F55">
          <w:rPr>
            <w:noProof/>
          </w:rPr>
          <w:drawing>
            <wp:inline distT="0" distB="0" distL="0" distR="0" wp14:anchorId="2CC852DC" wp14:editId="7B43DF00">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delText xml:space="preserve">          </w:delText>
        </w:r>
      </w:del>
      <w:r w:rsidRPr="0049233F">
        <w:t xml:space="preserve">      </w:t>
      </w:r>
      <w:del w:id="7627" w:author="The Si Tran" w:date="2012-12-06T02:29:00Z">
        <w:r w:rsidRPr="0049233F" w:rsidDel="004D3F55">
          <w:delText xml:space="preserve">   </w:delText>
        </w:r>
      </w:del>
    </w:p>
    <w:p w14:paraId="54112510" w14:textId="77777777" w:rsidR="0088753F" w:rsidRPr="0049233F" w:rsidDel="004D3F55" w:rsidRDefault="0088753F" w:rsidP="002249EB">
      <w:pPr>
        <w:pStyle w:val="Canhgiua"/>
        <w:rPr>
          <w:del w:id="7628" w:author="The Si Tran" w:date="2012-12-06T02:29:00Z"/>
        </w:rPr>
      </w:pPr>
      <w:del w:id="7629" w:author="The Si Tran" w:date="2012-12-06T02:29:00Z">
        <w:r w:rsidRPr="0049233F" w:rsidDel="004D3F55">
          <w:delText xml:space="preserve">           </w:delText>
        </w:r>
      </w:del>
      <w:r w:rsidRPr="0049233F">
        <w:t xml:space="preserve">            </w:t>
      </w:r>
      <w:del w:id="7630" w:author="The Si Tran" w:date="2012-12-06T02:29:00Z">
        <w:r w:rsidRPr="0015771C" w:rsidDel="004D3F55">
          <w:rPr>
            <w:noProof/>
          </w:rPr>
          <w:drawing>
            <wp:inline distT="0" distB="0" distL="0" distR="0" wp14:anchorId="02B5E461" wp14:editId="75CEEEBE">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rsidP="002249EB">
      <w:pPr>
        <w:pStyle w:val="Canhgiua"/>
      </w:pPr>
    </w:p>
    <w:p w14:paraId="394865D9" w14:textId="6C111BF5" w:rsidR="0008713C" w:rsidRDefault="00992028" w:rsidP="0088753F">
      <w:pPr>
        <w:pStyle w:val="ListParagraph"/>
        <w:spacing w:after="0" w:line="360" w:lineRule="auto"/>
        <w:ind w:left="0"/>
        <w:rPr>
          <w:ins w:id="7631" w:author="The Si Tran" w:date="2012-12-06T02:30:00Z"/>
          <w:rFonts w:ascii="Times New Roman" w:hAnsi="Times New Roman"/>
          <w:sz w:val="26"/>
          <w:szCs w:val="26"/>
        </w:rPr>
      </w:pPr>
      <w:ins w:id="7632" w:author="The Si Tran" w:date="2012-12-06T02:41:00Z">
        <w:r w:rsidRPr="002E47E8">
          <w:rPr>
            <w:noProof/>
            <w:szCs w:val="26"/>
            <w:rPrChange w:id="7633" w:author="Unknown">
              <w:rPr>
                <w:noProof/>
              </w:rPr>
            </w:rPrChange>
          </w:rPr>
          <mc:AlternateContent>
            <mc:Choice Requires="wps">
              <w:drawing>
                <wp:anchor distT="0" distB="0" distL="114300" distR="114300" simplePos="0" relativeHeight="251726848" behindDoc="0" locked="0" layoutInCell="1" allowOverlap="1" wp14:anchorId="1A8B7229" wp14:editId="1EA9F705">
                  <wp:simplePos x="0" y="0"/>
                  <wp:positionH relativeFrom="column">
                    <wp:posOffset>5226685</wp:posOffset>
                  </wp:positionH>
                  <wp:positionV relativeFrom="paragraph">
                    <wp:posOffset>735330</wp:posOffset>
                  </wp:positionV>
                  <wp:extent cx="531495" cy="361950"/>
                  <wp:effectExtent l="0" t="0" r="1905" b="0"/>
                  <wp:wrapNone/>
                  <wp:docPr id="67" name="Text Box 67"/>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DA58F" w14:textId="2C467982" w:rsidR="009933FE" w:rsidRDefault="009933FE">
                              <w:pPr>
                                <w:pStyle w:val="EquationIndex"/>
                                <w:pPrChange w:id="7634" w:author="The Si Tran" w:date="2012-12-16T08:23:00Z">
                                  <w:pPr/>
                                </w:pPrChange>
                              </w:pPr>
                              <w:ins w:id="7635" w:author="The Si Tran" w:date="2012-12-06T02:41:00Z">
                                <w:r>
                                  <w:t>(4.</w:t>
                                </w:r>
                              </w:ins>
                              <w:r>
                                <w:t>1</w:t>
                              </w:r>
                              <w:ins w:id="763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8B7229" id="Text Box 67" o:spid="_x0000_s1044" type="#_x0000_t202" style="position:absolute;left:0;text-align:left;margin-left:411.55pt;margin-top:57.9pt;width:41.85pt;height:28.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aB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" fillcolor="white [3201]" stroked="f" strokeweight=".5pt">
                  <v:textbox>
                    <w:txbxContent>
                      <w:p w14:paraId="3C2DA58F" w14:textId="2C467982" w:rsidR="009933FE" w:rsidRDefault="009933FE">
                        <w:pPr>
                          <w:pStyle w:val="EquationIndex"/>
                          <w:pPrChange w:id="7637" w:author="The Si Tran" w:date="2012-12-16T08:23:00Z">
                            <w:pPr/>
                          </w:pPrChange>
                        </w:pPr>
                        <w:ins w:id="7638" w:author="The Si Tran" w:date="2012-12-06T02:41:00Z">
                          <w:r>
                            <w:t>(4.</w:t>
                          </w:r>
                        </w:ins>
                        <w:r>
                          <w:t>1</w:t>
                        </w:r>
                        <w:ins w:id="7639" w:author="The Si Tran" w:date="2012-12-06T02:41:00Z">
                          <w:r>
                            <w:t>)</w:t>
                          </w:r>
                        </w:ins>
                      </w:p>
                    </w:txbxContent>
                  </v:textbox>
                </v:shape>
              </w:pict>
            </mc:Fallback>
          </mc:AlternateContent>
        </w:r>
      </w:ins>
      <w:r w:rsidR="0088753F"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567862">
      <w:pPr>
        <w:pStyle w:val="Canhgiua"/>
        <w:rPr>
          <w:ins w:id="7640" w:author="The Si Tran" w:date="2012-12-06T02:30:00Z"/>
        </w:rPr>
        <w:pPrChange w:id="7641" w:author="The Si Tran" w:date="2012-12-15T08:05:00Z">
          <w:pPr>
            <w:ind w:left="1440"/>
          </w:pPr>
        </w:pPrChange>
      </w:pPr>
      <m:oMathPara>
        <m:oMath>
          <m:sSub>
            <m:sSubPr>
              <m:ctrlPr>
                <w:ins w:id="7642" w:author="The Si Tran" w:date="2012-12-06T02:30:00Z">
                  <w:rPr>
                    <w:rFonts w:ascii="Cambria Math" w:hAnsi="Cambria Math"/>
                  </w:rPr>
                </w:ins>
              </m:ctrlPr>
            </m:sSubPr>
            <m:e>
              <w:ins w:id="7643" w:author="The Si Tran" w:date="2012-12-06T02:30:00Z">
                <m:r>
                  <w:rPr>
                    <w:rFonts w:ascii="Cambria Math" w:hAnsi="Cambria Math"/>
                  </w:rPr>
                  <m:t>w</m:t>
                </m:r>
              </w:ins>
            </m:e>
            <m:sub>
              <w:ins w:id="7644" w:author="The Si Tran" w:date="2012-12-06T02:30:00Z">
                <m:r>
                  <w:rPr>
                    <w:rFonts w:ascii="Cambria Math" w:hAnsi="Cambria Math"/>
                  </w:rPr>
                  <m:t>i</m:t>
                </m:r>
              </w:ins>
            </m:sub>
          </m:sSub>
          <w:ins w:id="7645" w:author="The Si Tran" w:date="2012-12-06T02:30:00Z">
            <m:r>
              <m:rPr>
                <m:sty m:val="p"/>
              </m:rPr>
              <w:rPr>
                <w:rFonts w:ascii="Cambria Math" w:hAnsi="Cambria Math"/>
              </w:rPr>
              <m:t>←</m:t>
            </m:r>
          </w:ins>
          <m:sSub>
            <m:sSubPr>
              <m:ctrlPr>
                <w:ins w:id="7646" w:author="The Si Tran" w:date="2012-12-06T02:30:00Z">
                  <w:rPr>
                    <w:rFonts w:ascii="Cambria Math" w:hAnsi="Cambria Math"/>
                  </w:rPr>
                </w:ins>
              </m:ctrlPr>
            </m:sSubPr>
            <m:e>
              <w:ins w:id="7647" w:author="The Si Tran" w:date="2012-12-06T02:30:00Z">
                <m:r>
                  <w:rPr>
                    <w:rFonts w:ascii="Cambria Math" w:hAnsi="Cambria Math"/>
                  </w:rPr>
                  <m:t>w</m:t>
                </m:r>
              </w:ins>
            </m:e>
            <m:sub>
              <w:ins w:id="7648" w:author="The Si Tran" w:date="2012-12-06T02:30:00Z">
                <m:r>
                  <w:rPr>
                    <w:rFonts w:ascii="Cambria Math" w:hAnsi="Cambria Math"/>
                  </w:rPr>
                  <m:t>i</m:t>
                </m:r>
              </w:ins>
            </m:sub>
          </m:sSub>
          <w:ins w:id="7649" w:author="The Si Tran" w:date="2012-12-06T02:30:00Z">
            <m:r>
              <m:rPr>
                <m:sty m:val="p"/>
              </m:rPr>
              <w:rPr>
                <w:rFonts w:ascii="Cambria Math" w:hAnsi="Cambria Math"/>
              </w:rPr>
              <m:t>+</m:t>
            </m:r>
          </w:ins>
          <m:sSub>
            <m:sSubPr>
              <m:ctrlPr>
                <w:ins w:id="7650" w:author="The Si Tran" w:date="2012-12-06T02:30:00Z">
                  <w:rPr>
                    <w:rFonts w:ascii="Cambria Math" w:hAnsi="Cambria Math"/>
                  </w:rPr>
                </w:ins>
              </m:ctrlPr>
            </m:sSubPr>
            <m:e>
              <w:ins w:id="7651" w:author="The Si Tran" w:date="2012-12-06T02:30:00Z">
                <m:r>
                  <m:rPr>
                    <m:sty m:val="p"/>
                  </m:rPr>
                  <w:rPr>
                    <w:rFonts w:ascii="Cambria Math" w:hAnsi="Cambria Math"/>
                  </w:rPr>
                  <m:t>∆</m:t>
                </m:r>
                <m:r>
                  <w:rPr>
                    <w:rFonts w:ascii="Cambria Math" w:hAnsi="Cambria Math"/>
                  </w:rPr>
                  <m:t>w</m:t>
                </m:r>
              </w:ins>
            </m:e>
            <m:sub>
              <w:ins w:id="7652" w:author="The Si Tran" w:date="2012-12-06T02:30:00Z">
                <m:r>
                  <w:rPr>
                    <w:rFonts w:ascii="Cambria Math" w:hAnsi="Cambria Math"/>
                  </w:rPr>
                  <m:t>i</m:t>
                </m:r>
              </w:ins>
            </m:sub>
          </m:sSub>
        </m:oMath>
      </m:oMathPara>
    </w:p>
    <w:p w14:paraId="14A84423" w14:textId="77777777" w:rsidR="004D3F55" w:rsidRPr="00097101" w:rsidRDefault="00567862">
      <w:pPr>
        <w:pStyle w:val="Canhgiua"/>
        <w:rPr>
          <w:ins w:id="7653" w:author="The Si Tran" w:date="2012-12-06T02:30:00Z"/>
        </w:rPr>
        <w:pPrChange w:id="7654" w:author="The Si Tran" w:date="2012-12-15T08:05:00Z">
          <w:pPr>
            <w:ind w:left="1440"/>
          </w:pPr>
        </w:pPrChange>
      </w:pPr>
      <m:oMathPara>
        <m:oMath>
          <m:sSub>
            <m:sSubPr>
              <m:ctrlPr>
                <w:ins w:id="7655" w:author="The Si Tran" w:date="2012-12-06T02:30:00Z">
                  <w:rPr>
                    <w:rFonts w:ascii="Cambria Math" w:hAnsi="Cambria Math"/>
                  </w:rPr>
                </w:ins>
              </m:ctrlPr>
            </m:sSubPr>
            <m:e>
              <w:ins w:id="7656" w:author="The Si Tran" w:date="2012-12-06T02:30:00Z">
                <m:r>
                  <m:rPr>
                    <m:sty m:val="p"/>
                  </m:rPr>
                  <w:rPr>
                    <w:rFonts w:ascii="Cambria Math" w:hAnsi="Cambria Math"/>
                  </w:rPr>
                  <m:t>∆</m:t>
                </m:r>
                <m:r>
                  <w:rPr>
                    <w:rFonts w:ascii="Cambria Math" w:hAnsi="Cambria Math"/>
                  </w:rPr>
                  <m:t>w</m:t>
                </m:r>
              </w:ins>
            </m:e>
            <m:sub>
              <w:ins w:id="7657" w:author="The Si Tran" w:date="2012-12-06T02:30:00Z">
                <m:r>
                  <w:rPr>
                    <w:rFonts w:ascii="Cambria Math" w:hAnsi="Cambria Math"/>
                  </w:rPr>
                  <m:t>i</m:t>
                </m:r>
              </w:ins>
            </m:sub>
          </m:sSub>
          <w:ins w:id="7658" w:author="The Si Tran" w:date="2012-12-06T02:30:00Z">
            <m:r>
              <m:rPr>
                <m:sty m:val="p"/>
              </m:rPr>
              <w:rPr>
                <w:rFonts w:ascii="Cambria Math" w:hAnsi="Cambria Math"/>
              </w:rPr>
              <m:t>=-</m:t>
            </m:r>
            <m:r>
              <w:rPr>
                <w:rFonts w:ascii="Cambria Math" w:hAnsi="Cambria Math"/>
              </w:rPr>
              <m:t>η</m:t>
            </m:r>
          </w:ins>
          <m:f>
            <m:fPr>
              <m:ctrlPr>
                <w:ins w:id="7659" w:author="The Si Tran" w:date="2012-12-06T02:30:00Z">
                  <w:rPr>
                    <w:rFonts w:ascii="Cambria Math" w:hAnsi="Cambria Math"/>
                  </w:rPr>
                </w:ins>
              </m:ctrlPr>
            </m:fPr>
            <m:num>
              <w:ins w:id="7660" w:author="The Si Tran" w:date="2012-12-06T02:30:00Z">
                <m:r>
                  <w:rPr>
                    <w:rFonts w:ascii="Cambria Math" w:hAnsi="Cambria Math"/>
                  </w:rPr>
                  <m:t>∂E</m:t>
                </m:r>
              </w:ins>
            </m:num>
            <m:den>
              <w:ins w:id="7661" w:author="The Si Tran" w:date="2012-12-06T02:30:00Z">
                <m:r>
                  <w:rPr>
                    <w:rFonts w:ascii="Cambria Math" w:hAnsi="Cambria Math"/>
                  </w:rPr>
                  <m:t>∂</m:t>
                </m:r>
              </w:ins>
              <m:sSub>
                <m:sSubPr>
                  <m:ctrlPr>
                    <w:ins w:id="7662" w:author="The Si Tran" w:date="2012-12-06T02:30:00Z">
                      <w:rPr>
                        <w:rFonts w:ascii="Cambria Math" w:hAnsi="Cambria Math"/>
                      </w:rPr>
                    </w:ins>
                  </m:ctrlPr>
                </m:sSubPr>
                <m:e>
                  <w:ins w:id="7663" w:author="The Si Tran" w:date="2012-12-06T02:31:00Z">
                    <m:r>
                      <w:rPr>
                        <w:rFonts w:ascii="Cambria Math" w:hAnsi="Cambria Math"/>
                      </w:rPr>
                      <m:t>w</m:t>
                    </m:r>
                  </w:ins>
                </m:e>
                <m:sub>
                  <w:ins w:id="7664"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7665"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7666" w:author="The Si Tran" w:date="2012-12-06T02:31:00Z"/>
          <w:rFonts w:ascii="Times New Roman" w:hAnsi="Times New Roman"/>
          <w:sz w:val="26"/>
          <w:szCs w:val="26"/>
        </w:rPr>
      </w:pPr>
      <w:del w:id="7667" w:author="The Si Tran" w:date="2012-12-06T02:31:00Z">
        <w:r w:rsidRPr="0049233F" w:rsidDel="00FC5644">
          <w:rPr>
            <w:rFonts w:ascii="Times New Roman" w:hAnsi="Times New Roman"/>
            <w:sz w:val="26"/>
            <w:szCs w:val="26"/>
          </w:rPr>
          <w:delText xml:space="preserve">                      </w:delText>
        </w:r>
        <w:r w:rsidRPr="002E47E8" w:rsidDel="00FC5644">
          <w:rPr>
            <w:noProof/>
            <w:szCs w:val="26"/>
            <w:rPrChange w:id="7668" w:author="Unknown">
              <w:rPr>
                <w:noProof/>
              </w:rPr>
            </w:rPrChange>
          </w:rPr>
          <w:drawing>
            <wp:inline distT="0" distB="0" distL="0" distR="0" wp14:anchorId="052A4D62" wp14:editId="7976485D">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7AA782D4" w14:textId="13F6ABFB" w:rsidR="0088753F" w:rsidRPr="00AE6CD1" w:rsidRDefault="0088753F" w:rsidP="00AE6CD1">
      <w:pPr>
        <w:pStyle w:val="ListParagraph"/>
        <w:spacing w:after="0" w:line="360" w:lineRule="auto"/>
        <w:ind w:left="0"/>
        <w:rPr>
          <w:rFonts w:ascii="Times New Roman" w:hAnsi="Times New Roman"/>
          <w:sz w:val="26"/>
          <w:szCs w:val="26"/>
        </w:rPr>
      </w:pPr>
      <w:del w:id="7669"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7670" w:author="Unknown">
              <w:rPr>
                <w:rFonts w:ascii="Times New Roman" w:eastAsiaTheme="minorHAnsi" w:hAnsi="Times New Roman"/>
                <w:noProof/>
                <w:sz w:val="26"/>
              </w:rPr>
            </w:rPrChange>
          </w:rPr>
          <w:drawing>
            <wp:inline distT="0" distB="0" distL="0" distR="0" wp14:anchorId="4070E0B0" wp14:editId="49C317EA">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07530225" w14:textId="7F6EC1D3" w:rsidR="0088753F" w:rsidRDefault="0088753F" w:rsidP="0088753F">
      <w:pPr>
        <w:spacing w:before="0"/>
        <w:rPr>
          <w:ins w:id="7671" w:author="The Si Tran" w:date="2012-12-06T02:32:00Z"/>
          <w:szCs w:val="26"/>
        </w:rPr>
      </w:pPr>
      <w:del w:id="7672" w:author="The Si Tran" w:date="2012-12-14T06:12:00Z">
        <w:r w:rsidRPr="0049233F" w:rsidDel="0008713C">
          <w:rPr>
            <w:szCs w:val="26"/>
          </w:rPr>
          <w:lastRenderedPageBreak/>
          <w:delText>Để  thực</w:delText>
        </w:r>
      </w:del>
      <w:ins w:id="7673" w:author="The Si Tran" w:date="2012-12-14T06:12:00Z">
        <w:r w:rsidR="0008713C" w:rsidRPr="0049233F">
          <w:rPr>
            <w:szCs w:val="26"/>
          </w:rPr>
          <w:t>Để thực</w:t>
        </w:r>
      </w:ins>
      <w:r w:rsidRPr="0049233F">
        <w:rPr>
          <w:szCs w:val="26"/>
        </w:rPr>
        <w:t xml:space="preserve"> hiện cập nhập các trọng số, ta thực hiện tính đạo hàm riêng phần của hàm </w:t>
      </w:r>
      <w:r w:rsidRPr="0049233F">
        <w:rPr>
          <w:i/>
          <w:szCs w:val="26"/>
        </w:rPr>
        <w:t>E</w:t>
      </w:r>
      <w:r w:rsidRPr="0049233F">
        <w:rPr>
          <w:szCs w:val="26"/>
        </w:rPr>
        <w:t xml:space="preserve"> </w:t>
      </w:r>
      <w:proofErr w:type="gramStart"/>
      <w:r w:rsidRPr="0049233F">
        <w:rPr>
          <w:szCs w:val="26"/>
        </w:rPr>
        <w:t>theo</w:t>
      </w:r>
      <w:proofErr w:type="gramEnd"/>
      <w:r w:rsidRPr="0049233F">
        <w:rPr>
          <w:szCs w:val="26"/>
        </w:rPr>
        <w:t xml:space="preserve"> từng trọng số:</w:t>
      </w:r>
    </w:p>
    <w:p w14:paraId="1685F420" w14:textId="77777777" w:rsidR="002972CB" w:rsidRPr="002972CB" w:rsidRDefault="00567862" w:rsidP="0088753F">
      <w:pPr>
        <w:spacing w:before="0"/>
        <w:rPr>
          <w:ins w:id="7674" w:author="The Si Tran" w:date="2012-12-06T02:42:00Z"/>
          <w:szCs w:val="26"/>
          <w:rPrChange w:id="7675" w:author="The Si Tran" w:date="2012-12-06T02:42:00Z">
            <w:rPr>
              <w:ins w:id="7676" w:author="The Si Tran" w:date="2012-12-06T02:42:00Z"/>
              <w:rFonts w:ascii="Cambria Math" w:hAnsi="Cambria Math"/>
              <w:i/>
              <w:szCs w:val="26"/>
            </w:rPr>
          </w:rPrChange>
        </w:rPr>
      </w:pPr>
      <m:oMathPara>
        <m:oMath>
          <m:f>
            <m:fPr>
              <m:ctrlPr>
                <w:ins w:id="7677" w:author="The Si Tran" w:date="2012-12-06T02:32:00Z">
                  <w:rPr>
                    <w:rFonts w:ascii="Cambria Math" w:hAnsi="Cambria Math"/>
                    <w:i/>
                    <w:szCs w:val="26"/>
                  </w:rPr>
                </w:ins>
              </m:ctrlPr>
            </m:fPr>
            <m:num>
              <w:ins w:id="7678" w:author="The Si Tran" w:date="2012-12-06T02:32:00Z">
                <m:r>
                  <w:rPr>
                    <w:rFonts w:ascii="Cambria Math" w:hAnsi="Cambria Math"/>
                    <w:szCs w:val="26"/>
                  </w:rPr>
                  <m:t>∂E</m:t>
                </m:r>
              </w:ins>
            </m:num>
            <m:den>
              <w:ins w:id="7679" w:author="The Si Tran" w:date="2012-12-06T02:32:00Z">
                <m:r>
                  <w:rPr>
                    <w:rFonts w:ascii="Cambria Math" w:hAnsi="Cambria Math"/>
                    <w:szCs w:val="26"/>
                  </w:rPr>
                  <m:t>∂</m:t>
                </m:r>
              </w:ins>
              <m:sSub>
                <m:sSubPr>
                  <m:ctrlPr>
                    <w:ins w:id="7680" w:author="The Si Tran" w:date="2012-12-06T02:32:00Z">
                      <w:rPr>
                        <w:rFonts w:ascii="Cambria Math" w:hAnsi="Cambria Math"/>
                        <w:i/>
                        <w:szCs w:val="26"/>
                      </w:rPr>
                    </w:ins>
                  </m:ctrlPr>
                </m:sSubPr>
                <m:e>
                  <w:ins w:id="7681" w:author="The Si Tran" w:date="2012-12-06T02:32:00Z">
                    <m:r>
                      <w:rPr>
                        <w:rFonts w:ascii="Cambria Math" w:hAnsi="Cambria Math"/>
                        <w:szCs w:val="26"/>
                      </w:rPr>
                      <m:t>w</m:t>
                    </m:r>
                  </w:ins>
                </m:e>
                <m:sub>
                  <w:ins w:id="7682" w:author="The Si Tran" w:date="2012-12-06T02:32:00Z">
                    <m:r>
                      <w:rPr>
                        <w:rFonts w:ascii="Cambria Math" w:hAnsi="Cambria Math"/>
                        <w:szCs w:val="26"/>
                      </w:rPr>
                      <m:t>i</m:t>
                    </m:r>
                  </w:ins>
                </m:sub>
              </m:sSub>
            </m:den>
          </m:f>
          <w:ins w:id="7683" w:author="The Si Tran" w:date="2012-12-06T02:32:00Z">
            <m:r>
              <w:rPr>
                <w:rFonts w:ascii="Cambria Math" w:hAnsi="Cambria Math"/>
                <w:szCs w:val="26"/>
              </w:rPr>
              <m:t>=</m:t>
            </m:r>
          </w:ins>
          <m:f>
            <m:fPr>
              <m:ctrlPr>
                <w:ins w:id="7684" w:author="The Si Tran" w:date="2012-12-06T02:32:00Z">
                  <w:rPr>
                    <w:rFonts w:ascii="Cambria Math" w:hAnsi="Cambria Math"/>
                    <w:i/>
                    <w:szCs w:val="26"/>
                  </w:rPr>
                </w:ins>
              </m:ctrlPr>
            </m:fPr>
            <m:num>
              <w:ins w:id="7685" w:author="The Si Tran" w:date="2012-12-06T02:33:00Z">
                <m:r>
                  <w:rPr>
                    <w:rFonts w:ascii="Cambria Math" w:hAnsi="Cambria Math"/>
                    <w:szCs w:val="26"/>
                  </w:rPr>
                  <m:t>∂</m:t>
                </m:r>
              </w:ins>
            </m:num>
            <m:den>
              <w:ins w:id="7686" w:author="The Si Tran" w:date="2012-12-06T02:33:00Z">
                <m:r>
                  <w:rPr>
                    <w:rFonts w:ascii="Cambria Math" w:hAnsi="Cambria Math"/>
                    <w:szCs w:val="26"/>
                  </w:rPr>
                  <m:t>∂</m:t>
                </m:r>
              </w:ins>
              <m:sSub>
                <m:sSubPr>
                  <m:ctrlPr>
                    <w:ins w:id="7687" w:author="The Si Tran" w:date="2012-12-06T02:33:00Z">
                      <w:rPr>
                        <w:rFonts w:ascii="Cambria Math" w:hAnsi="Cambria Math"/>
                        <w:i/>
                        <w:szCs w:val="26"/>
                      </w:rPr>
                    </w:ins>
                  </m:ctrlPr>
                </m:sSubPr>
                <m:e>
                  <w:ins w:id="7688" w:author="The Si Tran" w:date="2012-12-06T02:33:00Z">
                    <m:r>
                      <w:rPr>
                        <w:rFonts w:ascii="Cambria Math" w:hAnsi="Cambria Math"/>
                        <w:szCs w:val="26"/>
                      </w:rPr>
                      <m:t>w</m:t>
                    </m:r>
                  </w:ins>
                </m:e>
                <m:sub>
                  <w:ins w:id="7689" w:author="The Si Tran" w:date="2012-12-06T02:33:00Z">
                    <m:r>
                      <w:rPr>
                        <w:rFonts w:ascii="Cambria Math" w:hAnsi="Cambria Math"/>
                        <w:szCs w:val="26"/>
                      </w:rPr>
                      <m:t>i</m:t>
                    </m:r>
                  </w:ins>
                </m:sub>
              </m:sSub>
            </m:den>
          </m:f>
          <m:f>
            <m:fPr>
              <m:ctrlPr>
                <w:ins w:id="7690" w:author="The Si Tran" w:date="2012-12-06T02:33:00Z">
                  <w:rPr>
                    <w:rFonts w:ascii="Cambria Math" w:hAnsi="Cambria Math"/>
                    <w:i/>
                    <w:szCs w:val="26"/>
                  </w:rPr>
                </w:ins>
              </m:ctrlPr>
            </m:fPr>
            <m:num>
              <w:ins w:id="7691" w:author="The Si Tran" w:date="2012-12-06T02:33:00Z">
                <m:r>
                  <w:rPr>
                    <w:rFonts w:ascii="Cambria Math" w:hAnsi="Cambria Math"/>
                    <w:szCs w:val="26"/>
                  </w:rPr>
                  <m:t>1</m:t>
                </m:r>
              </w:ins>
            </m:num>
            <m:den>
              <w:ins w:id="7692" w:author="The Si Tran" w:date="2012-12-06T02:33:00Z">
                <m:r>
                  <w:rPr>
                    <w:rFonts w:ascii="Cambria Math" w:hAnsi="Cambria Math"/>
                    <w:szCs w:val="26"/>
                  </w:rPr>
                  <m:t>2</m:t>
                </m:r>
              </w:ins>
            </m:den>
          </m:f>
          <m:nary>
            <m:naryPr>
              <m:chr m:val="∑"/>
              <m:limLoc m:val="subSup"/>
              <m:supHide m:val="1"/>
              <m:ctrlPr>
                <w:ins w:id="7693" w:author="The Si Tran" w:date="2012-12-06T02:33:00Z">
                  <w:rPr>
                    <w:rFonts w:ascii="Cambria Math" w:hAnsi="Cambria Math"/>
                    <w:i/>
                    <w:szCs w:val="26"/>
                  </w:rPr>
                </w:ins>
              </m:ctrlPr>
            </m:naryPr>
            <m:sub>
              <w:ins w:id="7694" w:author="The Si Tran" w:date="2012-12-06T02:33:00Z">
                <m:r>
                  <w:rPr>
                    <w:rFonts w:ascii="Cambria Math" w:hAnsi="Cambria Math"/>
                    <w:szCs w:val="26"/>
                  </w:rPr>
                  <m:t>d∈D</m:t>
                </m:r>
              </w:ins>
            </m:sub>
            <m:sup/>
            <m:e>
              <m:sSup>
                <m:sSupPr>
                  <m:ctrlPr>
                    <w:ins w:id="7695" w:author="The Si Tran" w:date="2012-12-06T02:33:00Z">
                      <w:rPr>
                        <w:rFonts w:ascii="Cambria Math" w:hAnsi="Cambria Math"/>
                        <w:i/>
                        <w:szCs w:val="26"/>
                      </w:rPr>
                    </w:ins>
                  </m:ctrlPr>
                </m:sSupPr>
                <m:e>
                  <m:d>
                    <m:dPr>
                      <m:ctrlPr>
                        <w:ins w:id="7696" w:author="The Si Tran" w:date="2012-12-06T02:33:00Z">
                          <w:rPr>
                            <w:rFonts w:ascii="Cambria Math" w:hAnsi="Cambria Math"/>
                            <w:i/>
                            <w:szCs w:val="26"/>
                          </w:rPr>
                        </w:ins>
                      </m:ctrlPr>
                    </m:dPr>
                    <m:e>
                      <m:sSub>
                        <m:sSubPr>
                          <m:ctrlPr>
                            <w:ins w:id="7697" w:author="The Si Tran" w:date="2012-12-06T02:33:00Z">
                              <w:rPr>
                                <w:rFonts w:ascii="Cambria Math" w:hAnsi="Cambria Math"/>
                                <w:i/>
                                <w:szCs w:val="26"/>
                              </w:rPr>
                            </w:ins>
                          </m:ctrlPr>
                        </m:sSubPr>
                        <m:e>
                          <w:ins w:id="7698" w:author="The Si Tran" w:date="2012-12-06T02:33:00Z">
                            <m:r>
                              <w:rPr>
                                <w:rFonts w:ascii="Cambria Math" w:hAnsi="Cambria Math"/>
                                <w:szCs w:val="26"/>
                              </w:rPr>
                              <m:t>t</m:t>
                            </m:r>
                          </w:ins>
                        </m:e>
                        <m:sub>
                          <w:ins w:id="7699" w:author="The Si Tran" w:date="2012-12-06T02:33:00Z">
                            <m:r>
                              <w:rPr>
                                <w:rFonts w:ascii="Cambria Math" w:hAnsi="Cambria Math"/>
                                <w:szCs w:val="26"/>
                              </w:rPr>
                              <m:t>d</m:t>
                            </m:r>
                          </w:ins>
                        </m:sub>
                      </m:sSub>
                      <w:ins w:id="7700" w:author="The Si Tran" w:date="2012-12-06T02:33:00Z">
                        <m:r>
                          <w:rPr>
                            <w:rFonts w:ascii="Cambria Math" w:hAnsi="Cambria Math"/>
                            <w:szCs w:val="26"/>
                          </w:rPr>
                          <m:t>-</m:t>
                        </m:r>
                      </w:ins>
                      <m:sSub>
                        <m:sSubPr>
                          <m:ctrlPr>
                            <w:ins w:id="7701" w:author="The Si Tran" w:date="2012-12-06T02:33:00Z">
                              <w:rPr>
                                <w:rFonts w:ascii="Cambria Math" w:hAnsi="Cambria Math"/>
                                <w:i/>
                                <w:szCs w:val="26"/>
                              </w:rPr>
                            </w:ins>
                          </m:ctrlPr>
                        </m:sSubPr>
                        <m:e>
                          <w:ins w:id="7702" w:author="The Si Tran" w:date="2012-12-06T02:34:00Z">
                            <m:r>
                              <w:rPr>
                                <w:rFonts w:ascii="Cambria Math" w:hAnsi="Cambria Math"/>
                                <w:szCs w:val="26"/>
                              </w:rPr>
                              <m:t>o</m:t>
                            </m:r>
                          </w:ins>
                        </m:e>
                        <m:sub>
                          <w:ins w:id="7703" w:author="The Si Tran" w:date="2012-12-06T02:34:00Z">
                            <m:r>
                              <w:rPr>
                                <w:rFonts w:ascii="Cambria Math" w:hAnsi="Cambria Math"/>
                                <w:szCs w:val="26"/>
                              </w:rPr>
                              <m:t>d</m:t>
                            </m:r>
                          </w:ins>
                        </m:sub>
                      </m:sSub>
                    </m:e>
                  </m:d>
                </m:e>
                <m:sup>
                  <w:ins w:id="7704" w:author="The Si Tran" w:date="2012-12-06T02:33:00Z">
                    <m:r>
                      <w:rPr>
                        <w:rFonts w:ascii="Cambria Math" w:hAnsi="Cambria Math"/>
                        <w:szCs w:val="26"/>
                      </w:rPr>
                      <m:t>2</m:t>
                    </m:r>
                  </w:ins>
                </m:sup>
              </m:sSup>
              <w:ins w:id="7705" w:author="The Si Tran" w:date="2012-12-06T02:34:00Z">
                <m:r>
                  <w:rPr>
                    <w:rFonts w:ascii="Cambria Math" w:hAnsi="Cambria Math"/>
                    <w:szCs w:val="26"/>
                  </w:rPr>
                  <m:t>=</m:t>
                </m:r>
              </w:ins>
              <m:f>
                <m:fPr>
                  <m:ctrlPr>
                    <w:ins w:id="7706" w:author="The Si Tran" w:date="2012-12-06T02:34:00Z">
                      <w:rPr>
                        <w:rFonts w:ascii="Cambria Math" w:hAnsi="Cambria Math"/>
                        <w:i/>
                        <w:szCs w:val="26"/>
                      </w:rPr>
                    </w:ins>
                  </m:ctrlPr>
                </m:fPr>
                <m:num>
                  <w:ins w:id="7707" w:author="The Si Tran" w:date="2012-12-06T02:34:00Z">
                    <m:r>
                      <w:rPr>
                        <w:rFonts w:ascii="Cambria Math" w:hAnsi="Cambria Math"/>
                        <w:szCs w:val="26"/>
                      </w:rPr>
                      <m:t>1</m:t>
                    </m:r>
                  </w:ins>
                </m:num>
                <m:den>
                  <w:ins w:id="7708" w:author="The Si Tran" w:date="2012-12-06T02:34:00Z">
                    <m:r>
                      <w:rPr>
                        <w:rFonts w:ascii="Cambria Math" w:hAnsi="Cambria Math"/>
                        <w:szCs w:val="26"/>
                      </w:rPr>
                      <m:t>2</m:t>
                    </m:r>
                  </w:ins>
                </m:den>
              </m:f>
            </m:e>
          </m:nary>
          <m:nary>
            <m:naryPr>
              <m:chr m:val="∑"/>
              <m:limLoc m:val="subSup"/>
              <m:supHide m:val="1"/>
              <m:ctrlPr>
                <w:ins w:id="7709" w:author="The Si Tran" w:date="2012-12-06T02:34:00Z">
                  <w:rPr>
                    <w:rFonts w:ascii="Cambria Math" w:hAnsi="Cambria Math"/>
                    <w:i/>
                    <w:szCs w:val="26"/>
                  </w:rPr>
                </w:ins>
              </m:ctrlPr>
            </m:naryPr>
            <m:sub>
              <w:ins w:id="7710" w:author="The Si Tran" w:date="2012-12-06T02:34:00Z">
                <m:r>
                  <w:rPr>
                    <w:rFonts w:ascii="Cambria Math" w:hAnsi="Cambria Math"/>
                    <w:szCs w:val="26"/>
                  </w:rPr>
                  <m:t>d∈D</m:t>
                </m:r>
              </w:ins>
            </m:sub>
            <m:sup/>
            <m:e>
              <m:f>
                <m:fPr>
                  <m:ctrlPr>
                    <w:ins w:id="7711" w:author="The Si Tran" w:date="2012-12-06T02:34:00Z">
                      <w:rPr>
                        <w:rFonts w:ascii="Cambria Math" w:hAnsi="Cambria Math"/>
                        <w:i/>
                        <w:szCs w:val="26"/>
                      </w:rPr>
                    </w:ins>
                  </m:ctrlPr>
                </m:fPr>
                <m:num>
                  <w:ins w:id="7712" w:author="The Si Tran" w:date="2012-12-06T02:35:00Z">
                    <m:r>
                      <w:rPr>
                        <w:rFonts w:ascii="Cambria Math" w:hAnsi="Cambria Math"/>
                        <w:szCs w:val="26"/>
                      </w:rPr>
                      <m:t>∂</m:t>
                    </m:r>
                  </w:ins>
                </m:num>
                <m:den>
                  <w:ins w:id="7713" w:author="The Si Tran" w:date="2012-12-06T02:35:00Z">
                    <m:r>
                      <w:rPr>
                        <w:rFonts w:ascii="Cambria Math" w:hAnsi="Cambria Math"/>
                        <w:szCs w:val="26"/>
                      </w:rPr>
                      <m:t>∂</m:t>
                    </m:r>
                  </w:ins>
                  <m:sSub>
                    <m:sSubPr>
                      <m:ctrlPr>
                        <w:ins w:id="7714" w:author="The Si Tran" w:date="2012-12-06T02:35:00Z">
                          <w:rPr>
                            <w:rFonts w:ascii="Cambria Math" w:hAnsi="Cambria Math"/>
                            <w:i/>
                            <w:szCs w:val="26"/>
                          </w:rPr>
                        </w:ins>
                      </m:ctrlPr>
                    </m:sSubPr>
                    <m:e>
                      <w:ins w:id="7715" w:author="The Si Tran" w:date="2012-12-06T02:35:00Z">
                        <m:r>
                          <w:rPr>
                            <w:rFonts w:ascii="Cambria Math" w:hAnsi="Cambria Math"/>
                            <w:szCs w:val="26"/>
                          </w:rPr>
                          <m:t>w</m:t>
                        </m:r>
                      </w:ins>
                    </m:e>
                    <m:sub>
                      <w:ins w:id="7716" w:author="The Si Tran" w:date="2012-12-06T02:35:00Z">
                        <m:r>
                          <w:rPr>
                            <w:rFonts w:ascii="Cambria Math" w:hAnsi="Cambria Math"/>
                            <w:szCs w:val="26"/>
                          </w:rPr>
                          <m:t>i</m:t>
                        </m:r>
                      </w:ins>
                    </m:sub>
                  </m:sSub>
                </m:den>
              </m:f>
            </m:e>
          </m:nary>
          <m:sSup>
            <m:sSupPr>
              <m:ctrlPr>
                <w:ins w:id="7717" w:author="The Si Tran" w:date="2012-12-06T02:35:00Z">
                  <w:rPr>
                    <w:rFonts w:ascii="Cambria Math" w:hAnsi="Cambria Math"/>
                    <w:i/>
                    <w:szCs w:val="26"/>
                  </w:rPr>
                </w:ins>
              </m:ctrlPr>
            </m:sSupPr>
            <m:e>
              <m:d>
                <m:dPr>
                  <m:ctrlPr>
                    <w:ins w:id="7718" w:author="The Si Tran" w:date="2012-12-06T02:35:00Z">
                      <w:rPr>
                        <w:rFonts w:ascii="Cambria Math" w:hAnsi="Cambria Math"/>
                        <w:i/>
                        <w:szCs w:val="26"/>
                      </w:rPr>
                    </w:ins>
                  </m:ctrlPr>
                </m:dPr>
                <m:e>
                  <m:sSub>
                    <m:sSubPr>
                      <m:ctrlPr>
                        <w:ins w:id="7719" w:author="The Si Tran" w:date="2012-12-06T02:35:00Z">
                          <w:rPr>
                            <w:rFonts w:ascii="Cambria Math" w:hAnsi="Cambria Math"/>
                            <w:i/>
                            <w:szCs w:val="26"/>
                          </w:rPr>
                        </w:ins>
                      </m:ctrlPr>
                    </m:sSubPr>
                    <m:e>
                      <w:ins w:id="7720" w:author="The Si Tran" w:date="2012-12-06T02:35:00Z">
                        <m:r>
                          <w:rPr>
                            <w:rFonts w:ascii="Cambria Math" w:hAnsi="Cambria Math"/>
                            <w:szCs w:val="26"/>
                          </w:rPr>
                          <m:t>t</m:t>
                        </m:r>
                      </w:ins>
                    </m:e>
                    <m:sub>
                      <w:ins w:id="7721" w:author="The Si Tran" w:date="2012-12-06T02:35:00Z">
                        <m:r>
                          <w:rPr>
                            <w:rFonts w:ascii="Cambria Math" w:hAnsi="Cambria Math"/>
                            <w:szCs w:val="26"/>
                          </w:rPr>
                          <m:t>d</m:t>
                        </m:r>
                      </w:ins>
                    </m:sub>
                  </m:sSub>
                  <w:ins w:id="7722" w:author="The Si Tran" w:date="2012-12-06T02:35:00Z">
                    <m:r>
                      <w:rPr>
                        <w:rFonts w:ascii="Cambria Math" w:hAnsi="Cambria Math"/>
                        <w:szCs w:val="26"/>
                      </w:rPr>
                      <m:t>-</m:t>
                    </m:r>
                  </w:ins>
                  <m:sSub>
                    <m:sSubPr>
                      <m:ctrlPr>
                        <w:ins w:id="7723" w:author="The Si Tran" w:date="2012-12-06T02:35:00Z">
                          <w:rPr>
                            <w:rFonts w:ascii="Cambria Math" w:hAnsi="Cambria Math"/>
                            <w:i/>
                            <w:szCs w:val="26"/>
                          </w:rPr>
                        </w:ins>
                      </m:ctrlPr>
                    </m:sSubPr>
                    <m:e>
                      <w:ins w:id="7724" w:author="The Si Tran" w:date="2012-12-06T02:35:00Z">
                        <m:r>
                          <w:rPr>
                            <w:rFonts w:ascii="Cambria Math" w:hAnsi="Cambria Math"/>
                            <w:szCs w:val="26"/>
                          </w:rPr>
                          <m:t>o</m:t>
                        </m:r>
                      </w:ins>
                    </m:e>
                    <m:sub>
                      <w:ins w:id="7725" w:author="The Si Tran" w:date="2012-12-06T02:35:00Z">
                        <m:r>
                          <w:rPr>
                            <w:rFonts w:ascii="Cambria Math" w:hAnsi="Cambria Math"/>
                            <w:szCs w:val="26"/>
                          </w:rPr>
                          <m:t>d</m:t>
                        </m:r>
                      </w:ins>
                    </m:sub>
                  </m:sSub>
                </m:e>
              </m:d>
            </m:e>
            <m:sup>
              <w:ins w:id="7726" w:author="The Si Tran" w:date="2012-12-06T02:35:00Z">
                <m:r>
                  <w:rPr>
                    <w:rFonts w:ascii="Cambria Math" w:hAnsi="Cambria Math"/>
                    <w:szCs w:val="26"/>
                  </w:rPr>
                  <m:t>2</m:t>
                </m:r>
              </w:ins>
            </m:sup>
          </m:sSup>
          <w:ins w:id="7727" w:author="The Si Tran" w:date="2012-12-06T02:35:00Z">
            <m:r>
              <w:rPr>
                <w:rFonts w:ascii="Cambria Math" w:hAnsi="Cambria Math"/>
                <w:szCs w:val="26"/>
              </w:rPr>
              <m:t>=</m:t>
            </m:r>
          </w:ins>
          <m:f>
            <m:fPr>
              <m:ctrlPr>
                <w:ins w:id="7728" w:author="The Si Tran" w:date="2012-12-06T02:35:00Z">
                  <w:rPr>
                    <w:rFonts w:ascii="Cambria Math" w:hAnsi="Cambria Math"/>
                    <w:i/>
                    <w:szCs w:val="26"/>
                  </w:rPr>
                </w:ins>
              </m:ctrlPr>
            </m:fPr>
            <m:num>
              <w:ins w:id="7729" w:author="The Si Tran" w:date="2012-12-06T02:35:00Z">
                <m:r>
                  <w:rPr>
                    <w:rFonts w:ascii="Cambria Math" w:hAnsi="Cambria Math"/>
                    <w:szCs w:val="26"/>
                  </w:rPr>
                  <m:t>1</m:t>
                </m:r>
              </w:ins>
            </m:num>
            <m:den>
              <w:ins w:id="7730" w:author="The Si Tran" w:date="2012-12-06T02:35:00Z">
                <m:r>
                  <w:rPr>
                    <w:rFonts w:ascii="Cambria Math" w:hAnsi="Cambria Math"/>
                    <w:szCs w:val="26"/>
                  </w:rPr>
                  <m:t>2</m:t>
                </m:r>
              </w:ins>
            </m:den>
          </m:f>
          <m:nary>
            <m:naryPr>
              <m:chr m:val="∑"/>
              <m:limLoc m:val="subSup"/>
              <m:supHide m:val="1"/>
              <m:ctrlPr>
                <w:ins w:id="7731" w:author="The Si Tran" w:date="2012-12-06T02:35:00Z">
                  <w:rPr>
                    <w:rFonts w:ascii="Cambria Math" w:hAnsi="Cambria Math"/>
                    <w:i/>
                    <w:szCs w:val="26"/>
                  </w:rPr>
                </w:ins>
              </m:ctrlPr>
            </m:naryPr>
            <m:sub>
              <w:ins w:id="7732" w:author="The Si Tran" w:date="2012-12-06T02:35:00Z">
                <m:r>
                  <w:rPr>
                    <w:rFonts w:ascii="Cambria Math" w:hAnsi="Cambria Math"/>
                    <w:szCs w:val="26"/>
                  </w:rPr>
                  <m:t>d∈D</m:t>
                </m:r>
              </w:ins>
            </m:sub>
            <m:sup/>
            <m:e>
              <w:ins w:id="7733" w:author="The Si Tran" w:date="2012-12-06T02:36:00Z">
                <m:r>
                  <w:rPr>
                    <w:rFonts w:ascii="Cambria Math" w:hAnsi="Cambria Math"/>
                    <w:szCs w:val="26"/>
                  </w:rPr>
                  <m:t>2</m:t>
                </m:r>
              </w:ins>
              <m:d>
                <m:dPr>
                  <m:ctrlPr>
                    <w:ins w:id="7734" w:author="The Si Tran" w:date="2012-12-06T02:36:00Z">
                      <w:rPr>
                        <w:rFonts w:ascii="Cambria Math" w:hAnsi="Cambria Math"/>
                        <w:i/>
                        <w:szCs w:val="26"/>
                      </w:rPr>
                    </w:ins>
                  </m:ctrlPr>
                </m:dPr>
                <m:e>
                  <m:sSub>
                    <m:sSubPr>
                      <m:ctrlPr>
                        <w:ins w:id="7735" w:author="The Si Tran" w:date="2012-12-06T02:36:00Z">
                          <w:rPr>
                            <w:rFonts w:ascii="Cambria Math" w:hAnsi="Cambria Math"/>
                            <w:i/>
                            <w:szCs w:val="26"/>
                          </w:rPr>
                        </w:ins>
                      </m:ctrlPr>
                    </m:sSubPr>
                    <m:e>
                      <w:ins w:id="7736" w:author="The Si Tran" w:date="2012-12-06T02:36:00Z">
                        <m:r>
                          <w:rPr>
                            <w:rFonts w:ascii="Cambria Math" w:hAnsi="Cambria Math"/>
                            <w:szCs w:val="26"/>
                          </w:rPr>
                          <m:t>t</m:t>
                        </m:r>
                      </w:ins>
                    </m:e>
                    <m:sub>
                      <w:ins w:id="7737" w:author="The Si Tran" w:date="2012-12-06T02:36:00Z">
                        <m:r>
                          <w:rPr>
                            <w:rFonts w:ascii="Cambria Math" w:hAnsi="Cambria Math"/>
                            <w:szCs w:val="26"/>
                          </w:rPr>
                          <m:t>d</m:t>
                        </m:r>
                      </w:ins>
                    </m:sub>
                  </m:sSub>
                  <w:ins w:id="7738" w:author="The Si Tran" w:date="2012-12-06T02:36:00Z">
                    <m:r>
                      <w:rPr>
                        <w:rFonts w:ascii="Cambria Math" w:hAnsi="Cambria Math"/>
                        <w:szCs w:val="26"/>
                      </w:rPr>
                      <m:t>-</m:t>
                    </m:r>
                  </w:ins>
                  <m:sSub>
                    <m:sSubPr>
                      <m:ctrlPr>
                        <w:ins w:id="7739" w:author="The Si Tran" w:date="2012-12-06T02:36:00Z">
                          <w:rPr>
                            <w:rFonts w:ascii="Cambria Math" w:hAnsi="Cambria Math"/>
                            <w:i/>
                            <w:szCs w:val="26"/>
                          </w:rPr>
                        </w:ins>
                      </m:ctrlPr>
                    </m:sSubPr>
                    <m:e>
                      <w:ins w:id="7740" w:author="The Si Tran" w:date="2012-12-06T02:36:00Z">
                        <m:r>
                          <w:rPr>
                            <w:rFonts w:ascii="Cambria Math" w:hAnsi="Cambria Math"/>
                            <w:szCs w:val="26"/>
                          </w:rPr>
                          <m:t>o</m:t>
                        </m:r>
                      </w:ins>
                    </m:e>
                    <m:sub>
                      <w:ins w:id="7741" w:author="The Si Tran" w:date="2012-12-06T02:36:00Z">
                        <m:r>
                          <w:rPr>
                            <w:rFonts w:ascii="Cambria Math" w:hAnsi="Cambria Math"/>
                            <w:szCs w:val="26"/>
                          </w:rPr>
                          <m:t>d</m:t>
                        </m:r>
                      </w:ins>
                    </m:sub>
                  </m:sSub>
                </m:e>
              </m:d>
            </m:e>
          </m:nary>
          <m:f>
            <m:fPr>
              <m:ctrlPr>
                <w:ins w:id="7742" w:author="The Si Tran" w:date="2012-12-06T02:36:00Z">
                  <w:rPr>
                    <w:rFonts w:ascii="Cambria Math" w:hAnsi="Cambria Math"/>
                    <w:i/>
                    <w:szCs w:val="26"/>
                  </w:rPr>
                </w:ins>
              </m:ctrlPr>
            </m:fPr>
            <m:num>
              <w:ins w:id="7743" w:author="The Si Tran" w:date="2012-12-06T02:36:00Z">
                <m:r>
                  <w:rPr>
                    <w:rFonts w:ascii="Cambria Math" w:hAnsi="Cambria Math"/>
                    <w:szCs w:val="26"/>
                  </w:rPr>
                  <m:t>∂</m:t>
                </m:r>
              </w:ins>
            </m:num>
            <m:den>
              <w:ins w:id="7744" w:author="The Si Tran" w:date="2012-12-06T02:36:00Z">
                <m:r>
                  <w:rPr>
                    <w:rFonts w:ascii="Cambria Math" w:hAnsi="Cambria Math"/>
                    <w:szCs w:val="26"/>
                  </w:rPr>
                  <m:t>∂</m:t>
                </m:r>
              </w:ins>
              <m:sSub>
                <m:sSubPr>
                  <m:ctrlPr>
                    <w:ins w:id="7745" w:author="The Si Tran" w:date="2012-12-06T02:36:00Z">
                      <w:rPr>
                        <w:rFonts w:ascii="Cambria Math" w:hAnsi="Cambria Math"/>
                        <w:i/>
                        <w:szCs w:val="26"/>
                      </w:rPr>
                    </w:ins>
                  </m:ctrlPr>
                </m:sSubPr>
                <m:e>
                  <w:ins w:id="7746" w:author="The Si Tran" w:date="2012-12-06T02:36:00Z">
                    <m:r>
                      <w:rPr>
                        <w:rFonts w:ascii="Cambria Math" w:hAnsi="Cambria Math"/>
                        <w:szCs w:val="26"/>
                      </w:rPr>
                      <m:t>w</m:t>
                    </m:r>
                  </w:ins>
                </m:e>
                <m:sub>
                  <w:ins w:id="7747" w:author="The Si Tran" w:date="2012-12-06T02:36:00Z">
                    <m:r>
                      <w:rPr>
                        <w:rFonts w:ascii="Cambria Math" w:hAnsi="Cambria Math"/>
                        <w:szCs w:val="26"/>
                      </w:rPr>
                      <m:t>i</m:t>
                    </m:r>
                  </w:ins>
                </m:sub>
              </m:sSub>
            </m:den>
          </m:f>
          <m:d>
            <m:dPr>
              <m:ctrlPr>
                <w:ins w:id="7748" w:author="The Si Tran" w:date="2012-12-06T02:36:00Z">
                  <w:rPr>
                    <w:rFonts w:ascii="Cambria Math" w:hAnsi="Cambria Math"/>
                    <w:i/>
                    <w:szCs w:val="26"/>
                  </w:rPr>
                </w:ins>
              </m:ctrlPr>
            </m:dPr>
            <m:e>
              <m:sSub>
                <m:sSubPr>
                  <m:ctrlPr>
                    <w:ins w:id="7749" w:author="The Si Tran" w:date="2012-12-06T02:36:00Z">
                      <w:rPr>
                        <w:rFonts w:ascii="Cambria Math" w:hAnsi="Cambria Math"/>
                        <w:i/>
                        <w:szCs w:val="26"/>
                      </w:rPr>
                    </w:ins>
                  </m:ctrlPr>
                </m:sSubPr>
                <m:e>
                  <w:ins w:id="7750" w:author="The Si Tran" w:date="2012-12-06T02:36:00Z">
                    <m:r>
                      <w:rPr>
                        <w:rFonts w:ascii="Cambria Math" w:hAnsi="Cambria Math"/>
                        <w:szCs w:val="26"/>
                      </w:rPr>
                      <m:t>t</m:t>
                    </m:r>
                  </w:ins>
                </m:e>
                <m:sub>
                  <w:ins w:id="7751" w:author="The Si Tran" w:date="2012-12-06T02:36:00Z">
                    <m:r>
                      <w:rPr>
                        <w:rFonts w:ascii="Cambria Math" w:hAnsi="Cambria Math"/>
                        <w:szCs w:val="26"/>
                      </w:rPr>
                      <m:t>d</m:t>
                    </m:r>
                  </w:ins>
                </m:sub>
              </m:sSub>
              <w:ins w:id="7752" w:author="The Si Tran" w:date="2012-12-06T02:36:00Z">
                <m:r>
                  <w:rPr>
                    <w:rFonts w:ascii="Cambria Math" w:hAnsi="Cambria Math"/>
                    <w:szCs w:val="26"/>
                  </w:rPr>
                  <m:t>-</m:t>
                </m:r>
              </w:ins>
              <m:sSub>
                <m:sSubPr>
                  <m:ctrlPr>
                    <w:ins w:id="7753" w:author="The Si Tran" w:date="2012-12-06T02:36:00Z">
                      <w:rPr>
                        <w:rFonts w:ascii="Cambria Math" w:hAnsi="Cambria Math"/>
                        <w:i/>
                        <w:szCs w:val="26"/>
                      </w:rPr>
                    </w:ins>
                  </m:ctrlPr>
                </m:sSubPr>
                <m:e>
                  <w:ins w:id="7754" w:author="The Si Tran" w:date="2012-12-06T02:36:00Z">
                    <m:r>
                      <w:rPr>
                        <w:rFonts w:ascii="Cambria Math" w:hAnsi="Cambria Math"/>
                        <w:szCs w:val="26"/>
                      </w:rPr>
                      <m:t>o</m:t>
                    </m:r>
                  </w:ins>
                </m:e>
                <m:sub>
                  <w:ins w:id="7755" w:author="The Si Tran" w:date="2012-12-06T02:36:00Z">
                    <m:r>
                      <w:rPr>
                        <w:rFonts w:ascii="Cambria Math" w:hAnsi="Cambria Math"/>
                        <w:szCs w:val="26"/>
                      </w:rPr>
                      <m:t>d</m:t>
                    </m:r>
                  </w:ins>
                </m:sub>
              </m:sSub>
            </m:e>
          </m:d>
        </m:oMath>
      </m:oMathPara>
    </w:p>
    <w:p w14:paraId="2BF32952" w14:textId="25F8D5E7" w:rsidR="00A74146" w:rsidRPr="00A74146" w:rsidRDefault="002972CB" w:rsidP="0088753F">
      <w:pPr>
        <w:spacing w:before="0"/>
        <w:rPr>
          <w:szCs w:val="26"/>
        </w:rPr>
      </w:pPr>
      <w:ins w:id="7756" w:author="The Si Tran" w:date="2012-12-06T02:42:00Z">
        <w:r>
          <w:rPr>
            <w:szCs w:val="26"/>
          </w:rPr>
          <w:t xml:space="preserve">   </w:t>
        </w:r>
        <w:r>
          <w:rPr>
            <w:szCs w:val="26"/>
          </w:rPr>
          <w:tab/>
        </w:r>
        <w:r>
          <w:rPr>
            <w:szCs w:val="26"/>
          </w:rPr>
          <w:tab/>
        </w:r>
        <w:r>
          <w:rPr>
            <w:szCs w:val="26"/>
          </w:rPr>
          <w:tab/>
        </w:r>
        <w:r>
          <w:rPr>
            <w:szCs w:val="26"/>
          </w:rPr>
          <w:tab/>
          <w:t xml:space="preserve">   </w:t>
        </w:r>
      </w:ins>
      <w:ins w:id="7757"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567EFB8A" w:rsidR="0088753F" w:rsidRPr="0049233F" w:rsidRDefault="002972CB">
      <w:pPr>
        <w:spacing w:before="0"/>
        <w:ind w:firstLine="720"/>
        <w:rPr>
          <w:szCs w:val="26"/>
        </w:rPr>
        <w:pPrChange w:id="7758" w:author="The Si Tran" w:date="2012-12-06T02:44:00Z">
          <w:pPr>
            <w:spacing w:before="0"/>
          </w:pPr>
        </w:pPrChange>
      </w:pPr>
      <w:ins w:id="7759" w:author="The Si Tran" w:date="2012-12-06T02:41:00Z">
        <w:r w:rsidRPr="002E47E8">
          <w:rPr>
            <w:noProof/>
            <w:szCs w:val="26"/>
            <w:rPrChange w:id="7760" w:author="Unknown">
              <w:rPr>
                <w:noProof/>
              </w:rPr>
            </w:rPrChange>
          </w:rPr>
          <mc:AlternateContent>
            <mc:Choice Requires="wps">
              <w:drawing>
                <wp:anchor distT="0" distB="0" distL="114300" distR="114300" simplePos="0" relativeHeight="251466752" behindDoc="1" locked="0" layoutInCell="1" allowOverlap="1" wp14:anchorId="798E5BC6" wp14:editId="313A815F">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9933FE" w:rsidRDefault="009933FE">
                              <w:pPr>
                                <w:pStyle w:val="EquationIndex"/>
                                <w:pPrChange w:id="7761" w:author="The Si Tran" w:date="2012-12-16T08:23:00Z">
                                  <w:pPr/>
                                </w:pPrChange>
                              </w:pPr>
                              <w:ins w:id="7762"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45" type="#_x0000_t202" style="position:absolute;left:0;text-align:left;margin-left:409.85pt;margin-top:.8pt;width:41.85pt;height:28.5pt;z-index:-251849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3shjQ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" fillcolor="white [3201]" stroked="f" strokeweight=".5pt">
                  <v:textbox>
                    <w:txbxContent>
                      <w:p w14:paraId="06DFAE4F" w14:textId="4F4178A1" w:rsidR="009933FE" w:rsidRDefault="009933FE">
                        <w:pPr>
                          <w:pStyle w:val="EquationIndex"/>
                          <w:pPrChange w:id="7763" w:author="The Si Tran" w:date="2012-12-16T08:23:00Z">
                            <w:pPr/>
                          </w:pPrChange>
                        </w:pPr>
                        <w:ins w:id="7764" w:author="The Si Tran" w:date="2012-12-06T02:41:00Z">
                          <w:r>
                            <w:t>(4.2)</w:t>
                          </w:r>
                        </w:ins>
                      </w:p>
                    </w:txbxContent>
                  </v:textbox>
                  <w10:wrap type="tight"/>
                </v:shape>
              </w:pict>
            </mc:Fallback>
          </mc:AlternateContent>
        </w:r>
      </w:ins>
      <w:r w:rsidR="0088753F" w:rsidRPr="0049233F">
        <w:rPr>
          <w:szCs w:val="26"/>
        </w:rPr>
        <w:t xml:space="preserve">            </w:t>
      </w:r>
      <w:del w:id="7765" w:author="The Si Tran" w:date="2012-12-06T02:44:00Z">
        <w:r w:rsidR="0088753F" w:rsidRPr="0049233F" w:rsidDel="0020765F">
          <w:rPr>
            <w:szCs w:val="26"/>
          </w:rPr>
          <w:delText xml:space="preserve">     </w:delText>
        </w:r>
      </w:del>
      <m:oMath>
        <m:f>
          <m:fPr>
            <m:ctrlPr>
              <w:ins w:id="7766" w:author="The Si Tran" w:date="2012-12-06T02:39:00Z">
                <w:rPr>
                  <w:rFonts w:ascii="Cambria Math" w:hAnsi="Cambria Math"/>
                  <w:i/>
                  <w:szCs w:val="26"/>
                </w:rPr>
              </w:ins>
            </m:ctrlPr>
          </m:fPr>
          <m:num>
            <w:ins w:id="7767" w:author="The Si Tran" w:date="2012-12-06T02:39:00Z">
              <m:r>
                <w:rPr>
                  <w:rFonts w:ascii="Cambria Math" w:hAnsi="Cambria Math"/>
                  <w:szCs w:val="26"/>
                </w:rPr>
                <m:t>∂E</m:t>
              </m:r>
            </w:ins>
          </m:num>
          <m:den>
            <w:ins w:id="7768" w:author="The Si Tran" w:date="2012-12-06T02:39:00Z">
              <m:r>
                <w:rPr>
                  <w:rFonts w:ascii="Cambria Math" w:hAnsi="Cambria Math"/>
                  <w:szCs w:val="26"/>
                </w:rPr>
                <m:t>∂</m:t>
              </m:r>
            </w:ins>
            <m:sSub>
              <m:sSubPr>
                <m:ctrlPr>
                  <w:ins w:id="7769" w:author="The Si Tran" w:date="2012-12-06T02:39:00Z">
                    <w:rPr>
                      <w:rFonts w:ascii="Cambria Math" w:hAnsi="Cambria Math"/>
                      <w:i/>
                      <w:szCs w:val="26"/>
                    </w:rPr>
                  </w:ins>
                </m:ctrlPr>
              </m:sSubPr>
              <m:e>
                <w:ins w:id="7770" w:author="The Si Tran" w:date="2012-12-06T02:39:00Z">
                  <m:r>
                    <w:rPr>
                      <w:rFonts w:ascii="Cambria Math" w:hAnsi="Cambria Math"/>
                      <w:szCs w:val="26"/>
                    </w:rPr>
                    <m:t>w</m:t>
                  </m:r>
                </w:ins>
              </m:e>
              <m:sub>
                <w:ins w:id="7771" w:author="The Si Tran" w:date="2012-12-06T02:39:00Z">
                  <m:r>
                    <w:rPr>
                      <w:rFonts w:ascii="Cambria Math" w:hAnsi="Cambria Math"/>
                      <w:szCs w:val="26"/>
                    </w:rPr>
                    <m:t>i</m:t>
                  </m:r>
                </w:ins>
              </m:sub>
            </m:sSub>
          </m:den>
        </m:f>
        <w:ins w:id="7772" w:author="The Si Tran" w:date="2012-12-06T02:39:00Z">
          <m:r>
            <w:rPr>
              <w:rFonts w:ascii="Cambria Math" w:hAnsi="Cambria Math"/>
              <w:szCs w:val="26"/>
            </w:rPr>
            <m:t>=</m:t>
          </m:r>
        </w:ins>
        <m:nary>
          <m:naryPr>
            <m:chr m:val="∑"/>
            <m:limLoc m:val="subSup"/>
            <m:supHide m:val="1"/>
            <m:ctrlPr>
              <w:ins w:id="7773" w:author="The Si Tran" w:date="2012-12-06T02:40:00Z">
                <w:rPr>
                  <w:rFonts w:ascii="Cambria Math" w:hAnsi="Cambria Math"/>
                  <w:i/>
                  <w:szCs w:val="26"/>
                </w:rPr>
              </w:ins>
            </m:ctrlPr>
          </m:naryPr>
          <m:sub>
            <w:ins w:id="7774" w:author="The Si Tran" w:date="2012-12-06T02:40:00Z">
              <m:r>
                <w:rPr>
                  <w:rFonts w:ascii="Cambria Math" w:hAnsi="Cambria Math"/>
                  <w:szCs w:val="26"/>
                </w:rPr>
                <m:t>d∈D</m:t>
              </m:r>
            </w:ins>
          </m:sub>
          <m:sup/>
          <m:e>
            <w:ins w:id="7775" w:author="The Si Tran" w:date="2012-12-06T02:40:00Z">
              <m:r>
                <w:rPr>
                  <w:rFonts w:ascii="Cambria Math" w:hAnsi="Cambria Math"/>
                  <w:szCs w:val="26"/>
                </w:rPr>
                <m:t>(</m:t>
              </m:r>
            </w:ins>
            <m:sSub>
              <m:sSubPr>
                <m:ctrlPr>
                  <w:ins w:id="7776" w:author="The Si Tran" w:date="2012-12-06T02:40:00Z">
                    <w:rPr>
                      <w:rFonts w:ascii="Cambria Math" w:hAnsi="Cambria Math"/>
                      <w:i/>
                      <w:szCs w:val="26"/>
                    </w:rPr>
                  </w:ins>
                </m:ctrlPr>
              </m:sSubPr>
              <m:e>
                <w:ins w:id="7777" w:author="The Si Tran" w:date="2012-12-06T02:40:00Z">
                  <m:r>
                    <w:rPr>
                      <w:rFonts w:ascii="Cambria Math" w:hAnsi="Cambria Math"/>
                      <w:szCs w:val="26"/>
                    </w:rPr>
                    <m:t>t</m:t>
                  </m:r>
                </w:ins>
              </m:e>
              <m:sub>
                <w:ins w:id="7778" w:author="The Si Tran" w:date="2012-12-06T02:40:00Z">
                  <m:r>
                    <w:rPr>
                      <w:rFonts w:ascii="Cambria Math" w:hAnsi="Cambria Math"/>
                      <w:szCs w:val="26"/>
                    </w:rPr>
                    <m:t>d</m:t>
                  </m:r>
                </w:ins>
              </m:sub>
            </m:sSub>
            <w:ins w:id="7779" w:author="The Si Tran" w:date="2012-12-06T02:40:00Z">
              <m:r>
                <w:rPr>
                  <w:rFonts w:ascii="Cambria Math" w:hAnsi="Cambria Math"/>
                  <w:szCs w:val="26"/>
                </w:rPr>
                <m:t>-</m:t>
              </m:r>
            </w:ins>
            <m:sSub>
              <m:sSubPr>
                <m:ctrlPr>
                  <w:ins w:id="7780" w:author="The Si Tran" w:date="2012-12-06T02:40:00Z">
                    <w:rPr>
                      <w:rFonts w:ascii="Cambria Math" w:hAnsi="Cambria Math"/>
                      <w:i/>
                      <w:szCs w:val="26"/>
                    </w:rPr>
                  </w:ins>
                </m:ctrlPr>
              </m:sSubPr>
              <m:e>
                <w:ins w:id="7781" w:author="The Si Tran" w:date="2012-12-06T02:40:00Z">
                  <m:r>
                    <w:rPr>
                      <w:rFonts w:ascii="Cambria Math" w:hAnsi="Cambria Math"/>
                      <w:szCs w:val="26"/>
                    </w:rPr>
                    <m:t>o</m:t>
                  </m:r>
                </w:ins>
              </m:e>
              <m:sub>
                <w:ins w:id="7782" w:author="The Si Tran" w:date="2012-12-06T02:40:00Z">
                  <m:r>
                    <w:rPr>
                      <w:rFonts w:ascii="Cambria Math" w:hAnsi="Cambria Math"/>
                      <w:szCs w:val="26"/>
                    </w:rPr>
                    <m:t>d</m:t>
                  </m:r>
                </w:ins>
              </m:sub>
            </m:sSub>
            <w:ins w:id="7783" w:author="The Si Tran" w:date="2012-12-06T02:40:00Z">
              <m:r>
                <w:rPr>
                  <w:rFonts w:ascii="Cambria Math" w:hAnsi="Cambria Math"/>
                  <w:szCs w:val="26"/>
                </w:rPr>
                <m:t>)(-</m:t>
              </m:r>
            </w:ins>
            <m:sSub>
              <m:sSubPr>
                <m:ctrlPr>
                  <w:ins w:id="7784" w:author="The Si Tran" w:date="2012-12-06T02:40:00Z">
                    <w:rPr>
                      <w:rFonts w:ascii="Cambria Math" w:hAnsi="Cambria Math"/>
                      <w:i/>
                      <w:szCs w:val="26"/>
                    </w:rPr>
                  </w:ins>
                </m:ctrlPr>
              </m:sSubPr>
              <m:e>
                <w:ins w:id="7785" w:author="The Si Tran" w:date="2012-12-06T02:40:00Z">
                  <m:r>
                    <w:rPr>
                      <w:rFonts w:ascii="Cambria Math" w:hAnsi="Cambria Math"/>
                      <w:szCs w:val="26"/>
                    </w:rPr>
                    <m:t>x</m:t>
                  </m:r>
                </w:ins>
              </m:e>
              <m:sub>
                <w:ins w:id="7786" w:author="The Si Tran" w:date="2012-12-06T02:40:00Z">
                  <m:r>
                    <w:rPr>
                      <w:rFonts w:ascii="Cambria Math" w:hAnsi="Cambria Math"/>
                      <w:szCs w:val="26"/>
                    </w:rPr>
                    <m:t>id</m:t>
                  </m:r>
                </w:ins>
              </m:sub>
            </m:sSub>
            <w:ins w:id="7787" w:author="The Si Tran" w:date="2012-12-06T02:40:00Z">
              <m:r>
                <w:rPr>
                  <w:rFonts w:ascii="Cambria Math" w:hAnsi="Cambria Math"/>
                  <w:szCs w:val="26"/>
                </w:rPr>
                <m:t>)</m:t>
              </m:r>
            </w:ins>
          </m:e>
        </m:nary>
      </m:oMath>
      <w:ins w:id="7788" w:author="The Si Tran" w:date="2012-12-06T02:41:00Z">
        <w:r>
          <w:rPr>
            <w:szCs w:val="26"/>
          </w:rPr>
          <w:t xml:space="preserve">  </w:t>
        </w:r>
      </w:ins>
      <w:del w:id="7789" w:author="The Si Tran" w:date="2012-12-06T02:38:00Z">
        <w:r w:rsidR="0088753F" w:rsidRPr="002E47E8" w:rsidDel="00CA1FAD">
          <w:rPr>
            <w:noProof/>
            <w:szCs w:val="26"/>
            <w:rPrChange w:id="7790" w:author="Unknown">
              <w:rPr>
                <w:noProof/>
              </w:rPr>
            </w:rPrChange>
          </w:rPr>
          <w:drawing>
            <wp:inline distT="0" distB="0" distL="0" distR="0" wp14:anchorId="3EF07EE9" wp14:editId="2C81DF1F">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7791" w:author="The Si Tran" w:date="2012-12-06T02:41:00Z">
        <w:r w:rsidRPr="002E47E8" w:rsidDel="002972CB">
          <w:rPr>
            <w:noProof/>
            <w:szCs w:val="26"/>
            <w:rPrChange w:id="7792" w:author="Unknown">
              <w:rPr>
                <w:noProof/>
              </w:rPr>
            </w:rPrChange>
          </w:rPr>
          <w:drawing>
            <wp:inline distT="0" distB="0" distL="0" distR="0" wp14:anchorId="0A624021" wp14:editId="0D59784A">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7793" w:author="The Si Tran" w:date="2012-12-06T02:43:00Z"/>
          <w:szCs w:val="26"/>
        </w:rPr>
      </w:pPr>
      <w:ins w:id="7794" w:author="The Si Tran" w:date="2012-12-06T02:44:00Z">
        <w:r w:rsidRPr="002E47E8">
          <w:rPr>
            <w:noProof/>
            <w:szCs w:val="26"/>
            <w:rPrChange w:id="7795" w:author="Unknown">
              <w:rPr>
                <w:noProof/>
              </w:rPr>
            </w:rPrChange>
          </w:rPr>
          <mc:AlternateContent>
            <mc:Choice Requires="wps">
              <w:drawing>
                <wp:anchor distT="0" distB="0" distL="114300" distR="114300" simplePos="0" relativeHeight="251479040" behindDoc="1" locked="0" layoutInCell="1" allowOverlap="1" wp14:anchorId="01E51B53" wp14:editId="3C68620F">
                  <wp:simplePos x="0" y="0"/>
                  <wp:positionH relativeFrom="column">
                    <wp:posOffset>5217160</wp:posOffset>
                  </wp:positionH>
                  <wp:positionV relativeFrom="paragraph">
                    <wp:posOffset>278765</wp:posOffset>
                  </wp:positionV>
                  <wp:extent cx="541020" cy="361950"/>
                  <wp:effectExtent l="0" t="0" r="0" b="0"/>
                  <wp:wrapTight wrapText="bothSides">
                    <wp:wrapPolygon edited="0">
                      <wp:start x="0" y="0"/>
                      <wp:lineTo x="0" y="20463"/>
                      <wp:lineTo x="20535" y="20463"/>
                      <wp:lineTo x="2053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102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9933FE" w:rsidRDefault="009933FE">
                              <w:pPr>
                                <w:pStyle w:val="EquationIndex"/>
                                <w:pPrChange w:id="7796" w:author="The Si Tran" w:date="2012-12-16T08:23:00Z">
                                  <w:pPr/>
                                </w:pPrChange>
                              </w:pPr>
                              <w:ins w:id="7797" w:author="The Si Tran" w:date="2012-12-06T02:41:00Z">
                                <w:r>
                                  <w:t>(4.</w:t>
                                </w:r>
                              </w:ins>
                              <w:ins w:id="7798" w:author="The Si Tran" w:date="2012-12-06T02:44:00Z">
                                <w:r>
                                  <w:t>3</w:t>
                                </w:r>
                              </w:ins>
                              <w:ins w:id="779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46" type="#_x0000_t202" style="position:absolute;left:0;text-align:left;margin-left:410.8pt;margin-top:21.95pt;width:42.6pt;height:28.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" fillcolor="white [3201]" stroked="f" strokeweight=".5pt">
                  <v:textbox>
                    <w:txbxContent>
                      <w:p w14:paraId="6FF46E05" w14:textId="0ABAC82D" w:rsidR="009933FE" w:rsidRDefault="009933FE">
                        <w:pPr>
                          <w:pStyle w:val="EquationIndex"/>
                          <w:pPrChange w:id="7800" w:author="The Si Tran" w:date="2012-12-16T08:23:00Z">
                            <w:pPr/>
                          </w:pPrChange>
                        </w:pPr>
                        <w:ins w:id="7801" w:author="The Si Tran" w:date="2012-12-06T02:41:00Z">
                          <w:r>
                            <w:t>(4.</w:t>
                          </w:r>
                        </w:ins>
                        <w:ins w:id="7802" w:author="The Si Tran" w:date="2012-12-06T02:44:00Z">
                          <w:r>
                            <w:t>3</w:t>
                          </w:r>
                        </w:ins>
                        <w:ins w:id="7803" w:author="The Si Tran" w:date="2012-12-06T02:41:00Z">
                          <w:r>
                            <w:t>)</w:t>
                          </w:r>
                        </w:ins>
                      </w:p>
                    </w:txbxContent>
                  </v:textbox>
                  <w10:wrap type="tight"/>
                </v:shape>
              </w:pict>
            </mc:Fallback>
          </mc:AlternateContent>
        </w:r>
      </w:ins>
      <w:r w:rsidR="0088753F" w:rsidRPr="0049233F">
        <w:rPr>
          <w:szCs w:val="26"/>
        </w:rPr>
        <w:t>Thay (</w:t>
      </w:r>
      <w:ins w:id="7804" w:author="The Si Tran" w:date="2012-12-14T06:11:00Z">
        <w:r>
          <w:rPr>
            <w:szCs w:val="26"/>
          </w:rPr>
          <w:t>4</w:t>
        </w:r>
      </w:ins>
      <w:del w:id="7805" w:author="The Si Tran" w:date="2012-12-14T06:11:00Z">
        <w:r w:rsidR="0088753F" w:rsidRPr="0049233F" w:rsidDel="0008713C">
          <w:rPr>
            <w:szCs w:val="26"/>
          </w:rPr>
          <w:delText>2</w:delText>
        </w:r>
      </w:del>
      <w:r w:rsidR="0088753F" w:rsidRPr="0049233F">
        <w:rPr>
          <w:szCs w:val="26"/>
        </w:rPr>
        <w:t>.2) vào (</w:t>
      </w:r>
      <w:ins w:id="7806" w:author="The Si Tran" w:date="2012-12-14T06:11:00Z">
        <w:r>
          <w:rPr>
            <w:szCs w:val="26"/>
          </w:rPr>
          <w:t>4</w:t>
        </w:r>
      </w:ins>
      <w:del w:id="7807"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032D83" w:rsidRDefault="00567862">
      <w:pPr>
        <w:pStyle w:val="Canhgiua"/>
        <w:pPrChange w:id="7808" w:author="The Si Tran" w:date="2012-12-16T17:29:00Z">
          <w:pPr>
            <w:spacing w:before="0"/>
          </w:pPr>
        </w:pPrChange>
      </w:pPr>
      <m:oMathPara>
        <m:oMathParaPr>
          <m:jc m:val="center"/>
        </m:oMathParaPr>
        <m:oMath>
          <m:sSub>
            <m:sSubPr>
              <m:ctrlPr>
                <w:ins w:id="7809" w:author="The Si Tran" w:date="2012-12-06T02:43:00Z">
                  <w:rPr>
                    <w:rFonts w:ascii="Cambria Math" w:hAnsi="Cambria Math"/>
                  </w:rPr>
                </w:ins>
              </m:ctrlPr>
            </m:sSubPr>
            <m:e>
              <w:ins w:id="7810" w:author="The Si Tran" w:date="2012-12-06T02:43:00Z">
                <m:r>
                  <m:rPr>
                    <m:sty m:val="p"/>
                  </m:rPr>
                  <w:rPr>
                    <w:rFonts w:ascii="Cambria Math" w:hAnsi="Cambria Math"/>
                  </w:rPr>
                  <m:t>∆</m:t>
                </m:r>
                <m:r>
                  <w:rPr>
                    <w:rFonts w:ascii="Cambria Math" w:hAnsi="Cambria Math"/>
                  </w:rPr>
                  <m:t>w</m:t>
                </m:r>
              </w:ins>
            </m:e>
            <m:sub>
              <w:ins w:id="7811" w:author="The Si Tran" w:date="2012-12-06T02:43:00Z">
                <m:r>
                  <w:rPr>
                    <w:rFonts w:ascii="Cambria Math" w:hAnsi="Cambria Math"/>
                  </w:rPr>
                  <m:t>i</m:t>
                </m:r>
              </w:ins>
            </m:sub>
          </m:sSub>
          <w:ins w:id="7812" w:author="The Si Tran" w:date="2012-12-06T02:43:00Z">
            <m:r>
              <m:rPr>
                <m:sty m:val="p"/>
              </m:rPr>
              <w:rPr>
                <w:rFonts w:ascii="Cambria Math" w:hAnsi="Cambria Math"/>
              </w:rPr>
              <m:t>=</m:t>
            </m:r>
          </w:ins>
          <w:ins w:id="7813" w:author="The Si Tran" w:date="2012-12-06T02:44:00Z">
            <m:r>
              <w:rPr>
                <w:rFonts w:ascii="Cambria Math" w:hAnsi="Cambria Math"/>
              </w:rPr>
              <m:t>η</m:t>
            </m:r>
          </w:ins>
          <m:nary>
            <m:naryPr>
              <m:chr m:val="∑"/>
              <m:limLoc m:val="subSup"/>
              <m:supHide m:val="1"/>
              <m:ctrlPr>
                <w:ins w:id="7814" w:author="The Si Tran" w:date="2012-12-06T02:43:00Z">
                  <w:rPr>
                    <w:rFonts w:ascii="Cambria Math" w:hAnsi="Cambria Math"/>
                  </w:rPr>
                </w:ins>
              </m:ctrlPr>
            </m:naryPr>
            <m:sub>
              <w:ins w:id="7815" w:author="The Si Tran" w:date="2012-12-06T02:43:00Z">
                <m:r>
                  <w:rPr>
                    <w:rFonts w:ascii="Cambria Math" w:hAnsi="Cambria Math"/>
                  </w:rPr>
                  <m:t>d</m:t>
                </m:r>
                <m:r>
                  <m:rPr>
                    <m:sty m:val="p"/>
                  </m:rPr>
                  <w:rPr>
                    <w:rFonts w:ascii="Cambria Math" w:hAnsi="Cambria Math"/>
                  </w:rPr>
                  <m:t>∈</m:t>
                </m:r>
                <m:r>
                  <w:rPr>
                    <w:rFonts w:ascii="Cambria Math" w:hAnsi="Cambria Math"/>
                  </w:rPr>
                  <m:t>D</m:t>
                </m:r>
              </w:ins>
            </m:sub>
            <m:sup/>
            <m:e>
              <w:ins w:id="7816" w:author="The Si Tran" w:date="2012-12-06T02:43:00Z">
                <m:r>
                  <m:rPr>
                    <m:sty m:val="p"/>
                  </m:rPr>
                  <w:rPr>
                    <w:rFonts w:ascii="Cambria Math" w:hAnsi="Cambria Math"/>
                  </w:rPr>
                  <m:t>(</m:t>
                </m:r>
              </w:ins>
              <m:sSub>
                <m:sSubPr>
                  <m:ctrlPr>
                    <w:ins w:id="7817" w:author="The Si Tran" w:date="2012-12-06T02:43:00Z">
                      <w:rPr>
                        <w:rFonts w:ascii="Cambria Math" w:hAnsi="Cambria Math"/>
                      </w:rPr>
                    </w:ins>
                  </m:ctrlPr>
                </m:sSubPr>
                <m:e>
                  <w:ins w:id="7818" w:author="The Si Tran" w:date="2012-12-06T02:43:00Z">
                    <m:r>
                      <w:rPr>
                        <w:rFonts w:ascii="Cambria Math" w:hAnsi="Cambria Math"/>
                      </w:rPr>
                      <m:t>t</m:t>
                    </m:r>
                  </w:ins>
                </m:e>
                <m:sub>
                  <w:ins w:id="7819" w:author="The Si Tran" w:date="2012-12-06T02:43:00Z">
                    <m:r>
                      <w:rPr>
                        <w:rFonts w:ascii="Cambria Math" w:hAnsi="Cambria Math"/>
                      </w:rPr>
                      <m:t>d</m:t>
                    </m:r>
                  </w:ins>
                </m:sub>
              </m:sSub>
              <w:ins w:id="7820" w:author="The Si Tran" w:date="2012-12-06T02:43:00Z">
                <m:r>
                  <m:rPr>
                    <m:sty m:val="p"/>
                  </m:rPr>
                  <w:rPr>
                    <w:rFonts w:ascii="Cambria Math" w:hAnsi="Cambria Math"/>
                  </w:rPr>
                  <m:t>-</m:t>
                </m:r>
              </w:ins>
              <m:sSub>
                <m:sSubPr>
                  <m:ctrlPr>
                    <w:ins w:id="7821" w:author="The Si Tran" w:date="2012-12-06T02:43:00Z">
                      <w:rPr>
                        <w:rFonts w:ascii="Cambria Math" w:hAnsi="Cambria Math"/>
                      </w:rPr>
                    </w:ins>
                  </m:ctrlPr>
                </m:sSubPr>
                <m:e>
                  <w:ins w:id="7822" w:author="The Si Tran" w:date="2012-12-06T02:43:00Z">
                    <m:r>
                      <w:rPr>
                        <w:rFonts w:ascii="Cambria Math" w:hAnsi="Cambria Math"/>
                      </w:rPr>
                      <m:t>o</m:t>
                    </m:r>
                  </w:ins>
                </m:e>
                <m:sub>
                  <w:ins w:id="7823" w:author="The Si Tran" w:date="2012-12-06T02:43:00Z">
                    <m:r>
                      <w:rPr>
                        <w:rFonts w:ascii="Cambria Math" w:hAnsi="Cambria Math"/>
                      </w:rPr>
                      <m:t>d</m:t>
                    </m:r>
                  </w:ins>
                </m:sub>
              </m:sSub>
              <w:ins w:id="7824" w:author="The Si Tran" w:date="2012-12-06T02:43:00Z">
                <m:r>
                  <m:rPr>
                    <m:sty m:val="p"/>
                  </m:rPr>
                  <w:rPr>
                    <w:rFonts w:ascii="Cambria Math" w:hAnsi="Cambria Math"/>
                  </w:rPr>
                  <m:t>)(</m:t>
                </m:r>
              </w:ins>
              <m:sSub>
                <m:sSubPr>
                  <m:ctrlPr>
                    <w:ins w:id="7825" w:author="The Si Tran" w:date="2012-12-06T02:43:00Z">
                      <w:rPr>
                        <w:rFonts w:ascii="Cambria Math" w:hAnsi="Cambria Math"/>
                      </w:rPr>
                    </w:ins>
                  </m:ctrlPr>
                </m:sSubPr>
                <m:e>
                  <w:ins w:id="7826" w:author="The Si Tran" w:date="2012-12-06T02:43:00Z">
                    <m:r>
                      <w:rPr>
                        <w:rFonts w:ascii="Cambria Math" w:hAnsi="Cambria Math"/>
                      </w:rPr>
                      <m:t>x</m:t>
                    </m:r>
                  </w:ins>
                </m:e>
                <m:sub>
                  <w:ins w:id="7827" w:author="The Si Tran" w:date="2012-12-06T02:43:00Z">
                    <m:r>
                      <w:rPr>
                        <w:rFonts w:ascii="Cambria Math" w:hAnsi="Cambria Math"/>
                      </w:rPr>
                      <m:t>id</m:t>
                    </m:r>
                  </w:ins>
                </m:sub>
              </m:sSub>
              <w:ins w:id="7828" w:author="The Si Tran" w:date="2012-12-06T02:43:00Z">
                <m:r>
                  <m:rPr>
                    <m:sty m:val="p"/>
                  </m:rPr>
                  <w:rPr>
                    <w:rFonts w:ascii="Cambria Math" w:hAnsi="Cambria Math"/>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7829" w:author="The Si Tran" w:date="2012-12-06T02:44:00Z">
        <w:r w:rsidRPr="002E47E8" w:rsidDel="00DF1A0E">
          <w:rPr>
            <w:noProof/>
            <w:szCs w:val="26"/>
            <w:rPrChange w:id="7830" w:author="Unknown">
              <w:rPr>
                <w:noProof/>
              </w:rPr>
            </w:rPrChange>
          </w:rPr>
          <w:drawing>
            <wp:inline distT="0" distB="0" distL="0" distR="0" wp14:anchorId="76B9CB9B" wp14:editId="0B86B59D">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4008D807" w:rsidR="0088753F" w:rsidRPr="0049233F" w:rsidRDefault="0088753F" w:rsidP="0088753F">
      <w:pPr>
        <w:spacing w:before="0"/>
        <w:rPr>
          <w:szCs w:val="26"/>
        </w:rPr>
      </w:pPr>
      <w:r w:rsidRPr="0049233F">
        <w:rPr>
          <w:szCs w:val="26"/>
        </w:rPr>
        <w:t xml:space="preserve">Ở đây giá trị </w:t>
      </w:r>
      <m:oMath>
        <m:sSub>
          <m:sSubPr>
            <m:ctrlPr>
              <w:ins w:id="7831" w:author="The Si Tran" w:date="2012-12-06T02:45:00Z">
                <w:rPr>
                  <w:rFonts w:ascii="Cambria Math" w:hAnsi="Cambria Math"/>
                  <w:i/>
                  <w:szCs w:val="26"/>
                </w:rPr>
              </w:ins>
            </m:ctrlPr>
          </m:sSubPr>
          <m:e>
            <w:ins w:id="7832" w:author="The Si Tran" w:date="2012-12-06T02:45:00Z">
              <m:r>
                <w:rPr>
                  <w:rFonts w:ascii="Cambria Math" w:hAnsi="Cambria Math"/>
                  <w:szCs w:val="26"/>
                </w:rPr>
                <m:t>x</m:t>
              </m:r>
            </w:ins>
          </m:e>
          <m:sub>
            <w:ins w:id="7833" w:author="The Si Tran" w:date="2012-12-06T02:45:00Z">
              <m:r>
                <w:rPr>
                  <w:rFonts w:ascii="Cambria Math" w:hAnsi="Cambria Math"/>
                  <w:szCs w:val="26"/>
                </w:rPr>
                <m:t>id</m:t>
              </m:r>
            </w:ins>
          </m:sub>
        </m:sSub>
      </m:oMath>
      <w:ins w:id="7834" w:author="The Si Tran" w:date="2012-12-06T02:45:00Z">
        <w:r w:rsidR="00F84346">
          <w:rPr>
            <w:szCs w:val="26"/>
          </w:rPr>
          <w:t xml:space="preserve"> </w:t>
        </w:r>
      </w:ins>
      <w:del w:id="7835"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52C161BD" w:rsidR="0088753F" w:rsidRDefault="00A55FB2">
      <w:pPr>
        <w:rPr>
          <w:ins w:id="7836" w:author="The Si Tran" w:date="2012-12-06T02:46:00Z"/>
        </w:rPr>
        <w:pPrChange w:id="7837" w:author="The Si Tran" w:date="2012-12-16T08:23:00Z">
          <w:pPr>
            <w:spacing w:before="0"/>
          </w:pPr>
        </w:pPrChange>
      </w:pPr>
      <w:ins w:id="7838" w:author="The Si Tran" w:date="2012-12-06T02:47:00Z">
        <w:r w:rsidRPr="00032D83">
          <w:rPr>
            <w:noProof/>
          </w:rPr>
          <mc:AlternateContent>
            <mc:Choice Requires="wps">
              <w:drawing>
                <wp:anchor distT="0" distB="0" distL="114300" distR="114300" simplePos="0" relativeHeight="251502592" behindDoc="1" locked="0" layoutInCell="1" allowOverlap="1" wp14:anchorId="2EB652FF" wp14:editId="49F20B8C">
                  <wp:simplePos x="0" y="0"/>
                  <wp:positionH relativeFrom="column">
                    <wp:posOffset>5226685</wp:posOffset>
                  </wp:positionH>
                  <wp:positionV relativeFrom="paragraph">
                    <wp:posOffset>2313940</wp:posOffset>
                  </wp:positionV>
                  <wp:extent cx="531628" cy="361950"/>
                  <wp:effectExtent l="0" t="0" r="1905" b="0"/>
                  <wp:wrapTight wrapText="bothSides">
                    <wp:wrapPolygon edited="0">
                      <wp:start x="0" y="0"/>
                      <wp:lineTo x="0" y="20463"/>
                      <wp:lineTo x="20903" y="20463"/>
                      <wp:lineTo x="20903"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9933FE" w:rsidRDefault="009933FE">
                              <w:pPr>
                                <w:pStyle w:val="EquationIndex"/>
                                <w:pPrChange w:id="7839" w:author="The Si Tran" w:date="2012-12-16T08:23:00Z">
                                  <w:pPr/>
                                </w:pPrChange>
                              </w:pPr>
                              <w:ins w:id="7840" w:author="The Si Tran" w:date="2012-12-06T02:41:00Z">
                                <w:r>
                                  <w:t>(4.</w:t>
                                </w:r>
                              </w:ins>
                              <w:ins w:id="7841" w:author="The Si Tran" w:date="2012-12-06T02:44:00Z">
                                <w:r>
                                  <w:t>4</w:t>
                                </w:r>
                              </w:ins>
                              <w:ins w:id="784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47" type="#_x0000_t202" style="position:absolute;left:0;text-align:left;margin-left:411.55pt;margin-top:182.2pt;width:41.85pt;height:28.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" fillcolor="white [3201]" stroked="f" strokeweight=".5pt">
                  <v:textbox>
                    <w:txbxContent>
                      <w:p w14:paraId="67287583" w14:textId="2C4C3D93" w:rsidR="009933FE" w:rsidRDefault="009933FE">
                        <w:pPr>
                          <w:pStyle w:val="EquationIndex"/>
                          <w:pPrChange w:id="7843" w:author="The Si Tran" w:date="2012-12-16T08:23:00Z">
                            <w:pPr/>
                          </w:pPrChange>
                        </w:pPr>
                        <w:ins w:id="7844" w:author="The Si Tran" w:date="2012-12-06T02:41:00Z">
                          <w:r>
                            <w:t>(4.</w:t>
                          </w:r>
                        </w:ins>
                        <w:ins w:id="7845" w:author="The Si Tran" w:date="2012-12-06T02:44:00Z">
                          <w:r>
                            <w:t>4</w:t>
                          </w:r>
                        </w:ins>
                        <w:ins w:id="7846" w:author="The Si Tran" w:date="2012-12-06T02:41:00Z">
                          <w:r>
                            <w:t>)</w:t>
                          </w:r>
                        </w:ins>
                      </w:p>
                    </w:txbxContent>
                  </v:textbox>
                  <w10:wrap type="tight"/>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2249EB">
        <w:t xml:space="preserve"> (local minimum) trên</w:t>
      </w:r>
      <w:r w:rsidR="0088753F" w:rsidRPr="0049233F">
        <w:t xml:space="preserve">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032D83" w:rsidDel="00A55FB2" w:rsidRDefault="00B576B9">
      <w:pPr>
        <w:pStyle w:val="Canhgiua"/>
        <w:rPr>
          <w:del w:id="7847" w:author="The Si Tran" w:date="2012-12-06T02:47:00Z"/>
        </w:rPr>
        <w:pPrChange w:id="7848" w:author="The Si Tran" w:date="2012-12-16T17:29:00Z">
          <w:pPr>
            <w:spacing w:before="0"/>
          </w:pPr>
        </w:pPrChange>
      </w:pPr>
      <w:ins w:id="7849" w:author="The Si Tran" w:date="2012-12-06T02:46:00Z">
        <m:oMathPara>
          <m:oMathParaPr>
            <m:jc m:val="center"/>
          </m:oMathPara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oMath>
        </m:oMathPara>
      </w:ins>
      <w:ins w:id="7850" w:author="The Si Tran" w:date="2012-12-06T02:47:00Z">
        <m:oMathPara>
          <m:oMathParaPr>
            <m:jc m:val="center"/>
          </m:oMathParaPr>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ins>
    </w:p>
    <w:p w14:paraId="408F33D5" w14:textId="77777777" w:rsidR="0088753F" w:rsidRPr="0049233F" w:rsidRDefault="0088753F">
      <w:pPr>
        <w:pStyle w:val="Canhgiua"/>
        <w:pPrChange w:id="7851" w:author="The Si Tran" w:date="2012-12-16T17:29:00Z">
          <w:pPr>
            <w:spacing w:before="0"/>
          </w:pPr>
        </w:pPrChange>
      </w:pPr>
      <w:del w:id="7852" w:author="The Si Tran" w:date="2012-12-06T02:47:00Z">
        <w:r w:rsidRPr="0049233F" w:rsidDel="00A55FB2">
          <w:delText xml:space="preserve">       </w:delText>
        </w:r>
      </w:del>
      <w:r w:rsidRPr="0049233F">
        <w:t xml:space="preserve">                </w:t>
      </w:r>
      <w:del w:id="7853" w:author="The Si Tran" w:date="2012-12-06T02:47:00Z">
        <w:r w:rsidRPr="002E47E8" w:rsidDel="00A55FB2">
          <w:rPr>
            <w:noProof/>
            <w:rPrChange w:id="7854" w:author="Unknown">
              <w:rPr>
                <w:noProof/>
              </w:rPr>
            </w:rPrChange>
          </w:rPr>
          <w:drawing>
            <wp:inline distT="0" distB="0" distL="0" distR="0" wp14:anchorId="062F7255" wp14:editId="65B1C695">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7855" w:author="The Si Tran" w:date="2012-12-06T02:48:00Z"/>
        </w:rPr>
        <w:pPrChange w:id="7856"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5ABEAF8B" w:rsidR="0056222E" w:rsidRPr="0049233F" w:rsidDel="00AF56B2" w:rsidRDefault="00567862">
      <w:pPr>
        <w:spacing w:before="0"/>
        <w:jc w:val="center"/>
        <w:rPr>
          <w:del w:id="7857" w:author="The Si Tran" w:date="2012-12-06T02:49:00Z"/>
          <w:szCs w:val="26"/>
        </w:rPr>
        <w:pPrChange w:id="7858" w:author="The Si Tran" w:date="2012-12-16T17:29:00Z">
          <w:pPr>
            <w:spacing w:before="0"/>
          </w:pPr>
        </w:pPrChange>
      </w:pPr>
      <m:oMathPara>
        <m:oMath>
          <m:sSub>
            <m:sSubPr>
              <m:ctrlPr>
                <w:ins w:id="7859" w:author="The Si Tran" w:date="2012-12-06T02:49:00Z">
                  <w:rPr>
                    <w:rFonts w:ascii="Cambria Math" w:hAnsi="Cambria Math"/>
                    <w:i/>
                    <w:szCs w:val="26"/>
                  </w:rPr>
                </w:ins>
              </m:ctrlPr>
            </m:sSubPr>
            <m:e>
              <w:ins w:id="7860" w:author="The Si Tran" w:date="2012-12-06T02:49:00Z">
                <m:r>
                  <w:rPr>
                    <w:rFonts w:ascii="Cambria Math" w:hAnsi="Cambria Math"/>
                    <w:szCs w:val="26"/>
                  </w:rPr>
                  <m:t>E</m:t>
                </m:r>
              </w:ins>
            </m:e>
            <m:sub>
              <w:ins w:id="7861" w:author="The Si Tran" w:date="2012-12-06T02:49:00Z">
                <m:r>
                  <w:rPr>
                    <w:rFonts w:ascii="Cambria Math" w:hAnsi="Cambria Math"/>
                    <w:szCs w:val="26"/>
                  </w:rPr>
                  <m:t>d</m:t>
                </m:r>
              </w:ins>
            </m:sub>
          </m:sSub>
          <m:d>
            <m:dPr>
              <m:ctrlPr>
                <w:ins w:id="7862" w:author="The Si Tran" w:date="2012-12-06T02:49:00Z">
                  <w:rPr>
                    <w:rFonts w:ascii="Cambria Math" w:hAnsi="Cambria Math"/>
                    <w:i/>
                    <w:szCs w:val="26"/>
                  </w:rPr>
                </w:ins>
              </m:ctrlPr>
            </m:dPr>
            <m:e>
              <m:acc>
                <m:accPr>
                  <m:chr m:val="⃗"/>
                  <m:ctrlPr>
                    <w:ins w:id="7863" w:author="The Si Tran" w:date="2012-12-06T02:49:00Z">
                      <w:rPr>
                        <w:rFonts w:ascii="Cambria Math" w:hAnsi="Cambria Math"/>
                        <w:i/>
                        <w:szCs w:val="26"/>
                      </w:rPr>
                    </w:ins>
                  </m:ctrlPr>
                </m:accPr>
                <m:e>
                  <w:ins w:id="7864" w:author="The Si Tran" w:date="2012-12-06T02:49:00Z">
                    <m:r>
                      <w:rPr>
                        <w:rFonts w:ascii="Cambria Math" w:hAnsi="Cambria Math"/>
                        <w:szCs w:val="26"/>
                      </w:rPr>
                      <m:t>w</m:t>
                    </m:r>
                  </w:ins>
                </m:e>
              </m:acc>
            </m:e>
          </m:d>
          <w:ins w:id="7865" w:author="The Si Tran" w:date="2012-12-06T02:49:00Z">
            <m:r>
              <w:rPr>
                <w:rFonts w:ascii="Cambria Math" w:hAnsi="Cambria Math"/>
                <w:szCs w:val="26"/>
              </w:rPr>
              <m:t>=</m:t>
            </m:r>
          </w:ins>
          <m:f>
            <m:fPr>
              <m:ctrlPr>
                <w:ins w:id="7866" w:author="The Si Tran" w:date="2012-12-06T02:49:00Z">
                  <w:rPr>
                    <w:rFonts w:ascii="Cambria Math" w:hAnsi="Cambria Math"/>
                    <w:i/>
                    <w:szCs w:val="26"/>
                  </w:rPr>
                </w:ins>
              </m:ctrlPr>
            </m:fPr>
            <m:num>
              <w:ins w:id="7867" w:author="The Si Tran" w:date="2012-12-06T02:49:00Z">
                <m:r>
                  <w:rPr>
                    <w:rFonts w:ascii="Cambria Math" w:hAnsi="Cambria Math"/>
                    <w:szCs w:val="26"/>
                  </w:rPr>
                  <m:t>1</m:t>
                </m:r>
              </w:ins>
            </m:num>
            <m:den>
              <w:ins w:id="7868" w:author="The Si Tran" w:date="2012-12-06T02:49:00Z">
                <m:r>
                  <w:rPr>
                    <w:rFonts w:ascii="Cambria Math" w:hAnsi="Cambria Math"/>
                    <w:szCs w:val="26"/>
                  </w:rPr>
                  <m:t>2</m:t>
                </m:r>
              </w:ins>
            </m:den>
          </m:f>
          <m:sSup>
            <m:sSupPr>
              <m:ctrlPr>
                <w:ins w:id="7869" w:author="The Si Tran" w:date="2012-12-06T02:49:00Z">
                  <w:rPr>
                    <w:rFonts w:ascii="Cambria Math" w:hAnsi="Cambria Math"/>
                    <w:i/>
                    <w:szCs w:val="26"/>
                  </w:rPr>
                </w:ins>
              </m:ctrlPr>
            </m:sSupPr>
            <m:e>
              <w:ins w:id="7870" w:author="The Si Tran" w:date="2012-12-06T02:49:00Z">
                <m:r>
                  <w:rPr>
                    <w:rFonts w:ascii="Cambria Math" w:hAnsi="Cambria Math"/>
                    <w:szCs w:val="26"/>
                  </w:rPr>
                  <m:t>(</m:t>
                </m:r>
              </w:ins>
              <m:sSub>
                <m:sSubPr>
                  <m:ctrlPr>
                    <w:ins w:id="7871" w:author="The Si Tran" w:date="2012-12-06T02:49:00Z">
                      <w:rPr>
                        <w:rFonts w:ascii="Cambria Math" w:hAnsi="Cambria Math"/>
                        <w:i/>
                        <w:szCs w:val="26"/>
                      </w:rPr>
                    </w:ins>
                  </m:ctrlPr>
                </m:sSubPr>
                <m:e>
                  <w:ins w:id="7872" w:author="The Si Tran" w:date="2012-12-06T02:49:00Z">
                    <m:r>
                      <w:rPr>
                        <w:rFonts w:ascii="Cambria Math" w:hAnsi="Cambria Math"/>
                        <w:szCs w:val="26"/>
                      </w:rPr>
                      <m:t>t</m:t>
                    </m:r>
                  </w:ins>
                </m:e>
                <m:sub>
                  <w:ins w:id="7873" w:author="The Si Tran" w:date="2012-12-06T02:49:00Z">
                    <m:r>
                      <w:rPr>
                        <w:rFonts w:ascii="Cambria Math" w:hAnsi="Cambria Math"/>
                        <w:szCs w:val="26"/>
                      </w:rPr>
                      <m:t>d</m:t>
                    </m:r>
                  </w:ins>
                </m:sub>
              </m:sSub>
              <w:ins w:id="7874" w:author="The Si Tran" w:date="2012-12-06T02:49:00Z">
                <m:r>
                  <w:rPr>
                    <w:rFonts w:ascii="Cambria Math" w:hAnsi="Cambria Math"/>
                    <w:szCs w:val="26"/>
                  </w:rPr>
                  <m:t>-</m:t>
                </m:r>
              </w:ins>
              <m:sSub>
                <m:sSubPr>
                  <m:ctrlPr>
                    <w:ins w:id="7875" w:author="The Si Tran" w:date="2012-12-06T02:49:00Z">
                      <w:rPr>
                        <w:rFonts w:ascii="Cambria Math" w:hAnsi="Cambria Math"/>
                        <w:i/>
                        <w:szCs w:val="26"/>
                      </w:rPr>
                    </w:ins>
                  </m:ctrlPr>
                </m:sSubPr>
                <m:e>
                  <w:ins w:id="7876" w:author="The Si Tran" w:date="2012-12-06T02:49:00Z">
                    <m:r>
                      <w:rPr>
                        <w:rFonts w:ascii="Cambria Math" w:hAnsi="Cambria Math"/>
                        <w:szCs w:val="26"/>
                      </w:rPr>
                      <m:t>o</m:t>
                    </m:r>
                  </w:ins>
                </m:e>
                <m:sub>
                  <w:ins w:id="7877" w:author="The Si Tran" w:date="2012-12-06T02:49:00Z">
                    <m:r>
                      <w:rPr>
                        <w:rFonts w:ascii="Cambria Math" w:hAnsi="Cambria Math"/>
                        <w:szCs w:val="26"/>
                      </w:rPr>
                      <m:t>d</m:t>
                    </m:r>
                  </w:ins>
                </m:sub>
              </m:sSub>
              <w:ins w:id="7878" w:author="The Si Tran" w:date="2012-12-06T02:49:00Z">
                <m:r>
                  <w:rPr>
                    <w:rFonts w:ascii="Cambria Math" w:hAnsi="Cambria Math"/>
                    <w:szCs w:val="26"/>
                  </w:rPr>
                  <m:t>)</m:t>
                </m:r>
              </w:ins>
            </m:e>
            <m:sup>
              <w:ins w:id="7879" w:author="The Si Tran" w:date="2012-12-06T02:49:00Z">
                <m:r>
                  <w:rPr>
                    <w:rFonts w:ascii="Cambria Math" w:hAnsi="Cambria Math"/>
                    <w:szCs w:val="26"/>
                  </w:rPr>
                  <m:t>2</m:t>
                </m:r>
              </w:ins>
            </m:sup>
          </m:sSup>
        </m:oMath>
      </m:oMathPara>
    </w:p>
    <w:p w14:paraId="6371A34D" w14:textId="77777777" w:rsidR="0088753F" w:rsidRPr="0049233F" w:rsidRDefault="0088753F">
      <w:pPr>
        <w:spacing w:before="0"/>
        <w:jc w:val="center"/>
        <w:rPr>
          <w:szCs w:val="26"/>
        </w:rPr>
        <w:pPrChange w:id="7880" w:author="The Si Tran" w:date="2012-12-16T17:29:00Z">
          <w:pPr>
            <w:spacing w:before="0"/>
          </w:pPr>
        </w:pPrChange>
      </w:pPr>
      <w:del w:id="7881" w:author="The Si Tran" w:date="2012-12-06T02:49:00Z">
        <w:r w:rsidRPr="0049233F" w:rsidDel="00AF56B2">
          <w:rPr>
            <w:szCs w:val="26"/>
          </w:rPr>
          <w:delText xml:space="preserve">                      </w:delText>
        </w:r>
        <w:r w:rsidRPr="002E47E8" w:rsidDel="00AF56B2">
          <w:rPr>
            <w:noProof/>
            <w:szCs w:val="26"/>
            <w:rPrChange w:id="7882" w:author="Unknown">
              <w:rPr>
                <w:noProof/>
              </w:rPr>
            </w:rPrChange>
          </w:rPr>
          <w:drawing>
            <wp:inline distT="0" distB="0" distL="0" distR="0" wp14:anchorId="2BD5760D" wp14:editId="701C4254">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7883" w:author="The Si Tran" w:date="2012-12-16T08:23:00Z">
          <w:pPr>
            <w:spacing w:before="0"/>
          </w:pPr>
        </w:pPrChange>
      </w:pPr>
      <w:r w:rsidRPr="0049233F">
        <w:lastRenderedPageBreak/>
        <w:t xml:space="preserve">Ở đây giá </w:t>
      </w:r>
      <w:proofErr w:type="gramStart"/>
      <w:r w:rsidRPr="0049233F">
        <w:t xml:space="preserve">trị </w:t>
      </w:r>
      <w:proofErr w:type="gramEnd"/>
      <m:oMath>
        <m:sSub>
          <m:sSubPr>
            <m:ctrlPr>
              <w:ins w:id="7884" w:author="The Si Tran" w:date="2012-12-06T02:49:00Z">
                <w:rPr>
                  <w:rFonts w:ascii="Cambria Math" w:hAnsi="Cambria Math"/>
                  <w:i/>
                </w:rPr>
              </w:ins>
            </m:ctrlPr>
          </m:sSubPr>
          <m:e>
            <w:ins w:id="7885" w:author="The Si Tran" w:date="2012-12-06T02:49:00Z">
              <m:r>
                <w:rPr>
                  <w:rFonts w:ascii="Cambria Math" w:hAnsi="Cambria Math"/>
                </w:rPr>
                <m:t>t</m:t>
              </m:r>
            </w:ins>
          </m:e>
          <m:sub>
            <w:ins w:id="7886" w:author="The Si Tran" w:date="2012-12-06T02:49:00Z">
              <m:r>
                <w:rPr>
                  <w:rFonts w:ascii="Cambria Math" w:hAnsi="Cambria Math"/>
                </w:rPr>
                <m:t>d</m:t>
              </m:r>
            </w:ins>
          </m:sub>
        </m:sSub>
      </m:oMath>
      <w:del w:id="7887"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7888" w:author="The Si Tran" w:date="2012-12-06T02:49:00Z">
                <w:rPr>
                  <w:rFonts w:ascii="Cambria Math" w:hAnsi="Cambria Math"/>
                  <w:i/>
                </w:rPr>
              </w:ins>
            </m:ctrlPr>
          </m:sSubPr>
          <m:e>
            <w:ins w:id="7889" w:author="The Si Tran" w:date="2012-12-06T02:49:00Z">
              <m:r>
                <w:rPr>
                  <w:rFonts w:ascii="Cambria Math" w:hAnsi="Cambria Math"/>
                </w:rPr>
                <m:t>o</m:t>
              </m:r>
            </w:ins>
          </m:e>
          <m:sub>
            <w:ins w:id="7890" w:author="The Si Tran" w:date="2012-12-06T02:49:00Z">
              <m:r>
                <w:rPr>
                  <w:rFonts w:ascii="Cambria Math" w:hAnsi="Cambria Math"/>
                </w:rPr>
                <m:t>d</m:t>
              </m:r>
            </w:ins>
          </m:sub>
        </m:sSub>
      </m:oMath>
      <w:del w:id="7891"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7892"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893" w:author="The Si Tran" w:date="2012-12-06T02:50:00Z">
        <w:r w:rsidRPr="00AF1345" w:rsidDel="00FB4B5C">
          <w:rPr>
            <w:position w:val="-12"/>
          </w:rPr>
          <w:object w:dxaOrig="820" w:dyaOrig="360" w14:anchorId="29830189">
            <v:shape id="_x0000_i1113" type="#_x0000_t75" style="width:43.5pt;height:15pt" o:ole="">
              <v:imagedata r:id="rId228" o:title=""/>
            </v:shape>
            <o:OLEObject Type="Embed" ProgID="Equation.DSMT4" ShapeID="_x0000_i1113" DrawAspect="Content" ObjectID="_1417583536" r:id="rId229"/>
          </w:object>
        </w:r>
        <w:r w:rsidRPr="0049233F" w:rsidDel="00FB4B5C">
          <w:delText xml:space="preserve"> </w:delText>
        </w:r>
      </w:del>
      <w:r w:rsidRPr="0049233F">
        <w:t>thay cho</w:t>
      </w:r>
      <w:ins w:id="7894"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895" w:author="The Si Tran" w:date="2012-12-06T02:51:00Z">
        <w:r w:rsidRPr="00AF1345" w:rsidDel="00FB4B5C">
          <w:rPr>
            <w:position w:val="-10"/>
          </w:rPr>
          <w:object w:dxaOrig="740" w:dyaOrig="320" w14:anchorId="21DEB698">
            <v:shape id="_x0000_i1114" type="#_x0000_t75" style="width:36pt;height:15pt" o:ole="">
              <v:imagedata r:id="rId230" o:title=""/>
            </v:shape>
            <o:OLEObject Type="Embed" ProgID="Equation.DSMT4" ShapeID="_x0000_i1114" DrawAspect="Content" ObjectID="_1417583537" r:id="rId231"/>
          </w:object>
        </w:r>
        <w:r w:rsidRPr="0049233F" w:rsidDel="003264F7">
          <w:delText xml:space="preserve"> </w:delText>
        </w:r>
      </w:del>
      <w:r w:rsidRPr="0049233F">
        <w:t>để tìm kiếm.</w:t>
      </w:r>
    </w:p>
    <w:p w14:paraId="2A35791F" w14:textId="77777777" w:rsidR="0088753F" w:rsidRPr="0049233F" w:rsidRDefault="0088753F">
      <w:pPr>
        <w:pPrChange w:id="7896" w:author="The Si Tran" w:date="2012-12-16T08:23:00Z">
          <w:pPr>
            <w:spacing w:before="0"/>
            <w:ind w:firstLine="720"/>
          </w:pPr>
        </w:pPrChange>
      </w:pPr>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7897" w:name="_Toc327348174"/>
      <w:bookmarkStart w:id="7898" w:name="_Toc343837377"/>
      <w:r w:rsidRPr="0049233F">
        <w:t xml:space="preserve">Mạng nhiều lớp và giải thuật </w:t>
      </w:r>
      <w:proofErr w:type="gramStart"/>
      <w:r w:rsidRPr="0049233F">
        <w:t>lan</w:t>
      </w:r>
      <w:proofErr w:type="gramEnd"/>
      <w:r w:rsidRPr="0049233F">
        <w:t xml:space="preserve"> truyền ngược</w:t>
      </w:r>
      <w:bookmarkEnd w:id="7897"/>
      <w:bookmarkEnd w:id="7898"/>
    </w:p>
    <w:p w14:paraId="6C665455" w14:textId="10DDEF11" w:rsidR="0088753F" w:rsidRPr="0049233F" w:rsidRDefault="0088753F">
      <w:pPr>
        <w:pPrChange w:id="7899" w:author="The Si Tran" w:date="2012-12-16T08:23:00Z">
          <w:pPr>
            <w:spacing w:before="0"/>
            <w:ind w:firstLine="720"/>
          </w:pPr>
        </w:pPrChange>
      </w:pPr>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294044BA" w:rsidR="0088753F" w:rsidRPr="0049233F" w:rsidRDefault="0088753F">
      <w:pPr>
        <w:pPrChange w:id="7900" w:author="The Si Tran" w:date="2012-12-16T08:23:00Z">
          <w:pPr>
            <w:spacing w:before="0"/>
            <w:ind w:firstLine="720"/>
          </w:pPr>
        </w:pPrChange>
      </w:pPr>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r w:rsidR="00AE6CD1">
        <w:t xml:space="preserve"> Hình 4.8 sẽ trình bày cấu trúc của một đơn vị sigmoid.</w:t>
      </w:r>
    </w:p>
    <w:p w14:paraId="1974B8B9" w14:textId="77777777" w:rsidR="0088753F" w:rsidRPr="0049233F" w:rsidRDefault="0088753F">
      <w:pPr>
        <w:pStyle w:val="Canhgiua"/>
        <w:pPrChange w:id="7901" w:author="The Si Tran" w:date="2012-12-16T17:30:00Z">
          <w:pPr>
            <w:keepNext/>
            <w:spacing w:before="0"/>
            <w:ind w:firstLine="720"/>
          </w:pPr>
        </w:pPrChange>
      </w:pPr>
      <w:r w:rsidRPr="002B1464">
        <w:rPr>
          <w:noProof/>
        </w:rPr>
        <w:lastRenderedPageBreak/>
        <w:drawing>
          <wp:inline distT="0" distB="0" distL="0" distR="0" wp14:anchorId="780FA62E" wp14:editId="0729888E">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10E6DD86" w:rsidR="0088753F" w:rsidRPr="0049233F" w:rsidDel="00334CAD" w:rsidRDefault="0088753F">
      <w:pPr>
        <w:pStyle w:val="Hinh"/>
        <w:rPr>
          <w:del w:id="7902" w:author="The Si Tran" w:date="2012-12-16T08:23:00Z"/>
        </w:rPr>
        <w:pPrChange w:id="7903" w:author="The Si Tran" w:date="2012-12-16T17:30:00Z">
          <w:pPr>
            <w:pStyle w:val="Caption"/>
          </w:pPr>
        </w:pPrChange>
      </w:pPr>
      <w:del w:id="7904" w:author="The Si Tran" w:date="2012-12-16T17:30:00Z">
        <w:r w:rsidRPr="0049233F" w:rsidDel="00DD6ED6">
          <w:delText xml:space="preserve">                                        </w:delText>
        </w:r>
      </w:del>
      <w:bookmarkStart w:id="7905" w:name="_Toc327348216"/>
      <w:bookmarkStart w:id="7906" w:name="_Toc343029966"/>
      <w:bookmarkStart w:id="7907" w:name="_Toc343837462"/>
      <w:r w:rsidRPr="00032D83">
        <w:rPr>
          <w:bCs w:val="0"/>
        </w:rPr>
        <w:t>Hình</w:t>
      </w:r>
      <w:ins w:id="7908" w:author="The Si Tran" w:date="2012-12-11T23:36:00Z">
        <w:r w:rsidR="002400FD">
          <w:t xml:space="preserve"> 4.</w:t>
        </w:r>
      </w:ins>
      <w:r w:rsidR="001E2676">
        <w:t>8</w:t>
      </w:r>
      <w:del w:id="7909"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910" w:author="The Si Tran" w:date="2012-12-05T23:02:00Z">
              <w:rPr>
                <w:szCs w:val="26"/>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911" w:author="The Si Tran" w:date="2012-12-05T23:02:00Z">
              <w:rPr>
                <w:szCs w:val="26"/>
              </w:rPr>
            </w:rPrChange>
          </w:rPr>
          <w:fldChar w:fldCharType="separate"/>
        </w:r>
        <w:r w:rsidRPr="0049233F" w:rsidDel="002400FD">
          <w:rPr>
            <w:noProof/>
          </w:rPr>
          <w:delText>8</w:delText>
        </w:r>
        <w:r w:rsidRPr="00082976" w:rsidDel="002400FD">
          <w:fldChar w:fldCharType="end"/>
        </w:r>
      </w:del>
      <w:r w:rsidRPr="0049233F">
        <w:t xml:space="preserve">: </w:t>
      </w:r>
      <w:r w:rsidRPr="00032D83">
        <w:rPr>
          <w:bCs w:val="0"/>
        </w:rPr>
        <w:t>Đơn v</w:t>
      </w:r>
      <w:r w:rsidRPr="000C3A28">
        <w:t>ị</w:t>
      </w:r>
      <w:r w:rsidRPr="0015771C">
        <w:rPr>
          <w:bCs w:val="0"/>
        </w:rPr>
        <w:t xml:space="preserve"> sigmoid</w:t>
      </w:r>
      <w:bookmarkEnd w:id="7905"/>
      <w:bookmarkEnd w:id="7906"/>
      <w:bookmarkEnd w:id="7907"/>
    </w:p>
    <w:p w14:paraId="68C26619" w14:textId="77777777" w:rsidR="0088753F" w:rsidRPr="0049233F" w:rsidRDefault="0088753F">
      <w:pPr>
        <w:pStyle w:val="Hinh"/>
        <w:pPrChange w:id="7912" w:author="The Si Tran" w:date="2012-12-16T17:30:00Z">
          <w:pPr>
            <w:spacing w:before="0"/>
            <w:ind w:firstLine="720"/>
          </w:pPr>
        </w:pPrChange>
      </w:pPr>
    </w:p>
    <w:p w14:paraId="04D3C113" w14:textId="77777777" w:rsidR="0088753F" w:rsidRDefault="0088753F">
      <w:pPr>
        <w:rPr>
          <w:ins w:id="7913" w:author="The Si Tran" w:date="2012-12-06T02:51:00Z"/>
        </w:rPr>
        <w:pPrChange w:id="7914" w:author="The Si Tran" w:date="2012-12-16T08:23:00Z">
          <w:pPr>
            <w:spacing w:before="0"/>
            <w:ind w:firstLine="720"/>
          </w:pPr>
        </w:pPrChange>
      </w:pPr>
      <w:r w:rsidRPr="0049233F">
        <w:t>Công thức tính giá trị đầu ra của đơn vị sigmoid là</w:t>
      </w:r>
    </w:p>
    <w:p w14:paraId="4AA2B045" w14:textId="77777777" w:rsidR="00E46E0A" w:rsidRPr="00032D83" w:rsidDel="00E46E0A" w:rsidRDefault="00E46E0A">
      <w:pPr>
        <w:pStyle w:val="EquationIndex"/>
        <w:rPr>
          <w:del w:id="7915" w:author="The Si Tran" w:date="2012-12-06T02:52:00Z"/>
        </w:rPr>
        <w:pPrChange w:id="7916" w:author="The Si Tran" w:date="2012-12-15T08:05:00Z">
          <w:pPr>
            <w:spacing w:before="0"/>
            <w:ind w:firstLine="720"/>
          </w:pPr>
        </w:pPrChange>
      </w:pPr>
      <w:ins w:id="7917"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7918" w:author="The Si Tran" w:date="2012-12-06T02:52:00Z">
                  <w:rPr>
                    <w:rFonts w:ascii="Cambria Math" w:hAnsi="Cambria Math"/>
                  </w:rPr>
                </w:ins>
              </m:ctrlPr>
            </m:accPr>
            <m:e>
              <w:ins w:id="7919" w:author="The Si Tran" w:date="2012-12-06T02:52:00Z">
                <m:r>
                  <w:rPr>
                    <w:rFonts w:ascii="Cambria Math" w:hAnsi="Cambria Math"/>
                  </w:rPr>
                  <m:t>w</m:t>
                </m:r>
              </w:ins>
            </m:e>
          </m:acc>
          <w:ins w:id="7920" w:author="The Si Tran" w:date="2012-12-06T02:52:00Z">
            <m:r>
              <m:rPr>
                <m:sty m:val="p"/>
              </m:rPr>
              <w:rPr>
                <w:rFonts w:ascii="Cambria Math" w:hAnsi="Cambria Math"/>
              </w:rPr>
              <m:t>∙</m:t>
            </m:r>
          </w:ins>
          <m:acc>
            <m:accPr>
              <m:chr m:val="⃗"/>
              <m:ctrlPr>
                <w:ins w:id="7921" w:author="The Si Tran" w:date="2012-12-06T02:52:00Z">
                  <w:rPr>
                    <w:rFonts w:ascii="Cambria Math" w:hAnsi="Cambria Math"/>
                  </w:rPr>
                </w:ins>
              </m:ctrlPr>
            </m:accPr>
            <m:e>
              <w:ins w:id="7922" w:author="The Si Tran" w:date="2012-12-06T02:52:00Z">
                <m:r>
                  <w:rPr>
                    <w:rFonts w:ascii="Cambria Math" w:hAnsi="Cambria Math"/>
                  </w:rPr>
                  <m:t>x</m:t>
                </m:r>
              </w:ins>
            </m:e>
          </m:acc>
          <w:ins w:id="7923"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7924" w:author="The Si Tran" w:date="2012-12-15T08:05:00Z">
          <w:pPr>
            <w:spacing w:before="0"/>
            <w:ind w:firstLine="720"/>
          </w:pPr>
        </w:pPrChange>
      </w:pPr>
      <w:del w:id="7925" w:author="The Si Tran" w:date="2012-12-06T02:52:00Z">
        <w:r w:rsidRPr="0049233F" w:rsidDel="00E46E0A">
          <w:delText xml:space="preserve">          </w:delText>
        </w:r>
        <w:r w:rsidRPr="002E47E8" w:rsidDel="00E46E0A">
          <w:rPr>
            <w:noProof/>
            <w:rPrChange w:id="7926" w:author="Unknown">
              <w:rPr>
                <w:noProof/>
              </w:rPr>
            </w:rPrChange>
          </w:rPr>
          <w:drawing>
            <wp:inline distT="0" distB="0" distL="0" distR="0" wp14:anchorId="0E1F4F1B" wp14:editId="5F6862C3">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7927" w:author="The Si Tran" w:date="2012-12-06T02:52:00Z"/>
        </w:rPr>
        <w:pPrChange w:id="7928"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7929" w:author="The Si Tran" w:date="2012-12-06T02:53:00Z"/>
        </w:rPr>
        <w:pPrChange w:id="7930" w:author="The Si Tran" w:date="2012-12-15T08:05:00Z">
          <w:pPr>
            <w:spacing w:before="0"/>
            <w:ind w:firstLine="720"/>
          </w:pPr>
        </w:pPrChange>
      </w:pPr>
      <w:ins w:id="7931" w:author="The Si Tran" w:date="2012-12-06T02:52:00Z">
        <m:oMathPara>
          <m:oMathParaPr>
            <m:jc m:val="center"/>
          </m:oMathParaPr>
          <m:oMath>
            <m:r>
              <w:rPr>
                <w:rFonts w:ascii="Cambria Math" w:hAnsi="Cambria Math"/>
                <w:rPrChange w:id="7932" w:author="The Si Tran" w:date="2012-12-14T06:15:00Z">
                  <w:rPr/>
                </w:rPrChange>
              </w:rPr>
              <m:t>σ</m:t>
            </m:r>
          </m:oMath>
        </m:oMathPara>
      </w:ins>
      <m:oMathPara>
        <m:oMathParaPr>
          <m:jc m:val="center"/>
        </m:oMathParaPr>
        <m:oMath>
          <m:d>
            <m:dPr>
              <m:ctrlPr>
                <w:ins w:id="7933" w:author="The Si Tran" w:date="2012-12-06T02:53:00Z">
                  <w:rPr>
                    <w:rFonts w:ascii="Cambria Math" w:hAnsi="Cambria Math"/>
                  </w:rPr>
                </w:ins>
              </m:ctrlPr>
            </m:dPr>
            <m:e>
              <w:ins w:id="7934" w:author="The Si Tran" w:date="2012-12-06T02:53:00Z">
                <m:r>
                  <m:rPr>
                    <m:sty m:val="p"/>
                  </m:rPr>
                  <w:rPr>
                    <w:rFonts w:ascii="Cambria Math" w:hAnsi="Cambria Math"/>
                  </w:rPr>
                  <m:t>y</m:t>
                </m:r>
              </w:ins>
            </m:e>
          </m:d>
          <w:ins w:id="7935" w:author="The Si Tran" w:date="2012-12-06T02:53:00Z">
            <m:r>
              <m:rPr>
                <m:sty m:val="p"/>
              </m:rPr>
              <w:rPr>
                <w:rFonts w:ascii="Cambria Math" w:hAnsi="Cambria Math"/>
              </w:rPr>
              <m:t>=</m:t>
            </m:r>
          </w:ins>
          <m:f>
            <m:fPr>
              <m:ctrlPr>
                <w:ins w:id="7936" w:author="The Si Tran" w:date="2012-12-06T02:53:00Z">
                  <w:rPr>
                    <w:rFonts w:ascii="Cambria Math" w:hAnsi="Cambria Math"/>
                  </w:rPr>
                </w:ins>
              </m:ctrlPr>
            </m:fPr>
            <m:num>
              <w:ins w:id="7937" w:author="The Si Tran" w:date="2012-12-06T02:53:00Z">
                <m:r>
                  <m:rPr>
                    <m:sty m:val="p"/>
                  </m:rPr>
                  <w:rPr>
                    <w:rFonts w:ascii="Cambria Math" w:hAnsi="Cambria Math"/>
                  </w:rPr>
                  <m:t>1</m:t>
                </m:r>
              </w:ins>
            </m:num>
            <m:den>
              <w:ins w:id="7938" w:author="The Si Tran" w:date="2012-12-06T02:53:00Z">
                <m:r>
                  <m:rPr>
                    <m:sty m:val="p"/>
                  </m:rPr>
                  <w:rPr>
                    <w:rFonts w:ascii="Cambria Math" w:hAnsi="Cambria Math"/>
                  </w:rPr>
                  <m:t>1+</m:t>
                </m:r>
              </w:ins>
              <m:sSup>
                <m:sSupPr>
                  <m:ctrlPr>
                    <w:ins w:id="7939" w:author="The Si Tran" w:date="2012-12-06T02:53:00Z">
                      <w:rPr>
                        <w:rFonts w:ascii="Cambria Math" w:hAnsi="Cambria Math"/>
                      </w:rPr>
                    </w:ins>
                  </m:ctrlPr>
                </m:sSupPr>
                <m:e>
                  <w:ins w:id="7940" w:author="The Si Tran" w:date="2012-12-06T02:53:00Z">
                    <m:r>
                      <m:rPr>
                        <m:sty m:val="p"/>
                      </m:rPr>
                      <w:rPr>
                        <w:rFonts w:ascii="Cambria Math" w:hAnsi="Cambria Math"/>
                      </w:rPr>
                      <m:t>e</m:t>
                    </m:r>
                  </w:ins>
                </m:e>
                <m:sup>
                  <w:ins w:id="7941" w:author="The Si Tran" w:date="2012-12-06T02:53:00Z">
                    <m:r>
                      <m:rPr>
                        <m:sty m:val="p"/>
                      </m:rPr>
                      <w:rPr>
                        <w:rFonts w:ascii="Cambria Math" w:hAnsi="Cambria Math"/>
                      </w:rPr>
                      <m:t>-</m:t>
                    </m:r>
                    <m:r>
                      <m:rPr>
                        <m:sty m:val="p"/>
                      </m:rPr>
                      <w:rPr>
                        <w:rFonts w:ascii="Cambria Math" w:hAnsi="Cambria Math"/>
                        <w:rPrChange w:id="7942" w:author="The Si Tran" w:date="2012-12-14T06:15:00Z">
                          <w:rPr/>
                        </w:rPrChange>
                      </w:rPr>
                      <m:t>y</m:t>
                    </m:r>
                  </w:ins>
                </m:sup>
              </m:sSup>
            </m:den>
          </m:f>
        </m:oMath>
      </m:oMathPara>
    </w:p>
    <w:p w14:paraId="57B403D6" w14:textId="77777777" w:rsidR="0088753F" w:rsidRPr="0049233F" w:rsidRDefault="0088753F">
      <w:pPr>
        <w:pStyle w:val="EquationIndex"/>
        <w:pPrChange w:id="7943" w:author="The Si Tran" w:date="2012-12-15T08:05:00Z">
          <w:pPr>
            <w:spacing w:before="0"/>
            <w:ind w:firstLine="720"/>
          </w:pPr>
        </w:pPrChange>
      </w:pPr>
      <w:del w:id="7944" w:author="The Si Tran" w:date="2012-12-06T02:53:00Z">
        <w:r w:rsidRPr="0049233F" w:rsidDel="00E46E0A">
          <w:delText xml:space="preserve">           </w:delText>
        </w:r>
        <w:r w:rsidRPr="002E47E8" w:rsidDel="00E46E0A">
          <w:rPr>
            <w:noProof/>
            <w:rPrChange w:id="7945" w:author="Unknown">
              <w:rPr>
                <w:noProof/>
              </w:rPr>
            </w:rPrChange>
          </w:rPr>
          <w:drawing>
            <wp:inline distT="0" distB="0" distL="0" distR="0" wp14:anchorId="1063D839" wp14:editId="42A1AF00">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7946" w:author="The Si Tran" w:date="2012-12-16T08:24:00Z">
          <w:pPr>
            <w:spacing w:before="0"/>
            <w:ind w:firstLine="720"/>
          </w:pPr>
        </w:pPrChange>
      </w:pPr>
      <w:r w:rsidRPr="0049233F">
        <w:t>Một thuận lợi khi sử dụng các đơn vị sigmoid là nhờ đạo hàm của hàm sigmoid rất dễ tính</w:t>
      </w:r>
      <w:ins w:id="7947" w:author="The Si Tran" w:date="2012-12-06T02:54:00Z">
        <w:r w:rsidR="00E46E0A">
          <w:t xml:space="preserve"> </w:t>
        </w:r>
      </w:ins>
      <w:ins w:id="7948" w:author="The Si Tran" w:date="2012-12-06T02:55:00Z">
        <w:r w:rsidR="00E46E0A">
          <w:t>(</w:t>
        </w:r>
      </w:ins>
      <m:oMath>
        <m:sSup>
          <m:sSupPr>
            <m:ctrlPr>
              <w:ins w:id="7949" w:author="The Si Tran" w:date="2012-12-06T02:54:00Z">
                <w:rPr>
                  <w:rFonts w:ascii="Cambria Math" w:hAnsi="Cambria Math"/>
                  <w:i/>
                </w:rPr>
              </w:ins>
            </m:ctrlPr>
          </m:sSupPr>
          <m:e>
            <w:ins w:id="7950" w:author="The Si Tran" w:date="2012-12-06T02:54:00Z">
              <m:r>
                <w:rPr>
                  <w:rFonts w:ascii="Cambria Math" w:hAnsi="Cambria Math"/>
                </w:rPr>
                <m:t>σ</m:t>
              </m:r>
            </w:ins>
          </m:e>
          <m:sup>
            <w:ins w:id="7951" w:author="The Si Tran" w:date="2012-12-06T02:54:00Z">
              <m:r>
                <w:rPr>
                  <w:rFonts w:ascii="Cambria Math" w:hAnsi="Cambria Math"/>
                </w:rPr>
                <m:t>'</m:t>
              </m:r>
            </w:ins>
          </m:sup>
        </m:sSup>
        <m:d>
          <m:dPr>
            <m:ctrlPr>
              <w:ins w:id="7952" w:author="The Si Tran" w:date="2012-12-06T02:54:00Z">
                <w:rPr>
                  <w:rFonts w:ascii="Cambria Math" w:hAnsi="Cambria Math"/>
                  <w:i/>
                </w:rPr>
              </w:ins>
            </m:ctrlPr>
          </m:dPr>
          <m:e>
            <w:ins w:id="7953" w:author="The Si Tran" w:date="2012-12-06T02:54:00Z">
              <m:r>
                <w:rPr>
                  <w:rFonts w:ascii="Cambria Math" w:hAnsi="Cambria Math"/>
                </w:rPr>
                <m:t>y</m:t>
              </m:r>
            </w:ins>
          </m:e>
        </m:d>
        <w:ins w:id="7954" w:author="The Si Tran" w:date="2012-12-06T02:54:00Z">
          <m:r>
            <w:rPr>
              <w:rFonts w:ascii="Cambria Math" w:hAnsi="Cambria Math"/>
            </w:rPr>
            <m:t>=σ</m:t>
          </m:r>
        </w:ins>
        <m:d>
          <m:dPr>
            <m:ctrlPr>
              <w:ins w:id="7955" w:author="The Si Tran" w:date="2012-12-06T02:54:00Z">
                <w:rPr>
                  <w:rFonts w:ascii="Cambria Math" w:hAnsi="Cambria Math"/>
                  <w:i/>
                </w:rPr>
              </w:ins>
            </m:ctrlPr>
          </m:dPr>
          <m:e>
            <w:ins w:id="7956" w:author="The Si Tran" w:date="2012-12-06T02:54:00Z">
              <m:r>
                <w:rPr>
                  <w:rFonts w:ascii="Cambria Math" w:hAnsi="Cambria Math"/>
                </w:rPr>
                <m:t>y</m:t>
              </m:r>
            </w:ins>
          </m:e>
        </m:d>
        <w:ins w:id="7957" w:author="The Si Tran" w:date="2012-12-06T02:54:00Z">
          <m:r>
            <w:rPr>
              <w:rFonts w:ascii="Cambria Math" w:hAnsi="Cambria Math"/>
            </w:rPr>
            <m:t>*(1-σ</m:t>
          </m:r>
        </w:ins>
        <m:d>
          <m:dPr>
            <m:ctrlPr>
              <w:ins w:id="7958" w:author="The Si Tran" w:date="2012-12-06T02:54:00Z">
                <w:rPr>
                  <w:rFonts w:ascii="Cambria Math" w:hAnsi="Cambria Math"/>
                  <w:i/>
                </w:rPr>
              </w:ins>
            </m:ctrlPr>
          </m:dPr>
          <m:e>
            <w:ins w:id="7959" w:author="The Si Tran" w:date="2012-12-06T02:54:00Z">
              <m:r>
                <w:rPr>
                  <w:rFonts w:ascii="Cambria Math" w:hAnsi="Cambria Math"/>
                </w:rPr>
                <m:t>y</m:t>
              </m:r>
            </w:ins>
          </m:e>
        </m:d>
        <w:ins w:id="7960" w:author="The Si Tran" w:date="2012-12-06T02:55:00Z">
          <m:r>
            <w:rPr>
              <w:rFonts w:ascii="Cambria Math" w:hAnsi="Cambria Math"/>
            </w:rPr>
            <m:t>)</m:t>
          </m:r>
        </w:ins>
      </m:oMath>
      <w:ins w:id="7961" w:author="The Si Tran" w:date="2012-12-06T02:55:00Z">
        <w:r w:rsidR="00E46E0A">
          <w:t>).</w:t>
        </w:r>
      </w:ins>
      <w:r w:rsidRPr="0049233F">
        <w:t xml:space="preserve"> </w:t>
      </w:r>
      <w:del w:id="7962" w:author="The Si Tran" w:date="2012-12-06T02:55:00Z">
        <w:r w:rsidRPr="0049233F" w:rsidDel="00E46E0A">
          <w:delText>(</w:delText>
        </w:r>
        <w:r w:rsidRPr="00AF1345" w:rsidDel="00E46E0A">
          <w:rPr>
            <w:position w:val="-10"/>
          </w:rPr>
          <w:object w:dxaOrig="2400" w:dyaOrig="320" w14:anchorId="55BC5C2B">
            <v:shape id="_x0000_i1115" type="#_x0000_t75" style="width:123pt;height:15pt" o:ole="">
              <v:imagedata r:id="rId235" o:title=""/>
            </v:shape>
            <o:OLEObject Type="Embed" ProgID="Equation.DSMT4" ShapeID="_x0000_i1115" DrawAspect="Content" ObjectID="_1417583538" r:id="rId236"/>
          </w:object>
        </w:r>
        <w:r w:rsidRPr="0049233F" w:rsidDel="00E46E0A">
          <w:delText xml:space="preserve">). </w:delText>
        </w:r>
      </w:del>
      <w:r w:rsidRPr="0049233F">
        <w:t>Điều này làm cho việc áp dụng phương pháp giảm độ dốc được dễ dàng.</w:t>
      </w:r>
    </w:p>
    <w:p w14:paraId="262E70EE" w14:textId="34B79E72" w:rsidR="0088753F" w:rsidRPr="0049233F" w:rsidRDefault="0088753F">
      <w:pPr>
        <w:rPr>
          <w:position w:val="-6"/>
        </w:rPr>
        <w:pPrChange w:id="7963" w:author="The Si Tran" w:date="2012-12-16T08:24:00Z">
          <w:pPr>
            <w:spacing w:before="0"/>
            <w:ind w:firstLine="720"/>
          </w:pPr>
        </w:pPrChange>
      </w:pPr>
      <w:r w:rsidRPr="0049233F">
        <w:t xml:space="preserve">Giải thuật </w:t>
      </w:r>
      <w:proofErr w:type="gramStart"/>
      <w:r w:rsidRPr="0049233F">
        <w:t>lan</w:t>
      </w:r>
      <w:proofErr w:type="gramEnd"/>
      <w:r w:rsidRPr="0049233F">
        <w:t xml:space="preserve">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w:t>
      </w:r>
      <w:proofErr w:type="gramStart"/>
      <w:r w:rsidRPr="0049233F">
        <w:t xml:space="preserve">tính </w:t>
      </w:r>
      <w:proofErr w:type="gramEnd"/>
      <m:oMath>
        <m:r>
          <m:rPr>
            <m:sty m:val="p"/>
          </m:rPr>
          <w:rPr>
            <w:rFonts w:ascii="Cambria Math" w:hAnsi="Cambria Math"/>
          </w:rPr>
          <m:t>∇</m:t>
        </m:r>
        <w:ins w:id="7964" w:author="The Si Tran" w:date="2012-12-06T02:57:00Z">
          <m:r>
            <w:rPr>
              <w:rFonts w:ascii="Cambria Math" w:hAnsi="Cambria Math"/>
            </w:rPr>
            <m:t>E</m:t>
          </m:r>
        </w:ins>
        <m:d>
          <m:dPr>
            <m:ctrlPr>
              <w:rPr>
                <w:rFonts w:ascii="Cambria Math" w:hAnsi="Cambria Math"/>
              </w:rPr>
            </m:ctrlPr>
          </m:dPr>
          <m:e>
            <m:acc>
              <m:accPr>
                <m:chr m:val="⃗"/>
                <m:ctrlPr>
                  <w:rPr>
                    <w:rFonts w:ascii="Cambria Math" w:hAnsi="Cambria Math"/>
                  </w:rPr>
                </m:ctrlPr>
              </m:accPr>
              <m:e>
                <w:ins w:id="7965" w:author="The Si Tran" w:date="2012-12-06T02:57:00Z">
                  <m:r>
                    <w:rPr>
                      <w:rFonts w:ascii="Cambria Math" w:hAnsi="Cambria Math"/>
                    </w:rPr>
                    <m:t>w</m:t>
                  </m:r>
                </w:ins>
              </m:e>
            </m:acc>
          </m:e>
        </m:d>
      </m:oMath>
      <w:r w:rsidR="00A61A4D">
        <w:t>.</w:t>
      </w:r>
    </w:p>
    <w:p w14:paraId="5EAF2649" w14:textId="77777777" w:rsidR="00783376" w:rsidRDefault="0088753F">
      <w:pPr>
        <w:rPr>
          <w:ins w:id="7966" w:author="The Si Tran" w:date="2012-12-06T02:56:00Z"/>
        </w:rPr>
        <w:pPrChange w:id="7967" w:author="The Si Tran" w:date="2012-12-16T08:24:00Z">
          <w:pPr>
            <w:spacing w:before="0"/>
            <w:ind w:firstLine="720"/>
          </w:pPr>
        </w:pPrChange>
      </w:pPr>
      <w:r w:rsidRPr="0049233F">
        <w:t xml:space="preserve">Hàm lỗi của giải thuật </w:t>
      </w:r>
      <w:proofErr w:type="gramStart"/>
      <w:r w:rsidRPr="0049233F">
        <w:t>lan</w:t>
      </w:r>
      <w:proofErr w:type="gramEnd"/>
      <w:r w:rsidRPr="0049233F">
        <w:t xml:space="preserve"> truyền ngược được định nghĩa tổng quát như sau</w:t>
      </w:r>
    </w:p>
    <w:p w14:paraId="005CB7D5" w14:textId="77777777" w:rsidR="00783376" w:rsidRPr="00097101" w:rsidDel="00783376" w:rsidRDefault="00783376">
      <w:pPr>
        <w:pStyle w:val="EquationIndex"/>
        <w:rPr>
          <w:del w:id="7968" w:author="The Si Tran" w:date="2012-12-06T02:58:00Z"/>
          <w:position w:val="-6"/>
        </w:rPr>
        <w:pPrChange w:id="7969" w:author="The Si Tran" w:date="2012-12-15T08:05:00Z">
          <w:pPr>
            <w:spacing w:before="0"/>
            <w:ind w:firstLine="720"/>
          </w:pPr>
        </w:pPrChange>
      </w:pPr>
      <w:ins w:id="7970"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7971" w:author="The Si Tran" w:date="2012-12-06T02:57:00Z">
                    <m:r>
                      <w:rPr>
                        <w:rFonts w:ascii="Cambria Math" w:hAnsi="Cambria Math"/>
                      </w:rPr>
                      <m:t>w</m:t>
                    </m:r>
                  </w:ins>
                </m:e>
              </m:acc>
            </m:e>
          </m:d>
          <w:ins w:id="7972" w:author="The Si Tran" w:date="2012-12-06T02:57:00Z">
            <m:r>
              <m:rPr>
                <m:sty m:val="p"/>
              </m:rPr>
              <w:rPr>
                <w:rFonts w:ascii="Cambria Math" w:hAnsi="Cambria Math"/>
              </w:rPr>
              <m:t>=</m:t>
            </m:r>
          </w:ins>
          <m:f>
            <m:fPr>
              <m:ctrlPr>
                <w:rPr>
                  <w:rFonts w:ascii="Cambria Math" w:hAnsi="Cambria Math"/>
                </w:rPr>
              </m:ctrlPr>
            </m:fPr>
            <m:num>
              <w:ins w:id="7973" w:author="The Si Tran" w:date="2012-12-06T02:57:00Z">
                <m:r>
                  <m:rPr>
                    <m:sty m:val="p"/>
                  </m:rPr>
                  <w:rPr>
                    <w:rFonts w:ascii="Cambria Math" w:hAnsi="Cambria Math"/>
                  </w:rPr>
                  <m:t>1</m:t>
                </m:r>
              </w:ins>
            </m:num>
            <m:den>
              <w:ins w:id="7974" w:author="The Si Tran" w:date="2012-12-06T02:57:00Z">
                <m:r>
                  <m:rPr>
                    <m:sty m:val="p"/>
                  </m:rPr>
                  <w:rPr>
                    <w:rFonts w:ascii="Cambria Math" w:hAnsi="Cambria Math"/>
                  </w:rPr>
                  <m:t>2</m:t>
                </m:r>
              </w:ins>
            </m:den>
          </m:f>
          <m:nary>
            <m:naryPr>
              <m:chr m:val="∑"/>
              <m:limLoc m:val="subSup"/>
              <m:supHide m:val="1"/>
              <m:ctrlPr>
                <w:ins w:id="7975" w:author="The Si Tran" w:date="2012-12-06T02:58:00Z">
                  <w:rPr>
                    <w:rFonts w:ascii="Cambria Math" w:hAnsi="Cambria Math"/>
                  </w:rPr>
                </w:ins>
              </m:ctrlPr>
            </m:naryPr>
            <m:sub>
              <w:ins w:id="7976"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7977" w:author="The Si Tran" w:date="2012-12-06T02:58:00Z">
                      <w:rPr>
                        <w:rFonts w:ascii="Cambria Math" w:hAnsi="Cambria Math"/>
                      </w:rPr>
                    </w:ins>
                  </m:ctrlPr>
                </m:naryPr>
                <m:sub>
                  <w:ins w:id="7978"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979" w:author="The Si Tran" w:date="2012-12-06T02:58:00Z">
                          <w:rPr>
                            <w:rFonts w:ascii="Cambria Math" w:hAnsi="Cambria Math"/>
                          </w:rPr>
                        </w:ins>
                      </m:ctrlPr>
                    </m:sSupPr>
                    <m:e>
                      <w:ins w:id="7980" w:author="The Si Tran" w:date="2012-12-06T02:58:00Z">
                        <m:r>
                          <m:rPr>
                            <m:sty m:val="p"/>
                          </m:rPr>
                          <w:rPr>
                            <w:rFonts w:ascii="Cambria Math" w:hAnsi="Cambria Math"/>
                          </w:rPr>
                          <m:t>(</m:t>
                        </m:r>
                      </w:ins>
                      <m:sSub>
                        <m:sSubPr>
                          <m:ctrlPr>
                            <w:ins w:id="7981" w:author="The Si Tran" w:date="2012-12-06T02:58:00Z">
                              <w:rPr>
                                <w:rFonts w:ascii="Cambria Math" w:hAnsi="Cambria Math"/>
                              </w:rPr>
                            </w:ins>
                          </m:ctrlPr>
                        </m:sSubPr>
                        <m:e>
                          <w:ins w:id="7982" w:author="The Si Tran" w:date="2012-12-06T02:58:00Z">
                            <m:r>
                              <w:rPr>
                                <w:rFonts w:ascii="Cambria Math" w:hAnsi="Cambria Math"/>
                              </w:rPr>
                              <m:t>t</m:t>
                            </m:r>
                          </w:ins>
                        </m:e>
                        <m:sub>
                          <w:ins w:id="7983" w:author="The Si Tran" w:date="2012-12-06T02:58:00Z">
                            <m:r>
                              <w:rPr>
                                <w:rFonts w:ascii="Cambria Math" w:hAnsi="Cambria Math"/>
                              </w:rPr>
                              <m:t>kd</m:t>
                            </m:r>
                          </w:ins>
                        </m:sub>
                      </m:sSub>
                      <w:ins w:id="7984" w:author="The Si Tran" w:date="2012-12-06T02:58:00Z">
                        <m:r>
                          <m:rPr>
                            <m:sty m:val="p"/>
                          </m:rPr>
                          <w:rPr>
                            <w:rFonts w:ascii="Cambria Math" w:hAnsi="Cambria Math"/>
                          </w:rPr>
                          <m:t>-</m:t>
                        </m:r>
                      </w:ins>
                      <m:sSub>
                        <m:sSubPr>
                          <m:ctrlPr>
                            <w:ins w:id="7985" w:author="The Si Tran" w:date="2012-12-06T02:58:00Z">
                              <w:rPr>
                                <w:rFonts w:ascii="Cambria Math" w:hAnsi="Cambria Math"/>
                              </w:rPr>
                            </w:ins>
                          </m:ctrlPr>
                        </m:sSubPr>
                        <m:e>
                          <w:ins w:id="7986" w:author="The Si Tran" w:date="2012-12-06T02:58:00Z">
                            <m:r>
                              <w:rPr>
                                <w:rFonts w:ascii="Cambria Math" w:hAnsi="Cambria Math"/>
                              </w:rPr>
                              <m:t>o</m:t>
                            </m:r>
                          </w:ins>
                        </m:e>
                        <m:sub>
                          <w:ins w:id="7987" w:author="The Si Tran" w:date="2012-12-06T02:58:00Z">
                            <m:r>
                              <w:rPr>
                                <w:rFonts w:ascii="Cambria Math" w:hAnsi="Cambria Math"/>
                              </w:rPr>
                              <m:t>kd</m:t>
                            </m:r>
                          </w:ins>
                        </m:sub>
                      </m:sSub>
                      <w:ins w:id="7988" w:author="The Si Tran" w:date="2012-12-06T02:58:00Z">
                        <m:r>
                          <m:rPr>
                            <m:sty m:val="p"/>
                          </m:rPr>
                          <w:rPr>
                            <w:rFonts w:ascii="Cambria Math" w:hAnsi="Cambria Math"/>
                          </w:rPr>
                          <m:t>)</m:t>
                        </m:r>
                      </w:ins>
                    </m:e>
                    <m:sup>
                      <w:ins w:id="7989"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7990" w:author="The Si Tran" w:date="2012-12-15T08:05:00Z">
          <w:pPr>
            <w:spacing w:before="0"/>
            <w:ind w:firstLine="720"/>
          </w:pPr>
        </w:pPrChange>
      </w:pPr>
      <w:del w:id="7991" w:author="The Si Tran" w:date="2012-12-06T02:58:00Z">
        <w:r w:rsidRPr="0049233F" w:rsidDel="00783376">
          <w:delText xml:space="preserve">   </w:delText>
        </w:r>
      </w:del>
      <w:r w:rsidRPr="0049233F">
        <w:t xml:space="preserve">           </w:t>
      </w:r>
      <w:del w:id="7992" w:author="The Si Tran" w:date="2012-12-06T02:58:00Z">
        <w:r w:rsidRPr="002E47E8" w:rsidDel="00783376">
          <w:rPr>
            <w:noProof/>
            <w:rPrChange w:id="7993" w:author="Unknown">
              <w:rPr>
                <w:noProof/>
              </w:rPr>
            </w:rPrChange>
          </w:rPr>
          <w:drawing>
            <wp:inline distT="0" distB="0" distL="0" distR="0" wp14:anchorId="540D1049" wp14:editId="4FC37CDF">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3D8607C3" w:rsidR="0088753F" w:rsidRPr="0049233F" w:rsidRDefault="0088753F">
      <w:pPr>
        <w:pPrChange w:id="7994"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w:t>
      </w:r>
      <w:r w:rsidR="00976130">
        <w:t>nơron</w:t>
      </w:r>
      <w:r w:rsidRPr="0049233F">
        <w:t>,</w:t>
      </w:r>
      <w:r w:rsidR="007A1632">
        <w:t xml:space="preserve"> </w:t>
      </w:r>
      <m:oMath>
        <m:sSub>
          <m:sSubPr>
            <m:ctrlPr>
              <w:ins w:id="7995" w:author="The Si Tran" w:date="2012-12-06T02:58:00Z">
                <w:rPr>
                  <w:rFonts w:ascii="Cambria Math" w:hAnsi="Cambria Math"/>
                </w:rPr>
              </w:ins>
            </m:ctrlPr>
          </m:sSubPr>
          <m:e>
            <w:ins w:id="7996" w:author="The Si Tran" w:date="2012-12-06T02:58:00Z">
              <m:r>
                <w:rPr>
                  <w:rFonts w:ascii="Cambria Math" w:hAnsi="Cambria Math"/>
                </w:rPr>
                <m:t>t</m:t>
              </m:r>
            </w:ins>
          </m:e>
          <m:sub>
            <w:ins w:id="7997" w:author="The Si Tran" w:date="2012-12-06T02:58:00Z">
              <m:r>
                <w:rPr>
                  <w:rFonts w:ascii="Cambria Math" w:hAnsi="Cambria Math"/>
                </w:rPr>
                <m:t>kd</m:t>
              </m:r>
            </w:ins>
          </m:sub>
        </m:sSub>
      </m:oMath>
      <w:r w:rsidRPr="0049233F">
        <w:t xml:space="preserve"> và </w:t>
      </w:r>
      <m:oMath>
        <m:sSub>
          <m:sSubPr>
            <m:ctrlPr>
              <w:ins w:id="7998" w:author="The Si Tran" w:date="2012-12-06T02:58:00Z">
                <w:rPr>
                  <w:rFonts w:ascii="Cambria Math" w:hAnsi="Cambria Math"/>
                </w:rPr>
              </w:ins>
            </m:ctrlPr>
          </m:sSubPr>
          <m:e>
            <w:ins w:id="7999" w:author="The Si Tran" w:date="2012-12-06T02:58:00Z">
              <m:r>
                <w:rPr>
                  <w:rFonts w:ascii="Cambria Math" w:hAnsi="Cambria Math"/>
                </w:rPr>
                <m:t>o</m:t>
              </m:r>
            </w:ins>
          </m:e>
          <m:sub>
            <w:ins w:id="8000" w:author="The Si Tran" w:date="2012-12-06T02:58:00Z">
              <m:r>
                <w:rPr>
                  <w:rFonts w:ascii="Cambria Math" w:hAnsi="Cambria Math"/>
                </w:rPr>
                <m:t>kd</m:t>
              </m:r>
            </w:ins>
          </m:sub>
        </m:sSub>
      </m:oMath>
      <w:r w:rsidR="007A1632">
        <w:rPr>
          <w:rFonts w:eastAsiaTheme="minorEastAsia"/>
        </w:rPr>
        <w:t xml:space="preserve"> </w:t>
      </w:r>
      <w:r w:rsidRPr="0049233F">
        <w:t xml:space="preserve">lần lượt là giá trị đích và giá trị xuất của đầu ra thứ </w:t>
      </w:r>
      <w:r w:rsidRPr="0049233F">
        <w:rPr>
          <w:i/>
        </w:rPr>
        <w:t>k</w:t>
      </w:r>
      <w:r w:rsidRPr="0049233F">
        <w:t xml:space="preserve"> của mẫu huấn luyện </w:t>
      </w:r>
      <w:r w:rsidRPr="0049233F">
        <w:rPr>
          <w:i/>
        </w:rPr>
        <w:t>d</w:t>
      </w:r>
      <w:r w:rsidR="007A1632">
        <w:t>.</w:t>
      </w:r>
    </w:p>
    <w:p w14:paraId="7C0BB8EE" w14:textId="59E4979C" w:rsidR="0088753F" w:rsidRPr="0049233F" w:rsidRDefault="0088753F">
      <w:pPr>
        <w:pPrChange w:id="8001" w:author="The Si Tran" w:date="2012-12-16T08:24:00Z">
          <w:pPr>
            <w:spacing w:before="0"/>
            <w:ind w:firstLine="720"/>
          </w:pPr>
        </w:pPrChange>
      </w:pPr>
      <w:r w:rsidRPr="0049233F">
        <w:t xml:space="preserve">Giải thuật </w:t>
      </w:r>
      <w:proofErr w:type="gramStart"/>
      <w:r w:rsidRPr="0049233F">
        <w:t>lan</w:t>
      </w:r>
      <w:proofErr w:type="gramEnd"/>
      <w:r w:rsidRPr="0049233F">
        <w:t xml:space="preserve">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r w:rsidR="007A1632">
        <w:t>.</w:t>
      </w:r>
    </w:p>
    <w:p w14:paraId="68C27AB8" w14:textId="3199185C" w:rsidR="0088753F" w:rsidRPr="0049233F" w:rsidRDefault="0088753F">
      <w:pPr>
        <w:pPrChange w:id="8002"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r w:rsidR="007A1632">
        <w:t>.</w:t>
      </w:r>
    </w:p>
    <w:p w14:paraId="07EAD338" w14:textId="395BA3A4" w:rsidR="0088753F" w:rsidRDefault="00686079">
      <w:pPr>
        <w:rPr>
          <w:ins w:id="8003" w:author="The Si Tran" w:date="2012-12-06T02:59:00Z"/>
        </w:rPr>
        <w:pPrChange w:id="8004" w:author="The Si Tran" w:date="2012-12-16T08:24:00Z">
          <w:pPr>
            <w:spacing w:before="0"/>
            <w:ind w:firstLine="720"/>
          </w:pPr>
        </w:pPrChange>
      </w:pPr>
      <w:ins w:id="8005" w:author="The Si Tran" w:date="2012-12-14T05:37:00Z">
        <w:r w:rsidRPr="00032D83">
          <w:rPr>
            <w:noProof/>
          </w:rPr>
          <w:lastRenderedPageBreak/>
          <mc:AlternateContent>
            <mc:Choice Requires="wps">
              <w:drawing>
                <wp:anchor distT="0" distB="0" distL="114300" distR="114300" simplePos="0" relativeHeight="251514880" behindDoc="1" locked="0" layoutInCell="1" allowOverlap="1" wp14:anchorId="0F7263C0" wp14:editId="199A6A1B">
                  <wp:simplePos x="0" y="0"/>
                  <wp:positionH relativeFrom="column">
                    <wp:posOffset>5226685</wp:posOffset>
                  </wp:positionH>
                  <wp:positionV relativeFrom="paragraph">
                    <wp:posOffset>264795</wp:posOffset>
                  </wp:positionV>
                  <wp:extent cx="531628" cy="361950"/>
                  <wp:effectExtent l="0" t="0" r="1905" b="0"/>
                  <wp:wrapTight wrapText="bothSides">
                    <wp:wrapPolygon edited="0">
                      <wp:start x="0" y="0"/>
                      <wp:lineTo x="0" y="20463"/>
                      <wp:lineTo x="20903" y="20463"/>
                      <wp:lineTo x="20903"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9933FE" w:rsidRDefault="009933FE">
                              <w:pPr>
                                <w:pStyle w:val="EquationIndex"/>
                                <w:pPrChange w:id="8006" w:author="The Si Tran" w:date="2012-12-16T08:24:00Z">
                                  <w:pPr/>
                                </w:pPrChange>
                              </w:pPr>
                              <w:ins w:id="8007" w:author="The Si Tran" w:date="2012-12-06T02:41:00Z">
                                <w:r>
                                  <w:t>(4.</w:t>
                                </w:r>
                              </w:ins>
                              <w:ins w:id="8008" w:author="The Si Tran" w:date="2012-12-06T02:44:00Z">
                                <w:r>
                                  <w:t>5</w:t>
                                </w:r>
                              </w:ins>
                              <w:ins w:id="800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48" type="#_x0000_t202" style="position:absolute;left:0;text-align:left;margin-left:411.55pt;margin-top:20.85pt;width:41.85pt;height:28.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" fillcolor="white [3201]" stroked="f" strokeweight=".5pt">
                  <v:textbox>
                    <w:txbxContent>
                      <w:p w14:paraId="2B107E9C" w14:textId="76E66719" w:rsidR="009933FE" w:rsidRDefault="009933FE">
                        <w:pPr>
                          <w:pStyle w:val="EquationIndex"/>
                          <w:pPrChange w:id="8010" w:author="The Si Tran" w:date="2012-12-16T08:24:00Z">
                            <w:pPr/>
                          </w:pPrChange>
                        </w:pPr>
                        <w:ins w:id="8011" w:author="The Si Tran" w:date="2012-12-06T02:41:00Z">
                          <w:r>
                            <w:t>(4.</w:t>
                          </w:r>
                        </w:ins>
                        <w:ins w:id="8012" w:author="The Si Tran" w:date="2012-12-06T02:44:00Z">
                          <w:r>
                            <w:t>5</w:t>
                          </w:r>
                        </w:ins>
                        <w:ins w:id="8013" w:author="The Si Tran" w:date="2012-12-06T02:41:00Z">
                          <w:r>
                            <w:t>)</w:t>
                          </w:r>
                        </w:ins>
                      </w:p>
                    </w:txbxContent>
                  </v:textbox>
                  <w10:wrap type="tight"/>
                </v:shape>
              </w:pict>
            </mc:Fallback>
          </mc:AlternateContent>
        </w:r>
      </w:ins>
      <w:r w:rsidR="0088753F" w:rsidRPr="0049233F">
        <w:t>Ta tính đạo hàm riêng phần này như sau:</w:t>
      </w:r>
      <w:ins w:id="8014" w:author="The Si Tran" w:date="2012-12-14T05:37:00Z">
        <w:r w:rsidRPr="00686079">
          <w:rPr>
            <w:noProof/>
          </w:rPr>
          <w:t xml:space="preserve"> </w:t>
        </w:r>
      </w:ins>
    </w:p>
    <w:p w14:paraId="56B5ADCF" w14:textId="0830EBB0" w:rsidR="00783376" w:rsidRPr="0008713C" w:rsidDel="00783376" w:rsidRDefault="00567862">
      <w:pPr>
        <w:pStyle w:val="EquationIndex"/>
        <w:rPr>
          <w:del w:id="8015" w:author="The Si Tran" w:date="2012-12-06T03:01:00Z"/>
        </w:rPr>
        <w:pPrChange w:id="8016" w:author="The Si Tran" w:date="2012-12-15T08:05:00Z">
          <w:pPr>
            <w:spacing w:before="0"/>
            <w:ind w:firstLine="720"/>
          </w:pPr>
        </w:pPrChange>
      </w:pPr>
      <m:oMathPara>
        <m:oMathParaPr>
          <m:jc m:val="center"/>
        </m:oMathParaPr>
        <m:oMath>
          <m:f>
            <m:fPr>
              <m:ctrlPr>
                <w:ins w:id="8017" w:author="The Si Tran" w:date="2012-12-06T02:59:00Z">
                  <w:rPr>
                    <w:rFonts w:ascii="Cambria Math" w:hAnsi="Cambria Math"/>
                  </w:rPr>
                </w:ins>
              </m:ctrlPr>
            </m:fPr>
            <m:num>
              <w:ins w:id="8018" w:author="The Si Tran" w:date="2012-12-06T02:59:00Z">
                <m:r>
                  <w:rPr>
                    <w:rFonts w:ascii="Cambria Math" w:hAnsi="Cambria Math"/>
                  </w:rPr>
                  <m:t>∂E</m:t>
                </m:r>
              </w:ins>
            </m:num>
            <m:den>
              <w:ins w:id="8019" w:author="The Si Tran" w:date="2012-12-06T02:59:00Z">
                <m:r>
                  <w:rPr>
                    <w:rFonts w:ascii="Cambria Math" w:hAnsi="Cambria Math"/>
                  </w:rPr>
                  <m:t>∂</m:t>
                </m:r>
              </w:ins>
              <m:sSub>
                <m:sSubPr>
                  <m:ctrlPr>
                    <w:ins w:id="8020" w:author="The Si Tran" w:date="2012-12-06T02:59:00Z">
                      <w:rPr>
                        <w:rFonts w:ascii="Cambria Math" w:hAnsi="Cambria Math"/>
                      </w:rPr>
                    </w:ins>
                  </m:ctrlPr>
                </m:sSubPr>
                <m:e>
                  <w:ins w:id="8021" w:author="The Si Tran" w:date="2012-12-06T02:59:00Z">
                    <m:r>
                      <w:rPr>
                        <w:rFonts w:ascii="Cambria Math" w:hAnsi="Cambria Math"/>
                      </w:rPr>
                      <m:t>w</m:t>
                    </m:r>
                  </w:ins>
                </m:e>
                <m:sub>
                  <w:ins w:id="8022" w:author="The Si Tran" w:date="2012-12-06T02:59:00Z">
                    <m:r>
                      <w:rPr>
                        <w:rFonts w:ascii="Cambria Math" w:hAnsi="Cambria Math"/>
                      </w:rPr>
                      <m:t>ij</m:t>
                    </m:r>
                  </w:ins>
                </m:sub>
              </m:sSub>
            </m:den>
          </m:f>
          <w:ins w:id="8023" w:author="The Si Tran" w:date="2012-12-06T02:59:00Z">
            <m:r>
              <m:rPr>
                <m:sty m:val="p"/>
              </m:rPr>
              <w:rPr>
                <w:rFonts w:ascii="Cambria Math" w:hAnsi="Cambria Math"/>
              </w:rPr>
              <m:t>=</m:t>
            </m:r>
          </w:ins>
          <m:f>
            <m:fPr>
              <m:ctrlPr>
                <w:ins w:id="8024" w:author="The Si Tran" w:date="2012-12-06T03:00:00Z">
                  <w:rPr>
                    <w:rFonts w:ascii="Cambria Math" w:hAnsi="Cambria Math"/>
                  </w:rPr>
                </w:ins>
              </m:ctrlPr>
            </m:fPr>
            <m:num>
              <w:ins w:id="8025" w:author="The Si Tran" w:date="2012-12-06T03:00:00Z">
                <m:r>
                  <m:rPr>
                    <m:sty m:val="p"/>
                  </m:rPr>
                  <w:rPr>
                    <w:rFonts w:ascii="Cambria Math" w:hAnsi="Cambria Math"/>
                  </w:rPr>
                  <m:t>∂E</m:t>
                </m:r>
              </w:ins>
            </m:num>
            <m:den>
              <w:ins w:id="8026" w:author="The Si Tran" w:date="2012-12-06T03:00:00Z">
                <m:r>
                  <w:rPr>
                    <w:rFonts w:ascii="Cambria Math" w:hAnsi="Cambria Math"/>
                  </w:rPr>
                  <m:t>∂</m:t>
                </m:r>
              </w:ins>
              <m:sSub>
                <m:sSubPr>
                  <m:ctrlPr>
                    <w:ins w:id="8027" w:author="The Si Tran" w:date="2012-12-06T03:00:00Z">
                      <w:rPr>
                        <w:rFonts w:ascii="Cambria Math" w:hAnsi="Cambria Math"/>
                      </w:rPr>
                    </w:ins>
                  </m:ctrlPr>
                </m:sSubPr>
                <m:e>
                  <w:ins w:id="8028" w:author="The Si Tran" w:date="2012-12-06T03:00:00Z">
                    <m:r>
                      <w:rPr>
                        <w:rFonts w:ascii="Cambria Math" w:hAnsi="Cambria Math"/>
                      </w:rPr>
                      <m:t>o</m:t>
                    </m:r>
                  </w:ins>
                </m:e>
                <m:sub>
                  <w:ins w:id="8029" w:author="The Si Tran" w:date="2012-12-06T03:00:00Z">
                    <m:r>
                      <w:rPr>
                        <w:rFonts w:ascii="Cambria Math" w:hAnsi="Cambria Math"/>
                      </w:rPr>
                      <m:t>i</m:t>
                    </m:r>
                  </w:ins>
                </m:sub>
              </m:sSub>
            </m:den>
          </m:f>
          <m:f>
            <m:fPr>
              <m:ctrlPr>
                <w:ins w:id="8030" w:author="The Si Tran" w:date="2012-12-06T03:00:00Z">
                  <w:rPr>
                    <w:rFonts w:ascii="Cambria Math" w:hAnsi="Cambria Math"/>
                  </w:rPr>
                </w:ins>
              </m:ctrlPr>
            </m:fPr>
            <m:num>
              <w:ins w:id="8031" w:author="The Si Tran" w:date="2012-12-06T03:00:00Z">
                <m:r>
                  <w:rPr>
                    <w:rFonts w:ascii="Cambria Math" w:hAnsi="Cambria Math"/>
                  </w:rPr>
                  <m:t>∂</m:t>
                </m:r>
              </w:ins>
              <m:sSub>
                <m:sSubPr>
                  <m:ctrlPr>
                    <w:ins w:id="8032" w:author="The Si Tran" w:date="2012-12-06T03:00:00Z">
                      <w:rPr>
                        <w:rFonts w:ascii="Cambria Math" w:hAnsi="Cambria Math"/>
                      </w:rPr>
                    </w:ins>
                  </m:ctrlPr>
                </m:sSubPr>
                <m:e>
                  <w:ins w:id="8033" w:author="The Si Tran" w:date="2012-12-06T03:00:00Z">
                    <m:r>
                      <w:rPr>
                        <w:rFonts w:ascii="Cambria Math" w:hAnsi="Cambria Math"/>
                      </w:rPr>
                      <m:t>o</m:t>
                    </m:r>
                  </w:ins>
                </m:e>
                <m:sub>
                  <w:ins w:id="8034" w:author="The Si Tran" w:date="2012-12-06T03:00:00Z">
                    <m:r>
                      <w:rPr>
                        <w:rFonts w:ascii="Cambria Math" w:hAnsi="Cambria Math"/>
                      </w:rPr>
                      <m:t>i</m:t>
                    </m:r>
                  </w:ins>
                </m:sub>
              </m:sSub>
            </m:num>
            <m:den>
              <w:ins w:id="8035" w:author="The Si Tran" w:date="2012-12-06T03:00:00Z">
                <m:r>
                  <w:rPr>
                    <w:rFonts w:ascii="Cambria Math" w:hAnsi="Cambria Math"/>
                  </w:rPr>
                  <m:t>∂</m:t>
                </m:r>
              </w:ins>
              <m:sSub>
                <m:sSubPr>
                  <m:ctrlPr>
                    <w:ins w:id="8036" w:author="The Si Tran" w:date="2012-12-06T03:00:00Z">
                      <w:rPr>
                        <w:rFonts w:ascii="Cambria Math" w:hAnsi="Cambria Math"/>
                      </w:rPr>
                    </w:ins>
                  </m:ctrlPr>
                </m:sSubPr>
                <m:e>
                  <w:ins w:id="8037" w:author="The Si Tran" w:date="2012-12-06T03:00:00Z">
                    <m:r>
                      <w:rPr>
                        <w:rFonts w:ascii="Cambria Math" w:hAnsi="Cambria Math"/>
                      </w:rPr>
                      <m:t>w</m:t>
                    </m:r>
                  </w:ins>
                </m:e>
                <m:sub>
                  <w:ins w:id="8038" w:author="The Si Tran" w:date="2012-12-06T03:00:00Z">
                    <m:r>
                      <w:rPr>
                        <w:rFonts w:ascii="Cambria Math" w:hAnsi="Cambria Math"/>
                      </w:rPr>
                      <m:t>ij</m:t>
                    </m:r>
                  </w:ins>
                </m:sub>
              </m:sSub>
            </m:den>
          </m:f>
          <w:ins w:id="8039"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8040" w:author="The Si Tran" w:date="2012-12-06T03:01:00Z"/>
        </w:rPr>
        <w:pPrChange w:id="8041" w:author="The Si Tran" w:date="2012-12-15T08:05:00Z">
          <w:pPr>
            <w:spacing w:before="0"/>
            <w:ind w:firstLine="720"/>
          </w:pPr>
        </w:pPrChange>
      </w:pPr>
    </w:p>
    <w:p w14:paraId="48A68493" w14:textId="23A10CEF" w:rsidR="00FA0144" w:rsidRDefault="007A1632">
      <w:pPr>
        <w:rPr>
          <w:ins w:id="8042" w:author="The Si Tran" w:date="2012-12-06T03:07:00Z"/>
        </w:rPr>
        <w:pPrChange w:id="8043" w:author="The Si Tran" w:date="2012-12-16T08:24:00Z">
          <w:pPr>
            <w:spacing w:before="0"/>
            <w:ind w:firstLine="720"/>
          </w:pPr>
        </w:pPrChange>
      </w:pPr>
      <w:ins w:id="8044" w:author="The Si Tran" w:date="2012-12-14T05:37:00Z">
        <w:r w:rsidRPr="00032D83">
          <w:rPr>
            <w:noProof/>
          </w:rPr>
          <mc:AlternateContent>
            <mc:Choice Requires="wps">
              <w:drawing>
                <wp:anchor distT="0" distB="0" distL="114300" distR="114300" simplePos="0" relativeHeight="251621376" behindDoc="1" locked="0" layoutInCell="1" allowOverlap="1" wp14:anchorId="22345B2F" wp14:editId="53E54149">
                  <wp:simplePos x="0" y="0"/>
                  <wp:positionH relativeFrom="column">
                    <wp:posOffset>5226685</wp:posOffset>
                  </wp:positionH>
                  <wp:positionV relativeFrom="paragraph">
                    <wp:posOffset>443865</wp:posOffset>
                  </wp:positionV>
                  <wp:extent cx="531495" cy="361950"/>
                  <wp:effectExtent l="0" t="0" r="1905" b="0"/>
                  <wp:wrapTight wrapText="bothSides">
                    <wp:wrapPolygon edited="0">
                      <wp:start x="0" y="0"/>
                      <wp:lineTo x="0" y="20463"/>
                      <wp:lineTo x="20903" y="20463"/>
                      <wp:lineTo x="20903" y="0"/>
                      <wp:lineTo x="0" y="0"/>
                    </wp:wrapPolygon>
                  </wp:wrapTight>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9933FE" w:rsidRDefault="009933FE">
                              <w:pPr>
                                <w:pStyle w:val="EquationIndex"/>
                                <w:pPrChange w:id="8045" w:author="The Si Tran" w:date="2012-12-16T08:24:00Z">
                                  <w:pPr/>
                                </w:pPrChange>
                              </w:pPr>
                              <w:ins w:id="8046" w:author="The Si Tran" w:date="2012-12-06T02:41:00Z">
                                <w:r>
                                  <w:t>(4.</w:t>
                                </w:r>
                              </w:ins>
                              <w:ins w:id="8047" w:author="The Si Tran" w:date="2012-12-06T02:44:00Z">
                                <w:r>
                                  <w:t>6</w:t>
                                </w:r>
                              </w:ins>
                              <w:ins w:id="804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49" type="#_x0000_t202" style="position:absolute;left:0;text-align:left;margin-left:411.55pt;margin-top:34.95pt;width:41.85pt;height:28.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" fillcolor="white [3201]" stroked="f" strokeweight=".5pt">
                  <v:textbox>
                    <w:txbxContent>
                      <w:p w14:paraId="32F8946D" w14:textId="36939111" w:rsidR="009933FE" w:rsidRDefault="009933FE">
                        <w:pPr>
                          <w:pStyle w:val="EquationIndex"/>
                          <w:pPrChange w:id="8049" w:author="The Si Tran" w:date="2012-12-16T08:24:00Z">
                            <w:pPr/>
                          </w:pPrChange>
                        </w:pPr>
                        <w:ins w:id="8050" w:author="The Si Tran" w:date="2012-12-06T02:41:00Z">
                          <w:r>
                            <w:t>(4.</w:t>
                          </w:r>
                        </w:ins>
                        <w:ins w:id="8051" w:author="The Si Tran" w:date="2012-12-06T02:44:00Z">
                          <w:r>
                            <w:t>6</w:t>
                          </w:r>
                        </w:ins>
                        <w:ins w:id="8052" w:author="The Si Tran" w:date="2012-12-06T02:41:00Z">
                          <w:r>
                            <w:t>)</w:t>
                          </w:r>
                        </w:ins>
                      </w:p>
                    </w:txbxContent>
                  </v:textbox>
                  <w10:wrap type="tight"/>
                </v:shape>
              </w:pict>
            </mc:Fallback>
          </mc:AlternateContent>
        </w:r>
      </w:ins>
      <w:ins w:id="8053" w:author="The Si Tran" w:date="2012-12-14T05:38:00Z">
        <w:r w:rsidRPr="007C782C">
          <w:rPr>
            <w:noProof/>
            <w:rPrChange w:id="8054" w:author="Unknown">
              <w:rPr>
                <w:noProof/>
              </w:rPr>
            </w:rPrChange>
          </w:rPr>
          <mc:AlternateContent>
            <mc:Choice Requires="wps">
              <w:drawing>
                <wp:anchor distT="0" distB="0" distL="114300" distR="114300" simplePos="0" relativeHeight="251634688" behindDoc="1" locked="0" layoutInCell="1" allowOverlap="1" wp14:anchorId="318CF997" wp14:editId="1D065F32">
                  <wp:simplePos x="0" y="0"/>
                  <wp:positionH relativeFrom="column">
                    <wp:posOffset>5226685</wp:posOffset>
                  </wp:positionH>
                  <wp:positionV relativeFrom="paragraph">
                    <wp:posOffset>1053465</wp:posOffset>
                  </wp:positionV>
                  <wp:extent cx="531628" cy="361950"/>
                  <wp:effectExtent l="0" t="0" r="1905" b="0"/>
                  <wp:wrapTight wrapText="bothSides">
                    <wp:wrapPolygon edited="0">
                      <wp:start x="0" y="0"/>
                      <wp:lineTo x="0" y="20463"/>
                      <wp:lineTo x="20903" y="20463"/>
                      <wp:lineTo x="20903"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9933FE" w:rsidRDefault="009933FE">
                              <w:pPr>
                                <w:pStyle w:val="EquationIndex"/>
                                <w:pPrChange w:id="8055" w:author="The Si Tran" w:date="2012-12-16T08:25:00Z">
                                  <w:pPr/>
                                </w:pPrChange>
                              </w:pPr>
                              <w:ins w:id="8056" w:author="The Si Tran" w:date="2012-12-06T02:41:00Z">
                                <w:r>
                                  <w:t>(4.</w:t>
                                </w:r>
                              </w:ins>
                              <w:ins w:id="8057" w:author="The Si Tran" w:date="2012-12-06T02:44:00Z">
                                <w:r>
                                  <w:t>7</w:t>
                                </w:r>
                              </w:ins>
                              <w:ins w:id="805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50" type="#_x0000_t202" style="position:absolute;left:0;text-align:left;margin-left:411.55pt;margin-top:82.95pt;width:41.85pt;height:2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i0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" fillcolor="white [3201]" stroked="f" strokeweight=".5pt">
                  <v:textbox>
                    <w:txbxContent>
                      <w:p w14:paraId="3298C75B" w14:textId="35376E4E" w:rsidR="009933FE" w:rsidRDefault="009933FE">
                        <w:pPr>
                          <w:pStyle w:val="EquationIndex"/>
                          <w:pPrChange w:id="8059" w:author="The Si Tran" w:date="2012-12-16T08:25:00Z">
                            <w:pPr/>
                          </w:pPrChange>
                        </w:pPr>
                        <w:ins w:id="8060" w:author="The Si Tran" w:date="2012-12-06T02:41:00Z">
                          <w:r>
                            <w:t>(4.</w:t>
                          </w:r>
                        </w:ins>
                        <w:ins w:id="8061" w:author="The Si Tran" w:date="2012-12-06T02:44:00Z">
                          <w:r>
                            <w:t>7</w:t>
                          </w:r>
                        </w:ins>
                        <w:ins w:id="8062" w:author="The Si Tran" w:date="2012-12-06T02:41:00Z">
                          <w:r>
                            <w:t>)</w:t>
                          </w:r>
                        </w:ins>
                      </w:p>
                    </w:txbxContent>
                  </v:textbox>
                  <w10:wrap type="tight"/>
                </v:shape>
              </w:pict>
            </mc:Fallback>
          </mc:AlternateContent>
        </w:r>
      </w:ins>
      <w:ins w:id="8063" w:author="The Si Tran" w:date="2012-12-06T03:07:00Z">
        <w:r w:rsidR="00FA0144">
          <w:t>Với</w:t>
        </w:r>
      </w:ins>
    </w:p>
    <w:p w14:paraId="3738E7AD" w14:textId="229B1307" w:rsidR="00FA0144" w:rsidRPr="00032D83" w:rsidRDefault="00567862">
      <w:pPr>
        <w:pStyle w:val="Canhgiua"/>
        <w:rPr>
          <w:ins w:id="8064" w:author="The Si Tran" w:date="2012-12-06T03:04:00Z"/>
        </w:rPr>
        <w:pPrChange w:id="8065" w:author="The Si Tran" w:date="2012-12-15T08:05:00Z">
          <w:pPr>
            <w:spacing w:before="0"/>
            <w:ind w:firstLine="720"/>
          </w:pPr>
        </w:pPrChange>
      </w:pPr>
      <m:oMathPara>
        <m:oMathParaPr>
          <m:jc m:val="center"/>
        </m:oMathParaPr>
        <m:oMath>
          <m:f>
            <m:fPr>
              <m:ctrlPr>
                <w:ins w:id="8066" w:author="The Si Tran" w:date="2012-12-06T03:07:00Z">
                  <w:rPr>
                    <w:rFonts w:ascii="Cambria Math" w:hAnsi="Cambria Math"/>
                  </w:rPr>
                </w:ins>
              </m:ctrlPr>
            </m:fPr>
            <m:num>
              <w:ins w:id="8067" w:author="The Si Tran" w:date="2012-12-06T03:07:00Z">
                <m:r>
                  <w:rPr>
                    <w:rFonts w:ascii="Cambria Math" w:hAnsi="Cambria Math"/>
                  </w:rPr>
                  <m:t>∂</m:t>
                </m:r>
              </w:ins>
              <m:sSub>
                <m:sSubPr>
                  <m:ctrlPr>
                    <w:ins w:id="8068" w:author="The Si Tran" w:date="2012-12-06T03:07:00Z">
                      <w:rPr>
                        <w:rFonts w:ascii="Cambria Math" w:hAnsi="Cambria Math"/>
                      </w:rPr>
                    </w:ins>
                  </m:ctrlPr>
                </m:sSubPr>
                <m:e>
                  <w:ins w:id="8069" w:author="The Si Tran" w:date="2012-12-06T03:07:00Z">
                    <m:r>
                      <w:rPr>
                        <w:rFonts w:ascii="Cambria Math" w:hAnsi="Cambria Math"/>
                      </w:rPr>
                      <m:t>o</m:t>
                    </m:r>
                  </w:ins>
                </m:e>
                <m:sub>
                  <w:ins w:id="8070" w:author="The Si Tran" w:date="2012-12-06T03:07:00Z">
                    <m:r>
                      <w:rPr>
                        <w:rFonts w:ascii="Cambria Math" w:hAnsi="Cambria Math"/>
                      </w:rPr>
                      <m:t>i</m:t>
                    </m:r>
                  </w:ins>
                </m:sub>
              </m:sSub>
            </m:num>
            <m:den>
              <w:ins w:id="8071" w:author="The Si Tran" w:date="2012-12-06T03:07:00Z">
                <m:r>
                  <w:rPr>
                    <w:rFonts w:ascii="Cambria Math" w:hAnsi="Cambria Math"/>
                  </w:rPr>
                  <m:t>∂</m:t>
                </m:r>
              </w:ins>
              <m:sSub>
                <m:sSubPr>
                  <m:ctrlPr>
                    <w:ins w:id="8072" w:author="The Si Tran" w:date="2012-12-06T03:07:00Z">
                      <w:rPr>
                        <w:rFonts w:ascii="Cambria Math" w:hAnsi="Cambria Math"/>
                      </w:rPr>
                    </w:ins>
                  </m:ctrlPr>
                </m:sSubPr>
                <m:e>
                  <w:ins w:id="8073" w:author="The Si Tran" w:date="2012-12-06T03:07:00Z">
                    <m:r>
                      <w:rPr>
                        <w:rFonts w:ascii="Cambria Math" w:hAnsi="Cambria Math"/>
                      </w:rPr>
                      <m:t>w</m:t>
                    </m:r>
                  </w:ins>
                </m:e>
                <m:sub>
                  <w:ins w:id="8074" w:author="The Si Tran" w:date="2012-12-06T03:07:00Z">
                    <m:r>
                      <w:rPr>
                        <w:rFonts w:ascii="Cambria Math" w:hAnsi="Cambria Math"/>
                      </w:rPr>
                      <m:t>ij</m:t>
                    </m:r>
                  </w:ins>
                </m:sub>
              </m:sSub>
            </m:den>
          </m:f>
          <w:ins w:id="8075" w:author="The Si Tran" w:date="2012-12-06T03:07:00Z">
            <m:r>
              <m:rPr>
                <m:sty m:val="p"/>
              </m:rPr>
              <w:rPr>
                <w:rFonts w:ascii="Cambria Math" w:hAnsi="Cambria Math"/>
              </w:rPr>
              <m:t>=</m:t>
            </m:r>
          </w:ins>
          <m:f>
            <m:fPr>
              <m:ctrlPr>
                <w:ins w:id="8076" w:author="The Si Tran" w:date="2012-12-06T03:07:00Z">
                  <w:rPr>
                    <w:rFonts w:ascii="Cambria Math" w:hAnsi="Cambria Math"/>
                  </w:rPr>
                </w:ins>
              </m:ctrlPr>
            </m:fPr>
            <m:num>
              <w:ins w:id="8077" w:author="The Si Tran" w:date="2012-12-06T03:07:00Z">
                <m:r>
                  <w:rPr>
                    <w:rFonts w:ascii="Cambria Math" w:hAnsi="Cambria Math"/>
                  </w:rPr>
                  <m:t>∂</m:t>
                </m:r>
              </w:ins>
              <m:sSub>
                <m:sSubPr>
                  <m:ctrlPr>
                    <w:ins w:id="8078" w:author="The Si Tran" w:date="2012-12-06T03:07:00Z">
                      <w:rPr>
                        <w:rFonts w:ascii="Cambria Math" w:hAnsi="Cambria Math"/>
                      </w:rPr>
                    </w:ins>
                  </m:ctrlPr>
                </m:sSubPr>
                <m:e>
                  <w:ins w:id="8079" w:author="The Si Tran" w:date="2012-12-06T03:07:00Z">
                    <m:r>
                      <w:rPr>
                        <w:rFonts w:ascii="Cambria Math" w:hAnsi="Cambria Math"/>
                      </w:rPr>
                      <m:t>o</m:t>
                    </m:r>
                  </w:ins>
                </m:e>
                <m:sub>
                  <w:ins w:id="8080" w:author="The Si Tran" w:date="2012-12-06T03:07:00Z">
                    <m:r>
                      <w:rPr>
                        <w:rFonts w:ascii="Cambria Math" w:hAnsi="Cambria Math"/>
                      </w:rPr>
                      <m:t>i</m:t>
                    </m:r>
                  </w:ins>
                </m:sub>
              </m:sSub>
            </m:num>
            <m:den>
              <w:ins w:id="8081" w:author="The Si Tran" w:date="2012-12-06T03:07:00Z">
                <m:r>
                  <w:rPr>
                    <w:rFonts w:ascii="Cambria Math" w:hAnsi="Cambria Math"/>
                  </w:rPr>
                  <m:t>∂</m:t>
                </m:r>
              </w:ins>
              <m:sSub>
                <m:sSubPr>
                  <m:ctrlPr>
                    <w:ins w:id="8082" w:author="The Si Tran" w:date="2012-12-06T03:07:00Z">
                      <w:rPr>
                        <w:rFonts w:ascii="Cambria Math" w:hAnsi="Cambria Math"/>
                      </w:rPr>
                    </w:ins>
                  </m:ctrlPr>
                </m:sSubPr>
                <m:e>
                  <w:ins w:id="8083" w:author="The Si Tran" w:date="2012-12-06T03:07:00Z">
                    <m:r>
                      <w:rPr>
                        <w:rFonts w:ascii="Cambria Math" w:hAnsi="Cambria Math"/>
                      </w:rPr>
                      <m:t>net</m:t>
                    </m:r>
                  </w:ins>
                </m:e>
                <m:sub>
                  <w:ins w:id="8084" w:author="The Si Tran" w:date="2012-12-06T03:07:00Z">
                    <m:r>
                      <w:rPr>
                        <w:rFonts w:ascii="Cambria Math" w:hAnsi="Cambria Math"/>
                      </w:rPr>
                      <m:t>i</m:t>
                    </m:r>
                  </w:ins>
                </m:sub>
              </m:sSub>
            </m:den>
          </m:f>
          <m:f>
            <m:fPr>
              <m:ctrlPr>
                <w:ins w:id="8085" w:author="The Si Tran" w:date="2012-12-06T03:07:00Z">
                  <w:rPr>
                    <w:rFonts w:ascii="Cambria Math" w:hAnsi="Cambria Math"/>
                  </w:rPr>
                </w:ins>
              </m:ctrlPr>
            </m:fPr>
            <m:num>
              <w:ins w:id="8086" w:author="The Si Tran" w:date="2012-12-06T03:07:00Z">
                <m:r>
                  <w:rPr>
                    <w:rFonts w:ascii="Cambria Math" w:hAnsi="Cambria Math"/>
                  </w:rPr>
                  <m:t>∂</m:t>
                </m:r>
              </w:ins>
              <m:sSub>
                <m:sSubPr>
                  <m:ctrlPr>
                    <w:ins w:id="8087" w:author="The Si Tran" w:date="2012-12-06T03:07:00Z">
                      <w:rPr>
                        <w:rFonts w:ascii="Cambria Math" w:hAnsi="Cambria Math"/>
                      </w:rPr>
                    </w:ins>
                  </m:ctrlPr>
                </m:sSubPr>
                <m:e>
                  <w:ins w:id="8088" w:author="The Si Tran" w:date="2012-12-06T03:07:00Z">
                    <m:r>
                      <w:rPr>
                        <w:rFonts w:ascii="Cambria Math" w:hAnsi="Cambria Math"/>
                      </w:rPr>
                      <m:t>net</m:t>
                    </m:r>
                  </w:ins>
                </m:e>
                <m:sub>
                  <w:ins w:id="8089" w:author="The Si Tran" w:date="2012-12-06T03:07:00Z">
                    <m:r>
                      <w:rPr>
                        <w:rFonts w:ascii="Cambria Math" w:hAnsi="Cambria Math"/>
                      </w:rPr>
                      <m:t>i</m:t>
                    </m:r>
                  </w:ins>
                </m:sub>
              </m:sSub>
            </m:num>
            <m:den>
              <w:ins w:id="8090" w:author="The Si Tran" w:date="2012-12-06T03:07:00Z">
                <m:r>
                  <w:rPr>
                    <w:rFonts w:ascii="Cambria Math" w:hAnsi="Cambria Math"/>
                  </w:rPr>
                  <m:t>∂</m:t>
                </m:r>
              </w:ins>
              <m:sSub>
                <m:sSubPr>
                  <m:ctrlPr>
                    <w:ins w:id="8091" w:author="The Si Tran" w:date="2012-12-06T03:07:00Z">
                      <w:rPr>
                        <w:rFonts w:ascii="Cambria Math" w:hAnsi="Cambria Math"/>
                      </w:rPr>
                    </w:ins>
                  </m:ctrlPr>
                </m:sSubPr>
                <m:e>
                  <w:ins w:id="8092" w:author="The Si Tran" w:date="2012-12-06T03:07:00Z">
                    <m:r>
                      <w:rPr>
                        <w:rFonts w:ascii="Cambria Math" w:hAnsi="Cambria Math"/>
                      </w:rPr>
                      <m:t>w</m:t>
                    </m:r>
                  </w:ins>
                </m:e>
                <m:sub>
                  <w:ins w:id="8093" w:author="The Si Tran" w:date="2012-12-06T03:07:00Z">
                    <m:r>
                      <w:rPr>
                        <w:rFonts w:ascii="Cambria Math" w:hAnsi="Cambria Math"/>
                      </w:rPr>
                      <m:t>ij</m:t>
                    </m:r>
                  </w:ins>
                </m:sub>
              </m:sSub>
            </m:den>
          </m:f>
          <w:ins w:id="8094" w:author="The Si Tran" w:date="2012-12-06T03:07:00Z">
            <m:r>
              <m:rPr>
                <m:sty m:val="p"/>
              </m:rPr>
              <w:rPr>
                <w:rFonts w:ascii="Cambria Math" w:hAnsi="Cambria Math"/>
              </w:rPr>
              <m:t>=</m:t>
            </m:r>
          </w:ins>
          <m:sSup>
            <m:sSupPr>
              <m:ctrlPr>
                <w:ins w:id="8095" w:author="The Si Tran" w:date="2012-12-06T03:07:00Z">
                  <w:rPr>
                    <w:rFonts w:ascii="Cambria Math" w:hAnsi="Cambria Math"/>
                  </w:rPr>
                </w:ins>
              </m:ctrlPr>
            </m:sSupPr>
            <m:e>
              <w:ins w:id="8096" w:author="The Si Tran" w:date="2012-12-06T03:07:00Z">
                <m:r>
                  <w:rPr>
                    <w:rFonts w:ascii="Cambria Math" w:hAnsi="Cambria Math"/>
                  </w:rPr>
                  <m:t>f</m:t>
                </m:r>
              </w:ins>
            </m:e>
            <m:sup>
              <w:ins w:id="8097" w:author="The Si Tran" w:date="2012-12-06T03:07:00Z">
                <m:r>
                  <m:rPr>
                    <m:sty m:val="p"/>
                  </m:rPr>
                  <w:rPr>
                    <w:rFonts w:ascii="Cambria Math" w:hAnsi="Cambria Math"/>
                  </w:rPr>
                  <m:t>'</m:t>
                </m:r>
              </w:ins>
            </m:sup>
          </m:sSup>
          <m:d>
            <m:dPr>
              <m:ctrlPr>
                <w:ins w:id="8098" w:author="The Si Tran" w:date="2012-12-06T03:07:00Z">
                  <w:rPr>
                    <w:rFonts w:ascii="Cambria Math" w:hAnsi="Cambria Math"/>
                  </w:rPr>
                </w:ins>
              </m:ctrlPr>
            </m:dPr>
            <m:e>
              <m:sSub>
                <m:sSubPr>
                  <m:ctrlPr>
                    <w:ins w:id="8099" w:author="The Si Tran" w:date="2012-12-06T03:07:00Z">
                      <w:rPr>
                        <w:rFonts w:ascii="Cambria Math" w:hAnsi="Cambria Math"/>
                      </w:rPr>
                    </w:ins>
                  </m:ctrlPr>
                </m:sSubPr>
                <m:e>
                  <w:ins w:id="8100" w:author="The Si Tran" w:date="2012-12-06T03:07:00Z">
                    <m:r>
                      <w:rPr>
                        <w:rFonts w:ascii="Cambria Math" w:hAnsi="Cambria Math"/>
                      </w:rPr>
                      <m:t>net</m:t>
                    </m:r>
                  </w:ins>
                </m:e>
                <m:sub>
                  <w:ins w:id="8101" w:author="The Si Tran" w:date="2012-12-06T03:07:00Z">
                    <m:r>
                      <w:rPr>
                        <w:rFonts w:ascii="Cambria Math" w:hAnsi="Cambria Math"/>
                      </w:rPr>
                      <m:t>i</m:t>
                    </m:r>
                  </w:ins>
                </m:sub>
              </m:sSub>
            </m:e>
          </m:d>
          <m:sSub>
            <m:sSubPr>
              <m:ctrlPr>
                <w:ins w:id="8102" w:author="The Si Tran" w:date="2012-12-06T03:07:00Z">
                  <w:rPr>
                    <w:rFonts w:ascii="Cambria Math" w:hAnsi="Cambria Math"/>
                  </w:rPr>
                </w:ins>
              </m:ctrlPr>
            </m:sSubPr>
            <m:e>
              <w:ins w:id="8103" w:author="The Si Tran" w:date="2012-12-06T03:07:00Z">
                <m:r>
                  <w:rPr>
                    <w:rFonts w:ascii="Cambria Math" w:hAnsi="Cambria Math"/>
                  </w:rPr>
                  <m:t>o</m:t>
                </m:r>
              </w:ins>
            </m:e>
            <m:sub>
              <w:ins w:id="8104" w:author="The Si Tran" w:date="2012-12-06T03:07:00Z">
                <m:r>
                  <w:rPr>
                    <w:rFonts w:ascii="Cambria Math" w:hAnsi="Cambria Math"/>
                  </w:rPr>
                  <m:t>j</m:t>
                </m:r>
              </w:ins>
            </m:sub>
          </m:sSub>
          <w:ins w:id="8105" w:author="The Si Tran" w:date="2012-12-06T03:07:00Z">
            <m:r>
              <m:rPr>
                <m:sty m:val="p"/>
              </m:rPr>
              <w:rPr>
                <w:rFonts w:ascii="Cambria Math" w:hAnsi="Cambria Math"/>
              </w:rPr>
              <m:t xml:space="preserve"> </m:t>
            </m:r>
          </w:ins>
        </m:oMath>
      </m:oMathPara>
    </w:p>
    <w:p w14:paraId="6DCE81A7" w14:textId="56C52D35" w:rsidR="00FA0144" w:rsidRDefault="00567862">
      <w:pPr>
        <w:pStyle w:val="Canhgiua"/>
        <w:rPr>
          <w:ins w:id="8106" w:author="The Si Tran" w:date="2012-12-06T03:03:00Z"/>
        </w:rPr>
        <w:pPrChange w:id="8107" w:author="The Si Tran" w:date="2012-12-16T08:25:00Z">
          <w:pPr>
            <w:spacing w:before="0"/>
            <w:ind w:firstLine="720"/>
          </w:pPr>
        </w:pPrChange>
      </w:pPr>
      <m:oMathPara>
        <m:oMath>
          <m:sSub>
            <m:sSubPr>
              <m:ctrlPr>
                <w:ins w:id="8108" w:author="The Si Tran" w:date="2012-12-06T03:04:00Z">
                  <w:rPr>
                    <w:rFonts w:ascii="Cambria Math" w:hAnsi="Cambria Math"/>
                  </w:rPr>
                </w:ins>
              </m:ctrlPr>
            </m:sSubPr>
            <m:e>
              <w:ins w:id="8109" w:author="The Si Tran" w:date="2012-12-06T03:04:00Z">
                <m:r>
                  <w:rPr>
                    <w:rFonts w:ascii="Cambria Math" w:hAnsi="Cambria Math"/>
                  </w:rPr>
                  <m:t>net</m:t>
                </m:r>
              </w:ins>
            </m:e>
            <m:sub>
              <w:ins w:id="8110" w:author="The Si Tran" w:date="2012-12-06T03:04:00Z">
                <m:r>
                  <w:rPr>
                    <w:rFonts w:ascii="Cambria Math" w:hAnsi="Cambria Math"/>
                  </w:rPr>
                  <m:t>i</m:t>
                </m:r>
              </w:ins>
            </m:sub>
          </m:sSub>
          <w:ins w:id="8111" w:author="The Si Tran" w:date="2012-12-06T03:04:00Z">
            <m:r>
              <m:rPr>
                <m:sty m:val="p"/>
              </m:rPr>
              <w:rPr>
                <w:rFonts w:ascii="Cambria Math" w:hAnsi="Cambria Math"/>
              </w:rPr>
              <m:t>=</m:t>
            </m:r>
          </w:ins>
          <m:nary>
            <m:naryPr>
              <m:chr m:val="∑"/>
              <m:limLoc m:val="subSup"/>
              <m:supHide m:val="1"/>
              <m:ctrlPr>
                <w:ins w:id="8112" w:author="The Si Tran" w:date="2012-12-06T03:04:00Z">
                  <w:rPr>
                    <w:rFonts w:ascii="Cambria Math" w:hAnsi="Cambria Math"/>
                  </w:rPr>
                </w:ins>
              </m:ctrlPr>
            </m:naryPr>
            <m:sub>
              <w:ins w:id="8113"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8114" w:author="The Si Tran" w:date="2012-12-06T03:05:00Z">
                      <w:rPr>
                        <w:rFonts w:ascii="Cambria Math" w:hAnsi="Cambria Math"/>
                      </w:rPr>
                    </w:ins>
                  </m:ctrlPr>
                </m:sSubPr>
                <m:e>
                  <w:ins w:id="8115" w:author="The Si Tran" w:date="2012-12-06T03:05:00Z">
                    <m:r>
                      <w:rPr>
                        <w:rFonts w:ascii="Cambria Math" w:hAnsi="Cambria Math"/>
                      </w:rPr>
                      <m:t>s</m:t>
                    </m:r>
                  </w:ins>
                </m:e>
                <m:sub>
                  <w:ins w:id="8116" w:author="The Si Tran" w:date="2012-12-06T03:05:00Z">
                    <m:r>
                      <w:rPr>
                        <w:rFonts w:ascii="Cambria Math" w:hAnsi="Cambria Math"/>
                      </w:rPr>
                      <m:t>j</m:t>
                    </m:r>
                  </w:ins>
                </m:sub>
              </m:sSub>
              <m:sSub>
                <m:sSubPr>
                  <m:ctrlPr>
                    <w:ins w:id="8117" w:author="The Si Tran" w:date="2012-12-06T03:05:00Z">
                      <w:rPr>
                        <w:rFonts w:ascii="Cambria Math" w:hAnsi="Cambria Math"/>
                      </w:rPr>
                    </w:ins>
                  </m:ctrlPr>
                </m:sSubPr>
                <m:e>
                  <w:ins w:id="8118" w:author="The Si Tran" w:date="2012-12-06T03:05:00Z">
                    <m:r>
                      <w:rPr>
                        <w:rFonts w:ascii="Cambria Math" w:hAnsi="Cambria Math"/>
                      </w:rPr>
                      <m:t>w</m:t>
                    </m:r>
                  </w:ins>
                </m:e>
                <m:sub>
                  <w:ins w:id="8119" w:author="The Si Tran" w:date="2012-12-06T03:05:00Z">
                    <m:r>
                      <w:rPr>
                        <w:rFonts w:ascii="Cambria Math" w:hAnsi="Cambria Math"/>
                      </w:rPr>
                      <m:t>ij</m:t>
                    </m:r>
                  </w:ins>
                </m:sub>
              </m:sSub>
              <w:ins w:id="8120" w:author="The Si Tran" w:date="2012-12-06T03:05:00Z">
                <m:r>
                  <m:rPr>
                    <m:sty m:val="p"/>
                  </m:rPr>
                  <w:rPr>
                    <w:rFonts w:ascii="Cambria Math" w:hAnsi="Cambria Math"/>
                  </w:rPr>
                  <m:t>-</m:t>
                </m:r>
              </w:ins>
              <m:sSub>
                <m:sSubPr>
                  <m:ctrlPr>
                    <w:ins w:id="8121" w:author="The Si Tran" w:date="2012-12-06T03:05:00Z">
                      <w:rPr>
                        <w:rFonts w:ascii="Cambria Math" w:hAnsi="Cambria Math"/>
                      </w:rPr>
                    </w:ins>
                  </m:ctrlPr>
                </m:sSubPr>
                <m:e>
                  <w:ins w:id="8122" w:author="The Si Tran" w:date="2012-12-06T03:05:00Z">
                    <m:r>
                      <w:rPr>
                        <w:rFonts w:ascii="Cambria Math" w:hAnsi="Cambria Math"/>
                      </w:rPr>
                      <m:t>θ</m:t>
                    </m:r>
                  </w:ins>
                </m:e>
                <m:sub>
                  <w:ins w:id="8123" w:author="The Si Tran" w:date="2012-12-06T03:05:00Z">
                    <m:r>
                      <w:rPr>
                        <w:rFonts w:ascii="Cambria Math" w:hAnsi="Cambria Math"/>
                      </w:rPr>
                      <m:t>i</m:t>
                    </m:r>
                  </w:ins>
                </m:sub>
              </m:sSub>
              <w:ins w:id="8124"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8125" w:author="The Si Tran" w:date="2012-12-06T03:04:00Z"/>
        </w:rPr>
        <w:pPrChange w:id="8126" w:author="The Si Tran" w:date="2012-12-16T08:25:00Z">
          <w:pPr>
            <w:spacing w:before="0"/>
            <w:ind w:firstLine="720"/>
          </w:pPr>
        </w:pPrChange>
      </w:pPr>
      <w:del w:id="8127" w:author="The Si Tran" w:date="2012-12-06T03:01:00Z">
        <w:r w:rsidRPr="00AF1345" w:rsidDel="00783376">
          <w:object w:dxaOrig="2160" w:dyaOrig="700" w14:anchorId="117E428C">
            <v:shape id="_x0000_i1116" type="#_x0000_t75" style="width:2in;height:51pt" o:ole="">
              <v:imagedata r:id="rId238" o:title=""/>
            </v:shape>
            <o:OLEObject Type="Embed" ProgID="Equation.DSMT4" ShapeID="_x0000_i1116" DrawAspect="Content" ObjectID="_1417583539" r:id="rId239"/>
          </w:object>
        </w:r>
      </w:del>
    </w:p>
    <w:p w14:paraId="08D54D3E" w14:textId="77777777" w:rsidR="0088753F" w:rsidRPr="0049233F" w:rsidDel="00FA0144" w:rsidRDefault="0088753F">
      <w:pPr>
        <w:rPr>
          <w:del w:id="8128" w:author="The Si Tran" w:date="2012-12-06T03:08:00Z"/>
        </w:rPr>
        <w:pPrChange w:id="8129" w:author="The Si Tran" w:date="2012-12-16T08:25:00Z">
          <w:pPr>
            <w:spacing w:before="0"/>
            <w:ind w:firstLine="720"/>
          </w:pPr>
        </w:pPrChange>
      </w:pPr>
      <w:del w:id="8130" w:author="The Si Tran" w:date="2012-12-06T03:08:00Z">
        <w:r w:rsidRPr="0049233F" w:rsidDel="00FA0144">
          <w:delText xml:space="preserve">với  </w:delText>
        </w:r>
      </w:del>
      <w:del w:id="8131" w:author="The Si Tran" w:date="2012-12-06T03:06:00Z">
        <w:r w:rsidRPr="00AF1345" w:rsidDel="00FA0144">
          <w:object w:dxaOrig="3700" w:dyaOrig="700" w14:anchorId="33CBC123">
            <v:shape id="_x0000_i1117" type="#_x0000_t75" style="width:237pt;height:51pt" o:ole="">
              <v:imagedata r:id="rId240" o:title=""/>
            </v:shape>
            <o:OLEObject Type="Embed" ProgID="Equation.DSMT4" ShapeID="_x0000_i1117" DrawAspect="Content" ObjectID="_1417583540" r:id="rId241"/>
          </w:object>
        </w:r>
      </w:del>
    </w:p>
    <w:p w14:paraId="7A00F220" w14:textId="77777777" w:rsidR="0088753F" w:rsidRPr="0049233F" w:rsidDel="00FA0144" w:rsidRDefault="0088753F">
      <w:pPr>
        <w:rPr>
          <w:del w:id="8132" w:author="The Si Tran" w:date="2012-12-06T03:08:00Z"/>
        </w:rPr>
        <w:pPrChange w:id="8133" w:author="The Si Tran" w:date="2012-12-16T08:25:00Z">
          <w:pPr>
            <w:spacing w:before="0"/>
            <w:ind w:firstLine="720"/>
          </w:pPr>
        </w:pPrChange>
      </w:pPr>
      <w:del w:id="8134" w:author="The Si Tran" w:date="2012-12-06T03:08:00Z">
        <w:r w:rsidRPr="0049233F" w:rsidDel="00FA0144">
          <w:delText xml:space="preserve">       </w:delText>
        </w:r>
        <w:r w:rsidRPr="00AF1345" w:rsidDel="00FA0144">
          <w:rPr>
            <w:position w:val="-30"/>
          </w:rPr>
          <w:object w:dxaOrig="2860" w:dyaOrig="560" w14:anchorId="2ABD321C">
            <v:shape id="_x0000_i1118" type="#_x0000_t75" style="width:172.5pt;height:36pt" o:ole="">
              <v:imagedata r:id="rId242" o:title=""/>
            </v:shape>
            <o:OLEObject Type="Embed" ProgID="Equation.DSMT4" ShapeID="_x0000_i1118" DrawAspect="Content" ObjectID="_1417583541" r:id="rId243"/>
          </w:object>
        </w:r>
      </w:del>
    </w:p>
    <w:p w14:paraId="1155B515" w14:textId="77777777" w:rsidR="0088753F" w:rsidRPr="0049233F" w:rsidRDefault="0088753F">
      <w:pPr>
        <w:pPrChange w:id="8135" w:author="The Si Tran" w:date="2012-12-16T08:25:00Z">
          <w:pPr>
            <w:spacing w:before="0"/>
          </w:pPr>
        </w:pPrChange>
      </w:pPr>
      <w:r w:rsidRPr="0049233F">
        <w:t>Ở đây:</w:t>
      </w:r>
    </w:p>
    <w:p w14:paraId="2010990F" w14:textId="77777777" w:rsidR="0088753F" w:rsidRPr="0049233F" w:rsidRDefault="00567862">
      <w:pPr>
        <w:pStyle w:val="BuletL2"/>
        <w:pPrChange w:id="8136" w:author="The Si Tran" w:date="2012-12-14T05:39:00Z">
          <w:pPr>
            <w:numPr>
              <w:numId w:val="9"/>
            </w:numPr>
            <w:spacing w:before="0"/>
            <w:ind w:left="2160" w:hanging="360"/>
          </w:pPr>
        </w:pPrChange>
      </w:pPr>
      <m:oMath>
        <m:sSub>
          <m:sSubPr>
            <m:ctrlPr>
              <w:ins w:id="8137" w:author="The Si Tran" w:date="2012-12-06T03:08:00Z">
                <w:rPr>
                  <w:rFonts w:ascii="Cambria Math" w:hAnsi="Cambria Math"/>
                  <w:i/>
                </w:rPr>
              </w:ins>
            </m:ctrlPr>
          </m:sSubPr>
          <m:e>
            <w:ins w:id="8138" w:author="The Si Tran" w:date="2012-12-06T03:08:00Z">
              <m:r>
                <w:rPr>
                  <w:rFonts w:ascii="Cambria Math" w:hAnsi="Cambria Math"/>
                </w:rPr>
                <m:t>w</m:t>
              </m:r>
            </w:ins>
          </m:e>
          <m:sub>
            <w:ins w:id="8139" w:author="The Si Tran" w:date="2012-12-06T03:08:00Z">
              <m:r>
                <w:rPr>
                  <w:rFonts w:ascii="Cambria Math" w:hAnsi="Cambria Math"/>
                </w:rPr>
                <m:t>ij</m:t>
              </m:r>
            </w:ins>
          </m:sub>
        </m:sSub>
      </m:oMath>
      <w:del w:id="8140" w:author="The Si Tran" w:date="2012-12-06T03:08:00Z">
        <w:r w:rsidR="0088753F" w:rsidRPr="0049233F" w:rsidDel="00FA0144">
          <w:rPr>
            <w:i/>
          </w:rPr>
          <w:delText>w</w:delText>
        </w:r>
        <w:r w:rsidR="0088753F" w:rsidRPr="0049233F" w:rsidDel="00FA0144">
          <w:rPr>
            <w:i/>
            <w:vertAlign w:val="subscript"/>
          </w:rPr>
          <w:delText>ij</w:delText>
        </w:r>
      </w:del>
      <w:r w:rsidR="0088753F" w:rsidRPr="0049233F">
        <w:t xml:space="preserve"> là trọng số của cạnh nối đơn vị </w:t>
      </w:r>
      <w:r w:rsidR="0088753F" w:rsidRPr="0049233F">
        <w:rPr>
          <w:i/>
        </w:rPr>
        <w:t>j</w:t>
      </w:r>
      <w:r w:rsidR="0088753F" w:rsidRPr="0049233F">
        <w:t xml:space="preserve"> đến đơn vị </w:t>
      </w:r>
      <w:r w:rsidR="0088753F" w:rsidRPr="0049233F">
        <w:rPr>
          <w:i/>
        </w:rPr>
        <w:t>i</w:t>
      </w:r>
      <w:r w:rsidR="0088753F" w:rsidRPr="0049233F">
        <w:t xml:space="preserve"> </w:t>
      </w:r>
    </w:p>
    <w:p w14:paraId="37CC914B" w14:textId="77777777" w:rsidR="0088753F" w:rsidRPr="0049233F" w:rsidRDefault="00567862">
      <w:pPr>
        <w:pStyle w:val="BuletL2"/>
        <w:pPrChange w:id="8141" w:author="The Si Tran" w:date="2012-12-14T05:39:00Z">
          <w:pPr>
            <w:numPr>
              <w:numId w:val="9"/>
            </w:numPr>
            <w:spacing w:before="0"/>
            <w:ind w:left="2160" w:hanging="360"/>
          </w:pPr>
        </w:pPrChange>
      </w:pPr>
      <m:oMath>
        <m:sSub>
          <m:sSubPr>
            <m:ctrlPr>
              <w:ins w:id="8142" w:author="The Si Tran" w:date="2012-12-06T03:09:00Z">
                <w:rPr>
                  <w:rFonts w:ascii="Cambria Math" w:hAnsi="Cambria Math"/>
                  <w:i/>
                </w:rPr>
              </w:ins>
            </m:ctrlPr>
          </m:sSubPr>
          <m:e>
            <w:ins w:id="8143" w:author="The Si Tran" w:date="2012-12-06T03:09:00Z">
              <m:r>
                <w:rPr>
                  <w:rFonts w:ascii="Cambria Math" w:hAnsi="Cambria Math"/>
                </w:rPr>
                <m:t>o</m:t>
              </m:r>
            </w:ins>
          </m:e>
          <m:sub>
            <w:ins w:id="8144" w:author="The Si Tran" w:date="2012-12-06T03:09:00Z">
              <m:r>
                <w:rPr>
                  <w:rFonts w:ascii="Cambria Math" w:hAnsi="Cambria Math"/>
                </w:rPr>
                <m:t>j</m:t>
              </m:r>
            </w:ins>
          </m:sub>
        </m:sSub>
      </m:oMath>
      <w:ins w:id="8145" w:author="The Si Tran" w:date="2012-12-06T03:09:00Z">
        <w:r w:rsidR="00FA0144">
          <w:rPr>
            <w:i/>
          </w:rPr>
          <w:t xml:space="preserve"> </w:t>
        </w:r>
      </w:ins>
      <w:del w:id="8146" w:author="The Si Tran" w:date="2012-12-06T03:09:00Z">
        <w:r w:rsidR="0088753F" w:rsidRPr="0049233F" w:rsidDel="00FA0144">
          <w:rPr>
            <w:i/>
          </w:rPr>
          <w:delText>o</w:delText>
        </w:r>
        <w:r w:rsidR="0088753F" w:rsidRPr="0049233F" w:rsidDel="00FA0144">
          <w:rPr>
            <w:i/>
            <w:vertAlign w:val="subscript"/>
          </w:rPr>
          <w:delText>j</w:delText>
        </w:r>
        <w:r w:rsidR="0088753F" w:rsidRPr="0049233F" w:rsidDel="00FA0144">
          <w:delText xml:space="preserve"> </w:delText>
        </w:r>
      </w:del>
      <w:r w:rsidR="0088753F" w:rsidRPr="0049233F">
        <w:t xml:space="preserve">là kết quả xuất của đơn vị </w:t>
      </w:r>
      <w:r w:rsidR="0088753F" w:rsidRPr="0049233F">
        <w:rPr>
          <w:i/>
        </w:rPr>
        <w:t>j</w:t>
      </w:r>
      <w:r w:rsidR="0088753F" w:rsidRPr="0049233F">
        <w:t xml:space="preserve"> </w:t>
      </w:r>
    </w:p>
    <w:p w14:paraId="3DEEB09B" w14:textId="77777777" w:rsidR="0088753F" w:rsidRPr="0049233F" w:rsidRDefault="00FA0144">
      <w:pPr>
        <w:pStyle w:val="BuletL2"/>
        <w:pPrChange w:id="8147" w:author="The Si Tran" w:date="2012-12-14T05:39:00Z">
          <w:pPr>
            <w:numPr>
              <w:numId w:val="9"/>
            </w:numPr>
            <w:spacing w:before="0"/>
            <w:ind w:left="2160" w:hanging="360"/>
          </w:pPr>
        </w:pPrChange>
      </w:pPr>
      <w:ins w:id="8148" w:author="The Si Tran" w:date="2012-12-06T03:09:00Z">
        <m:oMath>
          <m:r>
            <w:rPr>
              <w:rFonts w:ascii="Cambria Math" w:hAnsi="Cambria Math"/>
            </w:rPr>
            <m:t>f()</m:t>
          </m:r>
        </m:oMath>
        <w:r w:rsidR="001164BE">
          <w:rPr>
            <w:i/>
          </w:rPr>
          <w:t xml:space="preserve"> </w:t>
        </w:r>
      </w:ins>
      <w:del w:id="8149" w:author="The Si Tran" w:date="2012-12-06T03:09:00Z">
        <w:r w:rsidR="0088753F" w:rsidRPr="0049233F" w:rsidDel="00FA0144">
          <w:rPr>
            <w:i/>
          </w:rPr>
          <w:delText>f()</w:delText>
        </w:r>
        <w:r w:rsidR="0088753F" w:rsidRPr="0049233F" w:rsidDel="00FA0144">
          <w:delText xml:space="preserve"> </w:delText>
        </w:r>
      </w:del>
      <w:r w:rsidR="0088753F" w:rsidRPr="0049233F">
        <w:t>là hàm kích hoạt của các đơn vị</w:t>
      </w:r>
    </w:p>
    <w:p w14:paraId="08F9F34B" w14:textId="77777777" w:rsidR="0088753F" w:rsidRPr="0049233F" w:rsidRDefault="001164BE">
      <w:pPr>
        <w:pStyle w:val="BuletL2"/>
        <w:pPrChange w:id="8150" w:author="The Si Tran" w:date="2012-12-14T05:39:00Z">
          <w:pPr>
            <w:numPr>
              <w:numId w:val="9"/>
            </w:numPr>
            <w:spacing w:before="0"/>
            <w:ind w:left="2160" w:hanging="360"/>
          </w:pPr>
        </w:pPrChange>
      </w:pPr>
      <w:ins w:id="8151" w:author="The Si Tran" w:date="2012-12-06T03:09:00Z">
        <m:oMath>
          <m:r>
            <w:rPr>
              <w:rFonts w:ascii="Cambria Math" w:hAnsi="Cambria Math"/>
            </w:rPr>
            <m:t>pred</m:t>
          </m:r>
        </m:oMath>
      </w:ins>
      <w:ins w:id="8152" w:author="The Si Tran" w:date="2012-12-06T03:10:00Z">
        <m:oMath>
          <m:r>
            <w:rPr>
              <w:rFonts w:ascii="Cambria Math" w:hAnsi="Cambria Math"/>
            </w:rPr>
            <m:t>(i)</m:t>
          </m:r>
        </m:oMath>
      </w:ins>
      <w:del w:id="8153" w:author="The Si Tran" w:date="2012-12-06T03:09:00Z">
        <w:r w:rsidR="0088753F" w:rsidRPr="0049233F" w:rsidDel="001164BE">
          <w:rPr>
            <w:i/>
          </w:rPr>
          <w:delText>pred(i)</w:delText>
        </w:r>
      </w:del>
      <w:r w:rsidR="0088753F" w:rsidRPr="0049233F">
        <w:t xml:space="preserve"> là các đơn vị đứng trước đơn vị </w:t>
      </w:r>
      <w:r w:rsidR="0088753F" w:rsidRPr="0049233F">
        <w:rPr>
          <w:i/>
        </w:rPr>
        <w:t>i</w:t>
      </w:r>
      <w:r w:rsidR="0088753F" w:rsidRPr="0049233F">
        <w:t xml:space="preserve"> trong mạng</w:t>
      </w:r>
    </w:p>
    <w:p w14:paraId="77F73492" w14:textId="77777777" w:rsidR="0088753F" w:rsidRPr="0049233F" w:rsidRDefault="0088753F">
      <w:pPr>
        <w:pPrChange w:id="8154" w:author="The Si Tran" w:date="2012-12-16T08:25:00Z">
          <w:pPr>
            <w:spacing w:before="0"/>
            <w:ind w:firstLine="720"/>
          </w:pPr>
        </w:pPrChange>
      </w:pPr>
      <w:r w:rsidRPr="0049233F">
        <w:t xml:space="preserve">Giá trị </w:t>
      </w:r>
      <w:del w:id="8155" w:author="The Si Tran" w:date="2012-12-06T03:10:00Z">
        <w:r w:rsidRPr="0049233F" w:rsidDel="00EF4DD4">
          <w:rPr>
            <w:position w:val="-30"/>
            <w:rPrChange w:id="8156" w:author="The Si Tran" w:date="2012-12-05T23:02:00Z">
              <w:rPr>
                <w:position w:val="-30"/>
              </w:rPr>
            </w:rPrChange>
          </w:rPr>
          <w:object w:dxaOrig="400" w:dyaOrig="680" w14:anchorId="37382035">
            <v:shape id="_x0000_i1119" type="#_x0000_t75" style="width:22.5pt;height:43.5pt" o:ole="">
              <v:imagedata r:id="rId244" o:title=""/>
            </v:shape>
            <o:OLEObject Type="Embed" ProgID="Equation.DSMT4" ShapeID="_x0000_i1119" DrawAspect="Content" ObjectID="_1417583542" r:id="rId245"/>
          </w:object>
        </w:r>
      </w:del>
      <m:oMath>
        <m:f>
          <m:fPr>
            <m:ctrlPr>
              <w:ins w:id="8157" w:author="The Si Tran" w:date="2012-12-06T03:10:00Z">
                <w:rPr>
                  <w:rFonts w:ascii="Cambria Math" w:hAnsi="Cambria Math"/>
                  <w:i/>
                  <w:sz w:val="30"/>
                  <w:szCs w:val="30"/>
                </w:rPr>
              </w:ins>
            </m:ctrlPr>
          </m:fPr>
          <m:num>
            <w:ins w:id="8158" w:author="The Si Tran" w:date="2012-12-06T03:10:00Z">
              <m:r>
                <w:rPr>
                  <w:rFonts w:ascii="Cambria Math" w:hAnsi="Cambria Math"/>
                  <w:sz w:val="30"/>
                  <w:szCs w:val="30"/>
                  <w:rPrChange w:id="8159" w:author="The Si Tran" w:date="2012-12-06T03:10:00Z">
                    <w:rPr>
                      <w:rFonts w:ascii="Cambria Math" w:hAnsi="Cambria Math"/>
                      <w:szCs w:val="26"/>
                    </w:rPr>
                  </w:rPrChange>
                </w:rPr>
                <m:t>∂E</m:t>
              </m:r>
            </w:ins>
          </m:num>
          <m:den>
            <w:ins w:id="8160" w:author="The Si Tran" w:date="2012-12-06T03:10:00Z">
              <m:r>
                <w:rPr>
                  <w:rFonts w:ascii="Cambria Math" w:hAnsi="Cambria Math"/>
                  <w:sz w:val="30"/>
                  <w:szCs w:val="30"/>
                  <w:rPrChange w:id="8161" w:author="The Si Tran" w:date="2012-12-06T03:10:00Z">
                    <w:rPr>
                      <w:rFonts w:ascii="Cambria Math" w:hAnsi="Cambria Math"/>
                      <w:szCs w:val="26"/>
                    </w:rPr>
                  </w:rPrChange>
                </w:rPr>
                <m:t>∂</m:t>
              </m:r>
            </w:ins>
            <m:sSub>
              <m:sSubPr>
                <m:ctrlPr>
                  <w:ins w:id="8162" w:author="The Si Tran" w:date="2012-12-06T03:10:00Z">
                    <w:rPr>
                      <w:rFonts w:ascii="Cambria Math" w:hAnsi="Cambria Math"/>
                      <w:i/>
                      <w:sz w:val="30"/>
                      <w:szCs w:val="30"/>
                    </w:rPr>
                  </w:ins>
                </m:ctrlPr>
              </m:sSubPr>
              <m:e>
                <w:ins w:id="8163" w:author="The Si Tran" w:date="2012-12-06T03:10:00Z">
                  <m:r>
                    <w:rPr>
                      <w:rFonts w:ascii="Cambria Math" w:hAnsi="Cambria Math"/>
                      <w:sz w:val="30"/>
                      <w:szCs w:val="30"/>
                      <w:rPrChange w:id="8164" w:author="The Si Tran" w:date="2012-12-06T03:10:00Z">
                        <w:rPr>
                          <w:rFonts w:ascii="Cambria Math" w:hAnsi="Cambria Math"/>
                          <w:szCs w:val="26"/>
                        </w:rPr>
                      </w:rPrChange>
                    </w:rPr>
                    <m:t>o</m:t>
                  </m:r>
                </w:ins>
              </m:e>
              <m:sub>
                <w:ins w:id="8165" w:author="The Si Tran" w:date="2012-12-06T03:10:00Z">
                  <m:r>
                    <w:rPr>
                      <w:rFonts w:ascii="Cambria Math" w:hAnsi="Cambria Math"/>
                      <w:sz w:val="30"/>
                      <w:szCs w:val="30"/>
                      <w:rPrChange w:id="8166" w:author="The Si Tran" w:date="2012-12-06T03:10:00Z">
                        <w:rPr>
                          <w:rFonts w:ascii="Cambria Math" w:hAnsi="Cambria Math"/>
                          <w:szCs w:val="26"/>
                        </w:rPr>
                      </w:rPrChange>
                    </w:rPr>
                    <m:t>i</m:t>
                  </m:r>
                </w:ins>
              </m:sub>
            </m:sSub>
          </m:den>
        </m:f>
      </m:oMath>
      <w:ins w:id="8167" w:author="The Si Tran" w:date="2012-12-06T03:10:00Z">
        <w:r w:rsidR="00EF4DD4">
          <w:t xml:space="preserve"> </w:t>
        </w:r>
      </w:ins>
      <w:r w:rsidRPr="0049233F">
        <w:t xml:space="preserve">được tính </w:t>
      </w:r>
      <w:proofErr w:type="gramStart"/>
      <w:r w:rsidRPr="0049233F">
        <w:t>theo</w:t>
      </w:r>
      <w:proofErr w:type="gramEnd"/>
      <w:r w:rsidRPr="0049233F">
        <w:t xml:space="preserve"> hai trường hợp tùy theo đơn vị </w:t>
      </w:r>
      <w:r w:rsidRPr="0049233F">
        <w:rPr>
          <w:i/>
        </w:rPr>
        <w:t>i</w:t>
      </w:r>
      <w:r w:rsidRPr="0049233F">
        <w:t xml:space="preserve"> là đơn vị ở tầng xuất hay tầng ẩn:</w:t>
      </w:r>
    </w:p>
    <w:p w14:paraId="61A8CB4F" w14:textId="77777777" w:rsidR="0088753F" w:rsidRDefault="0088753F">
      <w:pPr>
        <w:pStyle w:val="BuletL1"/>
        <w:rPr>
          <w:ins w:id="8168" w:author="The Si Tran" w:date="2012-12-06T03:10:00Z"/>
        </w:rPr>
        <w:pPrChange w:id="8169" w:author="The Si Tran" w:date="2012-12-16T17:30: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567862">
      <w:pPr>
        <w:pStyle w:val="EquationIndex"/>
        <w:pPrChange w:id="8170" w:author="The Si Tran" w:date="2012-12-15T08:05:00Z">
          <w:pPr>
            <w:pStyle w:val="ListParagraph"/>
            <w:numPr>
              <w:numId w:val="4"/>
            </w:numPr>
            <w:spacing w:after="0" w:line="360" w:lineRule="auto"/>
            <w:ind w:left="0" w:hanging="360"/>
          </w:pPr>
        </w:pPrChange>
      </w:pPr>
      <m:oMathPara>
        <m:oMath>
          <m:f>
            <m:fPr>
              <m:ctrlPr>
                <w:ins w:id="8171" w:author="The Si Tran" w:date="2012-12-06T03:11:00Z">
                  <w:rPr>
                    <w:rFonts w:ascii="Cambria Math" w:hAnsi="Cambria Math"/>
                  </w:rPr>
                </w:ins>
              </m:ctrlPr>
            </m:fPr>
            <m:num>
              <w:ins w:id="8172" w:author="The Si Tran" w:date="2012-12-06T03:11:00Z">
                <m:r>
                  <w:rPr>
                    <w:rFonts w:ascii="Cambria Math" w:hAnsi="Cambria Math"/>
                  </w:rPr>
                  <m:t>∂E</m:t>
                </m:r>
              </w:ins>
            </m:num>
            <m:den>
              <w:ins w:id="8173" w:author="The Si Tran" w:date="2012-12-06T03:11:00Z">
                <m:r>
                  <w:rPr>
                    <w:rFonts w:ascii="Cambria Math" w:hAnsi="Cambria Math"/>
                  </w:rPr>
                  <m:t>∂</m:t>
                </m:r>
              </w:ins>
              <m:sSub>
                <m:sSubPr>
                  <m:ctrlPr>
                    <w:ins w:id="8174" w:author="The Si Tran" w:date="2012-12-06T03:11:00Z">
                      <w:rPr>
                        <w:rFonts w:ascii="Cambria Math" w:hAnsi="Cambria Math"/>
                      </w:rPr>
                    </w:ins>
                  </m:ctrlPr>
                </m:sSubPr>
                <m:e>
                  <w:ins w:id="8175" w:author="The Si Tran" w:date="2012-12-06T03:11:00Z">
                    <m:r>
                      <w:rPr>
                        <w:rFonts w:ascii="Cambria Math" w:hAnsi="Cambria Math"/>
                      </w:rPr>
                      <m:t>o</m:t>
                    </m:r>
                  </w:ins>
                </m:e>
                <m:sub>
                  <w:ins w:id="8176" w:author="The Si Tran" w:date="2012-12-06T03:11:00Z">
                    <m:r>
                      <w:rPr>
                        <w:rFonts w:ascii="Cambria Math" w:hAnsi="Cambria Math"/>
                      </w:rPr>
                      <m:t>i</m:t>
                    </m:r>
                  </w:ins>
                </m:sub>
              </m:sSub>
            </m:den>
          </m:f>
          <w:ins w:id="8177" w:author="The Si Tran" w:date="2012-12-06T03:11:00Z">
            <m:r>
              <m:rPr>
                <m:sty m:val="p"/>
              </m:rPr>
              <w:rPr>
                <w:rFonts w:ascii="Cambria Math" w:hAnsi="Cambria Math"/>
              </w:rPr>
              <m:t>=</m:t>
            </m:r>
          </w:ins>
          <m:f>
            <m:fPr>
              <m:ctrlPr>
                <w:ins w:id="8178" w:author="The Si Tran" w:date="2012-12-06T03:11:00Z">
                  <w:rPr>
                    <w:rFonts w:ascii="Cambria Math" w:hAnsi="Cambria Math"/>
                  </w:rPr>
                </w:ins>
              </m:ctrlPr>
            </m:fPr>
            <m:num>
              <w:ins w:id="8179" w:author="The Si Tran" w:date="2012-12-06T03:11:00Z">
                <m:r>
                  <w:rPr>
                    <w:rFonts w:ascii="Cambria Math" w:hAnsi="Cambria Math"/>
                  </w:rPr>
                  <m:t>∂</m:t>
                </m:r>
              </w:ins>
            </m:num>
            <m:den>
              <w:ins w:id="8180" w:author="The Si Tran" w:date="2012-12-06T03:11:00Z">
                <m:r>
                  <w:rPr>
                    <w:rFonts w:ascii="Cambria Math" w:hAnsi="Cambria Math"/>
                  </w:rPr>
                  <m:t>∂</m:t>
                </m:r>
              </w:ins>
              <m:sSub>
                <m:sSubPr>
                  <m:ctrlPr>
                    <w:ins w:id="8181" w:author="The Si Tran" w:date="2012-12-06T03:11:00Z">
                      <w:rPr>
                        <w:rFonts w:ascii="Cambria Math" w:hAnsi="Cambria Math"/>
                      </w:rPr>
                    </w:ins>
                  </m:ctrlPr>
                </m:sSubPr>
                <m:e>
                  <w:ins w:id="8182" w:author="The Si Tran" w:date="2012-12-06T03:11:00Z">
                    <m:r>
                      <w:rPr>
                        <w:rFonts w:ascii="Cambria Math" w:hAnsi="Cambria Math"/>
                      </w:rPr>
                      <m:t>o</m:t>
                    </m:r>
                  </w:ins>
                </m:e>
                <m:sub>
                  <w:ins w:id="8183" w:author="The Si Tran" w:date="2012-12-06T03:11:00Z">
                    <m:r>
                      <w:rPr>
                        <w:rFonts w:ascii="Cambria Math" w:hAnsi="Cambria Math"/>
                      </w:rPr>
                      <m:t>i</m:t>
                    </m:r>
                  </w:ins>
                </m:sub>
              </m:sSub>
            </m:den>
          </m:f>
          <m:f>
            <m:fPr>
              <m:ctrlPr>
                <w:ins w:id="8184" w:author="The Si Tran" w:date="2012-12-06T03:11:00Z">
                  <w:rPr>
                    <w:rFonts w:ascii="Cambria Math" w:hAnsi="Cambria Math"/>
                  </w:rPr>
                </w:ins>
              </m:ctrlPr>
            </m:fPr>
            <m:num>
              <w:ins w:id="8185" w:author="The Si Tran" w:date="2012-12-06T03:11:00Z">
                <m:r>
                  <m:rPr>
                    <m:sty m:val="p"/>
                  </m:rPr>
                  <w:rPr>
                    <w:rFonts w:ascii="Cambria Math" w:hAnsi="Cambria Math"/>
                  </w:rPr>
                  <m:t>1</m:t>
                </m:r>
              </w:ins>
            </m:num>
            <m:den>
              <w:ins w:id="8186" w:author="The Si Tran" w:date="2012-12-06T03:11:00Z">
                <m:r>
                  <m:rPr>
                    <m:sty m:val="p"/>
                  </m:rPr>
                  <w:rPr>
                    <w:rFonts w:ascii="Cambria Math" w:hAnsi="Cambria Math"/>
                  </w:rPr>
                  <m:t>2</m:t>
                </m:r>
              </w:ins>
            </m:den>
          </m:f>
          <m:nary>
            <m:naryPr>
              <m:chr m:val="∑"/>
              <m:limLoc m:val="subSup"/>
              <m:supHide m:val="1"/>
              <m:ctrlPr>
                <w:ins w:id="8187" w:author="The Si Tran" w:date="2012-12-06T03:11:00Z">
                  <w:rPr>
                    <w:rFonts w:ascii="Cambria Math" w:hAnsi="Cambria Math"/>
                  </w:rPr>
                </w:ins>
              </m:ctrlPr>
            </m:naryPr>
            <m:sub>
              <w:ins w:id="8188"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8189" w:author="The Si Tran" w:date="2012-12-06T03:11:00Z">
                      <w:rPr>
                        <w:rFonts w:ascii="Cambria Math" w:hAnsi="Cambria Math"/>
                      </w:rPr>
                    </w:ins>
                  </m:ctrlPr>
                </m:sSupPr>
                <m:e>
                  <w:ins w:id="8190" w:author="The Si Tran" w:date="2012-12-06T03:11:00Z">
                    <m:r>
                      <m:rPr>
                        <m:sty m:val="p"/>
                      </m:rPr>
                      <w:rPr>
                        <w:rFonts w:ascii="Cambria Math" w:hAnsi="Cambria Math"/>
                      </w:rPr>
                      <m:t>(</m:t>
                    </m:r>
                  </w:ins>
                  <m:sSub>
                    <m:sSubPr>
                      <m:ctrlPr>
                        <w:ins w:id="8191" w:author="The Si Tran" w:date="2012-12-06T03:11:00Z">
                          <w:rPr>
                            <w:rFonts w:ascii="Cambria Math" w:hAnsi="Cambria Math"/>
                          </w:rPr>
                        </w:ins>
                      </m:ctrlPr>
                    </m:sSubPr>
                    <m:e>
                      <w:ins w:id="8192" w:author="The Si Tran" w:date="2012-12-06T03:12:00Z">
                        <m:r>
                          <w:rPr>
                            <w:rFonts w:ascii="Cambria Math" w:hAnsi="Cambria Math"/>
                          </w:rPr>
                          <m:t>t</m:t>
                        </m:r>
                      </w:ins>
                    </m:e>
                    <m:sub>
                      <w:ins w:id="8193" w:author="The Si Tran" w:date="2012-12-06T03:12:00Z">
                        <m:r>
                          <w:rPr>
                            <w:rFonts w:ascii="Cambria Math" w:hAnsi="Cambria Math"/>
                          </w:rPr>
                          <m:t>k</m:t>
                        </m:r>
                      </w:ins>
                    </m:sub>
                  </m:sSub>
                  <w:ins w:id="8194" w:author="The Si Tran" w:date="2012-12-06T03:12:00Z">
                    <m:r>
                      <m:rPr>
                        <m:sty m:val="p"/>
                      </m:rPr>
                      <w:rPr>
                        <w:rFonts w:ascii="Cambria Math" w:hAnsi="Cambria Math"/>
                      </w:rPr>
                      <m:t>-</m:t>
                    </m:r>
                  </w:ins>
                  <m:sSub>
                    <m:sSubPr>
                      <m:ctrlPr>
                        <w:ins w:id="8195" w:author="The Si Tran" w:date="2012-12-06T03:12:00Z">
                          <w:rPr>
                            <w:rFonts w:ascii="Cambria Math" w:hAnsi="Cambria Math"/>
                          </w:rPr>
                        </w:ins>
                      </m:ctrlPr>
                    </m:sSubPr>
                    <m:e>
                      <w:ins w:id="8196" w:author="The Si Tran" w:date="2012-12-06T03:12:00Z">
                        <m:r>
                          <w:rPr>
                            <w:rFonts w:ascii="Cambria Math" w:hAnsi="Cambria Math"/>
                          </w:rPr>
                          <m:t>o</m:t>
                        </m:r>
                      </w:ins>
                    </m:e>
                    <m:sub>
                      <w:ins w:id="8197" w:author="The Si Tran" w:date="2012-12-06T03:12:00Z">
                        <m:r>
                          <w:rPr>
                            <w:rFonts w:ascii="Cambria Math" w:hAnsi="Cambria Math"/>
                          </w:rPr>
                          <m:t>k</m:t>
                        </m:r>
                      </w:ins>
                    </m:sub>
                  </m:sSub>
                  <w:ins w:id="8198" w:author="The Si Tran" w:date="2012-12-06T03:11:00Z">
                    <m:r>
                      <m:rPr>
                        <m:sty m:val="p"/>
                      </m:rPr>
                      <w:rPr>
                        <w:rFonts w:ascii="Cambria Math" w:hAnsi="Cambria Math"/>
                      </w:rPr>
                      <m:t>)</m:t>
                    </m:r>
                  </w:ins>
                </m:e>
                <m:sup>
                  <w:ins w:id="8199"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8200" w:author="The Si Tran" w:date="2012-12-06T03:13:00Z"/>
          <w:rFonts w:ascii="Times New Roman" w:hAnsi="Times New Roman"/>
          <w:sz w:val="26"/>
          <w:szCs w:val="26"/>
        </w:rPr>
      </w:pPr>
      <w:ins w:id="8201" w:author="The Si Tran" w:date="2012-12-14T05:40:00Z">
        <w:r w:rsidRPr="002E47E8">
          <w:rPr>
            <w:noProof/>
            <w:szCs w:val="26"/>
            <w:rPrChange w:id="8202" w:author="Unknown">
              <w:rPr>
                <w:noProof/>
              </w:rPr>
            </w:rPrChange>
          </w:rPr>
          <mc:AlternateContent>
            <mc:Choice Requires="wps">
              <w:drawing>
                <wp:anchor distT="0" distB="0" distL="114300" distR="114300" simplePos="0" relativeHeight="251555840" behindDoc="1" locked="0" layoutInCell="1" allowOverlap="1" wp14:anchorId="0B6A6565" wp14:editId="187EB431">
                  <wp:simplePos x="0" y="0"/>
                  <wp:positionH relativeFrom="column">
                    <wp:posOffset>5226685</wp:posOffset>
                  </wp:positionH>
                  <wp:positionV relativeFrom="paragraph">
                    <wp:posOffset>463550</wp:posOffset>
                  </wp:positionV>
                  <wp:extent cx="531628" cy="361950"/>
                  <wp:effectExtent l="0" t="0" r="1905" b="0"/>
                  <wp:wrapTight wrapText="bothSides">
                    <wp:wrapPolygon edited="0">
                      <wp:start x="0" y="0"/>
                      <wp:lineTo x="0" y="20463"/>
                      <wp:lineTo x="20903" y="20463"/>
                      <wp:lineTo x="2090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9933FE" w:rsidRDefault="009933FE">
                              <w:pPr>
                                <w:pStyle w:val="EquationIndex"/>
                                <w:pPrChange w:id="8203" w:author="The Si Tran" w:date="2012-12-16T17:31:00Z">
                                  <w:pPr/>
                                </w:pPrChange>
                              </w:pPr>
                              <w:ins w:id="8204" w:author="The Si Tran" w:date="2012-12-06T02:41:00Z">
                                <w:r>
                                  <w:t>(4.</w:t>
                                </w:r>
                              </w:ins>
                              <w:ins w:id="8205" w:author="The Si Tran" w:date="2012-12-06T02:44:00Z">
                                <w:r>
                                  <w:t>8</w:t>
                                </w:r>
                              </w:ins>
                              <w:ins w:id="820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51" type="#_x0000_t202" style="position:absolute;left:0;text-align:left;margin-left:411.55pt;margin-top:36.5pt;width:41.85pt;height:28.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Mn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" fillcolor="white [3201]" stroked="f" strokeweight=".5pt">
                  <v:textbox>
                    <w:txbxContent>
                      <w:p w14:paraId="2AB0D008" w14:textId="683B4FBD" w:rsidR="009933FE" w:rsidRDefault="009933FE">
                        <w:pPr>
                          <w:pStyle w:val="EquationIndex"/>
                          <w:pPrChange w:id="8207" w:author="The Si Tran" w:date="2012-12-16T17:31:00Z">
                            <w:pPr/>
                          </w:pPrChange>
                        </w:pPr>
                        <w:ins w:id="8208" w:author="The Si Tran" w:date="2012-12-06T02:41:00Z">
                          <w:r>
                            <w:t>(4.</w:t>
                          </w:r>
                        </w:ins>
                        <w:ins w:id="8209" w:author="The Si Tran" w:date="2012-12-06T02:44:00Z">
                          <w:r>
                            <w:t>8</w:t>
                          </w:r>
                        </w:ins>
                        <w:ins w:id="8210"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del w:id="8211"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0" type="#_x0000_t75" style="width:187.5pt;height:51pt" o:ole="">
              <v:imagedata r:id="rId246" o:title=""/>
            </v:shape>
            <o:OLEObject Type="Embed" ProgID="Equation.DSMT4" ShapeID="_x0000_i1120" DrawAspect="Content" ObjectID="_1417583543" r:id="rId247"/>
          </w:object>
        </w:r>
      </w:del>
    </w:p>
    <w:p w14:paraId="1DD0E63D" w14:textId="5A6E6883" w:rsidR="0088753F" w:rsidRDefault="0088753F" w:rsidP="0088753F">
      <w:pPr>
        <w:pStyle w:val="ListParagraph"/>
        <w:spacing w:after="0" w:line="360" w:lineRule="auto"/>
        <w:ind w:left="0"/>
        <w:rPr>
          <w:ins w:id="8212"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8213" w:author="The Si Tran" w:date="2012-12-06T03:13:00Z">
                <w:rPr>
                  <w:rFonts w:ascii="Cambria Math" w:eastAsia="Times New Roman" w:hAnsi="Cambria Math"/>
                  <w:i/>
                  <w:sz w:val="26"/>
                  <w:szCs w:val="26"/>
                </w:rPr>
              </w:ins>
            </m:ctrlPr>
          </m:fPr>
          <m:num>
            <w:ins w:id="8214" w:author="The Si Tran" w:date="2012-12-06T03:13:00Z">
              <m:r>
                <w:rPr>
                  <w:rFonts w:ascii="Cambria Math" w:eastAsia="Times New Roman" w:hAnsi="Cambria Math"/>
                  <w:sz w:val="26"/>
                  <w:szCs w:val="26"/>
                </w:rPr>
                <m:t>∂</m:t>
              </m:r>
            </w:ins>
          </m:num>
          <m:den>
            <w:ins w:id="8215" w:author="The Si Tran" w:date="2012-12-06T03:13:00Z">
              <m:r>
                <w:rPr>
                  <w:rFonts w:ascii="Cambria Math" w:eastAsia="Times New Roman" w:hAnsi="Cambria Math"/>
                  <w:sz w:val="26"/>
                  <w:szCs w:val="26"/>
                </w:rPr>
                <m:t>∂</m:t>
              </m:r>
            </w:ins>
            <m:sSub>
              <m:sSubPr>
                <m:ctrlPr>
                  <w:ins w:id="8216" w:author="The Si Tran" w:date="2012-12-06T03:13:00Z">
                    <w:rPr>
                      <w:rFonts w:ascii="Cambria Math" w:eastAsia="Times New Roman" w:hAnsi="Cambria Math"/>
                      <w:i/>
                      <w:sz w:val="26"/>
                      <w:szCs w:val="26"/>
                    </w:rPr>
                  </w:ins>
                </m:ctrlPr>
              </m:sSubPr>
              <m:e>
                <w:ins w:id="8217" w:author="The Si Tran" w:date="2012-12-06T03:13:00Z">
                  <m:r>
                    <w:rPr>
                      <w:rFonts w:ascii="Cambria Math" w:eastAsia="Times New Roman" w:hAnsi="Cambria Math"/>
                      <w:sz w:val="26"/>
                      <w:szCs w:val="26"/>
                    </w:rPr>
                    <m:t>o</m:t>
                  </m:r>
                </w:ins>
              </m:e>
              <m:sub>
                <w:ins w:id="8218" w:author="The Si Tran" w:date="2012-12-06T03:13:00Z">
                  <m:r>
                    <w:rPr>
                      <w:rFonts w:ascii="Cambria Math" w:eastAsia="Times New Roman" w:hAnsi="Cambria Math"/>
                      <w:sz w:val="26"/>
                      <w:szCs w:val="26"/>
                    </w:rPr>
                    <m:t>i</m:t>
                  </m:r>
                </w:ins>
              </m:sub>
            </m:sSub>
          </m:den>
        </m:f>
        <m:sSup>
          <m:sSupPr>
            <m:ctrlPr>
              <w:ins w:id="8219" w:author="The Si Tran" w:date="2012-12-06T03:13:00Z">
                <w:rPr>
                  <w:rFonts w:ascii="Cambria Math" w:eastAsia="Times New Roman" w:hAnsi="Cambria Math"/>
                  <w:i/>
                  <w:sz w:val="26"/>
                  <w:szCs w:val="26"/>
                </w:rPr>
              </w:ins>
            </m:ctrlPr>
          </m:sSupPr>
          <m:e>
            <w:ins w:id="8220" w:author="The Si Tran" w:date="2012-12-06T03:13:00Z">
              <m:r>
                <w:rPr>
                  <w:rFonts w:ascii="Cambria Math" w:eastAsia="Times New Roman" w:hAnsi="Cambria Math"/>
                  <w:sz w:val="26"/>
                  <w:szCs w:val="26"/>
                </w:rPr>
                <m:t>(</m:t>
              </m:r>
            </w:ins>
            <m:sSub>
              <m:sSubPr>
                <m:ctrlPr>
                  <w:ins w:id="8221" w:author="The Si Tran" w:date="2012-12-06T03:13:00Z">
                    <w:rPr>
                      <w:rFonts w:ascii="Cambria Math" w:eastAsia="Times New Roman" w:hAnsi="Cambria Math"/>
                      <w:i/>
                      <w:sz w:val="26"/>
                      <w:szCs w:val="26"/>
                    </w:rPr>
                  </w:ins>
                </m:ctrlPr>
              </m:sSubPr>
              <m:e>
                <w:ins w:id="8222" w:author="The Si Tran" w:date="2012-12-06T03:13:00Z">
                  <m:r>
                    <w:rPr>
                      <w:rFonts w:ascii="Cambria Math" w:eastAsia="Times New Roman" w:hAnsi="Cambria Math"/>
                      <w:sz w:val="26"/>
                      <w:szCs w:val="26"/>
                    </w:rPr>
                    <m:t>t</m:t>
                  </m:r>
                </w:ins>
              </m:e>
              <m:sub>
                <w:ins w:id="8223" w:author="The Si Tran" w:date="2012-12-06T03:13:00Z">
                  <m:r>
                    <w:rPr>
                      <w:rFonts w:ascii="Cambria Math" w:eastAsia="Times New Roman" w:hAnsi="Cambria Math"/>
                      <w:sz w:val="26"/>
                      <w:szCs w:val="26"/>
                    </w:rPr>
                    <m:t>k</m:t>
                  </m:r>
                </w:ins>
              </m:sub>
            </m:sSub>
            <w:ins w:id="8224" w:author="The Si Tran" w:date="2012-12-06T03:13:00Z">
              <m:r>
                <w:rPr>
                  <w:rFonts w:ascii="Cambria Math" w:eastAsia="Times New Roman" w:hAnsi="Cambria Math"/>
                  <w:sz w:val="26"/>
                  <w:szCs w:val="26"/>
                </w:rPr>
                <m:t>-</m:t>
              </m:r>
            </w:ins>
            <m:sSub>
              <m:sSubPr>
                <m:ctrlPr>
                  <w:ins w:id="8225" w:author="The Si Tran" w:date="2012-12-06T03:13:00Z">
                    <w:rPr>
                      <w:rFonts w:ascii="Cambria Math" w:eastAsia="Times New Roman" w:hAnsi="Cambria Math"/>
                      <w:i/>
                      <w:sz w:val="26"/>
                      <w:szCs w:val="26"/>
                    </w:rPr>
                  </w:ins>
                </m:ctrlPr>
              </m:sSubPr>
              <m:e>
                <w:ins w:id="8226" w:author="The Si Tran" w:date="2012-12-06T03:13:00Z">
                  <m:r>
                    <w:rPr>
                      <w:rFonts w:ascii="Cambria Math" w:eastAsia="Times New Roman" w:hAnsi="Cambria Math"/>
                      <w:sz w:val="26"/>
                      <w:szCs w:val="26"/>
                    </w:rPr>
                    <m:t>o</m:t>
                  </m:r>
                </w:ins>
              </m:e>
              <m:sub>
                <w:ins w:id="8227" w:author="The Si Tran" w:date="2012-12-06T03:13:00Z">
                  <m:r>
                    <w:rPr>
                      <w:rFonts w:ascii="Cambria Math" w:eastAsia="Times New Roman" w:hAnsi="Cambria Math"/>
                      <w:sz w:val="26"/>
                      <w:szCs w:val="26"/>
                    </w:rPr>
                    <m:t>k</m:t>
                  </m:r>
                </w:ins>
              </m:sub>
            </m:sSub>
            <w:ins w:id="8228" w:author="The Si Tran" w:date="2012-12-06T03:13:00Z">
              <m:r>
                <w:rPr>
                  <w:rFonts w:ascii="Cambria Math" w:eastAsia="Times New Roman" w:hAnsi="Cambria Math"/>
                  <w:sz w:val="26"/>
                  <w:szCs w:val="26"/>
                </w:rPr>
                <m:t>)</m:t>
              </m:r>
            </w:ins>
          </m:e>
          <m:sup>
            <w:ins w:id="8229" w:author="The Si Tran" w:date="2012-12-06T03:13:00Z">
              <m:r>
                <w:rPr>
                  <w:rFonts w:ascii="Cambria Math" w:eastAsia="Times New Roman" w:hAnsi="Cambria Math"/>
                  <w:sz w:val="26"/>
                  <w:szCs w:val="26"/>
                </w:rPr>
                <m:t>2</m:t>
              </m:r>
            </w:ins>
          </m:sup>
        </m:sSup>
      </m:oMath>
      <w:del w:id="8230" w:author="The Si Tran" w:date="2012-12-06T03:13:00Z">
        <w:r w:rsidRPr="00AF1345" w:rsidDel="00EF4DD4">
          <w:rPr>
            <w:rFonts w:ascii="Times New Roman" w:hAnsi="Times New Roman"/>
            <w:position w:val="-32"/>
            <w:sz w:val="26"/>
            <w:szCs w:val="26"/>
          </w:rPr>
          <w:object w:dxaOrig="1300" w:dyaOrig="700" w14:anchorId="3209CE0C">
            <v:shape id="_x0000_i1121" type="#_x0000_t75" style="width:64.5pt;height:36pt" o:ole="">
              <v:imagedata r:id="rId248" o:title=""/>
            </v:shape>
            <o:OLEObject Type="Embed" ProgID="Equation.DSMT4" ShapeID="_x0000_i1121" DrawAspect="Content" ObjectID="_1417583544" r:id="rId249"/>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8231" w:author="The Si Tran" w:date="2012-12-14T05:40:00Z">
        <w:r w:rsidR="00BC0EFC">
          <w:rPr>
            <w:rFonts w:ascii="Times New Roman" w:hAnsi="Times New Roman"/>
            <w:sz w:val="26"/>
            <w:szCs w:val="26"/>
          </w:rPr>
          <w:t xml:space="preserve"> </w:t>
        </w:r>
      </w:ins>
    </w:p>
    <w:p w14:paraId="721D6D33" w14:textId="706DA5D1" w:rsidR="00EF4DD4" w:rsidRPr="00097101" w:rsidRDefault="00567862">
      <w:pPr>
        <w:pStyle w:val="EquationIndex"/>
        <w:pPrChange w:id="8232" w:author="The Si Tran" w:date="2012-12-15T08:05:00Z">
          <w:pPr>
            <w:pStyle w:val="ListParagraph"/>
            <w:spacing w:after="0" w:line="360" w:lineRule="auto"/>
            <w:ind w:left="0"/>
          </w:pPr>
        </w:pPrChange>
      </w:pPr>
      <m:oMathPara>
        <m:oMathParaPr>
          <m:jc m:val="center"/>
        </m:oMathParaPr>
        <m:oMath>
          <m:f>
            <m:fPr>
              <m:ctrlPr>
                <w:ins w:id="8233" w:author="The Si Tran" w:date="2012-12-06T03:13:00Z">
                  <w:rPr>
                    <w:rFonts w:ascii="Cambria Math" w:hAnsi="Cambria Math"/>
                  </w:rPr>
                </w:ins>
              </m:ctrlPr>
            </m:fPr>
            <m:num>
              <w:ins w:id="8234" w:author="The Si Tran" w:date="2012-12-06T03:13:00Z">
                <m:r>
                  <w:rPr>
                    <w:rFonts w:ascii="Cambria Math" w:hAnsi="Cambria Math"/>
                  </w:rPr>
                  <m:t>∂E</m:t>
                </m:r>
              </w:ins>
            </m:num>
            <m:den>
              <w:ins w:id="8235" w:author="The Si Tran" w:date="2012-12-06T03:13:00Z">
                <m:r>
                  <w:rPr>
                    <w:rFonts w:ascii="Cambria Math" w:hAnsi="Cambria Math"/>
                  </w:rPr>
                  <m:t>∂</m:t>
                </m:r>
              </w:ins>
              <m:sSub>
                <m:sSubPr>
                  <m:ctrlPr>
                    <w:ins w:id="8236" w:author="The Si Tran" w:date="2012-12-06T03:13:00Z">
                      <w:rPr>
                        <w:rFonts w:ascii="Cambria Math" w:hAnsi="Cambria Math"/>
                      </w:rPr>
                    </w:ins>
                  </m:ctrlPr>
                </m:sSubPr>
                <m:e>
                  <w:ins w:id="8237" w:author="The Si Tran" w:date="2012-12-06T03:13:00Z">
                    <m:r>
                      <w:rPr>
                        <w:rFonts w:ascii="Cambria Math" w:hAnsi="Cambria Math"/>
                      </w:rPr>
                      <m:t>o</m:t>
                    </m:r>
                  </w:ins>
                </m:e>
                <m:sub>
                  <w:ins w:id="8238" w:author="The Si Tran" w:date="2012-12-06T03:13:00Z">
                    <m:r>
                      <w:rPr>
                        <w:rFonts w:ascii="Cambria Math" w:hAnsi="Cambria Math"/>
                      </w:rPr>
                      <m:t>i</m:t>
                    </m:r>
                  </w:ins>
                </m:sub>
              </m:sSub>
            </m:den>
          </m:f>
          <w:ins w:id="8239" w:author="The Si Tran" w:date="2012-12-06T03:13:00Z">
            <m:r>
              <m:rPr>
                <m:sty m:val="p"/>
              </m:rPr>
              <w:rPr>
                <w:rFonts w:ascii="Cambria Math" w:hAnsi="Cambria Math"/>
              </w:rPr>
              <m:t>=</m:t>
            </m:r>
          </w:ins>
          <m:f>
            <m:fPr>
              <m:ctrlPr>
                <w:ins w:id="8240" w:author="The Si Tran" w:date="2012-12-06T03:14:00Z">
                  <w:rPr>
                    <w:rFonts w:ascii="Cambria Math" w:hAnsi="Cambria Math"/>
                  </w:rPr>
                </w:ins>
              </m:ctrlPr>
            </m:fPr>
            <m:num>
              <w:ins w:id="8241" w:author="The Si Tran" w:date="2012-12-06T03:14:00Z">
                <m:r>
                  <w:rPr>
                    <w:rFonts w:ascii="Cambria Math" w:hAnsi="Cambria Math"/>
                  </w:rPr>
                  <m:t>∂</m:t>
                </m:r>
              </w:ins>
            </m:num>
            <m:den>
              <w:ins w:id="8242" w:author="The Si Tran" w:date="2012-12-06T03:14:00Z">
                <m:r>
                  <w:rPr>
                    <w:rFonts w:ascii="Cambria Math" w:hAnsi="Cambria Math"/>
                  </w:rPr>
                  <m:t>∂</m:t>
                </m:r>
              </w:ins>
              <m:sSub>
                <m:sSubPr>
                  <m:ctrlPr>
                    <w:ins w:id="8243" w:author="The Si Tran" w:date="2012-12-06T03:14:00Z">
                      <w:rPr>
                        <w:rFonts w:ascii="Cambria Math" w:hAnsi="Cambria Math"/>
                      </w:rPr>
                    </w:ins>
                  </m:ctrlPr>
                </m:sSubPr>
                <m:e>
                  <w:ins w:id="8244" w:author="The Si Tran" w:date="2012-12-06T03:14:00Z">
                    <m:r>
                      <w:rPr>
                        <w:rFonts w:ascii="Cambria Math" w:hAnsi="Cambria Math"/>
                      </w:rPr>
                      <m:t>o</m:t>
                    </m:r>
                  </w:ins>
                </m:e>
                <m:sub>
                  <w:ins w:id="8245" w:author="The Si Tran" w:date="2012-12-06T03:14:00Z">
                    <m:r>
                      <w:rPr>
                        <w:rFonts w:ascii="Cambria Math" w:hAnsi="Cambria Math"/>
                      </w:rPr>
                      <m:t>i</m:t>
                    </m:r>
                  </w:ins>
                </m:sub>
              </m:sSub>
            </m:den>
          </m:f>
          <m:sSup>
            <m:sSupPr>
              <m:ctrlPr>
                <w:ins w:id="8246" w:author="The Si Tran" w:date="2012-12-06T03:14:00Z">
                  <w:rPr>
                    <w:rFonts w:ascii="Cambria Math" w:hAnsi="Cambria Math"/>
                  </w:rPr>
                </w:ins>
              </m:ctrlPr>
            </m:sSupPr>
            <m:e>
              <w:ins w:id="8247" w:author="The Si Tran" w:date="2012-12-06T03:14:00Z">
                <m:r>
                  <m:rPr>
                    <m:sty m:val="p"/>
                  </m:rPr>
                  <w:rPr>
                    <w:rFonts w:ascii="Cambria Math" w:hAnsi="Cambria Math"/>
                  </w:rPr>
                  <m:t>(</m:t>
                </m:r>
              </w:ins>
              <m:sSub>
                <m:sSubPr>
                  <m:ctrlPr>
                    <w:ins w:id="8248" w:author="The Si Tran" w:date="2012-12-06T03:14:00Z">
                      <w:rPr>
                        <w:rFonts w:ascii="Cambria Math" w:hAnsi="Cambria Math"/>
                      </w:rPr>
                    </w:ins>
                  </m:ctrlPr>
                </m:sSubPr>
                <m:e>
                  <w:ins w:id="8249" w:author="The Si Tran" w:date="2012-12-06T03:14:00Z">
                    <m:r>
                      <w:rPr>
                        <w:rFonts w:ascii="Cambria Math" w:hAnsi="Cambria Math"/>
                      </w:rPr>
                      <m:t>t</m:t>
                    </m:r>
                  </w:ins>
                </m:e>
                <m:sub>
                  <w:ins w:id="8250" w:author="The Si Tran" w:date="2012-12-06T03:14:00Z">
                    <m:r>
                      <w:rPr>
                        <w:rFonts w:ascii="Cambria Math" w:hAnsi="Cambria Math"/>
                      </w:rPr>
                      <m:t>i</m:t>
                    </m:r>
                  </w:ins>
                </m:sub>
              </m:sSub>
              <w:ins w:id="8251" w:author="The Si Tran" w:date="2012-12-06T03:14:00Z">
                <m:r>
                  <m:rPr>
                    <m:sty m:val="p"/>
                  </m:rPr>
                  <w:rPr>
                    <w:rFonts w:ascii="Cambria Math" w:hAnsi="Cambria Math"/>
                  </w:rPr>
                  <m:t>-</m:t>
                </m:r>
              </w:ins>
              <m:sSub>
                <m:sSubPr>
                  <m:ctrlPr>
                    <w:ins w:id="8252" w:author="The Si Tran" w:date="2012-12-06T03:14:00Z">
                      <w:rPr>
                        <w:rFonts w:ascii="Cambria Math" w:hAnsi="Cambria Math"/>
                      </w:rPr>
                    </w:ins>
                  </m:ctrlPr>
                </m:sSubPr>
                <m:e>
                  <w:ins w:id="8253" w:author="The Si Tran" w:date="2012-12-06T03:14:00Z">
                    <m:r>
                      <w:rPr>
                        <w:rFonts w:ascii="Cambria Math" w:hAnsi="Cambria Math"/>
                      </w:rPr>
                      <m:t>o</m:t>
                    </m:r>
                  </w:ins>
                </m:e>
                <m:sub>
                  <w:ins w:id="8254" w:author="The Si Tran" w:date="2012-12-06T03:14:00Z">
                    <m:r>
                      <w:rPr>
                        <w:rFonts w:ascii="Cambria Math" w:hAnsi="Cambria Math"/>
                      </w:rPr>
                      <m:t>i</m:t>
                    </m:r>
                  </w:ins>
                </m:sub>
              </m:sSub>
              <w:ins w:id="8255" w:author="The Si Tran" w:date="2012-12-06T03:14:00Z">
                <m:r>
                  <m:rPr>
                    <m:sty m:val="p"/>
                  </m:rPr>
                  <w:rPr>
                    <w:rFonts w:ascii="Cambria Math" w:hAnsi="Cambria Math"/>
                  </w:rPr>
                  <m:t>)</m:t>
                </m:r>
              </w:ins>
            </m:e>
            <m:sup>
              <w:ins w:id="8256" w:author="The Si Tran" w:date="2012-12-06T03:14:00Z">
                <m:r>
                  <m:rPr>
                    <m:sty m:val="p"/>
                  </m:rPr>
                  <w:rPr>
                    <w:rFonts w:ascii="Cambria Math" w:hAnsi="Cambria Math"/>
                  </w:rPr>
                  <m:t>2</m:t>
                </m:r>
              </w:ins>
            </m:sup>
          </m:sSup>
          <w:ins w:id="8257" w:author="The Si Tran" w:date="2012-12-06T03:14:00Z">
            <m:r>
              <m:rPr>
                <m:sty m:val="p"/>
              </m:rPr>
              <w:rPr>
                <w:rFonts w:ascii="Cambria Math" w:hAnsi="Cambria Math"/>
              </w:rPr>
              <m:t>=</m:t>
            </m:r>
          </w:ins>
          <m:f>
            <m:fPr>
              <m:ctrlPr>
                <w:ins w:id="8258" w:author="The Si Tran" w:date="2012-12-06T03:14:00Z">
                  <w:rPr>
                    <w:rFonts w:ascii="Cambria Math" w:hAnsi="Cambria Math"/>
                  </w:rPr>
                </w:ins>
              </m:ctrlPr>
            </m:fPr>
            <m:num>
              <w:ins w:id="8259" w:author="The Si Tran" w:date="2012-12-06T03:14:00Z">
                <m:r>
                  <m:rPr>
                    <m:sty m:val="p"/>
                  </m:rPr>
                  <w:rPr>
                    <w:rFonts w:ascii="Cambria Math" w:hAnsi="Cambria Math"/>
                  </w:rPr>
                  <m:t>1</m:t>
                </m:r>
              </w:ins>
            </m:num>
            <m:den>
              <w:ins w:id="8260" w:author="The Si Tran" w:date="2012-12-06T03:14:00Z">
                <m:r>
                  <m:rPr>
                    <m:sty m:val="p"/>
                  </m:rPr>
                  <w:rPr>
                    <w:rFonts w:ascii="Cambria Math" w:hAnsi="Cambria Math"/>
                  </w:rPr>
                  <m:t>2</m:t>
                </m:r>
              </w:ins>
            </m:den>
          </m:f>
          <w:ins w:id="8261" w:author="The Si Tran" w:date="2012-12-06T03:14:00Z">
            <m:r>
              <m:rPr>
                <m:sty m:val="p"/>
              </m:rPr>
              <w:rPr>
                <w:rFonts w:ascii="Cambria Math" w:hAnsi="Cambria Math"/>
              </w:rPr>
              <m:t>2</m:t>
            </m:r>
          </w:ins>
          <m:d>
            <m:dPr>
              <m:ctrlPr>
                <w:ins w:id="8262" w:author="The Si Tran" w:date="2012-12-06T03:14:00Z">
                  <w:rPr>
                    <w:rFonts w:ascii="Cambria Math" w:hAnsi="Cambria Math"/>
                  </w:rPr>
                </w:ins>
              </m:ctrlPr>
            </m:dPr>
            <m:e>
              <m:sSub>
                <m:sSubPr>
                  <m:ctrlPr>
                    <w:ins w:id="8263" w:author="The Si Tran" w:date="2012-12-06T03:14:00Z">
                      <w:rPr>
                        <w:rFonts w:ascii="Cambria Math" w:hAnsi="Cambria Math"/>
                      </w:rPr>
                    </w:ins>
                  </m:ctrlPr>
                </m:sSubPr>
                <m:e>
                  <w:ins w:id="8264" w:author="The Si Tran" w:date="2012-12-06T03:14:00Z">
                    <m:r>
                      <w:rPr>
                        <w:rFonts w:ascii="Cambria Math" w:hAnsi="Cambria Math"/>
                      </w:rPr>
                      <m:t>t</m:t>
                    </m:r>
                  </w:ins>
                </m:e>
                <m:sub>
                  <w:ins w:id="8265" w:author="The Si Tran" w:date="2012-12-06T03:14:00Z">
                    <m:r>
                      <w:rPr>
                        <w:rFonts w:ascii="Cambria Math" w:hAnsi="Cambria Math"/>
                      </w:rPr>
                      <m:t>i</m:t>
                    </m:r>
                  </w:ins>
                </m:sub>
              </m:sSub>
              <w:ins w:id="8266" w:author="The Si Tran" w:date="2012-12-06T03:14:00Z">
                <m:r>
                  <m:rPr>
                    <m:sty m:val="p"/>
                  </m:rPr>
                  <w:rPr>
                    <w:rFonts w:ascii="Cambria Math" w:hAnsi="Cambria Math"/>
                  </w:rPr>
                  <m:t>-</m:t>
                </m:r>
              </w:ins>
              <m:sSub>
                <m:sSubPr>
                  <m:ctrlPr>
                    <w:ins w:id="8267" w:author="The Si Tran" w:date="2012-12-06T03:14:00Z">
                      <w:rPr>
                        <w:rFonts w:ascii="Cambria Math" w:hAnsi="Cambria Math"/>
                      </w:rPr>
                    </w:ins>
                  </m:ctrlPr>
                </m:sSubPr>
                <m:e>
                  <w:ins w:id="8268" w:author="The Si Tran" w:date="2012-12-06T03:14:00Z">
                    <m:r>
                      <w:rPr>
                        <w:rFonts w:ascii="Cambria Math" w:hAnsi="Cambria Math"/>
                      </w:rPr>
                      <m:t>o</m:t>
                    </m:r>
                  </w:ins>
                </m:e>
                <m:sub>
                  <w:ins w:id="8269" w:author="The Si Tran" w:date="2012-12-06T03:14:00Z">
                    <m:r>
                      <w:rPr>
                        <w:rFonts w:ascii="Cambria Math" w:hAnsi="Cambria Math"/>
                      </w:rPr>
                      <m:t>i</m:t>
                    </m:r>
                  </w:ins>
                </m:sub>
              </m:sSub>
            </m:e>
          </m:d>
          <m:f>
            <m:fPr>
              <m:ctrlPr>
                <w:ins w:id="8270" w:author="The Si Tran" w:date="2012-12-06T03:14:00Z">
                  <w:rPr>
                    <w:rFonts w:ascii="Cambria Math" w:hAnsi="Cambria Math"/>
                  </w:rPr>
                </w:ins>
              </m:ctrlPr>
            </m:fPr>
            <m:num>
              <w:ins w:id="8271" w:author="The Si Tran" w:date="2012-12-06T03:14:00Z">
                <m:r>
                  <w:rPr>
                    <w:rFonts w:ascii="Cambria Math" w:hAnsi="Cambria Math"/>
                  </w:rPr>
                  <m:t>∂</m:t>
                </m:r>
              </w:ins>
              <m:d>
                <m:dPr>
                  <m:ctrlPr>
                    <w:ins w:id="8272" w:author="The Si Tran" w:date="2012-12-06T03:14:00Z">
                      <w:rPr>
                        <w:rFonts w:ascii="Cambria Math" w:hAnsi="Cambria Math"/>
                      </w:rPr>
                    </w:ins>
                  </m:ctrlPr>
                </m:dPr>
                <m:e>
                  <m:sSub>
                    <m:sSubPr>
                      <m:ctrlPr>
                        <w:ins w:id="8273" w:author="The Si Tran" w:date="2012-12-06T03:14:00Z">
                          <w:rPr>
                            <w:rFonts w:ascii="Cambria Math" w:hAnsi="Cambria Math"/>
                          </w:rPr>
                        </w:ins>
                      </m:ctrlPr>
                    </m:sSubPr>
                    <m:e>
                      <w:ins w:id="8274" w:author="The Si Tran" w:date="2012-12-06T03:14:00Z">
                        <m:r>
                          <w:rPr>
                            <w:rFonts w:ascii="Cambria Math" w:hAnsi="Cambria Math"/>
                          </w:rPr>
                          <m:t>t</m:t>
                        </m:r>
                      </w:ins>
                    </m:e>
                    <m:sub>
                      <w:ins w:id="8275" w:author="The Si Tran" w:date="2012-12-06T03:14:00Z">
                        <m:r>
                          <w:rPr>
                            <w:rFonts w:ascii="Cambria Math" w:hAnsi="Cambria Math"/>
                          </w:rPr>
                          <m:t>i</m:t>
                        </m:r>
                      </w:ins>
                    </m:sub>
                  </m:sSub>
                  <w:ins w:id="8276" w:author="The Si Tran" w:date="2012-12-06T03:14:00Z">
                    <m:r>
                      <m:rPr>
                        <m:sty m:val="p"/>
                      </m:rPr>
                      <w:rPr>
                        <w:rFonts w:ascii="Cambria Math" w:hAnsi="Cambria Math"/>
                      </w:rPr>
                      <m:t>-</m:t>
                    </m:r>
                  </w:ins>
                  <m:sSub>
                    <m:sSubPr>
                      <m:ctrlPr>
                        <w:ins w:id="8277" w:author="The Si Tran" w:date="2012-12-06T03:14:00Z">
                          <w:rPr>
                            <w:rFonts w:ascii="Cambria Math" w:hAnsi="Cambria Math"/>
                          </w:rPr>
                        </w:ins>
                      </m:ctrlPr>
                    </m:sSubPr>
                    <m:e>
                      <w:ins w:id="8278" w:author="The Si Tran" w:date="2012-12-06T03:14:00Z">
                        <m:r>
                          <w:rPr>
                            <w:rFonts w:ascii="Cambria Math" w:hAnsi="Cambria Math"/>
                          </w:rPr>
                          <m:t>o</m:t>
                        </m:r>
                      </w:ins>
                    </m:e>
                    <m:sub>
                      <w:ins w:id="8279" w:author="The Si Tran" w:date="2012-12-06T03:14:00Z">
                        <m:r>
                          <w:rPr>
                            <w:rFonts w:ascii="Cambria Math" w:hAnsi="Cambria Math"/>
                          </w:rPr>
                          <m:t>i</m:t>
                        </m:r>
                      </w:ins>
                    </m:sub>
                  </m:sSub>
                </m:e>
              </m:d>
            </m:num>
            <m:den>
              <w:ins w:id="8280" w:author="The Si Tran" w:date="2012-12-06T03:14:00Z">
                <m:r>
                  <w:rPr>
                    <w:rFonts w:ascii="Cambria Math" w:hAnsi="Cambria Math"/>
                  </w:rPr>
                  <m:t>∂</m:t>
                </m:r>
              </w:ins>
              <m:sSub>
                <m:sSubPr>
                  <m:ctrlPr>
                    <w:ins w:id="8281" w:author="The Si Tran" w:date="2012-12-06T03:15:00Z">
                      <w:rPr>
                        <w:rFonts w:ascii="Cambria Math" w:hAnsi="Cambria Math"/>
                      </w:rPr>
                    </w:ins>
                  </m:ctrlPr>
                </m:sSubPr>
                <m:e>
                  <w:ins w:id="8282" w:author="The Si Tran" w:date="2012-12-06T03:15:00Z">
                    <m:r>
                      <w:rPr>
                        <w:rFonts w:ascii="Cambria Math" w:hAnsi="Cambria Math"/>
                      </w:rPr>
                      <m:t>o</m:t>
                    </m:r>
                  </w:ins>
                </m:e>
                <m:sub>
                  <w:ins w:id="8283" w:author="The Si Tran" w:date="2012-12-06T03:15:00Z">
                    <m:r>
                      <w:rPr>
                        <w:rFonts w:ascii="Cambria Math" w:hAnsi="Cambria Math"/>
                      </w:rPr>
                      <m:t>i</m:t>
                    </m:r>
                  </w:ins>
                </m:sub>
              </m:sSub>
            </m:den>
          </m:f>
          <w:ins w:id="8284" w:author="The Si Tran" w:date="2012-12-06T03:17:00Z">
            <m:r>
              <m:rPr>
                <m:sty m:val="p"/>
              </m:rPr>
              <w:rPr>
                <w:rFonts w:ascii="Cambria Math" w:hAnsi="Cambria Math"/>
              </w:rPr>
              <m:t>=-</m:t>
            </m:r>
          </w:ins>
          <m:d>
            <m:dPr>
              <m:ctrlPr>
                <w:ins w:id="8285" w:author="The Si Tran" w:date="2012-12-06T03:17:00Z">
                  <w:rPr>
                    <w:rFonts w:ascii="Cambria Math" w:hAnsi="Cambria Math"/>
                  </w:rPr>
                </w:ins>
              </m:ctrlPr>
            </m:dPr>
            <m:e>
              <m:sSub>
                <m:sSubPr>
                  <m:ctrlPr>
                    <w:ins w:id="8286" w:author="The Si Tran" w:date="2012-12-06T03:17:00Z">
                      <w:rPr>
                        <w:rFonts w:ascii="Cambria Math" w:hAnsi="Cambria Math"/>
                      </w:rPr>
                    </w:ins>
                  </m:ctrlPr>
                </m:sSubPr>
                <m:e>
                  <w:ins w:id="8287" w:author="The Si Tran" w:date="2012-12-06T03:17:00Z">
                    <m:r>
                      <w:rPr>
                        <w:rFonts w:ascii="Cambria Math" w:hAnsi="Cambria Math"/>
                      </w:rPr>
                      <m:t>t</m:t>
                    </m:r>
                  </w:ins>
                </m:e>
                <m:sub>
                  <w:ins w:id="8288" w:author="The Si Tran" w:date="2012-12-06T03:17:00Z">
                    <m:r>
                      <w:rPr>
                        <w:rFonts w:ascii="Cambria Math" w:hAnsi="Cambria Math"/>
                      </w:rPr>
                      <m:t>i</m:t>
                    </m:r>
                  </w:ins>
                </m:sub>
              </m:sSub>
              <w:ins w:id="8289" w:author="The Si Tran" w:date="2012-12-06T03:17:00Z">
                <m:r>
                  <m:rPr>
                    <m:sty m:val="p"/>
                  </m:rPr>
                  <w:rPr>
                    <w:rFonts w:ascii="Cambria Math" w:hAnsi="Cambria Math"/>
                  </w:rPr>
                  <m:t>-</m:t>
                </m:r>
              </w:ins>
              <m:sSub>
                <m:sSubPr>
                  <m:ctrlPr>
                    <w:ins w:id="8290" w:author="The Si Tran" w:date="2012-12-06T03:17:00Z">
                      <w:rPr>
                        <w:rFonts w:ascii="Cambria Math" w:hAnsi="Cambria Math"/>
                      </w:rPr>
                    </w:ins>
                  </m:ctrlPr>
                </m:sSubPr>
                <m:e>
                  <w:ins w:id="8291" w:author="The Si Tran" w:date="2012-12-06T03:17:00Z">
                    <m:r>
                      <w:rPr>
                        <w:rFonts w:ascii="Cambria Math" w:hAnsi="Cambria Math"/>
                      </w:rPr>
                      <m:t>o</m:t>
                    </m:r>
                  </w:ins>
                </m:e>
                <m:sub>
                  <w:ins w:id="8292" w:author="The Si Tran" w:date="2012-12-06T03:17:00Z">
                    <m:r>
                      <w:rPr>
                        <w:rFonts w:ascii="Cambria Math" w:hAnsi="Cambria Math"/>
                      </w:rPr>
                      <m:t>i</m:t>
                    </m:r>
                  </w:ins>
                </m:sub>
              </m:sSub>
            </m:e>
          </m:d>
        </m:oMath>
      </m:oMathPara>
    </w:p>
    <w:p w14:paraId="285777E3" w14:textId="1B352A76" w:rsidR="0088753F" w:rsidRDefault="00D21E01" w:rsidP="007A1632">
      <w:pPr>
        <w:pStyle w:val="ListParagraph"/>
        <w:spacing w:before="240" w:after="0" w:line="360" w:lineRule="auto"/>
        <w:ind w:left="0"/>
        <w:rPr>
          <w:ins w:id="8293" w:author="The Si Tran" w:date="2012-12-06T03:16:00Z"/>
          <w:rFonts w:ascii="Times New Roman" w:hAnsi="Times New Roman"/>
          <w:position w:val="-30"/>
          <w:sz w:val="26"/>
          <w:szCs w:val="26"/>
        </w:rPr>
      </w:pPr>
      <w:ins w:id="8294" w:author="The Si Tran" w:date="2012-12-14T05:42:00Z">
        <w:r w:rsidRPr="002E47E8">
          <w:rPr>
            <w:noProof/>
            <w:szCs w:val="26"/>
            <w:rPrChange w:id="8295" w:author="Unknown">
              <w:rPr>
                <w:noProof/>
              </w:rPr>
            </w:rPrChange>
          </w:rPr>
          <mc:AlternateContent>
            <mc:Choice Requires="wps">
              <w:drawing>
                <wp:anchor distT="0" distB="0" distL="114300" distR="114300" simplePos="0" relativeHeight="251646976" behindDoc="1" locked="0" layoutInCell="1" allowOverlap="1" wp14:anchorId="559E3426" wp14:editId="4FD38A06">
                  <wp:simplePos x="0" y="0"/>
                  <wp:positionH relativeFrom="column">
                    <wp:posOffset>5226685</wp:posOffset>
                  </wp:positionH>
                  <wp:positionV relativeFrom="paragraph">
                    <wp:posOffset>884555</wp:posOffset>
                  </wp:positionV>
                  <wp:extent cx="531495" cy="361950"/>
                  <wp:effectExtent l="0" t="0" r="1905" b="0"/>
                  <wp:wrapTight wrapText="bothSides">
                    <wp:wrapPolygon edited="0">
                      <wp:start x="0" y="0"/>
                      <wp:lineTo x="0" y="20463"/>
                      <wp:lineTo x="20903" y="20463"/>
                      <wp:lineTo x="20903"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9933FE" w:rsidRDefault="009933FE">
                              <w:pPr>
                                <w:pStyle w:val="EquationIndex"/>
                                <w:pPrChange w:id="8296" w:author="The Si Tran" w:date="2012-12-16T17:31:00Z">
                                  <w:pPr/>
                                </w:pPrChange>
                              </w:pPr>
                              <w:ins w:id="8297" w:author="The Si Tran" w:date="2012-12-06T02:41:00Z">
                                <w:r>
                                  <w:t>(4.</w:t>
                                </w:r>
                              </w:ins>
                              <w:ins w:id="8298" w:author="The Si Tran" w:date="2012-12-06T02:44:00Z">
                                <w:r>
                                  <w:t>9</w:t>
                                </w:r>
                              </w:ins>
                              <w:ins w:id="829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052" type="#_x0000_t202" style="position:absolute;left:0;text-align:left;margin-left:411.55pt;margin-top:69.65pt;width:41.85pt;height:28.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" fillcolor="white [3201]" stroked="f" strokeweight=".5pt">
                  <v:textbox>
                    <w:txbxContent>
                      <w:p w14:paraId="34A03848" w14:textId="2CE95921" w:rsidR="009933FE" w:rsidRDefault="009933FE">
                        <w:pPr>
                          <w:pStyle w:val="EquationIndex"/>
                          <w:pPrChange w:id="8300" w:author="The Si Tran" w:date="2012-12-16T17:31:00Z">
                            <w:pPr/>
                          </w:pPrChange>
                        </w:pPr>
                        <w:ins w:id="8301" w:author="The Si Tran" w:date="2012-12-06T02:41:00Z">
                          <w:r>
                            <w:t>(4.</w:t>
                          </w:r>
                        </w:ins>
                        <w:ins w:id="8302" w:author="The Si Tran" w:date="2012-12-06T02:44:00Z">
                          <w:r>
                            <w:t>9</w:t>
                          </w:r>
                        </w:ins>
                        <w:ins w:id="8303" w:author="The Si Tran" w:date="2012-12-06T02:41:00Z">
                          <w:r>
                            <w:t>)</w:t>
                          </w:r>
                        </w:ins>
                      </w:p>
                    </w:txbxContent>
                  </v:textbox>
                  <w10:wrap type="tight"/>
                </v:shape>
              </w:pict>
            </mc:Fallback>
          </mc:AlternateContent>
        </w:r>
      </w:ins>
      <w:r w:rsidR="0088753F" w:rsidRPr="0049233F">
        <w:rPr>
          <w:rFonts w:ascii="Times New Roman" w:hAnsi="Times New Roman"/>
          <w:position w:val="-30"/>
          <w:sz w:val="26"/>
          <w:szCs w:val="26"/>
        </w:rPr>
        <w:t>Thay (</w:t>
      </w:r>
      <w:ins w:id="8304" w:author="The Si Tran" w:date="2012-12-14T05:41:00Z">
        <w:r w:rsidR="00BC0EFC">
          <w:rPr>
            <w:rFonts w:ascii="Times New Roman" w:hAnsi="Times New Roman"/>
            <w:position w:val="-30"/>
            <w:sz w:val="26"/>
            <w:szCs w:val="26"/>
          </w:rPr>
          <w:t>4.</w:t>
        </w:r>
      </w:ins>
      <w:del w:id="8305"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8)  </w:t>
      </w:r>
      <w:proofErr w:type="gramStart"/>
      <w:r w:rsidR="0088753F" w:rsidRPr="0049233F">
        <w:rPr>
          <w:rFonts w:ascii="Times New Roman" w:hAnsi="Times New Roman"/>
          <w:position w:val="-30"/>
          <w:sz w:val="26"/>
          <w:szCs w:val="26"/>
        </w:rPr>
        <w:t>và</w:t>
      </w:r>
      <w:proofErr w:type="gramEnd"/>
      <w:r w:rsidR="0088753F" w:rsidRPr="0049233F">
        <w:rPr>
          <w:rFonts w:ascii="Times New Roman" w:hAnsi="Times New Roman"/>
          <w:position w:val="-30"/>
          <w:sz w:val="26"/>
          <w:szCs w:val="26"/>
        </w:rPr>
        <w:t xml:space="preserve"> (</w:t>
      </w:r>
      <w:ins w:id="8306" w:author="The Si Tran" w:date="2012-12-14T05:41:00Z">
        <w:r w:rsidR="00BC0EFC">
          <w:rPr>
            <w:rFonts w:ascii="Times New Roman" w:hAnsi="Times New Roman"/>
            <w:position w:val="-30"/>
            <w:sz w:val="26"/>
            <w:szCs w:val="26"/>
          </w:rPr>
          <w:t>4</w:t>
        </w:r>
      </w:ins>
      <w:del w:id="8307"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8308" w:author="The Si Tran" w:date="2012-12-14T05:41:00Z">
        <w:r w:rsidR="00BC0EFC">
          <w:rPr>
            <w:rFonts w:ascii="Times New Roman" w:hAnsi="Times New Roman"/>
            <w:position w:val="-30"/>
            <w:sz w:val="26"/>
            <w:szCs w:val="26"/>
          </w:rPr>
          <w:t>4</w:t>
        </w:r>
      </w:ins>
      <w:del w:id="8309"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721B7CD3" w:rsidR="002D525D" w:rsidRPr="009C64D2" w:rsidDel="002D525D" w:rsidRDefault="00567862">
      <w:pPr>
        <w:pStyle w:val="EquationIndex"/>
        <w:rPr>
          <w:del w:id="8310" w:author="The Si Tran" w:date="2012-12-06T03:18:00Z"/>
          <w:i/>
          <w:position w:val="-30"/>
        </w:rPr>
        <w:pPrChange w:id="8311" w:author="The Si Tran" w:date="2012-12-15T08:05:00Z">
          <w:pPr>
            <w:pStyle w:val="ListParagraph"/>
            <w:spacing w:after="0" w:line="360" w:lineRule="auto"/>
            <w:ind w:left="0"/>
          </w:pPr>
        </w:pPrChange>
      </w:pPr>
      <m:oMathPara>
        <m:oMath>
          <m:f>
            <m:fPr>
              <m:ctrlPr>
                <w:ins w:id="8312" w:author="The Si Tran" w:date="2012-12-06T03:16:00Z">
                  <w:rPr>
                    <w:rFonts w:ascii="Cambria Math" w:eastAsia="Times New Roman" w:hAnsi="Cambria Math"/>
                    <w:i/>
                  </w:rPr>
                </w:ins>
              </m:ctrlPr>
            </m:fPr>
            <m:num>
              <w:ins w:id="8313" w:author="The Si Tran" w:date="2012-12-06T03:16:00Z">
                <m:r>
                  <w:rPr>
                    <w:rFonts w:ascii="Cambria Math" w:hAnsi="Cambria Math"/>
                  </w:rPr>
                  <m:t>∂E</m:t>
                </m:r>
              </w:ins>
            </m:num>
            <m:den>
              <w:ins w:id="8314" w:author="The Si Tran" w:date="2012-12-06T03:16:00Z">
                <m:r>
                  <w:rPr>
                    <w:rFonts w:ascii="Cambria Math" w:hAnsi="Cambria Math"/>
                  </w:rPr>
                  <m:t>∂</m:t>
                </m:r>
              </w:ins>
              <m:sSub>
                <m:sSubPr>
                  <m:ctrlPr>
                    <w:ins w:id="8315" w:author="The Si Tran" w:date="2012-12-06T03:16:00Z">
                      <w:rPr>
                        <w:rFonts w:ascii="Cambria Math" w:eastAsia="Times New Roman" w:hAnsi="Cambria Math"/>
                        <w:i/>
                      </w:rPr>
                    </w:ins>
                  </m:ctrlPr>
                </m:sSubPr>
                <m:e>
                  <w:ins w:id="8316" w:author="The Si Tran" w:date="2012-12-06T03:16:00Z">
                    <m:r>
                      <w:rPr>
                        <w:rFonts w:ascii="Cambria Math" w:hAnsi="Cambria Math"/>
                      </w:rPr>
                      <m:t>w</m:t>
                    </m:r>
                  </w:ins>
                </m:e>
                <m:sub>
                  <w:ins w:id="8317" w:author="The Si Tran" w:date="2012-12-06T03:16:00Z">
                    <m:r>
                      <w:rPr>
                        <w:rFonts w:ascii="Cambria Math" w:hAnsi="Cambria Math"/>
                      </w:rPr>
                      <m:t>ij</m:t>
                    </m:r>
                  </w:ins>
                </m:sub>
              </m:sSub>
            </m:den>
          </m:f>
          <w:ins w:id="8318" w:author="The Si Tran" w:date="2012-12-06T03:16:00Z">
            <m:r>
              <w:rPr>
                <w:rFonts w:ascii="Cambria Math" w:hAnsi="Cambria Math"/>
              </w:rPr>
              <m:t>=</m:t>
            </m:r>
          </w:ins>
          <w:ins w:id="8319" w:author="The Si Tran" w:date="2012-12-06T03:18:00Z">
            <m:r>
              <w:rPr>
                <w:rFonts w:ascii="Cambria Math" w:hAnsi="Cambria Math"/>
              </w:rPr>
              <m:t>-</m:t>
            </m:r>
          </w:ins>
          <m:d>
            <m:dPr>
              <m:ctrlPr>
                <w:ins w:id="8320" w:author="The Si Tran" w:date="2012-12-06T03:17:00Z">
                  <w:rPr>
                    <w:rFonts w:ascii="Cambria Math" w:eastAsia="Times New Roman" w:hAnsi="Cambria Math"/>
                    <w:i/>
                  </w:rPr>
                </w:ins>
              </m:ctrlPr>
            </m:dPr>
            <m:e>
              <m:sSub>
                <m:sSubPr>
                  <m:ctrlPr>
                    <w:ins w:id="8321" w:author="The Si Tran" w:date="2012-12-06T03:17:00Z">
                      <w:rPr>
                        <w:rFonts w:ascii="Cambria Math" w:eastAsia="Times New Roman" w:hAnsi="Cambria Math"/>
                        <w:i/>
                      </w:rPr>
                    </w:ins>
                  </m:ctrlPr>
                </m:sSubPr>
                <m:e>
                  <w:ins w:id="8322" w:author="The Si Tran" w:date="2012-12-06T03:17:00Z">
                    <m:r>
                      <w:rPr>
                        <w:rFonts w:ascii="Cambria Math" w:hAnsi="Cambria Math"/>
                      </w:rPr>
                      <m:t>t</m:t>
                    </m:r>
                  </w:ins>
                </m:e>
                <m:sub>
                  <w:ins w:id="8323" w:author="The Si Tran" w:date="2012-12-06T03:17:00Z">
                    <m:r>
                      <w:rPr>
                        <w:rFonts w:ascii="Cambria Math" w:hAnsi="Cambria Math"/>
                      </w:rPr>
                      <m:t>i</m:t>
                    </m:r>
                  </w:ins>
                </m:sub>
              </m:sSub>
              <w:ins w:id="8324" w:author="The Si Tran" w:date="2012-12-06T03:17:00Z">
                <m:r>
                  <w:rPr>
                    <w:rFonts w:ascii="Cambria Math" w:hAnsi="Cambria Math"/>
                  </w:rPr>
                  <m:t>-</m:t>
                </m:r>
              </w:ins>
              <m:sSub>
                <m:sSubPr>
                  <m:ctrlPr>
                    <w:ins w:id="8325" w:author="The Si Tran" w:date="2012-12-06T03:17:00Z">
                      <w:rPr>
                        <w:rFonts w:ascii="Cambria Math" w:eastAsia="Times New Roman" w:hAnsi="Cambria Math"/>
                        <w:i/>
                      </w:rPr>
                    </w:ins>
                  </m:ctrlPr>
                </m:sSubPr>
                <m:e>
                  <w:ins w:id="8326" w:author="The Si Tran" w:date="2012-12-06T03:17:00Z">
                    <m:r>
                      <w:rPr>
                        <w:rFonts w:ascii="Cambria Math" w:hAnsi="Cambria Math"/>
                      </w:rPr>
                      <m:t>o</m:t>
                    </m:r>
                  </w:ins>
                </m:e>
                <m:sub>
                  <w:ins w:id="8327" w:author="The Si Tran" w:date="2012-12-06T03:17:00Z">
                    <m:r>
                      <w:rPr>
                        <w:rFonts w:ascii="Cambria Math" w:hAnsi="Cambria Math"/>
                      </w:rPr>
                      <m:t>i</m:t>
                    </m:r>
                  </w:ins>
                </m:sub>
              </m:sSub>
            </m:e>
          </m:d>
          <w:ins w:id="8328" w:author="The Si Tran" w:date="2012-12-06T03:18:00Z">
            <m:r>
              <w:rPr>
                <w:rFonts w:ascii="Cambria Math" w:hAnsi="Cambria Math"/>
              </w:rPr>
              <m:t>*</m:t>
            </m:r>
          </w:ins>
          <m:sSup>
            <m:sSupPr>
              <m:ctrlPr>
                <w:ins w:id="8329" w:author="The Si Tran" w:date="2012-12-06T03:18:00Z">
                  <w:rPr>
                    <w:rFonts w:ascii="Cambria Math" w:eastAsia="Times New Roman" w:hAnsi="Cambria Math"/>
                    <w:i/>
                  </w:rPr>
                </w:ins>
              </m:ctrlPr>
            </m:sSupPr>
            <m:e>
              <w:ins w:id="8330" w:author="The Si Tran" w:date="2012-12-06T03:18:00Z">
                <m:r>
                  <w:rPr>
                    <w:rFonts w:ascii="Cambria Math" w:hAnsi="Cambria Math"/>
                  </w:rPr>
                  <m:t>f</m:t>
                </m:r>
              </w:ins>
            </m:e>
            <m:sup>
              <w:ins w:id="8331" w:author="The Si Tran" w:date="2012-12-06T03:18:00Z">
                <m:r>
                  <w:rPr>
                    <w:rFonts w:ascii="Cambria Math" w:hAnsi="Cambria Math"/>
                  </w:rPr>
                  <m:t>'</m:t>
                </m:r>
              </w:ins>
            </m:sup>
          </m:sSup>
          <m:d>
            <m:dPr>
              <m:ctrlPr>
                <w:ins w:id="8332" w:author="The Si Tran" w:date="2012-12-06T03:18:00Z">
                  <w:rPr>
                    <w:rFonts w:ascii="Cambria Math" w:hAnsi="Cambria Math"/>
                    <w:i/>
                  </w:rPr>
                </w:ins>
              </m:ctrlPr>
            </m:dPr>
            <m:e>
              <m:sSub>
                <m:sSubPr>
                  <m:ctrlPr>
                    <w:ins w:id="8333" w:author="The Si Tran" w:date="2012-12-06T03:18:00Z">
                      <w:rPr>
                        <w:rFonts w:ascii="Cambria Math" w:eastAsia="Times New Roman" w:hAnsi="Cambria Math"/>
                        <w:i/>
                      </w:rPr>
                    </w:ins>
                  </m:ctrlPr>
                </m:sSubPr>
                <m:e>
                  <w:ins w:id="8334" w:author="The Si Tran" w:date="2012-12-06T03:18:00Z">
                    <m:r>
                      <w:rPr>
                        <w:rFonts w:ascii="Cambria Math" w:hAnsi="Cambria Math"/>
                      </w:rPr>
                      <m:t>net</m:t>
                    </m:r>
                  </w:ins>
                </m:e>
                <m:sub>
                  <w:ins w:id="8335" w:author="The Si Tran" w:date="2012-12-06T03:18:00Z">
                    <m:r>
                      <w:rPr>
                        <w:rFonts w:ascii="Cambria Math" w:hAnsi="Cambria Math"/>
                      </w:rPr>
                      <m:t>i</m:t>
                    </m:r>
                  </w:ins>
                </m:sub>
              </m:sSub>
            </m:e>
          </m:d>
          <m:sSub>
            <m:sSubPr>
              <m:ctrlPr>
                <w:ins w:id="8336" w:author="The Si Tran" w:date="2012-12-06T03:18:00Z">
                  <w:rPr>
                    <w:rFonts w:ascii="Cambria Math" w:eastAsia="Times New Roman" w:hAnsi="Cambria Math"/>
                    <w:i/>
                  </w:rPr>
                </w:ins>
              </m:ctrlPr>
            </m:sSubPr>
            <m:e>
              <w:ins w:id="8337" w:author="The Si Tran" w:date="2012-12-06T03:18:00Z">
                <m:r>
                  <w:rPr>
                    <w:rFonts w:ascii="Cambria Math" w:hAnsi="Cambria Math"/>
                  </w:rPr>
                  <m:t>o</m:t>
                </m:r>
              </w:ins>
            </m:e>
            <m:sub>
              <w:ins w:id="8338" w:author="The Si Tran" w:date="2012-12-06T03:18:00Z">
                <m:r>
                  <w:rPr>
                    <w:rFonts w:ascii="Cambria Math" w:hAnsi="Cambria Math"/>
                  </w:rPr>
                  <m:t>j</m:t>
                </m:r>
              </w:ins>
              <w:ins w:id="8339" w:author="The Si Tran" w:date="2012-12-06T03:23:00Z">
                <m: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8340" w:author="The Si Tran" w:date="2012-12-15T08:05:00Z">
          <w:pPr>
            <w:pStyle w:val="ListParagraph"/>
            <w:spacing w:after="0" w:line="360" w:lineRule="auto"/>
            <w:ind w:left="0"/>
          </w:pPr>
        </w:pPrChange>
      </w:pPr>
      <w:del w:id="8341" w:author="The Si Tran" w:date="2012-12-06T03:18:00Z">
        <w:r w:rsidRPr="0049233F" w:rsidDel="002D525D">
          <w:rPr>
            <w:position w:val="-30"/>
          </w:rPr>
          <w:delText xml:space="preserve">            </w:delText>
        </w:r>
        <w:r w:rsidRPr="00AF1345" w:rsidDel="002D525D">
          <w:object w:dxaOrig="3400" w:dyaOrig="700" w14:anchorId="54048B82">
            <v:shape id="_x0000_i1122" type="#_x0000_t75" style="width:229.5pt;height:51pt" o:ole="">
              <v:imagedata r:id="rId250" o:title=""/>
            </v:shape>
            <o:OLEObject Type="Embed" ProgID="Equation.DSMT4" ShapeID="_x0000_i1122" DrawAspect="Content" ObjectID="_1417583545" r:id="rId251"/>
          </w:object>
        </w:r>
      </w:del>
    </w:p>
    <w:p w14:paraId="12EBE08E" w14:textId="36B64F10" w:rsidR="0088753F" w:rsidRDefault="0088753F">
      <w:pPr>
        <w:pStyle w:val="BuletL1"/>
        <w:rPr>
          <w:ins w:id="8342" w:author="The Si Tran" w:date="2012-12-06T03:19:00Z"/>
        </w:rPr>
        <w:pPrChange w:id="8343" w:author="The Si Tran" w:date="2012-12-16T17:31: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567862">
      <w:pPr>
        <w:pStyle w:val="ListParagraph"/>
        <w:spacing w:after="0" w:line="360" w:lineRule="auto"/>
        <w:ind w:left="0" w:firstLine="0"/>
        <w:rPr>
          <w:rFonts w:ascii="Times New Roman" w:hAnsi="Times New Roman"/>
          <w:sz w:val="26"/>
          <w:szCs w:val="26"/>
        </w:rPr>
        <w:pPrChange w:id="8344" w:author="The Si Tran" w:date="2012-12-06T03:19:00Z">
          <w:pPr>
            <w:pStyle w:val="ListParagraph"/>
            <w:numPr>
              <w:numId w:val="4"/>
            </w:numPr>
            <w:spacing w:after="0" w:line="360" w:lineRule="auto"/>
            <w:ind w:left="0" w:hanging="360"/>
          </w:pPr>
        </w:pPrChange>
      </w:pPr>
      <m:oMathPara>
        <m:oMath>
          <m:f>
            <m:fPr>
              <m:ctrlPr>
                <w:ins w:id="8345" w:author="The Si Tran" w:date="2012-12-06T03:19:00Z">
                  <w:rPr>
                    <w:rFonts w:ascii="Cambria Math" w:eastAsia="Times New Roman" w:hAnsi="Cambria Math"/>
                    <w:i/>
                    <w:sz w:val="26"/>
                    <w:szCs w:val="26"/>
                  </w:rPr>
                </w:ins>
              </m:ctrlPr>
            </m:fPr>
            <m:num>
              <w:ins w:id="8346" w:author="The Si Tran" w:date="2012-12-06T03:19:00Z">
                <m:r>
                  <w:rPr>
                    <w:rFonts w:ascii="Cambria Math" w:hAnsi="Cambria Math"/>
                    <w:sz w:val="26"/>
                    <w:szCs w:val="26"/>
                    <w:rPrChange w:id="8347" w:author="The Si Tran" w:date="2012-12-06T03:20:00Z">
                      <w:rPr>
                        <w:rFonts w:ascii="Cambria Math" w:hAnsi="Cambria Math"/>
                        <w:szCs w:val="26"/>
                      </w:rPr>
                    </w:rPrChange>
                  </w:rPr>
                  <m:t>∂E</m:t>
                </m:r>
              </w:ins>
            </m:num>
            <m:den>
              <w:ins w:id="8348" w:author="The Si Tran" w:date="2012-12-06T03:19:00Z">
                <m:r>
                  <w:rPr>
                    <w:rFonts w:ascii="Cambria Math" w:hAnsi="Cambria Math"/>
                    <w:sz w:val="26"/>
                    <w:szCs w:val="26"/>
                    <w:rPrChange w:id="8349" w:author="The Si Tran" w:date="2012-12-06T03:20:00Z">
                      <w:rPr>
                        <w:rFonts w:ascii="Cambria Math" w:hAnsi="Cambria Math"/>
                        <w:szCs w:val="26"/>
                      </w:rPr>
                    </w:rPrChange>
                  </w:rPr>
                  <m:t>∂</m:t>
                </m:r>
              </w:ins>
              <m:sSub>
                <m:sSubPr>
                  <m:ctrlPr>
                    <w:ins w:id="8350" w:author="The Si Tran" w:date="2012-12-06T03:19:00Z">
                      <w:rPr>
                        <w:rFonts w:ascii="Cambria Math" w:eastAsia="Times New Roman" w:hAnsi="Cambria Math"/>
                        <w:i/>
                        <w:sz w:val="26"/>
                        <w:szCs w:val="26"/>
                      </w:rPr>
                    </w:ins>
                  </m:ctrlPr>
                </m:sSubPr>
                <m:e>
                  <w:ins w:id="8351" w:author="The Si Tran" w:date="2012-12-06T03:19:00Z">
                    <m:r>
                      <w:rPr>
                        <w:rFonts w:ascii="Cambria Math" w:hAnsi="Cambria Math"/>
                        <w:sz w:val="26"/>
                        <w:szCs w:val="26"/>
                        <w:rPrChange w:id="8352" w:author="The Si Tran" w:date="2012-12-06T03:20:00Z">
                          <w:rPr>
                            <w:rFonts w:ascii="Cambria Math" w:hAnsi="Cambria Math"/>
                            <w:szCs w:val="26"/>
                          </w:rPr>
                        </w:rPrChange>
                      </w:rPr>
                      <m:t>o</m:t>
                    </m:r>
                  </w:ins>
                </m:e>
                <m:sub>
                  <w:ins w:id="8353" w:author="The Si Tran" w:date="2012-12-06T03:19:00Z">
                    <m:r>
                      <w:rPr>
                        <w:rFonts w:ascii="Cambria Math" w:hAnsi="Cambria Math"/>
                        <w:sz w:val="26"/>
                        <w:szCs w:val="26"/>
                        <w:rPrChange w:id="8354" w:author="The Si Tran" w:date="2012-12-06T03:20:00Z">
                          <w:rPr>
                            <w:rFonts w:ascii="Cambria Math" w:hAnsi="Cambria Math"/>
                            <w:szCs w:val="26"/>
                          </w:rPr>
                        </w:rPrChange>
                      </w:rPr>
                      <m:t>i</m:t>
                    </m:r>
                  </w:ins>
                </m:sub>
              </m:sSub>
            </m:den>
          </m:f>
          <w:ins w:id="8355" w:author="The Si Tran" w:date="2012-12-06T03:19:00Z">
            <m:r>
              <w:rPr>
                <w:rFonts w:ascii="Cambria Math" w:eastAsia="Times New Roman" w:hAnsi="Cambria Math"/>
                <w:sz w:val="26"/>
                <w:szCs w:val="26"/>
              </w:rPr>
              <m:t>=</m:t>
            </m:r>
          </w:ins>
          <m:nary>
            <m:naryPr>
              <m:chr m:val="∑"/>
              <m:limLoc m:val="subSup"/>
              <m:supHide m:val="1"/>
              <m:ctrlPr>
                <w:ins w:id="8356" w:author="The Si Tran" w:date="2012-12-06T03:19:00Z">
                  <w:rPr>
                    <w:rFonts w:ascii="Cambria Math" w:eastAsia="Times New Roman" w:hAnsi="Cambria Math"/>
                    <w:i/>
                    <w:sz w:val="26"/>
                    <w:szCs w:val="26"/>
                  </w:rPr>
                </w:ins>
              </m:ctrlPr>
            </m:naryPr>
            <m:sub>
              <w:ins w:id="8357" w:author="The Si Tran" w:date="2012-12-06T03:19:00Z">
                <m:r>
                  <w:rPr>
                    <w:rFonts w:ascii="Cambria Math" w:eastAsia="Times New Roman" w:hAnsi="Cambria Math"/>
                    <w:sz w:val="26"/>
                    <w:szCs w:val="26"/>
                  </w:rPr>
                  <m:t>k∈succ(i)</m:t>
                </m:r>
              </w:ins>
            </m:sub>
            <m:sup/>
            <m:e>
              <m:f>
                <m:fPr>
                  <m:ctrlPr>
                    <w:ins w:id="8358" w:author="The Si Tran" w:date="2012-12-06T03:20:00Z">
                      <w:rPr>
                        <w:rFonts w:ascii="Cambria Math" w:eastAsia="Times New Roman" w:hAnsi="Cambria Math"/>
                        <w:i/>
                        <w:sz w:val="26"/>
                        <w:szCs w:val="26"/>
                      </w:rPr>
                    </w:ins>
                  </m:ctrlPr>
                </m:fPr>
                <m:num>
                  <w:ins w:id="8359" w:author="The Si Tran" w:date="2012-12-06T03:20:00Z">
                    <m:r>
                      <w:rPr>
                        <w:rFonts w:ascii="Cambria Math" w:hAnsi="Cambria Math"/>
                        <w:sz w:val="26"/>
                        <w:szCs w:val="26"/>
                        <w:rPrChange w:id="8360" w:author="The Si Tran" w:date="2012-12-06T03:20:00Z">
                          <w:rPr>
                            <w:rFonts w:ascii="Cambria Math" w:hAnsi="Cambria Math"/>
                            <w:szCs w:val="26"/>
                          </w:rPr>
                        </w:rPrChange>
                      </w:rPr>
                      <m:t>∂E</m:t>
                    </m:r>
                  </w:ins>
                </m:num>
                <m:den>
                  <w:ins w:id="8361" w:author="The Si Tran" w:date="2012-12-06T03:20:00Z">
                    <m:r>
                      <w:rPr>
                        <w:rFonts w:ascii="Cambria Math" w:hAnsi="Cambria Math"/>
                        <w:sz w:val="26"/>
                        <w:szCs w:val="26"/>
                        <w:rPrChange w:id="8362" w:author="The Si Tran" w:date="2012-12-06T03:20:00Z">
                          <w:rPr>
                            <w:rFonts w:ascii="Cambria Math" w:hAnsi="Cambria Math"/>
                            <w:szCs w:val="26"/>
                          </w:rPr>
                        </w:rPrChange>
                      </w:rPr>
                      <m:t>∂</m:t>
                    </m:r>
                  </w:ins>
                  <m:sSub>
                    <m:sSubPr>
                      <m:ctrlPr>
                        <w:ins w:id="8363" w:author="The Si Tran" w:date="2012-12-06T03:20:00Z">
                          <w:rPr>
                            <w:rFonts w:ascii="Cambria Math" w:eastAsia="Times New Roman" w:hAnsi="Cambria Math"/>
                            <w:i/>
                            <w:sz w:val="26"/>
                            <w:szCs w:val="26"/>
                          </w:rPr>
                        </w:ins>
                      </m:ctrlPr>
                    </m:sSubPr>
                    <m:e>
                      <w:ins w:id="8364" w:author="The Si Tran" w:date="2012-12-06T03:20:00Z">
                        <m:r>
                          <w:rPr>
                            <w:rFonts w:ascii="Cambria Math" w:hAnsi="Cambria Math"/>
                            <w:sz w:val="26"/>
                            <w:szCs w:val="26"/>
                            <w:rPrChange w:id="8365" w:author="The Si Tran" w:date="2012-12-06T03:20:00Z">
                              <w:rPr>
                                <w:rFonts w:ascii="Cambria Math" w:hAnsi="Cambria Math"/>
                                <w:szCs w:val="26"/>
                              </w:rPr>
                            </w:rPrChange>
                          </w:rPr>
                          <m:t>o</m:t>
                        </m:r>
                      </w:ins>
                    </m:e>
                    <m:sub>
                      <w:ins w:id="8366" w:author="The Si Tran" w:date="2012-12-06T03:20:00Z">
                        <m:r>
                          <w:rPr>
                            <w:rFonts w:ascii="Cambria Math" w:hAnsi="Cambria Math"/>
                            <w:sz w:val="26"/>
                            <w:szCs w:val="26"/>
                          </w:rPr>
                          <m:t>k</m:t>
                        </m:r>
                      </w:ins>
                    </m:sub>
                  </m:sSub>
                </m:den>
              </m:f>
              <m:f>
                <m:fPr>
                  <m:ctrlPr>
                    <w:ins w:id="8367" w:author="The Si Tran" w:date="2012-12-06T03:20:00Z">
                      <w:rPr>
                        <w:rFonts w:ascii="Cambria Math" w:eastAsia="Times New Roman" w:hAnsi="Cambria Math"/>
                        <w:i/>
                        <w:sz w:val="26"/>
                        <w:szCs w:val="26"/>
                      </w:rPr>
                    </w:ins>
                  </m:ctrlPr>
                </m:fPr>
                <m:num>
                  <w:ins w:id="8368" w:author="The Si Tran" w:date="2012-12-06T03:20:00Z">
                    <m:r>
                      <w:rPr>
                        <w:rFonts w:ascii="Cambria Math" w:hAnsi="Cambria Math"/>
                        <w:sz w:val="26"/>
                        <w:szCs w:val="26"/>
                        <w:rPrChange w:id="8369" w:author="The Si Tran" w:date="2012-12-06T03:20:00Z">
                          <w:rPr>
                            <w:rFonts w:ascii="Cambria Math" w:hAnsi="Cambria Math"/>
                            <w:szCs w:val="26"/>
                          </w:rPr>
                        </w:rPrChange>
                      </w:rPr>
                      <m:t>∂</m:t>
                    </m:r>
                  </w:ins>
                  <m:sSub>
                    <m:sSubPr>
                      <m:ctrlPr>
                        <w:ins w:id="8370" w:author="The Si Tran" w:date="2012-12-06T03:20:00Z">
                          <w:rPr>
                            <w:rFonts w:ascii="Cambria Math" w:eastAsia="Times New Roman" w:hAnsi="Cambria Math"/>
                            <w:i/>
                            <w:sz w:val="26"/>
                            <w:szCs w:val="26"/>
                          </w:rPr>
                        </w:ins>
                      </m:ctrlPr>
                    </m:sSubPr>
                    <m:e>
                      <w:ins w:id="8371" w:author="The Si Tran" w:date="2012-12-06T03:20:00Z">
                        <m:r>
                          <w:rPr>
                            <w:rFonts w:ascii="Cambria Math" w:hAnsi="Cambria Math"/>
                            <w:sz w:val="26"/>
                            <w:szCs w:val="26"/>
                            <w:rPrChange w:id="8372" w:author="The Si Tran" w:date="2012-12-06T03:20:00Z">
                              <w:rPr>
                                <w:rFonts w:ascii="Cambria Math" w:hAnsi="Cambria Math"/>
                                <w:szCs w:val="26"/>
                              </w:rPr>
                            </w:rPrChange>
                          </w:rPr>
                          <m:t>o</m:t>
                        </m:r>
                      </w:ins>
                    </m:e>
                    <m:sub>
                      <w:ins w:id="8373" w:author="The Si Tran" w:date="2012-12-06T03:20:00Z">
                        <m:r>
                          <w:rPr>
                            <w:rFonts w:ascii="Cambria Math" w:hAnsi="Cambria Math"/>
                            <w:sz w:val="26"/>
                            <w:szCs w:val="26"/>
                          </w:rPr>
                          <m:t>k</m:t>
                        </m:r>
                      </w:ins>
                    </m:sub>
                  </m:sSub>
                </m:num>
                <m:den>
                  <w:ins w:id="8374" w:author="The Si Tran" w:date="2012-12-06T03:20:00Z">
                    <m:r>
                      <w:rPr>
                        <w:rFonts w:ascii="Cambria Math" w:hAnsi="Cambria Math"/>
                        <w:sz w:val="26"/>
                        <w:szCs w:val="26"/>
                        <w:rPrChange w:id="8375" w:author="The Si Tran" w:date="2012-12-06T03:20:00Z">
                          <w:rPr>
                            <w:rFonts w:ascii="Cambria Math" w:hAnsi="Cambria Math"/>
                            <w:szCs w:val="26"/>
                          </w:rPr>
                        </w:rPrChange>
                      </w:rPr>
                      <m:t>∂</m:t>
                    </m:r>
                  </w:ins>
                  <m:sSub>
                    <m:sSubPr>
                      <m:ctrlPr>
                        <w:ins w:id="8376" w:author="The Si Tran" w:date="2012-12-06T03:20:00Z">
                          <w:rPr>
                            <w:rFonts w:ascii="Cambria Math" w:eastAsia="Times New Roman" w:hAnsi="Cambria Math"/>
                            <w:i/>
                            <w:sz w:val="26"/>
                            <w:szCs w:val="26"/>
                          </w:rPr>
                        </w:ins>
                      </m:ctrlPr>
                    </m:sSubPr>
                    <m:e>
                      <w:ins w:id="8377" w:author="The Si Tran" w:date="2012-12-06T03:20:00Z">
                        <m:r>
                          <w:rPr>
                            <w:rFonts w:ascii="Cambria Math" w:eastAsia="Times New Roman" w:hAnsi="Cambria Math"/>
                            <w:sz w:val="26"/>
                            <w:szCs w:val="26"/>
                          </w:rPr>
                          <m:t>o</m:t>
                        </m:r>
                      </w:ins>
                    </m:e>
                    <m:sub>
                      <w:ins w:id="8378" w:author="The Si Tran" w:date="2012-12-06T03:20:00Z">
                        <m:r>
                          <w:rPr>
                            <w:rFonts w:ascii="Cambria Math" w:hAnsi="Cambria Math"/>
                            <w:sz w:val="26"/>
                            <w:szCs w:val="26"/>
                          </w:rPr>
                          <m:t>i</m:t>
                        </m:r>
                      </w:ins>
                    </m:sub>
                  </m:sSub>
                </m:den>
              </m:f>
            </m:e>
          </m:nary>
          <w:ins w:id="8379" w:author="The Si Tran" w:date="2012-12-06T03:20:00Z">
            <m:r>
              <w:rPr>
                <w:rFonts w:ascii="Cambria Math" w:eastAsia="Times New Roman" w:hAnsi="Cambria Math"/>
                <w:sz w:val="26"/>
                <w:szCs w:val="26"/>
              </w:rPr>
              <m:t>=</m:t>
            </m:r>
          </w:ins>
          <m:nary>
            <m:naryPr>
              <m:chr m:val="∑"/>
              <m:limLoc m:val="subSup"/>
              <m:supHide m:val="1"/>
              <m:ctrlPr>
                <w:ins w:id="8380" w:author="The Si Tran" w:date="2012-12-06T03:21:00Z">
                  <w:rPr>
                    <w:rFonts w:ascii="Cambria Math" w:eastAsia="Times New Roman" w:hAnsi="Cambria Math"/>
                    <w:i/>
                    <w:sz w:val="26"/>
                    <w:szCs w:val="26"/>
                  </w:rPr>
                </w:ins>
              </m:ctrlPr>
            </m:naryPr>
            <m:sub>
              <w:ins w:id="8381" w:author="The Si Tran" w:date="2012-12-06T03:21:00Z">
                <m:r>
                  <w:rPr>
                    <w:rFonts w:ascii="Cambria Math" w:eastAsia="Times New Roman" w:hAnsi="Cambria Math"/>
                    <w:sz w:val="26"/>
                    <w:szCs w:val="26"/>
                  </w:rPr>
                  <m:t>k∈succ(i)</m:t>
                </m:r>
              </w:ins>
            </m:sub>
            <m:sup/>
            <m:e>
              <m:f>
                <m:fPr>
                  <m:ctrlPr>
                    <w:ins w:id="8382" w:author="The Si Tran" w:date="2012-12-06T03:21:00Z">
                      <w:rPr>
                        <w:rFonts w:ascii="Cambria Math" w:eastAsia="Times New Roman" w:hAnsi="Cambria Math"/>
                        <w:i/>
                        <w:sz w:val="26"/>
                        <w:szCs w:val="26"/>
                      </w:rPr>
                    </w:ins>
                  </m:ctrlPr>
                </m:fPr>
                <m:num>
                  <w:ins w:id="8383" w:author="The Si Tran" w:date="2012-12-06T03:21:00Z">
                    <m:r>
                      <w:rPr>
                        <w:rFonts w:ascii="Cambria Math" w:hAnsi="Cambria Math"/>
                        <w:sz w:val="26"/>
                        <w:szCs w:val="26"/>
                      </w:rPr>
                      <m:t>∂E</m:t>
                    </m:r>
                  </w:ins>
                </m:num>
                <m:den>
                  <w:ins w:id="8384" w:author="The Si Tran" w:date="2012-12-06T03:21:00Z">
                    <m:r>
                      <w:rPr>
                        <w:rFonts w:ascii="Cambria Math" w:hAnsi="Cambria Math"/>
                        <w:sz w:val="26"/>
                        <w:szCs w:val="26"/>
                      </w:rPr>
                      <m:t>∂</m:t>
                    </m:r>
                  </w:ins>
                  <m:sSub>
                    <m:sSubPr>
                      <m:ctrlPr>
                        <w:ins w:id="8385" w:author="The Si Tran" w:date="2012-12-06T03:21:00Z">
                          <w:rPr>
                            <w:rFonts w:ascii="Cambria Math" w:eastAsia="Times New Roman" w:hAnsi="Cambria Math"/>
                            <w:i/>
                            <w:sz w:val="26"/>
                            <w:szCs w:val="26"/>
                          </w:rPr>
                        </w:ins>
                      </m:ctrlPr>
                    </m:sSubPr>
                    <m:e>
                      <w:ins w:id="8386" w:author="The Si Tran" w:date="2012-12-06T03:21:00Z">
                        <m:r>
                          <w:rPr>
                            <w:rFonts w:ascii="Cambria Math" w:hAnsi="Cambria Math"/>
                            <w:sz w:val="26"/>
                            <w:szCs w:val="26"/>
                          </w:rPr>
                          <m:t>o</m:t>
                        </m:r>
                      </w:ins>
                    </m:e>
                    <m:sub>
                      <w:ins w:id="8387" w:author="The Si Tran" w:date="2012-12-06T03:21:00Z">
                        <m:r>
                          <w:rPr>
                            <w:rFonts w:ascii="Cambria Math" w:hAnsi="Cambria Math"/>
                            <w:sz w:val="26"/>
                            <w:szCs w:val="26"/>
                          </w:rPr>
                          <m:t>k</m:t>
                        </m:r>
                      </w:ins>
                    </m:sub>
                  </m:sSub>
                </m:den>
              </m:f>
              <m:f>
                <m:fPr>
                  <m:ctrlPr>
                    <w:ins w:id="8388" w:author="The Si Tran" w:date="2012-12-06T03:21:00Z">
                      <w:rPr>
                        <w:rFonts w:ascii="Cambria Math" w:eastAsia="Times New Roman" w:hAnsi="Cambria Math"/>
                        <w:i/>
                        <w:sz w:val="26"/>
                        <w:szCs w:val="26"/>
                      </w:rPr>
                    </w:ins>
                  </m:ctrlPr>
                </m:fPr>
                <m:num>
                  <w:ins w:id="8389" w:author="The Si Tran" w:date="2012-12-06T03:21:00Z">
                    <m:r>
                      <w:rPr>
                        <w:rFonts w:ascii="Cambria Math" w:hAnsi="Cambria Math"/>
                        <w:sz w:val="26"/>
                        <w:szCs w:val="26"/>
                      </w:rPr>
                      <m:t>∂</m:t>
                    </m:r>
                  </w:ins>
                  <m:sSub>
                    <m:sSubPr>
                      <m:ctrlPr>
                        <w:ins w:id="8390" w:author="The Si Tran" w:date="2012-12-06T03:21:00Z">
                          <w:rPr>
                            <w:rFonts w:ascii="Cambria Math" w:eastAsia="Times New Roman" w:hAnsi="Cambria Math"/>
                            <w:i/>
                            <w:sz w:val="26"/>
                            <w:szCs w:val="26"/>
                          </w:rPr>
                        </w:ins>
                      </m:ctrlPr>
                    </m:sSubPr>
                    <m:e>
                      <w:ins w:id="8391" w:author="The Si Tran" w:date="2012-12-06T03:21:00Z">
                        <m:r>
                          <w:rPr>
                            <w:rFonts w:ascii="Cambria Math" w:hAnsi="Cambria Math"/>
                            <w:sz w:val="26"/>
                            <w:szCs w:val="26"/>
                          </w:rPr>
                          <m:t>o</m:t>
                        </m:r>
                      </w:ins>
                    </m:e>
                    <m:sub>
                      <w:ins w:id="8392" w:author="The Si Tran" w:date="2012-12-06T03:21:00Z">
                        <m:r>
                          <w:rPr>
                            <w:rFonts w:ascii="Cambria Math" w:hAnsi="Cambria Math"/>
                            <w:sz w:val="26"/>
                            <w:szCs w:val="26"/>
                          </w:rPr>
                          <m:t>k</m:t>
                        </m:r>
                      </w:ins>
                    </m:sub>
                  </m:sSub>
                </m:num>
                <m:den>
                  <w:ins w:id="8393" w:author="The Si Tran" w:date="2012-12-06T03:21:00Z">
                    <m:r>
                      <w:rPr>
                        <w:rFonts w:ascii="Cambria Math" w:hAnsi="Cambria Math"/>
                        <w:sz w:val="26"/>
                        <w:szCs w:val="26"/>
                      </w:rPr>
                      <m:t>∂</m:t>
                    </m:r>
                  </w:ins>
                  <m:sSub>
                    <m:sSubPr>
                      <m:ctrlPr>
                        <w:ins w:id="8394" w:author="The Si Tran" w:date="2012-12-06T03:21:00Z">
                          <w:rPr>
                            <w:rFonts w:ascii="Cambria Math" w:eastAsia="Times New Roman" w:hAnsi="Cambria Math"/>
                            <w:i/>
                            <w:sz w:val="26"/>
                            <w:szCs w:val="26"/>
                          </w:rPr>
                        </w:ins>
                      </m:ctrlPr>
                    </m:sSubPr>
                    <m:e>
                      <w:ins w:id="8395" w:author="The Si Tran" w:date="2012-12-06T03:21:00Z">
                        <m:r>
                          <w:rPr>
                            <w:rFonts w:ascii="Cambria Math" w:eastAsia="Times New Roman" w:hAnsi="Cambria Math"/>
                            <w:sz w:val="26"/>
                            <w:szCs w:val="26"/>
                          </w:rPr>
                          <m:t>net</m:t>
                        </m:r>
                      </w:ins>
                    </m:e>
                    <m:sub>
                      <w:ins w:id="8396" w:author="The Si Tran" w:date="2012-12-06T03:21:00Z">
                        <m:r>
                          <w:rPr>
                            <w:rFonts w:ascii="Cambria Math" w:hAnsi="Cambria Math"/>
                            <w:sz w:val="26"/>
                            <w:szCs w:val="26"/>
                          </w:rPr>
                          <m:t>k</m:t>
                        </m:r>
                      </w:ins>
                    </m:sub>
                  </m:sSub>
                </m:den>
              </m:f>
              <m:f>
                <m:fPr>
                  <m:ctrlPr>
                    <w:ins w:id="8397" w:author="The Si Tran" w:date="2012-12-06T03:21:00Z">
                      <w:rPr>
                        <w:rFonts w:ascii="Cambria Math" w:eastAsia="Times New Roman" w:hAnsi="Cambria Math"/>
                        <w:i/>
                        <w:sz w:val="26"/>
                        <w:szCs w:val="26"/>
                      </w:rPr>
                    </w:ins>
                  </m:ctrlPr>
                </m:fPr>
                <m:num>
                  <w:ins w:id="8398" w:author="The Si Tran" w:date="2012-12-06T03:21:00Z">
                    <m:r>
                      <w:rPr>
                        <w:rFonts w:ascii="Cambria Math" w:hAnsi="Cambria Math"/>
                        <w:sz w:val="26"/>
                        <w:szCs w:val="26"/>
                      </w:rPr>
                      <m:t>∂</m:t>
                    </m:r>
                  </w:ins>
                  <m:sSub>
                    <m:sSubPr>
                      <m:ctrlPr>
                        <w:ins w:id="8399" w:author="The Si Tran" w:date="2012-12-06T03:21:00Z">
                          <w:rPr>
                            <w:rFonts w:ascii="Cambria Math" w:eastAsia="Times New Roman" w:hAnsi="Cambria Math"/>
                            <w:i/>
                            <w:sz w:val="26"/>
                            <w:szCs w:val="26"/>
                          </w:rPr>
                        </w:ins>
                      </m:ctrlPr>
                    </m:sSubPr>
                    <m:e>
                      <w:ins w:id="8400" w:author="The Si Tran" w:date="2012-12-06T03:21:00Z">
                        <m:r>
                          <w:rPr>
                            <w:rFonts w:ascii="Cambria Math" w:hAnsi="Cambria Math"/>
                            <w:sz w:val="26"/>
                            <w:szCs w:val="26"/>
                          </w:rPr>
                          <m:t>net</m:t>
                        </m:r>
                      </w:ins>
                    </m:e>
                    <m:sub>
                      <w:ins w:id="8401" w:author="The Si Tran" w:date="2012-12-06T03:21:00Z">
                        <m:r>
                          <w:rPr>
                            <w:rFonts w:ascii="Cambria Math" w:hAnsi="Cambria Math"/>
                            <w:sz w:val="26"/>
                            <w:szCs w:val="26"/>
                          </w:rPr>
                          <m:t>k</m:t>
                        </m:r>
                      </w:ins>
                    </m:sub>
                  </m:sSub>
                </m:num>
                <m:den>
                  <w:ins w:id="8402" w:author="The Si Tran" w:date="2012-12-06T03:21:00Z">
                    <m:r>
                      <w:rPr>
                        <w:rFonts w:ascii="Cambria Math" w:hAnsi="Cambria Math"/>
                        <w:sz w:val="26"/>
                        <w:szCs w:val="26"/>
                      </w:rPr>
                      <m:t>∂</m:t>
                    </m:r>
                  </w:ins>
                  <m:sSub>
                    <m:sSubPr>
                      <m:ctrlPr>
                        <w:ins w:id="8403" w:author="The Si Tran" w:date="2012-12-06T03:21:00Z">
                          <w:rPr>
                            <w:rFonts w:ascii="Cambria Math" w:eastAsia="Times New Roman" w:hAnsi="Cambria Math"/>
                            <w:i/>
                            <w:sz w:val="26"/>
                            <w:szCs w:val="26"/>
                          </w:rPr>
                        </w:ins>
                      </m:ctrlPr>
                    </m:sSubPr>
                    <m:e>
                      <w:ins w:id="8404" w:author="The Si Tran" w:date="2012-12-06T03:21:00Z">
                        <m:r>
                          <w:rPr>
                            <w:rFonts w:ascii="Cambria Math" w:eastAsia="Times New Roman" w:hAnsi="Cambria Math"/>
                            <w:sz w:val="26"/>
                            <w:szCs w:val="26"/>
                          </w:rPr>
                          <m:t>o</m:t>
                        </m:r>
                      </w:ins>
                    </m:e>
                    <m:sub>
                      <w:ins w:id="8405" w:author="The Si Tran" w:date="2012-12-06T03:21:00Z">
                        <m:r>
                          <w:rPr>
                            <w:rFonts w:ascii="Cambria Math" w:hAnsi="Cambria Math"/>
                            <w:sz w:val="26"/>
                            <w:szCs w:val="26"/>
                          </w:rPr>
                          <m:t>i</m:t>
                        </m:r>
                      </w:ins>
                    </m:sub>
                  </m:sSub>
                </m:den>
              </m:f>
              <w:ins w:id="8406" w:author="The Si Tran" w:date="2012-12-06T03:22:00Z">
                <m:r>
                  <w:rPr>
                    <w:rFonts w:ascii="Cambria Math" w:eastAsia="Times New Roman" w:hAnsi="Cambria Math"/>
                    <w:sz w:val="26"/>
                    <w:szCs w:val="26"/>
                  </w:rPr>
                  <m:t>=</m:t>
                </m:r>
              </w:ins>
            </m:e>
          </m:nary>
          <m:nary>
            <m:naryPr>
              <m:chr m:val="∑"/>
              <m:limLoc m:val="subSup"/>
              <m:supHide m:val="1"/>
              <m:ctrlPr>
                <w:ins w:id="8407" w:author="The Si Tran" w:date="2012-12-06T03:22:00Z">
                  <w:rPr>
                    <w:rFonts w:ascii="Cambria Math" w:eastAsia="Times New Roman" w:hAnsi="Cambria Math"/>
                    <w:i/>
                    <w:sz w:val="26"/>
                    <w:szCs w:val="26"/>
                  </w:rPr>
                </w:ins>
              </m:ctrlPr>
            </m:naryPr>
            <m:sub>
              <w:ins w:id="8408" w:author="The Si Tran" w:date="2012-12-06T03:22:00Z">
                <m:r>
                  <w:rPr>
                    <w:rFonts w:ascii="Cambria Math" w:eastAsia="Times New Roman" w:hAnsi="Cambria Math"/>
                    <w:sz w:val="26"/>
                    <w:szCs w:val="26"/>
                  </w:rPr>
                  <m:t>k∈succ(i)</m:t>
                </m:r>
              </w:ins>
            </m:sub>
            <m:sup/>
            <m:e>
              <m:f>
                <m:fPr>
                  <m:ctrlPr>
                    <w:ins w:id="8409" w:author="The Si Tran" w:date="2012-12-06T03:22:00Z">
                      <w:rPr>
                        <w:rFonts w:ascii="Cambria Math" w:eastAsia="Times New Roman" w:hAnsi="Cambria Math"/>
                        <w:i/>
                        <w:sz w:val="26"/>
                        <w:szCs w:val="26"/>
                      </w:rPr>
                    </w:ins>
                  </m:ctrlPr>
                </m:fPr>
                <m:num>
                  <w:ins w:id="8410" w:author="The Si Tran" w:date="2012-12-06T03:22:00Z">
                    <m:r>
                      <w:rPr>
                        <w:rFonts w:ascii="Cambria Math" w:hAnsi="Cambria Math"/>
                        <w:sz w:val="26"/>
                        <w:szCs w:val="26"/>
                      </w:rPr>
                      <m:t>∂E</m:t>
                    </m:r>
                  </w:ins>
                </m:num>
                <m:den>
                  <w:ins w:id="8411" w:author="The Si Tran" w:date="2012-12-06T03:22:00Z">
                    <m:r>
                      <w:rPr>
                        <w:rFonts w:ascii="Cambria Math" w:hAnsi="Cambria Math"/>
                        <w:sz w:val="26"/>
                        <w:szCs w:val="26"/>
                      </w:rPr>
                      <m:t>∂</m:t>
                    </m:r>
                  </w:ins>
                  <m:sSub>
                    <m:sSubPr>
                      <m:ctrlPr>
                        <w:ins w:id="8412" w:author="The Si Tran" w:date="2012-12-06T03:22:00Z">
                          <w:rPr>
                            <w:rFonts w:ascii="Cambria Math" w:eastAsia="Times New Roman" w:hAnsi="Cambria Math"/>
                            <w:i/>
                            <w:sz w:val="26"/>
                            <w:szCs w:val="26"/>
                          </w:rPr>
                        </w:ins>
                      </m:ctrlPr>
                    </m:sSubPr>
                    <m:e>
                      <w:ins w:id="8413" w:author="The Si Tran" w:date="2012-12-06T03:22:00Z">
                        <m:r>
                          <w:rPr>
                            <w:rFonts w:ascii="Cambria Math" w:hAnsi="Cambria Math"/>
                            <w:sz w:val="26"/>
                            <w:szCs w:val="26"/>
                          </w:rPr>
                          <m:t>o</m:t>
                        </m:r>
                      </w:ins>
                    </m:e>
                    <m:sub>
                      <w:ins w:id="8414" w:author="The Si Tran" w:date="2012-12-06T03:22:00Z">
                        <m:r>
                          <w:rPr>
                            <w:rFonts w:ascii="Cambria Math" w:hAnsi="Cambria Math"/>
                            <w:sz w:val="26"/>
                            <w:szCs w:val="26"/>
                          </w:rPr>
                          <m:t>k</m:t>
                        </m:r>
                      </w:ins>
                    </m:sub>
                  </m:sSub>
                </m:den>
              </m:f>
              <m:sSup>
                <m:sSupPr>
                  <m:ctrlPr>
                    <w:ins w:id="8415" w:author="The Si Tran" w:date="2012-12-06T03:22:00Z">
                      <w:rPr>
                        <w:rFonts w:ascii="Cambria Math" w:eastAsia="Times New Roman" w:hAnsi="Cambria Math"/>
                        <w:i/>
                        <w:sz w:val="26"/>
                        <w:szCs w:val="26"/>
                      </w:rPr>
                    </w:ins>
                  </m:ctrlPr>
                </m:sSupPr>
                <m:e>
                  <w:ins w:id="8416" w:author="The Si Tran" w:date="2012-12-06T03:22:00Z">
                    <m:r>
                      <w:rPr>
                        <w:rFonts w:ascii="Cambria Math" w:eastAsia="Times New Roman" w:hAnsi="Cambria Math"/>
                        <w:sz w:val="26"/>
                        <w:szCs w:val="26"/>
                      </w:rPr>
                      <m:t>f</m:t>
                    </m:r>
                  </w:ins>
                </m:e>
                <m:sup>
                  <w:ins w:id="8417" w:author="The Si Tran" w:date="2012-12-06T03:22:00Z">
                    <m:r>
                      <w:rPr>
                        <w:rFonts w:ascii="Cambria Math" w:eastAsia="Times New Roman" w:hAnsi="Cambria Math"/>
                        <w:sz w:val="26"/>
                        <w:szCs w:val="26"/>
                      </w:rPr>
                      <m:t>'</m:t>
                    </m:r>
                  </w:ins>
                </m:sup>
              </m:sSup>
              <m:d>
                <m:dPr>
                  <m:ctrlPr>
                    <w:ins w:id="8418" w:author="The Si Tran" w:date="2012-12-06T03:22:00Z">
                      <w:rPr>
                        <w:rFonts w:ascii="Cambria Math" w:eastAsia="Times New Roman" w:hAnsi="Cambria Math"/>
                        <w:i/>
                        <w:sz w:val="26"/>
                        <w:szCs w:val="26"/>
                      </w:rPr>
                    </w:ins>
                  </m:ctrlPr>
                </m:dPr>
                <m:e>
                  <m:sSub>
                    <m:sSubPr>
                      <m:ctrlPr>
                        <w:ins w:id="8419" w:author="The Si Tran" w:date="2012-12-06T03:22:00Z">
                          <w:rPr>
                            <w:rFonts w:ascii="Cambria Math" w:eastAsia="Times New Roman" w:hAnsi="Cambria Math"/>
                            <w:i/>
                            <w:sz w:val="26"/>
                            <w:szCs w:val="26"/>
                          </w:rPr>
                        </w:ins>
                      </m:ctrlPr>
                    </m:sSubPr>
                    <m:e>
                      <w:ins w:id="8420" w:author="The Si Tran" w:date="2012-12-06T03:23:00Z">
                        <m:r>
                          <w:rPr>
                            <w:rFonts w:ascii="Cambria Math" w:eastAsia="Times New Roman" w:hAnsi="Cambria Math"/>
                            <w:sz w:val="26"/>
                            <w:szCs w:val="26"/>
                          </w:rPr>
                          <m:t>net</m:t>
                        </m:r>
                      </w:ins>
                    </m:e>
                    <m:sub>
                      <w:ins w:id="8421" w:author="The Si Tran" w:date="2012-12-06T03:23:00Z">
                        <m:r>
                          <w:rPr>
                            <w:rFonts w:ascii="Cambria Math" w:eastAsia="Times New Roman" w:hAnsi="Cambria Math"/>
                            <w:sz w:val="26"/>
                            <w:szCs w:val="26"/>
                          </w:rPr>
                          <m:t>k</m:t>
                        </m:r>
                      </w:ins>
                    </m:sub>
                  </m:sSub>
                </m:e>
              </m:d>
              <m:sSub>
                <m:sSubPr>
                  <m:ctrlPr>
                    <w:ins w:id="8422" w:author="The Si Tran" w:date="2012-12-06T03:23:00Z">
                      <w:rPr>
                        <w:rFonts w:ascii="Cambria Math" w:eastAsia="Times New Roman" w:hAnsi="Cambria Math"/>
                        <w:i/>
                        <w:sz w:val="26"/>
                        <w:szCs w:val="26"/>
                      </w:rPr>
                    </w:ins>
                  </m:ctrlPr>
                </m:sSubPr>
                <m:e>
                  <w:ins w:id="8423" w:author="The Si Tran" w:date="2012-12-06T03:23:00Z">
                    <m:r>
                      <w:rPr>
                        <w:rFonts w:ascii="Cambria Math" w:eastAsia="Times New Roman" w:hAnsi="Cambria Math"/>
                        <w:sz w:val="26"/>
                        <w:szCs w:val="26"/>
                      </w:rPr>
                      <m:t>w</m:t>
                    </m:r>
                  </w:ins>
                </m:e>
                <m:sub>
                  <w:ins w:id="8424" w:author="The Si Tran" w:date="2012-12-06T03:23:00Z">
                    <m:r>
                      <w:rPr>
                        <w:rFonts w:ascii="Cambria Math" w:eastAsia="Times New Roman" w:hAnsi="Cambria Math"/>
                        <w:sz w:val="26"/>
                        <w:szCs w:val="26"/>
                      </w:rPr>
                      <m:t>ki</m:t>
                    </m:r>
                  </w:ins>
                </m:sub>
              </m:sSub>
            </m:e>
          </m:nary>
        </m:oMath>
      </m:oMathPara>
    </w:p>
    <w:p w14:paraId="21700429" w14:textId="0B03E6E4" w:rsidR="0088753F" w:rsidRPr="0049233F" w:rsidRDefault="00976130" w:rsidP="0088753F">
      <w:pPr>
        <w:pStyle w:val="ListParagraph"/>
        <w:spacing w:after="0" w:line="360" w:lineRule="auto"/>
        <w:ind w:left="0"/>
        <w:rPr>
          <w:rFonts w:ascii="Times New Roman" w:hAnsi="Times New Roman"/>
          <w:position w:val="-30"/>
          <w:sz w:val="26"/>
          <w:szCs w:val="26"/>
        </w:rPr>
      </w:pPr>
      <w:ins w:id="8425" w:author="The Si Tran" w:date="2012-12-14T05:43:00Z">
        <w:r w:rsidRPr="000C3A28">
          <w:rPr>
            <w:noProof/>
          </w:rPr>
          <mc:AlternateContent>
            <mc:Choice Requires="wps">
              <w:drawing>
                <wp:anchor distT="0" distB="0" distL="114300" distR="114300" simplePos="0" relativeHeight="251596800" behindDoc="1" locked="0" layoutInCell="1" allowOverlap="1" wp14:anchorId="0BC2898F" wp14:editId="0162FA4D">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9933FE" w:rsidRDefault="009933FE">
                              <w:pPr>
                                <w:pStyle w:val="EquationIndex"/>
                                <w:pPrChange w:id="8426" w:author="The Si Tran" w:date="2012-12-16T08:25:00Z">
                                  <w:pPr/>
                                </w:pPrChange>
                              </w:pPr>
                              <w:ins w:id="8427" w:author="The Si Tran" w:date="2012-12-06T02:41:00Z">
                                <w:r>
                                  <w:t>(4.</w:t>
                                </w:r>
                              </w:ins>
                              <w:ins w:id="8428" w:author="The Si Tran" w:date="2012-12-06T02:44:00Z">
                                <w:r>
                                  <w:t>10</w:t>
                                </w:r>
                              </w:ins>
                              <w:ins w:id="842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053" type="#_x0000_t202" style="position:absolute;left:0;text-align:left;margin-left:402.2pt;margin-top:-83.65pt;width:51pt;height:28.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" fillcolor="white [3201]" stroked="f" strokeweight=".5pt">
                  <v:textbox>
                    <w:txbxContent>
                      <w:p w14:paraId="31D0E72E" w14:textId="67068AA6" w:rsidR="009933FE" w:rsidRDefault="009933FE">
                        <w:pPr>
                          <w:pStyle w:val="EquationIndex"/>
                          <w:pPrChange w:id="8430" w:author="The Si Tran" w:date="2012-12-16T08:25:00Z">
                            <w:pPr/>
                          </w:pPrChange>
                        </w:pPr>
                        <w:ins w:id="8431" w:author="The Si Tran" w:date="2012-12-06T02:41:00Z">
                          <w:r>
                            <w:t>(4.</w:t>
                          </w:r>
                        </w:ins>
                        <w:ins w:id="8432" w:author="The Si Tran" w:date="2012-12-06T02:44:00Z">
                          <w:r>
                            <w:t>10</w:t>
                          </w:r>
                        </w:ins>
                        <w:ins w:id="8433"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r w:rsidR="0088753F" w:rsidRPr="0049233F">
        <w:rPr>
          <w:rFonts w:ascii="Times New Roman" w:hAnsi="Times New Roman"/>
          <w:sz w:val="26"/>
          <w:szCs w:val="26"/>
        </w:rPr>
        <w:tab/>
      </w:r>
      <w:del w:id="8434" w:author="The Si Tran" w:date="2012-12-06T03:23:00Z">
        <w:r w:rsidR="0088753F" w:rsidRPr="00AF1345" w:rsidDel="008A5312">
          <w:rPr>
            <w:rFonts w:ascii="Times New Roman" w:hAnsi="Times New Roman"/>
            <w:position w:val="-64"/>
            <w:sz w:val="26"/>
            <w:szCs w:val="26"/>
          </w:rPr>
          <w:object w:dxaOrig="5840" w:dyaOrig="1400" w14:anchorId="4D68EFCA">
            <v:shape id="_x0000_i1123" type="#_x0000_t75" style="width:381pt;height:93pt" o:ole="">
              <v:imagedata r:id="rId252" o:title=""/>
            </v:shape>
            <o:OLEObject Type="Embed" ProgID="Equation.DSMT4" ShapeID="_x0000_i1123" DrawAspect="Content" ObjectID="_1417583546" r:id="rId253"/>
          </w:object>
        </w:r>
      </w:del>
    </w:p>
    <w:p w14:paraId="615C4E77" w14:textId="796CC167" w:rsidR="0088753F" w:rsidRDefault="00E20E05" w:rsidP="0088753F">
      <w:pPr>
        <w:pStyle w:val="ListParagraph"/>
        <w:spacing w:after="0" w:line="360" w:lineRule="auto"/>
        <w:ind w:left="0"/>
        <w:rPr>
          <w:ins w:id="8435" w:author="The Si Tran" w:date="2012-12-06T03:24:00Z"/>
          <w:rFonts w:ascii="Times New Roman" w:hAnsi="Times New Roman"/>
          <w:sz w:val="26"/>
          <w:szCs w:val="26"/>
        </w:rPr>
      </w:pPr>
      <w:ins w:id="8436" w:author="The Si Tran" w:date="2012-12-14T05:43:00Z">
        <w:r w:rsidRPr="002E47E8">
          <w:rPr>
            <w:noProof/>
            <w:szCs w:val="26"/>
            <w:rPrChange w:id="8437" w:author="Unknown">
              <w:rPr>
                <w:noProof/>
              </w:rPr>
            </w:rPrChange>
          </w:rPr>
          <mc:AlternateContent>
            <mc:Choice Requires="wps">
              <w:drawing>
                <wp:anchor distT="0" distB="0" distL="114300" distR="114300" simplePos="0" relativeHeight="251582464" behindDoc="0" locked="0" layoutInCell="1" allowOverlap="1" wp14:anchorId="04312190" wp14:editId="4D290196">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9933FE" w:rsidRDefault="009933FE">
                              <w:pPr>
                                <w:pStyle w:val="EquationIndex"/>
                                <w:pPrChange w:id="8438" w:author="The Si Tran" w:date="2012-12-16T08:25:00Z">
                                  <w:pPr/>
                                </w:pPrChange>
                              </w:pPr>
                              <w:ins w:id="8439" w:author="The Si Tran" w:date="2012-12-06T02:41:00Z">
                                <w:r>
                                  <w:t>(4.</w:t>
                                </w:r>
                              </w:ins>
                              <w:ins w:id="8440" w:author="The Si Tran" w:date="2012-12-06T02:44:00Z">
                                <w:r>
                                  <w:t>11</w:t>
                                </w:r>
                              </w:ins>
                              <w:ins w:id="844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054" type="#_x0000_t202" style="position:absolute;left:0;text-align:left;margin-left:405.65pt;margin-top:46.05pt;width:46.85pt;height:28.5pt;z-index:25158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Vp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tpuGfcNsIJqj33hoZ2t4PiNwurdshAf&#10;mMdhwoLjgoj3+JEakH3oTpRswP96TZ7w2OOopaTG4Sxp+LllXlCiv1rs/ulwPE7TnC/jyccRXvyp&#10;ZnWqsVtzBdgSQ1xFjudjwkfdH6UH84x7ZJmioopZjrFLGvvjVWxXBu4hLpbLDML5dSze2kfHk+tE&#10;c+rNp+aZedc1cMTOv4N+jNnsRR+32GRpYbmNIFVu8kR0y2pXAJz93PvdnkrL5fSeUcdtuvgN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wSpVaY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9933FE" w:rsidRDefault="009933FE">
                        <w:pPr>
                          <w:pStyle w:val="EquationIndex"/>
                          <w:pPrChange w:id="8442" w:author="The Si Tran" w:date="2012-12-16T08:25:00Z">
                            <w:pPr/>
                          </w:pPrChange>
                        </w:pPr>
                        <w:ins w:id="8443" w:author="The Si Tran" w:date="2012-12-06T02:41:00Z">
                          <w:r>
                            <w:t>(4.</w:t>
                          </w:r>
                        </w:ins>
                        <w:ins w:id="8444" w:author="The Si Tran" w:date="2012-12-06T02:44:00Z">
                          <w:r>
                            <w:t>11</w:t>
                          </w:r>
                        </w:ins>
                        <w:ins w:id="8445" w:author="The Si Tran" w:date="2012-12-06T02:41:00Z">
                          <w:r>
                            <w:t>)</w:t>
                          </w:r>
                        </w:ins>
                      </w:p>
                    </w:txbxContent>
                  </v:textbox>
                </v:shape>
              </w:pict>
            </mc:Fallback>
          </mc:AlternateContent>
        </w:r>
      </w:ins>
      <w:r w:rsidR="0088753F" w:rsidRPr="0049233F">
        <w:rPr>
          <w:rFonts w:ascii="Times New Roman" w:hAnsi="Times New Roman"/>
          <w:sz w:val="26"/>
          <w:szCs w:val="26"/>
        </w:rPr>
        <w:t>Thay (</w:t>
      </w:r>
      <w:ins w:id="8446" w:author="The Si Tran" w:date="2012-12-14T05:45:00Z">
        <w:r>
          <w:rPr>
            <w:rFonts w:ascii="Times New Roman" w:hAnsi="Times New Roman"/>
            <w:sz w:val="26"/>
            <w:szCs w:val="26"/>
          </w:rPr>
          <w:t>4</w:t>
        </w:r>
      </w:ins>
      <w:del w:id="8447"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8448" w:author="The Si Tran" w:date="2012-12-14T05:45:00Z">
        <w:r>
          <w:rPr>
            <w:rFonts w:ascii="Times New Roman" w:hAnsi="Times New Roman"/>
            <w:sz w:val="26"/>
            <w:szCs w:val="26"/>
          </w:rPr>
          <w:t>4</w:t>
        </w:r>
      </w:ins>
      <w:del w:id="8449"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8450" w:author="The Si Tran" w:date="2012-12-14T05:45:00Z">
        <w:r>
          <w:rPr>
            <w:rFonts w:ascii="Times New Roman" w:hAnsi="Times New Roman"/>
            <w:sz w:val="26"/>
            <w:szCs w:val="26"/>
          </w:rPr>
          <w:t>4</w:t>
        </w:r>
      </w:ins>
      <w:del w:id="8451"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w:t>
      </w:r>
      <w:proofErr w:type="gramStart"/>
      <w:r w:rsidR="0088753F" w:rsidRPr="0049233F">
        <w:rPr>
          <w:rFonts w:ascii="Times New Roman" w:hAnsi="Times New Roman"/>
          <w:sz w:val="26"/>
          <w:szCs w:val="26"/>
        </w:rPr>
        <w:t>theo</w:t>
      </w:r>
      <w:proofErr w:type="gramEnd"/>
      <w:r w:rsidR="0088753F" w:rsidRPr="0049233F">
        <w:rPr>
          <w:rFonts w:ascii="Times New Roman" w:hAnsi="Times New Roman"/>
          <w:sz w:val="26"/>
          <w:szCs w:val="26"/>
        </w:rPr>
        <w:t xml:space="preserve">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567862">
      <w:pPr>
        <w:pStyle w:val="ListParagraph"/>
        <w:spacing w:after="0" w:line="360" w:lineRule="auto"/>
        <w:ind w:firstLine="720"/>
        <w:rPr>
          <w:rFonts w:ascii="Times New Roman" w:hAnsi="Times New Roman"/>
          <w:sz w:val="26"/>
          <w:szCs w:val="26"/>
        </w:rPr>
        <w:pPrChange w:id="8452" w:author="The Si Tran" w:date="2012-12-06T03:25:00Z">
          <w:pPr>
            <w:pStyle w:val="ListParagraph"/>
            <w:spacing w:after="0" w:line="360" w:lineRule="auto"/>
            <w:ind w:left="0"/>
          </w:pPr>
        </w:pPrChange>
      </w:pPr>
      <m:oMathPara>
        <m:oMath>
          <m:f>
            <m:fPr>
              <m:ctrlPr>
                <w:ins w:id="8453" w:author="The Si Tran" w:date="2012-12-06T03:24:00Z">
                  <w:rPr>
                    <w:rFonts w:ascii="Cambria Math" w:eastAsia="Times New Roman" w:hAnsi="Cambria Math"/>
                    <w:i/>
                    <w:sz w:val="26"/>
                    <w:szCs w:val="26"/>
                  </w:rPr>
                </w:ins>
              </m:ctrlPr>
            </m:fPr>
            <m:num>
              <w:ins w:id="8454" w:author="The Si Tran" w:date="2012-12-06T03:24:00Z">
                <m:r>
                  <w:rPr>
                    <w:rFonts w:ascii="Cambria Math" w:hAnsi="Cambria Math"/>
                    <w:sz w:val="26"/>
                    <w:szCs w:val="26"/>
                  </w:rPr>
                  <m:t>∂E</m:t>
                </m:r>
              </w:ins>
            </m:num>
            <m:den>
              <w:ins w:id="8455" w:author="The Si Tran" w:date="2012-12-06T03:24:00Z">
                <m:r>
                  <w:rPr>
                    <w:rFonts w:ascii="Cambria Math" w:hAnsi="Cambria Math"/>
                    <w:sz w:val="26"/>
                    <w:szCs w:val="26"/>
                  </w:rPr>
                  <m:t>∂</m:t>
                </m:r>
              </w:ins>
              <m:sSub>
                <m:sSubPr>
                  <m:ctrlPr>
                    <w:ins w:id="8456" w:author="The Si Tran" w:date="2012-12-06T03:24:00Z">
                      <w:rPr>
                        <w:rFonts w:ascii="Cambria Math" w:eastAsia="Times New Roman" w:hAnsi="Cambria Math"/>
                        <w:i/>
                        <w:sz w:val="26"/>
                        <w:szCs w:val="26"/>
                      </w:rPr>
                    </w:ins>
                  </m:ctrlPr>
                </m:sSubPr>
                <m:e>
                  <w:ins w:id="8457" w:author="The Si Tran" w:date="2012-12-06T03:24:00Z">
                    <m:r>
                      <w:rPr>
                        <w:rFonts w:ascii="Cambria Math" w:hAnsi="Cambria Math"/>
                        <w:sz w:val="26"/>
                        <w:szCs w:val="26"/>
                      </w:rPr>
                      <m:t>w</m:t>
                    </m:r>
                  </w:ins>
                </m:e>
                <m:sub>
                  <w:ins w:id="8458" w:author="The Si Tran" w:date="2012-12-06T03:24:00Z">
                    <m:r>
                      <w:rPr>
                        <w:rFonts w:ascii="Cambria Math" w:hAnsi="Cambria Math"/>
                        <w:sz w:val="26"/>
                        <w:szCs w:val="26"/>
                      </w:rPr>
                      <m:t>ij</m:t>
                    </m:r>
                  </w:ins>
                </m:sub>
              </m:sSub>
            </m:den>
          </m:f>
          <w:ins w:id="8459" w:author="The Si Tran" w:date="2012-12-06T03:24:00Z">
            <m:r>
              <w:rPr>
                <w:rFonts w:ascii="Cambria Math" w:hAnsi="Cambria Math"/>
                <w:sz w:val="26"/>
                <w:szCs w:val="26"/>
              </w:rPr>
              <m:t>=</m:t>
            </m:r>
          </w:ins>
          <m:d>
            <m:dPr>
              <m:ctrlPr>
                <w:ins w:id="8460" w:author="The Si Tran" w:date="2012-12-06T03:24:00Z">
                  <w:rPr>
                    <w:rFonts w:ascii="Cambria Math" w:hAnsi="Cambria Math"/>
                    <w:i/>
                    <w:sz w:val="26"/>
                    <w:szCs w:val="26"/>
                  </w:rPr>
                </w:ins>
              </m:ctrlPr>
            </m:dPr>
            <m:e>
              <m:nary>
                <m:naryPr>
                  <m:chr m:val="∑"/>
                  <m:limLoc m:val="subSup"/>
                  <m:supHide m:val="1"/>
                  <m:ctrlPr>
                    <w:ins w:id="8461" w:author="The Si Tran" w:date="2012-12-06T03:24:00Z">
                      <w:rPr>
                        <w:rFonts w:ascii="Cambria Math" w:eastAsia="Times New Roman" w:hAnsi="Cambria Math"/>
                        <w:i/>
                        <w:sz w:val="26"/>
                        <w:szCs w:val="26"/>
                      </w:rPr>
                    </w:ins>
                  </m:ctrlPr>
                </m:naryPr>
                <m:sub>
                  <w:ins w:id="8462" w:author="The Si Tran" w:date="2012-12-06T03:24:00Z">
                    <m:r>
                      <w:rPr>
                        <w:rFonts w:ascii="Cambria Math" w:eastAsia="Times New Roman" w:hAnsi="Cambria Math"/>
                        <w:sz w:val="26"/>
                        <w:szCs w:val="26"/>
                      </w:rPr>
                      <m:t>k∈succ</m:t>
                    </m:r>
                  </w:ins>
                  <m:d>
                    <m:dPr>
                      <m:ctrlPr>
                        <w:ins w:id="8463" w:author="The Si Tran" w:date="2012-12-06T03:24:00Z">
                          <w:rPr>
                            <w:rFonts w:ascii="Cambria Math" w:eastAsia="Times New Roman" w:hAnsi="Cambria Math"/>
                            <w:i/>
                            <w:sz w:val="26"/>
                            <w:szCs w:val="26"/>
                          </w:rPr>
                        </w:ins>
                      </m:ctrlPr>
                    </m:dPr>
                    <m:e>
                      <w:ins w:id="8464" w:author="The Si Tran" w:date="2012-12-06T03:24:00Z">
                        <m:r>
                          <w:rPr>
                            <w:rFonts w:ascii="Cambria Math" w:eastAsia="Times New Roman" w:hAnsi="Cambria Math"/>
                            <w:sz w:val="26"/>
                            <w:szCs w:val="26"/>
                          </w:rPr>
                          <m:t>i</m:t>
                        </m:r>
                      </w:ins>
                    </m:e>
                  </m:d>
                </m:sub>
                <m:sup/>
                <m:e>
                  <m:f>
                    <m:fPr>
                      <m:ctrlPr>
                        <w:ins w:id="8465" w:author="The Si Tran" w:date="2012-12-06T03:24:00Z">
                          <w:rPr>
                            <w:rFonts w:ascii="Cambria Math" w:eastAsia="Times New Roman" w:hAnsi="Cambria Math"/>
                            <w:i/>
                            <w:sz w:val="26"/>
                            <w:szCs w:val="26"/>
                          </w:rPr>
                        </w:ins>
                      </m:ctrlPr>
                    </m:fPr>
                    <m:num>
                      <w:ins w:id="8466" w:author="The Si Tran" w:date="2012-12-06T03:24:00Z">
                        <m:r>
                          <w:rPr>
                            <w:rFonts w:ascii="Cambria Math" w:hAnsi="Cambria Math"/>
                            <w:sz w:val="26"/>
                            <w:szCs w:val="26"/>
                          </w:rPr>
                          <m:t>∂E</m:t>
                        </m:r>
                      </w:ins>
                    </m:num>
                    <m:den>
                      <w:ins w:id="8467" w:author="The Si Tran" w:date="2012-12-06T03:24:00Z">
                        <m:r>
                          <w:rPr>
                            <w:rFonts w:ascii="Cambria Math" w:hAnsi="Cambria Math"/>
                            <w:sz w:val="26"/>
                            <w:szCs w:val="26"/>
                          </w:rPr>
                          <m:t>∂</m:t>
                        </m:r>
                      </w:ins>
                      <m:sSub>
                        <m:sSubPr>
                          <m:ctrlPr>
                            <w:ins w:id="8468" w:author="The Si Tran" w:date="2012-12-06T03:24:00Z">
                              <w:rPr>
                                <w:rFonts w:ascii="Cambria Math" w:eastAsia="Times New Roman" w:hAnsi="Cambria Math"/>
                                <w:i/>
                                <w:sz w:val="26"/>
                                <w:szCs w:val="26"/>
                              </w:rPr>
                            </w:ins>
                          </m:ctrlPr>
                        </m:sSubPr>
                        <m:e>
                          <w:ins w:id="8469" w:author="The Si Tran" w:date="2012-12-06T03:24:00Z">
                            <m:r>
                              <w:rPr>
                                <w:rFonts w:ascii="Cambria Math" w:hAnsi="Cambria Math"/>
                                <w:sz w:val="26"/>
                                <w:szCs w:val="26"/>
                              </w:rPr>
                              <m:t>o</m:t>
                            </m:r>
                          </w:ins>
                        </m:e>
                        <m:sub>
                          <w:ins w:id="8470" w:author="The Si Tran" w:date="2012-12-06T03:24:00Z">
                            <m:r>
                              <w:rPr>
                                <w:rFonts w:ascii="Cambria Math" w:hAnsi="Cambria Math"/>
                                <w:sz w:val="26"/>
                                <w:szCs w:val="26"/>
                              </w:rPr>
                              <m:t>k</m:t>
                            </m:r>
                          </w:ins>
                        </m:sub>
                      </m:sSub>
                    </m:den>
                  </m:f>
                  <m:sSup>
                    <m:sSupPr>
                      <m:ctrlPr>
                        <w:ins w:id="8471" w:author="The Si Tran" w:date="2012-12-06T03:24:00Z">
                          <w:rPr>
                            <w:rFonts w:ascii="Cambria Math" w:eastAsia="Times New Roman" w:hAnsi="Cambria Math"/>
                            <w:i/>
                            <w:sz w:val="26"/>
                            <w:szCs w:val="26"/>
                          </w:rPr>
                        </w:ins>
                      </m:ctrlPr>
                    </m:sSupPr>
                    <m:e>
                      <w:ins w:id="8472" w:author="The Si Tran" w:date="2012-12-06T03:24:00Z">
                        <m:r>
                          <w:rPr>
                            <w:rFonts w:ascii="Cambria Math" w:eastAsia="Times New Roman" w:hAnsi="Cambria Math"/>
                            <w:sz w:val="26"/>
                            <w:szCs w:val="26"/>
                          </w:rPr>
                          <m:t>f</m:t>
                        </m:r>
                      </w:ins>
                    </m:e>
                    <m:sup>
                      <w:ins w:id="8473" w:author="The Si Tran" w:date="2012-12-06T03:24:00Z">
                        <m:r>
                          <w:rPr>
                            <w:rFonts w:ascii="Cambria Math" w:eastAsia="Times New Roman" w:hAnsi="Cambria Math"/>
                            <w:sz w:val="26"/>
                            <w:szCs w:val="26"/>
                          </w:rPr>
                          <m:t>'</m:t>
                        </m:r>
                      </w:ins>
                    </m:sup>
                  </m:sSup>
                  <m:d>
                    <m:dPr>
                      <m:ctrlPr>
                        <w:ins w:id="8474" w:author="The Si Tran" w:date="2012-12-06T03:24:00Z">
                          <w:rPr>
                            <w:rFonts w:ascii="Cambria Math" w:eastAsia="Times New Roman" w:hAnsi="Cambria Math"/>
                            <w:i/>
                            <w:sz w:val="26"/>
                            <w:szCs w:val="26"/>
                          </w:rPr>
                        </w:ins>
                      </m:ctrlPr>
                    </m:dPr>
                    <m:e>
                      <m:sSub>
                        <m:sSubPr>
                          <m:ctrlPr>
                            <w:ins w:id="8475" w:author="The Si Tran" w:date="2012-12-06T03:24:00Z">
                              <w:rPr>
                                <w:rFonts w:ascii="Cambria Math" w:eastAsia="Times New Roman" w:hAnsi="Cambria Math"/>
                                <w:i/>
                                <w:sz w:val="26"/>
                                <w:szCs w:val="26"/>
                              </w:rPr>
                            </w:ins>
                          </m:ctrlPr>
                        </m:sSubPr>
                        <m:e>
                          <w:ins w:id="8476" w:author="The Si Tran" w:date="2012-12-06T03:24:00Z">
                            <m:r>
                              <w:rPr>
                                <w:rFonts w:ascii="Cambria Math" w:eastAsia="Times New Roman" w:hAnsi="Cambria Math"/>
                                <w:sz w:val="26"/>
                                <w:szCs w:val="26"/>
                              </w:rPr>
                              <m:t>net</m:t>
                            </m:r>
                          </w:ins>
                        </m:e>
                        <m:sub>
                          <w:ins w:id="8477" w:author="The Si Tran" w:date="2012-12-06T03:24:00Z">
                            <m:r>
                              <w:rPr>
                                <w:rFonts w:ascii="Cambria Math" w:eastAsia="Times New Roman" w:hAnsi="Cambria Math"/>
                                <w:sz w:val="26"/>
                                <w:szCs w:val="26"/>
                              </w:rPr>
                              <m:t>k</m:t>
                            </m:r>
                          </w:ins>
                        </m:sub>
                      </m:sSub>
                    </m:e>
                  </m:d>
                  <m:sSub>
                    <m:sSubPr>
                      <m:ctrlPr>
                        <w:ins w:id="8478" w:author="The Si Tran" w:date="2012-12-06T03:24:00Z">
                          <w:rPr>
                            <w:rFonts w:ascii="Cambria Math" w:eastAsia="Times New Roman" w:hAnsi="Cambria Math"/>
                            <w:i/>
                            <w:sz w:val="26"/>
                            <w:szCs w:val="26"/>
                          </w:rPr>
                        </w:ins>
                      </m:ctrlPr>
                    </m:sSubPr>
                    <m:e>
                      <w:ins w:id="8479" w:author="The Si Tran" w:date="2012-12-06T03:24:00Z">
                        <m:r>
                          <w:rPr>
                            <w:rFonts w:ascii="Cambria Math" w:eastAsia="Times New Roman" w:hAnsi="Cambria Math"/>
                            <w:sz w:val="26"/>
                            <w:szCs w:val="26"/>
                          </w:rPr>
                          <m:t>w</m:t>
                        </m:r>
                      </w:ins>
                    </m:e>
                    <m:sub>
                      <w:ins w:id="8480" w:author="The Si Tran" w:date="2012-12-06T03:24:00Z">
                        <m:r>
                          <w:rPr>
                            <w:rFonts w:ascii="Cambria Math" w:eastAsia="Times New Roman" w:hAnsi="Cambria Math"/>
                            <w:sz w:val="26"/>
                            <w:szCs w:val="26"/>
                          </w:rPr>
                          <m:t>ki</m:t>
                        </m:r>
                      </w:ins>
                    </m:sub>
                  </m:sSub>
                </m:e>
              </m:nary>
            </m:e>
          </m:d>
          <w:ins w:id="8481" w:author="The Si Tran" w:date="2012-12-06T03:24:00Z">
            <m:r>
              <w:rPr>
                <w:rFonts w:ascii="Cambria Math" w:hAnsi="Cambria Math"/>
                <w:sz w:val="26"/>
                <w:szCs w:val="26"/>
              </w:rPr>
              <m:t>*</m:t>
            </m:r>
          </w:ins>
          <m:sSup>
            <m:sSupPr>
              <m:ctrlPr>
                <w:ins w:id="8482" w:author="The Si Tran" w:date="2012-12-06T03:25:00Z">
                  <w:rPr>
                    <w:rFonts w:ascii="Cambria Math" w:eastAsia="Times New Roman" w:hAnsi="Cambria Math"/>
                    <w:i/>
                    <w:sz w:val="26"/>
                    <w:szCs w:val="26"/>
                  </w:rPr>
                </w:ins>
              </m:ctrlPr>
            </m:sSupPr>
            <m:e>
              <w:ins w:id="8483" w:author="The Si Tran" w:date="2012-12-06T03:25:00Z">
                <m:r>
                  <w:rPr>
                    <w:rFonts w:ascii="Cambria Math" w:hAnsi="Cambria Math"/>
                    <w:sz w:val="26"/>
                    <w:szCs w:val="26"/>
                  </w:rPr>
                  <m:t>f</m:t>
                </m:r>
              </w:ins>
            </m:e>
            <m:sup>
              <w:ins w:id="8484" w:author="The Si Tran" w:date="2012-12-06T03:25:00Z">
                <m:r>
                  <w:rPr>
                    <w:rFonts w:ascii="Cambria Math" w:hAnsi="Cambria Math"/>
                    <w:sz w:val="26"/>
                    <w:szCs w:val="26"/>
                  </w:rPr>
                  <m:t>'</m:t>
                </m:r>
              </w:ins>
            </m:sup>
          </m:sSup>
          <m:d>
            <m:dPr>
              <m:ctrlPr>
                <w:ins w:id="8485" w:author="The Si Tran" w:date="2012-12-06T03:25:00Z">
                  <w:rPr>
                    <w:rFonts w:ascii="Cambria Math" w:hAnsi="Cambria Math"/>
                    <w:i/>
                    <w:sz w:val="26"/>
                    <w:szCs w:val="26"/>
                  </w:rPr>
                </w:ins>
              </m:ctrlPr>
            </m:dPr>
            <m:e>
              <m:sSub>
                <m:sSubPr>
                  <m:ctrlPr>
                    <w:ins w:id="8486" w:author="The Si Tran" w:date="2012-12-06T03:25:00Z">
                      <w:rPr>
                        <w:rFonts w:ascii="Cambria Math" w:eastAsia="Times New Roman" w:hAnsi="Cambria Math"/>
                        <w:i/>
                        <w:sz w:val="26"/>
                        <w:szCs w:val="26"/>
                      </w:rPr>
                    </w:ins>
                  </m:ctrlPr>
                </m:sSubPr>
                <m:e>
                  <w:ins w:id="8487" w:author="The Si Tran" w:date="2012-12-06T03:25:00Z">
                    <m:r>
                      <w:rPr>
                        <w:rFonts w:ascii="Cambria Math" w:hAnsi="Cambria Math"/>
                        <w:sz w:val="26"/>
                        <w:szCs w:val="26"/>
                      </w:rPr>
                      <m:t>net</m:t>
                    </m:r>
                  </w:ins>
                </m:e>
                <m:sub>
                  <w:ins w:id="8488" w:author="The Si Tran" w:date="2012-12-06T03:25:00Z">
                    <m:r>
                      <w:rPr>
                        <w:rFonts w:ascii="Cambria Math" w:hAnsi="Cambria Math"/>
                        <w:sz w:val="26"/>
                        <w:szCs w:val="26"/>
                      </w:rPr>
                      <m:t>i</m:t>
                    </m:r>
                  </w:ins>
                </m:sub>
              </m:sSub>
            </m:e>
          </m:d>
          <m:sSub>
            <m:sSubPr>
              <m:ctrlPr>
                <w:ins w:id="8489" w:author="The Si Tran" w:date="2012-12-06T03:25:00Z">
                  <w:rPr>
                    <w:rFonts w:ascii="Cambria Math" w:eastAsia="Times New Roman" w:hAnsi="Cambria Math"/>
                    <w:i/>
                    <w:sz w:val="26"/>
                    <w:szCs w:val="26"/>
                  </w:rPr>
                </w:ins>
              </m:ctrlPr>
            </m:sSubPr>
            <m:e>
              <w:ins w:id="8490" w:author="The Si Tran" w:date="2012-12-06T03:25:00Z">
                <m:r>
                  <w:rPr>
                    <w:rFonts w:ascii="Cambria Math" w:hAnsi="Cambria Math"/>
                    <w:sz w:val="26"/>
                    <w:szCs w:val="26"/>
                  </w:rPr>
                  <m:t>o</m:t>
                </m:r>
              </w:ins>
            </m:e>
            <m:sub>
              <w:ins w:id="8491"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8492" w:author="The Si Tran" w:date="2012-12-06T03:25:00Z">
        <w:r w:rsidRPr="00AF1345" w:rsidDel="005B51B1">
          <w:rPr>
            <w:rFonts w:ascii="Times New Roman" w:hAnsi="Times New Roman"/>
            <w:position w:val="-32"/>
            <w:sz w:val="26"/>
            <w:szCs w:val="26"/>
          </w:rPr>
          <w:object w:dxaOrig="4940" w:dyaOrig="700" w14:anchorId="4DC3F1FF">
            <v:shape id="_x0000_i1124" type="#_x0000_t75" style="width:331.5pt;height:51pt" o:ole="">
              <v:imagedata r:id="rId254" o:title=""/>
            </v:shape>
            <o:OLEObject Type="Embed" ProgID="Equation.DSMT4" ShapeID="_x0000_i1124" DrawAspect="Content" ObjectID="_1417583547" r:id="rId255"/>
          </w:object>
        </w:r>
      </w:del>
    </w:p>
    <w:p w14:paraId="1B4AB723" w14:textId="4F7D63EE" w:rsidR="0088753F" w:rsidRPr="0049233F" w:rsidRDefault="0088753F">
      <w:pPr>
        <w:pPrChange w:id="8493" w:author="The Si Tran" w:date="2012-12-16T08:26:00Z">
          <w:pPr>
            <w:pStyle w:val="ListParagraph"/>
            <w:spacing w:after="0" w:line="360" w:lineRule="auto"/>
            <w:ind w:left="0" w:firstLine="720"/>
          </w:pPr>
        </w:pPrChange>
      </w:pPr>
      <w:r w:rsidRPr="0049233F">
        <w:t xml:space="preserve">Ở đây </w:t>
      </w:r>
      <w:proofErr w:type="gramStart"/>
      <w:r w:rsidRPr="0049233F">
        <w:rPr>
          <w:i/>
        </w:rPr>
        <w:t>succ(</w:t>
      </w:r>
      <w:proofErr w:type="gramEnd"/>
      <w:r w:rsidRPr="0049233F">
        <w:rPr>
          <w:i/>
        </w:rPr>
        <w:t>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49233F">
        <w:t>lan</w:t>
      </w:r>
      <w:proofErr w:type="gramEnd"/>
      <w:r w:rsidRPr="0049233F">
        <w:t xml:space="preserve"> truyền từ tầng xuất đến tầng nhập. Do đó giả thuật này được gọi là giải thuật </w:t>
      </w:r>
      <w:proofErr w:type="gramStart"/>
      <w:r w:rsidRPr="0049233F">
        <w:t>lan</w:t>
      </w:r>
      <w:proofErr w:type="gramEnd"/>
      <w:r w:rsidRPr="0049233F">
        <w:t xml:space="preserve"> truyền ngược.</w:t>
      </w:r>
    </w:p>
    <w:p w14:paraId="1C606F97" w14:textId="4C218F88" w:rsidR="0088753F" w:rsidRDefault="005F01A1">
      <w:pPr>
        <w:rPr>
          <w:ins w:id="8494" w:author="The Si Tran" w:date="2012-12-06T03:26:00Z"/>
        </w:rPr>
        <w:pPrChange w:id="8495" w:author="The Si Tran" w:date="2012-12-16T08:26:00Z">
          <w:pPr>
            <w:pStyle w:val="ListParagraph"/>
            <w:tabs>
              <w:tab w:val="left" w:pos="720"/>
            </w:tabs>
            <w:spacing w:after="0" w:line="360" w:lineRule="auto"/>
            <w:ind w:left="0" w:firstLine="720"/>
          </w:pPr>
        </w:pPrChange>
      </w:pPr>
      <w:ins w:id="8496" w:author="The Si Tran" w:date="2012-12-14T05:54:00Z">
        <w:r w:rsidRPr="002E47E8">
          <w:rPr>
            <w:noProof/>
            <w:rPrChange w:id="8497" w:author="Unknown">
              <w:rPr>
                <w:noProof/>
              </w:rPr>
            </w:rPrChange>
          </w:rPr>
          <mc:AlternateContent>
            <mc:Choice Requires="wps">
              <w:drawing>
                <wp:anchor distT="0" distB="0" distL="114300" distR="114300" simplePos="0" relativeHeight="251671552" behindDoc="0" locked="0" layoutInCell="1" allowOverlap="1" wp14:anchorId="404F4B27" wp14:editId="392EB860">
                  <wp:simplePos x="0" y="0"/>
                  <wp:positionH relativeFrom="column">
                    <wp:posOffset>5180330</wp:posOffset>
                  </wp:positionH>
                  <wp:positionV relativeFrom="paragraph">
                    <wp:posOffset>640715</wp:posOffset>
                  </wp:positionV>
                  <wp:extent cx="594995"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4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9933FE" w:rsidRDefault="009933FE">
                              <w:pPr>
                                <w:pStyle w:val="EquationIndex"/>
                                <w:pPrChange w:id="8498" w:author="The Si Tran" w:date="2012-12-16T08:25:00Z">
                                  <w:pPr/>
                                </w:pPrChange>
                              </w:pPr>
                              <w:ins w:id="8499" w:author="The Si Tran" w:date="2012-12-06T02:41:00Z">
                                <w:r>
                                  <w:t>(4.</w:t>
                                </w:r>
                              </w:ins>
                              <w:ins w:id="8500" w:author="The Si Tran" w:date="2012-12-06T02:44:00Z">
                                <w:r>
                                  <w:t>12</w:t>
                                </w:r>
                              </w:ins>
                              <w:ins w:id="8501"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055" type="#_x0000_t202" style="position:absolute;left:0;text-align:left;margin-left:407.9pt;margin-top:50.45pt;width:46.85pt;height:28.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XWkAIAAJUFAAAOAAAAZHJzL2Uyb0RvYy54bWysVMFuGyEQvVfqPyDuzdqOnda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" fillcolor="white [3201]" stroked="f" strokeweight=".5pt">
                  <v:textbox>
                    <w:txbxContent>
                      <w:p w14:paraId="0387FEFB" w14:textId="2F37823D" w:rsidR="009933FE" w:rsidRDefault="009933FE">
                        <w:pPr>
                          <w:pStyle w:val="EquationIndex"/>
                          <w:pPrChange w:id="8502" w:author="The Si Tran" w:date="2012-12-16T08:25:00Z">
                            <w:pPr/>
                          </w:pPrChange>
                        </w:pPr>
                        <w:ins w:id="8503" w:author="The Si Tran" w:date="2012-12-06T02:41:00Z">
                          <w:r>
                            <w:t>(4.</w:t>
                          </w:r>
                        </w:ins>
                        <w:ins w:id="8504" w:author="The Si Tran" w:date="2012-12-06T02:44:00Z">
                          <w:r>
                            <w:t>12</w:t>
                          </w:r>
                        </w:ins>
                        <w:ins w:id="8505" w:author="The Si Tran" w:date="2012-12-06T02:41:00Z">
                          <w:r>
                            <w:t>)</w:t>
                          </w:r>
                        </w:ins>
                      </w:p>
                    </w:txbxContent>
                  </v:textbox>
                </v:shape>
              </w:pict>
            </mc:Fallback>
          </mc:AlternateContent>
        </w:r>
      </w:ins>
      <w:r w:rsidR="0088753F" w:rsidRPr="0049233F">
        <w:t xml:space="preserve">Mỗi khi thông tin về đạo hàm riêng phần đã biết, bước tiếp </w:t>
      </w:r>
      <w:proofErr w:type="gramStart"/>
      <w:r w:rsidR="0088753F" w:rsidRPr="0049233F">
        <w:t>theo</w:t>
      </w:r>
      <w:proofErr w:type="gramEnd"/>
      <w:r w:rsidR="0088753F" w:rsidRPr="0049233F">
        <w:t xml:space="preserve">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4C82AC87" w:rsidR="003C4D45" w:rsidRPr="00100B8E" w:rsidRDefault="00782A72">
      <w:pPr>
        <w:pStyle w:val="ListParagraph"/>
        <w:tabs>
          <w:tab w:val="left" w:pos="720"/>
        </w:tabs>
        <w:spacing w:after="0" w:line="360" w:lineRule="auto"/>
        <w:ind w:left="0" w:firstLine="720"/>
        <w:jc w:val="center"/>
        <w:rPr>
          <w:ins w:id="8506" w:author="The Si Tran" w:date="2012-12-06T03:30:00Z"/>
          <w:rFonts w:ascii="Times New Roman" w:hAnsi="Times New Roman"/>
          <w:sz w:val="26"/>
          <w:szCs w:val="26"/>
        </w:rPr>
        <w:pPrChange w:id="8507" w:author="The Si Tran" w:date="2012-12-14T06:17:00Z">
          <w:pPr>
            <w:pStyle w:val="ListParagraph"/>
            <w:tabs>
              <w:tab w:val="left" w:pos="720"/>
            </w:tabs>
            <w:spacing w:after="0" w:line="360" w:lineRule="auto"/>
            <w:ind w:left="0" w:firstLine="720"/>
          </w:pPr>
        </w:pPrChange>
      </w:pPr>
      <w:ins w:id="8508" w:author="The Si Tran" w:date="2012-12-14T05:55:00Z">
        <w:r w:rsidRPr="002E47E8">
          <w:rPr>
            <w:noProof/>
            <w:szCs w:val="26"/>
            <w:rPrChange w:id="8509" w:author="Unknown">
              <w:rPr>
                <w:noProof/>
              </w:rPr>
            </w:rPrChange>
          </w:rPr>
          <mc:AlternateContent>
            <mc:Choice Requires="wps">
              <w:drawing>
                <wp:anchor distT="0" distB="0" distL="114300" distR="114300" simplePos="0" relativeHeight="251751424" behindDoc="0" locked="0" layoutInCell="1" allowOverlap="1" wp14:anchorId="78175529" wp14:editId="50641ADC">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9933FE" w:rsidRDefault="009933FE">
                              <w:pPr>
                                <w:pStyle w:val="EquationIndex"/>
                                <w:pPrChange w:id="8510" w:author="The Si Tran" w:date="2012-12-16T08:25:00Z">
                                  <w:pPr/>
                                </w:pPrChange>
                              </w:pPr>
                              <w:ins w:id="8511" w:author="The Si Tran" w:date="2012-12-06T02:41:00Z">
                                <w:r>
                                  <w:t>(4.</w:t>
                                </w:r>
                              </w:ins>
                              <w:ins w:id="8512" w:author="The Si Tran" w:date="2012-12-06T02:44:00Z">
                                <w:r>
                                  <w:t>13</w:t>
                                </w:r>
                              </w:ins>
                              <w:ins w:id="851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056" type="#_x0000_t202" style="position:absolute;left:0;text-align:left;margin-left:406.4pt;margin-top:25.55pt;width:46.85pt;height:28.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Wjw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vvAR1o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9933FE" w:rsidRDefault="009933FE">
                        <w:pPr>
                          <w:pStyle w:val="EquationIndex"/>
                          <w:pPrChange w:id="8514" w:author="The Si Tran" w:date="2012-12-16T08:25:00Z">
                            <w:pPr/>
                          </w:pPrChange>
                        </w:pPr>
                        <w:ins w:id="8515" w:author="The Si Tran" w:date="2012-12-06T02:41:00Z">
                          <w:r>
                            <w:t>(4.</w:t>
                          </w:r>
                        </w:ins>
                        <w:ins w:id="8516" w:author="The Si Tran" w:date="2012-12-06T02:44:00Z">
                          <w:r>
                            <w:t>13</w:t>
                          </w:r>
                        </w:ins>
                        <w:ins w:id="8517" w:author="The Si Tran" w:date="2012-12-06T02:41:00Z">
                          <w:r>
                            <w:t>)</w:t>
                          </w:r>
                        </w:ins>
                      </w:p>
                    </w:txbxContent>
                  </v:textbox>
                </v:shape>
              </w:pict>
            </mc:Fallback>
          </mc:AlternateContent>
        </w:r>
      </w:ins>
      <w:ins w:id="8518"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8519" w:author="The Si Tran" w:date="2012-12-06T03:30:00Z"/>
          <w:rFonts w:ascii="Times New Roman" w:hAnsi="Times New Roman"/>
          <w:sz w:val="26"/>
          <w:szCs w:val="26"/>
        </w:rPr>
        <w:pPrChange w:id="8520" w:author="The Si Tran" w:date="2012-12-14T06:17:00Z">
          <w:pPr>
            <w:pStyle w:val="ListParagraph"/>
            <w:tabs>
              <w:tab w:val="left" w:pos="720"/>
            </w:tabs>
            <w:spacing w:after="0" w:line="360" w:lineRule="auto"/>
            <w:ind w:left="0" w:firstLine="720"/>
          </w:pPr>
        </w:pPrChange>
      </w:pPr>
      <w:ins w:id="8521"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8522" w:author="The Si Tran" w:date="2012-12-06T03:30:00Z">
            <w:rPr/>
          </w:rPrChange>
        </w:rPr>
        <w:pPrChange w:id="8523" w:author="The Si Tran" w:date="2012-12-14T06:17:00Z">
          <w:pPr>
            <w:pStyle w:val="ListParagraph"/>
            <w:spacing w:after="0" w:line="360" w:lineRule="auto"/>
            <w:ind w:left="0" w:firstLine="720"/>
          </w:pPr>
        </w:pPrChange>
      </w:pPr>
      <w:del w:id="8524" w:author="The Si Tran" w:date="2012-12-06T03:30:00Z">
        <w:r w:rsidRPr="00AF1345" w:rsidDel="00962DC9">
          <w:object w:dxaOrig="4040" w:dyaOrig="1040" w14:anchorId="7127A6C4">
            <v:shape id="_x0000_i1125" type="#_x0000_t75" style="width:265.5pt;height:1in" o:ole="">
              <v:imagedata r:id="rId256" o:title=""/>
            </v:shape>
            <o:OLEObject Type="Embed" ProgID="Equation.DSMT4" ShapeID="_x0000_i1125" DrawAspect="Content" ObjectID="_1417583548" r:id="rId257"/>
          </w:object>
        </w:r>
      </w:del>
    </w:p>
    <w:p w14:paraId="41B71683" w14:textId="60BCD495" w:rsidR="0088753F" w:rsidRPr="0049233F" w:rsidRDefault="0088753F">
      <w:pPr>
        <w:pPrChange w:id="8525" w:author="The Si Tran" w:date="2012-12-16T08:26:00Z">
          <w:pPr>
            <w:pStyle w:val="ListParagraph"/>
            <w:spacing w:after="0" w:line="360" w:lineRule="auto"/>
            <w:ind w:left="0" w:firstLine="720"/>
          </w:pPr>
        </w:pPrChange>
      </w:pPr>
      <w:r w:rsidRPr="0049233F">
        <w:t xml:space="preserve">Ở đây </w:t>
      </w:r>
      <w:r w:rsidRPr="00AF1345">
        <w:rPr>
          <w:position w:val="-10"/>
        </w:rPr>
        <w:object w:dxaOrig="200" w:dyaOrig="260" w14:anchorId="193592F5">
          <v:shape id="_x0000_i1126" type="#_x0000_t75" style="width:7.5pt;height:13.5pt" o:ole="">
            <v:imagedata r:id="rId258" o:title=""/>
          </v:shape>
          <o:OLEObject Type="Embed" ProgID="Equation.DSMT4" ShapeID="_x0000_i1126" DrawAspect="Content" ObjectID="_1417583549" r:id="rId259"/>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pPr>
        <w:pPrChange w:id="8526" w:author="The Si Tran" w:date="2012-12-16T08:26:00Z">
          <w:pPr>
            <w:pStyle w:val="ListParagraph"/>
            <w:spacing w:after="0" w:line="360" w:lineRule="auto"/>
            <w:ind w:left="0" w:firstLine="720"/>
          </w:pPr>
        </w:pPrChange>
      </w:pPr>
      <w:r w:rsidRPr="0049233F">
        <w:t xml:space="preserve">Cơ bản có hai phương pháp cập nhập các trọng số phân loại </w:t>
      </w:r>
      <w:proofErr w:type="gramStart"/>
      <w:r w:rsidRPr="0049233F">
        <w:t>theo</w:t>
      </w:r>
      <w:proofErr w:type="gramEnd"/>
      <w:r w:rsidRPr="0049233F">
        <w:t xml:space="preserve">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8527" w:author="The Si Tran" w:date="2012-12-16T08:26:00Z">
          <w:pPr>
            <w:pStyle w:val="ListParagraph"/>
            <w:spacing w:after="0" w:line="360" w:lineRule="auto"/>
            <w:ind w:left="0" w:firstLine="720"/>
          </w:pPr>
        </w:pPrChange>
      </w:pPr>
      <w:r w:rsidRPr="0049233F">
        <w:t xml:space="preserve">Trong phương pháp học </w:t>
      </w:r>
      <w:proofErr w:type="gramStart"/>
      <w:r w:rsidRPr="0049233F">
        <w:t>theo</w:t>
      </w:r>
      <w:proofErr w:type="gramEnd"/>
      <w:r w:rsidRPr="0049233F">
        <w:t xml:space="preserve">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8528"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 xml:space="preserve">học </w:t>
      </w:r>
      <w:proofErr w:type="gramStart"/>
      <w:r w:rsidRPr="0049233F">
        <w:rPr>
          <w:i/>
        </w:rPr>
        <w:t>theo</w:t>
      </w:r>
      <w:proofErr w:type="gramEnd"/>
      <w:r w:rsidRPr="0049233F">
        <w:rPr>
          <w:i/>
        </w:rPr>
        <w:t xml:space="preserve"> bó</w:t>
      </w:r>
      <w:r w:rsidRPr="0049233F">
        <w:t xml:space="preserve"> (batch learning).</w:t>
      </w:r>
    </w:p>
    <w:p w14:paraId="16C2D20D" w14:textId="185AB19F" w:rsidR="0088753F" w:rsidRPr="0049233F" w:rsidRDefault="0088753F">
      <w:pPr>
        <w:pPrChange w:id="8529" w:author="The Si Tran" w:date="2012-12-16T08:26:00Z">
          <w:pPr>
            <w:pStyle w:val="ListParagraph"/>
            <w:spacing w:after="0" w:line="360" w:lineRule="auto"/>
            <w:ind w:left="0" w:firstLine="720"/>
          </w:pPr>
        </w:pPrChange>
      </w:pPr>
      <w:r w:rsidRPr="0049233F">
        <w:t xml:space="preserve">Mặc dù giải thuật </w:t>
      </w:r>
      <w:proofErr w:type="gramStart"/>
      <w:r w:rsidRPr="0049233F">
        <w:t>lan</w:t>
      </w:r>
      <w:proofErr w:type="gramEnd"/>
      <w:r w:rsidRPr="0049233F">
        <w:t xml:space="preserve">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8530" w:name="OLE_LINK1"/>
      <w:r w:rsidRPr="0049233F">
        <w:t>oscillation</w:t>
      </w:r>
      <w:bookmarkEnd w:id="8530"/>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ins w:id="8531" w:author="The Si Tran" w:date="2012-12-06T03:30:00Z">
        <m:oMath>
          <m:r>
            <w:rPr>
              <w:rFonts w:ascii="Cambria Math" w:hAnsi="Cambria Math"/>
              <w:szCs w:val="26"/>
            </w:rPr>
            <m:t>∆w</m:t>
          </m:r>
        </m:oMath>
      </w:ins>
      <w:r w:rsidRPr="0049233F">
        <w:t xml:space="preserve"> nhỏ, nếu đạo hàm riêng phần lớn thì </w:t>
      </w:r>
      <w:ins w:id="8532" w:author="The Si Tran" w:date="2012-12-06T03:30:00Z">
        <m:oMath>
          <m:r>
            <w:rPr>
              <w:rFonts w:ascii="Cambria Math" w:hAnsi="Cambria Math"/>
              <w:szCs w:val="26"/>
            </w:rPr>
            <m:t>∆w</m:t>
          </m:r>
        </m:oMath>
      </w:ins>
      <w:r w:rsidRPr="0049233F">
        <w:t xml:space="preserve"> lớn. Độ lớn của đạo hàm riêng phần thay đổi không thể biết trước được </w:t>
      </w:r>
      <w:proofErr w:type="gramStart"/>
      <w:r w:rsidRPr="0049233F">
        <w:t>theo</w:t>
      </w:r>
      <w:proofErr w:type="gramEnd"/>
      <w:r w:rsidRPr="0049233F">
        <w:t xml:space="preserve">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8533" w:author="The Si Tran" w:date="2012-12-06T03:34:00Z"/>
        </w:rPr>
        <w:pPrChange w:id="8534" w:author="The Si Tran" w:date="2012-12-16T08:27:00Z">
          <w:pPr>
            <w:pStyle w:val="ListParagraph"/>
            <w:spacing w:after="0" w:line="360" w:lineRule="auto"/>
            <w:ind w:left="0" w:firstLine="720"/>
          </w:pPr>
        </w:pPrChange>
      </w:pPr>
      <w:ins w:id="8535" w:author="The Si Tran" w:date="2012-12-14T05:55:00Z">
        <w:r w:rsidRPr="002E47E8">
          <w:rPr>
            <w:noProof/>
            <w:rPrChange w:id="8536" w:author="Unknown">
              <w:rPr>
                <w:noProof/>
              </w:rPr>
            </w:rPrChange>
          </w:rPr>
          <mc:AlternateContent>
            <mc:Choice Requires="wps">
              <w:drawing>
                <wp:anchor distT="0" distB="0" distL="114300" distR="114300" simplePos="0" relativeHeight="251768832" behindDoc="0" locked="0" layoutInCell="1" allowOverlap="1" wp14:anchorId="6A99BEC4" wp14:editId="2B67378D">
                  <wp:simplePos x="0" y="0"/>
                  <wp:positionH relativeFrom="column">
                    <wp:posOffset>5161280</wp:posOffset>
                  </wp:positionH>
                  <wp:positionV relativeFrom="paragraph">
                    <wp:posOffset>656590</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9933FE" w:rsidRDefault="009933FE">
                              <w:pPr>
                                <w:pStyle w:val="EquationIndex"/>
                                <w:pPrChange w:id="8537" w:author="The Si Tran" w:date="2012-12-16T08:27:00Z">
                                  <w:pPr/>
                                </w:pPrChange>
                              </w:pPr>
                              <w:ins w:id="8538" w:author="The Si Tran" w:date="2012-12-06T02:41:00Z">
                                <w:r>
                                  <w:t>(4.</w:t>
                                </w:r>
                              </w:ins>
                              <w:ins w:id="8539" w:author="The Si Tran" w:date="2012-12-06T02:44:00Z">
                                <w:r>
                                  <w:t>14</w:t>
                                </w:r>
                              </w:ins>
                              <w:ins w:id="854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057" type="#_x0000_t202" style="position:absolute;left:0;text-align:left;margin-left:406.4pt;margin-top:51.7pt;width:46.85pt;height:28.5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" fillcolor="white [3201]" stroked="f" strokeweight=".5pt">
                  <v:textbox>
                    <w:txbxContent>
                      <w:p w14:paraId="583C7B76" w14:textId="0A8498BB" w:rsidR="009933FE" w:rsidRDefault="009933FE">
                        <w:pPr>
                          <w:pStyle w:val="EquationIndex"/>
                          <w:pPrChange w:id="8541" w:author="The Si Tran" w:date="2012-12-16T08:27:00Z">
                            <w:pPr/>
                          </w:pPrChange>
                        </w:pPr>
                        <w:ins w:id="8542" w:author="The Si Tran" w:date="2012-12-06T02:41:00Z">
                          <w:r>
                            <w:t>(4.</w:t>
                          </w:r>
                        </w:ins>
                        <w:ins w:id="8543" w:author="The Si Tran" w:date="2012-12-06T02:44:00Z">
                          <w:r>
                            <w:t>14</w:t>
                          </w:r>
                        </w:ins>
                        <w:ins w:id="8544"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8545" w:author="The Si Tran" w:date="2012-12-06T03:31:00Z"/>
          <w:rPrChange w:id="8546" w:author="The Si Tran" w:date="2012-12-06T03:34:00Z">
            <w:rPr>
              <w:ins w:id="8547" w:author="The Si Tran" w:date="2012-12-06T03:31:00Z"/>
            </w:rPr>
          </w:rPrChange>
        </w:rPr>
        <w:pPrChange w:id="8548" w:author="The Si Tran" w:date="2012-12-16T08:27:00Z">
          <w:pPr>
            <w:pStyle w:val="ListParagraph"/>
            <w:spacing w:after="0" w:line="360" w:lineRule="auto"/>
            <w:ind w:left="0" w:firstLine="720"/>
          </w:pPr>
        </w:pPrChange>
      </w:pPr>
      <w:del w:id="8549" w:author="The Si Tran" w:date="2012-12-06T03:34:00Z">
        <w:r w:rsidRPr="0049233F" w:rsidDel="003B3962">
          <w:rPr>
            <w:rPrChange w:id="8550" w:author="The Si Tran" w:date="2012-12-05T23:02:00Z">
              <w:rPr/>
            </w:rPrChange>
          </w:rPr>
          <w:object w:dxaOrig="4760" w:dyaOrig="700" w14:anchorId="60BD1AD6">
            <v:shape id="_x0000_i1127" type="#_x0000_t75" style="width:303pt;height:43.5pt" o:ole="">
              <v:imagedata r:id="rId260" o:title=""/>
            </v:shape>
            <o:OLEObject Type="Embed" ProgID="Equation.DSMT4" ShapeID="_x0000_i1127" DrawAspect="Content" ObjectID="_1417583550" r:id="rId261"/>
          </w:object>
        </w:r>
      </w:del>
    </w:p>
    <w:p w14:paraId="46D768F1" w14:textId="17F4AC32" w:rsidR="00673068" w:rsidRPr="007E3E87" w:rsidRDefault="00E029EC">
      <w:pPr>
        <w:pStyle w:val="ListParagraph"/>
        <w:spacing w:after="0" w:line="360" w:lineRule="auto"/>
        <w:ind w:firstLine="720"/>
        <w:rPr>
          <w:rFonts w:ascii="Times New Roman" w:hAnsi="Times New Roman"/>
          <w:sz w:val="26"/>
          <w:szCs w:val="26"/>
        </w:rPr>
        <w:pPrChange w:id="8551" w:author="The Si Tran" w:date="2012-12-06T03:34:00Z">
          <w:pPr>
            <w:pStyle w:val="ListParagraph"/>
            <w:spacing w:after="0" w:line="360" w:lineRule="auto"/>
            <w:ind w:left="0" w:firstLine="720"/>
          </w:pPr>
        </w:pPrChange>
      </w:pPr>
      <w:ins w:id="8552" w:author="The Si Tran" w:date="2012-12-06T03:32:00Z">
        <m:oMathPara>
          <m:oMathParaPr>
            <m:jc m:val="center"/>
          </m:oMathParaP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oMath>
        </m:oMathPara>
      </w:ins>
      <w:ins w:id="8553" w:author="The Si Tran" w:date="2012-12-06T03:33:00Z">
        <m:oMathPara>
          <m:oMathParaPr>
            <m:jc m:val="center"/>
          </m:oMathParaPr>
          <m:oMath>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+μ*∆</m:t>
            </m:r>
          </m:oMath>
        </m:oMathPara>
      </w:ins>
      <m:oMathPara>
        <m:oMathParaPr>
          <m:jc m:val="center"/>
        </m:oMathParaPr>
        <m:oMath>
          <m:sSub>
            <m:sSubPr>
              <m:ctrlPr>
                <w:ins w:id="8554" w:author="The Si Tran" w:date="2012-12-06T03:34:00Z">
                  <w:rPr>
                    <w:rFonts w:ascii="Cambria Math" w:hAnsi="Cambria Math"/>
                    <w:i/>
                    <w:sz w:val="26"/>
                    <w:szCs w:val="26"/>
                  </w:rPr>
                </w:ins>
              </m:ctrlPr>
            </m:sSubPr>
            <m:e>
              <w:ins w:id="8555" w:author="The Si Tran" w:date="2012-12-06T03:34:00Z">
                <m:r>
                  <w:rPr>
                    <w:rFonts w:ascii="Cambria Math" w:hAnsi="Cambria Math"/>
                    <w:sz w:val="26"/>
                    <w:szCs w:val="26"/>
                  </w:rPr>
                  <m:t>w</m:t>
                </m:r>
              </w:ins>
            </m:e>
            <m:sub>
              <w:ins w:id="8556" w:author="The Si Tran" w:date="2012-12-06T03:34:00Z">
                <m:r>
                  <w:rPr>
                    <w:rFonts w:ascii="Cambria Math" w:hAnsi="Cambria Math"/>
                    <w:sz w:val="26"/>
                    <w:szCs w:val="26"/>
                  </w:rPr>
                  <m:t>ij</m:t>
                </m:r>
              </w:ins>
            </m:sub>
          </m:sSub>
          <m:d>
            <m:dPr>
              <m:ctrlPr>
                <w:ins w:id="8557" w:author="The Si Tran" w:date="2012-12-06T03:34:00Z">
                  <w:rPr>
                    <w:rFonts w:ascii="Cambria Math" w:hAnsi="Cambria Math"/>
                    <w:i/>
                    <w:sz w:val="26"/>
                    <w:szCs w:val="26"/>
                  </w:rPr>
                </w:ins>
              </m:ctrlPr>
            </m:dPr>
            <m:e>
              <w:ins w:id="8558" w:author="The Si Tran" w:date="2012-12-06T03:34:00Z">
                <m:r>
                  <w:rPr>
                    <w:rFonts w:ascii="Cambria Math" w:hAnsi="Cambria Math"/>
                    <w:sz w:val="26"/>
                    <w:szCs w:val="26"/>
                  </w:rPr>
                  <m:t>t-1</m:t>
                </m:r>
              </w:ins>
            </m:e>
          </m:d>
          <w:ins w:id="8559" w:author="The Si Tran" w:date="2012-12-06T03:34:00Z">
            <m:r>
              <w:rPr>
                <w:rFonts w:ascii="Cambria Math" w:hAnsi="Cambria Math"/>
                <w:sz w:val="26"/>
                <w:szCs w:val="26"/>
              </w:rPr>
              <m:t xml:space="preserve"> </m:t>
            </m:r>
          </w:ins>
        </m:oMath>
      </m:oMathPara>
    </w:p>
    <w:p w14:paraId="50E1CA54" w14:textId="45551E8F" w:rsidR="0088753F" w:rsidRPr="0049233F" w:rsidRDefault="0088753F">
      <w:pPr>
        <w:pPrChange w:id="8560"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28" type="#_x0000_t75" style="width:15pt;height:13.5pt" o:ole="">
            <v:imagedata r:id="rId262" o:title=""/>
          </v:shape>
          <o:OLEObject Type="Embed" ProgID="Equation.DSMT4" ShapeID="_x0000_i1128" DrawAspect="Content" ObjectID="_1417583551" r:id="rId263"/>
        </w:object>
      </w:r>
      <w:r w:rsidRPr="0049233F">
        <w:t xml:space="preserve">có tác dụng điều chỉnh mức độ ảnh hưởng của giá trị </w:t>
      </w:r>
      <w:ins w:id="8561" w:author="The Si Tran" w:date="2012-12-06T03:33:00Z">
        <m:oMath>
          <m:r>
            <w:rPr>
              <w:rFonts w:ascii="Cambria Math" w:hAnsi="Cambria Math"/>
              <w:szCs w:val="26"/>
            </w:rPr>
            <m:t>∆</m:t>
          </m:r>
        </m:oMath>
      </w:ins>
      <m:oMath>
        <m:sSub>
          <m:sSubPr>
            <m:ctrlPr>
              <w:ins w:id="8562" w:author="The Si Tran" w:date="2012-12-06T03:34:00Z">
                <w:rPr>
                  <w:rFonts w:ascii="Cambria Math" w:hAnsi="Cambria Math"/>
                  <w:i/>
                  <w:szCs w:val="26"/>
                </w:rPr>
              </w:ins>
            </m:ctrlPr>
          </m:sSubPr>
          <m:e>
            <w:ins w:id="8563" w:author="The Si Tran" w:date="2012-12-06T03:34:00Z">
              <m:r>
                <w:rPr>
                  <w:rFonts w:ascii="Cambria Math" w:hAnsi="Cambria Math"/>
                  <w:szCs w:val="26"/>
                </w:rPr>
                <m:t>w</m:t>
              </m:r>
            </w:ins>
          </m:e>
          <m:sub>
            <w:ins w:id="8564" w:author="The Si Tran" w:date="2012-12-06T03:34:00Z">
              <m:r>
                <w:rPr>
                  <w:rFonts w:ascii="Cambria Math" w:hAnsi="Cambria Math"/>
                  <w:szCs w:val="26"/>
                </w:rPr>
                <m:t>ij</m:t>
              </m:r>
            </w:ins>
          </m:sub>
        </m:sSub>
        <m:d>
          <m:dPr>
            <m:ctrlPr>
              <w:ins w:id="8565" w:author="The Si Tran" w:date="2012-12-06T03:34:00Z">
                <w:rPr>
                  <w:rFonts w:ascii="Cambria Math" w:hAnsi="Cambria Math"/>
                  <w:i/>
                  <w:szCs w:val="26"/>
                </w:rPr>
              </w:ins>
            </m:ctrlPr>
          </m:dPr>
          <m:e>
            <w:ins w:id="8566" w:author="The Si Tran" w:date="2012-12-06T03:34:00Z">
              <m:r>
                <w:rPr>
                  <w:rFonts w:ascii="Cambria Math" w:hAnsi="Cambria Math"/>
                  <w:szCs w:val="26"/>
                </w:rPr>
                <m:t>t-1</m:t>
              </m:r>
            </w:ins>
          </m:e>
        </m:d>
        <m:r>
          <w:rPr>
            <w:rFonts w:ascii="Cambria Math" w:hAnsi="Cambria Math"/>
            <w:szCs w:val="26"/>
          </w:rPr>
          <m:t xml:space="preserve"> </m:t>
        </m:r>
      </m:oMath>
      <w:r w:rsidRPr="0049233F">
        <w:t xml:space="preserve">ở bước lặp trước lên giá </w:t>
      </w:r>
      <w:proofErr w:type="gramStart"/>
      <w:r w:rsidRPr="0049233F">
        <w:t>trị</w:t>
      </w:r>
      <w:r w:rsidR="002261D4">
        <w:t xml:space="preserve"> </w:t>
      </w:r>
      <w:proofErr w:type="gramEnd"/>
      <w:ins w:id="8567" w:author="The Si Tran" w:date="2012-12-06T03:32:00Z">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m:t>
              </m:r>
            </m:e>
          </m:d>
        </m:oMath>
      </w:ins>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2ED46369" w:rsidR="0088753F" w:rsidRDefault="001E2676">
      <w:pPr>
        <w:pPrChange w:id="8568" w:author="The Si Tran" w:date="2012-12-16T08:27:00Z">
          <w:pPr>
            <w:pStyle w:val="ListParagraph"/>
            <w:spacing w:after="0" w:line="360" w:lineRule="auto"/>
            <w:ind w:left="0" w:firstLine="720"/>
          </w:pPr>
        </w:pPrChange>
      </w:pPr>
      <w:r>
        <w:t>Hình 4.9</w:t>
      </w:r>
      <w:r w:rsidR="0088753F" w:rsidRPr="0049233F">
        <w:t xml:space="preserve"> là mã giả cho giải thuật </w:t>
      </w:r>
      <w:proofErr w:type="gramStart"/>
      <w:r w:rsidR="0088753F" w:rsidRPr="0049233F">
        <w:t>lan</w:t>
      </w:r>
      <w:proofErr w:type="gramEnd"/>
      <w:r w:rsidR="0088753F" w:rsidRPr="0049233F">
        <w:t xml:space="preserve"> truyền ngược theo phương pháp học trực tuyến có áp dụng hệ số quán tính:</w:t>
      </w:r>
    </w:p>
    <w:p w14:paraId="224AB813" w14:textId="77777777" w:rsidR="00695D90" w:rsidRPr="0049233F" w:rsidDel="005457E8" w:rsidRDefault="00695D90" w:rsidP="00695D90">
      <w:pPr>
        <w:ind w:firstLine="0"/>
        <w:rPr>
          <w:del w:id="8569" w:author="The Si Tran" w:date="2012-12-14T05:56:00Z"/>
        </w:rPr>
      </w:pPr>
    </w:p>
    <w:p w14:paraId="26DCD6A4" w14:textId="10B9DDE1" w:rsidR="0088753F" w:rsidRPr="0049233F" w:rsidDel="005457E8" w:rsidRDefault="0088753F">
      <w:pPr>
        <w:ind w:firstLine="0"/>
        <w:rPr>
          <w:del w:id="8570" w:author="The Si Tran" w:date="2012-12-14T05:56:00Z"/>
        </w:rPr>
        <w:pPrChange w:id="8571" w:author="The Si Tran" w:date="2012-12-16T08:27:00Z">
          <w:pPr>
            <w:pStyle w:val="ListParagraph"/>
            <w:spacing w:after="0" w:line="360" w:lineRule="auto"/>
            <w:ind w:left="0" w:firstLine="720"/>
          </w:pPr>
        </w:pPrChange>
      </w:pPr>
    </w:p>
    <w:p w14:paraId="01231F6F" w14:textId="77777777" w:rsidR="0088753F" w:rsidRPr="0049233F" w:rsidDel="005457E8" w:rsidRDefault="0088753F">
      <w:pPr>
        <w:ind w:firstLine="0"/>
        <w:rPr>
          <w:del w:id="8572" w:author="The Si Tran" w:date="2012-12-14T05:56:00Z"/>
        </w:rPr>
        <w:pPrChange w:id="8573" w:author="The Si Tran" w:date="2012-12-16T08:27:00Z">
          <w:pPr>
            <w:pStyle w:val="ListParagraph"/>
            <w:spacing w:after="0" w:line="360" w:lineRule="auto"/>
            <w:ind w:left="0" w:firstLine="720"/>
          </w:pPr>
        </w:pPrChange>
      </w:pPr>
    </w:p>
    <w:p w14:paraId="3B7999BD" w14:textId="4B4E647D" w:rsidR="0088753F" w:rsidDel="005457E8" w:rsidRDefault="0088753F">
      <w:pPr>
        <w:ind w:firstLine="0"/>
        <w:rPr>
          <w:del w:id="8574" w:author="The Si Tran" w:date="2012-12-14T05:56:00Z"/>
        </w:rPr>
        <w:pPrChange w:id="8575" w:author="The Si Tran" w:date="2012-12-16T08:27:00Z">
          <w:pPr>
            <w:pStyle w:val="ListParagraph"/>
            <w:spacing w:after="0" w:line="360" w:lineRule="auto"/>
            <w:ind w:left="0" w:firstLine="720"/>
          </w:pPr>
        </w:pPrChange>
      </w:pPr>
    </w:p>
    <w:p w14:paraId="430BB087" w14:textId="77777777" w:rsidR="0088753F" w:rsidRPr="0049233F" w:rsidRDefault="0088753F">
      <w:pPr>
        <w:ind w:firstLine="0"/>
        <w:pPrChange w:id="8576"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8577"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8578"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8579"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8580"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8581"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29" type="#_x0000_t75" style="width:22.5pt;height:36pt" o:ole="">
                  <v:imagedata r:id="rId264" o:title=""/>
                </v:shape>
                <o:OLEObject Type="Embed" ProgID="Equation.DSMT4" ShapeID="_x0000_i1129" DrawAspect="Content" ObjectID="_1417583552" r:id="rId265"/>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8582" w:author="The Si Tran" w:date="2012-12-05T23:02:00Z">
                  <w:rPr>
                    <w:rFonts w:ascii="Times New Roman" w:hAnsi="Times New Roman"/>
                    <w:i/>
                    <w:position w:val="-32"/>
                    <w:sz w:val="26"/>
                    <w:szCs w:val="26"/>
                  </w:rPr>
                </w:rPrChange>
              </w:rPr>
              <w:object w:dxaOrig="520" w:dyaOrig="700" w14:anchorId="724B0E0A">
                <v:shape id="_x0000_i1130" type="#_x0000_t75" style="width:22.5pt;height:36pt" o:ole="">
                  <v:imagedata r:id="rId266" o:title=""/>
                </v:shape>
                <o:OLEObject Type="Embed" ProgID="Equation.DSMT4" ShapeID="_x0000_i1130" DrawAspect="Content" ObjectID="_1417583553" r:id="rId267"/>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8583" w:author="The Si Tran" w:date="2012-12-05T23:02:00Z">
                  <w:rPr>
                    <w:rFonts w:ascii="Times New Roman" w:hAnsi="Times New Roman"/>
                    <w:i/>
                    <w:position w:val="-32"/>
                    <w:sz w:val="26"/>
                    <w:szCs w:val="26"/>
                  </w:rPr>
                </w:rPrChange>
              </w:rPr>
              <w:object w:dxaOrig="3400" w:dyaOrig="700" w14:anchorId="4466983C">
                <v:shape id="_x0000_i1131" type="#_x0000_t75" style="width:166.5pt;height:36pt" o:ole="">
                  <v:imagedata r:id="rId268" o:title=""/>
                </v:shape>
                <o:OLEObject Type="Embed" ProgID="Equation.DSMT4" ShapeID="_x0000_i1131" DrawAspect="Content" ObjectID="_1417583554" r:id="rId269"/>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8584" w:author="The Si Tran" w:date="2012-12-05T23:02:00Z">
                  <w:rPr>
                    <w:rFonts w:ascii="Times New Roman" w:hAnsi="Times New Roman"/>
                    <w:i/>
                    <w:position w:val="-14"/>
                    <w:sz w:val="26"/>
                    <w:szCs w:val="26"/>
                  </w:rPr>
                </w:rPrChange>
              </w:rPr>
              <w:object w:dxaOrig="2480" w:dyaOrig="380" w14:anchorId="2EEB005A">
                <v:shape id="_x0000_i1132" type="#_x0000_t75" style="width:123pt;height:15pt" o:ole="">
                  <v:imagedata r:id="rId270" o:title=""/>
                </v:shape>
                <o:OLEObject Type="Embed" ProgID="Equation.DSMT4" ShapeID="_x0000_i1132" DrawAspect="Content" ObjectID="_1417583555" r:id="rId271"/>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8585" w:name="_Toc327348217"/>
      <w:bookmarkStart w:id="8586" w:name="_Toc343029967"/>
    </w:p>
    <w:p w14:paraId="0030D0D0" w14:textId="700BFB30" w:rsidR="0088753F" w:rsidRDefault="0088753F">
      <w:pPr>
        <w:pStyle w:val="Hinh"/>
        <w:rPr>
          <w:ins w:id="8587" w:author="The Si Tran" w:date="2012-12-11T23:37:00Z"/>
        </w:rPr>
        <w:pPrChange w:id="8588" w:author="The Si Tran" w:date="2012-12-16T10:10:00Z">
          <w:pPr>
            <w:pStyle w:val="Caption"/>
            <w:ind w:left="2160" w:firstLine="720"/>
          </w:pPr>
        </w:pPrChange>
      </w:pPr>
      <w:bookmarkStart w:id="8589" w:name="_Toc343837463"/>
      <w:r w:rsidRPr="0049233F">
        <w:t>Hình</w:t>
      </w:r>
      <w:ins w:id="8590" w:author="The Si Tran" w:date="2012-12-11T23:36:00Z">
        <w:r w:rsidR="002400FD">
          <w:t xml:space="preserve"> 4.</w:t>
        </w:r>
      </w:ins>
      <w:r w:rsidR="001E2676">
        <w:t>9</w:t>
      </w:r>
      <w:del w:id="8591"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8592"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8593"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032D83">
        <w:t>Gi</w:t>
      </w:r>
      <w:r w:rsidRPr="000C3A28">
        <w:t>ả</w:t>
      </w:r>
      <w:r w:rsidRPr="0015771C">
        <w:t>i thu</w:t>
      </w:r>
      <w:r w:rsidRPr="00941798">
        <w:t>ậ</w:t>
      </w:r>
      <w:r w:rsidRPr="002E47E8">
        <w:t xml:space="preserve">t </w:t>
      </w:r>
      <w:proofErr w:type="gramStart"/>
      <w:r w:rsidRPr="002E47E8">
        <w:t>lan</w:t>
      </w:r>
      <w:proofErr w:type="gramEnd"/>
      <w:r w:rsidRPr="002E47E8">
        <w:t xml:space="preserve"> truy</w:t>
      </w:r>
      <w:r w:rsidRPr="002400FD">
        <w:rPr>
          <w:rPrChange w:id="8594" w:author="The Si Tran" w:date="2012-12-11T23:37:00Z">
            <w:rPr/>
          </w:rPrChange>
        </w:rPr>
        <w:t>ền ngược</w:t>
      </w:r>
      <w:bookmarkEnd w:id="8585"/>
      <w:bookmarkEnd w:id="8586"/>
      <w:bookmarkEnd w:id="8589"/>
    </w:p>
    <w:p w14:paraId="6BC77435" w14:textId="77777777" w:rsidR="002400FD" w:rsidRPr="00032D83" w:rsidRDefault="002400FD">
      <w:pPr>
        <w:pStyle w:val="Hinh"/>
        <w:pPrChange w:id="8595" w:author="The Si Tran" w:date="2012-12-16T10:10:00Z">
          <w:pPr>
            <w:pStyle w:val="Caption"/>
            <w:ind w:left="2160" w:firstLine="720"/>
          </w:pPr>
        </w:pPrChange>
      </w:pPr>
    </w:p>
    <w:p w14:paraId="5DC1FB62" w14:textId="77777777" w:rsidR="0088753F" w:rsidRPr="0049233F" w:rsidDel="00334CAD" w:rsidRDefault="0088753F">
      <w:pPr>
        <w:rPr>
          <w:del w:id="8596" w:author="The Si Tran" w:date="2012-12-16T08:28:00Z"/>
        </w:rPr>
        <w:pPrChange w:id="8597" w:author="The Si Tran" w:date="2012-12-16T08:27:00Z">
          <w:pPr>
            <w:spacing w:before="0"/>
            <w:ind w:firstLine="720"/>
          </w:pPr>
        </w:pPrChange>
      </w:pPr>
      <w:r w:rsidRPr="0049233F">
        <w:t xml:space="preserve">Giải thuật </w:t>
      </w:r>
      <w:proofErr w:type="gramStart"/>
      <w:r w:rsidRPr="0049233F">
        <w:t>lan</w:t>
      </w:r>
      <w:proofErr w:type="gramEnd"/>
      <w:r w:rsidRPr="0049233F">
        <w:t xml:space="preserve">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8598" w:author="The Si Tran" w:date="2012-12-16T08:28:00Z">
          <w:pPr>
            <w:spacing w:before="0"/>
            <w:ind w:firstLine="720"/>
          </w:pPr>
        </w:pPrChange>
      </w:pPr>
    </w:p>
    <w:p w14:paraId="22CC9BD4" w14:textId="699F67BE" w:rsidR="0088753F" w:rsidRPr="0049233F" w:rsidRDefault="0088753F" w:rsidP="0088753F">
      <w:pPr>
        <w:pStyle w:val="Heading3"/>
      </w:pPr>
      <w:bookmarkStart w:id="8599" w:name="_Toc327348175"/>
      <w:bookmarkStart w:id="8600" w:name="_Toc343837378"/>
      <w:r w:rsidRPr="0049233F">
        <w:t>Giải thuật RPROP</w:t>
      </w:r>
      <w:bookmarkEnd w:id="8599"/>
      <w:bookmarkEnd w:id="8600"/>
    </w:p>
    <w:p w14:paraId="1E82DD5F" w14:textId="5AD4C077" w:rsidR="0088753F" w:rsidRPr="0049233F" w:rsidRDefault="0088753F">
      <w:pPr>
        <w:pPrChange w:id="8601" w:author="The Si Tran" w:date="2012-12-16T08:28:00Z">
          <w:pPr>
            <w:spacing w:before="0"/>
            <w:ind w:firstLine="720"/>
          </w:pPr>
        </w:pPrChange>
      </w:pPr>
      <w:r w:rsidRPr="0049233F">
        <w:t xml:space="preserve">Giải thuật </w:t>
      </w:r>
      <w:proofErr w:type="gramStart"/>
      <w:r w:rsidRPr="0049233F">
        <w:t>lan</w:t>
      </w:r>
      <w:proofErr w:type="gramEnd"/>
      <w:r w:rsidRPr="0049233F">
        <w:t xml:space="preserve"> truyền ngược gặp một vấn đề ở chỗ giá trị cập nhập trọng số (</w:t>
      </w:r>
      <m:oMath>
        <m:sSubSup>
          <m:sSubSupPr>
            <m:ctrlPr>
              <w:ins w:id="8602" w:author="The Si Tran" w:date="2012-12-06T03:47:00Z">
                <w:rPr>
                  <w:rFonts w:ascii="Cambria Math" w:hAnsi="Cambria Math"/>
                </w:rPr>
              </w:ins>
            </m:ctrlPr>
          </m:sSubSupPr>
          <m:e>
            <w:ins w:id="8603" w:author="The Si Tran" w:date="2012-12-06T03:47:00Z">
              <m:r>
                <m:rPr>
                  <m:sty m:val="p"/>
                </m:rPr>
                <w:rPr>
                  <w:rFonts w:ascii="Cambria Math" w:hAnsi="Cambria Math"/>
                </w:rPr>
                <m:t>∆</m:t>
              </m:r>
              <m:r>
                <w:rPr>
                  <w:rFonts w:ascii="Cambria Math" w:hAnsi="Cambria Math"/>
                </w:rPr>
                <m:t>w</m:t>
              </m:r>
            </w:ins>
          </m:e>
          <m:sub>
            <w:ins w:id="8604" w:author="The Si Tran" w:date="2012-12-06T03:47:00Z">
              <m:r>
                <w:rPr>
                  <w:rFonts w:ascii="Cambria Math" w:hAnsi="Cambria Math"/>
                </w:rPr>
                <m:t>ij</m:t>
              </m:r>
            </w:ins>
          </m:sub>
          <m:sup>
            <w:ins w:id="8605"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8606"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6CEE80B2" w:rsidR="0088753F" w:rsidRDefault="005457E8">
      <w:pPr>
        <w:rPr>
          <w:ins w:id="8607" w:author="The Si Tran" w:date="2012-12-06T03:35:00Z"/>
        </w:rPr>
        <w:pPrChange w:id="8608" w:author="The Si Tran" w:date="2012-12-16T08:28:00Z">
          <w:pPr>
            <w:spacing w:before="0"/>
            <w:ind w:firstLine="720"/>
          </w:pPr>
        </w:pPrChange>
      </w:pPr>
      <w:ins w:id="8609" w:author="The Si Tran" w:date="2012-12-14T05:57:00Z">
        <w:r w:rsidRPr="00032D83">
          <w:rPr>
            <w:noProof/>
          </w:rPr>
          <mc:AlternateContent>
            <mc:Choice Requires="wps">
              <w:drawing>
                <wp:anchor distT="0" distB="0" distL="114300" distR="114300" simplePos="0" relativeHeight="251787264" behindDoc="0" locked="0" layoutInCell="1" allowOverlap="1" wp14:anchorId="6AFED96D" wp14:editId="31CAD698">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9933FE" w:rsidRDefault="009933FE">
                              <w:pPr>
                                <w:pStyle w:val="EquationIndex"/>
                                <w:pPrChange w:id="8610" w:author="The Si Tran" w:date="2012-12-16T08:28:00Z">
                                  <w:pPr/>
                                </w:pPrChange>
                              </w:pPr>
                              <w:ins w:id="8611" w:author="The Si Tran" w:date="2012-12-06T02:41:00Z">
                                <w:r>
                                  <w:t>(4.</w:t>
                                </w:r>
                              </w:ins>
                              <w:ins w:id="8612" w:author="The Si Tran" w:date="2012-12-06T02:44:00Z">
                                <w:r>
                                  <w:t>15</w:t>
                                </w:r>
                              </w:ins>
                              <w:ins w:id="861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058" type="#_x0000_t202" style="position:absolute;left:0;text-align:left;margin-left:406.4pt;margin-top:188.6pt;width:46.85pt;height:28.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bxPHyJ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9933FE" w:rsidRDefault="009933FE">
                        <w:pPr>
                          <w:pStyle w:val="EquationIndex"/>
                          <w:pPrChange w:id="8614" w:author="The Si Tran" w:date="2012-12-16T08:28:00Z">
                            <w:pPr/>
                          </w:pPrChange>
                        </w:pPr>
                        <w:ins w:id="8615" w:author="The Si Tran" w:date="2012-12-06T02:41:00Z">
                          <w:r>
                            <w:t>(4.</w:t>
                          </w:r>
                        </w:ins>
                        <w:ins w:id="8616" w:author="The Si Tran" w:date="2012-12-06T02:44:00Z">
                          <w:r>
                            <w:t>15</w:t>
                          </w:r>
                        </w:ins>
                        <w:ins w:id="8617" w:author="The Si Tran" w:date="2012-12-06T02:41:00Z">
                          <w:r>
                            <w:t>)</w:t>
                          </w:r>
                        </w:ins>
                      </w:p>
                    </w:txbxContent>
                  </v:textbox>
                </v:shape>
              </w:pict>
            </mc:Fallback>
          </mc:AlternateContent>
        </w:r>
      </w:ins>
      <w:r w:rsidR="0088753F" w:rsidRPr="0049233F">
        <w:t xml:space="preserve">RPROP là viết tắt của từ ‘resilient propagation’, nghĩa là </w:t>
      </w:r>
      <w:proofErr w:type="gramStart"/>
      <w:r w:rsidR="0088753F" w:rsidRPr="0049233F">
        <w:t>lan</w:t>
      </w:r>
      <w:proofErr w:type="gramEnd"/>
      <w:r w:rsidR="0088753F" w:rsidRPr="0049233F">
        <w:t xml:space="preserve"> truyền đàn hồi là một phương pháp thích nghi cục bộ. RPROP thực hiện cập nhập các trọng số </w:t>
      </w:r>
      <m:oMath>
        <m:sSub>
          <m:sSubPr>
            <m:ctrlPr>
              <w:ins w:id="8618" w:author="The Si Tran" w:date="2012-12-06T03:39:00Z">
                <w:rPr>
                  <w:rFonts w:ascii="Cambria Math" w:hAnsi="Cambria Math"/>
                  <w:i/>
                </w:rPr>
              </w:ins>
            </m:ctrlPr>
          </m:sSubPr>
          <m:e>
            <w:ins w:id="8619" w:author="The Si Tran" w:date="2012-12-06T03:39:00Z">
              <m:r>
                <w:rPr>
                  <w:rFonts w:ascii="Cambria Math" w:hAnsi="Cambria Math"/>
                </w:rPr>
                <m:t>w</m:t>
              </m:r>
            </w:ins>
          </m:e>
          <m:sub>
            <w:ins w:id="8620" w:author="The Si Tran" w:date="2012-12-06T03:39:00Z">
              <m:r>
                <w:rPr>
                  <w:rFonts w:ascii="Cambria Math" w:hAnsi="Cambria Math"/>
                </w:rPr>
                <m:t>ij</m:t>
              </m:r>
            </w:ins>
          </m:sub>
        </m:sSub>
      </m:oMath>
      <w:r w:rsidR="002046B0">
        <w:rPr>
          <w:rFonts w:eastAsiaTheme="minorEastAsia"/>
        </w:rPr>
        <w:t xml:space="preserve"> </w:t>
      </w:r>
      <w:r w:rsidR="0088753F" w:rsidRPr="0049233F">
        <w:t>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w:t>
      </w:r>
      <w:r w:rsidR="002046B0">
        <w:t xml:space="preserve"> </w:t>
      </w:r>
      <m:oMath>
        <m:sSubSup>
          <m:sSubSupPr>
            <m:ctrlPr>
              <w:ins w:id="8621" w:author="The Si Tran" w:date="2012-12-06T03:36:00Z">
                <w:rPr>
                  <w:rFonts w:ascii="Cambria Math" w:hAnsi="Cambria Math"/>
                  <w:i/>
                </w:rPr>
              </w:ins>
            </m:ctrlPr>
          </m:sSubSupPr>
          <m:e>
            <w:ins w:id="8622" w:author="The Si Tran" w:date="2012-12-06T03:36:00Z">
              <m:r>
                <w:rPr>
                  <w:rFonts w:ascii="Cambria Math" w:hAnsi="Cambria Math"/>
                </w:rPr>
                <m:t>∆</m:t>
              </m:r>
            </w:ins>
          </m:e>
          <m:sub>
            <w:ins w:id="8623"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 xml:space="preserve">chỉ phụ thuộc vào dấu </w:t>
      </w:r>
      <w:proofErr w:type="gramStart"/>
      <w:r w:rsidR="0088753F" w:rsidRPr="0049233F">
        <w:t>của</w:t>
      </w:r>
      <w:r w:rsidR="002046B0">
        <w:t xml:space="preserve"> </w:t>
      </w:r>
      <w:proofErr w:type="gramEnd"/>
      <m:oMath>
        <m:f>
          <m:fPr>
            <m:ctrlPr>
              <w:ins w:id="8624" w:author="The Si Tran" w:date="2012-12-06T03:39:00Z">
                <w:rPr>
                  <w:rFonts w:ascii="Cambria Math" w:hAnsi="Cambria Math"/>
                  <w:sz w:val="28"/>
                  <w:szCs w:val="28"/>
                </w:rPr>
              </w:ins>
            </m:ctrlPr>
          </m:fPr>
          <m:num>
            <w:ins w:id="8625" w:author="The Si Tran" w:date="2012-12-06T03:39:00Z">
              <m:r>
                <w:rPr>
                  <w:rFonts w:ascii="Cambria Math" w:hAnsi="Cambria Math"/>
                  <w:sz w:val="28"/>
                  <w:szCs w:val="28"/>
                </w:rPr>
                <m:t>∂</m:t>
              </m:r>
            </w:ins>
            <m:sSup>
              <m:sSupPr>
                <m:ctrlPr>
                  <w:ins w:id="8626" w:author="The Si Tran" w:date="2012-12-06T03:39:00Z">
                    <w:rPr>
                      <w:rFonts w:ascii="Cambria Math" w:hAnsi="Cambria Math"/>
                      <w:sz w:val="28"/>
                      <w:szCs w:val="28"/>
                    </w:rPr>
                  </w:ins>
                </m:ctrlPr>
              </m:sSupPr>
              <m:e>
                <w:ins w:id="8627" w:author="The Si Tran" w:date="2012-12-06T03:39:00Z">
                  <m:r>
                    <w:rPr>
                      <w:rFonts w:ascii="Cambria Math" w:hAnsi="Cambria Math"/>
                      <w:sz w:val="28"/>
                      <w:szCs w:val="28"/>
                    </w:rPr>
                    <m:t>E</m:t>
                  </m:r>
                </w:ins>
              </m:e>
              <m:sup>
                <m:r>
                  <m:rPr>
                    <m:sty m:val="p"/>
                  </m:rPr>
                  <w:rPr>
                    <w:rFonts w:ascii="Cambria Math" w:hAnsi="Cambria Math"/>
                    <w:sz w:val="28"/>
                    <w:szCs w:val="28"/>
                  </w:rPr>
                  <m:t xml:space="preserve"> </m:t>
                </m:r>
              </m:sup>
            </m:sSup>
          </m:num>
          <m:den>
            <w:ins w:id="8628" w:author="The Si Tran" w:date="2012-12-06T03:39:00Z">
              <m:r>
                <w:rPr>
                  <w:rFonts w:ascii="Cambria Math" w:hAnsi="Cambria Math"/>
                  <w:sz w:val="28"/>
                  <w:szCs w:val="28"/>
                </w:rPr>
                <m:t>∂</m:t>
              </m:r>
            </w:ins>
            <m:sSub>
              <m:sSubPr>
                <m:ctrlPr>
                  <w:ins w:id="8629" w:author="The Si Tran" w:date="2012-12-06T03:39:00Z">
                    <w:rPr>
                      <w:rFonts w:ascii="Cambria Math" w:hAnsi="Cambria Math"/>
                      <w:sz w:val="28"/>
                      <w:szCs w:val="28"/>
                    </w:rPr>
                  </w:ins>
                </m:ctrlPr>
              </m:sSubPr>
              <m:e>
                <w:ins w:id="8630" w:author="The Si Tran" w:date="2012-12-06T03:39:00Z">
                  <m:r>
                    <w:rPr>
                      <w:rFonts w:ascii="Cambria Math" w:hAnsi="Cambria Math"/>
                      <w:sz w:val="28"/>
                      <w:szCs w:val="28"/>
                    </w:rPr>
                    <m:t>w</m:t>
                  </m:r>
                </w:ins>
              </m:e>
              <m:sub>
                <w:ins w:id="8631" w:author="The Si Tran" w:date="2012-12-06T03:39:00Z">
                  <m:r>
                    <w:rPr>
                      <w:rFonts w:ascii="Cambria Math" w:hAnsi="Cambria Math"/>
                      <w:sz w:val="28"/>
                      <w:szCs w:val="28"/>
                    </w:rPr>
                    <m:t>ij</m:t>
                  </m:r>
                </w:ins>
              </m:sub>
            </m:sSub>
          </m:den>
        </m:f>
      </m:oMath>
      <w:r w:rsidR="0088753F" w:rsidRPr="0049233F">
        <w:t xml:space="preserve">. Giá trị này được cập nhập trong quá trình học </w:t>
      </w:r>
      <w:proofErr w:type="gramStart"/>
      <w:r w:rsidR="0088753F" w:rsidRPr="0049233F">
        <w:t>theo</w:t>
      </w:r>
      <w:proofErr w:type="gramEnd"/>
      <w:r w:rsidR="0088753F" w:rsidRPr="0049233F">
        <w:t xml:space="preserve"> quy luật sau:</w:t>
      </w:r>
    </w:p>
    <w:p w14:paraId="327B0C45" w14:textId="0C2BE980" w:rsidR="003B3962" w:rsidRPr="00032D83" w:rsidDel="00E40F7B" w:rsidRDefault="00567862">
      <w:pPr>
        <w:pStyle w:val="Canhgiua"/>
        <w:rPr>
          <w:del w:id="8632" w:author="The Si Tran" w:date="2012-12-06T03:40:00Z"/>
        </w:rPr>
        <w:pPrChange w:id="8633" w:author="The Si Tran" w:date="2012-12-16T17:32:00Z">
          <w:pPr>
            <w:spacing w:before="0"/>
            <w:ind w:firstLine="720"/>
          </w:pPr>
        </w:pPrChange>
      </w:pPr>
      <m:oMathPara>
        <m:oMathParaPr>
          <m:jc m:val="center"/>
        </m:oMathParaPr>
        <m:oMath>
          <m:sSubSup>
            <m:sSubSupPr>
              <m:ctrlPr>
                <w:ins w:id="8634" w:author="The Si Tran" w:date="2012-12-06T03:36:00Z">
                  <w:rPr>
                    <w:rFonts w:ascii="Cambria Math" w:hAnsi="Cambria Math"/>
                  </w:rPr>
                </w:ins>
              </m:ctrlPr>
            </m:sSubSupPr>
            <m:e>
              <w:ins w:id="8635" w:author="The Si Tran" w:date="2012-12-06T03:36:00Z">
                <m:r>
                  <m:rPr>
                    <m:sty m:val="p"/>
                  </m:rPr>
                  <w:rPr>
                    <w:rFonts w:ascii="Cambria Math" w:hAnsi="Cambria Math"/>
                  </w:rPr>
                  <m:t>∆</m:t>
                </m:r>
              </w:ins>
            </m:e>
            <m:sub>
              <w:ins w:id="8636" w:author="The Si Tran" w:date="2012-12-06T03:36:00Z">
                <m:r>
                  <w:rPr>
                    <w:rFonts w:ascii="Cambria Math" w:hAnsi="Cambria Math"/>
                  </w:rPr>
                  <m:t>ij</m:t>
                </m:r>
              </w:ins>
            </m:sub>
            <m:sup>
              <w:ins w:id="8637" w:author="The Si Tran" w:date="2012-12-06T03:36:00Z">
                <m:r>
                  <m:rPr>
                    <m:sty m:val="p"/>
                  </m:rPr>
                  <w:rPr>
                    <w:rFonts w:ascii="Cambria Math" w:hAnsi="Cambria Math"/>
                  </w:rPr>
                  <m:t>(</m:t>
                </m:r>
                <m:r>
                  <w:rPr>
                    <w:rFonts w:ascii="Cambria Math" w:hAnsi="Cambria Math"/>
                  </w:rPr>
                  <m:t>t</m:t>
                </m:r>
                <m:r>
                  <m:rPr>
                    <m:sty m:val="p"/>
                  </m:rPr>
                  <w:rPr>
                    <w:rFonts w:ascii="Cambria Math" w:hAnsi="Cambria Math"/>
                  </w:rPr>
                  <m:t>)</m:t>
                </m:r>
              </w:ins>
            </m:sup>
          </m:sSubSup>
          <w:ins w:id="8638" w:author="The Si Tran" w:date="2012-12-06T03:36:00Z">
            <m:r>
              <m:rPr>
                <m:sty m:val="p"/>
              </m:rPr>
              <w:rPr>
                <w:rFonts w:ascii="Cambria Math" w:hAnsi="Cambria Math"/>
              </w:rPr>
              <m:t>=</m:t>
            </m:r>
          </w:ins>
          <m:d>
            <m:dPr>
              <m:begChr m:val="{"/>
              <m:endChr m:val=""/>
              <m:ctrlPr>
                <w:ins w:id="8639" w:author="The Si Tran" w:date="2012-12-06T03:38:00Z">
                  <w:rPr>
                    <w:rFonts w:ascii="Cambria Math" w:hAnsi="Cambria Math"/>
                  </w:rPr>
                </w:ins>
              </m:ctrlPr>
            </m:dPr>
            <m:e>
              <m:eqArr>
                <m:eqArrPr>
                  <m:ctrlPr>
                    <w:ins w:id="8640" w:author="The Si Tran" w:date="2012-12-06T03:38:00Z">
                      <w:rPr>
                        <w:rFonts w:ascii="Cambria Math" w:hAnsi="Cambria Math"/>
                      </w:rPr>
                    </w:ins>
                  </m:ctrlPr>
                </m:eqArrPr>
                <m:e>
                  <m:sSup>
                    <m:sSupPr>
                      <m:ctrlPr>
                        <w:ins w:id="8641" w:author="The Si Tran" w:date="2012-12-06T03:38:00Z">
                          <w:rPr>
                            <w:rFonts w:ascii="Cambria Math" w:hAnsi="Cambria Math"/>
                          </w:rPr>
                        </w:ins>
                      </m:ctrlPr>
                    </m:sSupPr>
                    <m:e>
                      <w:ins w:id="8642" w:author="The Si Tran" w:date="2012-12-06T03:38:00Z">
                        <m:r>
                          <w:rPr>
                            <w:rFonts w:ascii="Cambria Math" w:hAnsi="Cambria Math"/>
                          </w:rPr>
                          <m:t>η</m:t>
                        </m:r>
                      </w:ins>
                    </m:e>
                    <m:sup>
                      <w:ins w:id="8643" w:author="The Si Tran" w:date="2012-12-06T03:38:00Z">
                        <m:r>
                          <m:rPr>
                            <m:sty m:val="p"/>
                          </m:rPr>
                          <w:rPr>
                            <w:rFonts w:ascii="Cambria Math" w:hAnsi="Cambria Math"/>
                          </w:rPr>
                          <m:t>+</m:t>
                        </m:r>
                      </w:ins>
                    </m:sup>
                  </m:sSup>
                  <w:ins w:id="8644" w:author="The Si Tran" w:date="2012-12-06T03:38:00Z">
                    <m:r>
                      <m:rPr>
                        <m:sty m:val="p"/>
                      </m:rPr>
                      <w:rPr>
                        <w:rFonts w:ascii="Cambria Math" w:hAnsi="Cambria Math"/>
                      </w:rPr>
                      <m:t>*</m:t>
                    </m:r>
                  </w:ins>
                  <m:sSubSup>
                    <m:sSubSupPr>
                      <m:ctrlPr>
                        <w:ins w:id="8645" w:author="The Si Tran" w:date="2012-12-06T03:38:00Z">
                          <w:rPr>
                            <w:rFonts w:ascii="Cambria Math" w:hAnsi="Cambria Math"/>
                          </w:rPr>
                        </w:ins>
                      </m:ctrlPr>
                    </m:sSubSupPr>
                    <m:e>
                      <w:ins w:id="8646" w:author="The Si Tran" w:date="2012-12-06T03:38:00Z">
                        <m:r>
                          <m:rPr>
                            <m:sty m:val="p"/>
                          </m:rPr>
                          <w:rPr>
                            <w:rFonts w:ascii="Cambria Math" w:hAnsi="Cambria Math"/>
                          </w:rPr>
                          <m:t>∆</m:t>
                        </m:r>
                      </w:ins>
                    </m:e>
                    <m:sub>
                      <w:ins w:id="8647" w:author="The Si Tran" w:date="2012-12-06T03:38:00Z">
                        <m:r>
                          <w:rPr>
                            <w:rFonts w:ascii="Cambria Math" w:hAnsi="Cambria Math"/>
                          </w:rPr>
                          <m:t>ij</m:t>
                        </m:r>
                      </w:ins>
                    </m:sub>
                    <m:sup>
                      <m:d>
                        <m:dPr>
                          <m:ctrlPr>
                            <w:ins w:id="8648" w:author="The Si Tran" w:date="2012-12-06T03:38:00Z">
                              <w:rPr>
                                <w:rFonts w:ascii="Cambria Math" w:hAnsi="Cambria Math"/>
                              </w:rPr>
                            </w:ins>
                          </m:ctrlPr>
                        </m:dPr>
                        <m:e>
                          <w:ins w:id="8649" w:author="The Si Tran" w:date="2012-12-06T03:38:00Z">
                            <m:r>
                              <w:rPr>
                                <w:rFonts w:ascii="Cambria Math" w:hAnsi="Cambria Math"/>
                              </w:rPr>
                              <m:t>t</m:t>
                            </m:r>
                          </w:ins>
                        </m:e>
                      </m:d>
                    </m:sup>
                  </m:sSubSup>
                  <w:ins w:id="8650" w:author="The Si Tran" w:date="2012-12-06T03:38:00Z">
                    <m:r>
                      <m:rPr>
                        <m:sty m:val="p"/>
                      </m:rPr>
                      <w:rPr>
                        <w:rFonts w:ascii="Cambria Math" w:hAnsi="Cambria Math"/>
                      </w:rPr>
                      <m:t xml:space="preserve">, </m:t>
                    </m:r>
                    <m:r>
                      <w:rPr>
                        <w:rFonts w:ascii="Cambria Math" w:hAnsi="Cambria Math"/>
                      </w:rPr>
                      <m:t>if</m:t>
                    </m:r>
                  </w:ins>
                  <w:ins w:id="8651" w:author="The Si Tran" w:date="2012-12-06T03:39:00Z">
                    <m:r>
                      <m:rPr>
                        <m:sty m:val="p"/>
                      </m:rPr>
                      <w:rPr>
                        <w:rFonts w:ascii="Cambria Math" w:hAnsi="Cambria Math"/>
                      </w:rPr>
                      <m:t xml:space="preserve"> </m:t>
                    </m:r>
                  </w:ins>
                  <m:f>
                    <m:fPr>
                      <m:ctrlPr>
                        <w:ins w:id="8652" w:author="The Si Tran" w:date="2012-12-06T03:39:00Z">
                          <w:rPr>
                            <w:rFonts w:ascii="Cambria Math" w:hAnsi="Cambria Math"/>
                          </w:rPr>
                        </w:ins>
                      </m:ctrlPr>
                    </m:fPr>
                    <m:num>
                      <w:ins w:id="8653" w:author="The Si Tran" w:date="2012-12-06T03:39:00Z">
                        <m:r>
                          <w:rPr>
                            <w:rFonts w:ascii="Cambria Math" w:hAnsi="Cambria Math"/>
                          </w:rPr>
                          <m:t>∂</m:t>
                        </m:r>
                      </w:ins>
                      <m:sSup>
                        <m:sSupPr>
                          <m:ctrlPr>
                            <w:ins w:id="8654" w:author="The Si Tran" w:date="2012-12-06T03:39:00Z">
                              <w:rPr>
                                <w:rFonts w:ascii="Cambria Math" w:hAnsi="Cambria Math"/>
                              </w:rPr>
                            </w:ins>
                          </m:ctrlPr>
                        </m:sSupPr>
                        <m:e>
                          <w:ins w:id="8655" w:author="The Si Tran" w:date="2012-12-06T03:39:00Z">
                            <m:r>
                              <w:rPr>
                                <w:rFonts w:ascii="Cambria Math" w:hAnsi="Cambria Math"/>
                              </w:rPr>
                              <m:t>E</m:t>
                            </m:r>
                          </w:ins>
                        </m:e>
                        <m:sup>
                          <m:d>
                            <m:dPr>
                              <m:ctrlPr>
                                <w:ins w:id="8656" w:author="The Si Tran" w:date="2012-12-06T03:39:00Z">
                                  <w:rPr>
                                    <w:rFonts w:ascii="Cambria Math" w:hAnsi="Cambria Math"/>
                                  </w:rPr>
                                </w:ins>
                              </m:ctrlPr>
                            </m:dPr>
                            <m:e>
                              <w:ins w:id="8657" w:author="The Si Tran" w:date="2012-12-06T03:39:00Z">
                                <m:r>
                                  <w:rPr>
                                    <w:rFonts w:ascii="Cambria Math" w:hAnsi="Cambria Math"/>
                                  </w:rPr>
                                  <m:t>t</m:t>
                                </m:r>
                                <m:r>
                                  <m:rPr>
                                    <m:sty m:val="p"/>
                                  </m:rPr>
                                  <w:rPr>
                                    <w:rFonts w:ascii="Cambria Math" w:hAnsi="Cambria Math"/>
                                  </w:rPr>
                                  <m:t>-1</m:t>
                                </m:r>
                              </w:ins>
                            </m:e>
                          </m:d>
                        </m:sup>
                      </m:sSup>
                    </m:num>
                    <m:den>
                      <w:ins w:id="8658" w:author="The Si Tran" w:date="2012-12-06T03:39:00Z">
                        <m:r>
                          <w:rPr>
                            <w:rFonts w:ascii="Cambria Math" w:hAnsi="Cambria Math"/>
                          </w:rPr>
                          <m:t>∂</m:t>
                        </m:r>
                      </w:ins>
                      <m:sSub>
                        <m:sSubPr>
                          <m:ctrlPr>
                            <w:ins w:id="8659" w:author="The Si Tran" w:date="2012-12-06T03:39:00Z">
                              <w:rPr>
                                <w:rFonts w:ascii="Cambria Math" w:hAnsi="Cambria Math"/>
                              </w:rPr>
                            </w:ins>
                          </m:ctrlPr>
                        </m:sSubPr>
                        <m:e>
                          <w:ins w:id="8660" w:author="The Si Tran" w:date="2012-12-06T03:39:00Z">
                            <m:r>
                              <w:rPr>
                                <w:rFonts w:ascii="Cambria Math" w:hAnsi="Cambria Math"/>
                              </w:rPr>
                              <m:t>w</m:t>
                            </m:r>
                          </w:ins>
                        </m:e>
                        <m:sub>
                          <w:ins w:id="8661" w:author="The Si Tran" w:date="2012-12-06T03:39:00Z">
                            <m:r>
                              <w:rPr>
                                <w:rFonts w:ascii="Cambria Math" w:hAnsi="Cambria Math"/>
                              </w:rPr>
                              <m:t>ij</m:t>
                            </m:r>
                          </w:ins>
                        </m:sub>
                      </m:sSub>
                    </m:den>
                  </m:f>
                  <w:ins w:id="8662" w:author="The Si Tran" w:date="2012-12-06T03:39:00Z">
                    <m:r>
                      <m:rPr>
                        <m:sty m:val="p"/>
                      </m:rPr>
                      <w:rPr>
                        <w:rFonts w:ascii="Cambria Math" w:hAnsi="Cambria Math"/>
                      </w:rPr>
                      <m:t>*</m:t>
                    </m:r>
                  </w:ins>
                  <m:f>
                    <m:fPr>
                      <m:ctrlPr>
                        <w:ins w:id="8663" w:author="The Si Tran" w:date="2012-12-06T03:39:00Z">
                          <w:rPr>
                            <w:rFonts w:ascii="Cambria Math" w:hAnsi="Cambria Math"/>
                          </w:rPr>
                        </w:ins>
                      </m:ctrlPr>
                    </m:fPr>
                    <m:num>
                      <w:ins w:id="8664" w:author="The Si Tran" w:date="2012-12-06T03:39:00Z">
                        <m:r>
                          <w:rPr>
                            <w:rFonts w:ascii="Cambria Math" w:hAnsi="Cambria Math"/>
                          </w:rPr>
                          <m:t>∂</m:t>
                        </m:r>
                      </w:ins>
                      <m:sSup>
                        <m:sSupPr>
                          <m:ctrlPr>
                            <w:ins w:id="8665" w:author="The Si Tran" w:date="2012-12-06T03:39:00Z">
                              <w:rPr>
                                <w:rFonts w:ascii="Cambria Math" w:hAnsi="Cambria Math"/>
                              </w:rPr>
                            </w:ins>
                          </m:ctrlPr>
                        </m:sSupPr>
                        <m:e>
                          <w:ins w:id="8666" w:author="The Si Tran" w:date="2012-12-06T03:39:00Z">
                            <m:r>
                              <w:rPr>
                                <w:rFonts w:ascii="Cambria Math" w:hAnsi="Cambria Math"/>
                              </w:rPr>
                              <m:t>E</m:t>
                            </m:r>
                          </w:ins>
                        </m:e>
                        <m:sup>
                          <m:d>
                            <m:dPr>
                              <m:ctrlPr>
                                <w:ins w:id="8667" w:author="The Si Tran" w:date="2012-12-06T03:39:00Z">
                                  <w:rPr>
                                    <w:rFonts w:ascii="Cambria Math" w:hAnsi="Cambria Math"/>
                                  </w:rPr>
                                </w:ins>
                              </m:ctrlPr>
                            </m:dPr>
                            <m:e>
                              <w:ins w:id="8668" w:author="The Si Tran" w:date="2012-12-06T03:39:00Z">
                                <m:r>
                                  <w:rPr>
                                    <w:rFonts w:ascii="Cambria Math" w:hAnsi="Cambria Math"/>
                                  </w:rPr>
                                  <m:t>t</m:t>
                                </m:r>
                              </w:ins>
                            </m:e>
                          </m:d>
                        </m:sup>
                      </m:sSup>
                    </m:num>
                    <m:den>
                      <w:ins w:id="8669" w:author="The Si Tran" w:date="2012-12-06T03:39:00Z">
                        <m:r>
                          <w:rPr>
                            <w:rFonts w:ascii="Cambria Math" w:hAnsi="Cambria Math"/>
                          </w:rPr>
                          <m:t>∂</m:t>
                        </m:r>
                      </w:ins>
                      <m:sSub>
                        <m:sSubPr>
                          <m:ctrlPr>
                            <w:ins w:id="8670" w:author="The Si Tran" w:date="2012-12-06T03:39:00Z">
                              <w:rPr>
                                <w:rFonts w:ascii="Cambria Math" w:hAnsi="Cambria Math"/>
                              </w:rPr>
                            </w:ins>
                          </m:ctrlPr>
                        </m:sSubPr>
                        <m:e>
                          <w:ins w:id="8671" w:author="The Si Tran" w:date="2012-12-06T03:39:00Z">
                            <m:r>
                              <w:rPr>
                                <w:rFonts w:ascii="Cambria Math" w:hAnsi="Cambria Math"/>
                              </w:rPr>
                              <m:t>w</m:t>
                            </m:r>
                          </w:ins>
                        </m:e>
                        <m:sub>
                          <w:ins w:id="8672" w:author="The Si Tran" w:date="2012-12-06T03:39:00Z">
                            <m:r>
                              <w:rPr>
                                <w:rFonts w:ascii="Cambria Math" w:hAnsi="Cambria Math"/>
                              </w:rPr>
                              <m:t>ij</m:t>
                            </m:r>
                          </w:ins>
                        </m:sub>
                      </m:sSub>
                    </m:den>
                  </m:f>
                  <w:ins w:id="8673" w:author="The Si Tran" w:date="2012-12-06T03:39:00Z">
                    <m:r>
                      <m:rPr>
                        <m:sty m:val="p"/>
                      </m:rPr>
                      <w:rPr>
                        <w:rFonts w:ascii="Cambria Math" w:hAnsi="Cambria Math"/>
                      </w:rPr>
                      <m:t>&gt;0</m:t>
                    </m:r>
                  </w:ins>
                </m:e>
                <m:e>
                  <m:sSup>
                    <m:sSupPr>
                      <m:ctrlPr>
                        <w:ins w:id="8674" w:author="The Si Tran" w:date="2012-12-06T03:39:00Z">
                          <w:rPr>
                            <w:rFonts w:ascii="Cambria Math" w:hAnsi="Cambria Math"/>
                          </w:rPr>
                        </w:ins>
                      </m:ctrlPr>
                    </m:sSupPr>
                    <m:e>
                      <w:ins w:id="8675" w:author="The Si Tran" w:date="2012-12-06T03:39:00Z">
                        <m:r>
                          <w:rPr>
                            <w:rFonts w:ascii="Cambria Math" w:hAnsi="Cambria Math"/>
                          </w:rPr>
                          <m:t>η</m:t>
                        </m:r>
                      </w:ins>
                    </m:e>
                    <m:sup>
                      <w:ins w:id="8676" w:author="The Si Tran" w:date="2012-12-06T03:39:00Z">
                        <m:r>
                          <m:rPr>
                            <m:sty m:val="p"/>
                          </m:rPr>
                          <w:rPr>
                            <w:rFonts w:ascii="Cambria Math" w:hAnsi="Cambria Math"/>
                          </w:rPr>
                          <m:t>-</m:t>
                        </m:r>
                      </w:ins>
                    </m:sup>
                  </m:sSup>
                  <w:ins w:id="8677" w:author="The Si Tran" w:date="2012-12-06T03:39:00Z">
                    <m:r>
                      <m:rPr>
                        <m:sty m:val="p"/>
                      </m:rPr>
                      <w:rPr>
                        <w:rFonts w:ascii="Cambria Math" w:hAnsi="Cambria Math"/>
                      </w:rPr>
                      <m:t>*</m:t>
                    </m:r>
                  </w:ins>
                  <m:sSubSup>
                    <m:sSubSupPr>
                      <m:ctrlPr>
                        <w:ins w:id="8678" w:author="The Si Tran" w:date="2012-12-06T03:39:00Z">
                          <w:rPr>
                            <w:rFonts w:ascii="Cambria Math" w:hAnsi="Cambria Math"/>
                          </w:rPr>
                        </w:ins>
                      </m:ctrlPr>
                    </m:sSubSupPr>
                    <m:e>
                      <w:ins w:id="8679" w:author="The Si Tran" w:date="2012-12-06T03:39:00Z">
                        <m:r>
                          <m:rPr>
                            <m:sty m:val="p"/>
                          </m:rPr>
                          <w:rPr>
                            <w:rFonts w:ascii="Cambria Math" w:hAnsi="Cambria Math"/>
                          </w:rPr>
                          <m:t>∆</m:t>
                        </m:r>
                      </w:ins>
                    </m:e>
                    <m:sub>
                      <w:ins w:id="8680" w:author="The Si Tran" w:date="2012-12-06T03:39:00Z">
                        <m:r>
                          <w:rPr>
                            <w:rFonts w:ascii="Cambria Math" w:hAnsi="Cambria Math"/>
                          </w:rPr>
                          <m:t>ij</m:t>
                        </m:r>
                      </w:ins>
                    </m:sub>
                    <m:sup>
                      <m:d>
                        <m:dPr>
                          <m:ctrlPr>
                            <w:ins w:id="8681" w:author="The Si Tran" w:date="2012-12-06T03:39:00Z">
                              <w:rPr>
                                <w:rFonts w:ascii="Cambria Math" w:hAnsi="Cambria Math"/>
                              </w:rPr>
                            </w:ins>
                          </m:ctrlPr>
                        </m:dPr>
                        <m:e>
                          <w:ins w:id="8682" w:author="The Si Tran" w:date="2012-12-06T03:39:00Z">
                            <m:r>
                              <w:rPr>
                                <w:rFonts w:ascii="Cambria Math" w:hAnsi="Cambria Math"/>
                              </w:rPr>
                              <m:t>t</m:t>
                            </m:r>
                          </w:ins>
                        </m:e>
                      </m:d>
                    </m:sup>
                  </m:sSubSup>
                  <w:ins w:id="8683" w:author="The Si Tran" w:date="2012-12-06T03:39: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684" w:author="The Si Tran" w:date="2012-12-06T03:39:00Z">
                          <w:rPr>
                            <w:rFonts w:ascii="Cambria Math" w:hAnsi="Cambria Math"/>
                          </w:rPr>
                        </w:ins>
                      </m:ctrlPr>
                    </m:fPr>
                    <m:num>
                      <w:ins w:id="8685" w:author="The Si Tran" w:date="2012-12-06T03:39:00Z">
                        <m:r>
                          <w:rPr>
                            <w:rFonts w:ascii="Cambria Math" w:hAnsi="Cambria Math"/>
                          </w:rPr>
                          <m:t>∂</m:t>
                        </m:r>
                      </w:ins>
                      <m:sSup>
                        <m:sSupPr>
                          <m:ctrlPr>
                            <w:ins w:id="8686" w:author="The Si Tran" w:date="2012-12-06T03:39:00Z">
                              <w:rPr>
                                <w:rFonts w:ascii="Cambria Math" w:hAnsi="Cambria Math"/>
                              </w:rPr>
                            </w:ins>
                          </m:ctrlPr>
                        </m:sSupPr>
                        <m:e>
                          <w:ins w:id="8687" w:author="The Si Tran" w:date="2012-12-06T03:39:00Z">
                            <m:r>
                              <w:rPr>
                                <w:rFonts w:ascii="Cambria Math" w:hAnsi="Cambria Math"/>
                              </w:rPr>
                              <m:t>E</m:t>
                            </m:r>
                          </w:ins>
                        </m:e>
                        <m:sup>
                          <m:d>
                            <m:dPr>
                              <m:ctrlPr>
                                <w:ins w:id="8688" w:author="The Si Tran" w:date="2012-12-06T03:39:00Z">
                                  <w:rPr>
                                    <w:rFonts w:ascii="Cambria Math" w:hAnsi="Cambria Math"/>
                                  </w:rPr>
                                </w:ins>
                              </m:ctrlPr>
                            </m:dPr>
                            <m:e>
                              <w:ins w:id="8689" w:author="The Si Tran" w:date="2012-12-06T03:39:00Z">
                                <m:r>
                                  <w:rPr>
                                    <w:rFonts w:ascii="Cambria Math" w:hAnsi="Cambria Math"/>
                                  </w:rPr>
                                  <m:t>t</m:t>
                                </m:r>
                                <m:r>
                                  <m:rPr>
                                    <m:sty m:val="p"/>
                                  </m:rPr>
                                  <w:rPr>
                                    <w:rFonts w:ascii="Cambria Math" w:hAnsi="Cambria Math"/>
                                  </w:rPr>
                                  <m:t>-1</m:t>
                                </m:r>
                              </w:ins>
                            </m:e>
                          </m:d>
                        </m:sup>
                      </m:sSup>
                    </m:num>
                    <m:den>
                      <w:ins w:id="8690" w:author="The Si Tran" w:date="2012-12-06T03:39:00Z">
                        <m:r>
                          <w:rPr>
                            <w:rFonts w:ascii="Cambria Math" w:hAnsi="Cambria Math"/>
                          </w:rPr>
                          <m:t>∂</m:t>
                        </m:r>
                      </w:ins>
                      <m:sSub>
                        <m:sSubPr>
                          <m:ctrlPr>
                            <w:ins w:id="8691" w:author="The Si Tran" w:date="2012-12-06T03:39:00Z">
                              <w:rPr>
                                <w:rFonts w:ascii="Cambria Math" w:hAnsi="Cambria Math"/>
                              </w:rPr>
                            </w:ins>
                          </m:ctrlPr>
                        </m:sSubPr>
                        <m:e>
                          <w:ins w:id="8692" w:author="The Si Tran" w:date="2012-12-06T03:39:00Z">
                            <m:r>
                              <w:rPr>
                                <w:rFonts w:ascii="Cambria Math" w:hAnsi="Cambria Math"/>
                              </w:rPr>
                              <m:t>w</m:t>
                            </m:r>
                          </w:ins>
                        </m:e>
                        <m:sub>
                          <w:ins w:id="8693" w:author="The Si Tran" w:date="2012-12-06T03:39:00Z">
                            <m:r>
                              <w:rPr>
                                <w:rFonts w:ascii="Cambria Math" w:hAnsi="Cambria Math"/>
                              </w:rPr>
                              <m:t>ij</m:t>
                            </m:r>
                          </w:ins>
                        </m:sub>
                      </m:sSub>
                    </m:den>
                  </m:f>
                  <w:ins w:id="8694" w:author="The Si Tran" w:date="2012-12-06T03:39:00Z">
                    <m:r>
                      <m:rPr>
                        <m:sty m:val="p"/>
                      </m:rPr>
                      <w:rPr>
                        <w:rFonts w:ascii="Cambria Math" w:hAnsi="Cambria Math"/>
                      </w:rPr>
                      <m:t>*</m:t>
                    </m:r>
                  </w:ins>
                  <m:f>
                    <m:fPr>
                      <m:ctrlPr>
                        <w:ins w:id="8695" w:author="The Si Tran" w:date="2012-12-06T03:39:00Z">
                          <w:rPr>
                            <w:rFonts w:ascii="Cambria Math" w:hAnsi="Cambria Math"/>
                          </w:rPr>
                        </w:ins>
                      </m:ctrlPr>
                    </m:fPr>
                    <m:num>
                      <w:ins w:id="8696" w:author="The Si Tran" w:date="2012-12-06T03:39:00Z">
                        <m:r>
                          <w:rPr>
                            <w:rFonts w:ascii="Cambria Math" w:hAnsi="Cambria Math"/>
                          </w:rPr>
                          <m:t>∂</m:t>
                        </m:r>
                      </w:ins>
                      <m:sSup>
                        <m:sSupPr>
                          <m:ctrlPr>
                            <w:ins w:id="8697" w:author="The Si Tran" w:date="2012-12-06T03:39:00Z">
                              <w:rPr>
                                <w:rFonts w:ascii="Cambria Math" w:hAnsi="Cambria Math"/>
                              </w:rPr>
                            </w:ins>
                          </m:ctrlPr>
                        </m:sSupPr>
                        <m:e>
                          <w:ins w:id="8698" w:author="The Si Tran" w:date="2012-12-06T03:39:00Z">
                            <m:r>
                              <w:rPr>
                                <w:rFonts w:ascii="Cambria Math" w:hAnsi="Cambria Math"/>
                              </w:rPr>
                              <m:t>E</m:t>
                            </m:r>
                          </w:ins>
                        </m:e>
                        <m:sup>
                          <m:d>
                            <m:dPr>
                              <m:ctrlPr>
                                <w:ins w:id="8699" w:author="The Si Tran" w:date="2012-12-06T03:39:00Z">
                                  <w:rPr>
                                    <w:rFonts w:ascii="Cambria Math" w:hAnsi="Cambria Math"/>
                                  </w:rPr>
                                </w:ins>
                              </m:ctrlPr>
                            </m:dPr>
                            <m:e>
                              <w:ins w:id="8700" w:author="The Si Tran" w:date="2012-12-06T03:39:00Z">
                                <m:r>
                                  <w:rPr>
                                    <w:rFonts w:ascii="Cambria Math" w:hAnsi="Cambria Math"/>
                                  </w:rPr>
                                  <m:t>t</m:t>
                                </m:r>
                              </w:ins>
                            </m:e>
                          </m:d>
                        </m:sup>
                      </m:sSup>
                    </m:num>
                    <m:den>
                      <w:ins w:id="8701" w:author="The Si Tran" w:date="2012-12-06T03:39:00Z">
                        <m:r>
                          <w:rPr>
                            <w:rFonts w:ascii="Cambria Math" w:hAnsi="Cambria Math"/>
                          </w:rPr>
                          <m:t>∂</m:t>
                        </m:r>
                      </w:ins>
                      <m:sSub>
                        <m:sSubPr>
                          <m:ctrlPr>
                            <w:ins w:id="8702" w:author="The Si Tran" w:date="2012-12-06T03:39:00Z">
                              <w:rPr>
                                <w:rFonts w:ascii="Cambria Math" w:hAnsi="Cambria Math"/>
                              </w:rPr>
                            </w:ins>
                          </m:ctrlPr>
                        </m:sSubPr>
                        <m:e>
                          <w:ins w:id="8703" w:author="The Si Tran" w:date="2012-12-06T03:39:00Z">
                            <m:r>
                              <w:rPr>
                                <w:rFonts w:ascii="Cambria Math" w:hAnsi="Cambria Math"/>
                              </w:rPr>
                              <m:t>w</m:t>
                            </m:r>
                          </w:ins>
                        </m:e>
                        <m:sub>
                          <w:ins w:id="8704" w:author="The Si Tran" w:date="2012-12-06T03:39:00Z">
                            <m:r>
                              <w:rPr>
                                <w:rFonts w:ascii="Cambria Math" w:hAnsi="Cambria Math"/>
                              </w:rPr>
                              <m:t>ij</m:t>
                            </m:r>
                          </w:ins>
                        </m:sub>
                      </m:sSub>
                    </m:den>
                  </m:f>
                  <w:ins w:id="8705" w:author="The Si Tran" w:date="2012-12-06T03:39:00Z">
                    <m:r>
                      <m:rPr>
                        <m:sty m:val="p"/>
                      </m:rPr>
                      <w:rPr>
                        <w:rFonts w:ascii="Cambria Math" w:hAnsi="Cambria Math"/>
                      </w:rPr>
                      <m:t>&lt;0</m:t>
                    </m:r>
                  </w:ins>
                </m:e>
                <m:e>
                  <m:sSubSup>
                    <m:sSubSupPr>
                      <m:ctrlPr>
                        <w:ins w:id="8706" w:author="The Si Tran" w:date="2012-12-06T03:40:00Z">
                          <w:rPr>
                            <w:rFonts w:ascii="Cambria Math" w:hAnsi="Cambria Math"/>
                          </w:rPr>
                        </w:ins>
                      </m:ctrlPr>
                    </m:sSubSupPr>
                    <m:e>
                      <w:ins w:id="8707" w:author="The Si Tran" w:date="2012-12-06T03:40:00Z">
                        <m:r>
                          <m:rPr>
                            <m:sty m:val="p"/>
                          </m:rPr>
                          <w:rPr>
                            <w:rFonts w:ascii="Cambria Math" w:hAnsi="Cambria Math"/>
                          </w:rPr>
                          <m:t>∆</m:t>
                        </m:r>
                      </w:ins>
                    </m:e>
                    <m:sub>
                      <w:ins w:id="8708" w:author="The Si Tran" w:date="2012-12-06T03:40:00Z">
                        <m:r>
                          <w:rPr>
                            <w:rFonts w:ascii="Cambria Math" w:hAnsi="Cambria Math"/>
                          </w:rPr>
                          <m:t>ij</m:t>
                        </m:r>
                      </w:ins>
                    </m:sub>
                    <m:sup>
                      <w:ins w:id="8709" w:author="The Si Tran" w:date="2012-12-06T03:40:00Z">
                        <m:r>
                          <m:rPr>
                            <m:sty m:val="p"/>
                          </m:rPr>
                          <w:rPr>
                            <w:rFonts w:ascii="Cambria Math" w:hAnsi="Cambria Math"/>
                          </w:rPr>
                          <m:t>(</m:t>
                        </m:r>
                        <m:r>
                          <w:rPr>
                            <w:rFonts w:ascii="Cambria Math" w:hAnsi="Cambria Math"/>
                          </w:rPr>
                          <m:t>t</m:t>
                        </m:r>
                        <m:r>
                          <m:rPr>
                            <m:sty m:val="p"/>
                          </m:rPr>
                          <w:rPr>
                            <w:rFonts w:ascii="Cambria Math" w:hAnsi="Cambria Math"/>
                          </w:rPr>
                          <m:t>-1)</m:t>
                        </m:r>
                      </w:ins>
                    </m:sup>
                  </m:sSubSup>
                  <w:ins w:id="8710" w:author="The Si Tran" w:date="2012-12-06T03:40:00Z">
                    <m:r>
                      <m:rPr>
                        <m:sty m:val="p"/>
                      </m:rPr>
                      <w:rPr>
                        <w:rFonts w:ascii="Cambria Math" w:hAnsi="Cambria Math"/>
                      </w:rPr>
                      <m:t xml:space="preserve">, </m:t>
                    </m:r>
                    <m:r>
                      <w:rPr>
                        <w:rFonts w:ascii="Cambria Math" w:hAnsi="Cambria Math"/>
                      </w:rPr>
                      <m:t>else</m:t>
                    </m:r>
                  </w:ins>
                </m:e>
              </m:eqArr>
            </m:e>
          </m:d>
        </m:oMath>
      </m:oMathPara>
    </w:p>
    <w:p w14:paraId="35928650" w14:textId="77777777" w:rsidR="0088753F" w:rsidRPr="0049233F" w:rsidRDefault="0088753F">
      <w:pPr>
        <w:pStyle w:val="Canhgiua"/>
        <w:pPrChange w:id="8711" w:author="The Si Tran" w:date="2012-12-16T17:32:00Z">
          <w:pPr>
            <w:spacing w:before="0"/>
            <w:ind w:firstLine="720"/>
          </w:pPr>
        </w:pPrChange>
      </w:pPr>
      <w:del w:id="8712" w:author="The Si Tran" w:date="2012-12-06T03:40:00Z">
        <w:r w:rsidRPr="00AF1345" w:rsidDel="00BA6E4C">
          <w:rPr>
            <w:position w:val="-108"/>
          </w:rPr>
          <w:object w:dxaOrig="4660" w:dyaOrig="2280" w14:anchorId="473B087F">
            <v:shape id="_x0000_i1133" type="#_x0000_t75" style="width:280.5pt;height:136.5pt" o:ole="">
              <v:imagedata r:id="rId272" o:title=""/>
            </v:shape>
            <o:OLEObject Type="Embed" ProgID="Equation.DSMT4" ShapeID="_x0000_i1133" DrawAspect="Content" ObjectID="_1417583556" r:id="rId273"/>
          </w:object>
        </w:r>
      </w:del>
    </w:p>
    <w:p w14:paraId="51377D55" w14:textId="77777777" w:rsidR="0088753F" w:rsidRPr="0049233F" w:rsidRDefault="0088753F">
      <w:pPr>
        <w:pPrChange w:id="8713" w:author="The Si Tran" w:date="2012-12-16T08:28:00Z">
          <w:pPr>
            <w:spacing w:before="0"/>
            <w:ind w:firstLine="720"/>
          </w:pPr>
        </w:pPrChange>
      </w:pPr>
      <w:r w:rsidRPr="0049233F">
        <w:t xml:space="preserve">Ở đây </w:t>
      </w:r>
      <w:ins w:id="8714"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8715" w:author="The Si Tran" w:date="2012-12-06T03:41:00Z">
                <w:rPr>
                  <w:rFonts w:ascii="Cambria Math" w:hAnsi="Cambria Math"/>
                  <w:i/>
                </w:rPr>
              </w:ins>
            </m:ctrlPr>
          </m:sSupPr>
          <m:e>
            <w:ins w:id="8716" w:author="The Si Tran" w:date="2012-12-06T03:41:00Z">
              <m:r>
                <w:rPr>
                  <w:rFonts w:ascii="Cambria Math" w:hAnsi="Cambria Math"/>
                </w:rPr>
                <m:t>η</m:t>
              </m:r>
            </w:ins>
          </m:e>
          <m:sup>
            <w:ins w:id="8717" w:author="The Si Tran" w:date="2012-12-06T03:41:00Z">
              <m:r>
                <w:rPr>
                  <w:rFonts w:ascii="Cambria Math" w:hAnsi="Cambria Math"/>
                </w:rPr>
                <m:t>+</m:t>
              </m:r>
            </w:ins>
          </m:sup>
        </m:sSup>
      </m:oMath>
      <w:del w:id="8718" w:author="The Si Tran" w:date="2012-12-06T03:41:00Z">
        <w:r w:rsidRPr="00AF1345" w:rsidDel="00E40F7B">
          <w:rPr>
            <w:position w:val="-10"/>
          </w:rPr>
          <w:object w:dxaOrig="1440" w:dyaOrig="360" w14:anchorId="3EC1D1FE">
            <v:shape id="_x0000_i1134" type="#_x0000_t75" style="width:1in;height:15pt" o:ole="">
              <v:imagedata r:id="rId274" o:title=""/>
            </v:shape>
            <o:OLEObject Type="Embed" ProgID="Equation.DSMT4" ShapeID="_x0000_i1134" DrawAspect="Content" ObjectID="_1417583557" r:id="rId275"/>
          </w:object>
        </w:r>
      </w:del>
      <w:r w:rsidRPr="0049233F">
        <w:t xml:space="preserve"> là các hệ số cố định của quá trình học dùng để hiệu chỉnh các giá trị cập nhập cho từng trọng số tùy </w:t>
      </w:r>
      <w:proofErr w:type="gramStart"/>
      <w:r w:rsidRPr="0049233F">
        <w:t>theo</w:t>
      </w:r>
      <w:proofErr w:type="gramEnd"/>
      <w:r w:rsidRPr="0049233F">
        <w:t xml:space="preserve"> hình dạng của hàm lỗi. </w:t>
      </w:r>
    </w:p>
    <w:p w14:paraId="58D010A7" w14:textId="46127D6D" w:rsidR="0088753F" w:rsidRDefault="00334CAD">
      <w:pPr>
        <w:rPr>
          <w:ins w:id="8719" w:author="The Si Tran" w:date="2012-12-06T03:41:00Z"/>
        </w:rPr>
        <w:pPrChange w:id="8720" w:author="The Si Tran" w:date="2012-12-16T08:28:00Z">
          <w:pPr>
            <w:spacing w:before="0"/>
            <w:ind w:firstLine="720"/>
          </w:pPr>
        </w:pPrChange>
      </w:pPr>
      <w:ins w:id="8721" w:author="The Si Tran" w:date="2012-12-14T05:57:00Z">
        <w:r w:rsidRPr="00032D83">
          <w:rPr>
            <w:noProof/>
          </w:rPr>
          <mc:AlternateContent>
            <mc:Choice Requires="wps">
              <w:drawing>
                <wp:anchor distT="0" distB="0" distL="114300" distR="114300" simplePos="0" relativeHeight="251816960" behindDoc="0" locked="0" layoutInCell="1" allowOverlap="1" wp14:anchorId="11D227F1" wp14:editId="4D974BCD">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9933FE" w:rsidRDefault="009933FE">
                              <w:pPr>
                                <w:pStyle w:val="EquationIndex"/>
                                <w:pPrChange w:id="8722" w:author="The Si Tran" w:date="2012-12-16T08:28:00Z">
                                  <w:pPr/>
                                </w:pPrChange>
                              </w:pPr>
                              <w:ins w:id="8723" w:author="The Si Tran" w:date="2012-12-06T02:41:00Z">
                                <w:r>
                                  <w:t>(4.</w:t>
                                </w:r>
                              </w:ins>
                              <w:ins w:id="8724" w:author="The Si Tran" w:date="2012-12-06T02:44:00Z">
                                <w:r>
                                  <w:t>16</w:t>
                                </w:r>
                              </w:ins>
                              <w:ins w:id="8725"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059" type="#_x0000_t202" style="position:absolute;left:0;text-align:left;margin-left:406.4pt;margin-top:214.7pt;width:46.85pt;height:28.5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L+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" fillcolor="white [3201]" stroked="f" strokeweight=".5pt">
                  <v:textbox>
                    <w:txbxContent>
                      <w:p w14:paraId="357EC958" w14:textId="18F9AF37" w:rsidR="009933FE" w:rsidRDefault="009933FE">
                        <w:pPr>
                          <w:pStyle w:val="EquationIndex"/>
                          <w:pPrChange w:id="8726" w:author="The Si Tran" w:date="2012-12-16T08:28:00Z">
                            <w:pPr/>
                          </w:pPrChange>
                        </w:pPr>
                        <w:ins w:id="8727" w:author="The Si Tran" w:date="2012-12-06T02:41:00Z">
                          <w:r>
                            <w:t>(4.</w:t>
                          </w:r>
                        </w:ins>
                        <w:ins w:id="8728" w:author="The Si Tran" w:date="2012-12-06T02:44:00Z">
                          <w:r>
                            <w:t>16</w:t>
                          </w:r>
                        </w:ins>
                        <w:ins w:id="8729" w:author="The Si Tran" w:date="2012-12-06T02:41:00Z">
                          <w:r>
                            <w:t>)</w:t>
                          </w:r>
                        </w:ins>
                      </w:p>
                    </w:txbxContent>
                  </v:textbox>
                </v:shape>
              </w:pict>
            </mc:Fallback>
          </mc:AlternateContent>
        </w:r>
      </w:ins>
      <w:r w:rsidR="0088753F" w:rsidRPr="0049233F">
        <w:t xml:space="preserve">Mỗi lần đạo hàm riêng phần theo trọng số </w:t>
      </w:r>
      <m:oMath>
        <m:sSub>
          <m:sSubPr>
            <m:ctrlPr>
              <w:ins w:id="8730" w:author="The Si Tran" w:date="2012-12-06T03:39:00Z">
                <w:rPr>
                  <w:rFonts w:ascii="Cambria Math" w:hAnsi="Cambria Math"/>
                  <w:i/>
                </w:rPr>
              </w:ins>
            </m:ctrlPr>
          </m:sSubPr>
          <m:e>
            <w:ins w:id="8731" w:author="The Si Tran" w:date="2012-12-06T03:39:00Z">
              <m:r>
                <w:rPr>
                  <w:rFonts w:ascii="Cambria Math" w:hAnsi="Cambria Math"/>
                </w:rPr>
                <m:t>w</m:t>
              </m:r>
            </w:ins>
          </m:e>
          <m:sub>
            <w:ins w:id="8732" w:author="The Si Tran" w:date="2012-12-06T03:39:00Z">
              <m:r>
                <w:rPr>
                  <w:rFonts w:ascii="Cambria Math" w:hAnsi="Cambria Math"/>
                </w:rPr>
                <m:t>ij</m:t>
              </m:r>
            </w:ins>
          </m:sub>
        </m:sSub>
      </m:oMath>
      <w:r w:rsidR="002046B0">
        <w:rPr>
          <w:rFonts w:eastAsiaTheme="minorEastAsia"/>
        </w:rPr>
        <w:t xml:space="preserve"> </w:t>
      </w:r>
      <w:r w:rsidR="0088753F" w:rsidRPr="0049233F">
        <w:t xml:space="preserve">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m:oMath>
        <m:sSubSup>
          <m:sSubSupPr>
            <m:ctrlPr>
              <w:ins w:id="8733" w:author="The Si Tran" w:date="2012-12-06T03:36:00Z">
                <w:rPr>
                  <w:rFonts w:ascii="Cambria Math" w:hAnsi="Cambria Math"/>
                  <w:i/>
                </w:rPr>
              </w:ins>
            </m:ctrlPr>
          </m:sSubSupPr>
          <m:e>
            <w:ins w:id="8734" w:author="The Si Tran" w:date="2012-12-06T03:36:00Z">
              <m:r>
                <w:rPr>
                  <w:rFonts w:ascii="Cambria Math" w:hAnsi="Cambria Math"/>
                </w:rPr>
                <m:t>∆</m:t>
              </m:r>
            </w:ins>
          </m:e>
          <m:sub>
            <w:ins w:id="8735"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 xml:space="preserve">sẽ giảm đi theo một thừa </w:t>
      </w:r>
      <w:proofErr w:type="gramStart"/>
      <w:r w:rsidR="0088753F" w:rsidRPr="0049233F">
        <w:t>số</w:t>
      </w:r>
      <w:r w:rsidR="002046B0">
        <w:t xml:space="preserve"> </w:t>
      </w:r>
      <w:proofErr w:type="gramEnd"/>
      <m:oMath>
        <m:sSup>
          <m:sSupPr>
            <m:ctrlPr>
              <w:rPr>
                <w:rFonts w:ascii="Cambria Math" w:hAnsi="Cambria Math"/>
                <w:i/>
              </w:rPr>
            </m:ctrlPr>
          </m:sSupPr>
          <m:e>
            <m:r>
              <w:rPr>
                <w:rFonts w:ascii="Cambria Math" w:hAnsi="Cambria Math"/>
              </w:rPr>
              <m:t>η</m:t>
            </m:r>
          </m:e>
          <m:sup>
            <m:r>
              <w:rPr>
                <w:rFonts w:ascii="Cambria Math" w:hAnsi="Cambria Math"/>
              </w:rPr>
              <m:t>-</m:t>
            </m:r>
          </m:sup>
        </m:sSup>
      </m:oMath>
      <w:r w:rsidR="0088753F" w:rsidRPr="0049233F">
        <w:t xml:space="preserve">. Ngược lại nếu đạo hàm riêng phần vẫn giữ nguyên dấu thì giá trị cập nhập </w:t>
      </w:r>
      <m:oMath>
        <m:sSubSup>
          <m:sSubSupPr>
            <m:ctrlPr>
              <w:ins w:id="8736" w:author="The Si Tran" w:date="2012-12-06T03:36:00Z">
                <w:rPr>
                  <w:rFonts w:ascii="Cambria Math" w:hAnsi="Cambria Math"/>
                  <w:i/>
                </w:rPr>
              </w:ins>
            </m:ctrlPr>
          </m:sSubSupPr>
          <m:e>
            <w:ins w:id="8737" w:author="The Si Tran" w:date="2012-12-06T03:36:00Z">
              <m:r>
                <w:rPr>
                  <w:rFonts w:ascii="Cambria Math" w:hAnsi="Cambria Math"/>
                </w:rPr>
                <m:t>∆</m:t>
              </m:r>
            </w:ins>
          </m:e>
          <m:sub>
            <w:ins w:id="8738"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 xml:space="preserve">sẽ được tăng lên để tăng tốc độ hội tụ. Cứ mỗi lần giá trị cập nhập được biết thì các trọng số được điều chỉnh </w:t>
      </w:r>
      <w:proofErr w:type="gramStart"/>
      <w:r w:rsidR="0088753F" w:rsidRPr="0049233F">
        <w:t>theo</w:t>
      </w:r>
      <w:proofErr w:type="gramEnd"/>
      <w:r w:rsidR="0088753F" w:rsidRPr="0049233F">
        <w:t xml:space="preserve"> luật sau: nếu đạo hàm riêng phần dương thì trọng số được giảm đi một lượng bằng với giá trị cập nhập (</w:t>
      </w:r>
      <m:oMath>
        <m:sSubSup>
          <m:sSubSupPr>
            <m:ctrlPr>
              <w:ins w:id="8739" w:author="The Si Tran" w:date="2012-12-06T03:36:00Z">
                <w:rPr>
                  <w:rFonts w:ascii="Cambria Math" w:hAnsi="Cambria Math"/>
                  <w:i/>
                </w:rPr>
              </w:ins>
            </m:ctrlPr>
          </m:sSubSupPr>
          <m:e>
            <w:ins w:id="8740" w:author="The Si Tran" w:date="2012-12-06T03:36:00Z">
              <m:r>
                <w:rPr>
                  <w:rFonts w:ascii="Cambria Math" w:hAnsi="Cambria Math"/>
                </w:rPr>
                <m:t>∆</m:t>
              </m:r>
            </w:ins>
          </m:e>
          <m:sub>
            <w:ins w:id="8741" w:author="The Si Tran" w:date="2012-12-06T03:36:00Z">
              <m:r>
                <w:rPr>
                  <w:rFonts w:ascii="Cambria Math" w:hAnsi="Cambria Math"/>
                </w:rPr>
                <m:t>ij</m:t>
              </m:r>
            </w:ins>
          </m:sub>
          <m:sup>
            <m:r>
              <w:rPr>
                <w:rFonts w:ascii="Cambria Math" w:hAnsi="Cambria Math"/>
              </w:rPr>
              <m:t xml:space="preserve"> </m:t>
            </m:r>
          </m:sup>
        </m:sSubSup>
      </m:oMath>
      <w:r w:rsidR="0088753F" w:rsidRPr="0049233F">
        <w:t>), nếu đạo hàm riêng phần âm thì giá trị cập nhập được cộng thêm vào trọng số.</w:t>
      </w:r>
    </w:p>
    <w:p w14:paraId="411BAA4A" w14:textId="1B11615D" w:rsidR="00E40F7B" w:rsidRPr="00032D83" w:rsidRDefault="00567862">
      <w:pPr>
        <w:pStyle w:val="Canhgiua"/>
        <w:rPr>
          <w:ins w:id="8742" w:author="The Si Tran" w:date="2012-12-06T03:44:00Z"/>
        </w:rPr>
        <w:pPrChange w:id="8743" w:author="The Si Tran" w:date="2012-12-16T17:32:00Z">
          <w:pPr>
            <w:spacing w:before="0"/>
            <w:ind w:firstLine="720"/>
          </w:pPr>
        </w:pPrChange>
      </w:pPr>
      <m:oMathPara>
        <m:oMath>
          <m:sSubSup>
            <m:sSubSupPr>
              <m:ctrlPr>
                <w:ins w:id="8744" w:author="The Si Tran" w:date="2012-12-06T03:41:00Z">
                  <w:rPr>
                    <w:rFonts w:ascii="Cambria Math" w:hAnsi="Cambria Math"/>
                  </w:rPr>
                </w:ins>
              </m:ctrlPr>
            </m:sSubSupPr>
            <m:e>
              <w:ins w:id="8745" w:author="The Si Tran" w:date="2012-12-06T03:41:00Z">
                <m:r>
                  <m:rPr>
                    <m:sty m:val="p"/>
                  </m:rPr>
                  <w:rPr>
                    <w:rFonts w:ascii="Cambria Math" w:hAnsi="Cambria Math"/>
                  </w:rPr>
                  <m:t>∆</m:t>
                </m:r>
                <m:r>
                  <w:rPr>
                    <w:rFonts w:ascii="Cambria Math" w:hAnsi="Cambria Math"/>
                  </w:rPr>
                  <m:t>w</m:t>
                </m:r>
              </w:ins>
            </m:e>
            <m:sub>
              <w:ins w:id="8746" w:author="The Si Tran" w:date="2012-12-06T03:41:00Z">
                <m:r>
                  <w:rPr>
                    <w:rFonts w:ascii="Cambria Math" w:hAnsi="Cambria Math"/>
                  </w:rPr>
                  <m:t>ij</m:t>
                </m:r>
              </w:ins>
            </m:sub>
            <m:sup>
              <w:ins w:id="8747"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8748" w:author="The Si Tran" w:date="2012-12-06T03:41:00Z">
            <m:r>
              <m:rPr>
                <m:sty m:val="p"/>
              </m:rPr>
              <w:rPr>
                <w:rFonts w:ascii="Cambria Math" w:hAnsi="Cambria Math"/>
              </w:rPr>
              <m:t>=</m:t>
            </m:r>
          </w:ins>
          <m:d>
            <m:dPr>
              <m:begChr m:val="{"/>
              <m:endChr m:val=""/>
              <m:ctrlPr>
                <w:ins w:id="8749" w:author="The Si Tran" w:date="2012-12-06T03:41:00Z">
                  <w:rPr>
                    <w:rFonts w:ascii="Cambria Math" w:hAnsi="Cambria Math"/>
                  </w:rPr>
                </w:ins>
              </m:ctrlPr>
            </m:dPr>
            <m:e>
              <m:eqArr>
                <m:eqArrPr>
                  <m:ctrlPr>
                    <w:ins w:id="8750" w:author="The Si Tran" w:date="2012-12-06T03:41:00Z">
                      <w:rPr>
                        <w:rFonts w:ascii="Cambria Math" w:hAnsi="Cambria Math"/>
                      </w:rPr>
                    </w:ins>
                  </m:ctrlPr>
                </m:eqArrPr>
                <m:e>
                  <w:ins w:id="8751" w:author="The Si Tran" w:date="2012-12-06T03:42:00Z">
                    <m:r>
                      <m:rPr>
                        <m:sty m:val="p"/>
                      </m:rPr>
                      <w:rPr>
                        <w:rFonts w:ascii="Cambria Math" w:hAnsi="Cambria Math"/>
                      </w:rPr>
                      <m:t>-</m:t>
                    </m:r>
                  </w:ins>
                  <m:sSubSup>
                    <m:sSubSupPr>
                      <m:ctrlPr>
                        <w:ins w:id="8752" w:author="The Si Tran" w:date="2012-12-06T03:41:00Z">
                          <w:rPr>
                            <w:rFonts w:ascii="Cambria Math" w:hAnsi="Cambria Math"/>
                          </w:rPr>
                        </w:ins>
                      </m:ctrlPr>
                    </m:sSubSupPr>
                    <m:e>
                      <w:ins w:id="8753" w:author="The Si Tran" w:date="2012-12-06T03:41:00Z">
                        <m:r>
                          <m:rPr>
                            <m:sty m:val="p"/>
                          </m:rPr>
                          <w:rPr>
                            <w:rFonts w:ascii="Cambria Math" w:hAnsi="Cambria Math"/>
                          </w:rPr>
                          <m:t>∆</m:t>
                        </m:r>
                      </w:ins>
                    </m:e>
                    <m:sub>
                      <w:ins w:id="8754" w:author="The Si Tran" w:date="2012-12-06T03:41:00Z">
                        <m:r>
                          <w:rPr>
                            <w:rFonts w:ascii="Cambria Math" w:hAnsi="Cambria Math"/>
                          </w:rPr>
                          <m:t>ij</m:t>
                        </m:r>
                      </w:ins>
                    </m:sub>
                    <m:sup>
                      <m:d>
                        <m:dPr>
                          <m:ctrlPr>
                            <w:ins w:id="8755" w:author="The Si Tran" w:date="2012-12-06T03:41:00Z">
                              <w:rPr>
                                <w:rFonts w:ascii="Cambria Math" w:hAnsi="Cambria Math"/>
                              </w:rPr>
                            </w:ins>
                          </m:ctrlPr>
                        </m:dPr>
                        <m:e>
                          <w:ins w:id="8756" w:author="The Si Tran" w:date="2012-12-06T03:41:00Z">
                            <m:r>
                              <w:rPr>
                                <w:rFonts w:ascii="Cambria Math" w:hAnsi="Cambria Math"/>
                              </w:rPr>
                              <m:t>t</m:t>
                            </m:r>
                          </w:ins>
                        </m:e>
                      </m:d>
                    </m:sup>
                  </m:sSubSup>
                  <w:ins w:id="8757"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758" w:author="The Si Tran" w:date="2012-12-06T03:41:00Z">
                          <w:rPr>
                            <w:rFonts w:ascii="Cambria Math" w:hAnsi="Cambria Math"/>
                          </w:rPr>
                        </w:ins>
                      </m:ctrlPr>
                    </m:fPr>
                    <m:num>
                      <w:ins w:id="8759" w:author="The Si Tran" w:date="2012-12-06T03:41:00Z">
                        <m:r>
                          <w:rPr>
                            <w:rFonts w:ascii="Cambria Math" w:hAnsi="Cambria Math"/>
                          </w:rPr>
                          <m:t>∂</m:t>
                        </m:r>
                      </w:ins>
                      <m:sSup>
                        <m:sSupPr>
                          <m:ctrlPr>
                            <w:ins w:id="8760" w:author="The Si Tran" w:date="2012-12-06T03:41:00Z">
                              <w:rPr>
                                <w:rFonts w:ascii="Cambria Math" w:hAnsi="Cambria Math"/>
                              </w:rPr>
                            </w:ins>
                          </m:ctrlPr>
                        </m:sSupPr>
                        <m:e>
                          <w:ins w:id="8761" w:author="The Si Tran" w:date="2012-12-06T03:41:00Z">
                            <m:r>
                              <w:rPr>
                                <w:rFonts w:ascii="Cambria Math" w:hAnsi="Cambria Math"/>
                              </w:rPr>
                              <m:t>E</m:t>
                            </m:r>
                          </w:ins>
                        </m:e>
                        <m:sup>
                          <m:d>
                            <m:dPr>
                              <m:ctrlPr>
                                <w:ins w:id="8762" w:author="The Si Tran" w:date="2012-12-06T03:41:00Z">
                                  <w:rPr>
                                    <w:rFonts w:ascii="Cambria Math" w:hAnsi="Cambria Math"/>
                                  </w:rPr>
                                </w:ins>
                              </m:ctrlPr>
                            </m:dPr>
                            <m:e>
                              <w:ins w:id="8763" w:author="The Si Tran" w:date="2012-12-06T03:41:00Z">
                                <m:r>
                                  <w:rPr>
                                    <w:rFonts w:ascii="Cambria Math" w:hAnsi="Cambria Math"/>
                                  </w:rPr>
                                  <m:t>t</m:t>
                                </m:r>
                              </w:ins>
                            </m:e>
                          </m:d>
                        </m:sup>
                      </m:sSup>
                    </m:num>
                    <m:den>
                      <w:ins w:id="8764" w:author="The Si Tran" w:date="2012-12-06T03:41:00Z">
                        <m:r>
                          <w:rPr>
                            <w:rFonts w:ascii="Cambria Math" w:hAnsi="Cambria Math"/>
                          </w:rPr>
                          <m:t>∂</m:t>
                        </m:r>
                      </w:ins>
                      <m:sSub>
                        <m:sSubPr>
                          <m:ctrlPr>
                            <w:ins w:id="8765" w:author="The Si Tran" w:date="2012-12-06T03:41:00Z">
                              <w:rPr>
                                <w:rFonts w:ascii="Cambria Math" w:hAnsi="Cambria Math"/>
                              </w:rPr>
                            </w:ins>
                          </m:ctrlPr>
                        </m:sSubPr>
                        <m:e>
                          <w:ins w:id="8766" w:author="The Si Tran" w:date="2012-12-06T03:41:00Z">
                            <m:r>
                              <w:rPr>
                                <w:rFonts w:ascii="Cambria Math" w:hAnsi="Cambria Math"/>
                              </w:rPr>
                              <m:t>w</m:t>
                            </m:r>
                          </w:ins>
                        </m:e>
                        <m:sub>
                          <w:ins w:id="8767" w:author="The Si Tran" w:date="2012-12-06T03:41:00Z">
                            <m:r>
                              <w:rPr>
                                <w:rFonts w:ascii="Cambria Math" w:hAnsi="Cambria Math"/>
                              </w:rPr>
                              <m:t>ij</m:t>
                            </m:r>
                          </w:ins>
                        </m:sub>
                      </m:sSub>
                    </m:den>
                  </m:f>
                  <w:ins w:id="8768" w:author="The Si Tran" w:date="2012-12-06T03:41:00Z">
                    <m:r>
                      <m:rPr>
                        <m:sty m:val="p"/>
                      </m:rPr>
                      <w:rPr>
                        <w:rFonts w:ascii="Cambria Math" w:hAnsi="Cambria Math"/>
                      </w:rPr>
                      <m:t>&gt;0</m:t>
                    </m:r>
                  </w:ins>
                </m:e>
                <m:e>
                  <w:ins w:id="8769" w:author="The Si Tran" w:date="2012-12-06T03:42:00Z">
                    <m:r>
                      <m:rPr>
                        <m:sty m:val="p"/>
                      </m:rPr>
                      <w:rPr>
                        <w:rFonts w:ascii="Cambria Math" w:hAnsi="Cambria Math"/>
                      </w:rPr>
                      <m:t>+</m:t>
                    </m:r>
                  </w:ins>
                  <m:sSubSup>
                    <m:sSubSupPr>
                      <m:ctrlPr>
                        <w:ins w:id="8770" w:author="The Si Tran" w:date="2012-12-06T03:43:00Z">
                          <w:rPr>
                            <w:rFonts w:ascii="Cambria Math" w:hAnsi="Cambria Math"/>
                          </w:rPr>
                        </w:ins>
                      </m:ctrlPr>
                    </m:sSubSupPr>
                    <m:e>
                      <w:ins w:id="8771" w:author="The Si Tran" w:date="2012-12-06T03:43:00Z">
                        <m:r>
                          <m:rPr>
                            <m:sty m:val="p"/>
                          </m:rPr>
                          <w:rPr>
                            <w:rFonts w:ascii="Cambria Math" w:hAnsi="Cambria Math"/>
                          </w:rPr>
                          <m:t>∆</m:t>
                        </m:r>
                      </w:ins>
                    </m:e>
                    <m:sub>
                      <w:ins w:id="8772" w:author="The Si Tran" w:date="2012-12-06T03:43:00Z">
                        <m:r>
                          <w:rPr>
                            <w:rFonts w:ascii="Cambria Math" w:hAnsi="Cambria Math"/>
                          </w:rPr>
                          <m:t>ij</m:t>
                        </m:r>
                      </w:ins>
                    </m:sub>
                    <m:sup>
                      <m:d>
                        <m:dPr>
                          <m:ctrlPr>
                            <w:ins w:id="8773" w:author="The Si Tran" w:date="2012-12-06T03:43:00Z">
                              <w:rPr>
                                <w:rFonts w:ascii="Cambria Math" w:hAnsi="Cambria Math"/>
                              </w:rPr>
                            </w:ins>
                          </m:ctrlPr>
                        </m:dPr>
                        <m:e>
                          <w:ins w:id="8774" w:author="The Si Tran" w:date="2012-12-06T03:43:00Z">
                            <m:r>
                              <w:rPr>
                                <w:rFonts w:ascii="Cambria Math" w:hAnsi="Cambria Math"/>
                              </w:rPr>
                              <m:t>t</m:t>
                            </m:r>
                          </w:ins>
                        </m:e>
                      </m:d>
                    </m:sup>
                  </m:sSubSup>
                  <w:ins w:id="8775"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776" w:author="The Si Tran" w:date="2012-12-06T03:42:00Z">
                          <w:rPr>
                            <w:rFonts w:ascii="Cambria Math" w:hAnsi="Cambria Math"/>
                          </w:rPr>
                        </w:ins>
                      </m:ctrlPr>
                    </m:fPr>
                    <m:num>
                      <w:ins w:id="8777" w:author="The Si Tran" w:date="2012-12-06T03:42:00Z">
                        <m:r>
                          <w:rPr>
                            <w:rFonts w:ascii="Cambria Math" w:hAnsi="Cambria Math"/>
                          </w:rPr>
                          <m:t>∂</m:t>
                        </m:r>
                      </w:ins>
                      <m:sSup>
                        <m:sSupPr>
                          <m:ctrlPr>
                            <w:ins w:id="8778" w:author="The Si Tran" w:date="2012-12-06T03:42:00Z">
                              <w:rPr>
                                <w:rFonts w:ascii="Cambria Math" w:hAnsi="Cambria Math"/>
                              </w:rPr>
                            </w:ins>
                          </m:ctrlPr>
                        </m:sSupPr>
                        <m:e>
                          <w:ins w:id="8779" w:author="The Si Tran" w:date="2012-12-06T03:42:00Z">
                            <m:r>
                              <w:rPr>
                                <w:rFonts w:ascii="Cambria Math" w:hAnsi="Cambria Math"/>
                              </w:rPr>
                              <m:t>E</m:t>
                            </m:r>
                          </w:ins>
                        </m:e>
                        <m:sup>
                          <m:d>
                            <m:dPr>
                              <m:ctrlPr>
                                <w:ins w:id="8780" w:author="The Si Tran" w:date="2012-12-06T03:42:00Z">
                                  <w:rPr>
                                    <w:rFonts w:ascii="Cambria Math" w:hAnsi="Cambria Math"/>
                                  </w:rPr>
                                </w:ins>
                              </m:ctrlPr>
                            </m:dPr>
                            <m:e>
                              <w:ins w:id="8781" w:author="The Si Tran" w:date="2012-12-06T03:42:00Z">
                                <m:r>
                                  <w:rPr>
                                    <w:rFonts w:ascii="Cambria Math" w:hAnsi="Cambria Math"/>
                                  </w:rPr>
                                  <m:t>t</m:t>
                                </m:r>
                              </w:ins>
                            </m:e>
                          </m:d>
                        </m:sup>
                      </m:sSup>
                    </m:num>
                    <m:den>
                      <w:ins w:id="8782" w:author="The Si Tran" w:date="2012-12-06T03:42:00Z">
                        <m:r>
                          <w:rPr>
                            <w:rFonts w:ascii="Cambria Math" w:hAnsi="Cambria Math"/>
                          </w:rPr>
                          <m:t>∂</m:t>
                        </m:r>
                      </w:ins>
                      <m:sSub>
                        <m:sSubPr>
                          <m:ctrlPr>
                            <w:ins w:id="8783" w:author="The Si Tran" w:date="2012-12-06T03:42:00Z">
                              <w:rPr>
                                <w:rFonts w:ascii="Cambria Math" w:hAnsi="Cambria Math"/>
                              </w:rPr>
                            </w:ins>
                          </m:ctrlPr>
                        </m:sSubPr>
                        <m:e>
                          <w:ins w:id="8784" w:author="The Si Tran" w:date="2012-12-06T03:42:00Z">
                            <m:r>
                              <w:rPr>
                                <w:rFonts w:ascii="Cambria Math" w:hAnsi="Cambria Math"/>
                              </w:rPr>
                              <m:t>w</m:t>
                            </m:r>
                          </w:ins>
                        </m:e>
                        <m:sub>
                          <w:ins w:id="8785" w:author="The Si Tran" w:date="2012-12-06T03:42:00Z">
                            <m:r>
                              <w:rPr>
                                <w:rFonts w:ascii="Cambria Math" w:hAnsi="Cambria Math"/>
                              </w:rPr>
                              <m:t>ij</m:t>
                            </m:r>
                          </w:ins>
                        </m:sub>
                      </m:sSub>
                    </m:den>
                  </m:f>
                  <w:ins w:id="8786" w:author="The Si Tran" w:date="2012-12-06T03:42:00Z">
                    <m:r>
                      <m:rPr>
                        <m:sty m:val="p"/>
                      </m:rPr>
                      <w:rPr>
                        <w:rFonts w:ascii="Cambria Math" w:hAnsi="Cambria Math"/>
                      </w:rPr>
                      <m:t>&lt;0</m:t>
                    </m:r>
                  </w:ins>
                </m:e>
                <m:e>
                  <w:ins w:id="8787" w:author="The Si Tran" w:date="2012-12-06T03:43:00Z">
                    <m:r>
                      <m:rPr>
                        <m:sty m:val="p"/>
                      </m:rPr>
                      <w:rPr>
                        <w:rFonts w:ascii="Cambria Math" w:hAnsi="Cambria Math"/>
                      </w:rPr>
                      <m:t>0</m:t>
                    </m:r>
                  </w:ins>
                  <w:ins w:id="8788" w:author="The Si Tran" w:date="2012-12-06T03:41:00Z">
                    <m:r>
                      <m:rPr>
                        <m:sty m:val="p"/>
                      </m:rPr>
                      <w:rPr>
                        <w:rFonts w:ascii="Cambria Math" w:hAnsi="Cambria Math"/>
                      </w:rPr>
                      <m:t xml:space="preserve">, </m:t>
                    </m:r>
                    <m:r>
                      <w:rPr>
                        <w:rFonts w:ascii="Cambria Math" w:hAnsi="Cambria Math"/>
                      </w:rPr>
                      <m:t>else</m:t>
                    </m:r>
                  </w:ins>
                </m:e>
              </m:eqArr>
            </m:e>
          </m:d>
          <w:ins w:id="8789"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8790" w:author="The Si Tran" w:date="2012-12-14T06:18:00Z"/>
        </w:rPr>
        <w:pPrChange w:id="8791" w:author="The Si Tran" w:date="2012-12-16T08:29:00Z">
          <w:pPr>
            <w:spacing w:before="0"/>
            <w:ind w:firstLine="720"/>
          </w:pPr>
        </w:pPrChange>
      </w:pPr>
      <w:ins w:id="8792" w:author="The Si Tran" w:date="2012-12-14T05:57:00Z">
        <w:r w:rsidRPr="002E47E8">
          <w:rPr>
            <w:noProof/>
            <w:rPrChange w:id="8793" w:author="Unknown">
              <w:rPr>
                <w:noProof/>
              </w:rPr>
            </w:rPrChange>
          </w:rPr>
          <mc:AlternateContent>
            <mc:Choice Requires="wps">
              <w:drawing>
                <wp:anchor distT="0" distB="0" distL="114300" distR="114300" simplePos="0" relativeHeight="251835392" behindDoc="0" locked="0" layoutInCell="1" allowOverlap="1" wp14:anchorId="599A3C3F" wp14:editId="4043D55C">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9933FE" w:rsidRDefault="009933FE">
                              <w:pPr>
                                <w:pStyle w:val="EquationIndex"/>
                                <w:pPrChange w:id="8794" w:author="The Si Tran" w:date="2012-12-16T08:28:00Z">
                                  <w:pPr/>
                                </w:pPrChange>
                              </w:pPr>
                              <w:ins w:id="8795" w:author="The Si Tran" w:date="2012-12-06T02:41:00Z">
                                <w:r>
                                  <w:t>(4.</w:t>
                                </w:r>
                              </w:ins>
                              <w:ins w:id="8796" w:author="The Si Tran" w:date="2012-12-06T02:44:00Z">
                                <w:r>
                                  <w:t>17</w:t>
                                </w:r>
                              </w:ins>
                              <w:ins w:id="879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060" type="#_x0000_t202" style="position:absolute;left:0;text-align:left;margin-left:406.4pt;margin-top:1.5pt;width:46.85pt;height:28.5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RS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E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" fillcolor="white [3201]" stroked="f" strokeweight=".5pt">
                  <v:textbox>
                    <w:txbxContent>
                      <w:p w14:paraId="03501471" w14:textId="5EF700ED" w:rsidR="009933FE" w:rsidRDefault="009933FE">
                        <w:pPr>
                          <w:pStyle w:val="EquationIndex"/>
                          <w:pPrChange w:id="8798" w:author="The Si Tran" w:date="2012-12-16T08:28:00Z">
                            <w:pPr/>
                          </w:pPrChange>
                        </w:pPr>
                        <w:ins w:id="8799" w:author="The Si Tran" w:date="2012-12-06T02:41:00Z">
                          <w:r>
                            <w:t>(4.</w:t>
                          </w:r>
                        </w:ins>
                        <w:ins w:id="8800" w:author="The Si Tran" w:date="2012-12-06T02:44:00Z">
                          <w:r>
                            <w:t>17</w:t>
                          </w:r>
                        </w:ins>
                        <w:ins w:id="8801" w:author="The Si Tran" w:date="2012-12-06T02:41:00Z">
                          <w:r>
                            <w:t>)</w:t>
                          </w:r>
                        </w:ins>
                      </w:p>
                    </w:txbxContent>
                  </v:textbox>
                </v:shape>
              </w:pict>
            </mc:Fallback>
          </mc:AlternateContent>
        </w:r>
      </w:ins>
    </w:p>
    <w:p w14:paraId="600BC804" w14:textId="091793C1" w:rsidR="0088753F" w:rsidRPr="0049233F" w:rsidRDefault="00567862">
      <w:pPr>
        <w:pStyle w:val="EquationIndex"/>
        <w:jc w:val="center"/>
        <w:pPrChange w:id="8802" w:author="The Si Tran" w:date="2012-12-16T08:29:00Z">
          <w:pPr>
            <w:spacing w:before="0"/>
            <w:ind w:firstLine="720"/>
          </w:pPr>
        </w:pPrChange>
      </w:pPr>
      <m:oMath>
        <m:sSubSup>
          <m:sSubSupPr>
            <m:ctrlPr>
              <w:ins w:id="8803" w:author="The Si Tran" w:date="2012-12-06T03:45:00Z">
                <w:rPr>
                  <w:rFonts w:ascii="Cambria Math" w:hAnsi="Cambria Math"/>
                </w:rPr>
              </w:ins>
            </m:ctrlPr>
          </m:sSubSupPr>
          <m:e>
            <w:ins w:id="8804" w:author="The Si Tran" w:date="2012-12-06T03:45:00Z">
              <m:r>
                <w:rPr>
                  <w:rFonts w:ascii="Cambria Math" w:hAnsi="Cambria Math"/>
                </w:rPr>
                <m:t>w</m:t>
              </m:r>
            </w:ins>
          </m:e>
          <m:sub>
            <w:ins w:id="8805" w:author="The Si Tran" w:date="2012-12-06T03:45:00Z">
              <m:r>
                <w:rPr>
                  <w:rFonts w:ascii="Cambria Math" w:hAnsi="Cambria Math"/>
                </w:rPr>
                <m:t>ij</m:t>
              </m:r>
            </w:ins>
          </m:sub>
          <m:sup>
            <w:ins w:id="8806"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8807" w:author="The Si Tran" w:date="2012-12-06T03:45:00Z">
          <m:r>
            <m:rPr>
              <m:sty m:val="p"/>
            </m:rPr>
            <w:rPr>
              <w:rFonts w:ascii="Cambria Math" w:hAnsi="Cambria Math"/>
            </w:rPr>
            <m:t>=</m:t>
          </m:r>
        </w:ins>
        <m:sSubSup>
          <m:sSubSupPr>
            <m:ctrlPr>
              <w:ins w:id="8808" w:author="The Si Tran" w:date="2012-12-06T03:45:00Z">
                <w:rPr>
                  <w:rFonts w:ascii="Cambria Math" w:hAnsi="Cambria Math"/>
                </w:rPr>
              </w:ins>
            </m:ctrlPr>
          </m:sSubSupPr>
          <m:e>
            <w:ins w:id="8809" w:author="The Si Tran" w:date="2012-12-06T03:45:00Z">
              <m:r>
                <w:rPr>
                  <w:rFonts w:ascii="Cambria Math" w:hAnsi="Cambria Math"/>
                </w:rPr>
                <m:t>w</m:t>
              </m:r>
            </w:ins>
          </m:e>
          <m:sub>
            <w:ins w:id="8810" w:author="The Si Tran" w:date="2012-12-06T03:45:00Z">
              <m:r>
                <w:rPr>
                  <w:rFonts w:ascii="Cambria Math" w:hAnsi="Cambria Math"/>
                </w:rPr>
                <m:t>ij</m:t>
              </m:r>
            </w:ins>
          </m:sub>
          <m:sup>
            <w:ins w:id="8811"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8812" w:author="The Si Tran" w:date="2012-12-06T03:45:00Z">
          <m:r>
            <m:rPr>
              <m:sty m:val="p"/>
            </m:rPr>
            <w:rPr>
              <w:rFonts w:ascii="Cambria Math" w:hAnsi="Cambria Math"/>
            </w:rPr>
            <m:t>+</m:t>
          </m:r>
        </w:ins>
        <m:sSubSup>
          <m:sSubSupPr>
            <m:ctrlPr>
              <w:ins w:id="8813" w:author="The Si Tran" w:date="2012-12-06T03:45:00Z">
                <w:rPr>
                  <w:rFonts w:ascii="Cambria Math" w:hAnsi="Cambria Math"/>
                </w:rPr>
              </w:ins>
            </m:ctrlPr>
          </m:sSubSupPr>
          <m:e>
            <w:ins w:id="8814" w:author="The Si Tran" w:date="2012-12-06T03:45:00Z">
              <m:r>
                <m:rPr>
                  <m:sty m:val="p"/>
                </m:rPr>
                <w:rPr>
                  <w:rFonts w:ascii="Cambria Math" w:hAnsi="Cambria Math"/>
                </w:rPr>
                <m:t>∆</m:t>
              </m:r>
              <m:r>
                <w:rPr>
                  <w:rFonts w:ascii="Cambria Math" w:hAnsi="Cambria Math"/>
                </w:rPr>
                <m:t>w</m:t>
              </m:r>
            </w:ins>
          </m:e>
          <m:sub>
            <w:ins w:id="8815" w:author="The Si Tran" w:date="2012-12-06T03:45:00Z">
              <m:r>
                <w:rPr>
                  <w:rFonts w:ascii="Cambria Math" w:hAnsi="Cambria Math"/>
                </w:rPr>
                <m:t>ij</m:t>
              </m:r>
            </w:ins>
          </m:sub>
          <m:sup>
            <w:ins w:id="8816"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8817" w:author="The Si Tran" w:date="2012-12-06T03:45:00Z">
          <m:r>
            <m:rPr>
              <m:sty m:val="p"/>
            </m:rPr>
            <w:rPr>
              <w:rFonts w:ascii="Cambria Math" w:hAnsi="Cambria Math"/>
            </w:rPr>
            <m:t xml:space="preserve"> </m:t>
          </m:r>
        </w:ins>
      </m:oMath>
      <w:ins w:id="8818" w:author="The Si Tran" w:date="2012-12-06T03:45:00Z">
        <w:r w:rsidR="00A51995">
          <w:t xml:space="preserve"> </w:t>
        </w:r>
      </w:ins>
      <w:del w:id="8819" w:author="The Si Tran" w:date="2012-12-06T03:43:00Z">
        <w:r w:rsidR="0088753F" w:rsidRPr="00AF1345" w:rsidDel="001B4DDE">
          <w:rPr>
            <w:position w:val="-108"/>
          </w:rPr>
          <w:object w:dxaOrig="3879" w:dyaOrig="2280" w14:anchorId="4BC18070">
            <v:shape id="_x0000_i1135" type="#_x0000_t75" style="width:229.5pt;height:136.5pt" o:ole="">
              <v:imagedata r:id="rId276" o:title=""/>
            </v:shape>
            <o:OLEObject Type="Embed" ProgID="Equation.DSMT4" ShapeID="_x0000_i1135" DrawAspect="Content" ObjectID="_1417583558" r:id="rId277"/>
          </w:object>
        </w:r>
      </w:del>
    </w:p>
    <w:p w14:paraId="3F053D4F" w14:textId="77777777" w:rsidR="0088753F" w:rsidRPr="0049233F" w:rsidRDefault="0088753F" w:rsidP="0088753F">
      <w:pPr>
        <w:spacing w:before="0"/>
        <w:ind w:firstLine="720"/>
        <w:rPr>
          <w:szCs w:val="26"/>
        </w:rPr>
      </w:pPr>
      <w:del w:id="8820" w:author="The Si Tran" w:date="2012-12-06T03:46:00Z">
        <w:r w:rsidRPr="00AF1345" w:rsidDel="00477F6C">
          <w:rPr>
            <w:position w:val="-14"/>
            <w:szCs w:val="26"/>
          </w:rPr>
          <w:object w:dxaOrig="2840" w:dyaOrig="400" w14:anchorId="5969322F">
            <v:shape id="_x0000_i1136" type="#_x0000_t75" style="width:208.5pt;height:28.5pt" o:ole="">
              <v:imagedata r:id="rId278" o:title=""/>
            </v:shape>
            <o:OLEObject Type="Embed" ProgID="Equation.DSMT4" ShapeID="_x0000_i1136" DrawAspect="Content" ObjectID="_1417583559" r:id="rId279"/>
          </w:object>
        </w:r>
      </w:del>
    </w:p>
    <w:p w14:paraId="470DE334" w14:textId="73782361" w:rsidR="0088753F" w:rsidRDefault="0088753F">
      <w:pPr>
        <w:rPr>
          <w:ins w:id="8821" w:author="The Si Tran" w:date="2012-12-06T03:46:00Z"/>
        </w:rPr>
        <w:pPrChange w:id="8822" w:author="The Si Tran" w:date="2012-12-16T08:29:00Z">
          <w:pPr>
            <w:spacing w:before="0"/>
            <w:ind w:firstLine="720"/>
          </w:pPr>
        </w:pPrChange>
      </w:pPr>
      <w:r w:rsidRPr="0049233F">
        <w:lastRenderedPageBreak/>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m:oMath>
        <m:sSubSup>
          <m:sSubSupPr>
            <m:ctrlPr>
              <w:ins w:id="8823" w:author="The Si Tran" w:date="2012-12-06T03:36:00Z">
                <w:rPr>
                  <w:rFonts w:ascii="Cambria Math" w:hAnsi="Cambria Math"/>
                  <w:i/>
                </w:rPr>
              </w:ins>
            </m:ctrlPr>
          </m:sSubSupPr>
          <m:e>
            <w:ins w:id="8824" w:author="The Si Tran" w:date="2012-12-06T03:36:00Z">
              <m:r>
                <w:rPr>
                  <w:rFonts w:ascii="Cambria Math" w:hAnsi="Cambria Math"/>
                </w:rPr>
                <m:t>∆</m:t>
              </m:r>
            </w:ins>
          </m:e>
          <m:sub>
            <w:ins w:id="8825" w:author="The Si Tran" w:date="2012-12-06T03:36:00Z">
              <m:r>
                <w:rPr>
                  <w:rFonts w:ascii="Cambria Math" w:hAnsi="Cambria Math"/>
                </w:rPr>
                <m:t>ij</m:t>
              </m:r>
            </w:ins>
          </m:sub>
          <m:sup>
            <m:r>
              <w:rPr>
                <w:rFonts w:ascii="Cambria Math" w:hAnsi="Cambria Math"/>
              </w:rPr>
              <m:t xml:space="preserve"> </m:t>
            </m:r>
          </m:sup>
        </m:sSubSup>
      </m:oMath>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567862">
      <w:pPr>
        <w:pStyle w:val="EquationIndex"/>
        <w:pPrChange w:id="8826" w:author="The Si Tran" w:date="2012-12-15T08:05:00Z">
          <w:pPr>
            <w:spacing w:before="0"/>
            <w:ind w:firstLine="720"/>
          </w:pPr>
        </w:pPrChange>
      </w:pPr>
      <m:oMathPara>
        <m:oMathParaPr>
          <m:jc m:val="center"/>
        </m:oMathParaPr>
        <m:oMath>
          <m:sSubSup>
            <m:sSubSupPr>
              <m:ctrlPr>
                <w:ins w:id="8827" w:author="The Si Tran" w:date="2012-12-06T03:47:00Z">
                  <w:rPr>
                    <w:rFonts w:ascii="Cambria Math" w:hAnsi="Cambria Math"/>
                  </w:rPr>
                </w:ins>
              </m:ctrlPr>
            </m:sSubSupPr>
            <m:e>
              <w:ins w:id="8828" w:author="The Si Tran" w:date="2012-12-06T03:47:00Z">
                <m:r>
                  <m:rPr>
                    <m:sty m:val="p"/>
                  </m:rPr>
                  <w:rPr>
                    <w:rFonts w:ascii="Cambria Math" w:hAnsi="Cambria Math"/>
                  </w:rPr>
                  <m:t>∆</m:t>
                </m:r>
                <m:r>
                  <w:rPr>
                    <w:rFonts w:ascii="Cambria Math" w:hAnsi="Cambria Math"/>
                  </w:rPr>
                  <m:t>w</m:t>
                </m:r>
              </w:ins>
            </m:e>
            <m:sub>
              <w:ins w:id="8829" w:author="The Si Tran" w:date="2012-12-06T03:47:00Z">
                <m:r>
                  <w:rPr>
                    <w:rFonts w:ascii="Cambria Math" w:hAnsi="Cambria Math"/>
                  </w:rPr>
                  <m:t>ij</m:t>
                </m:r>
              </w:ins>
            </m:sub>
            <m:sup>
              <w:ins w:id="8830"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8831" w:author="The Si Tran" w:date="2012-12-06T03:47:00Z">
            <m:r>
              <m:rPr>
                <m:sty m:val="p"/>
              </m:rPr>
              <w:rPr>
                <w:rFonts w:ascii="Cambria Math" w:hAnsi="Cambria Math"/>
              </w:rPr>
              <m:t>=</m:t>
            </m:r>
          </w:ins>
          <m:sSubSup>
            <m:sSubSupPr>
              <m:ctrlPr>
                <w:ins w:id="8832" w:author="The Si Tran" w:date="2012-12-06T03:47:00Z">
                  <w:rPr>
                    <w:rFonts w:ascii="Cambria Math" w:hAnsi="Cambria Math"/>
                  </w:rPr>
                </w:ins>
              </m:ctrlPr>
            </m:sSubSupPr>
            <m:e>
              <w:ins w:id="8833" w:author="The Si Tran" w:date="2012-12-06T03:47:00Z">
                <m:r>
                  <m:rPr>
                    <m:sty m:val="p"/>
                  </m:rPr>
                  <w:rPr>
                    <w:rFonts w:ascii="Cambria Math" w:hAnsi="Cambria Math"/>
                  </w:rPr>
                  <m:t>-∆</m:t>
                </m:r>
                <m:r>
                  <w:rPr>
                    <w:rFonts w:ascii="Cambria Math" w:hAnsi="Cambria Math"/>
                  </w:rPr>
                  <m:t>w</m:t>
                </m:r>
              </w:ins>
            </m:e>
            <m:sub>
              <w:ins w:id="8834" w:author="The Si Tran" w:date="2012-12-06T03:47:00Z">
                <m:r>
                  <w:rPr>
                    <w:rFonts w:ascii="Cambria Math" w:hAnsi="Cambria Math"/>
                  </w:rPr>
                  <m:t>ij</m:t>
                </m:r>
              </w:ins>
            </m:sub>
            <m:sup>
              <w:ins w:id="8835"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8836" w:author="The Si Tran" w:date="2012-12-06T03:46:00Z">
            <m:r>
              <m:rPr>
                <m:sty m:val="p"/>
              </m:rPr>
              <w:rPr>
                <w:rFonts w:ascii="Cambria Math" w:hAnsi="Cambria Math"/>
              </w:rPr>
              <m:t xml:space="preserve"> </m:t>
            </m:r>
            <m:r>
              <w:rPr>
                <w:rFonts w:ascii="Cambria Math" w:hAnsi="Cambria Math"/>
              </w:rPr>
              <m:t>v</m:t>
            </m:r>
          </w:ins>
          <w:ins w:id="8837" w:author="The Si Tran" w:date="2012-12-06T03:47:00Z">
            <m:r>
              <m:rPr>
                <m:sty m:val="p"/>
              </m:rPr>
              <w:rPr>
                <w:rFonts w:ascii="Cambria Math" w:hAnsi="Cambria Math"/>
              </w:rPr>
              <m:t xml:space="preserve">à </m:t>
            </m:r>
          </w:ins>
          <m:f>
            <m:fPr>
              <m:ctrlPr>
                <w:ins w:id="8838" w:author="The Si Tran" w:date="2012-12-06T03:47:00Z">
                  <w:rPr>
                    <w:rFonts w:ascii="Cambria Math" w:hAnsi="Cambria Math"/>
                  </w:rPr>
                </w:ins>
              </m:ctrlPr>
            </m:fPr>
            <m:num>
              <w:ins w:id="8839" w:author="The Si Tran" w:date="2012-12-06T03:47:00Z">
                <m:r>
                  <w:rPr>
                    <w:rFonts w:ascii="Cambria Math" w:hAnsi="Cambria Math"/>
                  </w:rPr>
                  <m:t>∂</m:t>
                </m:r>
              </w:ins>
              <m:sSup>
                <m:sSupPr>
                  <m:ctrlPr>
                    <w:ins w:id="8840" w:author="The Si Tran" w:date="2012-12-06T03:47:00Z">
                      <w:rPr>
                        <w:rFonts w:ascii="Cambria Math" w:hAnsi="Cambria Math"/>
                      </w:rPr>
                    </w:ins>
                  </m:ctrlPr>
                </m:sSupPr>
                <m:e>
                  <w:ins w:id="8841" w:author="The Si Tran" w:date="2012-12-06T03:47:00Z">
                    <m:r>
                      <w:rPr>
                        <w:rFonts w:ascii="Cambria Math" w:hAnsi="Cambria Math"/>
                      </w:rPr>
                      <m:t>E</m:t>
                    </m:r>
                  </w:ins>
                </m:e>
                <m:sup>
                  <m:d>
                    <m:dPr>
                      <m:ctrlPr>
                        <w:ins w:id="8842" w:author="The Si Tran" w:date="2012-12-06T03:47:00Z">
                          <w:rPr>
                            <w:rFonts w:ascii="Cambria Math" w:hAnsi="Cambria Math"/>
                          </w:rPr>
                        </w:ins>
                      </m:ctrlPr>
                    </m:dPr>
                    <m:e>
                      <w:ins w:id="8843" w:author="The Si Tran" w:date="2012-12-06T03:47:00Z">
                        <m:r>
                          <w:rPr>
                            <w:rFonts w:ascii="Cambria Math" w:hAnsi="Cambria Math"/>
                          </w:rPr>
                          <m:t>t</m:t>
                        </m:r>
                      </w:ins>
                    </m:e>
                  </m:d>
                </m:sup>
              </m:sSup>
            </m:num>
            <m:den>
              <w:ins w:id="8844" w:author="The Si Tran" w:date="2012-12-06T03:47:00Z">
                <m:r>
                  <w:rPr>
                    <w:rFonts w:ascii="Cambria Math" w:hAnsi="Cambria Math"/>
                  </w:rPr>
                  <m:t>∂</m:t>
                </m:r>
              </w:ins>
              <m:sSub>
                <m:sSubPr>
                  <m:ctrlPr>
                    <w:ins w:id="8845" w:author="The Si Tran" w:date="2012-12-06T03:47:00Z">
                      <w:rPr>
                        <w:rFonts w:ascii="Cambria Math" w:hAnsi="Cambria Math"/>
                      </w:rPr>
                    </w:ins>
                  </m:ctrlPr>
                </m:sSubPr>
                <m:e>
                  <w:ins w:id="8846" w:author="The Si Tran" w:date="2012-12-06T03:47:00Z">
                    <m:r>
                      <w:rPr>
                        <w:rFonts w:ascii="Cambria Math" w:hAnsi="Cambria Math"/>
                      </w:rPr>
                      <m:t>w</m:t>
                    </m:r>
                  </w:ins>
                </m:e>
                <m:sub>
                  <w:ins w:id="8847"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8848" w:author="The Si Tran" w:date="2012-12-06T03:47:00Z"/>
          <w:szCs w:val="26"/>
        </w:rPr>
      </w:pPr>
      <w:r w:rsidRPr="0049233F">
        <w:rPr>
          <w:szCs w:val="26"/>
        </w:rPr>
        <w:t xml:space="preserve"> </w:t>
      </w:r>
      <w:del w:id="8849" w:author="The Si Tran" w:date="2012-12-06T03:47:00Z">
        <w:r w:rsidRPr="00AF1345" w:rsidDel="00B63318">
          <w:rPr>
            <w:position w:val="-14"/>
            <w:szCs w:val="26"/>
          </w:rPr>
          <w:object w:dxaOrig="1540" w:dyaOrig="400" w14:anchorId="1513C705">
            <v:shape id="_x0000_i1137" type="#_x0000_t75" style="width:85.5pt;height:22.5pt" o:ole="">
              <v:imagedata r:id="rId280" o:title=""/>
            </v:shape>
            <o:OLEObject Type="Embed" ProgID="Equation.DSMT4" ShapeID="_x0000_i1137" DrawAspect="Content" ObjectID="_1417583560" r:id="rId281"/>
          </w:object>
        </w:r>
        <w:r w:rsidRPr="0049233F" w:rsidDel="00B63318">
          <w:rPr>
            <w:szCs w:val="26"/>
          </w:rPr>
          <w:delText xml:space="preserve"> và </w:delText>
        </w:r>
        <w:r w:rsidRPr="00AF1345" w:rsidDel="00B63318">
          <w:rPr>
            <w:position w:val="-32"/>
            <w:szCs w:val="26"/>
          </w:rPr>
          <w:object w:dxaOrig="920" w:dyaOrig="740" w14:anchorId="32C6DA9E">
            <v:shape id="_x0000_i1138" type="#_x0000_t75" style="width:57pt;height:49.5pt" o:ole="">
              <v:imagedata r:id="rId282" o:title=""/>
            </v:shape>
            <o:OLEObject Type="Embed" ProgID="Equation.DSMT4" ShapeID="_x0000_i1138" DrawAspect="Content" ObjectID="_1417583561" r:id="rId283"/>
          </w:object>
        </w:r>
      </w:del>
    </w:p>
    <w:p w14:paraId="7998B599" w14:textId="3F11623D" w:rsidR="0088753F" w:rsidRPr="0049233F" w:rsidRDefault="0088753F">
      <w:pPr>
        <w:pPrChange w:id="8850" w:author="The Si Tran" w:date="2012-12-16T08:29:00Z">
          <w:pPr>
            <w:spacing w:before="0"/>
            <w:ind w:firstLine="720"/>
          </w:pPr>
        </w:pPrChange>
      </w:pPr>
      <w:r w:rsidRPr="0049233F">
        <w:t xml:space="preserve">Giải thuật RPROP thực hiện việc thích nghi các giá trị cập nhập của các trọng số tùy theo độ dốc của hàm lỗi </w:t>
      </w:r>
      <w:r w:rsidRPr="002046B0">
        <w:rPr>
          <w:i/>
        </w:rPr>
        <w:t>E</w:t>
      </w:r>
      <w:r w:rsidRPr="0049233F">
        <w:t xml:space="preserve">, mà thông tin về tổng độ dốc của hàm lỗi cho toàn bộ tập dữ liệu mẫu đáng tin hơn thông tin về độ dốc chỉ cho một mẫu trong tập mẫu nên giải thuật RPROP thực hiện theo mô hình học theo </w:t>
      </w:r>
      <w:r w:rsidR="002046B0">
        <w:t>epoch</w:t>
      </w:r>
      <w:r w:rsidRPr="0049233F">
        <w:t>.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8851" w:author="The Si Tran" w:date="2012-12-16T08:29:00Z">
          <w:pPr>
            <w:spacing w:before="0"/>
            <w:ind w:firstLine="720"/>
          </w:pPr>
        </w:pPrChange>
      </w:pPr>
      <w:r w:rsidRPr="0049233F">
        <w:t xml:space="preserve">Giải thuật RPROP ban đầu cũng thực hiện các bước giống như giải thuật </w:t>
      </w:r>
      <w:proofErr w:type="gramStart"/>
      <w:r w:rsidRPr="0049233F">
        <w:t>lan</w:t>
      </w:r>
      <w:proofErr w:type="gramEnd"/>
      <w:r w:rsidRPr="0049233F">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49233F">
        <w:t>theo</w:t>
      </w:r>
      <w:proofErr w:type="gramEnd"/>
      <w:r w:rsidRPr="0049233F">
        <w:t xml:space="preserve"> các quy tắc nêu ở trên.</w:t>
      </w:r>
    </w:p>
    <w:p w14:paraId="0ED03CA1" w14:textId="0BF1B2CB" w:rsidR="0088753F" w:rsidRPr="0049233F" w:rsidDel="00334CAD" w:rsidRDefault="0088753F">
      <w:pPr>
        <w:rPr>
          <w:del w:id="8852" w:author="The Si Tran" w:date="2012-12-16T08:29:00Z"/>
        </w:rPr>
        <w:pPrChange w:id="8853" w:author="The Si Tran" w:date="2012-12-16T08:29:00Z">
          <w:pPr>
            <w:spacing w:before="0"/>
            <w:ind w:firstLine="720"/>
          </w:pPr>
        </w:pPrChange>
      </w:pPr>
      <w:r w:rsidRPr="0049233F">
        <w:t xml:space="preserve">Mã giả cho phần cập nhập trọng số của giải thuật RPROP </w:t>
      </w:r>
      <w:r w:rsidR="002046B0">
        <w:t>được trình bày ở</w:t>
      </w:r>
      <w:r w:rsidR="008E6D1B">
        <w:t xml:space="preserve"> H</w:t>
      </w:r>
      <w:r w:rsidR="002046B0">
        <w:t>ình</w:t>
      </w:r>
    </w:p>
    <w:p w14:paraId="65B29ADE" w14:textId="77777777" w:rsidR="0088753F" w:rsidRPr="0049233F" w:rsidDel="00922A77" w:rsidRDefault="0088753F" w:rsidP="0088753F">
      <w:pPr>
        <w:spacing w:before="0"/>
        <w:ind w:firstLine="720"/>
        <w:rPr>
          <w:del w:id="8854" w:author="The Si Tran" w:date="2012-12-06T03:49:00Z"/>
          <w:szCs w:val="26"/>
        </w:rPr>
      </w:pPr>
    </w:p>
    <w:p w14:paraId="0FEC2133" w14:textId="0CB9835D" w:rsidR="0088753F" w:rsidRDefault="002046B0">
      <w:pPr>
        <w:rPr>
          <w:szCs w:val="26"/>
        </w:rPr>
        <w:pPrChange w:id="8855" w:author="The Si Tran" w:date="2012-12-16T08:29:00Z">
          <w:pPr>
            <w:spacing w:before="0"/>
            <w:ind w:firstLine="720"/>
          </w:pPr>
        </w:pPrChange>
      </w:pPr>
      <w:r>
        <w:rPr>
          <w:szCs w:val="26"/>
        </w:rPr>
        <w:t xml:space="preserve"> 4.9</w:t>
      </w:r>
    </w:p>
    <w:p w14:paraId="26973261" w14:textId="77777777" w:rsidR="005F01A1" w:rsidRPr="0049233F" w:rsidRDefault="005F01A1">
      <w:pPr>
        <w:spacing w:before="0"/>
        <w:pPrChange w:id="8856"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w:t>
      </w:r>
      <w:r w:rsidRPr="004E657C">
        <w:rPr>
          <w:i/>
        </w:rPr>
        <w:t>x</w:t>
      </w:r>
      <w:r w:rsidRPr="0049233F">
        <w:t xml:space="preserve"> dương, trả về -1 nếu </w:t>
      </w:r>
      <w:r w:rsidRPr="004E657C">
        <w:rPr>
          <w:i/>
        </w:rPr>
        <w:t>x</w:t>
      </w:r>
      <w:r w:rsidRPr="0049233F">
        <w:t xml:space="preserve"> âm và trả về 0 trong các trường hợp còn lại</w:t>
      </w:r>
      <w:r>
        <w:t>.</w:t>
      </w:r>
      <w:r w:rsidRPr="0049233F">
        <w:t xml:space="preserve"> </w:t>
      </w:r>
    </w:p>
    <w:p w14:paraId="2946A3FB" w14:textId="77777777" w:rsidR="00DE2BD3" w:rsidRPr="0049233F" w:rsidRDefault="00DE2BD3">
      <w:pPr>
        <w:pPrChange w:id="8857" w:author="The Si Tran" w:date="2012-12-16T08:29:00Z">
          <w:pPr>
            <w:spacing w:before="0"/>
            <w:ind w:firstLine="720"/>
          </w:pPr>
        </w:pPrChange>
      </w:pPr>
      <w:r w:rsidRPr="0049233F">
        <w:t xml:space="preserve">Ban đầu các giá trị cập nhập </w:t>
      </w:r>
      <m:oMath>
        <m:sSubSup>
          <m:sSubSupPr>
            <m:ctrlPr>
              <w:ins w:id="8858" w:author="The Si Tran" w:date="2012-12-06T03:36:00Z">
                <w:rPr>
                  <w:rFonts w:ascii="Cambria Math" w:hAnsi="Cambria Math"/>
                  <w:i/>
                </w:rPr>
              </w:ins>
            </m:ctrlPr>
          </m:sSubSupPr>
          <m:e>
            <w:ins w:id="8859" w:author="The Si Tran" w:date="2012-12-06T03:36:00Z">
              <m:r>
                <w:rPr>
                  <w:rFonts w:ascii="Cambria Math" w:hAnsi="Cambria Math"/>
                </w:rPr>
                <m:t>∆</m:t>
              </m:r>
            </w:ins>
          </m:e>
          <m:sub>
            <w:ins w:id="8860" w:author="The Si Tran" w:date="2012-12-06T03:36:00Z">
              <m:r>
                <w:rPr>
                  <w:rFonts w:ascii="Cambria Math" w:hAnsi="Cambria Math"/>
                </w:rPr>
                <m:t>ij</m:t>
              </m:r>
            </w:ins>
          </m:sub>
          <m:sup>
            <m:r>
              <w:rPr>
                <w:rFonts w:ascii="Cambria Math" w:hAnsi="Cambria Math"/>
              </w:rPr>
              <m:t xml:space="preserve"> </m:t>
            </m:r>
          </m:sup>
        </m:sSubSup>
      </m:oMath>
      <w:r>
        <w:rPr>
          <w:rFonts w:eastAsiaTheme="minorEastAsia"/>
        </w:rPr>
        <w:t xml:space="preserve"> </w:t>
      </w:r>
      <w:r w:rsidRPr="0049233F">
        <w:t xml:space="preserve"> sẽ được khởi tạo một giá trị dương ban </w:t>
      </w:r>
      <w:proofErr w:type="gramStart"/>
      <w:r w:rsidRPr="0049233F">
        <w:t>đầu</w:t>
      </w:r>
      <w:r>
        <w:t xml:space="preserve"> </w:t>
      </w:r>
      <w:proofErr w:type="gramEnd"/>
      <m:oMath>
        <m:sSubSup>
          <m:sSubSupPr>
            <m:ctrlPr>
              <w:ins w:id="8861" w:author="The Si Tran" w:date="2012-12-06T03:36:00Z">
                <w:rPr>
                  <w:rFonts w:ascii="Cambria Math" w:hAnsi="Cambria Math"/>
                  <w:i/>
                </w:rPr>
              </w:ins>
            </m:ctrlPr>
          </m:sSubSupPr>
          <m:e>
            <w:ins w:id="8862"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Lựa chọn tốt cho </w:t>
      </w:r>
      <m:oMath>
        <m:sSubSup>
          <m:sSubSupPr>
            <m:ctrlPr>
              <w:ins w:id="8863" w:author="The Si Tran" w:date="2012-12-06T03:36:00Z">
                <w:rPr>
                  <w:rFonts w:ascii="Cambria Math" w:hAnsi="Cambria Math"/>
                  <w:i/>
                </w:rPr>
              </w:ins>
            </m:ctrlPr>
          </m:sSubSupPr>
          <m:e>
            <w:ins w:id="8864"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là 0.1 nhưng </w:t>
      </w:r>
      <w:proofErr w:type="gramStart"/>
      <w:r w:rsidRPr="0049233F">
        <w:t>theo</w:t>
      </w:r>
      <w:proofErr w:type="gramEnd"/>
      <w:r w:rsidRPr="0049233F">
        <w:t xml:space="preserve"> các nghiên cứu thì việc lựa chọn tham số này không ảnh hưởng nhiều đến tốc độ hội tụ của giải thuật [4]. Các thông số về </w:t>
      </w:r>
      <m:oMath>
        <m:sSubSup>
          <m:sSubSupPr>
            <m:ctrlPr>
              <w:ins w:id="8865" w:author="The Si Tran" w:date="2012-12-06T03:36:00Z">
                <w:rPr>
                  <w:rFonts w:ascii="Cambria Math" w:hAnsi="Cambria Math"/>
                  <w:i/>
                </w:rPr>
              </w:ins>
            </m:ctrlPr>
          </m:sSubSupPr>
          <m:e>
            <w:ins w:id="8866"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và </w:t>
      </w:r>
      <m:oMath>
        <m:sSubSup>
          <m:sSubSupPr>
            <m:ctrlPr>
              <w:ins w:id="8867" w:author="The Si Tran" w:date="2012-12-06T03:36:00Z">
                <w:rPr>
                  <w:rFonts w:ascii="Cambria Math" w:hAnsi="Cambria Math"/>
                  <w:i/>
                </w:rPr>
              </w:ins>
            </m:ctrlPr>
          </m:sSubSupPr>
          <m:e>
            <w:ins w:id="8868"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để tránh vấn đề tràn số của các biến thực. Giá trị </w:t>
      </w:r>
      <m:oMath>
        <m:sSubSup>
          <m:sSubSupPr>
            <m:ctrlPr>
              <w:ins w:id="8869" w:author="The Si Tran" w:date="2012-12-06T03:36:00Z">
                <w:rPr>
                  <w:rFonts w:ascii="Cambria Math" w:hAnsi="Cambria Math"/>
                  <w:i/>
                </w:rPr>
              </w:ins>
            </m:ctrlPr>
          </m:sSubSupPr>
          <m:e>
            <w:ins w:id="8870"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được thiết lập thường là 1.0e-6, còn giá trị </w:t>
      </w:r>
      <m:oMath>
        <m:sSubSup>
          <m:sSubSupPr>
            <m:ctrlPr>
              <w:ins w:id="8871" w:author="The Si Tran" w:date="2012-12-06T03:36:00Z">
                <w:rPr>
                  <w:rFonts w:ascii="Cambria Math" w:hAnsi="Cambria Math"/>
                  <w:i/>
                </w:rPr>
              </w:ins>
            </m:ctrlPr>
          </m:sSubSupPr>
          <m:e>
            <w:ins w:id="8872"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là 50.0.  Thông thường độ hội tụ của giải thuật không bị ảnh hưởng bởi các thông số này nhưng đôi khi thông số </w:t>
      </w:r>
      <m:oMath>
        <m:sSubSup>
          <m:sSubSupPr>
            <m:ctrlPr>
              <w:ins w:id="8873" w:author="The Si Tran" w:date="2012-12-06T03:36:00Z">
                <w:rPr>
                  <w:rFonts w:ascii="Cambria Math" w:hAnsi="Cambria Math"/>
                  <w:i/>
                </w:rPr>
              </w:ins>
            </m:ctrlPr>
          </m:sSubSupPr>
          <m:e>
            <w:ins w:id="8874"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được chọn là một giá trị nhỏ (ví dụ 1.0) để ngăn giải thuật không rơi quá nhanh vào một cực tiểu cục bộ [4]. Hai </w:t>
      </w:r>
      <w:r w:rsidRPr="0049233F">
        <w:lastRenderedPageBreak/>
        <w:t xml:space="preserve">thông số </w:t>
      </w:r>
      <m:oMath>
        <m:sSup>
          <m:sSupPr>
            <m:ctrlPr>
              <w:ins w:id="8875" w:author="The Si Tran" w:date="2012-12-06T03:40:00Z">
                <w:rPr>
                  <w:rFonts w:ascii="Cambria Math" w:hAnsi="Cambria Math"/>
                  <w:i/>
                </w:rPr>
              </w:ins>
            </m:ctrlPr>
          </m:sSupPr>
          <m:e>
            <w:ins w:id="8876" w:author="The Si Tran" w:date="2012-12-06T03:40:00Z">
              <m:r>
                <w:rPr>
                  <w:rFonts w:ascii="Cambria Math" w:hAnsi="Cambria Math"/>
                </w:rPr>
                <m:t>η</m:t>
              </m:r>
            </w:ins>
          </m:e>
          <m:sup>
            <m:r>
              <w:rPr>
                <w:rFonts w:ascii="Cambria Math" w:hAnsi="Cambria Math"/>
              </w:rPr>
              <m:t>+</m:t>
            </m:r>
          </m:sup>
        </m:sSup>
      </m:oMath>
      <w:r w:rsidRPr="0049233F">
        <w:t xml:space="preserve"> và </w:t>
      </w:r>
      <m:oMath>
        <m:sSup>
          <m:sSupPr>
            <m:ctrlPr>
              <w:ins w:id="8877" w:author="The Si Tran" w:date="2012-12-06T03:40:00Z">
                <w:rPr>
                  <w:rFonts w:ascii="Cambria Math" w:hAnsi="Cambria Math"/>
                  <w:i/>
                </w:rPr>
              </w:ins>
            </m:ctrlPr>
          </m:sSupPr>
          <m:e>
            <w:ins w:id="8878" w:author="The Si Tran" w:date="2012-12-06T03:40:00Z">
              <m:r>
                <w:rPr>
                  <w:rFonts w:ascii="Cambria Math" w:hAnsi="Cambria Math"/>
                </w:rPr>
                <m:t>η</m:t>
              </m:r>
            </w:ins>
          </m:e>
          <m:sup>
            <w:ins w:id="8879" w:author="The Si Tran" w:date="2012-12-06T03:40:00Z">
              <m:r>
                <w:rPr>
                  <w:rFonts w:ascii="Cambria Math" w:hAnsi="Cambria Math"/>
                </w:rPr>
                <m:t>-</m:t>
              </m:r>
            </w:ins>
          </m:sup>
        </m:sSup>
      </m:oMath>
      <w:r>
        <w:rPr>
          <w:rFonts w:eastAsiaTheme="minorEastAsia"/>
        </w:rPr>
        <w:t xml:space="preserve"> </w: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m:oMath>
        <m:sSubSup>
          <m:sSubSupPr>
            <m:ctrlPr>
              <w:ins w:id="8880" w:author="The Si Tran" w:date="2012-12-06T03:36:00Z">
                <w:rPr>
                  <w:rFonts w:ascii="Cambria Math" w:hAnsi="Cambria Math"/>
                  <w:i/>
                </w:rPr>
              </w:ins>
            </m:ctrlPr>
          </m:sSubSupPr>
          <m:e>
            <w:ins w:id="8881"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w:t>
      </w:r>
      <w:proofErr w:type="gramStart"/>
      <w:r w:rsidRPr="0049233F">
        <w:t>và</w:t>
      </w:r>
      <w:r>
        <w:t xml:space="preserve"> </w:t>
      </w:r>
      <m:oMath>
        <m:sSubSup>
          <m:sSubSupPr>
            <m:ctrlPr>
              <w:ins w:id="8882" w:author="The Si Tran" w:date="2012-12-06T03:36:00Z">
                <w:rPr>
                  <w:rFonts w:ascii="Cambria Math" w:hAnsi="Cambria Math"/>
                  <w:i/>
                </w:rPr>
              </w:ins>
            </m:ctrlPr>
          </m:sSubSupPr>
          <m:e>
            <w:proofErr w:type="gramEnd"/>
            <w:ins w:id="8883"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p>
    <w:p w14:paraId="434059EA" w14:textId="77777777" w:rsidR="005F01A1" w:rsidRPr="0049233F" w:rsidRDefault="005F01A1" w:rsidP="005F01A1">
      <w:pPr>
        <w:spacing w:before="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8884"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39" type="#_x0000_t75" style="width:79.5pt;height:36pt" o:ole="">
                  <v:imagedata r:id="rId284" o:title=""/>
                </v:shape>
                <o:OLEObject Type="Embed" ProgID="Equation.DSMT4" ShapeID="_x0000_i1139" DrawAspect="Content" ObjectID="_1417583562" r:id="rId285"/>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8885"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40" type="#_x0000_t75" style="width:21.75pt;height:21.75pt" o:ole="">
                  <v:imagedata r:id="rId286" o:title=""/>
                </v:shape>
                <o:OLEObject Type="Embed" ProgID="Equation.DSMT4" ShapeID="_x0000_i1140" DrawAspect="Content" ObjectID="_1417583563" r:id="rId287"/>
              </w:object>
            </w:r>
            <w:r w:rsidRPr="0049233F">
              <w:rPr>
                <w:i/>
                <w:szCs w:val="26"/>
              </w:rPr>
              <w:t xml:space="preserve"> = minimum (</w:t>
            </w:r>
            <w:r w:rsidRPr="00AF1345">
              <w:rPr>
                <w:i/>
                <w:position w:val="-14"/>
                <w:szCs w:val="26"/>
              </w:rPr>
              <w:object w:dxaOrig="1460" w:dyaOrig="400" w14:anchorId="5338F7B6">
                <v:shape id="_x0000_i1141" type="#_x0000_t75" style="width:1in;height:21.75pt" o:ole="">
                  <v:imagedata r:id="rId288" o:title=""/>
                </v:shape>
                <o:OLEObject Type="Embed" ProgID="Equation.DSMT4" ShapeID="_x0000_i1141" DrawAspect="Content" ObjectID="_1417583564" r:id="rId289"/>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8886"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42" type="#_x0000_t75" style="width:28.5pt;height:21.75pt" o:ole="">
                  <v:imagedata r:id="rId290" o:title=""/>
                </v:shape>
                <o:OLEObject Type="Embed" ProgID="Equation.DSMT4" ShapeID="_x0000_i1142" DrawAspect="Content" ObjectID="_1417583565" r:id="rId291"/>
              </w:object>
            </w:r>
            <w:r w:rsidRPr="0049233F">
              <w:rPr>
                <w:i/>
                <w:szCs w:val="26"/>
              </w:rPr>
              <w:t xml:space="preserve"> = - sign (</w:t>
            </w:r>
            <w:r w:rsidRPr="00AF1345">
              <w:rPr>
                <w:i/>
                <w:position w:val="-32"/>
                <w:szCs w:val="26"/>
              </w:rPr>
              <w:object w:dxaOrig="580" w:dyaOrig="740" w14:anchorId="1C11FF13">
                <v:shape id="_x0000_i1143" type="#_x0000_t75" style="width:28.5pt;height:36pt" o:ole="">
                  <v:imagedata r:id="rId292" o:title=""/>
                </v:shape>
                <o:OLEObject Type="Embed" ProgID="Equation.DSMT4" ShapeID="_x0000_i1143" DrawAspect="Content" ObjectID="_1417583566" r:id="rId293"/>
              </w:object>
            </w:r>
            <w:r w:rsidRPr="0049233F">
              <w:rPr>
                <w:i/>
                <w:szCs w:val="26"/>
              </w:rPr>
              <w:t>)*</w:t>
            </w:r>
            <w:r w:rsidRPr="00AF1345">
              <w:rPr>
                <w:i/>
                <w:position w:val="-14"/>
                <w:szCs w:val="26"/>
              </w:rPr>
              <w:object w:dxaOrig="400" w:dyaOrig="400" w14:anchorId="797347F4">
                <v:shape id="_x0000_i1144" type="#_x0000_t75" style="width:21.75pt;height:21.75pt" o:ole="">
                  <v:imagedata r:id="rId286" o:title=""/>
                </v:shape>
                <o:OLEObject Type="Embed" ProgID="Equation.DSMT4" ShapeID="_x0000_i1144" DrawAspect="Content" ObjectID="_1417583567" r:id="rId294"/>
              </w:object>
            </w:r>
          </w:p>
          <w:p w14:paraId="7A102CBB" w14:textId="77777777" w:rsidR="0088753F" w:rsidRPr="0049233F" w:rsidRDefault="0088753F">
            <w:pPr>
              <w:spacing w:before="0" w:line="240" w:lineRule="auto"/>
              <w:ind w:firstLine="720"/>
              <w:rPr>
                <w:i/>
                <w:szCs w:val="26"/>
              </w:rPr>
              <w:pPrChange w:id="8887"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45" type="#_x0000_t75" style="width:28.5pt;height:21.75pt" o:ole="">
                  <v:imagedata r:id="rId295" o:title=""/>
                </v:shape>
                <o:OLEObject Type="Embed" ProgID="Equation.DSMT4" ShapeID="_x0000_i1145" DrawAspect="Content" ObjectID="_1417583568" r:id="rId296"/>
              </w:object>
            </w:r>
            <w:r w:rsidRPr="0049233F">
              <w:rPr>
                <w:i/>
                <w:szCs w:val="26"/>
              </w:rPr>
              <w:t xml:space="preserve">  = </w:t>
            </w:r>
            <w:r w:rsidRPr="00AF1345">
              <w:rPr>
                <w:i/>
                <w:position w:val="-14"/>
                <w:szCs w:val="26"/>
              </w:rPr>
              <w:object w:dxaOrig="400" w:dyaOrig="400" w14:anchorId="43D60952">
                <v:shape id="_x0000_i1146" type="#_x0000_t75" style="width:21.75pt;height:21.75pt" o:ole="">
                  <v:imagedata r:id="rId297" o:title=""/>
                </v:shape>
                <o:OLEObject Type="Embed" ProgID="Equation.DSMT4" ShapeID="_x0000_i1146" DrawAspect="Content" ObjectID="_1417583569" r:id="rId298"/>
              </w:object>
            </w:r>
            <w:r w:rsidRPr="0049233F">
              <w:rPr>
                <w:i/>
                <w:szCs w:val="26"/>
              </w:rPr>
              <w:t xml:space="preserve">+  </w:t>
            </w:r>
            <w:r w:rsidRPr="00AF1345">
              <w:rPr>
                <w:i/>
                <w:position w:val="-14"/>
                <w:szCs w:val="26"/>
              </w:rPr>
              <w:object w:dxaOrig="540" w:dyaOrig="400" w14:anchorId="053072BF">
                <v:shape id="_x0000_i1147" type="#_x0000_t75" style="width:28.5pt;height:21.75pt" o:ole="">
                  <v:imagedata r:id="rId290" o:title=""/>
                </v:shape>
                <o:OLEObject Type="Embed" ProgID="Equation.DSMT4" ShapeID="_x0000_i1147" DrawAspect="Content" ObjectID="_1417583570" r:id="rId299"/>
              </w:object>
            </w:r>
          </w:p>
          <w:p w14:paraId="599100C9" w14:textId="77777777" w:rsidR="0088753F" w:rsidRPr="0049233F" w:rsidRDefault="0088753F">
            <w:pPr>
              <w:spacing w:before="0" w:line="240" w:lineRule="auto"/>
              <w:ind w:firstLine="720"/>
              <w:rPr>
                <w:i/>
                <w:szCs w:val="26"/>
              </w:rPr>
              <w:pPrChange w:id="8888"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48" type="#_x0000_t75" style="width:79.5pt;height:36pt" o:ole="">
                  <v:imagedata r:id="rId300" o:title=""/>
                </v:shape>
                <o:OLEObject Type="Embed" ProgID="Equation.DSMT4" ShapeID="_x0000_i1148" DrawAspect="Content" ObjectID="_1417583571" r:id="rId301"/>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8889"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49" type="#_x0000_t75" style="width:21.75pt;height:21.75pt" o:ole="">
                  <v:imagedata r:id="rId286" o:title=""/>
                </v:shape>
                <o:OLEObject Type="Embed" ProgID="Equation.DSMT4" ShapeID="_x0000_i1149" DrawAspect="Content" ObjectID="_1417583572" r:id="rId302"/>
              </w:object>
            </w:r>
            <w:r w:rsidRPr="0049233F">
              <w:rPr>
                <w:i/>
                <w:szCs w:val="26"/>
              </w:rPr>
              <w:t xml:space="preserve"> = maximum (</w:t>
            </w:r>
            <w:r w:rsidRPr="00AF1345">
              <w:rPr>
                <w:i/>
                <w:position w:val="-14"/>
                <w:szCs w:val="26"/>
              </w:rPr>
              <w:object w:dxaOrig="1440" w:dyaOrig="400" w14:anchorId="47CE5A1E">
                <v:shape id="_x0000_i1150" type="#_x0000_t75" style="width:1in;height:21.75pt" o:ole="">
                  <v:imagedata r:id="rId303" o:title=""/>
                </v:shape>
                <o:OLEObject Type="Embed" ProgID="Equation.DSMT4" ShapeID="_x0000_i1150" DrawAspect="Content" ObjectID="_1417583573" r:id="rId304"/>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8890"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51" type="#_x0000_t75" style="width:28.5pt;height:21.75pt" o:ole="">
                  <v:imagedata r:id="rId295" o:title=""/>
                </v:shape>
                <o:OLEObject Type="Embed" ProgID="Equation.DSMT4" ShapeID="_x0000_i1151" DrawAspect="Content" ObjectID="_1417583574" r:id="rId305"/>
              </w:object>
            </w:r>
            <w:r w:rsidRPr="0049233F">
              <w:rPr>
                <w:i/>
                <w:szCs w:val="26"/>
              </w:rPr>
              <w:t xml:space="preserve">  = </w:t>
            </w:r>
            <w:r w:rsidRPr="00AF1345">
              <w:rPr>
                <w:i/>
                <w:position w:val="-14"/>
                <w:szCs w:val="26"/>
              </w:rPr>
              <w:object w:dxaOrig="400" w:dyaOrig="400" w14:anchorId="645E6D6D">
                <v:shape id="_x0000_i1152" type="#_x0000_t75" style="width:21.75pt;height:21.75pt" o:ole="">
                  <v:imagedata r:id="rId297" o:title=""/>
                </v:shape>
                <o:OLEObject Type="Embed" ProgID="Equation.DSMT4" ShapeID="_x0000_i1152" DrawAspect="Content" ObjectID="_1417583575" r:id="rId306"/>
              </w:object>
            </w:r>
            <w:r w:rsidRPr="0049233F">
              <w:rPr>
                <w:i/>
                <w:szCs w:val="26"/>
              </w:rPr>
              <w:t xml:space="preserve">- </w:t>
            </w:r>
            <w:r w:rsidRPr="00AF1345">
              <w:rPr>
                <w:i/>
                <w:position w:val="-14"/>
                <w:szCs w:val="26"/>
              </w:rPr>
              <w:object w:dxaOrig="680" w:dyaOrig="400" w14:anchorId="1598DD1F">
                <v:shape id="_x0000_i1153" type="#_x0000_t75" style="width:36pt;height:21.75pt" o:ole="">
                  <v:imagedata r:id="rId307" o:title=""/>
                </v:shape>
                <o:OLEObject Type="Embed" ProgID="Equation.DSMT4" ShapeID="_x0000_i1153" DrawAspect="Content" ObjectID="_1417583576" r:id="rId308"/>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8891"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54" type="#_x0000_t75" style="width:50.25pt;height:36pt" o:ole="">
                  <v:imagedata r:id="rId282" o:title=""/>
                </v:shape>
                <o:OLEObject Type="Embed" ProgID="Equation.DSMT4" ShapeID="_x0000_i1154" DrawAspect="Content" ObjectID="_1417583577" r:id="rId309"/>
              </w:object>
            </w:r>
          </w:p>
          <w:p w14:paraId="41704DD5" w14:textId="77777777" w:rsidR="0088753F" w:rsidRPr="0049233F" w:rsidRDefault="0088753F">
            <w:pPr>
              <w:spacing w:before="0" w:line="240" w:lineRule="auto"/>
              <w:ind w:firstLine="720"/>
              <w:rPr>
                <w:i/>
                <w:szCs w:val="26"/>
              </w:rPr>
              <w:pPrChange w:id="8892"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8893"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55" type="#_x0000_t75" style="width:79.5pt;height:36pt" o:ole="">
                  <v:imagedata r:id="rId310" o:title=""/>
                </v:shape>
                <o:OLEObject Type="Embed" ProgID="Equation.DSMT4" ShapeID="_x0000_i1155" DrawAspect="Content" ObjectID="_1417583578" r:id="rId311"/>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8894"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56" type="#_x0000_t75" style="width:28.5pt;height:21.75pt" o:ole="">
                  <v:imagedata r:id="rId290" o:title=""/>
                </v:shape>
                <o:OLEObject Type="Embed" ProgID="Equation.DSMT4" ShapeID="_x0000_i1156" DrawAspect="Content" ObjectID="_1417583579" r:id="rId312"/>
              </w:object>
            </w:r>
            <w:r w:rsidRPr="0049233F">
              <w:rPr>
                <w:i/>
                <w:szCs w:val="26"/>
              </w:rPr>
              <w:t xml:space="preserve"> = - sign (</w:t>
            </w:r>
            <w:r w:rsidRPr="00AF1345">
              <w:rPr>
                <w:i/>
                <w:position w:val="-32"/>
                <w:szCs w:val="26"/>
              </w:rPr>
              <w:object w:dxaOrig="580" w:dyaOrig="740" w14:anchorId="261D33FB">
                <v:shape id="_x0000_i1157" type="#_x0000_t75" style="width:28.5pt;height:36pt" o:ole="">
                  <v:imagedata r:id="rId292" o:title=""/>
                </v:shape>
                <o:OLEObject Type="Embed" ProgID="Equation.DSMT4" ShapeID="_x0000_i1157" DrawAspect="Content" ObjectID="_1417583580" r:id="rId313"/>
              </w:object>
            </w:r>
            <w:r w:rsidRPr="0049233F">
              <w:rPr>
                <w:i/>
                <w:szCs w:val="26"/>
              </w:rPr>
              <w:t>)*</w:t>
            </w:r>
            <w:r w:rsidRPr="00AF1345">
              <w:rPr>
                <w:i/>
                <w:position w:val="-14"/>
                <w:szCs w:val="26"/>
              </w:rPr>
              <w:object w:dxaOrig="400" w:dyaOrig="400" w14:anchorId="495FE6DF">
                <v:shape id="_x0000_i1158" type="#_x0000_t75" style="width:21.75pt;height:21.75pt" o:ole="">
                  <v:imagedata r:id="rId286" o:title=""/>
                </v:shape>
                <o:OLEObject Type="Embed" ProgID="Equation.DSMT4" ShapeID="_x0000_i1158" DrawAspect="Content" ObjectID="_1417583581" r:id="rId314"/>
              </w:object>
            </w:r>
          </w:p>
          <w:p w14:paraId="2F859299" w14:textId="77777777" w:rsidR="0088753F" w:rsidRPr="0049233F" w:rsidRDefault="0088753F">
            <w:pPr>
              <w:spacing w:before="0" w:line="240" w:lineRule="auto"/>
              <w:ind w:firstLine="720"/>
              <w:rPr>
                <w:i/>
                <w:szCs w:val="26"/>
              </w:rPr>
              <w:pPrChange w:id="8895"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59" type="#_x0000_t75" style="width:28.5pt;height:21.75pt" o:ole="">
                  <v:imagedata r:id="rId295" o:title=""/>
                </v:shape>
                <o:OLEObject Type="Embed" ProgID="Equation.DSMT4" ShapeID="_x0000_i1159" DrawAspect="Content" ObjectID="_1417583582" r:id="rId315"/>
              </w:object>
            </w:r>
            <w:r w:rsidRPr="0049233F">
              <w:rPr>
                <w:i/>
                <w:szCs w:val="26"/>
              </w:rPr>
              <w:t xml:space="preserve">  = </w:t>
            </w:r>
            <w:r w:rsidRPr="00AF1345">
              <w:rPr>
                <w:i/>
                <w:position w:val="-14"/>
                <w:szCs w:val="26"/>
              </w:rPr>
              <w:object w:dxaOrig="400" w:dyaOrig="400" w14:anchorId="5A399D5E">
                <v:shape id="_x0000_i1160" type="#_x0000_t75" style="width:21.75pt;height:21.75pt" o:ole="">
                  <v:imagedata r:id="rId297" o:title=""/>
                </v:shape>
                <o:OLEObject Type="Embed" ProgID="Equation.DSMT4" ShapeID="_x0000_i1160" DrawAspect="Content" ObjectID="_1417583583" r:id="rId316"/>
              </w:object>
            </w:r>
            <w:r w:rsidRPr="0049233F">
              <w:rPr>
                <w:i/>
                <w:szCs w:val="26"/>
              </w:rPr>
              <w:t xml:space="preserve">+  </w:t>
            </w:r>
            <w:r w:rsidRPr="00AF1345">
              <w:rPr>
                <w:i/>
                <w:position w:val="-14"/>
                <w:szCs w:val="26"/>
              </w:rPr>
              <w:object w:dxaOrig="540" w:dyaOrig="400" w14:anchorId="6F57130F">
                <v:shape id="_x0000_i1161" type="#_x0000_t75" style="width:28.5pt;height:21.75pt" o:ole="">
                  <v:imagedata r:id="rId290" o:title=""/>
                </v:shape>
                <o:OLEObject Type="Embed" ProgID="Equation.DSMT4" ShapeID="_x0000_i1161" DrawAspect="Content" ObjectID="_1417583584" r:id="rId317"/>
              </w:object>
            </w:r>
          </w:p>
          <w:p w14:paraId="3255C968" w14:textId="77777777" w:rsidR="0088753F" w:rsidRPr="0049233F" w:rsidRDefault="0088753F">
            <w:pPr>
              <w:spacing w:before="0" w:line="240" w:lineRule="auto"/>
              <w:ind w:firstLine="720"/>
              <w:rPr>
                <w:i/>
                <w:szCs w:val="26"/>
              </w:rPr>
              <w:pPrChange w:id="8896"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8897" w:author="The Si Tran" w:date="2012-12-14T06:19:00Z">
                <w:pPr>
                  <w:spacing w:before="0"/>
                  <w:ind w:firstLine="720"/>
                </w:pPr>
              </w:pPrChange>
            </w:pPr>
            <w:r w:rsidRPr="0049233F">
              <w:rPr>
                <w:i/>
                <w:szCs w:val="26"/>
              </w:rPr>
              <w:t>}</w:t>
            </w:r>
          </w:p>
        </w:tc>
      </w:tr>
    </w:tbl>
    <w:p w14:paraId="5C0B14C3" w14:textId="77777777" w:rsidR="003549D0" w:rsidRDefault="003549D0" w:rsidP="003549D0">
      <w:pPr>
        <w:pStyle w:val="Hinh"/>
      </w:pPr>
      <w:bookmarkStart w:id="8898" w:name="_Toc327348218"/>
      <w:bookmarkStart w:id="8899" w:name="_Toc343029968"/>
    </w:p>
    <w:p w14:paraId="7DECB775" w14:textId="3F70D2D7" w:rsidR="0015202E" w:rsidRDefault="0088753F">
      <w:pPr>
        <w:pStyle w:val="Hinh"/>
        <w:pPrChange w:id="8900" w:author="The Si Tran" w:date="2012-12-16T17:32:00Z">
          <w:pPr>
            <w:pStyle w:val="Caption"/>
            <w:ind w:left="2160" w:firstLine="720"/>
          </w:pPr>
        </w:pPrChange>
      </w:pPr>
      <w:bookmarkStart w:id="8901" w:name="_Toc343837464"/>
      <w:r w:rsidRPr="00032D83">
        <w:t>Hình</w:t>
      </w:r>
      <w:ins w:id="8902" w:author="The Si Tran" w:date="2012-12-11T23:37:00Z">
        <w:r w:rsidR="0015202E" w:rsidRPr="000C3A28">
          <w:t xml:space="preserve"> 4.9</w:t>
        </w:r>
      </w:ins>
      <w:del w:id="8903" w:author="The Si Tran" w:date="2012-12-11T23:37:00Z">
        <w:r w:rsidRPr="0015771C" w:rsidDel="0015202E">
          <w:delText xml:space="preserve"> </w:delText>
        </w:r>
        <w:r w:rsidRPr="001A48D1" w:rsidDel="0015202E">
          <w:fldChar w:fldCharType="begin"/>
        </w:r>
        <w:r w:rsidRPr="001A48D1" w:rsidDel="0015202E">
          <w:rPr>
            <w:rPrChange w:id="8904" w:author="The Si Tran" w:date="2012-12-16T17:32:00Z">
              <w:rPr/>
            </w:rPrChange>
          </w:rPr>
          <w:delInstrText xml:space="preserve"> STYLEREF 1 \s </w:delInstrText>
        </w:r>
        <w:r w:rsidRPr="001A48D1" w:rsidDel="0015202E">
          <w:rPr>
            <w:rPrChange w:id="8905" w:author="The Si Tran" w:date="2012-12-16T17:32:00Z">
              <w:rPr/>
            </w:rPrChange>
          </w:rPr>
          <w:fldChar w:fldCharType="separate"/>
        </w:r>
        <w:r w:rsidRPr="001A48D1" w:rsidDel="0015202E">
          <w:rPr>
            <w:rPrChange w:id="8906" w:author="The Si Tran" w:date="2012-12-16T17:32:00Z">
              <w:rPr>
                <w:noProof/>
              </w:rPr>
            </w:rPrChange>
          </w:rPr>
          <w:delText>2</w:delText>
        </w:r>
        <w:r w:rsidRPr="001A48D1" w:rsidDel="0015202E">
          <w:rPr>
            <w:rPrChange w:id="8907" w:author="The Si Tran" w:date="2012-12-16T17:32:00Z">
              <w:rPr/>
            </w:rPrChange>
          </w:rPr>
          <w:fldChar w:fldCharType="end"/>
        </w:r>
        <w:r w:rsidRPr="001A48D1" w:rsidDel="0015202E">
          <w:rPr>
            <w:rPrChange w:id="8908" w:author="The Si Tran" w:date="2012-12-16T17:32:00Z">
              <w:rPr/>
            </w:rPrChange>
          </w:rPr>
          <w:delText>.</w:delText>
        </w:r>
        <w:r w:rsidRPr="001A48D1" w:rsidDel="0015202E">
          <w:rPr>
            <w:rPrChange w:id="8909" w:author="The Si Tran" w:date="2012-12-16T17:32:00Z">
              <w:rPr/>
            </w:rPrChange>
          </w:rPr>
          <w:fldChar w:fldCharType="begin"/>
        </w:r>
        <w:r w:rsidRPr="001A48D1" w:rsidDel="0015202E">
          <w:rPr>
            <w:rPrChange w:id="8910" w:author="The Si Tran" w:date="2012-12-16T17:32:00Z">
              <w:rPr/>
            </w:rPrChange>
          </w:rPr>
          <w:delInstrText xml:space="preserve"> SEQ Hình \* ARABIC \s 1 </w:delInstrText>
        </w:r>
        <w:r w:rsidRPr="001A48D1" w:rsidDel="0015202E">
          <w:rPr>
            <w:rPrChange w:id="8911" w:author="The Si Tran" w:date="2012-12-16T17:32:00Z">
              <w:rPr/>
            </w:rPrChange>
          </w:rPr>
          <w:fldChar w:fldCharType="separate"/>
        </w:r>
        <w:r w:rsidRPr="001A48D1" w:rsidDel="0015202E">
          <w:rPr>
            <w:rPrChange w:id="8912" w:author="The Si Tran" w:date="2012-12-16T17:32:00Z">
              <w:rPr>
                <w:noProof/>
              </w:rPr>
            </w:rPrChange>
          </w:rPr>
          <w:delText>10</w:delText>
        </w:r>
        <w:r w:rsidRPr="001A48D1" w:rsidDel="0015202E">
          <w:rPr>
            <w:rPrChange w:id="8913" w:author="The Si Tran" w:date="2012-12-16T17:32:00Z">
              <w:rPr/>
            </w:rPrChange>
          </w:rPr>
          <w:fldChar w:fldCharType="end"/>
        </w:r>
      </w:del>
      <w:r w:rsidRPr="001A48D1">
        <w:rPr>
          <w:rPrChange w:id="8914" w:author="The Si Tran" w:date="2012-12-16T17:32:00Z">
            <w:rPr/>
          </w:rPrChange>
        </w:rPr>
        <w:t>: Giải thuật RPROP</w:t>
      </w:r>
      <w:bookmarkEnd w:id="8898"/>
      <w:bookmarkEnd w:id="8899"/>
      <w:bookmarkEnd w:id="8901"/>
    </w:p>
    <w:p w14:paraId="74FAFEBA" w14:textId="77777777" w:rsidR="003549D0" w:rsidRPr="001A48D1" w:rsidRDefault="003549D0" w:rsidP="003549D0">
      <w:pPr>
        <w:pStyle w:val="Hinh"/>
      </w:pPr>
    </w:p>
    <w:p w14:paraId="1C59B8C6" w14:textId="77777777" w:rsidR="0088753F" w:rsidRPr="0049233F" w:rsidRDefault="0088753F">
      <w:pPr>
        <w:pPrChange w:id="8915"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04DF16FC" w:rsidR="0088753F" w:rsidRPr="0049233F" w:rsidRDefault="0088753F">
      <w:pPr>
        <w:pPrChange w:id="8916" w:author="The Si Tran" w:date="2012-12-16T08:29:00Z">
          <w:pPr>
            <w:spacing w:before="0"/>
            <w:ind w:firstLine="720"/>
          </w:pPr>
        </w:pPrChange>
      </w:pPr>
      <w:r w:rsidRPr="0049233F">
        <w:t xml:space="preserve">Trong giải thuật </w:t>
      </w:r>
      <w:proofErr w:type="gramStart"/>
      <w:r w:rsidRPr="0049233F">
        <w:t>lan</w:t>
      </w:r>
      <w:proofErr w:type="gramEnd"/>
      <w:r w:rsidRPr="0049233F">
        <w:t xml:space="preserve">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w:t>
      </w:r>
      <w:r w:rsidRPr="0049233F">
        <w:lastRenderedPageBreak/>
        <w:t>Tuy nhiên khi dùng RPROP thì giá trị cập nhập trọng số chỉ phụ thuộc vào dấu nên sự huấn luyện sẽ trải đều trên toàn bộ mạng: những trọng số gần lớp nhậ</w:t>
      </w:r>
      <w:r w:rsidR="004E657C">
        <w:t xml:space="preserve">p </w:t>
      </w:r>
      <w:r w:rsidRPr="0049233F">
        <w:t>cũng có cơ hội được cập nhập và phát triển ngang với các trọng số gần lớp xuất [4].</w:t>
      </w:r>
    </w:p>
    <w:p w14:paraId="0CCFEC58" w14:textId="6190C5EB" w:rsidR="0088753F" w:rsidRPr="0049233F" w:rsidRDefault="0088753F" w:rsidP="0088753F">
      <w:pPr>
        <w:pStyle w:val="Heading3"/>
      </w:pPr>
      <w:bookmarkStart w:id="8917" w:name="_Toc327348176"/>
      <w:bookmarkStart w:id="8918" w:name="_Toc343837379"/>
      <w:r w:rsidRPr="0049233F">
        <w:t>Hiện tượng quá khớp</w:t>
      </w:r>
      <w:bookmarkEnd w:id="8917"/>
      <w:bookmarkEnd w:id="8918"/>
    </w:p>
    <w:p w14:paraId="1FAA90D6" w14:textId="03E46DAC" w:rsidR="0088753F" w:rsidRPr="0049233F" w:rsidRDefault="0088753F">
      <w:pPr>
        <w:pPrChange w:id="8919" w:author="The Si Tran" w:date="2012-12-16T08:29:00Z">
          <w:pPr>
            <w:spacing w:before="0"/>
            <w:jc w:val="left"/>
          </w:pPr>
        </w:pPrChange>
      </w:pPr>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8920"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86C29" w:rsidDel="005457E8" w:rsidRDefault="0088753F" w:rsidP="0088753F">
      <w:pPr>
        <w:rPr>
          <w:del w:id="8921" w:author="The Si Tran" w:date="2012-12-14T05:59:00Z"/>
        </w:rPr>
      </w:pPr>
      <w:del w:id="8922" w:author="The Si Tran" w:date="2012-12-14T05:59:00Z">
        <w:r w:rsidRPr="00286C29" w:rsidDel="005457E8">
          <w:br w:type="page"/>
        </w:r>
      </w:del>
    </w:p>
    <w:p w14:paraId="5AEE3EB3" w14:textId="1282A489" w:rsidR="00BE27EE" w:rsidRPr="00286C29" w:rsidDel="005457E8" w:rsidRDefault="00BE27EE" w:rsidP="00BE27EE">
      <w:pPr>
        <w:rPr>
          <w:del w:id="8923" w:author="The Si Tran" w:date="2012-12-14T05:59:00Z"/>
        </w:rPr>
      </w:pPr>
      <w:bookmarkStart w:id="8924" w:name="_Toc343232326"/>
      <w:bookmarkStart w:id="8925" w:name="_Toc343232739"/>
      <w:bookmarkStart w:id="8926" w:name="_Toc343233024"/>
      <w:bookmarkStart w:id="8927" w:name="_Toc343415529"/>
      <w:bookmarkStart w:id="8928" w:name="_Toc343415825"/>
      <w:bookmarkStart w:id="8929" w:name="_Toc343452484"/>
      <w:bookmarkStart w:id="8930" w:name="_Toc343461274"/>
      <w:bookmarkStart w:id="8931" w:name="_Toc343494161"/>
      <w:bookmarkStart w:id="8932" w:name="_Toc343494373"/>
      <w:bookmarkStart w:id="8933" w:name="_Toc343495146"/>
      <w:bookmarkStart w:id="8934" w:name="_Toc343660373"/>
      <w:bookmarkStart w:id="8935" w:name="_Toc343660587"/>
      <w:bookmarkStart w:id="8936" w:name="_Toc343711215"/>
      <w:bookmarkStart w:id="8937" w:name="_Toc343829179"/>
      <w:bookmarkStart w:id="8938" w:name="_Toc343831983"/>
      <w:bookmarkStart w:id="8939" w:name="_Toc343832353"/>
      <w:bookmarkStart w:id="8940" w:name="_Toc343832570"/>
      <w:bookmarkStart w:id="8941" w:name="_Toc343832787"/>
      <w:bookmarkStart w:id="8942" w:name="_Toc343837380"/>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p>
    <w:p w14:paraId="00E85171" w14:textId="341F571A" w:rsidR="00A02652" w:rsidRPr="0049233F" w:rsidRDefault="00A02652" w:rsidP="00286C29">
      <w:pPr>
        <w:pStyle w:val="Heading2"/>
        <w:rPr>
          <w:rPrChange w:id="8943" w:author="The Si Tran" w:date="2012-12-05T23:02:00Z">
            <w:rPr/>
          </w:rPrChange>
        </w:rPr>
      </w:pPr>
      <w:bookmarkStart w:id="8944" w:name="_Toc326315155"/>
      <w:bookmarkStart w:id="8945" w:name="_Toc327348181"/>
      <w:bookmarkStart w:id="8946" w:name="_Toc343837381"/>
      <w:r w:rsidRPr="00286C29">
        <w:rPr>
          <w:rPrChange w:id="8947" w:author="The Si Tran" w:date="2012-12-05T23:02:00Z">
            <w:rPr>
              <w:rFonts w:cs="Times New Roman"/>
              <w:b w:val="0"/>
              <w:bCs w:val="0"/>
              <w:iCs w:val="0"/>
              <w:sz w:val="20"/>
              <w:szCs w:val="20"/>
            </w:rPr>
          </w:rPrChange>
        </w:rPr>
        <w:t>Áp</w:t>
      </w:r>
      <w:r w:rsidRPr="0049233F">
        <w:rPr>
          <w:rPrChange w:id="8948" w:author="The Si Tran" w:date="2012-12-05T23:02:00Z">
            <w:rPr>
              <w:rFonts w:cs="Times New Roman"/>
              <w:b w:val="0"/>
              <w:bCs w:val="0"/>
              <w:iCs w:val="0"/>
              <w:sz w:val="20"/>
              <w:szCs w:val="20"/>
            </w:rPr>
          </w:rPrChange>
        </w:rPr>
        <w:t xml:space="preserve"> dụng mạng </w:t>
      </w:r>
      <w:r w:rsidR="00976130">
        <w:t>Nơron</w:t>
      </w:r>
      <w:r w:rsidRPr="0049233F">
        <w:rPr>
          <w:rPrChange w:id="8949" w:author="The Si Tran" w:date="2012-12-05T23:02:00Z">
            <w:rPr>
              <w:rFonts w:cs="Times New Roman"/>
              <w:b w:val="0"/>
              <w:bCs w:val="0"/>
              <w:iCs w:val="0"/>
              <w:sz w:val="20"/>
              <w:szCs w:val="20"/>
            </w:rPr>
          </w:rPrChange>
        </w:rPr>
        <w:t xml:space="preserve"> vào dự báo dữ liệu chuỗi thời gian</w:t>
      </w:r>
      <w:bookmarkEnd w:id="8944"/>
      <w:bookmarkEnd w:id="8945"/>
      <w:bookmarkEnd w:id="8946"/>
    </w:p>
    <w:p w14:paraId="7731F271" w14:textId="383600D4" w:rsidR="0015202E" w:rsidRPr="0049233F" w:rsidRDefault="00A02652">
      <w:pPr>
        <w:pPrChange w:id="8950" w:author="The Si Tran" w:date="2012-12-16T10:10:00Z">
          <w:pPr>
            <w:pStyle w:val="Caption"/>
            <w:ind w:left="1440" w:firstLine="720"/>
          </w:pPr>
        </w:pPrChange>
      </w:pPr>
      <w:r w:rsidRPr="0049233F">
        <w:t xml:space="preserve">Việc sử dụng mạng </w:t>
      </w:r>
      <w:r w:rsidR="00976130">
        <w:t>nơron</w:t>
      </w:r>
      <w:r w:rsidRPr="0049233F">
        <w:t xml:space="preserve"> nhân tạo vào việc dự báo dữ liệu chuỗi thời gian dựa chủ yếu vào dữ liệu mà ta </w:t>
      </w:r>
      <w:proofErr w:type="gramStart"/>
      <w:r w:rsidRPr="0049233F">
        <w:t>thu</w:t>
      </w:r>
      <w:proofErr w:type="gramEnd"/>
      <w:r w:rsidRPr="0049233F">
        <w:t xml:space="preserve">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41DAFDD2" w:rsidR="00A02652" w:rsidRPr="0049233F" w:rsidRDefault="00A02652">
      <w:pPr>
        <w:pPrChange w:id="8951" w:author="The Si Tran" w:date="2012-12-16T08:30:00Z">
          <w:pPr>
            <w:pStyle w:val="ListParagraph"/>
            <w:spacing w:after="0" w:line="360" w:lineRule="auto"/>
            <w:ind w:left="0" w:firstLine="720"/>
            <w:jc w:val="both"/>
          </w:pPr>
        </w:pPrChange>
      </w:pPr>
      <w:r w:rsidRPr="0049233F">
        <w:t xml:space="preserve">Như đã đề cập ở trên, dữ liệu chuỗi thời gian là dữ liệu được thu nhập, lưu trữ và quan sát theo sự tăng dần của thời </w:t>
      </w:r>
      <w:proofErr w:type="gramStart"/>
      <w:r w:rsidRPr="0049233F">
        <w:t>gian</w:t>
      </w:r>
      <w:r w:rsidR="0001268E">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49233F">
        <w:t>.</w:t>
      </w:r>
    </w:p>
    <w:p w14:paraId="69712E72" w14:textId="38495C1A" w:rsidR="00A02652" w:rsidRPr="0049233F" w:rsidRDefault="00A02652">
      <w:pPr>
        <w:pPrChange w:id="8952" w:author="The Si Tran" w:date="2012-12-16T08:30:00Z">
          <w:pPr>
            <w:pStyle w:val="ListParagraph"/>
            <w:spacing w:after="0" w:line="360" w:lineRule="auto"/>
            <w:ind w:left="0" w:firstLine="720"/>
            <w:jc w:val="both"/>
          </w:pPr>
        </w:pPrChange>
      </w:pPr>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w:t>
      </w:r>
      <w:proofErr w:type="gramStart"/>
      <w:r w:rsidRPr="0049233F">
        <w:t xml:space="preserve">vào </w:t>
      </w:r>
      <w:proofErr w:type="gramEnd"/>
      <m:oMath>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t-s+1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w:t>
      </w:r>
      <w:r w:rsidRPr="0001268E">
        <w:rPr>
          <w:i/>
        </w:rPr>
        <w:t>s</w:t>
      </w:r>
      <w:r w:rsidRPr="0049233F">
        <w:t xml:space="preserve">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w:t>
      </w:r>
      <w:r w:rsidRPr="0049233F">
        <w:lastRenderedPageBreak/>
        <w:t xml:space="preserve">trị của dữ liệu chuỗi thời gian tại thời điểm </w:t>
      </w:r>
      <w:r w:rsidRPr="0001268E">
        <w:rPr>
          <w:i/>
        </w:rPr>
        <w:t>t</w:t>
      </w:r>
      <w:r w:rsidRPr="0049233F">
        <w:t>+1. Sau đó, giá trị lỗi này được truyền 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pPr>
        <w:pPrChange w:id="8953"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8954" w:author="The Si Tran" w:date="2012-12-14T05:59:00Z">
        <w:r w:rsidR="005457E8">
          <w:tab/>
        </w:r>
      </w:ins>
    </w:p>
    <w:p w14:paraId="176C5BF5" w14:textId="65959357" w:rsidR="00213161" w:rsidRDefault="00213161" w:rsidP="00213161">
      <w:r>
        <w:t xml:space="preserve">Hình 4.10 sẽ mô tả </w:t>
      </w:r>
      <w:r w:rsidR="00AC6412">
        <w:t>việc ứng dụng mạng nơron vào vấn đề dự báo dữ liệu chuỗi thời gian</w:t>
      </w:r>
    </w:p>
    <w:p w14:paraId="308D2AF9" w14:textId="77777777" w:rsidR="00642B1B" w:rsidRPr="0049233F" w:rsidRDefault="00642B1B">
      <w:pPr>
        <w:pStyle w:val="Canhgiua"/>
        <w:rPr>
          <w:noProof/>
        </w:rPr>
        <w:pPrChange w:id="8955" w:author="The Si Tran" w:date="2012-12-16T17:32:00Z">
          <w:pPr>
            <w:pStyle w:val="ListParagraph"/>
            <w:spacing w:after="0" w:line="360" w:lineRule="auto"/>
            <w:ind w:firstLine="720"/>
          </w:pPr>
        </w:pPrChange>
      </w:pPr>
      <w:r w:rsidRPr="002B1464">
        <w:rPr>
          <w:noProof/>
        </w:rPr>
        <w:drawing>
          <wp:inline distT="0" distB="0" distL="0" distR="0" wp14:anchorId="1C1A8923" wp14:editId="08B04FD1">
            <wp:extent cx="4572846" cy="2990850"/>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582555" cy="2997200"/>
                    </a:xfrm>
                    <a:prstGeom prst="rect">
                      <a:avLst/>
                    </a:prstGeom>
                    <a:noFill/>
                    <a:ln>
                      <a:noFill/>
                    </a:ln>
                  </pic:spPr>
                </pic:pic>
              </a:graphicData>
            </a:graphic>
          </wp:inline>
        </w:drawing>
      </w:r>
    </w:p>
    <w:p w14:paraId="4EE7E01A" w14:textId="252522F6" w:rsidR="00642B1B" w:rsidRPr="00097101" w:rsidRDefault="00642B1B" w:rsidP="00DE2BD3">
      <w:pPr>
        <w:pStyle w:val="Hinh"/>
      </w:pPr>
      <w:bookmarkStart w:id="8956" w:name="_Toc326299578"/>
      <w:bookmarkStart w:id="8957" w:name="_Toc327348223"/>
      <w:bookmarkStart w:id="8958" w:name="_Toc343029969"/>
      <w:bookmarkStart w:id="8959" w:name="_Toc343837465"/>
      <w:r w:rsidRPr="0049233F">
        <w:t>Hình</w:t>
      </w:r>
      <w:ins w:id="8960" w:author="The Si Tran" w:date="2012-12-11T23:38:00Z">
        <w:r>
          <w:t xml:space="preserve"> 4.10</w:t>
        </w:r>
      </w:ins>
      <w:del w:id="8961"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8962"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8963"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032D83">
        <w:t>Mô hình h</w:t>
      </w:r>
      <w:r w:rsidRPr="000C3A28">
        <w:t>ọ</w:t>
      </w:r>
      <w:r w:rsidRPr="0015202E">
        <w:t>c với chuỗi thời gian</w:t>
      </w:r>
      <w:bookmarkEnd w:id="8956"/>
      <w:bookmarkEnd w:id="8957"/>
      <w:bookmarkEnd w:id="8958"/>
      <w:bookmarkEnd w:id="8959"/>
    </w:p>
    <w:p w14:paraId="146B3BF3" w14:textId="093E72F6" w:rsidR="00A02652" w:rsidRPr="0049233F" w:rsidRDefault="00A02652" w:rsidP="00286C29">
      <w:pPr>
        <w:pStyle w:val="Heading2"/>
        <w:rPr>
          <w:rPrChange w:id="8964" w:author="The Si Tran" w:date="2012-12-05T23:02:00Z">
            <w:rPr/>
          </w:rPrChange>
        </w:rPr>
      </w:pPr>
      <w:bookmarkStart w:id="8965" w:name="_Toc327348182"/>
      <w:bookmarkStart w:id="8966" w:name="_Toc343837382"/>
      <w:r w:rsidRPr="0049233F">
        <w:rPr>
          <w:rPrChange w:id="8967" w:author="The Si Tran" w:date="2012-12-05T23:02:00Z">
            <w:rPr>
              <w:rFonts w:ascii="Calibri" w:eastAsia="Calibri" w:hAnsi="Calibri" w:cs="Times New Roman"/>
              <w:b w:val="0"/>
              <w:bCs w:val="0"/>
              <w:iCs w:val="0"/>
              <w:sz w:val="20"/>
              <w:szCs w:val="20"/>
            </w:rPr>
          </w:rPrChange>
        </w:rPr>
        <w:t xml:space="preserve">Các bước xây dựng mô hình </w:t>
      </w:r>
      <w:r w:rsidRPr="00286C29">
        <w:rPr>
          <w:rPrChange w:id="8968" w:author="The Si Tran" w:date="2012-12-05T23:02:00Z">
            <w:rPr>
              <w:rFonts w:ascii="Calibri" w:eastAsia="Calibri" w:hAnsi="Calibri" w:cs="Times New Roman"/>
              <w:b w:val="0"/>
              <w:bCs w:val="0"/>
              <w:iCs w:val="0"/>
              <w:sz w:val="20"/>
              <w:szCs w:val="20"/>
            </w:rPr>
          </w:rPrChange>
        </w:rPr>
        <w:t>mạng</w:t>
      </w:r>
      <w:r w:rsidRPr="0049233F">
        <w:rPr>
          <w:rPrChange w:id="8969" w:author="The Si Tran" w:date="2012-12-05T23:02:00Z">
            <w:rPr>
              <w:rFonts w:ascii="Calibri" w:eastAsia="Calibri" w:hAnsi="Calibri" w:cs="Times New Roman"/>
              <w:b w:val="0"/>
              <w:bCs w:val="0"/>
              <w:iCs w:val="0"/>
              <w:sz w:val="20"/>
              <w:szCs w:val="20"/>
            </w:rPr>
          </w:rPrChange>
        </w:rPr>
        <w:t xml:space="preserve"> </w:t>
      </w:r>
      <w:r w:rsidR="00976130">
        <w:t>nơron</w:t>
      </w:r>
      <w:bookmarkEnd w:id="8965"/>
      <w:bookmarkEnd w:id="8966"/>
    </w:p>
    <w:p w14:paraId="70E7852F" w14:textId="1BEE294F" w:rsidR="00A02652" w:rsidRPr="0049233F" w:rsidRDefault="00A02652">
      <w:pPr>
        <w:pPrChange w:id="8970" w:author="The Si Tran" w:date="2012-12-16T08:30:00Z">
          <w:pPr>
            <w:pStyle w:val="ListParagraph"/>
            <w:spacing w:after="0" w:line="360" w:lineRule="auto"/>
            <w:ind w:left="0" w:firstLine="720"/>
            <w:jc w:val="both"/>
          </w:pPr>
        </w:pPrChange>
      </w:pPr>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DE2BD3">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lastRenderedPageBreak/>
        <w:t>Dự đoán và cải tiến</w:t>
      </w:r>
    </w:p>
    <w:p w14:paraId="5DC53BC1" w14:textId="77777777" w:rsidR="00A02652" w:rsidRPr="0049233F" w:rsidRDefault="00A02652">
      <w:pPr>
        <w:pPrChange w:id="8971" w:author="The Si Tran" w:date="2012-12-16T08:30:00Z">
          <w:pPr>
            <w:spacing w:before="0"/>
            <w:ind w:firstLine="720"/>
          </w:pPr>
        </w:pPrChange>
      </w:pPr>
      <w:r w:rsidRPr="0049233F">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8972" w:name="_Toc327348183"/>
      <w:bookmarkStart w:id="8973" w:name="_Toc343837383"/>
      <w:r w:rsidRPr="0049233F">
        <w:t>Lựa chọn các biến</w:t>
      </w:r>
      <w:bookmarkEnd w:id="8972"/>
      <w:bookmarkEnd w:id="8973"/>
    </w:p>
    <w:p w14:paraId="71DA7A36" w14:textId="708085BC" w:rsidR="00A02652" w:rsidRPr="0049233F" w:rsidRDefault="00A02652">
      <w:pPr>
        <w:pStyle w:val="BuletL1"/>
        <w:pPrChange w:id="8974"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8975"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1899897C" w:rsidR="00A02652" w:rsidRPr="0049233F" w:rsidRDefault="00A02652">
      <w:pPr>
        <w:pStyle w:val="BuletL1"/>
        <w:pPrChange w:id="8976"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49233F">
        <w:rPr>
          <w:i/>
        </w:rPr>
        <w:t xml:space="preserve"> </w:t>
      </w:r>
      <w:r w:rsidRPr="0049233F">
        <w:t xml:space="preserve">cũng là một chuỗi thời </w:t>
      </w:r>
      <w:proofErr w:type="gramStart"/>
      <w:r w:rsidRPr="0049233F">
        <w:t>gian</w:t>
      </w:r>
      <w:r w:rsidR="0001268E">
        <w:t xml:space="preserve">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sidRPr="0049233F">
        <w:rPr>
          <w:i/>
        </w:rPr>
        <w:t xml:space="preserve">, </w:t>
      </w:r>
      <w:r w:rsidRPr="0049233F">
        <w:t xml:space="preserve">với các giá trị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pPr>
        <w:pStyle w:val="BuletL1"/>
        <w:pPrChange w:id="8977" w:author="The Si Tran" w:date="2012-12-16T08:35:00Z">
          <w:pPr>
            <w:pStyle w:val="ListParagraph"/>
            <w:numPr>
              <w:numId w:val="11"/>
            </w:numPr>
            <w:spacing w:after="0" w:line="360" w:lineRule="auto"/>
            <w:ind w:left="304" w:hangingChars="138" w:hanging="304"/>
            <w:jc w:val="both"/>
          </w:pPr>
        </w:pPrChange>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8978" w:name="_Toc327348184"/>
      <w:bookmarkStart w:id="8979" w:name="_Toc343837384"/>
      <w:r w:rsidRPr="0049233F">
        <w:rPr>
          <w:lang w:val="fr-FR"/>
        </w:rPr>
        <w:t>Thu thập dữ liệu</w:t>
      </w:r>
      <w:bookmarkEnd w:id="8978"/>
      <w:bookmarkEnd w:id="8979"/>
    </w:p>
    <w:p w14:paraId="16759051" w14:textId="0D2DFFB7" w:rsidR="00A02652" w:rsidRPr="0049233F" w:rsidRDefault="00A02652">
      <w:pPr>
        <w:pStyle w:val="BuletL1"/>
        <w:rPr>
          <w:u w:val="single"/>
        </w:rPr>
        <w:pPrChange w:id="8980" w:author="The Si Tran" w:date="2012-12-16T08:35:00Z">
          <w:pPr>
            <w:pStyle w:val="ListParagraph"/>
            <w:numPr>
              <w:numId w:val="11"/>
            </w:numPr>
            <w:spacing w:after="0" w:line="360" w:lineRule="auto"/>
            <w:ind w:left="634" w:hanging="360"/>
            <w:jc w:val="both"/>
          </w:pPr>
        </w:pPrChange>
      </w:pPr>
      <w:r w:rsidRPr="0049233F">
        <w:t xml:space="preserve">Ta cần phải xem xét chi phí và khả năng có thể thu thập được dữ liệu của các biến đã chọn ra ở bước trước. Các dữ liệu kỹ thuật có thể thu thập được dễ dàng và chi </w:t>
      </w:r>
      <w:r w:rsidRPr="0049233F">
        <w:lastRenderedPageBreak/>
        <w:t xml:space="preserve">phí ít tốn kém hơn là các dữ liệu cơ bản. Để đảm bảo tính chính xác của mạng </w:t>
      </w:r>
      <w:r w:rsidR="00976130">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8981"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8982" w:name="_Toc327348185"/>
      <w:bookmarkStart w:id="8983" w:name="_Toc343837385"/>
      <w:r w:rsidRPr="0049233F">
        <w:t>Tiền xử lý dữ liệu</w:t>
      </w:r>
      <w:bookmarkEnd w:id="8982"/>
      <w:bookmarkEnd w:id="8983"/>
    </w:p>
    <w:p w14:paraId="4A5ADB02" w14:textId="12D48032" w:rsidR="00A02652" w:rsidRPr="0049233F" w:rsidRDefault="00A02652">
      <w:pPr>
        <w:pStyle w:val="BuletL1"/>
        <w:pPrChange w:id="8984"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032D83">
        <w:t>đ</w:t>
      </w:r>
      <w:r w:rsidRPr="000C3A28">
        <w:t>ế</w:t>
      </w:r>
      <w:r w:rsidRPr="0015771C">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8985" w:author="The Si Tran" w:date="2012-12-16T08:35:00Z">
          <w:pPr>
            <w:pStyle w:val="ListParagraph"/>
            <w:numPr>
              <w:numId w:val="11"/>
            </w:numPr>
            <w:spacing w:after="0" w:line="360" w:lineRule="auto"/>
            <w:ind w:left="360" w:hanging="360"/>
            <w:jc w:val="both"/>
          </w:pPr>
        </w:pPrChange>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8986" w:name="OLE_LINK5"/>
      <w:bookmarkStart w:id="8987" w:name="OLE_LINK6"/>
      <w:r w:rsidRPr="0049233F">
        <w:t xml:space="preserve">Việc lấy logarit tự nhiên </w:t>
      </w:r>
      <w:bookmarkEnd w:id="8986"/>
      <w:bookmarkEnd w:id="8987"/>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8988" w:author="The Si Tran" w:date="2012-12-16T08:34:00Z">
            <w:rPr/>
          </w:rPrChange>
        </w:rPr>
        <w:pPrChange w:id="8989" w:author="The Si Tran" w:date="2012-12-16T08:35:00Z">
          <w:pPr>
            <w:pStyle w:val="ListParagraph"/>
            <w:numPr>
              <w:numId w:val="11"/>
            </w:numPr>
            <w:spacing w:after="0" w:line="360" w:lineRule="auto"/>
            <w:ind w:left="360" w:hanging="360"/>
            <w:jc w:val="both"/>
          </w:pPr>
        </w:pPrChange>
      </w:pPr>
      <w:r w:rsidRPr="00032D83">
        <w:t>Ngoài phư</w:t>
      </w:r>
      <w:r w:rsidRPr="000C3A28">
        <w:t>ờ</w:t>
      </w:r>
      <w:r w:rsidRPr="0015771C">
        <w:t>ng pháp l</w:t>
      </w:r>
      <w:r w:rsidRPr="00941798">
        <w:t>ấ</w:t>
      </w:r>
      <w:r w:rsidRPr="002E47E8">
        <w:t>y hi</w:t>
      </w:r>
      <w:r w:rsidRPr="00BB4B46">
        <w:rPr>
          <w:rPrChange w:id="8990" w:author="The Si Tran" w:date="2012-12-16T08:34:00Z">
            <w:rPr/>
          </w:rPrChange>
        </w:rPr>
        <w:t>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8991" w:name="_Toc327348186"/>
      <w:bookmarkStart w:id="8992" w:name="_Toc343837386"/>
      <w:r w:rsidRPr="0049233F">
        <w:t>Phân chia tập dữ liệu</w:t>
      </w:r>
      <w:bookmarkEnd w:id="8991"/>
      <w:bookmarkEnd w:id="8992"/>
    </w:p>
    <w:p w14:paraId="150E077C" w14:textId="29F5C1BC" w:rsidR="00BB4B46" w:rsidRPr="00BB4B46" w:rsidRDefault="00A02652">
      <w:pPr>
        <w:pStyle w:val="BuletL1"/>
        <w:rPr>
          <w:u w:val="single"/>
          <w:rPrChange w:id="8993" w:author="The Si Tran" w:date="2012-12-16T08:35:00Z">
            <w:rPr>
              <w:u w:val="single"/>
            </w:rPr>
          </w:rPrChange>
        </w:rPr>
        <w:pPrChange w:id="8994" w:author="The Si Tran" w:date="2012-12-16T08:35:00Z">
          <w:pPr>
            <w:pStyle w:val="ListParagraph"/>
            <w:numPr>
              <w:numId w:val="11"/>
            </w:numPr>
            <w:spacing w:after="0" w:line="360" w:lineRule="auto"/>
            <w:ind w:left="634" w:hanging="360"/>
            <w:jc w:val="both"/>
          </w:pPr>
        </w:pPrChange>
      </w:pPr>
      <w:r w:rsidRPr="00032D83">
        <w:t>Trong th</w:t>
      </w:r>
      <w:r w:rsidRPr="000C3A28">
        <w:t>ự</w:t>
      </w:r>
      <w:r w:rsidRPr="0015771C">
        <w:t>c t</w:t>
      </w:r>
      <w:r w:rsidRPr="00941798">
        <w:t>ế</w:t>
      </w:r>
      <w:r w:rsidRPr="002E47E8">
        <w:t>,</w:t>
      </w:r>
      <w:r w:rsidRPr="007E3E87">
        <w:rPr>
          <w:rPrChange w:id="8995" w:author="The Si Tran" w:date="2012-12-14T06:20:00Z">
            <w:rPr/>
          </w:rPrChange>
        </w:rPr>
        <w:t xml:space="preserve"> khi huấn luyện, người ta thường chia tập dữ liệu thành các tập: huấn luyện, kiểm tra và kiểm định (ngoài các mẫu). Tập huấn luyện thường là tập lớn </w:t>
      </w:r>
      <w:r w:rsidRPr="007E3E87">
        <w:rPr>
          <w:rPrChange w:id="8996" w:author="The Si Tran" w:date="2012-12-14T06:20:00Z">
            <w:rPr/>
          </w:rPrChange>
        </w:rPr>
        <w:lastRenderedPageBreak/>
        <w:t>nhất được sử dụng để huấn luyện cho mạng. Tập kiểm tra thường chứa khoảng 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8997" w:author="The Si Tran" w:date="2012-12-14T06:20:00Z">
            <w:rPr>
              <w:u w:val="single"/>
            </w:rPr>
          </w:rPrChange>
        </w:rPr>
        <w:pPrChange w:id="8998" w:author="The Si Tran" w:date="2012-12-16T08:35:00Z">
          <w:pPr>
            <w:pStyle w:val="ListParagraph"/>
            <w:numPr>
              <w:numId w:val="11"/>
            </w:numPr>
            <w:spacing w:after="0" w:line="360" w:lineRule="auto"/>
            <w:ind w:left="634" w:hanging="360"/>
            <w:jc w:val="both"/>
          </w:pPr>
        </w:pPrChange>
      </w:pPr>
      <w:r w:rsidRPr="007E3E87">
        <w:rPr>
          <w:rPrChange w:id="8999" w:author="The Si Tran" w:date="2012-12-14T06:20:00Z">
            <w:rPr/>
          </w:rPrChange>
        </w:rPr>
        <w:t>Có hai cách thực h</w:t>
      </w:r>
      <w:r w:rsidRPr="00BB4B46">
        <w:rPr>
          <w:rStyle w:val="BuletL1Char"/>
          <w:rPrChange w:id="9000" w:author="The Si Tran" w:date="2012-12-16T08:35:00Z">
            <w:rPr/>
          </w:rPrChange>
        </w:rPr>
        <w:t>i</w:t>
      </w:r>
      <w:r w:rsidRPr="00032D83">
        <w:t>ệ</w:t>
      </w:r>
      <w:r w:rsidRPr="000C3A28">
        <w:t>n xác đ</w:t>
      </w:r>
      <w:r w:rsidRPr="0015771C">
        <w:t>ị</w:t>
      </w:r>
      <w:r w:rsidRPr="00941798">
        <w:t>nh t</w:t>
      </w:r>
      <w:r w:rsidRPr="002E47E8">
        <w:t>ậ</w:t>
      </w:r>
      <w:r w:rsidRPr="007E3E87">
        <w:rPr>
          <w:rPrChange w:id="9001" w:author="The Si Tran" w:date="2012-12-14T06:20:00Z">
            <w:rPr/>
          </w:rPrChange>
        </w:rPr>
        <w:t>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7E3E87" w:rsidRDefault="00A02652">
      <w:pPr>
        <w:pStyle w:val="BuletL1"/>
        <w:rPr>
          <w:u w:val="single"/>
          <w:rPrChange w:id="9002" w:author="The Si Tran" w:date="2012-12-14T06:20:00Z">
            <w:rPr>
              <w:u w:val="single"/>
            </w:rPr>
          </w:rPrChange>
        </w:rPr>
        <w:pPrChange w:id="9003" w:author="The Si Tran" w:date="2012-12-16T08:35:00Z">
          <w:pPr>
            <w:pStyle w:val="ListParagraph"/>
            <w:numPr>
              <w:numId w:val="11"/>
            </w:numPr>
            <w:spacing w:after="0" w:line="360" w:lineRule="auto"/>
            <w:ind w:left="634" w:hanging="360"/>
            <w:jc w:val="both"/>
          </w:pPr>
        </w:pPrChange>
      </w:pPr>
      <w:r w:rsidRPr="007E3E87">
        <w:rPr>
          <w:rPrChange w:id="9004" w:author="The Si Tran" w:date="2012-12-14T06:20:00Z">
            <w:rPr/>
          </w:rPrChange>
        </w:rPr>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15771C">
        <w:t>ặ</w:t>
      </w:r>
      <w:r w:rsidRPr="00941798">
        <w:t>c bi</w:t>
      </w:r>
      <w:r w:rsidRPr="002E47E8">
        <w:t>ệ</w:t>
      </w:r>
      <w:r w:rsidRPr="007E3E87">
        <w:rPr>
          <w:rPrChange w:id="9005" w:author="The Si Tran" w:date="2012-12-14T06:20:00Z">
            <w:rPr/>
          </w:rPrChange>
        </w:rPr>
        <w:t xml:space="preserve">c trong trường hợp kích thước của tập kiểm tra tương đối lớn so với tập huấn luyện </w:t>
      </w:r>
      <w:proofErr w:type="gramStart"/>
      <w:r w:rsidRPr="007E3E87">
        <w:rPr>
          <w:rPrChange w:id="9006" w:author="The Si Tran" w:date="2012-12-14T06:20:00Z">
            <w:rPr/>
          </w:rPrChange>
        </w:rPr>
        <w:t>( khoảng</w:t>
      </w:r>
      <w:proofErr w:type="gramEnd"/>
      <w:r w:rsidRPr="007E3E87">
        <w:rPr>
          <w:rPrChange w:id="9007" w:author="The Si Tran" w:date="2012-12-14T06:20:00Z">
            <w:rPr/>
          </w:rPrChange>
        </w:rPr>
        <w:t xml:space="preserve">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695429">
      <w:pPr>
        <w:pStyle w:val="BuletL1"/>
        <w:rPr>
          <w:u w:val="single"/>
        </w:rPr>
      </w:pPr>
      <w:r w:rsidRPr="007E3E87">
        <w:rPr>
          <w:rPrChange w:id="9008" w:author="The Si Tran" w:date="2012-12-14T06:20:00Z">
            <w:rPr>
              <w:rFonts w:ascii="Calibri" w:hAnsi="Calibri"/>
              <w:sz w:val="22"/>
              <w:szCs w:val="22"/>
              <w:lang w:val="en-US"/>
            </w:rPr>
          </w:rPrChange>
        </w:rPr>
        <w:t xml:space="preserve">Một phương pháp chặt chẽ dùng để đánh giá mạng </w:t>
      </w:r>
      <w:r w:rsidR="00976130">
        <w:t>nơron</w:t>
      </w:r>
      <w:r w:rsidRPr="007E3E87">
        <w:rPr>
          <w:rPrChange w:id="9009" w:author="The Si Tran" w:date="2012-12-14T06:20:00Z">
            <w:rPr>
              <w:rFonts w:ascii="Calibri" w:hAnsi="Calibri"/>
              <w:sz w:val="22"/>
              <w:szCs w:val="22"/>
              <w:lang w:val="en-US"/>
            </w:rPr>
          </w:rPrChange>
        </w:rPr>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9010" w:name="_Toc327348187"/>
      <w:bookmarkStart w:id="9011" w:name="_Toc343837387"/>
      <w:r w:rsidRPr="0049233F">
        <w:t>Xây dựng cấu trúc mạng</w:t>
      </w:r>
      <w:bookmarkEnd w:id="9010"/>
      <w:bookmarkEnd w:id="9011"/>
    </w:p>
    <w:p w14:paraId="44FC4DD0" w14:textId="619055D4" w:rsidR="00A02652" w:rsidRPr="0049233F" w:rsidRDefault="00A02652">
      <w:pPr>
        <w:pStyle w:val="BuletL1"/>
        <w:pPrChange w:id="9012" w:author="The Si Tran" w:date="2012-12-16T08:35:00Z">
          <w:pPr>
            <w:pStyle w:val="ListParagraph"/>
            <w:numPr>
              <w:numId w:val="11"/>
            </w:numPr>
            <w:spacing w:after="0" w:line="360" w:lineRule="auto"/>
            <w:ind w:left="634" w:hanging="360"/>
            <w:jc w:val="both"/>
          </w:pPr>
        </w:pPrChange>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luyện, kiểm tra lỗi tổng quát hóa của từng cấu trúc, có thể tăng hoặc giảm số các </w:t>
      </w:r>
      <w:r w:rsidR="00976130">
        <w:t>nơron</w:t>
      </w:r>
      <w:r w:rsidRPr="0049233F">
        <w:t>.</w:t>
      </w:r>
    </w:p>
    <w:p w14:paraId="1E41F88F" w14:textId="19341002" w:rsidR="00A02652" w:rsidRPr="0049233F" w:rsidRDefault="00A02652">
      <w:pPr>
        <w:pStyle w:val="BuletL1"/>
        <w:pPrChange w:id="9013" w:author="The Si Tran" w:date="2012-12-16T08:36:00Z">
          <w:pPr>
            <w:pStyle w:val="ListParagraph"/>
            <w:numPr>
              <w:numId w:val="11"/>
            </w:numPr>
            <w:spacing w:after="0" w:line="360" w:lineRule="auto"/>
            <w:ind w:left="634" w:hanging="360"/>
            <w:jc w:val="both"/>
          </w:pPr>
        </w:pPrChange>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w:t>
      </w:r>
      <w:r w:rsidRPr="0049233F">
        <w:lastRenderedPageBreak/>
        <w:t xml:space="preserve">hoặc số lượng đơn vị ở mỗi tầng quá nhiều sẽ dẫn đến vấn đề quá khớp. Tức là khi 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pPr>
        <w:pStyle w:val="BuletL1"/>
        <w:pPrChange w:id="9014" w:author="The Si Tran" w:date="2012-12-16T08:36:00Z">
          <w:pPr>
            <w:pStyle w:val="ListParagraph"/>
            <w:numPr>
              <w:numId w:val="11"/>
            </w:numPr>
            <w:spacing w:after="0" w:line="360" w:lineRule="auto"/>
            <w:ind w:left="634" w:hanging="360"/>
            <w:jc w:val="both"/>
          </w:pPr>
        </w:pPrChange>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941798" w:rsidRDefault="00A02652">
      <w:pPr>
        <w:pStyle w:val="BuletL1"/>
        <w:pPrChange w:id="9015" w:author="The Si Tran" w:date="2012-12-16T08:36:00Z">
          <w:pPr>
            <w:pStyle w:val="ListParagraph"/>
            <w:numPr>
              <w:numId w:val="11"/>
            </w:numPr>
            <w:spacing w:after="0" w:line="360" w:lineRule="auto"/>
            <w:ind w:left="634" w:hanging="360"/>
            <w:jc w:val="both"/>
          </w:pPr>
        </w:pPrChange>
      </w:pPr>
      <w:r w:rsidRPr="00032D83">
        <w:t>S</w:t>
      </w:r>
      <w:r w:rsidRPr="000C3A28">
        <w:t>ố</w:t>
      </w:r>
      <w:r w:rsidRPr="00941798">
        <w:t xml:space="preserve"> lư</w:t>
      </w:r>
      <w:r w:rsidRPr="002E47E8">
        <w:t>ợ</w:t>
      </w:r>
      <w:r w:rsidRPr="00BB4B46">
        <w:rPr>
          <w:rPrChange w:id="9016" w:author="The Si Tran" w:date="2012-12-16T08:36:00Z">
            <w:rPr/>
          </w:rPrChange>
        </w:rPr>
        <w:t xml:space="preserve">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941798">
        <w:t>ỉ</w:t>
      </w:r>
      <w:r w:rsidRPr="002E47E8">
        <w:t xml:space="preserve"> khác nhau s</w:t>
      </w:r>
      <w:r w:rsidRPr="00BB4B46">
        <w:rPr>
          <w:rPrChange w:id="9017" w:author="The Si Tran" w:date="2012-12-16T08:36:00Z">
            <w:rPr/>
          </w:rPrChange>
        </w:rPr>
        <w:t xml:space="preserve">ố đơn vị ở lớp ẩn (số lượng đơn vị có thể tăng dần theo một, hai hoặc ba), sau đó ta thực hiện huấn luyện và kiểm tra các mạng này trên tập dữ liệu đã chuẩn bị. Mạng </w:t>
      </w:r>
      <w:r w:rsidR="00976130">
        <w:t>nơron</w:t>
      </w:r>
      <w:r w:rsidRPr="000C3A28">
        <w:t xml:space="preserve"> có sai s</w:t>
      </w:r>
      <w:r w:rsidRPr="00941798">
        <w:t>ố</w:t>
      </w:r>
      <w:r w:rsidRPr="002E47E8">
        <w:t xml:space="preserve"> nh</w:t>
      </w:r>
      <w:r w:rsidRPr="00BB4B46">
        <w:rPr>
          <w:rPrChange w:id="9018" w:author="The Si Tran" w:date="2012-12-16T08:36:00Z">
            <w:rPr/>
          </w:rPrChange>
        </w:rPr>
        <w:t xml:space="preserve">ỏ nhất là là mạng có cấu hình tốt nhất. Phương pháp này khá tốn thời gian nhưng khá hiệu quả. Cách thứ hai là thay đổi số đơn vị trong lớp ẩn ngay trong quá trình huấn luyện. Cách này không cần phải tạo </w:t>
      </w:r>
      <w:r w:rsidRPr="00BB4B46">
        <w:rPr>
          <w:rPrChange w:id="9019" w:author="The Si Tran" w:date="2012-12-16T08:36:00Z">
            <w:rPr/>
          </w:rPrChange>
        </w:rPr>
        <w:lastRenderedPageBreak/>
        <w:t xml:space="preserve">ra nhiều mạng </w:t>
      </w:r>
      <w:r w:rsidR="00976130">
        <w:t>nơron</w:t>
      </w:r>
      <w:r w:rsidRPr="000C3A28">
        <w:t xml:space="preserve"> riêng bi</w:t>
      </w:r>
      <w:r w:rsidRPr="00941798">
        <w:t>ệ</w:t>
      </w:r>
      <w:r w:rsidRPr="002E47E8">
        <w:t>t nhưng l</w:t>
      </w:r>
      <w:r w:rsidRPr="00BB4B46">
        <w:rPr>
          <w:rPrChange w:id="9020" w:author="The Si Tran" w:date="2012-12-16T08:36:00Z">
            <w:rPr/>
          </w:rPrChange>
        </w:rPr>
        <w:t>ại rất phức tạp.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pPr>
        <w:pStyle w:val="BuletL1"/>
        <w:pPrChange w:id="9021" w:author="The Si Tran" w:date="2012-12-16T08:36:00Z">
          <w:pPr>
            <w:pStyle w:val="ListParagraph"/>
            <w:numPr>
              <w:numId w:val="11"/>
            </w:numPr>
            <w:spacing w:after="0" w:line="360" w:lineRule="auto"/>
            <w:ind w:left="634" w:hanging="360"/>
            <w:jc w:val="both"/>
          </w:pPr>
        </w:pPrChange>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pPr>
        <w:pStyle w:val="BuletL1"/>
        <w:numPr>
          <w:ilvl w:val="0"/>
          <w:numId w:val="0"/>
        </w:numPr>
        <w:ind w:left="360"/>
        <w:pPrChange w:id="9022" w:author="The Si Tran" w:date="2012-12-16T17:32:00Z">
          <w:pPr>
            <w:pStyle w:val="ListParagraph"/>
            <w:spacing w:after="0" w:line="360" w:lineRule="auto"/>
            <w:ind w:left="630"/>
          </w:pPr>
        </w:pPrChange>
      </w:pPr>
      <w:r w:rsidRPr="002B1464">
        <w:rPr>
          <w:noProof/>
          <w:lang w:val="en-US"/>
        </w:rPr>
        <w:drawing>
          <wp:inline distT="0" distB="0" distL="0" distR="0" wp14:anchorId="363508A5" wp14:editId="5A264AC8">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77777777" w:rsidR="00916DF0" w:rsidRPr="0049233F" w:rsidRDefault="00916DF0">
      <w:pPr>
        <w:pStyle w:val="BuletL1"/>
        <w:numPr>
          <w:ilvl w:val="0"/>
          <w:numId w:val="0"/>
        </w:numPr>
        <w:ind w:left="360"/>
        <w:pPrChange w:id="9023" w:author="The Si Tran" w:date="2012-12-16T17:33:00Z">
          <w:pPr>
            <w:pStyle w:val="Caption"/>
            <w:ind w:left="360" w:firstLine="720"/>
          </w:pPr>
        </w:pPrChange>
      </w:pPr>
      <w:bookmarkStart w:id="9024" w:name="_Toc327348224"/>
      <w:bookmarkStart w:id="9025" w:name="_Toc343029970"/>
      <w:r w:rsidRPr="0049233F">
        <w:t>Hình</w:t>
      </w:r>
      <w:ins w:id="9026" w:author="The Si Tran" w:date="2012-12-11T23:38:00Z">
        <w:r>
          <w:t xml:space="preserve"> 4.11</w:t>
        </w:r>
      </w:ins>
      <w:del w:id="9027"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9028"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9029"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032D83">
        <w:t>Th</w:t>
      </w:r>
      <w:r w:rsidRPr="000C3A28">
        <w:t>ủ</w:t>
      </w:r>
      <w:r w:rsidRPr="00941798">
        <w:t xml:space="preserve"> t</w:t>
      </w:r>
      <w:r w:rsidRPr="002E47E8">
        <w:t>ụ</w:t>
      </w:r>
      <w:r w:rsidRPr="00BD0062">
        <w:rPr>
          <w:rPrChange w:id="9030" w:author="The Si Tran" w:date="2012-12-11T23:39:00Z">
            <w:rPr/>
          </w:rPrChange>
        </w:rPr>
        <w:t>c sử dụng phương pháp walk-forward chia tập dữ liệu</w:t>
      </w:r>
      <w:bookmarkEnd w:id="9024"/>
      <w:bookmarkEnd w:id="9025"/>
    </w:p>
    <w:p w14:paraId="1FB4F680" w14:textId="77777777" w:rsidR="00916DF0" w:rsidRPr="0049233F" w:rsidRDefault="00916DF0" w:rsidP="00695429">
      <w:pPr>
        <w:pStyle w:val="BuletL1"/>
        <w:numPr>
          <w:ilvl w:val="0"/>
          <w:numId w:val="0"/>
        </w:numPr>
      </w:pPr>
    </w:p>
    <w:p w14:paraId="04EED303" w14:textId="76A12D83" w:rsidR="00A02652" w:rsidRPr="0049233F" w:rsidRDefault="00A02652" w:rsidP="00A02652">
      <w:pPr>
        <w:pStyle w:val="Heading3"/>
      </w:pPr>
      <w:bookmarkStart w:id="9031" w:name="_Toc327348188"/>
      <w:bookmarkStart w:id="9032" w:name="_Toc343837388"/>
      <w:r w:rsidRPr="0049233F">
        <w:t>Xác định tiêu chuẩn đánh giá</w:t>
      </w:r>
      <w:bookmarkEnd w:id="9031"/>
      <w:bookmarkEnd w:id="9032"/>
    </w:p>
    <w:p w14:paraId="5921BBBB" w14:textId="55A5C691" w:rsidR="00A02652" w:rsidRPr="0049233F" w:rsidRDefault="00A02652">
      <w:pPr>
        <w:pPrChange w:id="9033"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9034" w:author="The Si Tran" w:date="2012-12-16T08:36:00Z">
          <w:pPr/>
        </w:pPrChange>
      </w:pPr>
      <w:ins w:id="9035" w:author="The Si Tran" w:date="2012-12-14T06:23:00Z">
        <w:r w:rsidRPr="002E47E8">
          <w:rPr>
            <w:noProof/>
            <w:rPrChange w:id="9036" w:author="Unknown">
              <w:rPr>
                <w:noProof/>
              </w:rPr>
            </w:rPrChange>
          </w:rPr>
          <mc:AlternateContent>
            <mc:Choice Requires="wps">
              <w:drawing>
                <wp:anchor distT="0" distB="0" distL="114300" distR="114300" simplePos="0" relativeHeight="251847680" behindDoc="0" locked="0" layoutInCell="1" allowOverlap="1" wp14:anchorId="4F57F08A" wp14:editId="0A0FBD1E">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9933FE" w:rsidRDefault="009933FE">
                              <w:pPr>
                                <w:pStyle w:val="EquationIndex"/>
                                <w:pPrChange w:id="9037" w:author="The Si Tran" w:date="2012-12-16T08:36:00Z">
                                  <w:pPr/>
                                </w:pPrChange>
                              </w:pPr>
                              <w:ins w:id="9038" w:author="The Si Tran" w:date="2012-12-06T02:41:00Z">
                                <w:r>
                                  <w:t>(4.</w:t>
                                </w:r>
                              </w:ins>
                              <w:ins w:id="9039" w:author="The Si Tran" w:date="2012-12-06T02:44:00Z">
                                <w:r>
                                  <w:t>18</w:t>
                                </w:r>
                              </w:ins>
                              <w:ins w:id="904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061" type="#_x0000_t202" style="position:absolute;left:0;text-align:left;margin-left:406.9pt;margin-top:11.15pt;width:46.85pt;height:28.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Eejg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" fillcolor="white [3201]" stroked="f" strokeweight=".5pt">
                  <v:textbox>
                    <w:txbxContent>
                      <w:p w14:paraId="65F87BB8" w14:textId="4B3DA017" w:rsidR="009933FE" w:rsidRDefault="009933FE">
                        <w:pPr>
                          <w:pStyle w:val="EquationIndex"/>
                          <w:pPrChange w:id="9041" w:author="The Si Tran" w:date="2012-12-16T08:36:00Z">
                            <w:pPr/>
                          </w:pPrChange>
                        </w:pPr>
                        <w:ins w:id="9042" w:author="The Si Tran" w:date="2012-12-06T02:41:00Z">
                          <w:r>
                            <w:t>(4.</w:t>
                          </w:r>
                        </w:ins>
                        <w:ins w:id="9043" w:author="The Si Tran" w:date="2012-12-06T02:44:00Z">
                          <w:r>
                            <w:t>18</w:t>
                          </w:r>
                        </w:ins>
                        <w:ins w:id="9044" w:author="The Si Tran" w:date="2012-12-06T02:41:00Z">
                          <w:r>
                            <w:t>)</w:t>
                          </w:r>
                        </w:ins>
                      </w:p>
                    </w:txbxContent>
                  </v:textbox>
                </v:shape>
              </w:pict>
            </mc:Fallback>
          </mc:AlternateContent>
        </w:r>
      </w:ins>
      <w:r w:rsidRPr="00BB4B46">
        <w:rPr>
          <w:rPrChange w:id="9045" w:author="The Si Tran" w:date="2012-12-16T08:36:00Z">
            <w:rPr/>
          </w:rPrChange>
        </w:rPr>
        <w:object w:dxaOrig="1900" w:dyaOrig="680" w14:anchorId="41722C5E">
          <v:shape id="_x0000_i1162" type="#_x0000_t75" style="width:129.75pt;height:50.25pt" o:ole="">
            <v:imagedata r:id="rId320" o:title=""/>
          </v:shape>
          <o:OLEObject Type="Embed" ProgID="Equation.DSMT4" ShapeID="_x0000_i1162" DrawAspect="Content" ObjectID="_1417583585" r:id="rId321"/>
        </w:object>
      </w:r>
    </w:p>
    <w:p w14:paraId="74DB8EBE" w14:textId="5EAFA784" w:rsidR="00A02652" w:rsidRPr="0049233F" w:rsidRDefault="00A02652">
      <w:pPr>
        <w:pPrChange w:id="9046"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pPr>
        <w:pPrChange w:id="9047"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9048" w:name="_Toc327348189"/>
      <w:bookmarkStart w:id="9049" w:name="_Toc343837389"/>
      <w:r w:rsidRPr="0049233F">
        <w:rPr>
          <w:lang w:val="fr-FR"/>
        </w:rPr>
        <w:lastRenderedPageBreak/>
        <w:t>Huấn luyện mạng</w:t>
      </w:r>
      <w:bookmarkEnd w:id="9048"/>
      <w:bookmarkEnd w:id="9049"/>
    </w:p>
    <w:p w14:paraId="5D62D645" w14:textId="77777777" w:rsidR="00A02652" w:rsidRPr="0049233F" w:rsidRDefault="00A02652">
      <w:pPr>
        <w:pStyle w:val="BuletL1"/>
        <w:pPrChange w:id="9050"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1E75DB7E" w:rsidR="00A02652" w:rsidRPr="0049233F" w:rsidRDefault="00A02652">
      <w:pPr>
        <w:pStyle w:val="BuletL1"/>
        <w:pPrChange w:id="9051"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 xml:space="preserve">dữ liệu </w:t>
      </w:r>
      <w:r w:rsidR="0001268E">
        <w:rPr>
          <w:i/>
        </w:rPr>
        <w:t>kiểm định</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99C33F5" w:rsidR="00A02652" w:rsidRPr="0049233F" w:rsidRDefault="00A02652" w:rsidP="00A02652">
      <w:pPr>
        <w:pStyle w:val="Heading3"/>
        <w:rPr>
          <w:lang w:val="fr-FR"/>
        </w:rPr>
      </w:pPr>
      <w:bookmarkStart w:id="9052" w:name="_Toc327348190"/>
      <w:bookmarkStart w:id="9053" w:name="_Toc343837390"/>
      <w:r w:rsidRPr="0049233F">
        <w:rPr>
          <w:lang w:val="fr-FR"/>
        </w:rPr>
        <w:t xml:space="preserve">Dự </w:t>
      </w:r>
      <w:r w:rsidR="00DE2BD3">
        <w:rPr>
          <w:lang w:val="fr-FR"/>
        </w:rPr>
        <w:t>báo</w:t>
      </w:r>
      <w:r w:rsidRPr="0049233F">
        <w:rPr>
          <w:lang w:val="fr-FR"/>
        </w:rPr>
        <w:t xml:space="preserve"> và cải tiến</w:t>
      </w:r>
      <w:bookmarkEnd w:id="9052"/>
      <w:bookmarkEnd w:id="9053"/>
    </w:p>
    <w:p w14:paraId="30D1DB02" w14:textId="33CF5E3E" w:rsidR="00A02652" w:rsidRPr="0049233F" w:rsidRDefault="00A02652">
      <w:pPr>
        <w:rPr>
          <w:lang w:val="fr-FR"/>
        </w:rPr>
        <w:pPrChange w:id="9054" w:author="The Si Tran" w:date="2012-12-16T08:37:00Z">
          <w:pPr>
            <w:pStyle w:val="ListParagraph"/>
            <w:spacing w:after="0" w:line="360" w:lineRule="auto"/>
            <w:ind w:left="0"/>
            <w:jc w:val="both"/>
          </w:pPr>
        </w:pPrChange>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w:t>
      </w:r>
      <w:r w:rsidR="00DE2BD3">
        <w:rPr>
          <w:lang w:val="fr-FR"/>
        </w:rPr>
        <w:t>báo</w:t>
      </w:r>
      <w:r w:rsidRPr="0049233F">
        <w:rPr>
          <w:lang w:val="fr-FR"/>
        </w:rPr>
        <w:t xml:space="preserve">. Các giá trị dự </w:t>
      </w:r>
      <w:r w:rsidR="00DE2BD3">
        <w:rPr>
          <w:lang w:val="fr-FR"/>
        </w:rPr>
        <w:t>báo</w:t>
      </w:r>
      <w:r w:rsidRPr="0049233F">
        <w:rPr>
          <w:lang w:val="fr-FR"/>
        </w:rPr>
        <w:t xml:space="preserve"> của mạng được lưu lại và so sánh với các giá trị thực tế khi chúng xuất hiện. Sau một thời gian, có thể mô hình mạng không còn đúng nữa thể hiện qua việc kết quả dự </w:t>
      </w:r>
      <w:r w:rsidR="00DE2BD3">
        <w:rPr>
          <w:lang w:val="fr-FR"/>
        </w:rPr>
        <w:t>báo</w:t>
      </w:r>
      <w:r w:rsidRPr="0049233F">
        <w:rPr>
          <w:lang w:val="fr-FR"/>
        </w:rPr>
        <w:t xml:space="preserve"> ngày càng xa các giá trị thật, ta cần phải tiến hành cải tiến mạng hoặc học lại và xây dựng mạng mới theo các bước trước.</w:t>
      </w:r>
    </w:p>
    <w:p w14:paraId="7DCBB663" w14:textId="77777777" w:rsidR="006A21F7" w:rsidRPr="00286C29" w:rsidDel="00AF1345" w:rsidRDefault="00584351" w:rsidP="00584351">
      <w:pPr>
        <w:pStyle w:val="Heading2"/>
        <w:rPr>
          <w:del w:id="9055" w:author="The Si Tran" w:date="2012-12-06T21:13:00Z"/>
          <w:rPrChange w:id="9056" w:author="The Si Tran" w:date="2012-12-05T23:02:00Z">
            <w:rPr>
              <w:del w:id="9057" w:author="The Si Tran" w:date="2012-12-06T21:13:00Z"/>
            </w:rPr>
          </w:rPrChange>
        </w:rPr>
      </w:pPr>
      <w:del w:id="9058" w:author="The Si Tran" w:date="2012-12-06T21:13:00Z">
        <w:r w:rsidRPr="00286C29" w:rsidDel="00AF1345">
          <w:rPr>
            <w:rPrChange w:id="9059" w:author="The Si Tran" w:date="2012-12-05T23:02:00Z">
              <w:rPr>
                <w:rFonts w:ascii="Calibri" w:eastAsia="Calibri" w:hAnsi="Calibri"/>
                <w:sz w:val="20"/>
                <w:szCs w:val="20"/>
              </w:rPr>
            </w:rPrChange>
          </w:rPr>
          <w:delText>Kết quả thực nghiệm</w:delText>
        </w:r>
        <w:bookmarkStart w:id="9060" w:name="_Toc343083648"/>
        <w:bookmarkStart w:id="9061" w:name="_Toc343083862"/>
        <w:bookmarkStart w:id="9062" w:name="_Toc343084073"/>
        <w:bookmarkStart w:id="9063" w:name="_Toc343220832"/>
        <w:bookmarkStart w:id="9064" w:name="_Toc343232337"/>
        <w:bookmarkStart w:id="9065" w:name="_Toc343232750"/>
        <w:bookmarkStart w:id="9066" w:name="_Toc343233035"/>
        <w:bookmarkStart w:id="9067" w:name="_Toc343415540"/>
        <w:bookmarkStart w:id="9068" w:name="_Toc343415836"/>
        <w:bookmarkStart w:id="9069" w:name="_Toc343452495"/>
        <w:bookmarkStart w:id="9070" w:name="_Toc343461285"/>
        <w:bookmarkStart w:id="9071" w:name="_Toc343494172"/>
        <w:bookmarkStart w:id="9072" w:name="_Toc343494384"/>
        <w:bookmarkStart w:id="9073" w:name="_Toc343495157"/>
        <w:bookmarkStart w:id="9074" w:name="_Toc343660384"/>
        <w:bookmarkStart w:id="9075" w:name="_Toc343660598"/>
        <w:bookmarkStart w:id="9076" w:name="_Toc343711226"/>
        <w:bookmarkStart w:id="9077" w:name="_Toc343829190"/>
        <w:bookmarkStart w:id="9078" w:name="_Toc343831994"/>
        <w:bookmarkStart w:id="9079" w:name="_Toc343832364"/>
        <w:bookmarkStart w:id="9080" w:name="_Toc343832581"/>
        <w:bookmarkStart w:id="9081" w:name="_Toc343832798"/>
        <w:bookmarkStart w:id="9082" w:name="_Toc343837391"/>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del>
    </w:p>
    <w:p w14:paraId="0B20EBEE" w14:textId="77777777" w:rsidR="00393709" w:rsidRPr="00286C29" w:rsidDel="00AF1345" w:rsidRDefault="00393709" w:rsidP="00393709">
      <w:pPr>
        <w:ind w:left="144"/>
        <w:rPr>
          <w:del w:id="9083" w:author="The Si Tran" w:date="2012-12-06T21:13:00Z"/>
          <w:rPrChange w:id="9084" w:author="The Si Tran" w:date="2012-12-05T23:02:00Z">
            <w:rPr>
              <w:del w:id="9085" w:author="The Si Tran" w:date="2012-12-06T21:13:00Z"/>
              <w:color w:val="FF0000"/>
              <w:sz w:val="32"/>
            </w:rPr>
          </w:rPrChange>
        </w:rPr>
      </w:pPr>
      <w:del w:id="9086" w:author="The Si Tran" w:date="2012-12-06T21:13:00Z">
        <w:r w:rsidRPr="00286C29" w:rsidDel="00AF1345">
          <w:rPr>
            <w:rPrChange w:id="9087" w:author="The Si Tran" w:date="2012-12-05T23:02:00Z">
              <w:rPr>
                <w:rFonts w:ascii="Calibri" w:eastAsia="Calibri" w:hAnsi="Calibri"/>
                <w:b/>
                <w:bCs/>
                <w:color w:val="FF0000"/>
                <w:sz w:val="32"/>
                <w:szCs w:val="20"/>
              </w:rPr>
            </w:rPrChange>
          </w:rPr>
          <w:delText>Bổ sung</w:delText>
        </w:r>
        <w:bookmarkStart w:id="9088" w:name="_Toc343083649"/>
        <w:bookmarkStart w:id="9089" w:name="_Toc343083863"/>
        <w:bookmarkStart w:id="9090" w:name="_Toc343084074"/>
        <w:bookmarkStart w:id="9091" w:name="_Toc343220833"/>
        <w:bookmarkStart w:id="9092" w:name="_Toc343232338"/>
        <w:bookmarkStart w:id="9093" w:name="_Toc343232751"/>
        <w:bookmarkStart w:id="9094" w:name="_Toc343233036"/>
        <w:bookmarkStart w:id="9095" w:name="_Toc343415541"/>
        <w:bookmarkStart w:id="9096" w:name="_Toc343415837"/>
        <w:bookmarkStart w:id="9097" w:name="_Toc343452496"/>
        <w:bookmarkStart w:id="9098" w:name="_Toc343461286"/>
        <w:bookmarkStart w:id="9099" w:name="_Toc343494173"/>
        <w:bookmarkStart w:id="9100" w:name="_Toc343494385"/>
        <w:bookmarkStart w:id="9101" w:name="_Toc343495158"/>
        <w:bookmarkStart w:id="9102" w:name="_Toc343660385"/>
        <w:bookmarkStart w:id="9103" w:name="_Toc343660599"/>
        <w:bookmarkStart w:id="9104" w:name="_Toc343711227"/>
        <w:bookmarkStart w:id="9105" w:name="_Toc343829191"/>
        <w:bookmarkStart w:id="9106" w:name="_Toc343831995"/>
        <w:bookmarkStart w:id="9107" w:name="_Toc343832365"/>
        <w:bookmarkStart w:id="9108" w:name="_Toc343832582"/>
        <w:bookmarkStart w:id="9109" w:name="_Toc343832799"/>
        <w:bookmarkStart w:id="9110" w:name="_Toc343837392"/>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del>
    </w:p>
    <w:p w14:paraId="0907B599" w14:textId="77777777" w:rsidR="00393709" w:rsidRPr="0049233F" w:rsidRDefault="00001A0C" w:rsidP="00286C29">
      <w:pPr>
        <w:pStyle w:val="Heading2"/>
        <w:rPr>
          <w:rPrChange w:id="9111" w:author="The Si Tran" w:date="2012-12-05T23:02:00Z">
            <w:rPr/>
          </w:rPrChange>
        </w:rPr>
      </w:pPr>
      <w:bookmarkStart w:id="9112" w:name="_Toc343837393"/>
      <w:r w:rsidRPr="00286C29">
        <w:rPr>
          <w:rPrChange w:id="9113" w:author="The Si Tran" w:date="2012-12-05T23:02:00Z">
            <w:rPr>
              <w:rFonts w:ascii="Calibri" w:eastAsia="Calibri" w:hAnsi="Calibri" w:cs="Times New Roman"/>
              <w:b w:val="0"/>
              <w:bCs w:val="0"/>
              <w:iCs w:val="0"/>
              <w:sz w:val="20"/>
              <w:szCs w:val="20"/>
            </w:rPr>
          </w:rPrChange>
        </w:rPr>
        <w:t>Kết</w:t>
      </w:r>
      <w:r w:rsidRPr="0049233F">
        <w:rPr>
          <w:rPrChange w:id="9114" w:author="The Si Tran" w:date="2012-12-05T23:02:00Z">
            <w:rPr>
              <w:rFonts w:ascii="Calibri" w:eastAsia="Calibri" w:hAnsi="Calibri" w:cs="Times New Roman"/>
              <w:b w:val="0"/>
              <w:bCs w:val="0"/>
              <w:iCs w:val="0"/>
              <w:sz w:val="20"/>
              <w:szCs w:val="20"/>
            </w:rPr>
          </w:rPrChange>
        </w:rPr>
        <w:t xml:space="preserve"> luận</w:t>
      </w:r>
      <w:bookmarkEnd w:id="9112"/>
    </w:p>
    <w:p w14:paraId="07CE6189" w14:textId="14454B73" w:rsidR="006625BC" w:rsidRPr="0049233F" w:rsidRDefault="006625BC">
      <w:pPr>
        <w:pPrChange w:id="9115" w:author="The Si Tran" w:date="2012-12-16T08:37:00Z">
          <w:pPr>
            <w:spacing w:before="0"/>
            <w:ind w:firstLine="720"/>
          </w:pPr>
        </w:pPrChange>
      </w:pPr>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pPr>
        <w:pPrChange w:id="9116" w:author="The Si Tran" w:date="2012-12-16T08:37:00Z">
          <w:pPr>
            <w:spacing w:before="0"/>
            <w:ind w:firstLine="720"/>
          </w:pPr>
        </w:pPrChange>
      </w:pPr>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w:t>
      </w:r>
      <w:r w:rsidRPr="0049233F">
        <w:lastRenderedPageBreak/>
        <w:t xml:space="preserve">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w:t>
      </w:r>
      <w:proofErr w:type="gramStart"/>
      <w:r w:rsidRPr="0049233F">
        <w:t>thu</w:t>
      </w:r>
      <w:proofErr w:type="gramEnd"/>
      <w:r w:rsidRPr="0049233F">
        <w:t xml:space="preserve"> nhập sai số nhiều so với kết quả dự báo, ta cần phải tiến hành huấn luyện lại mạng với các dữ liệu mới.</w:t>
      </w:r>
    </w:p>
    <w:p w14:paraId="4588B86B" w14:textId="01156672" w:rsidR="006625BC" w:rsidRPr="0049233F" w:rsidRDefault="006625BC">
      <w:pPr>
        <w:pPrChange w:id="9117" w:author="The Si Tran" w:date="2012-12-16T08:37:00Z">
          <w:pPr>
            <w:spacing w:before="0"/>
            <w:ind w:firstLine="720"/>
          </w:pPr>
        </w:pPrChange>
      </w:pPr>
      <w:r w:rsidRPr="0049233F">
        <w:t xml:space="preserve"> Giải thuật RPROP tốc độ hội tụ và độ chính xác nhìn </w:t>
      </w:r>
      <w:proofErr w:type="gramStart"/>
      <w:r w:rsidRPr="0049233F">
        <w:t>chung</w:t>
      </w:r>
      <w:proofErr w:type="gramEnd"/>
      <w:r w:rsidRPr="0049233F">
        <w:t xml:space="preserve">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Pr="0049233F">
        <w:t xml:space="preserve"> nhân tạo ta nên xem xét lựa chọn và thử nghiệm trên nhiều cấu hình và giải thuật khác nhau để tìm ra một mô hình tốt nhất.</w:t>
      </w:r>
    </w:p>
    <w:p w14:paraId="2917AC7A" w14:textId="4A3749FB" w:rsidR="006625BC" w:rsidRPr="0049233F" w:rsidRDefault="006625BC">
      <w:pPr>
        <w:pPrChange w:id="9118" w:author="The Si Tran" w:date="2012-12-16T08:37:00Z">
          <w:pPr>
            <w:spacing w:before="0"/>
            <w:ind w:firstLine="720"/>
          </w:pPr>
        </w:pPrChange>
      </w:pPr>
      <w:r w:rsidRPr="0049233F">
        <w:t xml:space="preserve">Đối với những chuỗi thời gian có xu hướng và tính mùa chương trình </w:t>
      </w:r>
      <w:r w:rsidR="001A0F8C">
        <w:t xml:space="preserve">sử dụng mạng nơron </w:t>
      </w:r>
      <w:r w:rsidRPr="0049233F">
        <w:t>dự đoán với độ chính xác chưa cao.</w:t>
      </w:r>
    </w:p>
    <w:p w14:paraId="0C40825D" w14:textId="77777777" w:rsidR="00D139B5" w:rsidRDefault="00D139B5">
      <w:pPr>
        <w:spacing w:before="0" w:after="200" w:line="276" w:lineRule="auto"/>
        <w:jc w:val="left"/>
        <w:rPr>
          <w:ins w:id="9119" w:author="The Si Tran" w:date="2012-12-12T07:57:00Z"/>
          <w:szCs w:val="26"/>
        </w:rPr>
      </w:pPr>
      <w:ins w:id="9120" w:author="The Si Tran" w:date="2012-12-12T07:57:00Z">
        <w:r>
          <w:rPr>
            <w:szCs w:val="26"/>
          </w:rPr>
          <w:br w:type="page"/>
        </w:r>
      </w:ins>
    </w:p>
    <w:p w14:paraId="21D5EC8C" w14:textId="77777777" w:rsidR="006625BC" w:rsidRPr="002B1464" w:rsidDel="00D139B5" w:rsidRDefault="006625BC" w:rsidP="006625BC">
      <w:pPr>
        <w:rPr>
          <w:del w:id="9121" w:author="The Si Tran" w:date="2012-12-12T07:57:00Z"/>
          <w:szCs w:val="26"/>
        </w:rPr>
      </w:pPr>
      <w:bookmarkStart w:id="9122" w:name="_Toc343083651"/>
      <w:bookmarkStart w:id="9123" w:name="_Toc343083865"/>
      <w:bookmarkStart w:id="9124" w:name="_Toc343084076"/>
      <w:bookmarkStart w:id="9125" w:name="_Toc343220835"/>
      <w:bookmarkStart w:id="9126" w:name="_Toc343232340"/>
      <w:bookmarkStart w:id="9127" w:name="_Toc343232753"/>
      <w:bookmarkStart w:id="9128" w:name="_Toc343233038"/>
      <w:bookmarkStart w:id="9129" w:name="_Toc343415543"/>
      <w:bookmarkStart w:id="9130" w:name="_Toc343415839"/>
      <w:bookmarkStart w:id="9131" w:name="_Toc343452498"/>
      <w:bookmarkStart w:id="9132" w:name="_Toc343461288"/>
      <w:bookmarkStart w:id="9133" w:name="_Toc343494175"/>
      <w:bookmarkStart w:id="9134" w:name="_Toc343494387"/>
      <w:bookmarkStart w:id="9135" w:name="_Toc343495160"/>
      <w:bookmarkStart w:id="9136" w:name="_Toc343660387"/>
      <w:bookmarkStart w:id="9137" w:name="_Toc343660601"/>
      <w:bookmarkStart w:id="9138" w:name="_Toc343711229"/>
      <w:bookmarkStart w:id="9139" w:name="_Toc343829193"/>
      <w:bookmarkStart w:id="9140" w:name="_Toc343831997"/>
      <w:bookmarkStart w:id="9141" w:name="_Toc343832367"/>
      <w:bookmarkStart w:id="9142" w:name="_Toc343832584"/>
      <w:bookmarkStart w:id="9143" w:name="_Toc343832801"/>
      <w:bookmarkStart w:id="9144" w:name="_Toc343837394"/>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p>
    <w:p w14:paraId="26E08AA2" w14:textId="352EFC97" w:rsidR="006A21F7" w:rsidRPr="0049233F" w:rsidRDefault="00266E2E" w:rsidP="00097101">
      <w:pPr>
        <w:pStyle w:val="Heading1"/>
        <w:rPr>
          <w:sz w:val="26"/>
          <w:szCs w:val="26"/>
          <w:rPrChange w:id="9145" w:author="The Si Tran" w:date="2012-12-05T23:02:00Z">
            <w:rPr/>
          </w:rPrChange>
        </w:rPr>
      </w:pPr>
      <w:ins w:id="9146" w:author="superchickend" w:date="2012-12-16T14:59:00Z">
        <w:r>
          <w:rPr>
            <w:sz w:val="26"/>
            <w:szCs w:val="26"/>
          </w:rPr>
          <w:t xml:space="preserve">    </w:t>
        </w:r>
      </w:ins>
      <w:del w:id="9147" w:author="The Si Tran" w:date="2012-12-12T13:57:00Z">
        <w:r w:rsidR="00FD0937" w:rsidRPr="0049233F" w:rsidDel="0050316D">
          <w:rPr>
            <w:sz w:val="26"/>
            <w:szCs w:val="26"/>
            <w:rPrChange w:id="9148" w:author="The Si Tran" w:date="2012-12-05T23:02:00Z">
              <w:rPr>
                <w:rFonts w:cs="Times New Roman"/>
                <w:b w:val="0"/>
                <w:bCs w:val="0"/>
                <w:kern w:val="0"/>
                <w:sz w:val="20"/>
                <w:szCs w:val="20"/>
              </w:rPr>
            </w:rPrChange>
          </w:rPr>
          <w:delText>Mô hình kết hợp giữa</w:delText>
        </w:r>
      </w:del>
      <w:bookmarkStart w:id="9149" w:name="_Toc343837395"/>
      <w:ins w:id="9150" w:author="The Si Tran" w:date="2012-12-12T13:57:00Z">
        <w:r w:rsidR="0050316D">
          <w:rPr>
            <w:sz w:val="26"/>
            <w:szCs w:val="26"/>
          </w:rPr>
          <w:t>MÔ HÌNH KẾT HỢP</w:t>
        </w:r>
      </w:ins>
      <w:r w:rsidR="00FD0937" w:rsidRPr="0049233F">
        <w:rPr>
          <w:sz w:val="26"/>
          <w:szCs w:val="26"/>
          <w:rPrChange w:id="9151" w:author="The Si Tran" w:date="2012-12-05T23:02:00Z">
            <w:rPr>
              <w:rFonts w:cs="Times New Roman"/>
              <w:b w:val="0"/>
              <w:bCs w:val="0"/>
              <w:kern w:val="0"/>
              <w:sz w:val="20"/>
              <w:szCs w:val="20"/>
            </w:rPr>
          </w:rPrChange>
        </w:rPr>
        <w:t xml:space="preserve"> ARIMA </w:t>
      </w:r>
      <w:ins w:id="9152" w:author="The Si Tran" w:date="2012-12-12T13:57:00Z">
        <w:r w:rsidR="00EE73AD">
          <w:rPr>
            <w:sz w:val="26"/>
            <w:szCs w:val="26"/>
          </w:rPr>
          <w:t>VÀ</w:t>
        </w:r>
      </w:ins>
      <w:del w:id="9153" w:author="The Si Tran" w:date="2012-12-12T13:57:00Z">
        <w:r w:rsidR="00FD0937" w:rsidRPr="0049233F" w:rsidDel="00EE73AD">
          <w:rPr>
            <w:sz w:val="26"/>
            <w:szCs w:val="26"/>
            <w:rPrChange w:id="9154" w:author="The Si Tran" w:date="2012-12-05T23:02:00Z">
              <w:rPr>
                <w:rFonts w:cs="Times New Roman"/>
                <w:b w:val="0"/>
                <w:bCs w:val="0"/>
                <w:kern w:val="0"/>
                <w:sz w:val="20"/>
                <w:szCs w:val="20"/>
              </w:rPr>
            </w:rPrChange>
          </w:rPr>
          <w:delText>và</w:delText>
        </w:r>
      </w:del>
      <w:r w:rsidR="00FD0937" w:rsidRPr="0049233F">
        <w:rPr>
          <w:sz w:val="26"/>
          <w:szCs w:val="26"/>
          <w:rPrChange w:id="9155" w:author="The Si Tran" w:date="2012-12-05T23:02:00Z">
            <w:rPr>
              <w:rFonts w:cs="Times New Roman"/>
              <w:b w:val="0"/>
              <w:bCs w:val="0"/>
              <w:kern w:val="0"/>
              <w:sz w:val="20"/>
              <w:szCs w:val="20"/>
            </w:rPr>
          </w:rPrChange>
        </w:rPr>
        <w:t xml:space="preserve"> ANN</w:t>
      </w:r>
      <w:bookmarkEnd w:id="9149"/>
    </w:p>
    <w:p w14:paraId="0F331F2E" w14:textId="77777777" w:rsidR="006A21F7" w:rsidRPr="00805B17" w:rsidRDefault="00CA12FA">
      <w:pPr>
        <w:pPrChange w:id="9156"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9157"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9158" w:author="The Si Tran" w:date="2012-12-05T23:02:00Z">
            <w:rPr>
              <w:b/>
              <w:bCs/>
              <w:sz w:val="20"/>
              <w:szCs w:val="20"/>
            </w:rPr>
          </w:rPrChange>
        </w:rPr>
        <w:t>n đề trên, người ta xấp xỉ chuỗi thời gian về dạng tuyến</w:t>
      </w:r>
      <w:r w:rsidR="00711ADB" w:rsidRPr="0049233F">
        <w:rPr>
          <w:rPrChange w:id="9159" w:author="The Si Tran" w:date="2012-12-05T23:02:00Z">
            <w:rPr>
              <w:b/>
              <w:bCs/>
              <w:sz w:val="20"/>
              <w:szCs w:val="20"/>
            </w:rPr>
          </w:rPrChange>
        </w:rPr>
        <w:t xml:space="preserve"> tính</w:t>
      </w:r>
      <w:r w:rsidRPr="0049233F">
        <w:rPr>
          <w:rPrChange w:id="9160"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9161" w:author="The Si Tran" w:date="2012-12-05T23:02:00Z">
            <w:rPr>
              <w:b/>
              <w:bCs/>
              <w:sz w:val="20"/>
              <w:szCs w:val="20"/>
            </w:rPr>
          </w:rPrChange>
        </w:rPr>
        <w:t xml:space="preserve">an tổng quát về chuỗi thuần </w:t>
      </w:r>
      <w:r w:rsidRPr="0049233F">
        <w:rPr>
          <w:rPrChange w:id="9162" w:author="The Si Tran" w:date="2012-12-05T23:02:00Z">
            <w:rPr>
              <w:b/>
              <w:bCs/>
              <w:sz w:val="20"/>
              <w:szCs w:val="20"/>
            </w:rPr>
          </w:rPrChange>
        </w:rPr>
        <w:t xml:space="preserve">tuyến </w:t>
      </w:r>
      <w:r w:rsidR="00711ADB" w:rsidRPr="0049233F">
        <w:rPr>
          <w:rPrChange w:id="9163" w:author="The Si Tran" w:date="2012-12-05T23:02:00Z">
            <w:rPr>
              <w:b/>
              <w:bCs/>
              <w:sz w:val="20"/>
              <w:szCs w:val="20"/>
            </w:rPr>
          </w:rPrChange>
        </w:rPr>
        <w:t xml:space="preserve">tính </w:t>
      </w:r>
      <w:r w:rsidRPr="0049233F">
        <w:rPr>
          <w:rPrChange w:id="9164" w:author="The Si Tran" w:date="2012-12-05T23:02:00Z">
            <w:rPr>
              <w:b/>
              <w:bCs/>
              <w:sz w:val="20"/>
              <w:szCs w:val="20"/>
            </w:rPr>
          </w:rPrChange>
        </w:rPr>
        <w:t xml:space="preserve">sẽ làm mất đi tính </w:t>
      </w:r>
      <w:r w:rsidR="00711ADB" w:rsidRPr="0049233F">
        <w:rPr>
          <w:rPrChange w:id="9165" w:author="The Si Tran" w:date="2012-12-05T23:02:00Z">
            <w:rPr>
              <w:b/>
              <w:bCs/>
              <w:sz w:val="20"/>
              <w:szCs w:val="20"/>
            </w:rPr>
          </w:rPrChange>
        </w:rPr>
        <w:t xml:space="preserve">phi </w:t>
      </w:r>
      <w:r w:rsidRPr="0049233F">
        <w:rPr>
          <w:rPrChange w:id="9166"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9167" w:author="The Si Tran" w:date="2012-12-16T08:37:00Z">
          <w:pPr>
            <w:ind w:firstLine="720"/>
          </w:pPr>
        </w:pPrChange>
      </w:pPr>
      <w:r w:rsidRPr="0049233F">
        <w:rPr>
          <w:rPrChange w:id="9168"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9169" w:author="The Si Tran" w:date="2012-12-05T23:02:00Z">
            <w:rPr>
              <w:b/>
              <w:bCs/>
              <w:sz w:val="20"/>
              <w:szCs w:val="20"/>
            </w:rPr>
          </w:rPrChange>
        </w:rPr>
        <w:t>áo được hoàn toàn thành phần</w:t>
      </w:r>
      <w:r w:rsidRPr="0049233F">
        <w:rPr>
          <w:rPrChange w:id="9170" w:author="The Si Tran" w:date="2012-12-05T23:02:00Z">
            <w:rPr>
              <w:b/>
              <w:bCs/>
              <w:sz w:val="20"/>
              <w:szCs w:val="20"/>
            </w:rPr>
          </w:rPrChange>
        </w:rPr>
        <w:t xml:space="preserve"> tuyến </w:t>
      </w:r>
      <w:r w:rsidR="00711ADB" w:rsidRPr="0049233F">
        <w:rPr>
          <w:rPrChange w:id="9171" w:author="The Si Tran" w:date="2012-12-05T23:02:00Z">
            <w:rPr>
              <w:b/>
              <w:bCs/>
              <w:sz w:val="20"/>
              <w:szCs w:val="20"/>
            </w:rPr>
          </w:rPrChange>
        </w:rPr>
        <w:t xml:space="preserve">tính </w:t>
      </w:r>
      <w:r w:rsidRPr="0049233F">
        <w:rPr>
          <w:rPrChange w:id="9172" w:author="The Si Tran" w:date="2012-12-05T23:02:00Z">
            <w:rPr>
              <w:b/>
              <w:bCs/>
              <w:sz w:val="20"/>
              <w:szCs w:val="20"/>
            </w:rPr>
          </w:rPrChange>
        </w:rPr>
        <w:t>của chuỗi thời gian.</w:t>
      </w:r>
    </w:p>
    <w:p w14:paraId="56DE50F2" w14:textId="4FD6AF0B" w:rsidR="00D1749C" w:rsidRPr="007C782C" w:rsidDel="006F57E5" w:rsidRDefault="00B02B7B">
      <w:pPr>
        <w:rPr>
          <w:del w:id="9173" w:author="The Si Tran" w:date="2012-12-06T21:17:00Z"/>
        </w:rPr>
        <w:pPrChange w:id="9174" w:author="The Si Tran" w:date="2012-12-16T08:51:00Z">
          <w:pPr>
            <w:ind w:firstLine="720"/>
          </w:pPr>
        </w:pPrChange>
      </w:pPr>
      <w:ins w:id="9175" w:author="The Si Tran" w:date="2012-12-14T06:24:00Z">
        <w:r>
          <w:t>Một</w:t>
        </w:r>
      </w:ins>
      <w:del w:id="9176" w:author="The Si Tran" w:date="2012-12-14T06:24:00Z">
        <w:r w:rsidR="00D1749C" w:rsidRPr="0049233F" w:rsidDel="00B02B7B">
          <w:rPr>
            <w:rPrChange w:id="9177" w:author="The Si Tran" w:date="2012-12-05T23:02:00Z">
              <w:rPr>
                <w:b/>
                <w:bCs/>
                <w:sz w:val="20"/>
                <w:szCs w:val="20"/>
              </w:rPr>
            </w:rPrChange>
          </w:rPr>
          <w:delText>1</w:delText>
        </w:r>
      </w:del>
      <w:r w:rsidR="00D1749C" w:rsidRPr="0049233F">
        <w:rPr>
          <w:rPrChange w:id="9178"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pPr>
        <w:rPr>
          <w:del w:id="9179" w:author="The Si Tran" w:date="2012-12-06T21:17:00Z"/>
        </w:rPr>
        <w:pPrChange w:id="9180" w:author="The Si Tran" w:date="2012-12-16T08:51:00Z">
          <w:pPr>
            <w:ind w:firstLine="720"/>
          </w:pPr>
        </w:pPrChange>
      </w:pPr>
    </w:p>
    <w:p w14:paraId="4CC0CD37" w14:textId="77777777" w:rsidR="00B144CE" w:rsidRPr="0049233F" w:rsidRDefault="00B144CE">
      <w:pPr>
        <w:rPr>
          <w:rPrChange w:id="9181" w:author="The Si Tran" w:date="2012-12-05T23:02:00Z">
            <w:rPr/>
          </w:rPrChange>
        </w:rPr>
        <w:pPrChange w:id="9182" w:author="The Si Tran" w:date="2012-12-16T08:51:00Z">
          <w:pPr>
            <w:pStyle w:val="Heading2"/>
          </w:pPr>
        </w:pPrChange>
      </w:pPr>
      <w:del w:id="9183" w:author="The Si Tran" w:date="2012-12-06T21:17:00Z">
        <w:r w:rsidRPr="00032D83" w:rsidDel="00AF1345">
          <w:delText>Tông k</w:delText>
        </w:r>
        <w:r w:rsidRPr="000C3A28" w:rsidDel="00AF1345">
          <w:delText>ế</w:delText>
        </w:r>
        <w:r w:rsidRPr="00941798" w:rsidDel="00AF1345">
          <w:delText>t v</w:delText>
        </w:r>
        <w:r w:rsidRPr="002E47E8" w:rsidDel="00AF1345">
          <w:delText>ề</w:delText>
        </w:r>
        <w:r w:rsidRPr="0049233F" w:rsidDel="00AF1345">
          <w:rPr>
            <w:rPrChange w:id="9184" w:author="The Si Tran" w:date="2012-12-05T23:02:00Z">
              <w:rPr>
                <w:b w:val="0"/>
                <w:bCs w:val="0"/>
                <w:iCs w:val="0"/>
              </w:rPr>
            </w:rPrChange>
          </w:rPr>
          <w:delText xml:space="preserve"> mô hình ARIMA </w:delText>
        </w:r>
      </w:del>
    </w:p>
    <w:p w14:paraId="1B8D9252" w14:textId="77777777" w:rsidR="00B144CE" w:rsidRPr="00286C29" w:rsidDel="00AF1345" w:rsidRDefault="00B144CE" w:rsidP="00B144CE">
      <w:pPr>
        <w:pStyle w:val="Heading3"/>
        <w:rPr>
          <w:del w:id="9185" w:author="The Si Tran" w:date="2012-12-06T21:14:00Z"/>
        </w:rPr>
      </w:pPr>
      <w:del w:id="9186" w:author="The Si Tran" w:date="2012-12-06T21:14:00Z">
        <w:r w:rsidRPr="00286C29" w:rsidDel="00AF1345">
          <w:delText>Ưu điểm</w:delText>
        </w:r>
        <w:bookmarkStart w:id="9187" w:name="_Toc343083653"/>
        <w:bookmarkStart w:id="9188" w:name="_Toc343083867"/>
        <w:bookmarkStart w:id="9189" w:name="_Toc343084078"/>
        <w:bookmarkStart w:id="9190" w:name="_Toc343220837"/>
        <w:bookmarkStart w:id="9191" w:name="_Toc343232342"/>
        <w:bookmarkStart w:id="9192" w:name="_Toc343232755"/>
        <w:bookmarkStart w:id="9193" w:name="_Toc343233040"/>
        <w:bookmarkStart w:id="9194" w:name="_Toc343415545"/>
        <w:bookmarkStart w:id="9195" w:name="_Toc343415841"/>
        <w:bookmarkStart w:id="9196" w:name="_Toc343452500"/>
        <w:bookmarkStart w:id="9197" w:name="_Toc343461290"/>
        <w:bookmarkStart w:id="9198" w:name="_Toc343494177"/>
        <w:bookmarkStart w:id="9199" w:name="_Toc343494389"/>
        <w:bookmarkStart w:id="9200" w:name="_Toc343495162"/>
        <w:bookmarkStart w:id="9201" w:name="_Toc343660389"/>
        <w:bookmarkStart w:id="9202" w:name="_Toc343660603"/>
        <w:bookmarkStart w:id="9203" w:name="_Toc343711231"/>
        <w:bookmarkStart w:id="9204" w:name="_Toc343829195"/>
        <w:bookmarkStart w:id="9205" w:name="_Toc343831999"/>
        <w:bookmarkStart w:id="9206" w:name="_Toc343832369"/>
        <w:bookmarkStart w:id="9207" w:name="_Toc343832586"/>
        <w:bookmarkStart w:id="9208" w:name="_Toc343832803"/>
        <w:bookmarkStart w:id="9209" w:name="_Toc34383739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del>
    </w:p>
    <w:p w14:paraId="21331760" w14:textId="77777777" w:rsidR="00B144CE" w:rsidRPr="00286C29" w:rsidDel="00AF1345" w:rsidRDefault="00B144CE" w:rsidP="00B144CE">
      <w:pPr>
        <w:pStyle w:val="Heading3"/>
        <w:rPr>
          <w:del w:id="9210" w:author="The Si Tran" w:date="2012-12-06T21:14:00Z"/>
        </w:rPr>
      </w:pPr>
      <w:del w:id="9211" w:author="The Si Tran" w:date="2012-12-06T21:14:00Z">
        <w:r w:rsidRPr="00286C29" w:rsidDel="00AF1345">
          <w:delText>Nhược điểm</w:delText>
        </w:r>
        <w:bookmarkStart w:id="9212" w:name="_Toc343083654"/>
        <w:bookmarkStart w:id="9213" w:name="_Toc343083868"/>
        <w:bookmarkStart w:id="9214" w:name="_Toc343084079"/>
        <w:bookmarkStart w:id="9215" w:name="_Toc343220838"/>
        <w:bookmarkStart w:id="9216" w:name="_Toc343232343"/>
        <w:bookmarkStart w:id="9217" w:name="_Toc343232756"/>
        <w:bookmarkStart w:id="9218" w:name="_Toc343233041"/>
        <w:bookmarkStart w:id="9219" w:name="_Toc343415546"/>
        <w:bookmarkStart w:id="9220" w:name="_Toc343415842"/>
        <w:bookmarkStart w:id="9221" w:name="_Toc343452501"/>
        <w:bookmarkStart w:id="9222" w:name="_Toc343461291"/>
        <w:bookmarkStart w:id="9223" w:name="_Toc343494178"/>
        <w:bookmarkStart w:id="9224" w:name="_Toc343494390"/>
        <w:bookmarkStart w:id="9225" w:name="_Toc343495163"/>
        <w:bookmarkStart w:id="9226" w:name="_Toc343660390"/>
        <w:bookmarkStart w:id="9227" w:name="_Toc343660604"/>
        <w:bookmarkStart w:id="9228" w:name="_Toc343711232"/>
        <w:bookmarkStart w:id="9229" w:name="_Toc343829196"/>
        <w:bookmarkStart w:id="9230" w:name="_Toc343832000"/>
        <w:bookmarkStart w:id="9231" w:name="_Toc343832370"/>
        <w:bookmarkStart w:id="9232" w:name="_Toc343832587"/>
        <w:bookmarkStart w:id="9233" w:name="_Toc343832804"/>
        <w:bookmarkStart w:id="9234" w:name="_Toc343837397"/>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del>
    </w:p>
    <w:p w14:paraId="40149192" w14:textId="77777777" w:rsidR="00B144CE" w:rsidRPr="00286C29" w:rsidDel="00AF1345" w:rsidRDefault="00B144CE" w:rsidP="00B144CE">
      <w:pPr>
        <w:pStyle w:val="Heading2"/>
        <w:rPr>
          <w:del w:id="9235" w:author="The Si Tran" w:date="2012-12-06T21:14:00Z"/>
          <w:rPrChange w:id="9236" w:author="The Si Tran" w:date="2012-12-05T23:02:00Z">
            <w:rPr>
              <w:del w:id="9237" w:author="The Si Tran" w:date="2012-12-06T21:14:00Z"/>
            </w:rPr>
          </w:rPrChange>
        </w:rPr>
      </w:pPr>
      <w:del w:id="9238" w:author="The Si Tran" w:date="2012-12-06T21:14:00Z">
        <w:r w:rsidRPr="00286C29" w:rsidDel="00AF1345">
          <w:rPr>
            <w:rPrChange w:id="9239" w:author="The Si Tran" w:date="2012-12-05T23:02:00Z">
              <w:rPr>
                <w:b w:val="0"/>
                <w:bCs w:val="0"/>
                <w:iCs w:val="0"/>
              </w:rPr>
            </w:rPrChange>
          </w:rPr>
          <w:delText xml:space="preserve">Tồng kết về mô hình mạng Neuron </w:delText>
        </w:r>
        <w:bookmarkStart w:id="9240" w:name="_Toc343083655"/>
        <w:bookmarkStart w:id="9241" w:name="_Toc343083869"/>
        <w:bookmarkStart w:id="9242" w:name="_Toc343084080"/>
        <w:bookmarkStart w:id="9243" w:name="_Toc343220839"/>
        <w:bookmarkStart w:id="9244" w:name="_Toc343232344"/>
        <w:bookmarkStart w:id="9245" w:name="_Toc343232757"/>
        <w:bookmarkStart w:id="9246" w:name="_Toc343233042"/>
        <w:bookmarkStart w:id="9247" w:name="_Toc343415547"/>
        <w:bookmarkStart w:id="9248" w:name="_Toc343415843"/>
        <w:bookmarkStart w:id="9249" w:name="_Toc343452502"/>
        <w:bookmarkStart w:id="9250" w:name="_Toc343461292"/>
        <w:bookmarkStart w:id="9251" w:name="_Toc343494179"/>
        <w:bookmarkStart w:id="9252" w:name="_Toc343494391"/>
        <w:bookmarkStart w:id="9253" w:name="_Toc343495164"/>
        <w:bookmarkStart w:id="9254" w:name="_Toc343660391"/>
        <w:bookmarkStart w:id="9255" w:name="_Toc343660605"/>
        <w:bookmarkStart w:id="9256" w:name="_Toc343711233"/>
        <w:bookmarkStart w:id="9257" w:name="_Toc343829197"/>
        <w:bookmarkStart w:id="9258" w:name="_Toc343832001"/>
        <w:bookmarkStart w:id="9259" w:name="_Toc343832371"/>
        <w:bookmarkStart w:id="9260" w:name="_Toc343832588"/>
        <w:bookmarkStart w:id="9261" w:name="_Toc343832805"/>
        <w:bookmarkStart w:id="9262" w:name="_Toc343837398"/>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del>
    </w:p>
    <w:p w14:paraId="702163C1" w14:textId="77777777" w:rsidR="00B144CE" w:rsidRPr="00286C29" w:rsidDel="00AF1345" w:rsidRDefault="00B144CE" w:rsidP="00B144CE">
      <w:pPr>
        <w:pStyle w:val="Heading3"/>
        <w:rPr>
          <w:del w:id="9263" w:author="The Si Tran" w:date="2012-12-06T21:14:00Z"/>
        </w:rPr>
      </w:pPr>
      <w:del w:id="9264" w:author="The Si Tran" w:date="2012-12-06T21:14:00Z">
        <w:r w:rsidRPr="00286C29" w:rsidDel="00AF1345">
          <w:delText>Ưu điểm</w:delText>
        </w:r>
        <w:bookmarkStart w:id="9265" w:name="_Toc343083656"/>
        <w:bookmarkStart w:id="9266" w:name="_Toc343083870"/>
        <w:bookmarkStart w:id="9267" w:name="_Toc343084081"/>
        <w:bookmarkStart w:id="9268" w:name="_Toc343220840"/>
        <w:bookmarkStart w:id="9269" w:name="_Toc343232345"/>
        <w:bookmarkStart w:id="9270" w:name="_Toc343232758"/>
        <w:bookmarkStart w:id="9271" w:name="_Toc343233043"/>
        <w:bookmarkStart w:id="9272" w:name="_Toc343415548"/>
        <w:bookmarkStart w:id="9273" w:name="_Toc343415844"/>
        <w:bookmarkStart w:id="9274" w:name="_Toc343452503"/>
        <w:bookmarkStart w:id="9275" w:name="_Toc343461293"/>
        <w:bookmarkStart w:id="9276" w:name="_Toc343494180"/>
        <w:bookmarkStart w:id="9277" w:name="_Toc343494392"/>
        <w:bookmarkStart w:id="9278" w:name="_Toc343495165"/>
        <w:bookmarkStart w:id="9279" w:name="_Toc343660392"/>
        <w:bookmarkStart w:id="9280" w:name="_Toc343660606"/>
        <w:bookmarkStart w:id="9281" w:name="_Toc343711234"/>
        <w:bookmarkStart w:id="9282" w:name="_Toc343829198"/>
        <w:bookmarkStart w:id="9283" w:name="_Toc343832002"/>
        <w:bookmarkStart w:id="9284" w:name="_Toc343832372"/>
        <w:bookmarkStart w:id="9285" w:name="_Toc343832589"/>
        <w:bookmarkStart w:id="9286" w:name="_Toc343832806"/>
        <w:bookmarkStart w:id="9287" w:name="_Toc343837399"/>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del>
    </w:p>
    <w:p w14:paraId="4BFCDB86" w14:textId="77777777" w:rsidR="00B144CE" w:rsidRPr="00286C29" w:rsidDel="00AF1345" w:rsidRDefault="00B144CE" w:rsidP="00B144CE">
      <w:pPr>
        <w:pStyle w:val="Heading3"/>
        <w:rPr>
          <w:del w:id="9288" w:author="The Si Tran" w:date="2012-12-06T21:14:00Z"/>
        </w:rPr>
      </w:pPr>
      <w:del w:id="9289" w:author="The Si Tran" w:date="2012-12-06T21:14:00Z">
        <w:r w:rsidRPr="00286C29" w:rsidDel="00AF1345">
          <w:delText>Nhược điểm</w:delText>
        </w:r>
        <w:bookmarkStart w:id="9290" w:name="_Toc343083657"/>
        <w:bookmarkStart w:id="9291" w:name="_Toc343083871"/>
        <w:bookmarkStart w:id="9292" w:name="_Toc343084082"/>
        <w:bookmarkStart w:id="9293" w:name="_Toc343220841"/>
        <w:bookmarkStart w:id="9294" w:name="_Toc343232346"/>
        <w:bookmarkStart w:id="9295" w:name="_Toc343232759"/>
        <w:bookmarkStart w:id="9296" w:name="_Toc343233044"/>
        <w:bookmarkStart w:id="9297" w:name="_Toc343415549"/>
        <w:bookmarkStart w:id="9298" w:name="_Toc343415845"/>
        <w:bookmarkStart w:id="9299" w:name="_Toc343452504"/>
        <w:bookmarkStart w:id="9300" w:name="_Toc343461294"/>
        <w:bookmarkStart w:id="9301" w:name="_Toc343494181"/>
        <w:bookmarkStart w:id="9302" w:name="_Toc343494393"/>
        <w:bookmarkStart w:id="9303" w:name="_Toc343495166"/>
        <w:bookmarkStart w:id="9304" w:name="_Toc343660393"/>
        <w:bookmarkStart w:id="9305" w:name="_Toc343660607"/>
        <w:bookmarkStart w:id="9306" w:name="_Toc343711235"/>
        <w:bookmarkStart w:id="9307" w:name="_Toc343829199"/>
        <w:bookmarkStart w:id="9308" w:name="_Toc343832003"/>
        <w:bookmarkStart w:id="9309" w:name="_Toc343832373"/>
        <w:bookmarkStart w:id="9310" w:name="_Toc343832590"/>
        <w:bookmarkStart w:id="9311" w:name="_Toc343832807"/>
        <w:bookmarkStart w:id="9312" w:name="_Toc343837400"/>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del>
    </w:p>
    <w:p w14:paraId="3E7E799F" w14:textId="77777777" w:rsidR="00231125" w:rsidRDefault="00231125" w:rsidP="00286C29">
      <w:pPr>
        <w:pStyle w:val="Heading2"/>
        <w:rPr>
          <w:ins w:id="9313" w:author="The Si Tran" w:date="2012-12-06T21:18:00Z"/>
        </w:rPr>
      </w:pPr>
      <w:del w:id="9314" w:author="The Si Tran" w:date="2012-12-06T21:18:00Z">
        <w:r w:rsidRPr="00286C29" w:rsidDel="006C50E8">
          <w:rPr>
            <w:rPrChange w:id="9315" w:author="The Si Tran" w:date="2012-12-05T23:02:00Z">
              <w:rPr/>
            </w:rPrChange>
          </w:rPr>
          <w:delText xml:space="preserve">Mô hình kết hợp ARIMA và Neuron </w:delText>
        </w:r>
      </w:del>
      <w:bookmarkStart w:id="9316" w:name="_Toc343837401"/>
      <w:ins w:id="9317" w:author="The Si Tran" w:date="2012-12-06T21:18:00Z">
        <w:r w:rsidR="006C50E8" w:rsidRPr="00286C29">
          <w:t>Nguyên</w:t>
        </w:r>
        <w:r w:rsidR="006C50E8">
          <w:t xml:space="preserve"> nhân</w:t>
        </w:r>
        <w:bookmarkEnd w:id="9316"/>
        <w:r w:rsidR="006C50E8">
          <w:t xml:space="preserve"> </w:t>
        </w:r>
      </w:ins>
    </w:p>
    <w:p w14:paraId="150CAFB7" w14:textId="3EDFD46D" w:rsidR="00AC3890" w:rsidRPr="0049233F" w:rsidRDefault="00AC3890">
      <w:pPr>
        <w:rPr>
          <w:ins w:id="9318" w:author="The Si Tran" w:date="2012-12-06T21:18:00Z"/>
        </w:rPr>
      </w:pPr>
      <w:ins w:id="9319"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w:t>
        </w:r>
        <w:r w:rsidRPr="001A0F8C">
          <w:rPr>
            <w:i/>
          </w:rPr>
          <w:t>p</w:t>
        </w:r>
        <w:r w:rsidRPr="0049233F">
          <w:t>), MA(</w:t>
        </w:r>
        <w:r w:rsidRPr="001A0F8C">
          <w:rPr>
            <w:i/>
          </w:rPr>
          <w:t>q</w:t>
        </w:r>
        <w:r w:rsidRPr="0049233F">
          <w:t>), ARMA(</w:t>
        </w:r>
        <w:r w:rsidRPr="001A0F8C">
          <w:rPr>
            <w:i/>
          </w:rPr>
          <w:t>p</w:t>
        </w:r>
        <w:r w:rsidRPr="0049233F">
          <w:t>,</w:t>
        </w:r>
        <w:r w:rsidRPr="001A0F8C">
          <w:rPr>
            <w:i/>
          </w:rPr>
          <w:t>q</w:t>
        </w:r>
        <w:r w:rsidRPr="0049233F">
          <w:t>),  ARIMA(</w:t>
        </w:r>
        <w:r w:rsidRPr="001A0F8C">
          <w:rPr>
            <w:i/>
          </w:rPr>
          <w:t>p</w:t>
        </w:r>
        <w:r w:rsidRPr="0049233F">
          <w:t>,</w:t>
        </w:r>
        <w:r w:rsidRPr="001A0F8C">
          <w:rPr>
            <w:i/>
          </w:rPr>
          <w:t>d</w:t>
        </w:r>
        <w:r w:rsidRPr="0049233F">
          <w:t>,</w:t>
        </w:r>
        <w:r w:rsidRPr="001A0F8C">
          <w:rPr>
            <w:i/>
          </w:rPr>
          <w:t>q</w:t>
        </w:r>
        <w:r w:rsidRPr="0049233F">
          <w:t>), SARIMA(</w:t>
        </w:r>
        <w:r w:rsidRPr="001A0F8C">
          <w:rPr>
            <w:i/>
          </w:rPr>
          <w:t>p</w:t>
        </w:r>
        <w:r w:rsidRPr="0049233F">
          <w:t>,</w:t>
        </w:r>
      </w:ins>
      <w:r w:rsidR="001A0F8C" w:rsidRPr="001A0F8C">
        <w:rPr>
          <w:i/>
        </w:rPr>
        <w:t>d</w:t>
      </w:r>
      <w:ins w:id="9320" w:author="The Si Tran" w:date="2012-12-06T21:18:00Z">
        <w:r w:rsidRPr="0049233F">
          <w:t>,</w:t>
        </w:r>
      </w:ins>
      <w:r w:rsidR="001A0F8C" w:rsidRPr="001A0F8C">
        <w:rPr>
          <w:i/>
        </w:rPr>
        <w:t>q</w:t>
      </w:r>
      <w:ins w:id="9321" w:author="The Si Tran" w:date="2012-12-06T21:18:00Z">
        <w:r w:rsidRPr="0049233F">
          <w:t>)</w:t>
        </w:r>
      </w:ins>
      <w:r w:rsidR="001A0F8C">
        <w:t>×</w:t>
      </w:r>
      <w:ins w:id="9322" w:author="The Si Tran" w:date="2012-12-06T21:18:00Z">
        <w:r w:rsidRPr="0049233F">
          <w:t>(</w:t>
        </w:r>
        <w:r w:rsidRPr="001A0F8C">
          <w:rPr>
            <w:i/>
          </w:rPr>
          <w:t>P</w:t>
        </w:r>
        <w:r w:rsidRPr="0049233F">
          <w:t>,</w:t>
        </w:r>
        <w:r w:rsidRPr="001A0F8C">
          <w:rPr>
            <w:i/>
          </w:rPr>
          <w:t>Q</w:t>
        </w:r>
        <w:r w:rsidRPr="0049233F">
          <w:t>,</w:t>
        </w:r>
        <w:r w:rsidRPr="001A0F8C">
          <w:rPr>
            <w:i/>
          </w:rPr>
          <w:t>D</w:t>
        </w:r>
        <w:r w:rsidRPr="0049233F">
          <w:t>)</w:t>
        </w:r>
      </w:ins>
      <w:r w:rsidR="001A0F8C">
        <w:rPr>
          <w:i/>
        </w:rPr>
        <w:t>s</w:t>
      </w:r>
      <w:ins w:id="9323" w:author="The Si Tran" w:date="2012-12-06T21:18:00Z">
        <w:r w:rsidRPr="0049233F">
          <w:t>,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08B61435" w:rsidR="00AC3890" w:rsidRPr="0049233F" w:rsidRDefault="00AC3890" w:rsidP="00AC3890">
      <w:pPr>
        <w:rPr>
          <w:ins w:id="9324" w:author="The Si Tran" w:date="2012-12-06T21:18:00Z"/>
          <w:szCs w:val="26"/>
        </w:rPr>
      </w:pPr>
      <w:ins w:id="9325" w:author="The Si Tran" w:date="2012-12-06T21:18:00Z">
        <w:r w:rsidRPr="0049233F">
          <w:rPr>
            <w:szCs w:val="26"/>
          </w:rPr>
          <w:t>Mô hình nơron nhân tạo ANN được xây dựng dựa trên mô phỏng bộ óc con người. Ưu điểm chính của mô hình này là khả năng mô hình hóa các chuỗi dữ liệu mà các giá trị của nó có mối liên hệ phi tuyến. Với ANN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9326" w:author="The Si Tran" w:date="2012-12-06T21:18:00Z"/>
        </w:rPr>
      </w:pPr>
      <w:ins w:id="9327"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9328" w:author="The Si Tran" w:date="2012-12-06T21:18:00Z"/>
        </w:rPr>
        <w:pPrChange w:id="9329" w:author="The Si Tran" w:date="2012-12-16T08:37:00Z">
          <w:pPr>
            <w:pStyle w:val="ListParagraph"/>
            <w:numPr>
              <w:numId w:val="14"/>
            </w:numPr>
            <w:spacing w:after="0" w:line="259" w:lineRule="auto"/>
            <w:ind w:hanging="360"/>
          </w:pPr>
        </w:pPrChange>
      </w:pPr>
      <w:ins w:id="9330"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4C31E85B" w:rsidR="00AC3890" w:rsidRPr="0049233F" w:rsidRDefault="00AC3890">
      <w:pPr>
        <w:pStyle w:val="BuletL1"/>
        <w:rPr>
          <w:ins w:id="9331" w:author="The Si Tran" w:date="2012-12-06T21:18:00Z"/>
        </w:rPr>
        <w:pPrChange w:id="9332" w:author="The Si Tran" w:date="2012-12-16T08:38:00Z">
          <w:pPr>
            <w:pStyle w:val="ListParagraph"/>
            <w:numPr>
              <w:numId w:val="14"/>
            </w:numPr>
            <w:spacing w:after="0" w:line="259" w:lineRule="auto"/>
            <w:ind w:hanging="360"/>
          </w:pPr>
        </w:pPrChange>
      </w:pPr>
      <w:ins w:id="9333" w:author="The Si Tran" w:date="2012-12-06T21:18:00Z">
        <w:r w:rsidRPr="0049233F">
          <w:t>Các chuỗi dữ liệu thực hiếm khi thuần tuyến tính hay thuần phi tuyến, mà chúng thường bao gồm cả hai thành phần. Trong trường hợp đó, một mình mô hình ARIMA cũng như ANN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032D83" w:rsidRDefault="00AC3890">
      <w:pPr>
        <w:pStyle w:val="BuletL1"/>
        <w:pPrChange w:id="9334" w:author="The Si Tran" w:date="2012-12-16T08:38:00Z">
          <w:pPr>
            <w:pStyle w:val="Heading2"/>
          </w:pPr>
        </w:pPrChange>
      </w:pPr>
      <w:ins w:id="9335"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048D270B" w:rsidR="00EB028F" w:rsidRPr="000C119A" w:rsidRDefault="006C50E8" w:rsidP="00286C29">
      <w:pPr>
        <w:pStyle w:val="Heading2"/>
        <w:rPr>
          <w:ins w:id="9336" w:author="The Si Tran" w:date="2012-12-05T22:38:00Z"/>
        </w:rPr>
        <w:pPrChange w:id="9337" w:author="The Si Tran" w:date="2012-12-06T21:18:00Z">
          <w:pPr/>
        </w:pPrChange>
      </w:pPr>
      <w:bookmarkStart w:id="9338" w:name="_Toc343837402"/>
      <w:ins w:id="9339" w:author="The Si Tran" w:date="2012-12-06T21:18:00Z">
        <w:r w:rsidRPr="00911BBF">
          <w:t xml:space="preserve">Mô hình kết hợp ARIMA và </w:t>
        </w:r>
      </w:ins>
      <w:r w:rsidR="00004494">
        <w:t>m</w:t>
      </w:r>
      <w:r w:rsidR="001A0F8C">
        <w:t>ạng n</w:t>
      </w:r>
      <w:ins w:id="9340" w:author="The Si Tran" w:date="2012-12-09T10:14:00Z">
        <w:r w:rsidR="00385B37">
          <w:t>ơron</w:t>
        </w:r>
      </w:ins>
      <w:bookmarkEnd w:id="9338"/>
      <w:ins w:id="9341" w:author="The Si Tran" w:date="2012-12-06T21:18:00Z">
        <w:r w:rsidRPr="0049233F" w:rsidDel="006C50E8">
          <w:rPr>
            <w:rPrChange w:id="9342" w:author="The Si Tran" w:date="2012-12-05T23:02:00Z">
              <w:rPr>
                <w:b/>
                <w:bCs/>
                <w:iCs/>
                <w:szCs w:val="26"/>
              </w:rPr>
            </w:rPrChange>
          </w:rPr>
          <w:t xml:space="preserve"> </w:t>
        </w:r>
      </w:ins>
      <w:del w:id="9343" w:author="The Si Tran" w:date="2012-12-06T21:18:00Z">
        <w:r w:rsidR="00BE62E1" w:rsidRPr="0049233F" w:rsidDel="006C50E8">
          <w:rPr>
            <w:rPrChange w:id="9344" w:author="The Si Tran" w:date="2012-12-05T23:02:00Z">
              <w:rPr>
                <w:b/>
                <w:bCs/>
                <w:iCs/>
              </w:rPr>
            </w:rPrChange>
          </w:rPr>
          <w:delText>Phương thức kết hợp</w:delText>
        </w:r>
      </w:del>
      <w:del w:id="9345" w:author="The Si Tran" w:date="2012-12-11T23:40:00Z">
        <w:r w:rsidR="00BE62E1" w:rsidRPr="0049233F" w:rsidDel="00BD0062">
          <w:rPr>
            <w:rPrChange w:id="9346" w:author="The Si Tran" w:date="2012-12-05T23:02:00Z">
              <w:rPr>
                <w:b/>
                <w:bCs/>
                <w:iCs/>
              </w:rPr>
            </w:rPrChange>
          </w:rPr>
          <w:delText>:</w:delText>
        </w:r>
      </w:del>
    </w:p>
    <w:p w14:paraId="178077CA" w14:textId="2E3E2741" w:rsidR="00EB028F" w:rsidRPr="0049233F" w:rsidRDefault="006552CD">
      <w:pPr>
        <w:rPr>
          <w:ins w:id="9347" w:author="The Si Tran" w:date="2012-12-05T22:38:00Z"/>
        </w:rPr>
      </w:pPr>
      <w:r>
        <w:t xml:space="preserve">Theo </w:t>
      </w:r>
      <w:ins w:id="9348" w:author="superchickend" w:date="2012-12-12T08:19:00Z">
        <w:r w:rsidRPr="00B7223D">
          <w:t xml:space="preserve">Jan Sterba, Katarina </w:t>
        </w:r>
      </w:ins>
      <w:r w:rsidR="004F510E" w:rsidRPr="00B7223D">
        <w:t>Hilovska</w:t>
      </w:r>
      <w:r w:rsidR="004F510E">
        <w:t xml:space="preserve"> [</w:t>
      </w:r>
      <w:r>
        <w:t xml:space="preserve">11], </w:t>
      </w:r>
      <w:r w:rsidRPr="000A397A">
        <w:rPr>
          <w:szCs w:val="26"/>
        </w:rPr>
        <w:t xml:space="preserve">Peter </w:t>
      </w:r>
      <w:r w:rsidR="004F510E" w:rsidRPr="000A397A">
        <w:rPr>
          <w:szCs w:val="26"/>
        </w:rPr>
        <w:t>Zhang</w:t>
      </w:r>
      <w:r w:rsidR="004F510E">
        <w:rPr>
          <w:szCs w:val="26"/>
        </w:rPr>
        <w:t xml:space="preserve"> [</w:t>
      </w:r>
      <w:r>
        <w:rPr>
          <w:szCs w:val="26"/>
        </w:rPr>
        <w:t>14]</w:t>
      </w:r>
      <w:r w:rsidR="00F75662">
        <w:t xml:space="preserve">, </w:t>
      </w:r>
      <w:ins w:id="9349" w:author="The Si Tran" w:date="2012-12-05T22:38:00Z">
        <w:r w:rsidR="00EB028F" w:rsidRPr="0049233F">
          <w:t>mỗi chuỗi thời gian gồm cả thành phần tuyến tính và thành phần phi tuyến:</w:t>
        </w:r>
      </w:ins>
    </w:p>
    <w:p w14:paraId="36804146" w14:textId="77777777" w:rsidR="00EB028F" w:rsidRPr="00BB4B46" w:rsidRDefault="00567862" w:rsidP="00EB028F">
      <w:pPr>
        <w:ind w:left="720" w:firstLine="720"/>
        <w:rPr>
          <w:ins w:id="9350" w:author="The Si Tran" w:date="2012-12-05T22:38:00Z"/>
          <w:szCs w:val="26"/>
        </w:rPr>
      </w:pPr>
      <m:oMathPara>
        <m:oMathParaPr>
          <m:jc m:val="center"/>
        </m:oMathParaPr>
        <m:oMath>
          <m:sSub>
            <m:sSubPr>
              <m:ctrlPr>
                <w:ins w:id="9351" w:author="The Si Tran" w:date="2012-12-05T22:38:00Z">
                  <w:rPr>
                    <w:rFonts w:ascii="Cambria Math" w:hAnsi="Cambria Math"/>
                    <w:i/>
                    <w:szCs w:val="26"/>
                  </w:rPr>
                </w:ins>
              </m:ctrlPr>
            </m:sSubPr>
            <m:e>
              <w:ins w:id="9352" w:author="The Si Tran" w:date="2012-12-05T22:38:00Z">
                <m:r>
                  <w:rPr>
                    <w:rFonts w:ascii="Cambria Math" w:hAnsi="Cambria Math"/>
                    <w:szCs w:val="26"/>
                  </w:rPr>
                  <m:t>Y</m:t>
                </m:r>
              </w:ins>
            </m:e>
            <m:sub>
              <w:ins w:id="9353" w:author="The Si Tran" w:date="2012-12-05T22:38:00Z">
                <m:r>
                  <w:rPr>
                    <w:rFonts w:ascii="Cambria Math" w:hAnsi="Cambria Math"/>
                    <w:szCs w:val="26"/>
                  </w:rPr>
                  <m:t>t</m:t>
                </m:r>
              </w:ins>
            </m:sub>
          </m:sSub>
          <w:ins w:id="9354" w:author="The Si Tran" w:date="2012-12-05T22:38:00Z">
            <m:r>
              <w:rPr>
                <w:rFonts w:ascii="Cambria Math" w:hAnsi="Cambria Math"/>
                <w:szCs w:val="26"/>
              </w:rPr>
              <m:t>=</m:t>
            </m:r>
          </w:ins>
          <m:sSub>
            <m:sSubPr>
              <m:ctrlPr>
                <w:ins w:id="9355" w:author="The Si Tran" w:date="2012-12-05T22:38:00Z">
                  <w:rPr>
                    <w:rFonts w:ascii="Cambria Math" w:hAnsi="Cambria Math"/>
                    <w:i/>
                    <w:szCs w:val="26"/>
                  </w:rPr>
                </w:ins>
              </m:ctrlPr>
            </m:sSubPr>
            <m:e>
              <w:ins w:id="9356" w:author="The Si Tran" w:date="2012-12-05T22:38:00Z">
                <m:r>
                  <w:rPr>
                    <w:rFonts w:ascii="Cambria Math" w:hAnsi="Cambria Math"/>
                    <w:szCs w:val="26"/>
                  </w:rPr>
                  <m:t>L</m:t>
                </m:r>
              </w:ins>
            </m:e>
            <m:sub>
              <w:ins w:id="9357" w:author="The Si Tran" w:date="2012-12-05T22:38:00Z">
                <m:r>
                  <w:rPr>
                    <w:rFonts w:ascii="Cambria Math" w:hAnsi="Cambria Math"/>
                    <w:szCs w:val="26"/>
                  </w:rPr>
                  <m:t>t</m:t>
                </m:r>
              </w:ins>
            </m:sub>
          </m:sSub>
          <w:ins w:id="9358" w:author="The Si Tran" w:date="2012-12-05T22:38:00Z">
            <m:r>
              <w:rPr>
                <w:rFonts w:ascii="Cambria Math" w:hAnsi="Cambria Math"/>
                <w:szCs w:val="26"/>
              </w:rPr>
              <m:t>+</m:t>
            </m:r>
          </w:ins>
          <m:sSub>
            <m:sSubPr>
              <m:ctrlPr>
                <w:ins w:id="9359" w:author="The Si Tran" w:date="2012-12-05T22:38:00Z">
                  <w:rPr>
                    <w:rFonts w:ascii="Cambria Math" w:hAnsi="Cambria Math"/>
                    <w:i/>
                    <w:szCs w:val="26"/>
                  </w:rPr>
                </w:ins>
              </m:ctrlPr>
            </m:sSubPr>
            <m:e>
              <w:ins w:id="9360" w:author="The Si Tran" w:date="2012-12-05T22:38:00Z">
                <m:r>
                  <w:rPr>
                    <w:rFonts w:ascii="Cambria Math" w:hAnsi="Cambria Math"/>
                    <w:szCs w:val="26"/>
                  </w:rPr>
                  <m:t>N</m:t>
                </m:r>
              </w:ins>
            </m:e>
            <m:sub>
              <w:ins w:id="9361"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9362" w:author="The Si Tran" w:date="2012-12-05T22:38:00Z"/>
          <w:szCs w:val="26"/>
        </w:rPr>
      </w:pPr>
      <w:ins w:id="9363" w:author="The Si Tran" w:date="2012-12-05T22:38:00Z">
        <w:r>
          <w:rPr>
            <w:szCs w:val="26"/>
          </w:rPr>
          <w:t>T</w:t>
        </w:r>
        <w:r w:rsidR="00EB028F" w:rsidRPr="0049233F">
          <w:rPr>
            <w:szCs w:val="26"/>
          </w:rPr>
          <w:t>rong đó:</w:t>
        </w:r>
      </w:ins>
    </w:p>
    <w:p w14:paraId="5F26BB09" w14:textId="38EF1C5F" w:rsidR="00EB028F" w:rsidRPr="0049233F" w:rsidRDefault="00EB028F">
      <w:pPr>
        <w:pStyle w:val="BuletL2"/>
        <w:rPr>
          <w:ins w:id="9364" w:author="The Si Tran" w:date="2012-12-05T22:38:00Z"/>
        </w:rPr>
        <w:pPrChange w:id="9365" w:author="The Si Tran" w:date="2012-12-16T17:33:00Z">
          <w:pPr/>
        </w:pPrChange>
      </w:pPr>
      <w:ins w:id="9366" w:author="The Si Tran" w:date="2012-12-05T22:38:00Z">
        <w:r w:rsidRPr="001A0F8C">
          <w:rPr>
            <w:i/>
          </w:rPr>
          <w:t>L</w:t>
        </w:r>
        <w:r w:rsidRPr="0049233F">
          <w:t>: biểu diễn thành phần tuyến tính của chuỗi thời gian</w:t>
        </w:r>
      </w:ins>
    </w:p>
    <w:p w14:paraId="6BE23331" w14:textId="48203B4F" w:rsidR="00EB028F" w:rsidRPr="0049233F" w:rsidRDefault="00EB028F">
      <w:pPr>
        <w:pStyle w:val="BuletL2"/>
        <w:rPr>
          <w:ins w:id="9367" w:author="The Si Tran" w:date="2012-12-05T22:38:00Z"/>
        </w:rPr>
        <w:pPrChange w:id="9368" w:author="The Si Tran" w:date="2012-12-16T17:33:00Z">
          <w:pPr/>
        </w:pPrChange>
      </w:pPr>
      <w:ins w:id="9369" w:author="The Si Tran" w:date="2012-12-05T22:38:00Z">
        <w:r w:rsidRPr="001A0F8C">
          <w:rPr>
            <w:i/>
          </w:rPr>
          <w:t>N</w:t>
        </w:r>
        <w:r w:rsidRPr="0049233F">
          <w:t>: biểu diễn thành phần phi tuyến của chuỗi thời gian</w:t>
        </w:r>
      </w:ins>
    </w:p>
    <w:p w14:paraId="5FD2C05B" w14:textId="1B54A282" w:rsidR="00EB028F" w:rsidRPr="0049233F" w:rsidRDefault="00EB028F">
      <w:pPr>
        <w:rPr>
          <w:ins w:id="9370" w:author="The Si Tran" w:date="2012-12-05T22:38:00Z"/>
          <w:rFonts w:eastAsiaTheme="minorEastAsia"/>
        </w:rPr>
      </w:pPr>
      <w:ins w:id="9371"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w:t>
        </w:r>
      </w:ins>
      <w:r w:rsidR="008D5DF3">
        <w:t>có thể</w:t>
      </w:r>
      <w:ins w:id="9372" w:author="The Si Tran" w:date="2012-12-05T22:38:00Z">
        <w:r w:rsidRPr="0049233F">
          <w:t xml:space="preserve">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w:t>
        </w:r>
        <w:r w:rsidRPr="008D5DF3">
          <w:rPr>
            <w:rFonts w:eastAsiaTheme="minorEastAsia"/>
            <w:i/>
          </w:rPr>
          <w:t>t</w:t>
        </w:r>
        <w:r w:rsidRPr="0049233F">
          <w:rPr>
            <w:rFonts w:eastAsiaTheme="minorEastAsia"/>
          </w:rPr>
          <w:t xml:space="preserve"> của </w:t>
        </w:r>
        <w:r w:rsidRPr="0049233F">
          <w:rPr>
            <w:rFonts w:eastAsiaTheme="minorEastAsia"/>
          </w:rPr>
          <w:lastRenderedPageBreak/>
          <w:t xml:space="preserve">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w:t>
        </w:r>
        <w:r w:rsidRPr="001A0F8C">
          <w:rPr>
            <w:rFonts w:eastAsiaTheme="minorEastAsia"/>
            <w:i/>
          </w:rPr>
          <w:t>t</w:t>
        </w:r>
        <w:r w:rsidRPr="0049233F">
          <w:rPr>
            <w:rFonts w:eastAsiaTheme="minorEastAsia"/>
          </w:rPr>
          <w:t>.</w:t>
        </w:r>
      </w:ins>
    </w:p>
    <w:p w14:paraId="332A5015" w14:textId="4E946F98" w:rsidR="00EB028F" w:rsidRPr="0049233F" w:rsidRDefault="00EB028F">
      <w:pPr>
        <w:rPr>
          <w:ins w:id="9373" w:author="The Si Tran" w:date="2012-12-05T22:38:00Z"/>
        </w:rPr>
      </w:pPr>
      <w:ins w:id="9374" w:author="The Si Tran" w:date="2012-12-05T22:38:00Z">
        <w:r w:rsidRPr="0049233F">
          <w:t xml:space="preserve">Sau khi mô hình hóa dữ liệu bằng ARIMA thì lỗi có thể vẫn còn mang tính phi tuyến. Mô hình hóa lỗi này bằng ANN, ta có thể phát hiện ra được mối liên hệ phi tuyến. Với </w:t>
        </w:r>
        <w:r w:rsidRPr="001A0F8C">
          <w:rPr>
            <w:i/>
          </w:rPr>
          <w:t>n</w:t>
        </w:r>
        <w:r w:rsidRPr="0049233F">
          <w:t xml:space="preserve"> giá trị đầu vào, mô hình ANN cho phần lỗi là:</w:t>
        </w:r>
      </w:ins>
    </w:p>
    <w:p w14:paraId="794EF41E" w14:textId="273B1362" w:rsidR="00EB028F" w:rsidRPr="008D5DF3" w:rsidRDefault="00567862">
      <w:pPr>
        <w:jc w:val="center"/>
        <w:rPr>
          <w:ins w:id="9375" w:author="The Si Tran" w:date="2012-12-05T22:38:00Z"/>
          <w:rFonts w:eastAsiaTheme="minorEastAsia"/>
          <w:szCs w:val="26"/>
        </w:rPr>
        <w:pPrChange w:id="9376" w:author="The Si Tran" w:date="2012-12-14T06:25:00Z">
          <w:pPr/>
        </w:pPrChange>
      </w:pPr>
      <m:oMathPara>
        <m:oMathParaPr>
          <m:jc m:val="center"/>
        </m:oMathParaPr>
        <m:oMath>
          <m:sSub>
            <m:sSubPr>
              <m:ctrlPr>
                <w:ins w:id="9377" w:author="The Si Tran" w:date="2012-12-05T22:38:00Z">
                  <w:rPr>
                    <w:rFonts w:ascii="Cambria Math" w:eastAsiaTheme="minorEastAsia" w:hAnsi="Cambria Math"/>
                    <w:i/>
                    <w:szCs w:val="26"/>
                  </w:rPr>
                </w:ins>
              </m:ctrlPr>
            </m:sSubPr>
            <m:e>
              <w:ins w:id="9378" w:author="The Si Tran" w:date="2012-12-05T22:38:00Z">
                <m:r>
                  <w:rPr>
                    <w:rFonts w:ascii="Cambria Math" w:eastAsiaTheme="minorEastAsia" w:hAnsi="Cambria Math"/>
                    <w:szCs w:val="26"/>
                  </w:rPr>
                  <m:t>e</m:t>
                </m:r>
              </w:ins>
            </m:e>
            <m:sub>
              <w:ins w:id="9379" w:author="The Si Tran" w:date="2012-12-05T22:38:00Z">
                <m:r>
                  <w:rPr>
                    <w:rFonts w:ascii="Cambria Math" w:eastAsiaTheme="minorEastAsia" w:hAnsi="Cambria Math"/>
                    <w:szCs w:val="26"/>
                  </w:rPr>
                  <m:t>t</m:t>
                </m:r>
              </w:ins>
            </m:sub>
          </m:sSub>
          <w:ins w:id="9380" w:author="The Si Tran" w:date="2012-12-05T22:38:00Z">
            <m:r>
              <w:rPr>
                <w:rFonts w:ascii="Cambria Math" w:eastAsiaTheme="minorEastAsia" w:hAnsi="Cambria Math"/>
                <w:szCs w:val="26"/>
              </w:rPr>
              <m:t>=f</m:t>
            </m:r>
          </w:ins>
          <m:d>
            <m:dPr>
              <m:ctrlPr>
                <w:ins w:id="9381" w:author="The Si Tran" w:date="2012-12-05T22:38:00Z">
                  <w:rPr>
                    <w:rFonts w:ascii="Cambria Math" w:eastAsiaTheme="minorEastAsia" w:hAnsi="Cambria Math"/>
                    <w:i/>
                    <w:szCs w:val="26"/>
                  </w:rPr>
                </w:ins>
              </m:ctrlPr>
            </m:dPr>
            <m:e>
              <m:sSub>
                <m:sSubPr>
                  <m:ctrlPr>
                    <w:ins w:id="9382" w:author="The Si Tran" w:date="2012-12-05T22:38:00Z">
                      <w:rPr>
                        <w:rFonts w:ascii="Cambria Math" w:eastAsiaTheme="minorEastAsia" w:hAnsi="Cambria Math"/>
                        <w:i/>
                        <w:szCs w:val="26"/>
                      </w:rPr>
                    </w:ins>
                  </m:ctrlPr>
                </m:sSubPr>
                <m:e>
                  <w:ins w:id="9383" w:author="The Si Tran" w:date="2012-12-05T22:38:00Z">
                    <m:r>
                      <w:rPr>
                        <w:rFonts w:ascii="Cambria Math" w:eastAsiaTheme="minorEastAsia" w:hAnsi="Cambria Math"/>
                        <w:szCs w:val="26"/>
                      </w:rPr>
                      <m:t>e</m:t>
                    </m:r>
                  </w:ins>
                </m:e>
                <m:sub>
                  <w:ins w:id="9384" w:author="The Si Tran" w:date="2012-12-05T22:38:00Z">
                    <m:r>
                      <w:rPr>
                        <w:rFonts w:ascii="Cambria Math" w:eastAsiaTheme="minorEastAsia" w:hAnsi="Cambria Math"/>
                        <w:szCs w:val="26"/>
                      </w:rPr>
                      <m:t>t-1</m:t>
                    </m:r>
                  </w:ins>
                </m:sub>
              </m:sSub>
              <w:ins w:id="9385" w:author="The Si Tran" w:date="2012-12-05T22:38:00Z">
                <m:r>
                  <w:rPr>
                    <w:rFonts w:ascii="Cambria Math" w:eastAsiaTheme="minorEastAsia" w:hAnsi="Cambria Math"/>
                    <w:szCs w:val="26"/>
                  </w:rPr>
                  <m:t xml:space="preserve">, </m:t>
                </m:r>
              </w:ins>
              <m:sSub>
                <m:sSubPr>
                  <m:ctrlPr>
                    <w:ins w:id="9386" w:author="The Si Tran" w:date="2012-12-05T22:38:00Z">
                      <w:rPr>
                        <w:rFonts w:ascii="Cambria Math" w:eastAsiaTheme="minorEastAsia" w:hAnsi="Cambria Math"/>
                        <w:i/>
                        <w:szCs w:val="26"/>
                      </w:rPr>
                    </w:ins>
                  </m:ctrlPr>
                </m:sSubPr>
                <m:e>
                  <w:ins w:id="9387" w:author="The Si Tran" w:date="2012-12-05T22:38:00Z">
                    <m:r>
                      <w:rPr>
                        <w:rFonts w:ascii="Cambria Math" w:eastAsiaTheme="minorEastAsia" w:hAnsi="Cambria Math"/>
                        <w:szCs w:val="26"/>
                      </w:rPr>
                      <m:t>e</m:t>
                    </m:r>
                  </w:ins>
                </m:e>
                <m:sub>
                  <w:ins w:id="9388" w:author="The Si Tran" w:date="2012-12-05T22:38:00Z">
                    <m:r>
                      <w:rPr>
                        <w:rFonts w:ascii="Cambria Math" w:eastAsiaTheme="minorEastAsia" w:hAnsi="Cambria Math"/>
                        <w:szCs w:val="26"/>
                      </w:rPr>
                      <m:t>t-2</m:t>
                    </m:r>
                  </w:ins>
                </m:sub>
              </m:sSub>
              <w:ins w:id="9389" w:author="The Si Tran" w:date="2012-12-05T22:38:00Z">
                <m:r>
                  <w:rPr>
                    <w:rFonts w:ascii="Cambria Math" w:eastAsiaTheme="minorEastAsia" w:hAnsi="Cambria Math"/>
                    <w:szCs w:val="26"/>
                  </w:rPr>
                  <m:t xml:space="preserve">,…, </m:t>
                </m:r>
              </w:ins>
              <m:sSub>
                <m:sSubPr>
                  <m:ctrlPr>
                    <w:ins w:id="9390" w:author="The Si Tran" w:date="2012-12-05T22:38:00Z">
                      <w:rPr>
                        <w:rFonts w:ascii="Cambria Math" w:eastAsiaTheme="minorEastAsia" w:hAnsi="Cambria Math"/>
                        <w:i/>
                        <w:szCs w:val="26"/>
                      </w:rPr>
                    </w:ins>
                  </m:ctrlPr>
                </m:sSubPr>
                <m:e>
                  <w:ins w:id="9391" w:author="The Si Tran" w:date="2012-12-05T22:38:00Z">
                    <m:r>
                      <w:rPr>
                        <w:rFonts w:ascii="Cambria Math" w:eastAsiaTheme="minorEastAsia" w:hAnsi="Cambria Math"/>
                        <w:szCs w:val="26"/>
                      </w:rPr>
                      <m:t>e</m:t>
                    </m:r>
                  </w:ins>
                </m:e>
                <m:sub>
                  <w:ins w:id="9392" w:author="The Si Tran" w:date="2012-12-05T22:38:00Z">
                    <m:r>
                      <w:rPr>
                        <w:rFonts w:ascii="Cambria Math" w:eastAsiaTheme="minorEastAsia" w:hAnsi="Cambria Math"/>
                        <w:szCs w:val="26"/>
                      </w:rPr>
                      <m:t>t-n</m:t>
                    </m:r>
                  </w:ins>
                </m:sub>
              </m:sSub>
            </m:e>
          </m:d>
          <w:ins w:id="9393" w:author="The Si Tran" w:date="2012-12-05T22:38:00Z">
            <m:r>
              <w:rPr>
                <w:rFonts w:ascii="Cambria Math" w:eastAsiaTheme="minorEastAsia" w:hAnsi="Cambria Math"/>
                <w:szCs w:val="26"/>
              </w:rPr>
              <m:t xml:space="preserve">+ </m:t>
            </m:r>
          </w:ins>
          <m:sSub>
            <m:sSubPr>
              <m:ctrlPr>
                <w:ins w:id="9394" w:author="The Si Tran" w:date="2012-12-05T22:38:00Z">
                  <w:rPr>
                    <w:rFonts w:ascii="Cambria Math" w:eastAsiaTheme="minorEastAsia" w:hAnsi="Cambria Math"/>
                    <w:i/>
                    <w:szCs w:val="26"/>
                  </w:rPr>
                </w:ins>
              </m:ctrlPr>
            </m:sSubPr>
            <m:e>
              <w:ins w:id="9395" w:author="The Si Tran" w:date="2012-12-05T22:38:00Z">
                <m:r>
                  <w:rPr>
                    <w:rFonts w:ascii="Cambria Math" w:eastAsiaTheme="minorEastAsia" w:hAnsi="Cambria Math"/>
                    <w:szCs w:val="26"/>
                  </w:rPr>
                  <m:t>ε</m:t>
                </m:r>
              </w:ins>
            </m:e>
            <m:sub>
              <w:ins w:id="9396" w:author="The Si Tran" w:date="2012-12-05T22:38:00Z">
                <m:r>
                  <w:rPr>
                    <w:rFonts w:ascii="Cambria Math" w:eastAsiaTheme="minorEastAsia" w:hAnsi="Cambria Math"/>
                    <w:szCs w:val="26"/>
                  </w:rPr>
                  <m:t>t</m:t>
                </m:r>
              </w:ins>
            </m:sub>
          </m:sSub>
        </m:oMath>
      </m:oMathPara>
    </w:p>
    <w:p w14:paraId="64F80F78" w14:textId="04F089C8" w:rsidR="00EB028F" w:rsidRPr="0049233F" w:rsidRDefault="00EB028F">
      <w:pPr>
        <w:rPr>
          <w:ins w:id="9397" w:author="The Si Tran" w:date="2012-12-05T22:38:00Z"/>
        </w:rPr>
      </w:pPr>
      <w:ins w:id="9398"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r w:rsidR="00EF42A9">
        <w:t xml:space="preserve"> không dự đoán được.</w:t>
      </w:r>
    </w:p>
    <w:p w14:paraId="1B765014" w14:textId="77777777" w:rsidR="00EB028F" w:rsidRPr="0049233F" w:rsidRDefault="00EB028F">
      <w:pPr>
        <w:rPr>
          <w:ins w:id="9399" w:author="The Si Tran" w:date="2012-12-05T22:38:00Z"/>
        </w:rPr>
      </w:pPr>
      <w:ins w:id="9400" w:author="The Si Tran" w:date="2012-12-05T22:38:00Z">
        <w:r w:rsidRPr="0049233F">
          <w:t>Sau khi mô hình đã được xây dựng, giá trị dự đoán từ hai mô hình thành phần là:</w:t>
        </w:r>
      </w:ins>
    </w:p>
    <w:p w14:paraId="24EACECF" w14:textId="34560B80" w:rsidR="00EB028F" w:rsidRPr="0049233F" w:rsidRDefault="00567862">
      <w:pPr>
        <w:pStyle w:val="EquationIndex"/>
        <w:rPr>
          <w:ins w:id="9401" w:author="The Si Tran" w:date="2012-12-05T22:38:00Z"/>
        </w:rPr>
        <w:pPrChange w:id="9402" w:author="The Si Tran" w:date="2012-12-15T08:05:00Z">
          <w:pPr/>
        </w:pPrChange>
      </w:pPr>
      <m:oMathPara>
        <m:oMath>
          <m:sSub>
            <m:sSubPr>
              <m:ctrlPr>
                <w:ins w:id="9403" w:author="The Si Tran" w:date="2012-12-05T22:38:00Z">
                  <w:rPr>
                    <w:rFonts w:ascii="Cambria Math" w:hAnsi="Cambria Math"/>
                  </w:rPr>
                </w:ins>
              </m:ctrlPr>
            </m:sSubPr>
            <m:e>
              <m:acc>
                <m:accPr>
                  <m:ctrlPr>
                    <w:ins w:id="9404" w:author="The Si Tran" w:date="2012-12-05T22:38:00Z">
                      <w:rPr>
                        <w:rFonts w:ascii="Cambria Math" w:hAnsi="Cambria Math"/>
                      </w:rPr>
                    </w:ins>
                  </m:ctrlPr>
                </m:accPr>
                <m:e>
                  <w:ins w:id="9405" w:author="The Si Tran" w:date="2012-12-05T22:38:00Z">
                    <m:r>
                      <w:rPr>
                        <w:rFonts w:ascii="Cambria Math" w:hAnsi="Cambria Math"/>
                      </w:rPr>
                      <m:t>Y</m:t>
                    </m:r>
                  </w:ins>
                </m:e>
              </m:acc>
            </m:e>
            <m:sub>
              <w:ins w:id="9406" w:author="The Si Tran" w:date="2012-12-05T22:38:00Z">
                <m:r>
                  <w:rPr>
                    <w:rFonts w:ascii="Cambria Math" w:hAnsi="Cambria Math"/>
                  </w:rPr>
                  <m:t>t</m:t>
                </m:r>
              </w:ins>
            </m:sub>
          </m:sSub>
          <w:ins w:id="9407" w:author="The Si Tran" w:date="2012-12-05T22:38:00Z">
            <m:r>
              <m:rPr>
                <m:sty m:val="p"/>
              </m:rPr>
              <w:rPr>
                <w:rFonts w:ascii="Cambria Math" w:hAnsi="Cambria Math"/>
              </w:rPr>
              <m:t>=</m:t>
            </m:r>
          </w:ins>
          <m:sSub>
            <m:sSubPr>
              <m:ctrlPr>
                <w:ins w:id="9408" w:author="The Si Tran" w:date="2012-12-05T22:38:00Z">
                  <w:rPr>
                    <w:rFonts w:ascii="Cambria Math" w:hAnsi="Cambria Math"/>
                  </w:rPr>
                </w:ins>
              </m:ctrlPr>
            </m:sSubPr>
            <m:e>
              <m:acc>
                <m:accPr>
                  <m:ctrlPr>
                    <w:ins w:id="9409" w:author="The Si Tran" w:date="2012-12-05T22:38:00Z">
                      <w:rPr>
                        <w:rFonts w:ascii="Cambria Math" w:hAnsi="Cambria Math"/>
                      </w:rPr>
                    </w:ins>
                  </m:ctrlPr>
                </m:accPr>
                <m:e>
                  <w:ins w:id="9410" w:author="The Si Tran" w:date="2012-12-05T22:38:00Z">
                    <m:r>
                      <w:rPr>
                        <w:rFonts w:ascii="Cambria Math" w:hAnsi="Cambria Math"/>
                      </w:rPr>
                      <m:t>L</m:t>
                    </m:r>
                  </w:ins>
                </m:e>
              </m:acc>
            </m:e>
            <m:sub>
              <w:ins w:id="9411" w:author="The Si Tran" w:date="2012-12-05T22:38:00Z">
                <m:r>
                  <w:rPr>
                    <w:rFonts w:ascii="Cambria Math" w:hAnsi="Cambria Math"/>
                  </w:rPr>
                  <m:t>t</m:t>
                </m:r>
              </w:ins>
            </m:sub>
          </m:sSub>
          <w:ins w:id="9412" w:author="The Si Tran" w:date="2012-12-05T22:38:00Z">
            <m:r>
              <m:rPr>
                <m:sty m:val="p"/>
              </m:rPr>
              <w:rPr>
                <w:rFonts w:ascii="Cambria Math" w:hAnsi="Cambria Math"/>
              </w:rPr>
              <m:t>+</m:t>
            </m:r>
          </w:ins>
          <m:sSub>
            <m:sSubPr>
              <m:ctrlPr>
                <w:ins w:id="9413" w:author="The Si Tran" w:date="2012-12-05T22:38:00Z">
                  <w:rPr>
                    <w:rFonts w:ascii="Cambria Math" w:hAnsi="Cambria Math"/>
                  </w:rPr>
                </w:ins>
              </m:ctrlPr>
            </m:sSubPr>
            <m:e>
              <m:acc>
                <m:accPr>
                  <m:ctrlPr>
                    <w:ins w:id="9414" w:author="The Si Tran" w:date="2012-12-05T22:38:00Z">
                      <w:rPr>
                        <w:rFonts w:ascii="Cambria Math" w:hAnsi="Cambria Math"/>
                      </w:rPr>
                    </w:ins>
                  </m:ctrlPr>
                </m:accPr>
                <m:e>
                  <w:ins w:id="9415" w:author="The Si Tran" w:date="2012-12-05T22:38:00Z">
                    <m:r>
                      <w:rPr>
                        <w:rFonts w:ascii="Cambria Math" w:hAnsi="Cambria Math"/>
                      </w:rPr>
                      <m:t>N</m:t>
                    </m:r>
                  </w:ins>
                </m:e>
              </m:acc>
            </m:e>
            <m:sub>
              <w:ins w:id="9416" w:author="The Si Tran" w:date="2012-12-05T22:38:00Z">
                <m:r>
                  <w:rPr>
                    <w:rFonts w:ascii="Cambria Math" w:hAnsi="Cambria Math"/>
                  </w:rPr>
                  <m:t>t</m:t>
                </m:r>
              </w:ins>
            </m:sub>
          </m:sSub>
        </m:oMath>
      </m:oMathPara>
    </w:p>
    <w:p w14:paraId="5F0C8FDF" w14:textId="77777777" w:rsidR="00EB028F" w:rsidRDefault="00EB028F" w:rsidP="00EB028F">
      <w:pPr>
        <w:rPr>
          <w:rFonts w:eastAsiaTheme="minorEastAsia"/>
          <w:szCs w:val="26"/>
        </w:rPr>
      </w:pPr>
      <w:ins w:id="9417"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45481F42" w14:textId="68195DCC" w:rsidR="00EF42A9" w:rsidRPr="0049233F" w:rsidRDefault="00EF42A9" w:rsidP="00EB028F">
      <w:pPr>
        <w:rPr>
          <w:ins w:id="9418" w:author="The Si Tran" w:date="2012-12-05T22:38:00Z"/>
          <w:rFonts w:eastAsiaTheme="minorEastAsia"/>
          <w:szCs w:val="26"/>
        </w:rPr>
      </w:pPr>
      <w:r>
        <w:rPr>
          <w:rFonts w:eastAsiaTheme="minorEastAsia"/>
          <w:szCs w:val="26"/>
        </w:rPr>
        <w:t>Hình 5.1 sẽ mô tả cách kết hợp mô hình ARIMA và mô hình mạng nơron.</w:t>
      </w:r>
    </w:p>
    <w:p w14:paraId="7FF85272" w14:textId="77777777" w:rsidR="00EB028F" w:rsidRPr="0049233F" w:rsidRDefault="00EB028F" w:rsidP="00EB028F">
      <w:pPr>
        <w:rPr>
          <w:ins w:id="9419" w:author="The Si Tran" w:date="2012-12-05T22:38:00Z"/>
          <w:rFonts w:eastAsiaTheme="minorEastAsia"/>
          <w:szCs w:val="26"/>
        </w:rPr>
      </w:pPr>
      <w:ins w:id="9420" w:author="The Si Tran" w:date="2012-12-05T22:38:00Z">
        <w:r w:rsidRPr="002B1464">
          <w:rPr>
            <w:rFonts w:eastAsiaTheme="minorEastAsia"/>
            <w:noProof/>
            <w:szCs w:val="26"/>
            <w:rPrChange w:id="9421" w:author="Unknown">
              <w:rPr>
                <w:noProof/>
              </w:rPr>
            </w:rPrChange>
          </w:rPr>
          <mc:AlternateContent>
            <mc:Choice Requires="wpc">
              <w:drawing>
                <wp:inline distT="0" distB="0" distL="0" distR="0" wp14:anchorId="541CD821" wp14:editId="54EEC73A">
                  <wp:extent cx="5063100" cy="2531550"/>
                  <wp:effectExtent l="0" t="0" r="0" b="254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1862700" y="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9933FE" w:rsidRPr="000C3A28" w:rsidRDefault="009933FE">
                                <w:pPr>
                                  <w:pStyle w:val="BangBody"/>
                                  <w:pPrChange w:id="9422" w:author="The Si Tran" w:date="2012-12-16T10:20:00Z">
                                    <w:pPr>
                                      <w:spacing w:line="240" w:lineRule="auto"/>
                                      <w:jc w:val="center"/>
                                    </w:pPr>
                                  </w:pPrChange>
                                </w:pPr>
                                <w:r w:rsidRPr="00DF53A6">
                                  <w:rPr>
                                    <w:rFonts w:eastAsia="MS Mincho"/>
                                    <w:sz w:val="26"/>
                                    <w:szCs w:val="26"/>
                                    <w:rPrChange w:id="9423" w:author="The Si Tran" w:date="2012-12-16T10:20:00Z">
                                      <w:rPr/>
                                    </w:rPrChange>
                                  </w:rPr>
                                  <w:t>Time series</w:t>
                                </w:r>
                                <w:r w:rsidRPr="00032D83">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2785650" y="131347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9933FE" w:rsidRDefault="009933FE">
                                <w:pPr>
                                  <w:pStyle w:val="NormalWeb"/>
                                  <w:spacing w:before="0" w:beforeAutospacing="0" w:after="0" w:afterAutospacing="0"/>
                                  <w:ind w:firstLine="0"/>
                                  <w:jc w:val="center"/>
                                  <w:pPrChange w:id="9424"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947325" y="10372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9933FE" w:rsidRDefault="009933FE">
                                <w:pPr>
                                  <w:pStyle w:val="NormalWeb"/>
                                  <w:spacing w:before="0" w:beforeAutospacing="0" w:after="0" w:afterAutospacing="0"/>
                                  <w:ind w:firstLine="0"/>
                                  <w:jc w:val="center"/>
                                  <w:pPrChange w:id="9425"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2785650" y="221828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9933FE" w:rsidRDefault="009933FE" w:rsidP="00DF53A6">
                                <w:pPr>
                                  <w:pStyle w:val="NormalWeb"/>
                                  <w:spacing w:before="0" w:beforeAutospacing="0" w:after="0" w:afterAutospacing="0" w:line="254" w:lineRule="auto"/>
                                  <w:ind w:firstLine="0"/>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243700" y="57135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310250" y="84752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300725" y="84733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158100" y="86657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166650" y="186592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310250" y="160972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1785525" y="176108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9933FE" w:rsidRPr="00993A8B" w:rsidRDefault="009933FE"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1CD821" id="Canvas 57" o:spid="_x0000_s1062" editas="canvas" style="width:398.65pt;height:199.35pt;mso-position-horizontal-relative:char;mso-position-vertical-relative:line" coordsize="50628,25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">
                  <v:shape id="_x0000_s1063" type="#_x0000_t75" style="position:absolute;width:50628;height:25311;visibility:visible;mso-wrap-style:square">
                    <v:fill o:detectmouseclick="t"/>
                    <v:path o:connecttype="none"/>
                  </v:shape>
                  <v:shape id="Text Box 12" o:spid="_x0000_s1064" type="#_x0000_t202" style="position:absolute;left:18627;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9933FE" w:rsidRPr="000C3A28" w:rsidRDefault="009933FE">
                          <w:pPr>
                            <w:pStyle w:val="BangBody"/>
                            <w:pPrChange w:id="9426" w:author="The Si Tran" w:date="2012-12-16T10:20:00Z">
                              <w:pPr>
                                <w:spacing w:line="240" w:lineRule="auto"/>
                                <w:jc w:val="center"/>
                              </w:pPr>
                            </w:pPrChange>
                          </w:pPr>
                          <w:r w:rsidRPr="00DF53A6">
                            <w:rPr>
                              <w:rFonts w:eastAsia="MS Mincho"/>
                              <w:sz w:val="26"/>
                              <w:szCs w:val="26"/>
                              <w:rPrChange w:id="9427" w:author="The Si Tran" w:date="2012-12-16T10:20:00Z">
                                <w:rPr/>
                              </w:rPrChange>
                            </w:rPr>
                            <w:t>Time series</w:t>
                          </w:r>
                          <w:r w:rsidRPr="00032D83">
                            <w:t xml:space="preserve"> data</w:t>
                          </w:r>
                        </w:p>
                      </w:txbxContent>
                    </v:textbox>
                  </v:shape>
                  <v:shape id="Text Box 3" o:spid="_x0000_s1065" type="#_x0000_t202" style="position:absolute;left:27856;top:13134;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9933FE" w:rsidRDefault="009933FE">
                          <w:pPr>
                            <w:pStyle w:val="NormalWeb"/>
                            <w:spacing w:before="0" w:beforeAutospacing="0" w:after="0" w:afterAutospacing="0"/>
                            <w:ind w:firstLine="0"/>
                            <w:jc w:val="center"/>
                            <w:pPrChange w:id="9428"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v:textbox>
                  </v:shape>
                  <v:shape id="Text Box 3" o:spid="_x0000_s1066" type="#_x0000_t202" style="position:absolute;left:9473;top:10372;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9933FE" w:rsidRDefault="009933FE">
                          <w:pPr>
                            <w:pStyle w:val="NormalWeb"/>
                            <w:spacing w:before="0" w:beforeAutospacing="0" w:after="0" w:afterAutospacing="0"/>
                            <w:ind w:firstLine="0"/>
                            <w:jc w:val="center"/>
                            <w:pPrChange w:id="9429"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v:textbox>
                  </v:shape>
                  <v:shape id="Text Box 3" o:spid="_x0000_s1067" type="#_x0000_t202" style="position:absolute;left:27856;top:22182;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9933FE" w:rsidRDefault="009933FE" w:rsidP="00DF53A6">
                          <w:pPr>
                            <w:pStyle w:val="NormalWeb"/>
                            <w:spacing w:before="0" w:beforeAutospacing="0" w:after="0" w:afterAutospacing="0" w:line="254" w:lineRule="auto"/>
                            <w:ind w:firstLine="0"/>
                            <w:jc w:val="center"/>
                          </w:pPr>
                          <w:r>
                            <w:rPr>
                              <w:rFonts w:eastAsia="Calibri"/>
                              <w:sz w:val="22"/>
                            </w:rPr>
                            <w:t>Forecast</w:t>
                          </w:r>
                        </w:p>
                      </w:txbxContent>
                    </v:textbox>
                  </v:shape>
                  <v:shapetype id="_x0000_t32" coordsize="21600,21600" o:spt="32" o:oned="t" path="m,l21600,21600e" filled="f">
                    <v:path arrowok="t" fillok="f" o:connecttype="none"/>
                    <o:lock v:ext="edit" shapetype="t"/>
                  </v:shapetype>
                  <v:shape id="Straight Arrow Connector 16" o:spid="_x0000_s1068" type="#_x0000_t32" style="position:absolute;left:22437;top:5713;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69" style="position:absolute;visibility:visible;mso-wrap-style:square" from="13102,8475" to="31581,8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0" type="#_x0000_t32" style="position:absolute;left:13007;top:8473;width:95;height:22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1" type="#_x0000_t32" style="position:absolute;left:31581;top:8665;width:85;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72" type="#_x0000_t32" style="position:absolute;left:31666;top:18659;width:0;height:35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73" type="#_x0000_t34" style="position:absolute;left:13102;top:16097;width:14754;height:1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74" type="#_x0000_t202" style="position:absolute;left:17855;top:17610;width:7620;height:3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9933FE" w:rsidRPr="00993A8B" w:rsidRDefault="009933FE"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0EEE2C53" w:rsidR="00EB028F" w:rsidRPr="002E47E8" w:rsidRDefault="001C2225">
      <w:pPr>
        <w:pStyle w:val="Hinh"/>
        <w:rPr>
          <w:ins w:id="9430" w:author="The Si Tran" w:date="2012-12-11T23:40:00Z"/>
        </w:rPr>
        <w:pPrChange w:id="9431" w:author="The Si Tran" w:date="2012-12-16T17:34:00Z">
          <w:pPr/>
        </w:pPrChange>
      </w:pPr>
      <w:bookmarkStart w:id="9432" w:name="_Toc343837466"/>
      <w:ins w:id="9433" w:author="The Si Tran" w:date="2012-12-11T23:40:00Z">
        <w:r w:rsidRPr="000A51F8">
          <w:rPr>
            <w:rStyle w:val="HinhChar"/>
            <w:rFonts w:cs="Times New Roman"/>
            <w:bCs/>
            <w:rPrChange w:id="9434" w:author="The Si Tran" w:date="2012-12-16T17:34:00Z">
              <w:rPr>
                <w:rStyle w:val="HinhChar"/>
                <w:b/>
              </w:rPr>
            </w:rPrChange>
          </w:rPr>
          <w:t>Hình 5.1</w:t>
        </w:r>
        <w:r w:rsidRPr="00032D83">
          <w:t xml:space="preserve"> </w:t>
        </w:r>
      </w:ins>
      <w:ins w:id="9435" w:author="The Si Tran" w:date="2012-12-16T10:21:00Z">
        <w:r w:rsidR="00DF53A6" w:rsidRPr="000C3A28">
          <w:t>Mô hình k</w:t>
        </w:r>
        <w:r w:rsidR="00DF53A6" w:rsidRPr="00941798">
          <w:t>ế</w:t>
        </w:r>
        <w:r w:rsidR="00DF53A6" w:rsidRPr="002E47E8">
          <w:t>t h</w:t>
        </w:r>
        <w:r w:rsidR="00DF53A6" w:rsidRPr="000A51F8">
          <w:rPr>
            <w:rPrChange w:id="9436" w:author="The Si Tran" w:date="2012-12-16T17:34:00Z">
              <w:rPr/>
            </w:rPrChange>
          </w:rPr>
          <w:t xml:space="preserve">ợp ARIMA và </w:t>
        </w:r>
      </w:ins>
      <w:r w:rsidR="001A0F8C">
        <w:t>mạng n</w:t>
      </w:r>
      <w:ins w:id="9437" w:author="The Si Tran" w:date="2012-12-16T10:21:00Z">
        <w:r w:rsidR="00DF53A6" w:rsidRPr="00941798">
          <w:t>ơron</w:t>
        </w:r>
      </w:ins>
      <w:bookmarkEnd w:id="9432"/>
    </w:p>
    <w:p w14:paraId="6A3F304C" w14:textId="77777777" w:rsidR="001C2225" w:rsidRPr="001C2225" w:rsidRDefault="001C2225">
      <w:pPr>
        <w:pStyle w:val="Hinh"/>
        <w:rPr>
          <w:ins w:id="9438" w:author="The Si Tran" w:date="2012-12-05T22:38:00Z"/>
          <w:rPrChange w:id="9439" w:author="The Si Tran" w:date="2012-12-11T23:40:00Z">
            <w:rPr>
              <w:ins w:id="9440" w:author="The Si Tran" w:date="2012-12-05T22:38:00Z"/>
              <w:rFonts w:eastAsiaTheme="minorEastAsia"/>
              <w:szCs w:val="26"/>
            </w:rPr>
          </w:rPrChange>
        </w:rPr>
        <w:pPrChange w:id="9441" w:author="The Si Tran" w:date="2012-12-16T10:10:00Z">
          <w:pPr/>
        </w:pPrChange>
      </w:pPr>
    </w:p>
    <w:p w14:paraId="70068F6D" w14:textId="288A4CD4" w:rsidR="00D139B5" w:rsidRPr="00032D83" w:rsidRDefault="00EB028F">
      <w:pPr>
        <w:rPr>
          <w:ins w:id="9442" w:author="The Si Tran" w:date="2012-12-12T07:57:00Z"/>
        </w:rPr>
        <w:pPrChange w:id="9443" w:author="The Si Tran" w:date="2012-12-16T17:34:00Z">
          <w:pPr>
            <w:spacing w:before="0" w:after="200" w:line="276" w:lineRule="auto"/>
            <w:jc w:val="left"/>
          </w:pPr>
        </w:pPrChange>
      </w:pPr>
      <w:ins w:id="9444" w:author="The Si Tran" w:date="2012-12-05T22:38:00Z">
        <w:r w:rsidRPr="0049233F">
          <w:t xml:space="preserve">Tóm lại, mô hình </w:t>
        </w:r>
      </w:ins>
      <w:r w:rsidR="00EF42A9">
        <w:t>kết hợp</w:t>
      </w:r>
      <w:ins w:id="9445" w:author="The Si Tran" w:date="2012-12-05T22:38:00Z">
        <w:r w:rsidRPr="0049233F">
          <w:t xml:space="preserve"> gồm hai bước chính để xây dựng. Ở bước đầu tiên, mô hình ARIMA dùng để phân tích thành phần tuyến tính của chuỗi dữ liệu. Ở bước thứ hai, mô hình ANN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w:t>
        </w:r>
        <w:r w:rsidRPr="0049233F">
          <w:lastRenderedPageBreak/>
          <w:t xml:space="preserve">đoán cho lỗi từ mô hình ARIMA. Mỗi thành phần mô hình sẽ giải quyết được những đặc tính khác nhau của dữ liệu, bằng cách kết hợp cả hai phương pháp, ta sẽ nâng cao hiệu suất mô phỏng và dự </w:t>
        </w:r>
      </w:ins>
      <w:r w:rsidR="00EF42A9">
        <w:t>báo</w:t>
      </w:r>
      <w:ins w:id="9446" w:author="The Si Tran" w:date="2012-12-05T22:38:00Z">
        <w:r w:rsidRPr="0049233F">
          <w:t>.</w:t>
        </w:r>
      </w:ins>
    </w:p>
    <w:p w14:paraId="46B943B4" w14:textId="77777777" w:rsidR="00EB028F" w:rsidRPr="000C3A28" w:rsidDel="00D139B5" w:rsidRDefault="00EB028F">
      <w:pPr>
        <w:rPr>
          <w:del w:id="9447" w:author="The Si Tran" w:date="2012-12-12T07:57:00Z"/>
        </w:rPr>
        <w:pPrChange w:id="9448" w:author="The Si Tran" w:date="2012-12-05T22:37:00Z">
          <w:pPr>
            <w:pStyle w:val="Heading2"/>
          </w:pPr>
        </w:pPrChange>
      </w:pPr>
      <w:bookmarkStart w:id="9449" w:name="_Toc343083660"/>
      <w:bookmarkStart w:id="9450" w:name="_Toc343083874"/>
      <w:bookmarkStart w:id="9451" w:name="_Toc343084085"/>
      <w:bookmarkStart w:id="9452" w:name="_Toc343220844"/>
      <w:bookmarkStart w:id="9453" w:name="_Toc343232349"/>
      <w:bookmarkStart w:id="9454" w:name="_Toc343232762"/>
      <w:bookmarkStart w:id="9455" w:name="_Toc343233047"/>
      <w:bookmarkStart w:id="9456" w:name="_Toc343415552"/>
      <w:bookmarkStart w:id="9457" w:name="_Toc343415848"/>
      <w:bookmarkStart w:id="9458" w:name="_Toc343452507"/>
      <w:bookmarkStart w:id="9459" w:name="_Toc343461297"/>
      <w:bookmarkStart w:id="9460" w:name="_Toc343494184"/>
      <w:bookmarkStart w:id="9461" w:name="_Toc343494396"/>
      <w:bookmarkStart w:id="9462" w:name="_Toc343495169"/>
      <w:bookmarkStart w:id="9463" w:name="_Toc343660396"/>
      <w:bookmarkStart w:id="9464" w:name="_Toc343660610"/>
      <w:bookmarkStart w:id="9465" w:name="_Toc343711238"/>
      <w:bookmarkStart w:id="9466" w:name="_Toc343829202"/>
      <w:bookmarkStart w:id="9467" w:name="_Toc343832006"/>
      <w:bookmarkStart w:id="9468" w:name="_Toc343832376"/>
      <w:bookmarkStart w:id="9469" w:name="_Toc343832593"/>
      <w:bookmarkStart w:id="9470" w:name="_Toc343832810"/>
      <w:bookmarkStart w:id="9471" w:name="_Toc343837403"/>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p>
    <w:p w14:paraId="4C673B03" w14:textId="77777777" w:rsidR="00BE62E1" w:rsidRPr="00032D83" w:rsidDel="006F07F0" w:rsidRDefault="00BE62E1" w:rsidP="00BE62E1">
      <w:pPr>
        <w:ind w:left="720"/>
        <w:rPr>
          <w:del w:id="9472" w:author="The Si Tran" w:date="2012-12-05T22:36:00Z"/>
        </w:rPr>
      </w:pPr>
      <w:del w:id="9473" w:author="The Si Tran" w:date="2012-12-05T22:36:00Z">
        <w:r w:rsidRPr="003E4DFC" w:rsidDel="006F07F0">
          <w:rPr>
            <w:rPrChange w:id="9474" w:author="The Si Tran" w:date="2012-12-16T09:44:00Z">
              <w:rPr>
                <w:rFonts w:cs="Arial"/>
                <w:b/>
                <w:bCs/>
                <w:iCs/>
                <w:sz w:val="28"/>
                <w:szCs w:val="26"/>
              </w:rPr>
            </w:rPrChange>
          </w:rPr>
          <w:delText>Ta biểu diễn chuỗi thời gian tổng quát theo công thức như bên dưới:</w:delText>
        </w:r>
        <w:bookmarkStart w:id="9475" w:name="_Toc343083661"/>
        <w:bookmarkStart w:id="9476" w:name="_Toc343083875"/>
        <w:bookmarkStart w:id="9477" w:name="_Toc343084086"/>
        <w:bookmarkStart w:id="9478" w:name="_Toc343220845"/>
        <w:bookmarkStart w:id="9479" w:name="_Toc343232350"/>
        <w:bookmarkStart w:id="9480" w:name="_Toc343232763"/>
        <w:bookmarkStart w:id="9481" w:name="_Toc343233048"/>
        <w:bookmarkStart w:id="9482" w:name="_Toc343415553"/>
        <w:bookmarkStart w:id="9483" w:name="_Toc343415849"/>
        <w:bookmarkStart w:id="9484" w:name="_Toc343452508"/>
        <w:bookmarkStart w:id="9485" w:name="_Toc343461298"/>
        <w:bookmarkStart w:id="9486" w:name="_Toc343494185"/>
        <w:bookmarkStart w:id="9487" w:name="_Toc343494397"/>
        <w:bookmarkStart w:id="9488" w:name="_Toc343495170"/>
        <w:bookmarkStart w:id="9489" w:name="_Toc343660397"/>
        <w:bookmarkStart w:id="9490" w:name="_Toc343660611"/>
        <w:bookmarkStart w:id="9491" w:name="_Toc343711239"/>
        <w:bookmarkStart w:id="9492" w:name="_Toc343829203"/>
        <w:bookmarkStart w:id="9493" w:name="_Toc343832007"/>
        <w:bookmarkStart w:id="9494" w:name="_Toc343832377"/>
        <w:bookmarkStart w:id="9495" w:name="_Toc343832594"/>
        <w:bookmarkStart w:id="9496" w:name="_Toc343832811"/>
        <w:bookmarkStart w:id="9497" w:name="_Toc34383740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del>
    </w:p>
    <w:p w14:paraId="2F4FCE23" w14:textId="77777777" w:rsidR="00BE62E1" w:rsidRPr="00032D83" w:rsidDel="006F07F0" w:rsidRDefault="00BE62E1" w:rsidP="00BE62E1">
      <w:pPr>
        <w:ind w:left="720"/>
        <w:rPr>
          <w:del w:id="9498" w:author="The Si Tran" w:date="2012-12-05T22:36:00Z"/>
        </w:rPr>
      </w:pPr>
      <w:del w:id="9499" w:author="The Si Tran" w:date="2012-12-05T22:36:00Z">
        <w:r w:rsidRPr="003E4DFC" w:rsidDel="006F07F0">
          <w:rPr>
            <w:rPrChange w:id="9500" w:author="The Si Tran" w:date="2012-12-16T09:44:00Z">
              <w:rPr>
                <w:rFonts w:cs="Arial"/>
                <w:b/>
                <w:bCs/>
                <w:iCs/>
                <w:sz w:val="28"/>
                <w:szCs w:val="26"/>
              </w:rPr>
            </w:rPrChange>
          </w:rPr>
          <w:tab/>
          <w:delText>yt  = Lt  + Nt</w:delText>
        </w:r>
        <w:bookmarkStart w:id="9501" w:name="_Toc343083662"/>
        <w:bookmarkStart w:id="9502" w:name="_Toc343083876"/>
        <w:bookmarkStart w:id="9503" w:name="_Toc343084087"/>
        <w:bookmarkStart w:id="9504" w:name="_Toc343220846"/>
        <w:bookmarkStart w:id="9505" w:name="_Toc343232351"/>
        <w:bookmarkStart w:id="9506" w:name="_Toc343232764"/>
        <w:bookmarkStart w:id="9507" w:name="_Toc343233049"/>
        <w:bookmarkStart w:id="9508" w:name="_Toc343415554"/>
        <w:bookmarkStart w:id="9509" w:name="_Toc343415850"/>
        <w:bookmarkStart w:id="9510" w:name="_Toc343452509"/>
        <w:bookmarkStart w:id="9511" w:name="_Toc343461299"/>
        <w:bookmarkStart w:id="9512" w:name="_Toc343494186"/>
        <w:bookmarkStart w:id="9513" w:name="_Toc343494398"/>
        <w:bookmarkStart w:id="9514" w:name="_Toc343495171"/>
        <w:bookmarkStart w:id="9515" w:name="_Toc343660398"/>
        <w:bookmarkStart w:id="9516" w:name="_Toc343660612"/>
        <w:bookmarkStart w:id="9517" w:name="_Toc343711240"/>
        <w:bookmarkStart w:id="9518" w:name="_Toc343829204"/>
        <w:bookmarkStart w:id="9519" w:name="_Toc343832008"/>
        <w:bookmarkStart w:id="9520" w:name="_Toc343832378"/>
        <w:bookmarkStart w:id="9521" w:name="_Toc343832595"/>
        <w:bookmarkStart w:id="9522" w:name="_Toc343832812"/>
        <w:bookmarkStart w:id="9523" w:name="_Toc343837405"/>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del>
    </w:p>
    <w:p w14:paraId="23A3EBB5" w14:textId="77777777" w:rsidR="00BE62E1" w:rsidRPr="00032D83" w:rsidDel="006F07F0" w:rsidRDefault="00BE62E1" w:rsidP="00BE62E1">
      <w:pPr>
        <w:ind w:left="720"/>
        <w:rPr>
          <w:del w:id="9524" w:author="The Si Tran" w:date="2012-12-05T22:36:00Z"/>
        </w:rPr>
      </w:pPr>
      <w:del w:id="9525" w:author="The Si Tran" w:date="2012-12-05T22:36:00Z">
        <w:r w:rsidRPr="003E4DFC" w:rsidDel="006F07F0">
          <w:rPr>
            <w:rPrChange w:id="9526" w:author="The Si Tran" w:date="2012-12-16T09:44:00Z">
              <w:rPr>
                <w:rFonts w:cs="Arial"/>
                <w:b/>
                <w:bCs/>
                <w:iCs/>
                <w:sz w:val="28"/>
                <w:szCs w:val="26"/>
              </w:rPr>
            </w:rPrChange>
          </w:rPr>
          <w:delText>trong đó:</w:delText>
        </w:r>
        <w:bookmarkStart w:id="9527" w:name="_Toc343083663"/>
        <w:bookmarkStart w:id="9528" w:name="_Toc343083877"/>
        <w:bookmarkStart w:id="9529" w:name="_Toc343084088"/>
        <w:bookmarkStart w:id="9530" w:name="_Toc343220847"/>
        <w:bookmarkStart w:id="9531" w:name="_Toc343232352"/>
        <w:bookmarkStart w:id="9532" w:name="_Toc343232765"/>
        <w:bookmarkStart w:id="9533" w:name="_Toc343233050"/>
        <w:bookmarkStart w:id="9534" w:name="_Toc343415555"/>
        <w:bookmarkStart w:id="9535" w:name="_Toc343415851"/>
        <w:bookmarkStart w:id="9536" w:name="_Toc343452510"/>
        <w:bookmarkStart w:id="9537" w:name="_Toc343461300"/>
        <w:bookmarkStart w:id="9538" w:name="_Toc343494187"/>
        <w:bookmarkStart w:id="9539" w:name="_Toc343494399"/>
        <w:bookmarkStart w:id="9540" w:name="_Toc343495172"/>
        <w:bookmarkStart w:id="9541" w:name="_Toc343660399"/>
        <w:bookmarkStart w:id="9542" w:name="_Toc343660613"/>
        <w:bookmarkStart w:id="9543" w:name="_Toc343711241"/>
        <w:bookmarkStart w:id="9544" w:name="_Toc343829205"/>
        <w:bookmarkStart w:id="9545" w:name="_Toc343832009"/>
        <w:bookmarkStart w:id="9546" w:name="_Toc343832379"/>
        <w:bookmarkStart w:id="9547" w:name="_Toc343832596"/>
        <w:bookmarkStart w:id="9548" w:name="_Toc343832813"/>
        <w:bookmarkStart w:id="9549" w:name="_Toc34383740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del>
    </w:p>
    <w:p w14:paraId="6296542C" w14:textId="77777777" w:rsidR="00BE62E1" w:rsidRPr="00032D83" w:rsidDel="006F07F0" w:rsidRDefault="00BE62E1" w:rsidP="00BE62E1">
      <w:pPr>
        <w:ind w:left="720"/>
        <w:rPr>
          <w:del w:id="9550" w:author="The Si Tran" w:date="2012-12-05T22:36:00Z"/>
        </w:rPr>
      </w:pPr>
      <w:del w:id="9551" w:author="The Si Tran" w:date="2012-12-05T22:36:00Z">
        <w:r w:rsidRPr="003E4DFC" w:rsidDel="006F07F0">
          <w:rPr>
            <w:rPrChange w:id="9552" w:author="The Si Tran" w:date="2012-12-16T09:44:00Z">
              <w:rPr>
                <w:rFonts w:cs="Arial"/>
                <w:b/>
                <w:bCs/>
                <w:iCs/>
                <w:sz w:val="28"/>
                <w:szCs w:val="26"/>
              </w:rPr>
            </w:rPrChange>
          </w:rPr>
          <w:tab/>
          <w:delText>L : biểu diễn thành phần tuyến tính của chuỗi thời gian</w:delText>
        </w:r>
        <w:bookmarkStart w:id="9553" w:name="_Toc343083664"/>
        <w:bookmarkStart w:id="9554" w:name="_Toc343083878"/>
        <w:bookmarkStart w:id="9555" w:name="_Toc343084089"/>
        <w:bookmarkStart w:id="9556" w:name="_Toc343220848"/>
        <w:bookmarkStart w:id="9557" w:name="_Toc343232353"/>
        <w:bookmarkStart w:id="9558" w:name="_Toc343232766"/>
        <w:bookmarkStart w:id="9559" w:name="_Toc343233051"/>
        <w:bookmarkStart w:id="9560" w:name="_Toc343415556"/>
        <w:bookmarkStart w:id="9561" w:name="_Toc343415852"/>
        <w:bookmarkStart w:id="9562" w:name="_Toc343452511"/>
        <w:bookmarkStart w:id="9563" w:name="_Toc343461301"/>
        <w:bookmarkStart w:id="9564" w:name="_Toc343494188"/>
        <w:bookmarkStart w:id="9565" w:name="_Toc343494400"/>
        <w:bookmarkStart w:id="9566" w:name="_Toc343495173"/>
        <w:bookmarkStart w:id="9567" w:name="_Toc343660400"/>
        <w:bookmarkStart w:id="9568" w:name="_Toc343660614"/>
        <w:bookmarkStart w:id="9569" w:name="_Toc343711242"/>
        <w:bookmarkStart w:id="9570" w:name="_Toc343829206"/>
        <w:bookmarkStart w:id="9571" w:name="_Toc343832010"/>
        <w:bookmarkStart w:id="9572" w:name="_Toc343832380"/>
        <w:bookmarkStart w:id="9573" w:name="_Toc343832597"/>
        <w:bookmarkStart w:id="9574" w:name="_Toc343832814"/>
        <w:bookmarkStart w:id="9575" w:name="_Toc343837407"/>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del>
    </w:p>
    <w:p w14:paraId="3C27F885" w14:textId="77777777" w:rsidR="00BE62E1" w:rsidRPr="00032D83" w:rsidDel="006F07F0" w:rsidRDefault="00BE62E1" w:rsidP="00BE62E1">
      <w:pPr>
        <w:ind w:left="720"/>
        <w:rPr>
          <w:del w:id="9576" w:author="The Si Tran" w:date="2012-12-05T22:36:00Z"/>
        </w:rPr>
      </w:pPr>
      <w:del w:id="9577" w:author="The Si Tran" w:date="2012-12-05T22:36:00Z">
        <w:r w:rsidRPr="003E4DFC" w:rsidDel="006F07F0">
          <w:rPr>
            <w:rPrChange w:id="9578" w:author="The Si Tran" w:date="2012-12-16T09:44:00Z">
              <w:rPr>
                <w:rFonts w:cs="Arial"/>
                <w:b/>
                <w:bCs/>
                <w:iCs/>
                <w:sz w:val="28"/>
                <w:szCs w:val="28"/>
              </w:rPr>
            </w:rPrChange>
          </w:rPr>
          <w:tab/>
          <w:delText>N: biểu diễn thành phần phi tuyến của chuỗi thời gian</w:delText>
        </w:r>
        <w:bookmarkStart w:id="9579" w:name="_Toc343083665"/>
        <w:bookmarkStart w:id="9580" w:name="_Toc343083879"/>
        <w:bookmarkStart w:id="9581" w:name="_Toc343084090"/>
        <w:bookmarkStart w:id="9582" w:name="_Toc343220849"/>
        <w:bookmarkStart w:id="9583" w:name="_Toc343232354"/>
        <w:bookmarkStart w:id="9584" w:name="_Toc343232767"/>
        <w:bookmarkStart w:id="9585" w:name="_Toc343233052"/>
        <w:bookmarkStart w:id="9586" w:name="_Toc343415557"/>
        <w:bookmarkStart w:id="9587" w:name="_Toc343415853"/>
        <w:bookmarkStart w:id="9588" w:name="_Toc343452512"/>
        <w:bookmarkStart w:id="9589" w:name="_Toc343461302"/>
        <w:bookmarkStart w:id="9590" w:name="_Toc343494189"/>
        <w:bookmarkStart w:id="9591" w:name="_Toc343494401"/>
        <w:bookmarkStart w:id="9592" w:name="_Toc343495174"/>
        <w:bookmarkStart w:id="9593" w:name="_Toc343660401"/>
        <w:bookmarkStart w:id="9594" w:name="_Toc343660615"/>
        <w:bookmarkStart w:id="9595" w:name="_Toc343711243"/>
        <w:bookmarkStart w:id="9596" w:name="_Toc343829207"/>
        <w:bookmarkStart w:id="9597" w:name="_Toc343832011"/>
        <w:bookmarkStart w:id="9598" w:name="_Toc343832381"/>
        <w:bookmarkStart w:id="9599" w:name="_Toc343832598"/>
        <w:bookmarkStart w:id="9600" w:name="_Toc343832815"/>
        <w:bookmarkStart w:id="9601" w:name="_Toc34383740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del>
    </w:p>
    <w:p w14:paraId="6475ECAB" w14:textId="77777777" w:rsidR="00711ADB" w:rsidRPr="003E4DFC" w:rsidDel="006F07F0" w:rsidRDefault="00711ADB" w:rsidP="00BE62E1">
      <w:pPr>
        <w:ind w:left="720"/>
        <w:rPr>
          <w:del w:id="9602" w:author="The Si Tran" w:date="2012-12-05T22:36:00Z"/>
        </w:rPr>
      </w:pPr>
      <w:bookmarkStart w:id="9603" w:name="_Toc343083666"/>
      <w:bookmarkStart w:id="9604" w:name="_Toc343083880"/>
      <w:bookmarkStart w:id="9605" w:name="_Toc343084091"/>
      <w:bookmarkStart w:id="9606" w:name="_Toc343220850"/>
      <w:bookmarkStart w:id="9607" w:name="_Toc343232355"/>
      <w:bookmarkStart w:id="9608" w:name="_Toc343232768"/>
      <w:bookmarkStart w:id="9609" w:name="_Toc343233053"/>
      <w:bookmarkStart w:id="9610" w:name="_Toc343415558"/>
      <w:bookmarkStart w:id="9611" w:name="_Toc343415854"/>
      <w:bookmarkStart w:id="9612" w:name="_Toc343452513"/>
      <w:bookmarkStart w:id="9613" w:name="_Toc343461303"/>
      <w:bookmarkStart w:id="9614" w:name="_Toc343494190"/>
      <w:bookmarkStart w:id="9615" w:name="_Toc343494402"/>
      <w:bookmarkStart w:id="9616" w:name="_Toc343495175"/>
      <w:bookmarkStart w:id="9617" w:name="_Toc343660402"/>
      <w:bookmarkStart w:id="9618" w:name="_Toc343660616"/>
      <w:bookmarkStart w:id="9619" w:name="_Toc343711244"/>
      <w:bookmarkStart w:id="9620" w:name="_Toc343829208"/>
      <w:bookmarkStart w:id="9621" w:name="_Toc343832012"/>
      <w:bookmarkStart w:id="9622" w:name="_Toc343832382"/>
      <w:bookmarkStart w:id="9623" w:name="_Toc343832599"/>
      <w:bookmarkStart w:id="9624" w:name="_Toc343832816"/>
      <w:bookmarkStart w:id="9625" w:name="_Toc343837409"/>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p>
    <w:p w14:paraId="1B053A9C" w14:textId="77777777" w:rsidR="00711ADB" w:rsidRPr="00032D83" w:rsidDel="006F07F0" w:rsidRDefault="00711ADB" w:rsidP="00BE62E1">
      <w:pPr>
        <w:ind w:left="720"/>
        <w:rPr>
          <w:del w:id="9626" w:author="The Si Tran" w:date="2012-12-05T22:36:00Z"/>
        </w:rPr>
      </w:pPr>
      <w:del w:id="9627" w:author="The Si Tran" w:date="2012-12-05T22:36:00Z">
        <w:r w:rsidRPr="003E4DFC" w:rsidDel="006F07F0">
          <w:rPr>
            <w:rPrChange w:id="9628"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9629" w:name="_Toc343083667"/>
        <w:bookmarkStart w:id="9630" w:name="_Toc343083881"/>
        <w:bookmarkStart w:id="9631" w:name="_Toc343084092"/>
        <w:bookmarkStart w:id="9632" w:name="_Toc343220851"/>
        <w:bookmarkStart w:id="9633" w:name="_Toc343232356"/>
        <w:bookmarkStart w:id="9634" w:name="_Toc343232769"/>
        <w:bookmarkStart w:id="9635" w:name="_Toc343233054"/>
        <w:bookmarkStart w:id="9636" w:name="_Toc343415559"/>
        <w:bookmarkStart w:id="9637" w:name="_Toc343415855"/>
        <w:bookmarkStart w:id="9638" w:name="_Toc343452514"/>
        <w:bookmarkStart w:id="9639" w:name="_Toc343461304"/>
        <w:bookmarkStart w:id="9640" w:name="_Toc343494191"/>
        <w:bookmarkStart w:id="9641" w:name="_Toc343494403"/>
        <w:bookmarkStart w:id="9642" w:name="_Toc343495176"/>
        <w:bookmarkStart w:id="9643" w:name="_Toc343660403"/>
        <w:bookmarkStart w:id="9644" w:name="_Toc343660617"/>
        <w:bookmarkStart w:id="9645" w:name="_Toc343711245"/>
        <w:bookmarkStart w:id="9646" w:name="_Toc343829209"/>
        <w:bookmarkStart w:id="9647" w:name="_Toc343832013"/>
        <w:bookmarkStart w:id="9648" w:name="_Toc343832383"/>
        <w:bookmarkStart w:id="9649" w:name="_Toc343832600"/>
        <w:bookmarkStart w:id="9650" w:name="_Toc343832817"/>
        <w:bookmarkStart w:id="9651" w:name="_Toc343837410"/>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del>
    </w:p>
    <w:p w14:paraId="32A62806" w14:textId="77777777" w:rsidR="00711ADB" w:rsidRPr="00032D83" w:rsidDel="006F07F0" w:rsidRDefault="00711ADB" w:rsidP="00BE62E1">
      <w:pPr>
        <w:ind w:left="720"/>
        <w:rPr>
          <w:del w:id="9652" w:author="The Si Tran" w:date="2012-12-05T22:36:00Z"/>
        </w:rPr>
      </w:pPr>
      <w:del w:id="9653" w:author="The Si Tran" w:date="2012-12-05T22:36:00Z">
        <w:r w:rsidRPr="003E4DFC" w:rsidDel="006F07F0">
          <w:rPr>
            <w:rPrChange w:id="9654" w:author="The Si Tran" w:date="2012-12-16T09:44:00Z">
              <w:rPr>
                <w:rFonts w:cs="Arial"/>
                <w:b/>
                <w:bCs/>
                <w:iCs/>
                <w:sz w:val="28"/>
                <w:szCs w:val="28"/>
              </w:rPr>
            </w:rPrChange>
          </w:rPr>
          <w:tab/>
          <w:delText xml:space="preserve">et   = yt  - ^Lt </w:delText>
        </w:r>
        <w:bookmarkStart w:id="9655" w:name="_Toc343083668"/>
        <w:bookmarkStart w:id="9656" w:name="_Toc343083882"/>
        <w:bookmarkStart w:id="9657" w:name="_Toc343084093"/>
        <w:bookmarkStart w:id="9658" w:name="_Toc343220852"/>
        <w:bookmarkStart w:id="9659" w:name="_Toc343232357"/>
        <w:bookmarkStart w:id="9660" w:name="_Toc343232770"/>
        <w:bookmarkStart w:id="9661" w:name="_Toc343233055"/>
        <w:bookmarkStart w:id="9662" w:name="_Toc343415560"/>
        <w:bookmarkStart w:id="9663" w:name="_Toc343415856"/>
        <w:bookmarkStart w:id="9664" w:name="_Toc343452515"/>
        <w:bookmarkStart w:id="9665" w:name="_Toc343461305"/>
        <w:bookmarkStart w:id="9666" w:name="_Toc343494192"/>
        <w:bookmarkStart w:id="9667" w:name="_Toc343494404"/>
        <w:bookmarkStart w:id="9668" w:name="_Toc343495177"/>
        <w:bookmarkStart w:id="9669" w:name="_Toc343660404"/>
        <w:bookmarkStart w:id="9670" w:name="_Toc343660618"/>
        <w:bookmarkStart w:id="9671" w:name="_Toc343711246"/>
        <w:bookmarkStart w:id="9672" w:name="_Toc343829210"/>
        <w:bookmarkStart w:id="9673" w:name="_Toc343832014"/>
        <w:bookmarkStart w:id="9674" w:name="_Toc343832384"/>
        <w:bookmarkStart w:id="9675" w:name="_Toc343832601"/>
        <w:bookmarkStart w:id="9676" w:name="_Toc343832818"/>
        <w:bookmarkStart w:id="9677" w:name="_Toc343837411"/>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del>
    </w:p>
    <w:p w14:paraId="2B5A2E3F" w14:textId="77777777" w:rsidR="00711ADB" w:rsidRPr="00032D83" w:rsidDel="006F07F0" w:rsidRDefault="00711ADB" w:rsidP="00BE62E1">
      <w:pPr>
        <w:ind w:left="720"/>
        <w:rPr>
          <w:del w:id="9678" w:author="The Si Tran" w:date="2012-12-05T22:36:00Z"/>
        </w:rPr>
      </w:pPr>
      <w:del w:id="9679" w:author="The Si Tran" w:date="2012-12-05T22:36:00Z">
        <w:r w:rsidRPr="003E4DFC" w:rsidDel="006F07F0">
          <w:rPr>
            <w:rPrChange w:id="9680" w:author="The Si Tran" w:date="2012-12-16T09:44:00Z">
              <w:rPr>
                <w:rFonts w:cs="Arial"/>
                <w:b/>
                <w:bCs/>
                <w:iCs/>
                <w:sz w:val="28"/>
                <w:szCs w:val="28"/>
              </w:rPr>
            </w:rPrChange>
          </w:rPr>
          <w:delText>trong đó:</w:delText>
        </w:r>
        <w:bookmarkStart w:id="9681" w:name="_Toc343083669"/>
        <w:bookmarkStart w:id="9682" w:name="_Toc343083883"/>
        <w:bookmarkStart w:id="9683" w:name="_Toc343084094"/>
        <w:bookmarkStart w:id="9684" w:name="_Toc343220853"/>
        <w:bookmarkStart w:id="9685" w:name="_Toc343232358"/>
        <w:bookmarkStart w:id="9686" w:name="_Toc343232771"/>
        <w:bookmarkStart w:id="9687" w:name="_Toc343233056"/>
        <w:bookmarkStart w:id="9688" w:name="_Toc343415561"/>
        <w:bookmarkStart w:id="9689" w:name="_Toc343415857"/>
        <w:bookmarkStart w:id="9690" w:name="_Toc343452516"/>
        <w:bookmarkStart w:id="9691" w:name="_Toc343461306"/>
        <w:bookmarkStart w:id="9692" w:name="_Toc343494193"/>
        <w:bookmarkStart w:id="9693" w:name="_Toc343494405"/>
        <w:bookmarkStart w:id="9694" w:name="_Toc343495178"/>
        <w:bookmarkStart w:id="9695" w:name="_Toc343660405"/>
        <w:bookmarkStart w:id="9696" w:name="_Toc343660619"/>
        <w:bookmarkStart w:id="9697" w:name="_Toc343711247"/>
        <w:bookmarkStart w:id="9698" w:name="_Toc343829211"/>
        <w:bookmarkStart w:id="9699" w:name="_Toc343832015"/>
        <w:bookmarkStart w:id="9700" w:name="_Toc343832385"/>
        <w:bookmarkStart w:id="9701" w:name="_Toc343832602"/>
        <w:bookmarkStart w:id="9702" w:name="_Toc343832819"/>
        <w:bookmarkStart w:id="9703" w:name="_Toc343837412"/>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del>
    </w:p>
    <w:p w14:paraId="3DACE5FA" w14:textId="77777777" w:rsidR="00711ADB" w:rsidRPr="00032D83" w:rsidDel="006F07F0" w:rsidRDefault="00711ADB" w:rsidP="00BE62E1">
      <w:pPr>
        <w:ind w:left="720"/>
        <w:rPr>
          <w:del w:id="9704" w:author="The Si Tran" w:date="2012-12-05T22:36:00Z"/>
        </w:rPr>
      </w:pPr>
      <w:del w:id="9705" w:author="The Si Tran" w:date="2012-12-05T22:36:00Z">
        <w:r w:rsidRPr="003E4DFC" w:rsidDel="006F07F0">
          <w:rPr>
            <w:rPrChange w:id="9706" w:author="The Si Tran" w:date="2012-12-16T09:44:00Z">
              <w:rPr>
                <w:rFonts w:cs="Arial"/>
                <w:b/>
                <w:bCs/>
                <w:iCs/>
                <w:sz w:val="28"/>
                <w:szCs w:val="28"/>
              </w:rPr>
            </w:rPrChange>
          </w:rPr>
          <w:tab/>
          <w:delText xml:space="preserve">et : là thành phần lỗi của mô hình ARIMA </w:delText>
        </w:r>
        <w:bookmarkStart w:id="9707" w:name="_Toc343083670"/>
        <w:bookmarkStart w:id="9708" w:name="_Toc343083884"/>
        <w:bookmarkStart w:id="9709" w:name="_Toc343084095"/>
        <w:bookmarkStart w:id="9710" w:name="_Toc343220854"/>
        <w:bookmarkStart w:id="9711" w:name="_Toc343232359"/>
        <w:bookmarkStart w:id="9712" w:name="_Toc343232772"/>
        <w:bookmarkStart w:id="9713" w:name="_Toc343233057"/>
        <w:bookmarkStart w:id="9714" w:name="_Toc343415562"/>
        <w:bookmarkStart w:id="9715" w:name="_Toc343415858"/>
        <w:bookmarkStart w:id="9716" w:name="_Toc343452517"/>
        <w:bookmarkStart w:id="9717" w:name="_Toc343461307"/>
        <w:bookmarkStart w:id="9718" w:name="_Toc343494194"/>
        <w:bookmarkStart w:id="9719" w:name="_Toc343494406"/>
        <w:bookmarkStart w:id="9720" w:name="_Toc343495179"/>
        <w:bookmarkStart w:id="9721" w:name="_Toc343660406"/>
        <w:bookmarkStart w:id="9722" w:name="_Toc343660620"/>
        <w:bookmarkStart w:id="9723" w:name="_Toc343711248"/>
        <w:bookmarkStart w:id="9724" w:name="_Toc343829212"/>
        <w:bookmarkStart w:id="9725" w:name="_Toc343832016"/>
        <w:bookmarkStart w:id="9726" w:name="_Toc343832386"/>
        <w:bookmarkStart w:id="9727" w:name="_Toc343832603"/>
        <w:bookmarkStart w:id="9728" w:name="_Toc343832820"/>
        <w:bookmarkStart w:id="9729" w:name="_Toc343837413"/>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del>
    </w:p>
    <w:p w14:paraId="2CFF7F6A" w14:textId="77777777" w:rsidR="006A21F7" w:rsidRPr="00032D83" w:rsidDel="006F07F0" w:rsidRDefault="00711ADB" w:rsidP="005A22B0">
      <w:pPr>
        <w:rPr>
          <w:del w:id="9730" w:author="The Si Tran" w:date="2012-12-05T22:36:00Z"/>
        </w:rPr>
      </w:pPr>
      <w:del w:id="9731" w:author="The Si Tran" w:date="2012-12-05T22:36:00Z">
        <w:r w:rsidRPr="003E4DFC" w:rsidDel="006F07F0">
          <w:rPr>
            <w:rPrChange w:id="9732" w:author="The Si Tran" w:date="2012-12-16T09:44:00Z">
              <w:rPr>
                <w:rFonts w:cs="Arial"/>
                <w:b/>
                <w:bCs/>
                <w:iCs/>
                <w:sz w:val="28"/>
                <w:szCs w:val="28"/>
              </w:rPr>
            </w:rPrChange>
          </w:rPr>
          <w:tab/>
          <w:delText>Bước tiếp theo, ta dùng mô hình ANN để phân tích thành phần lỗi bên trên</w:delText>
        </w:r>
        <w:bookmarkStart w:id="9733" w:name="_Toc343083671"/>
        <w:bookmarkStart w:id="9734" w:name="_Toc343083885"/>
        <w:bookmarkStart w:id="9735" w:name="_Toc343084096"/>
        <w:bookmarkStart w:id="9736" w:name="_Toc343220855"/>
        <w:bookmarkStart w:id="9737" w:name="_Toc343232360"/>
        <w:bookmarkStart w:id="9738" w:name="_Toc343232773"/>
        <w:bookmarkStart w:id="9739" w:name="_Toc343233058"/>
        <w:bookmarkStart w:id="9740" w:name="_Toc343415563"/>
        <w:bookmarkStart w:id="9741" w:name="_Toc343415859"/>
        <w:bookmarkStart w:id="9742" w:name="_Toc343452518"/>
        <w:bookmarkStart w:id="9743" w:name="_Toc343461308"/>
        <w:bookmarkStart w:id="9744" w:name="_Toc343494195"/>
        <w:bookmarkStart w:id="9745" w:name="_Toc343494407"/>
        <w:bookmarkStart w:id="9746" w:name="_Toc343495180"/>
        <w:bookmarkStart w:id="9747" w:name="_Toc343660407"/>
        <w:bookmarkStart w:id="9748" w:name="_Toc343660621"/>
        <w:bookmarkStart w:id="9749" w:name="_Toc343711249"/>
        <w:bookmarkStart w:id="9750" w:name="_Toc343829213"/>
        <w:bookmarkStart w:id="9751" w:name="_Toc343832017"/>
        <w:bookmarkStart w:id="9752" w:name="_Toc343832387"/>
        <w:bookmarkStart w:id="9753" w:name="_Toc343832604"/>
        <w:bookmarkStart w:id="9754" w:name="_Toc343832821"/>
        <w:bookmarkStart w:id="9755" w:name="_Toc343837414"/>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del>
    </w:p>
    <w:p w14:paraId="60C7C5F2" w14:textId="77777777" w:rsidR="00711ADB" w:rsidRPr="00032D83" w:rsidDel="006F07F0" w:rsidRDefault="00711ADB" w:rsidP="005A22B0">
      <w:pPr>
        <w:rPr>
          <w:del w:id="9756" w:author="The Si Tran" w:date="2012-12-05T22:36:00Z"/>
        </w:rPr>
      </w:pPr>
      <w:del w:id="9757" w:author="The Si Tran" w:date="2012-12-05T22:36:00Z">
        <w:r w:rsidRPr="003E4DFC" w:rsidDel="006F07F0">
          <w:rPr>
            <w:rPrChange w:id="9758" w:author="The Si Tran" w:date="2012-12-16T09:44:00Z">
              <w:rPr>
                <w:rFonts w:cs="Arial"/>
                <w:b/>
                <w:bCs/>
                <w:iCs/>
                <w:sz w:val="28"/>
                <w:szCs w:val="28"/>
              </w:rPr>
            </w:rPrChange>
          </w:rPr>
          <w:tab/>
        </w:r>
        <w:r w:rsidRPr="003E4DFC" w:rsidDel="006F07F0">
          <w:rPr>
            <w:rPrChange w:id="9759" w:author="The Si Tran" w:date="2012-12-16T09:44:00Z">
              <w:rPr>
                <w:rFonts w:cs="Arial"/>
                <w:b/>
                <w:bCs/>
                <w:iCs/>
                <w:sz w:val="28"/>
                <w:szCs w:val="28"/>
              </w:rPr>
            </w:rPrChange>
          </w:rPr>
          <w:tab/>
          <w:delText>et = f(et−1;et−2;:::;et−n)+ t</w:delText>
        </w:r>
        <w:bookmarkStart w:id="9760" w:name="_Toc343083672"/>
        <w:bookmarkStart w:id="9761" w:name="_Toc343083886"/>
        <w:bookmarkStart w:id="9762" w:name="_Toc343084097"/>
        <w:bookmarkStart w:id="9763" w:name="_Toc343220856"/>
        <w:bookmarkStart w:id="9764" w:name="_Toc343232361"/>
        <w:bookmarkStart w:id="9765" w:name="_Toc343232774"/>
        <w:bookmarkStart w:id="9766" w:name="_Toc343233059"/>
        <w:bookmarkStart w:id="9767" w:name="_Toc343415564"/>
        <w:bookmarkStart w:id="9768" w:name="_Toc343415860"/>
        <w:bookmarkStart w:id="9769" w:name="_Toc343452519"/>
        <w:bookmarkStart w:id="9770" w:name="_Toc343461309"/>
        <w:bookmarkStart w:id="9771" w:name="_Toc343494196"/>
        <w:bookmarkStart w:id="9772" w:name="_Toc343494408"/>
        <w:bookmarkStart w:id="9773" w:name="_Toc343495181"/>
        <w:bookmarkStart w:id="9774" w:name="_Toc343660408"/>
        <w:bookmarkStart w:id="9775" w:name="_Toc343660622"/>
        <w:bookmarkStart w:id="9776" w:name="_Toc343711250"/>
        <w:bookmarkStart w:id="9777" w:name="_Toc343829214"/>
        <w:bookmarkStart w:id="9778" w:name="_Toc343832018"/>
        <w:bookmarkStart w:id="9779" w:name="_Toc343832388"/>
        <w:bookmarkStart w:id="9780" w:name="_Toc343832605"/>
        <w:bookmarkStart w:id="9781" w:name="_Toc343832822"/>
        <w:bookmarkStart w:id="9782" w:name="_Toc343837415"/>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del>
    </w:p>
    <w:p w14:paraId="6B01B6D8" w14:textId="77777777" w:rsidR="00711ADB" w:rsidRPr="00032D83" w:rsidDel="006F07F0" w:rsidRDefault="00711ADB" w:rsidP="005A22B0">
      <w:pPr>
        <w:rPr>
          <w:del w:id="9783" w:author="The Si Tran" w:date="2012-12-05T22:36:00Z"/>
        </w:rPr>
      </w:pPr>
      <w:del w:id="9784" w:author="The Si Tran" w:date="2012-12-05T22:36:00Z">
        <w:r w:rsidRPr="003E4DFC" w:rsidDel="006F07F0">
          <w:rPr>
            <w:rPrChange w:id="9785" w:author="The Si Tran" w:date="2012-12-16T09:44:00Z">
              <w:rPr>
                <w:rFonts w:cs="Arial"/>
                <w:b/>
                <w:bCs/>
                <w:iCs/>
                <w:sz w:val="28"/>
                <w:szCs w:val="28"/>
              </w:rPr>
            </w:rPrChange>
          </w:rPr>
          <w:tab/>
          <w:delText>ta thu được kết quả dự đoán của chuỗi thời gian như sau:</w:delText>
        </w:r>
        <w:bookmarkStart w:id="9786" w:name="_Toc343083673"/>
        <w:bookmarkStart w:id="9787" w:name="_Toc343083887"/>
        <w:bookmarkStart w:id="9788" w:name="_Toc343084098"/>
        <w:bookmarkStart w:id="9789" w:name="_Toc343220857"/>
        <w:bookmarkStart w:id="9790" w:name="_Toc343232362"/>
        <w:bookmarkStart w:id="9791" w:name="_Toc343232775"/>
        <w:bookmarkStart w:id="9792" w:name="_Toc343233060"/>
        <w:bookmarkStart w:id="9793" w:name="_Toc343415565"/>
        <w:bookmarkStart w:id="9794" w:name="_Toc343415861"/>
        <w:bookmarkStart w:id="9795" w:name="_Toc343452520"/>
        <w:bookmarkStart w:id="9796" w:name="_Toc343461310"/>
        <w:bookmarkStart w:id="9797" w:name="_Toc343494197"/>
        <w:bookmarkStart w:id="9798" w:name="_Toc343494409"/>
        <w:bookmarkStart w:id="9799" w:name="_Toc343495182"/>
        <w:bookmarkStart w:id="9800" w:name="_Toc343660409"/>
        <w:bookmarkStart w:id="9801" w:name="_Toc343660623"/>
        <w:bookmarkStart w:id="9802" w:name="_Toc343711251"/>
        <w:bookmarkStart w:id="9803" w:name="_Toc343829215"/>
        <w:bookmarkStart w:id="9804" w:name="_Toc343832019"/>
        <w:bookmarkStart w:id="9805" w:name="_Toc343832389"/>
        <w:bookmarkStart w:id="9806" w:name="_Toc343832606"/>
        <w:bookmarkStart w:id="9807" w:name="_Toc343832823"/>
        <w:bookmarkStart w:id="9808" w:name="_Toc343837416"/>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del>
    </w:p>
    <w:p w14:paraId="3BD065D2" w14:textId="77777777" w:rsidR="00711ADB" w:rsidRPr="00032D83" w:rsidDel="006F07F0" w:rsidRDefault="00165810" w:rsidP="005A22B0">
      <w:pPr>
        <w:rPr>
          <w:del w:id="9809" w:author="The Si Tran" w:date="2012-12-05T22:36:00Z"/>
        </w:rPr>
      </w:pPr>
      <w:del w:id="9810" w:author="The Si Tran" w:date="2012-12-05T22:36:00Z">
        <w:r w:rsidRPr="003E4DFC" w:rsidDel="006F07F0">
          <w:rPr>
            <w:rPrChange w:id="9811" w:author="The Si Tran" w:date="2012-12-16T09:44:00Z">
              <w:rPr>
                <w:rFonts w:cs="Arial"/>
                <w:b/>
                <w:bCs/>
                <w:iCs/>
                <w:sz w:val="28"/>
                <w:szCs w:val="28"/>
              </w:rPr>
            </w:rPrChange>
          </w:rPr>
          <w:tab/>
        </w:r>
        <w:r w:rsidRPr="003E4DFC" w:rsidDel="006F07F0">
          <w:rPr>
            <w:rPrChange w:id="9812" w:author="The Si Tran" w:date="2012-12-16T09:44:00Z">
              <w:rPr>
                <w:rFonts w:cs="Arial"/>
                <w:b/>
                <w:bCs/>
                <w:iCs/>
                <w:sz w:val="28"/>
                <w:szCs w:val="28"/>
              </w:rPr>
            </w:rPrChange>
          </w:rPr>
          <w:tab/>
          <w:delText>^yt = ^Lt + ^Nt</w:delText>
        </w:r>
        <w:r w:rsidR="00E47F01" w:rsidRPr="003E4DFC" w:rsidDel="006F07F0">
          <w:rPr>
            <w:rPrChange w:id="9813" w:author="The Si Tran" w:date="2012-12-16T09:44:00Z">
              <w:rPr>
                <w:rFonts w:cs="Arial"/>
                <w:b/>
                <w:bCs/>
                <w:iCs/>
                <w:sz w:val="28"/>
                <w:szCs w:val="28"/>
                <w:vertAlign w:val="subscript"/>
              </w:rPr>
            </w:rPrChange>
          </w:rPr>
          <w:delText xml:space="preserve"> </w:delText>
        </w:r>
        <w:bookmarkStart w:id="9814" w:name="_Toc343083674"/>
        <w:bookmarkStart w:id="9815" w:name="_Toc343083888"/>
        <w:bookmarkStart w:id="9816" w:name="_Toc343084099"/>
        <w:bookmarkStart w:id="9817" w:name="_Toc343220858"/>
        <w:bookmarkStart w:id="9818" w:name="_Toc343232363"/>
        <w:bookmarkStart w:id="9819" w:name="_Toc343232776"/>
        <w:bookmarkStart w:id="9820" w:name="_Toc343233061"/>
        <w:bookmarkStart w:id="9821" w:name="_Toc343415566"/>
        <w:bookmarkStart w:id="9822" w:name="_Toc343415862"/>
        <w:bookmarkStart w:id="9823" w:name="_Toc343452521"/>
        <w:bookmarkStart w:id="9824" w:name="_Toc343461311"/>
        <w:bookmarkStart w:id="9825" w:name="_Toc343494198"/>
        <w:bookmarkStart w:id="9826" w:name="_Toc343494410"/>
        <w:bookmarkStart w:id="9827" w:name="_Toc343495183"/>
        <w:bookmarkStart w:id="9828" w:name="_Toc343660410"/>
        <w:bookmarkStart w:id="9829" w:name="_Toc343660624"/>
        <w:bookmarkStart w:id="9830" w:name="_Toc343711252"/>
        <w:bookmarkStart w:id="9831" w:name="_Toc343829216"/>
        <w:bookmarkStart w:id="9832" w:name="_Toc343832020"/>
        <w:bookmarkStart w:id="9833" w:name="_Toc343832390"/>
        <w:bookmarkStart w:id="9834" w:name="_Toc343832607"/>
        <w:bookmarkStart w:id="9835" w:name="_Toc343832824"/>
        <w:bookmarkStart w:id="9836" w:name="_Toc343837417"/>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del>
    </w:p>
    <w:p w14:paraId="44DEEBC0" w14:textId="77777777" w:rsidR="00E47F01" w:rsidRPr="00032D83" w:rsidDel="006F07F0" w:rsidRDefault="00E47F01" w:rsidP="005A22B0">
      <w:pPr>
        <w:rPr>
          <w:del w:id="9837" w:author="The Si Tran" w:date="2012-12-05T22:36:00Z"/>
        </w:rPr>
      </w:pPr>
      <w:del w:id="9838" w:author="The Si Tran" w:date="2012-12-05T22:36:00Z">
        <w:r w:rsidRPr="003E4DFC" w:rsidDel="006F07F0">
          <w:rPr>
            <w:rPrChange w:id="9839" w:author="The Si Tran" w:date="2012-12-16T09:44:00Z">
              <w:rPr>
                <w:rFonts w:cs="Arial"/>
                <w:b/>
                <w:bCs/>
                <w:iCs/>
                <w:sz w:val="28"/>
                <w:szCs w:val="28"/>
              </w:rPr>
            </w:rPrChange>
          </w:rPr>
          <w:tab/>
        </w:r>
        <w:bookmarkStart w:id="9840" w:name="_Toc343083675"/>
        <w:bookmarkStart w:id="9841" w:name="_Toc343083889"/>
        <w:bookmarkStart w:id="9842" w:name="_Toc343084100"/>
        <w:bookmarkStart w:id="9843" w:name="_Toc343220859"/>
        <w:bookmarkStart w:id="9844" w:name="_Toc343232364"/>
        <w:bookmarkStart w:id="9845" w:name="_Toc343232777"/>
        <w:bookmarkStart w:id="9846" w:name="_Toc343233062"/>
        <w:bookmarkStart w:id="9847" w:name="_Toc343415567"/>
        <w:bookmarkStart w:id="9848" w:name="_Toc343415863"/>
        <w:bookmarkStart w:id="9849" w:name="_Toc343452522"/>
        <w:bookmarkStart w:id="9850" w:name="_Toc343461312"/>
        <w:bookmarkStart w:id="9851" w:name="_Toc343494199"/>
        <w:bookmarkStart w:id="9852" w:name="_Toc343494411"/>
        <w:bookmarkStart w:id="9853" w:name="_Toc343495184"/>
        <w:bookmarkStart w:id="9854" w:name="_Toc343660411"/>
        <w:bookmarkStart w:id="9855" w:name="_Toc343660625"/>
        <w:bookmarkStart w:id="9856" w:name="_Toc343711253"/>
        <w:bookmarkStart w:id="9857" w:name="_Toc343829217"/>
        <w:bookmarkStart w:id="9858" w:name="_Toc343832021"/>
        <w:bookmarkStart w:id="9859" w:name="_Toc343832391"/>
        <w:bookmarkStart w:id="9860" w:name="_Toc343832608"/>
        <w:bookmarkStart w:id="9861" w:name="_Toc343832825"/>
        <w:bookmarkStart w:id="9862" w:name="_Toc343837418"/>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del>
    </w:p>
    <w:p w14:paraId="37070303" w14:textId="77777777" w:rsidR="006A21F7" w:rsidRPr="003E4DFC" w:rsidDel="006F07F0" w:rsidRDefault="006A21F7" w:rsidP="005A22B0">
      <w:pPr>
        <w:rPr>
          <w:del w:id="9863" w:author="The Si Tran" w:date="2012-12-05T22:36:00Z"/>
        </w:rPr>
      </w:pPr>
      <w:bookmarkStart w:id="9864" w:name="_Toc343083676"/>
      <w:bookmarkStart w:id="9865" w:name="_Toc343083890"/>
      <w:bookmarkStart w:id="9866" w:name="_Toc343084101"/>
      <w:bookmarkStart w:id="9867" w:name="_Toc343220860"/>
      <w:bookmarkStart w:id="9868" w:name="_Toc343232365"/>
      <w:bookmarkStart w:id="9869" w:name="_Toc343232778"/>
      <w:bookmarkStart w:id="9870" w:name="_Toc343233063"/>
      <w:bookmarkStart w:id="9871" w:name="_Toc343415568"/>
      <w:bookmarkStart w:id="9872" w:name="_Toc343415864"/>
      <w:bookmarkStart w:id="9873" w:name="_Toc343452523"/>
      <w:bookmarkStart w:id="9874" w:name="_Toc343461313"/>
      <w:bookmarkStart w:id="9875" w:name="_Toc343494200"/>
      <w:bookmarkStart w:id="9876" w:name="_Toc343494412"/>
      <w:bookmarkStart w:id="9877" w:name="_Toc343495185"/>
      <w:bookmarkStart w:id="9878" w:name="_Toc343660412"/>
      <w:bookmarkStart w:id="9879" w:name="_Toc343660626"/>
      <w:bookmarkStart w:id="9880" w:name="_Toc343711254"/>
      <w:bookmarkStart w:id="9881" w:name="_Toc343829218"/>
      <w:bookmarkStart w:id="9882" w:name="_Toc343832022"/>
      <w:bookmarkStart w:id="9883" w:name="_Toc343832392"/>
      <w:bookmarkStart w:id="9884" w:name="_Toc343832609"/>
      <w:bookmarkStart w:id="9885" w:name="_Toc343832826"/>
      <w:bookmarkStart w:id="9886" w:name="_Toc343837419"/>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p>
    <w:p w14:paraId="230B50E6" w14:textId="77777777" w:rsidR="00783FDB" w:rsidRPr="003E4DFC" w:rsidDel="006F07F0" w:rsidRDefault="00783FDB">
      <w:pPr>
        <w:spacing w:before="0" w:after="200" w:line="276" w:lineRule="auto"/>
        <w:jc w:val="left"/>
        <w:rPr>
          <w:del w:id="9887" w:author="The Si Tran" w:date="2012-12-05T22:36:00Z"/>
          <w:rPrChange w:id="9888" w:author="The Si Tran" w:date="2012-12-16T09:44:00Z">
            <w:rPr>
              <w:del w:id="9889" w:author="The Si Tran" w:date="2012-12-05T22:36:00Z"/>
              <w:b/>
              <w:bCs/>
              <w:kern w:val="32"/>
              <w:sz w:val="32"/>
              <w:szCs w:val="32"/>
            </w:rPr>
          </w:rPrChange>
        </w:rPr>
      </w:pPr>
      <w:del w:id="9890" w:author="The Si Tran" w:date="2012-12-05T22:36:00Z">
        <w:r w:rsidRPr="003E4DFC" w:rsidDel="006F07F0">
          <w:rPr>
            <w:rPrChange w:id="9891" w:author="The Si Tran" w:date="2012-12-16T09:44:00Z">
              <w:rPr>
                <w:rFonts w:cs="Arial"/>
                <w:b/>
                <w:bCs/>
                <w:iCs/>
                <w:sz w:val="28"/>
                <w:szCs w:val="28"/>
              </w:rPr>
            </w:rPrChange>
          </w:rPr>
          <w:br w:type="page"/>
        </w:r>
      </w:del>
    </w:p>
    <w:p w14:paraId="042B53FC" w14:textId="20C549AD" w:rsidR="00EA14F5" w:rsidRPr="000064E1" w:rsidRDefault="007C00DC">
      <w:pPr>
        <w:pStyle w:val="Heading1"/>
        <w:rPr>
          <w:ins w:id="9892" w:author="The Si Tran" w:date="2012-12-09T14:49:00Z"/>
          <w:rPrChange w:id="9893" w:author="The Si Tran" w:date="2012-12-12T13:58:00Z">
            <w:rPr>
              <w:ins w:id="9894" w:author="The Si Tran" w:date="2012-12-09T14:49:00Z"/>
              <w:rFonts w:cs="Times New Roman"/>
              <w:sz w:val="26"/>
              <w:szCs w:val="26"/>
            </w:rPr>
          </w:rPrChange>
        </w:rPr>
        <w:pPrChange w:id="9895" w:author="The Si Tran" w:date="2012-12-16T09:44:00Z">
          <w:pPr>
            <w:pStyle w:val="Heading1"/>
            <w:jc w:val="left"/>
          </w:pPr>
        </w:pPrChange>
      </w:pPr>
      <w:ins w:id="9896" w:author="superchickend" w:date="2012-12-16T14:59:00Z">
        <w:r>
          <w:t xml:space="preserve">    </w:t>
        </w:r>
      </w:ins>
      <w:bookmarkStart w:id="9897" w:name="_Toc343837420"/>
      <w:ins w:id="9898" w:author="The Si Tran" w:date="2012-12-06T21:19:00Z">
        <w:r w:rsidR="00EF77AD" w:rsidRPr="003E4DFC">
          <w:rPr>
            <w:rPrChange w:id="9899" w:author="The Si Tran" w:date="2012-12-16T09:44:00Z">
              <w:rPr>
                <w:rFonts w:cs="Times New Roman"/>
                <w:sz w:val="26"/>
                <w:szCs w:val="26"/>
              </w:rPr>
            </w:rPrChange>
          </w:rPr>
          <w:t>KẾT</w:t>
        </w:r>
        <w:r w:rsidR="00EF77AD" w:rsidRPr="000064E1">
          <w:rPr>
            <w:rPrChange w:id="9900" w:author="The Si Tran" w:date="2012-12-12T13:58:00Z">
              <w:rPr>
                <w:rFonts w:cs="Times New Roman"/>
                <w:sz w:val="26"/>
                <w:szCs w:val="26"/>
              </w:rPr>
            </w:rPrChange>
          </w:rPr>
          <w:t xml:space="preserve"> QUẢ</w:t>
        </w:r>
      </w:ins>
      <w:del w:id="9901" w:author="The Si Tran" w:date="2012-12-06T21:19:00Z">
        <w:r w:rsidR="00EA14F5" w:rsidRPr="000064E1" w:rsidDel="00EF77AD">
          <w:rPr>
            <w:rPrChange w:id="9902" w:author="The Si Tran" w:date="2012-12-12T13:58:00Z">
              <w:rPr>
                <w:rFonts w:cs="Times New Roman"/>
                <w:iCs/>
                <w:kern w:val="0"/>
                <w:sz w:val="28"/>
                <w:szCs w:val="28"/>
              </w:rPr>
            </w:rPrChange>
          </w:rPr>
          <w:delText>HIỆN THỰC VÀ</w:delText>
        </w:r>
      </w:del>
      <w:r w:rsidR="00EA14F5" w:rsidRPr="000064E1">
        <w:rPr>
          <w:rPrChange w:id="9903" w:author="The Si Tran" w:date="2012-12-12T13:58:00Z">
            <w:rPr>
              <w:rFonts w:cs="Times New Roman"/>
              <w:iCs/>
              <w:kern w:val="0"/>
              <w:sz w:val="28"/>
              <w:szCs w:val="28"/>
            </w:rPr>
          </w:rPrChange>
        </w:rPr>
        <w:t xml:space="preserve"> THỰC NGHIỆM</w:t>
      </w:r>
      <w:bookmarkEnd w:id="9897"/>
    </w:p>
    <w:p w14:paraId="0D41A884" w14:textId="77777777" w:rsidR="00C83C77" w:rsidRDefault="00256858">
      <w:pPr>
        <w:pPrChange w:id="9904" w:author="The Si Tran" w:date="2012-12-16T08:38:00Z">
          <w:pPr>
            <w:spacing w:before="0"/>
          </w:pPr>
        </w:pPrChange>
      </w:pPr>
      <w:ins w:id="9905"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9906" w:author="The Si Tran" w:date="2012-12-09T14:51:00Z">
        <w:r w:rsidR="00C83C77">
          <w:t>các</w:t>
        </w:r>
      </w:ins>
      <w:ins w:id="9907"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02FFF648" w14:textId="4D2F870F" w:rsidR="00256858" w:rsidRPr="00945B99" w:rsidRDefault="00560907">
      <w:pPr>
        <w:rPr>
          <w:ins w:id="9908" w:author="The Si Tran" w:date="2012-12-06T21:19:00Z"/>
        </w:rPr>
        <w:pPrChange w:id="9909" w:author="The Si Tran" w:date="2012-12-16T08:39:00Z">
          <w:pPr>
            <w:pStyle w:val="Heading1"/>
            <w:jc w:val="left"/>
          </w:pPr>
        </w:pPrChange>
      </w:pPr>
      <w:r>
        <w:t>Mô hình kết hợp ARIMA và mạng nơron</w:t>
      </w:r>
      <w:r w:rsidR="00806B7F">
        <w:t xml:space="preserve"> </w:t>
      </w:r>
      <w:r>
        <w:t xml:space="preserve">được chúng tôi </w:t>
      </w:r>
      <w:r w:rsidR="00806B7F">
        <w:t>hiện thực bằng ngôn ngữ lập trình C#, trên nề</w:t>
      </w:r>
      <w:r>
        <w:t>n .NET framework 4.5</w:t>
      </w:r>
      <w:r w:rsidR="00806B7F">
        <w:t xml:space="preserve"> với bộ hỗ trợ lập trình Visual Studio 2012.</w:t>
      </w:r>
      <w:r>
        <w:t xml:space="preserve"> </w:t>
      </w:r>
      <w:ins w:id="9910" w:author="The Si Tran" w:date="2012-12-09T14:49:00Z">
        <w:r w:rsidR="00256858">
          <w:t xml:space="preserve">Các kết quả </w:t>
        </w:r>
      </w:ins>
      <w:r>
        <w:t>thực nghiệm</w:t>
      </w:r>
      <w:ins w:id="9911" w:author="The Si Tran" w:date="2012-12-09T14:49:00Z">
        <w:r w:rsidR="00256858">
          <w:t xml:space="preserve"> được các thành viên trong nhóm chạy thực nghiệm với chương trình trên hệ điều hành Window 7/Window 8, cài đặt sẵn .NET framework </w:t>
        </w:r>
      </w:ins>
      <w:r>
        <w:t>4.5</w:t>
      </w:r>
      <w:r w:rsidR="00806B7F">
        <w:t xml:space="preserve"> </w:t>
      </w:r>
      <w:ins w:id="9912" w:author="The Si Tran" w:date="2012-12-09T14:49:00Z">
        <w:r w:rsidR="00256858">
          <w:t xml:space="preserve">với cấu hình máy: Ram 2GB, CPU Core 2 Duo 2.0 GHz. </w:t>
        </w:r>
      </w:ins>
    </w:p>
    <w:p w14:paraId="102623B8" w14:textId="278496E1" w:rsidR="00691EA7" w:rsidRDefault="00691EA7" w:rsidP="00286C29">
      <w:pPr>
        <w:pStyle w:val="Heading2"/>
      </w:pPr>
      <w:bookmarkStart w:id="9913" w:name="_Toc343837421"/>
      <w:r w:rsidRPr="00691EA7">
        <w:t>Cấu trúc chương trình</w:t>
      </w:r>
      <w:bookmarkEnd w:id="9913"/>
    </w:p>
    <w:p w14:paraId="5D3CAAB3" w14:textId="2C97D8FA" w:rsidR="00920B1C" w:rsidRPr="00920B1C" w:rsidRDefault="00920B1C" w:rsidP="00920B1C">
      <w:r>
        <w:t>Trong phần này, chúng</w:t>
      </w:r>
      <w:r w:rsidR="00974DA2">
        <w:t xml:space="preserve"> tôi </w:t>
      </w:r>
      <w:r w:rsidR="00941798">
        <w:t>sẽ</w:t>
      </w:r>
      <w:r w:rsidR="00974DA2">
        <w:t xml:space="preserve"> trình bày </w:t>
      </w:r>
      <w:r w:rsidR="00941798">
        <w:t>các giao diện chính của chương trình, các module chính của chương trình</w:t>
      </w:r>
      <w:r w:rsidR="00974DA2">
        <w:t>. Phần hướng dẫn sử dụng chương trình được nêu ra trong phụ lụ</w:t>
      </w:r>
      <w:r w:rsidR="00941798">
        <w:t>c C</w:t>
      </w:r>
      <w:r w:rsidR="00974DA2">
        <w:t>.</w:t>
      </w:r>
    </w:p>
    <w:p w14:paraId="768A47D5" w14:textId="570BDC29" w:rsidR="00691EA7" w:rsidRDefault="00691EA7" w:rsidP="00691EA7">
      <w:pPr>
        <w:pStyle w:val="Heading3"/>
      </w:pPr>
      <w:bookmarkStart w:id="9914" w:name="_Toc343837422"/>
      <w:r>
        <w:lastRenderedPageBreak/>
        <w:t>Giao diện chương trình</w:t>
      </w:r>
      <w:bookmarkEnd w:id="9914"/>
    </w:p>
    <w:p w14:paraId="58387247" w14:textId="77777777" w:rsidR="00AA7614" w:rsidRDefault="00AA7614" w:rsidP="00AA7614">
      <w:pPr>
        <w:pStyle w:val="Canhgiua"/>
      </w:pPr>
      <w:ins w:id="9915" w:author="The Si Tran" w:date="2012-12-11T06:20:00Z">
        <w:r w:rsidRPr="00941798">
          <w:rPr>
            <w:noProof/>
          </w:rPr>
          <w:drawing>
            <wp:inline distT="0" distB="0" distL="0" distR="0" wp14:anchorId="6DEAC131" wp14:editId="03CD9905">
              <wp:extent cx="5760720" cy="324779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760720" cy="3247791"/>
                      </a:xfrm>
                      <a:prstGeom prst="rect">
                        <a:avLst/>
                      </a:prstGeom>
                    </pic:spPr>
                  </pic:pic>
                </a:graphicData>
              </a:graphic>
            </wp:inline>
          </w:drawing>
        </w:r>
      </w:ins>
    </w:p>
    <w:p w14:paraId="699019BE" w14:textId="139FF57E" w:rsidR="00AA7614" w:rsidRPr="00AA7614" w:rsidRDefault="00AA7614" w:rsidP="00AA7614">
      <w:pPr>
        <w:pStyle w:val="Hinh"/>
        <w:spacing w:after="240"/>
      </w:pPr>
      <w:bookmarkStart w:id="9916" w:name="_Toc343837467"/>
      <w:r>
        <w:t>Hình 6.1: Giao diện quá trình xây dựng mô hình SARIMA</w:t>
      </w:r>
      <w:bookmarkEnd w:id="9916"/>
      <w:r>
        <w:t xml:space="preserve"> </w:t>
      </w:r>
    </w:p>
    <w:p w14:paraId="70449CA5" w14:textId="715233EE" w:rsidR="00E429A2" w:rsidRDefault="00E429A2" w:rsidP="00E429A2">
      <w:r>
        <w:t xml:space="preserve">Hình 6.1 thể hiện giao diện của quá trình tạo mô hình SARIMA. Thông qua giao diện này, </w:t>
      </w:r>
      <w:r w:rsidR="00D358EC">
        <w:t>ta</w:t>
      </w:r>
      <w:r>
        <w:t xml:space="preserve"> có thể chọn dữ liệu để xây dựng mô hình và xem tính chất của dữ liệu qua các đồ thị: đồ thị dữ liệu </w:t>
      </w:r>
      <w:proofErr w:type="gramStart"/>
      <w:r>
        <w:t>theo</w:t>
      </w:r>
      <w:proofErr w:type="gramEnd"/>
      <w:r>
        <w:t xml:space="preserve"> thời gian, hệ số tự tương quan theo độ trễ, hệ số tự tương quan riêng phần theo độ trễ.</w:t>
      </w:r>
      <w:r w:rsidR="00D358EC">
        <w:t xml:space="preserve"> Ta có thể chọn chế độ xây dựng mô hình tự chọn hay tự động.</w:t>
      </w:r>
    </w:p>
    <w:p w14:paraId="1FAB140B" w14:textId="5867F5D5" w:rsidR="00D358EC" w:rsidRDefault="00D358EC" w:rsidP="00E429A2">
      <w:r>
        <w:t>Hình 6.2 thể hiện giao diện chính của quá trình tạo mô hình mạng nơron. Qua giao diện này, ta chọn cấu hình mạng</w:t>
      </w:r>
      <w:r w:rsidR="003D4D11">
        <w:t xml:space="preserve"> (nố nút tầng nhập, tầng ẩn), giải thuật huấn luyện và các thông số cho quá trình huấn luyện.</w:t>
      </w:r>
    </w:p>
    <w:p w14:paraId="7F9AD655" w14:textId="6FCE28F6" w:rsidR="00AA7614" w:rsidRPr="00E429A2" w:rsidRDefault="00AA7614" w:rsidP="00E429A2">
      <w:r>
        <w:t>Cả hai giao diện trên đều cho phép ta kiểm tra độ chính xác của mô hình, lưu lại cấu hình mô hình dưới dạng tập tin xml và sử dụng lại mô hình đã được lưu.</w:t>
      </w:r>
    </w:p>
    <w:p w14:paraId="6D85E2FB" w14:textId="4461AE8B" w:rsidR="009C34E7" w:rsidRDefault="009C34E7" w:rsidP="00E429A2">
      <w:pPr>
        <w:pStyle w:val="Canhgiua"/>
      </w:pPr>
      <w:ins w:id="9917" w:author="The Si Tran" w:date="2012-12-11T07:44:00Z">
        <w:r w:rsidRPr="00941798">
          <w:rPr>
            <w:noProof/>
          </w:rPr>
          <w:lastRenderedPageBreak/>
          <w:drawing>
            <wp:inline distT="0" distB="0" distL="0" distR="0" wp14:anchorId="7271F1F8" wp14:editId="01740167">
              <wp:extent cx="5760720" cy="3239790"/>
              <wp:effectExtent l="19050" t="19050" r="11430" b="177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760720" cy="3239790"/>
                      </a:xfrm>
                      <a:prstGeom prst="rect">
                        <a:avLst/>
                      </a:prstGeom>
                      <a:ln w="6350">
                        <a:solidFill>
                          <a:schemeClr val="bg1">
                            <a:lumMod val="75000"/>
                          </a:schemeClr>
                        </a:solidFill>
                      </a:ln>
                    </pic:spPr>
                  </pic:pic>
                </a:graphicData>
              </a:graphic>
            </wp:inline>
          </w:drawing>
        </w:r>
      </w:ins>
    </w:p>
    <w:p w14:paraId="24544FAA" w14:textId="10F0D6A0" w:rsidR="00350FC5" w:rsidRDefault="00BF5619" w:rsidP="00350FC5">
      <w:pPr>
        <w:pStyle w:val="Hinh"/>
      </w:pPr>
      <w:bookmarkStart w:id="9918" w:name="_Toc343837468"/>
      <w:r>
        <w:t xml:space="preserve">Hình 6.2: </w:t>
      </w:r>
      <w:r w:rsidR="00350FC5">
        <w:t>Giao diện quá trình xây dựng mô hình mạng nơron</w:t>
      </w:r>
      <w:bookmarkEnd w:id="9918"/>
    </w:p>
    <w:p w14:paraId="0766F13C" w14:textId="77777777" w:rsidR="000F1BDB" w:rsidRDefault="000F1BDB" w:rsidP="00350FC5">
      <w:pPr>
        <w:pStyle w:val="Hinh"/>
      </w:pPr>
    </w:p>
    <w:p w14:paraId="637F43AE" w14:textId="3F3A482C" w:rsidR="00350FC5" w:rsidRDefault="00AA7614" w:rsidP="009C34E7">
      <w:r>
        <w:t xml:space="preserve">Hình 6.3 thể hiện giao diện quá trình dự đoán sử dụng mô hình kết hợp SARIMA và mạng nơron. Thông qua giao diện này, ta chọn số thời đoạn cần dự báo. Kết quả dự báo sẽ được hiển thị dưới hai dạng: đồ thị dữ liệu </w:t>
      </w:r>
      <w:proofErr w:type="gramStart"/>
      <w:r>
        <w:t>theo</w:t>
      </w:r>
      <w:proofErr w:type="gramEnd"/>
      <w:r>
        <w:t xml:space="preserve"> thời gian, giá trị của chuỗi dữ liệu tại các thời đoạn tiếp theo.</w:t>
      </w:r>
    </w:p>
    <w:p w14:paraId="546BC151" w14:textId="3ED4D61A" w:rsidR="009C34E7" w:rsidRDefault="009C34E7" w:rsidP="00E429A2">
      <w:pPr>
        <w:pStyle w:val="Canhgiua"/>
      </w:pPr>
      <w:ins w:id="9919" w:author="The Si Tran" w:date="2012-12-11T06:20:00Z">
        <w:r w:rsidRPr="00941798">
          <w:rPr>
            <w:noProof/>
          </w:rPr>
          <w:drawing>
            <wp:inline distT="0" distB="0" distL="0" distR="0" wp14:anchorId="06267DBD" wp14:editId="5A6682D1">
              <wp:extent cx="5760720" cy="3251483"/>
              <wp:effectExtent l="19050" t="19050" r="11430" b="254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760720" cy="3251483"/>
                      </a:xfrm>
                      <a:prstGeom prst="rect">
                        <a:avLst/>
                      </a:prstGeom>
                      <a:ln w="6350">
                        <a:solidFill>
                          <a:schemeClr val="bg1">
                            <a:lumMod val="75000"/>
                          </a:schemeClr>
                        </a:solidFill>
                      </a:ln>
                    </pic:spPr>
                  </pic:pic>
                </a:graphicData>
              </a:graphic>
            </wp:inline>
          </w:drawing>
        </w:r>
      </w:ins>
    </w:p>
    <w:p w14:paraId="4122FC94" w14:textId="02667319" w:rsidR="0066047E" w:rsidRDefault="00BF5619" w:rsidP="0066047E">
      <w:pPr>
        <w:pStyle w:val="Hinh"/>
      </w:pPr>
      <w:bookmarkStart w:id="9920" w:name="_Toc343837469"/>
      <w:r>
        <w:t xml:space="preserve">Hình 6.3: </w:t>
      </w:r>
      <w:r w:rsidR="0066047E">
        <w:t>Giao diện quá trình dự đoán sử dụng mô hình kết hợp</w:t>
      </w:r>
      <w:bookmarkEnd w:id="9920"/>
      <w:r w:rsidR="0066047E">
        <w:t xml:space="preserve"> </w:t>
      </w:r>
    </w:p>
    <w:p w14:paraId="30CA154D" w14:textId="11F4A922" w:rsidR="009C34E7" w:rsidRDefault="009C34E7" w:rsidP="009C34E7">
      <w:pPr>
        <w:pStyle w:val="Heading3"/>
      </w:pPr>
      <w:bookmarkStart w:id="9921" w:name="_Toc343837423"/>
      <w:r>
        <w:lastRenderedPageBreak/>
        <w:t>Các module chính</w:t>
      </w:r>
      <w:bookmarkEnd w:id="9921"/>
    </w:p>
    <w:p w14:paraId="3A743ED8" w14:textId="4810D636" w:rsidR="006F27C7" w:rsidRDefault="006F27C7" w:rsidP="006F27C7">
      <w:pPr>
        <w:pStyle w:val="BuletL1"/>
      </w:pPr>
      <w:r>
        <w:t xml:space="preserve">Module </w:t>
      </w:r>
      <w:r w:rsidR="00757DE5">
        <w:t>quản lý giao diện</w:t>
      </w:r>
    </w:p>
    <w:p w14:paraId="6FA5D608" w14:textId="134136A2" w:rsidR="00757DE5" w:rsidRDefault="00757DE5" w:rsidP="00757DE5">
      <w:pPr>
        <w:pStyle w:val="BuletL1"/>
        <w:numPr>
          <w:ilvl w:val="0"/>
          <w:numId w:val="0"/>
        </w:numPr>
        <w:ind w:left="360"/>
      </w:pPr>
      <w:r>
        <w:t xml:space="preserve">Module này gồm 3 giao diện </w:t>
      </w:r>
      <w:r w:rsidR="000F1BDB">
        <w:t>c</w:t>
      </w:r>
      <w:r>
        <w:t>hính như trên.</w:t>
      </w:r>
    </w:p>
    <w:p w14:paraId="48F69F45" w14:textId="64EF585A" w:rsidR="00757DE5" w:rsidRDefault="00757DE5" w:rsidP="00757DE5">
      <w:pPr>
        <w:pStyle w:val="BuletL1"/>
        <w:numPr>
          <w:ilvl w:val="0"/>
          <w:numId w:val="0"/>
        </w:numPr>
        <w:ind w:left="360"/>
      </w:pPr>
      <w:r>
        <w:t>Module này có nhiệm vụ nhận các tác vụ của người dùng và gọi các module thích hợp để thực hiện tác vụ đó.</w:t>
      </w:r>
    </w:p>
    <w:p w14:paraId="6AD610E9" w14:textId="002196C5" w:rsidR="00757DE5" w:rsidRDefault="00757DE5" w:rsidP="00757DE5">
      <w:pPr>
        <w:pStyle w:val="BuletL1"/>
      </w:pPr>
      <w:r>
        <w:t>Module đọc và biểu diễn dữ liệu</w:t>
      </w:r>
    </w:p>
    <w:p w14:paraId="7FFCA2FE" w14:textId="6EDFE491" w:rsidR="006F27C7" w:rsidRDefault="006F27C7" w:rsidP="006F27C7">
      <w:pPr>
        <w:pStyle w:val="BuletL1"/>
        <w:numPr>
          <w:ilvl w:val="0"/>
          <w:numId w:val="0"/>
        </w:numPr>
        <w:ind w:left="360"/>
      </w:pPr>
      <w:r>
        <w:t xml:space="preserve">Chương trình cho phép đọc dữ liệu từ </w:t>
      </w:r>
      <w:r w:rsidR="000F1BDB">
        <w:t xml:space="preserve">tập tin có </w:t>
      </w:r>
      <w:r>
        <w:t xml:space="preserve">định dạng </w:t>
      </w:r>
      <w:r w:rsidRPr="00920B1C">
        <w:rPr>
          <w:i/>
        </w:rPr>
        <w:t>csv</w:t>
      </w:r>
      <w:r>
        <w:t xml:space="preserve">. Trong đó, mỗi cột </w:t>
      </w:r>
      <w:r w:rsidR="000F1BDB">
        <w:t>của tập tin</w:t>
      </w:r>
      <w:r>
        <w:t xml:space="preserve"> là một loại dữ liệu khác </w:t>
      </w:r>
      <w:r w:rsidR="000F1BDB">
        <w:t xml:space="preserve">nhau </w:t>
      </w:r>
      <w:r>
        <w:t>và người dùng chọn dữ liệu 1 trong các cột đó để xây dựng mô hình và dự báo, mỗi dòng là giá trị của dữ liệu tại 1 thời điểm cụ thể.</w:t>
      </w:r>
    </w:p>
    <w:p w14:paraId="134ADCE7" w14:textId="7A941660" w:rsidR="006F27C7" w:rsidRDefault="006F27C7" w:rsidP="006F27C7">
      <w:pPr>
        <w:pStyle w:val="BuletL1"/>
        <w:numPr>
          <w:ilvl w:val="0"/>
          <w:numId w:val="0"/>
        </w:numPr>
        <w:ind w:left="360"/>
      </w:pPr>
      <w:r>
        <w:t xml:space="preserve">Chương trình còn hỗ trợ các thông tin trực quan về dữ liệu thông qua các đồ thị. Hình </w:t>
      </w:r>
      <w:r w:rsidR="00A158E1">
        <w:t>6.4</w:t>
      </w:r>
      <w:r>
        <w:t xml:space="preserve"> thể hiện giá trị</w:t>
      </w:r>
      <w:r w:rsidR="001D2A39">
        <w:t xml:space="preserve"> của chuỗi dữ liệu theo thời gian. Hình </w:t>
      </w:r>
      <w:r w:rsidR="00A158E1">
        <w:t>6.5</w:t>
      </w:r>
      <w:r w:rsidR="001D2A39">
        <w:t xml:space="preserve"> thể hiện các hệ số tự tương quan theo các độ trễ. Hình </w:t>
      </w:r>
      <w:r w:rsidR="00A158E1">
        <w:t>6.6</w:t>
      </w:r>
      <w:r w:rsidR="001D2A39">
        <w:t xml:space="preserve"> thể hiện các hệ số tương quan riêng phần theo các độ trễ.</w:t>
      </w:r>
    </w:p>
    <w:p w14:paraId="6494636C" w14:textId="27F29A7D" w:rsidR="00A158E1" w:rsidRDefault="00A158E1" w:rsidP="00A158E1">
      <w:pPr>
        <w:pStyle w:val="Canhgiua"/>
      </w:pPr>
      <w:r>
        <w:rPr>
          <w:noProof/>
        </w:rPr>
        <w:drawing>
          <wp:inline distT="0" distB="0" distL="0" distR="0" wp14:anchorId="211D74D2" wp14:editId="29B560D3">
            <wp:extent cx="4678680" cy="285971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4696096" cy="2870355"/>
                    </a:xfrm>
                    <a:prstGeom prst="rect">
                      <a:avLst/>
                    </a:prstGeom>
                  </pic:spPr>
                </pic:pic>
              </a:graphicData>
            </a:graphic>
          </wp:inline>
        </w:drawing>
      </w:r>
    </w:p>
    <w:p w14:paraId="0A5B2A18" w14:textId="57EC7317" w:rsidR="00A158E1" w:rsidRDefault="00A158E1" w:rsidP="00A158E1">
      <w:pPr>
        <w:pStyle w:val="Hinh"/>
      </w:pPr>
      <w:bookmarkStart w:id="9922" w:name="_Toc343837470"/>
      <w:r>
        <w:t>Hình 6.4: Đồ thị của chuỗi thời gian</w:t>
      </w:r>
      <w:bookmarkEnd w:id="9922"/>
    </w:p>
    <w:p w14:paraId="3B89EF10" w14:textId="77777777" w:rsidR="00A158E1" w:rsidRDefault="00A158E1" w:rsidP="00A158E1">
      <w:pPr>
        <w:pStyle w:val="Hinh"/>
      </w:pPr>
    </w:p>
    <w:p w14:paraId="286822CD" w14:textId="36A6FDBC" w:rsidR="00A158E1" w:rsidRDefault="00A158E1" w:rsidP="00A158E1">
      <w:pPr>
        <w:pStyle w:val="Canhgiua"/>
      </w:pPr>
      <w:r w:rsidRPr="00A158E1">
        <w:rPr>
          <w:noProof/>
        </w:rPr>
        <w:lastRenderedPageBreak/>
        <w:drawing>
          <wp:inline distT="0" distB="0" distL="0" distR="0" wp14:anchorId="3F60F3C8" wp14:editId="2E5035E0">
            <wp:extent cx="4682490" cy="2862038"/>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4702428" cy="2874224"/>
                    </a:xfrm>
                    <a:prstGeom prst="rect">
                      <a:avLst/>
                    </a:prstGeom>
                  </pic:spPr>
                </pic:pic>
              </a:graphicData>
            </a:graphic>
          </wp:inline>
        </w:drawing>
      </w:r>
    </w:p>
    <w:p w14:paraId="16325370" w14:textId="0569BA4A" w:rsidR="00A158E1" w:rsidRDefault="00A158E1" w:rsidP="00A158E1">
      <w:pPr>
        <w:pStyle w:val="Hinh"/>
      </w:pPr>
      <w:bookmarkStart w:id="9923" w:name="_Toc343837471"/>
      <w:r>
        <w:t>Hình 6.5: Hàm tự tương quan của chuỗi thời gian</w:t>
      </w:r>
      <w:bookmarkEnd w:id="9923"/>
    </w:p>
    <w:p w14:paraId="51630FC3" w14:textId="77777777" w:rsidR="00A158E1" w:rsidRDefault="00A158E1" w:rsidP="00A158E1">
      <w:pPr>
        <w:pStyle w:val="Hinh"/>
      </w:pPr>
    </w:p>
    <w:p w14:paraId="35A51D11" w14:textId="70EFECF5" w:rsidR="00A158E1" w:rsidRDefault="00941798" w:rsidP="00941798">
      <w:pPr>
        <w:pStyle w:val="Canhgiua"/>
      </w:pPr>
      <w:r>
        <w:rPr>
          <w:noProof/>
        </w:rPr>
        <w:drawing>
          <wp:inline distT="0" distB="0" distL="0" distR="0" wp14:anchorId="0BAF7C69" wp14:editId="562FA731">
            <wp:extent cx="4730842" cy="2886898"/>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4740747" cy="2892942"/>
                    </a:xfrm>
                    <a:prstGeom prst="rect">
                      <a:avLst/>
                    </a:prstGeom>
                  </pic:spPr>
                </pic:pic>
              </a:graphicData>
            </a:graphic>
          </wp:inline>
        </w:drawing>
      </w:r>
    </w:p>
    <w:p w14:paraId="1E2B5564" w14:textId="69317A2A" w:rsidR="00A158E1" w:rsidRPr="00A158E1" w:rsidRDefault="00A158E1" w:rsidP="00A158E1">
      <w:pPr>
        <w:pStyle w:val="Hinh"/>
      </w:pPr>
      <w:bookmarkStart w:id="9924" w:name="_Toc343837472"/>
      <w:r>
        <w:t>Hình 6.6: Hàm tự tương quan riêng phần của chuỗi thời gian</w:t>
      </w:r>
      <w:bookmarkEnd w:id="9924"/>
    </w:p>
    <w:p w14:paraId="45C1EC10" w14:textId="77777777" w:rsidR="00A158E1" w:rsidRPr="00695429" w:rsidRDefault="00A158E1" w:rsidP="00A158E1">
      <w:pPr>
        <w:pStyle w:val="Hinh"/>
      </w:pPr>
    </w:p>
    <w:p w14:paraId="2F71C3E0" w14:textId="3FA09344" w:rsidR="006F27C7" w:rsidRDefault="006F27C7" w:rsidP="006F27C7">
      <w:pPr>
        <w:pStyle w:val="BuletL1"/>
      </w:pPr>
      <w:r>
        <w:t>Module</w:t>
      </w:r>
      <w:r w:rsidR="000F1BDB">
        <w:t xml:space="preserve"> xây dựng mô hình</w:t>
      </w:r>
      <w:r>
        <w:t xml:space="preserve"> SARIMA</w:t>
      </w:r>
    </w:p>
    <w:p w14:paraId="54BECCBC" w14:textId="1E592687" w:rsidR="006F058D" w:rsidRPr="00512097" w:rsidRDefault="001D2A39" w:rsidP="001D2A39">
      <w:pPr>
        <w:pStyle w:val="BuletL1"/>
        <w:numPr>
          <w:ilvl w:val="0"/>
          <w:numId w:val="0"/>
        </w:numPr>
        <w:ind w:left="360"/>
      </w:pPr>
      <w:r>
        <w:t>Chương trình này cho phép người dùng chọn chế độ xây dựng mô hình SARIMA là tự chọn hay tự động. Nếu người dùng có nhiều hiểu biết về tính chất của chuỗi dữ liệu đang phân tích : có tính xu hướng hay không, có tính mùa hay không và chiều dài mùa la bao nhiêu</w:t>
      </w:r>
      <w:r w:rsidR="00512097">
        <w:t xml:space="preserve">. Kết hợp với các đồ thị hệ số tự tương quan và tự tương quan riêng phần, người dùng sẽ chọn được các thông số phù hợp cho mô hình </w:t>
      </w:r>
      <w:proofErr w:type="gramStart"/>
      <w:r w:rsidR="00512097">
        <w:lastRenderedPageBreak/>
        <w:t>SARIMA(</w:t>
      </w:r>
      <w:proofErr w:type="gramEnd"/>
      <w:r w:rsidR="00512097" w:rsidRPr="00512097">
        <w:rPr>
          <w:i/>
        </w:rPr>
        <w:t>p</w:t>
      </w:r>
      <w:r w:rsidR="00512097">
        <w:t>,</w:t>
      </w:r>
      <w:r w:rsidR="00512097" w:rsidRPr="00512097">
        <w:rPr>
          <w:i/>
        </w:rPr>
        <w:t>d</w:t>
      </w:r>
      <w:r w:rsidR="00512097">
        <w:t>,</w:t>
      </w:r>
      <w:r w:rsidR="00512097" w:rsidRPr="00512097">
        <w:rPr>
          <w:i/>
        </w:rPr>
        <w:t>q</w:t>
      </w:r>
      <w:r w:rsidR="00512097">
        <w:t>)×(</w:t>
      </w:r>
      <w:r w:rsidR="00512097" w:rsidRPr="00512097">
        <w:rPr>
          <w:i/>
        </w:rPr>
        <w:t>P</w:t>
      </w:r>
      <w:r w:rsidR="00512097">
        <w:t>,</w:t>
      </w:r>
      <w:r w:rsidR="00512097" w:rsidRPr="00512097">
        <w:rPr>
          <w:i/>
        </w:rPr>
        <w:t>Q</w:t>
      </w:r>
      <w:r w:rsidR="00512097">
        <w:t>,</w:t>
      </w:r>
      <w:r w:rsidR="00512097" w:rsidRPr="00512097">
        <w:rPr>
          <w:i/>
        </w:rPr>
        <w:t>D</w:t>
      </w:r>
      <w:r w:rsidR="00512097">
        <w:t>)</w:t>
      </w:r>
      <w:r w:rsidR="00512097" w:rsidRPr="00512097">
        <w:rPr>
          <w:i/>
        </w:rPr>
        <w:t>s</w:t>
      </w:r>
      <w:r w:rsidR="00512097">
        <w:t>. Nếu chọn chế  độ tự động, chương trình sẽ tự động phân tích chuỗi dữ liệu để tìm ra các hệ số rồi ước lượng mô hình.</w:t>
      </w:r>
    </w:p>
    <w:p w14:paraId="270127BE" w14:textId="0E3E6867" w:rsidR="00695429" w:rsidRDefault="00695429" w:rsidP="00695429">
      <w:pPr>
        <w:pStyle w:val="BuletL1"/>
      </w:pPr>
      <w:r>
        <w:t xml:space="preserve">Module </w:t>
      </w:r>
      <w:r w:rsidR="000F1BDB">
        <w:t xml:space="preserve">xây dựng mô hình </w:t>
      </w:r>
      <w:r>
        <w:t>mạng nơron</w:t>
      </w:r>
    </w:p>
    <w:p w14:paraId="5D27CC07" w14:textId="0ED29087" w:rsidR="006F058D" w:rsidRDefault="006F058D" w:rsidP="006F058D">
      <w:pPr>
        <w:pStyle w:val="BuletL1"/>
        <w:numPr>
          <w:ilvl w:val="0"/>
          <w:numId w:val="0"/>
        </w:numPr>
        <w:ind w:left="360"/>
      </w:pPr>
      <w:r>
        <w:t>Sau khi ước lượng chuỗi dữ liệu bằng mô hình SARIMA</w:t>
      </w:r>
      <w:r w:rsidR="006C4B8B">
        <w:t>, trong thành phần lỗi tạo ra bởi mô hình SARIMA này vẫn còn có chứa thành phần phi tuyến và có thể được ước lượng bởi mô hình mạng nơron.</w:t>
      </w:r>
    </w:p>
    <w:p w14:paraId="3EFF5167" w14:textId="4EC0D5B6" w:rsidR="006C4B8B" w:rsidRDefault="006C4B8B" w:rsidP="006F058D">
      <w:pPr>
        <w:pStyle w:val="BuletL1"/>
        <w:numPr>
          <w:ilvl w:val="0"/>
          <w:numId w:val="0"/>
        </w:numPr>
        <w:ind w:left="360"/>
      </w:pPr>
      <w:r>
        <w:t>Chương trình này sử dụng mạng nơron truyền thẳng 3 lớp, gồm 1 lớp đầu vào, 1 lớp ẩn và 1 lớp đầu ra gồm 1 đơn vị. Mạng nơron này được huấn luyện bằng giải thuật RPROP hoặc lan truyền ngược.</w:t>
      </w:r>
    </w:p>
    <w:p w14:paraId="182140D4" w14:textId="2DADB97A" w:rsidR="006C4B8B" w:rsidRDefault="006C4B8B" w:rsidP="006F058D">
      <w:pPr>
        <w:pStyle w:val="BuletL1"/>
        <w:numPr>
          <w:ilvl w:val="0"/>
          <w:numId w:val="0"/>
        </w:numPr>
        <w:ind w:left="360"/>
      </w:pPr>
      <w:r>
        <w:t>Kết hợp kết quả từ mô hình SARIMA và mô hình mạng nơron, ta được kết quả dự đoán cho mô hình.</w:t>
      </w:r>
    </w:p>
    <w:p w14:paraId="7A770407" w14:textId="03C8AFDD" w:rsidR="00695429" w:rsidRDefault="00695429" w:rsidP="00695429">
      <w:pPr>
        <w:pStyle w:val="BuletL1"/>
      </w:pPr>
      <w:r>
        <w:t>Module tính toán ma trận</w:t>
      </w:r>
    </w:p>
    <w:p w14:paraId="7CB1373D" w14:textId="36442B8F" w:rsidR="006C4B8B" w:rsidRDefault="006C4B8B" w:rsidP="006C4B8B">
      <w:pPr>
        <w:pStyle w:val="BuletL1"/>
        <w:numPr>
          <w:ilvl w:val="0"/>
          <w:numId w:val="0"/>
        </w:numPr>
        <w:ind w:left="360"/>
      </w:pPr>
      <w:r>
        <w:t>Đây là một bộ thư viện mã nguồn mở dùng để thực hiện các phép toán cơ bản trên ma trận : cộng, trừ, nhân, chia, nghịch đảo,…</w:t>
      </w:r>
    </w:p>
    <w:p w14:paraId="7047ED3B" w14:textId="42097613" w:rsidR="006C4B8B" w:rsidRDefault="006C4B8B" w:rsidP="006C4B8B">
      <w:pPr>
        <w:pStyle w:val="BuletL1"/>
        <w:numPr>
          <w:ilvl w:val="0"/>
          <w:numId w:val="0"/>
        </w:numPr>
        <w:ind w:left="360"/>
      </w:pPr>
      <w:r>
        <w:t>Module này được sử dụng trong module SARIMA trong quá trình ước lượng các tham số.</w:t>
      </w:r>
    </w:p>
    <w:p w14:paraId="42E26EFD" w14:textId="201D8196" w:rsidR="00695429" w:rsidRDefault="00695429" w:rsidP="00695429">
      <w:pPr>
        <w:pStyle w:val="BuletL1"/>
      </w:pPr>
      <w:r>
        <w:t>Module tính toán thống kê</w:t>
      </w:r>
    </w:p>
    <w:p w14:paraId="00037EFD" w14:textId="1E1E659F" w:rsidR="006C4B8B" w:rsidRDefault="006C4B8B" w:rsidP="006C4B8B">
      <w:pPr>
        <w:pStyle w:val="BuletL1"/>
        <w:numPr>
          <w:ilvl w:val="0"/>
          <w:numId w:val="0"/>
        </w:numPr>
        <w:ind w:left="360"/>
      </w:pPr>
      <w:r>
        <w:t>Module này dùng quá trình phân tích</w:t>
      </w:r>
      <w:r w:rsidR="00BB2911">
        <w:t xml:space="preserve"> chuỗi dữ liệu và xây dựng mô hình SARIMA cũng như quá trình kiểm tra tính đúng đắn của mô hình.</w:t>
      </w:r>
    </w:p>
    <w:p w14:paraId="6A24BAC7" w14:textId="57C46BF3" w:rsidR="00BB2911" w:rsidRDefault="00BB2911" w:rsidP="006C4B8B">
      <w:pPr>
        <w:pStyle w:val="BuletL1"/>
        <w:numPr>
          <w:ilvl w:val="0"/>
          <w:numId w:val="0"/>
        </w:numPr>
        <w:ind w:left="360"/>
      </w:pPr>
      <w:r>
        <w:t>Module này cung cấp các chức năng chính sau :</w:t>
      </w:r>
    </w:p>
    <w:p w14:paraId="256E1D20" w14:textId="0039A9B2" w:rsidR="00BB2911" w:rsidRDefault="00BB2911" w:rsidP="00BB2911">
      <w:pPr>
        <w:pStyle w:val="BuletL2"/>
      </w:pPr>
      <w:r>
        <w:t>Tính hệ số tự tương quan</w:t>
      </w:r>
    </w:p>
    <w:p w14:paraId="428B9757" w14:textId="23A2AAAC" w:rsidR="00BB2911" w:rsidRDefault="00BB2911" w:rsidP="00BB2911">
      <w:pPr>
        <w:pStyle w:val="BuletL2"/>
      </w:pPr>
      <w:r>
        <w:t>Tính hệ số tự tương quan riêng phần</w:t>
      </w:r>
    </w:p>
    <w:p w14:paraId="3F2FB0E9" w14:textId="3C520278" w:rsidR="00BB2911" w:rsidRDefault="00BB2911" w:rsidP="00BB2911">
      <w:pPr>
        <w:pStyle w:val="BuletL2"/>
      </w:pPr>
      <w:r>
        <w:t>Tính độ tin cậy cho các hệ số tự tương quan</w:t>
      </w:r>
    </w:p>
    <w:p w14:paraId="187785BA" w14:textId="31357D87" w:rsidR="00BB2911" w:rsidRDefault="00BB2911" w:rsidP="00BB2911">
      <w:pPr>
        <w:pStyle w:val="BuletL2"/>
      </w:pPr>
      <w:r>
        <w:t>Tính toán lấy hiệu/tích hợp cho chuỗi dữ liệu</w:t>
      </w:r>
    </w:p>
    <w:p w14:paraId="091ED542" w14:textId="23B4D181" w:rsidR="00757DE5" w:rsidRDefault="00757DE5" w:rsidP="00BB2911">
      <w:pPr>
        <w:pStyle w:val="BuletL2"/>
      </w:pPr>
      <w:r>
        <w:t>Tính các hệ số lỗi: MAE, MSE, MAPE</w:t>
      </w:r>
    </w:p>
    <w:p w14:paraId="255346DA" w14:textId="7318AF35" w:rsidR="00691EA7" w:rsidRPr="00691EA7" w:rsidRDefault="00691EA7" w:rsidP="00286C29">
      <w:pPr>
        <w:pStyle w:val="Heading2"/>
        <w:rPr>
          <w:ins w:id="9925" w:author="The Si Tran" w:date="2012-12-09T14:53:00Z"/>
        </w:rPr>
      </w:pPr>
      <w:bookmarkStart w:id="9926" w:name="_Toc343837424"/>
      <w:r w:rsidRPr="00691EA7">
        <w:t>Dữ liệu thực nghiệm</w:t>
      </w:r>
      <w:bookmarkEnd w:id="9926"/>
    </w:p>
    <w:p w14:paraId="4D308342" w14:textId="77777777" w:rsidR="00314F23" w:rsidRDefault="00314F23">
      <w:ins w:id="9927" w:author="The Si Tran" w:date="2012-12-09T14:53:00Z">
        <w:r>
          <w:t xml:space="preserve">Để đánh giá kết quả, dữ liệu mà chúng tôi sử dụng trong đề tài này được lấy từ Time-Series Data Library (nguồn: </w:t>
        </w:r>
        <w:r w:rsidRPr="000F3773">
          <w:fldChar w:fldCharType="begin"/>
        </w:r>
        <w:r w:rsidRPr="000F3773">
          <w:instrText xml:space="preserve"> HYPERLINK "http://robjhyndman.com/TSDL/" </w:instrText>
        </w:r>
        <w:r w:rsidRPr="000F3773">
          <w:fldChar w:fldCharType="separate"/>
        </w:r>
        <w:r w:rsidRPr="000F3773">
          <w:rPr>
            <w:rStyle w:val="Hyperlink"/>
            <w:color w:val="auto"/>
          </w:rPr>
          <w:t>http://robjhyndman.com/TSDL/</w:t>
        </w:r>
        <w:r w:rsidRPr="000F3773">
          <w:rPr>
            <w:rStyle w:val="Hyperlink"/>
            <w:color w:val="auto"/>
            <w:szCs w:val="26"/>
          </w:rPr>
          <w:fldChar w:fldCharType="end"/>
        </w:r>
        <w:r>
          <w:t xml:space="preserve">). </w:t>
        </w:r>
      </w:ins>
    </w:p>
    <w:p w14:paraId="1AF6BEF5" w14:textId="77777777" w:rsidR="00286C29" w:rsidRDefault="00286C29"/>
    <w:p w14:paraId="07088743" w14:textId="77777777" w:rsidR="00286C29" w:rsidRDefault="00286C29">
      <w:pPr>
        <w:rPr>
          <w:ins w:id="9928" w:author="The Si Tran" w:date="2012-12-09T14:53:00Z"/>
        </w:rPr>
      </w:pPr>
    </w:p>
    <w:p w14:paraId="1B5AEC7D" w14:textId="5BF3E7D0" w:rsidR="002D6925" w:rsidRDefault="002D6925" w:rsidP="00567862">
      <w:pPr>
        <w:pStyle w:val="Bang"/>
        <w:pPrChange w:id="9929" w:author="The Si Tran" w:date="2012-12-16T10:03:00Z">
          <w:pPr/>
        </w:pPrChange>
      </w:pPr>
      <w:bookmarkStart w:id="9930" w:name="_Toc343033793"/>
      <w:bookmarkStart w:id="9931" w:name="_Toc343837532"/>
      <w:ins w:id="9932" w:author="The Si Tran" w:date="2012-12-14T06:25:00Z">
        <w:r w:rsidRPr="00B1472C">
          <w:lastRenderedPageBreak/>
          <w:t>Bảng 6.1:</w:t>
        </w:r>
        <w:r w:rsidRPr="006068E1">
          <w:t xml:space="preserve"> </w:t>
        </w:r>
        <w:r>
          <w:t>Phân loại dữ liệu thực nghiệm</w:t>
        </w:r>
      </w:ins>
      <w:bookmarkEnd w:id="9930"/>
      <w:bookmarkEnd w:id="9931"/>
    </w:p>
    <w:p w14:paraId="56C19162" w14:textId="6422A0BF" w:rsidR="0015771C" w:rsidRPr="00097101" w:rsidRDefault="00643A1D" w:rsidP="00567862">
      <w:pPr>
        <w:pStyle w:val="Canhgiua"/>
        <w:rPr>
          <w:ins w:id="9933" w:author="The Si Tran" w:date="2012-12-09T14:53:00Z"/>
        </w:rPr>
      </w:pPr>
      <w:r>
        <w:rPr>
          <w:noProof/>
        </w:rPr>
        <w:drawing>
          <wp:inline distT="0" distB="0" distL="0" distR="0" wp14:anchorId="1F7DA8F7" wp14:editId="7D2DF450">
            <wp:extent cx="5760720" cy="30854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5760720" cy="3085465"/>
                    </a:xfrm>
                    <a:prstGeom prst="rect">
                      <a:avLst/>
                    </a:prstGeom>
                  </pic:spPr>
                </pic:pic>
              </a:graphicData>
            </a:graphic>
          </wp:inline>
        </w:drawing>
      </w:r>
    </w:p>
    <w:p w14:paraId="69935C0C" w14:textId="04DC12DD" w:rsidR="00BB4B46" w:rsidRPr="003E5C02" w:rsidRDefault="00B203D9" w:rsidP="003E5C02">
      <w:pPr>
        <w:rPr>
          <w:ins w:id="9934" w:author="The Si Tran" w:date="2012-12-16T08:40:00Z"/>
        </w:rPr>
      </w:pPr>
      <w:ins w:id="9935" w:author="The Si Tran" w:date="2012-12-09T14:53:00Z">
        <w:r>
          <w:t xml:space="preserve">Các dữ liệu này trải rộng từ dữ liệu thị trường tài chính cho đến các quá trình tự nhiên và được phân thành bốn loại </w:t>
        </w:r>
      </w:ins>
      <w:r w:rsidR="001A0F8C">
        <w:rPr>
          <w:i/>
        </w:rPr>
        <w:t>Tính mùa</w:t>
      </w:r>
      <w:ins w:id="9936" w:author="The Si Tran" w:date="2012-12-09T14:53:00Z">
        <w:r>
          <w:t xml:space="preserve">, </w:t>
        </w:r>
      </w:ins>
      <w:r w:rsidR="001A0F8C">
        <w:rPr>
          <w:i/>
        </w:rPr>
        <w:t>xu hướng</w:t>
      </w:r>
      <w:ins w:id="9937" w:author="The Si Tran" w:date="2012-12-09T14:53:00Z">
        <w:r>
          <w:t xml:space="preserve">, </w:t>
        </w:r>
      </w:ins>
      <w:r w:rsidR="001A0F8C">
        <w:rPr>
          <w:i/>
        </w:rPr>
        <w:t>tính mùa</w:t>
      </w:r>
      <w:ins w:id="9938" w:author="The Si Tran" w:date="2012-12-09T14:53:00Z">
        <w:r>
          <w:rPr>
            <w:i/>
          </w:rPr>
          <w:t xml:space="preserve"> and </w:t>
        </w:r>
      </w:ins>
      <w:r w:rsidR="001A0F8C">
        <w:rPr>
          <w:i/>
        </w:rPr>
        <w:t>xu hướng</w:t>
      </w:r>
      <w:r w:rsidR="001A0F8C">
        <w:t>,</w:t>
      </w:r>
      <w:r w:rsidR="001A0F8C">
        <w:rPr>
          <w:i/>
        </w:rPr>
        <w:t xml:space="preserve"> phi tuyến</w:t>
      </w:r>
      <w:ins w:id="9939" w:author="The Si Tran" w:date="2012-12-09T14:53:00Z">
        <w:r>
          <w:t>.</w:t>
        </w:r>
      </w:ins>
    </w:p>
    <w:p w14:paraId="716F82E0" w14:textId="134EA93F" w:rsidR="002D6925" w:rsidRPr="000620C7" w:rsidRDefault="00945B99" w:rsidP="00B03FC4">
      <w:pPr>
        <w:rPr>
          <w:ins w:id="9940" w:author="The Si Tran" w:date="2012-12-10T07:15:00Z"/>
          <w:szCs w:val="26"/>
        </w:rPr>
      </w:pPr>
      <w:ins w:id="9941" w:author="The Si Tran" w:date="2012-12-10T07:15:00Z">
        <w:r>
          <w:rPr>
            <w:szCs w:val="26"/>
          </w:rPr>
          <w:t>Các hình biểu diễn đồ thị của các chuỗi dữ liệu thời gian:</w:t>
        </w:r>
      </w:ins>
    </w:p>
    <w:p w14:paraId="51F5004B" w14:textId="77777777" w:rsidR="00314F23" w:rsidRDefault="00945B99" w:rsidP="00567862">
      <w:pPr>
        <w:pStyle w:val="Canhgiua"/>
        <w:rPr>
          <w:ins w:id="9942" w:author="The Si Tran" w:date="2012-12-10T07:17:00Z"/>
        </w:rPr>
        <w:pPrChange w:id="9943" w:author="The Si Tran" w:date="2012-12-09T14:53:00Z">
          <w:pPr>
            <w:pStyle w:val="Heading1"/>
            <w:jc w:val="left"/>
          </w:pPr>
        </w:pPrChange>
      </w:pPr>
      <w:ins w:id="9944" w:author="The Si Tran" w:date="2012-12-10T07:16:00Z">
        <w:r w:rsidRPr="002E47E8">
          <w:rPr>
            <w:noProof/>
            <w:rPrChange w:id="9945" w:author="Unknown">
              <w:rPr>
                <w:noProof/>
              </w:rPr>
            </w:rPrChange>
          </w:rPr>
          <w:drawing>
            <wp:inline distT="0" distB="0" distL="0" distR="0" wp14:anchorId="16A3027F" wp14:editId="6702A862">
              <wp:extent cx="5696586" cy="3186500"/>
              <wp:effectExtent l="19050" t="19050" r="18415" b="1397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9"/>
                      <a:stretch>
                        <a:fillRect/>
                      </a:stretch>
                    </pic:blipFill>
                    <pic:spPr>
                      <a:xfrm>
                        <a:off x="0" y="0"/>
                        <a:ext cx="5726681" cy="3203334"/>
                      </a:xfrm>
                      <a:prstGeom prst="rect">
                        <a:avLst/>
                      </a:prstGeom>
                      <a:ln w="6350">
                        <a:solidFill>
                          <a:schemeClr val="tx1">
                            <a:lumMod val="50000"/>
                            <a:lumOff val="50000"/>
                          </a:schemeClr>
                        </a:solidFill>
                      </a:ln>
                    </pic:spPr>
                  </pic:pic>
                </a:graphicData>
              </a:graphic>
            </wp:inline>
          </w:drawing>
        </w:r>
      </w:ins>
    </w:p>
    <w:p w14:paraId="3F1929E4" w14:textId="36C1035C" w:rsidR="00945B99" w:rsidRPr="00446309" w:rsidRDefault="006234D7">
      <w:pPr>
        <w:pStyle w:val="Hinh"/>
        <w:rPr>
          <w:ins w:id="9946" w:author="The Si Tran" w:date="2012-12-11T23:41:00Z"/>
          <w:rPrChange w:id="9947" w:author="The Si Tran" w:date="2012-12-16T17:34:00Z">
            <w:rPr>
              <w:ins w:id="9948" w:author="The Si Tran" w:date="2012-12-11T23:41:00Z"/>
            </w:rPr>
          </w:rPrChange>
        </w:rPr>
        <w:pPrChange w:id="9949" w:author="The Si Tran" w:date="2012-12-16T17:34:00Z">
          <w:pPr>
            <w:pStyle w:val="Heading1"/>
            <w:jc w:val="left"/>
          </w:pPr>
        </w:pPrChange>
      </w:pPr>
      <w:bookmarkStart w:id="9950" w:name="_Toc343837473"/>
      <w:ins w:id="9951" w:author="The Si Tran" w:date="2012-12-11T20:03:00Z">
        <w:r w:rsidRPr="00CB0D78">
          <w:rPr>
            <w:rStyle w:val="Heading6Char"/>
            <w:rFonts w:eastAsiaTheme="minorHAnsi"/>
            <w:b w:val="0"/>
            <w:bCs/>
            <w:rPrChange w:id="9952" w:author="The Si Tran" w:date="2012-12-16T17:34:00Z">
              <w:rPr>
                <w:b w:val="0"/>
              </w:rPr>
            </w:rPrChange>
          </w:rPr>
          <w:t xml:space="preserve">Hình </w:t>
        </w:r>
      </w:ins>
      <w:ins w:id="9953" w:author="The Si Tran" w:date="2012-12-11T22:47:00Z">
        <w:r w:rsidR="00D742D5" w:rsidRPr="00CB0D78">
          <w:rPr>
            <w:rStyle w:val="Heading6Char"/>
            <w:rFonts w:eastAsiaTheme="minorHAnsi"/>
            <w:b w:val="0"/>
            <w:bCs/>
            <w:rPrChange w:id="9954" w:author="The Si Tran" w:date="2012-12-16T20:18:00Z">
              <w:rPr/>
            </w:rPrChange>
          </w:rPr>
          <w:t>6</w:t>
        </w:r>
        <w:r w:rsidR="00D742D5" w:rsidRPr="00EA2DE1">
          <w:rPr>
            <w:rStyle w:val="Heading6Char"/>
            <w:rFonts w:eastAsiaTheme="minorHAnsi"/>
            <w:bCs/>
            <w:rPrChange w:id="9955" w:author="The Si Tran" w:date="2012-12-16T20:18:00Z">
              <w:rPr/>
            </w:rPrChange>
          </w:rPr>
          <w:t>.</w:t>
        </w:r>
      </w:ins>
      <w:r w:rsidR="00941798">
        <w:rPr>
          <w:rStyle w:val="Heading6Char"/>
          <w:rFonts w:eastAsiaTheme="minorHAnsi"/>
          <w:b w:val="0"/>
          <w:bCs/>
        </w:rPr>
        <w:t>7</w:t>
      </w:r>
      <w:ins w:id="9956" w:author="The Si Tran" w:date="2012-12-11T20:03:00Z">
        <w:r w:rsidRPr="00446309">
          <w:t>:</w:t>
        </w:r>
      </w:ins>
      <w:ins w:id="9957" w:author="The Si Tran" w:date="2012-12-11T23:41:00Z">
        <w:r w:rsidR="004D6F02" w:rsidRPr="00446309">
          <w:t xml:space="preserve"> </w:t>
        </w:r>
      </w:ins>
      <w:ins w:id="9958" w:author="The Si Tran" w:date="2012-12-10T07:17:00Z">
        <w:r w:rsidR="00945B99" w:rsidRPr="00941798">
          <w:t>Đ</w:t>
        </w:r>
        <w:r w:rsidR="00945B99" w:rsidRPr="002E47E8">
          <w:t>ồ</w:t>
        </w:r>
        <w:r w:rsidR="00945B99" w:rsidRPr="00446309">
          <w:rPr>
            <w:rPrChange w:id="9959" w:author="The Si Tran" w:date="2012-12-16T17:34:00Z">
              <w:rPr/>
            </w:rPrChange>
          </w:rPr>
          <w:t xml:space="preserve"> thị chuỗi dữ liệu Passengers</w:t>
        </w:r>
      </w:ins>
      <w:bookmarkEnd w:id="9950"/>
    </w:p>
    <w:p w14:paraId="4368F834" w14:textId="77777777" w:rsidR="004D6F02" w:rsidRPr="007C782C" w:rsidRDefault="004D6F02">
      <w:pPr>
        <w:pStyle w:val="Hinh"/>
        <w:rPr>
          <w:ins w:id="9960" w:author="The Si Tran" w:date="2012-12-10T07:17:00Z"/>
        </w:rPr>
        <w:pPrChange w:id="9961" w:author="The Si Tran" w:date="2012-12-16T10:10:00Z">
          <w:pPr>
            <w:pStyle w:val="Heading1"/>
            <w:jc w:val="left"/>
          </w:pPr>
        </w:pPrChange>
      </w:pPr>
    </w:p>
    <w:p w14:paraId="2D06BDB5" w14:textId="77777777" w:rsidR="00945B99" w:rsidRDefault="00945B99" w:rsidP="00567862">
      <w:pPr>
        <w:pStyle w:val="Canhgiua"/>
        <w:rPr>
          <w:ins w:id="9962" w:author="The Si Tran" w:date="2012-12-11T20:04:00Z"/>
        </w:rPr>
        <w:pPrChange w:id="9963" w:author="The Si Tran" w:date="2012-12-09T14:53:00Z">
          <w:pPr>
            <w:pStyle w:val="Heading1"/>
            <w:jc w:val="left"/>
          </w:pPr>
        </w:pPrChange>
      </w:pPr>
      <w:ins w:id="9964" w:author="The Si Tran" w:date="2012-12-10T07:17:00Z">
        <w:r w:rsidRPr="002E47E8">
          <w:rPr>
            <w:noProof/>
            <w:rPrChange w:id="9965" w:author="Unknown">
              <w:rPr>
                <w:noProof/>
              </w:rPr>
            </w:rPrChange>
          </w:rPr>
          <w:lastRenderedPageBreak/>
          <w:drawing>
            <wp:inline distT="0" distB="0" distL="0" distR="0" wp14:anchorId="4884D277" wp14:editId="6C02933D">
              <wp:extent cx="5725204" cy="3176270"/>
              <wp:effectExtent l="19050" t="19050" r="27940" b="2413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30"/>
                      <a:stretch>
                        <a:fillRect/>
                      </a:stretch>
                    </pic:blipFill>
                    <pic:spPr>
                      <a:xfrm>
                        <a:off x="0" y="0"/>
                        <a:ext cx="5798517" cy="3216943"/>
                      </a:xfrm>
                      <a:prstGeom prst="rect">
                        <a:avLst/>
                      </a:prstGeom>
                      <a:ln w="6350">
                        <a:solidFill>
                          <a:schemeClr val="tx1">
                            <a:lumMod val="50000"/>
                            <a:lumOff val="50000"/>
                          </a:schemeClr>
                        </a:solidFill>
                      </a:ln>
                    </pic:spPr>
                  </pic:pic>
                </a:graphicData>
              </a:graphic>
            </wp:inline>
          </w:drawing>
        </w:r>
      </w:ins>
    </w:p>
    <w:p w14:paraId="398D2B47" w14:textId="1DCD3B26" w:rsidR="006234D7" w:rsidRPr="000A51F8" w:rsidRDefault="006234D7">
      <w:pPr>
        <w:pStyle w:val="Hinh"/>
        <w:rPr>
          <w:ins w:id="9966" w:author="The Si Tran" w:date="2012-12-16T08:42:00Z"/>
          <w:rPrChange w:id="9967" w:author="The Si Tran" w:date="2012-12-16T17:34:00Z">
            <w:rPr>
              <w:ins w:id="9968" w:author="The Si Tran" w:date="2012-12-16T08:42:00Z"/>
            </w:rPr>
          </w:rPrChange>
        </w:rPr>
        <w:pPrChange w:id="9969" w:author="The Si Tran" w:date="2012-12-16T17:34:00Z">
          <w:pPr>
            <w:pStyle w:val="Heading1"/>
            <w:jc w:val="left"/>
          </w:pPr>
        </w:pPrChange>
      </w:pPr>
      <w:bookmarkStart w:id="9970" w:name="_Toc343837474"/>
      <w:ins w:id="9971" w:author="The Si Tran" w:date="2012-12-11T20:04:00Z">
        <w:r w:rsidRPr="00032D83">
          <w:t xml:space="preserve">Hình </w:t>
        </w:r>
      </w:ins>
      <w:ins w:id="9972" w:author="The Si Tran" w:date="2012-12-11T23:41:00Z">
        <w:r w:rsidR="004D6F02" w:rsidRPr="000C3A28">
          <w:t>6.</w:t>
        </w:r>
      </w:ins>
      <w:r w:rsidR="00941798">
        <w:t>8</w:t>
      </w:r>
      <w:ins w:id="9973" w:author="The Si Tran" w:date="2012-12-11T20:04:00Z">
        <w:r w:rsidRPr="00941798">
          <w:t>:</w:t>
        </w:r>
      </w:ins>
      <w:ins w:id="9974" w:author="The Si Tran" w:date="2012-12-11T23:41:00Z">
        <w:r w:rsidR="004D6F02" w:rsidRPr="002E47E8">
          <w:t xml:space="preserve"> </w:t>
        </w:r>
      </w:ins>
      <w:ins w:id="9975" w:author="The Si Tran" w:date="2012-12-11T20:04:00Z">
        <w:r w:rsidRPr="000A51F8">
          <w:rPr>
            <w:rPrChange w:id="9976" w:author="The Si Tran" w:date="2012-12-16T17:34:00Z">
              <w:rPr/>
            </w:rPrChange>
          </w:rPr>
          <w:t>Đồ thị chuỗi dữ liệu Paper</w:t>
        </w:r>
      </w:ins>
      <w:bookmarkEnd w:id="9970"/>
    </w:p>
    <w:p w14:paraId="46234884" w14:textId="77777777" w:rsidR="00BB4B46" w:rsidRPr="002D6925" w:rsidRDefault="00BB4B46">
      <w:pPr>
        <w:pStyle w:val="Hinh"/>
        <w:rPr>
          <w:ins w:id="9977" w:author="The Si Tran" w:date="2012-12-10T07:17:00Z"/>
          <w:rPrChange w:id="9978" w:author="The Si Tran" w:date="2012-12-14T06:27:00Z">
            <w:rPr>
              <w:ins w:id="9979" w:author="The Si Tran" w:date="2012-12-10T07:17:00Z"/>
            </w:rPr>
          </w:rPrChange>
        </w:rPr>
        <w:pPrChange w:id="9980" w:author="The Si Tran" w:date="2012-12-16T10:10:00Z">
          <w:pPr>
            <w:pStyle w:val="Heading1"/>
            <w:jc w:val="left"/>
          </w:pPr>
        </w:pPrChange>
      </w:pPr>
    </w:p>
    <w:p w14:paraId="77C21609" w14:textId="77777777" w:rsidR="00945B99" w:rsidRDefault="00945B99" w:rsidP="00391BCE">
      <w:pPr>
        <w:pStyle w:val="Canhgiua"/>
        <w:rPr>
          <w:ins w:id="9981" w:author="The Si Tran" w:date="2012-12-11T20:04:00Z"/>
        </w:rPr>
        <w:pPrChange w:id="9982" w:author="The Si Tran" w:date="2012-12-09T14:53:00Z">
          <w:pPr>
            <w:pStyle w:val="Heading1"/>
            <w:jc w:val="left"/>
          </w:pPr>
        </w:pPrChange>
      </w:pPr>
      <w:ins w:id="9983" w:author="The Si Tran" w:date="2012-12-10T07:18:00Z">
        <w:r w:rsidRPr="002E47E8">
          <w:rPr>
            <w:noProof/>
            <w:rPrChange w:id="9984" w:author="Unknown">
              <w:rPr>
                <w:noProof/>
              </w:rPr>
            </w:rPrChange>
          </w:rPr>
          <w:drawing>
            <wp:inline distT="0" distB="0" distL="0" distR="0" wp14:anchorId="3059BB06" wp14:editId="39D76A9F">
              <wp:extent cx="5724525" cy="3571605"/>
              <wp:effectExtent l="19050" t="19050" r="9525" b="1016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31"/>
                      <a:stretch>
                        <a:fillRect/>
                      </a:stretch>
                    </pic:blipFill>
                    <pic:spPr>
                      <a:xfrm>
                        <a:off x="0" y="0"/>
                        <a:ext cx="5747668" cy="3586044"/>
                      </a:xfrm>
                      <a:prstGeom prst="rect">
                        <a:avLst/>
                      </a:prstGeom>
                      <a:ln w="6350">
                        <a:solidFill>
                          <a:schemeClr val="tx1">
                            <a:lumMod val="50000"/>
                            <a:lumOff val="50000"/>
                          </a:schemeClr>
                        </a:solidFill>
                      </a:ln>
                    </pic:spPr>
                  </pic:pic>
                </a:graphicData>
              </a:graphic>
            </wp:inline>
          </w:drawing>
        </w:r>
      </w:ins>
    </w:p>
    <w:p w14:paraId="6BD44FE7" w14:textId="1E36E025" w:rsidR="006234D7" w:rsidRPr="000A51F8" w:rsidRDefault="006234D7">
      <w:pPr>
        <w:pStyle w:val="Hinh"/>
        <w:rPr>
          <w:ins w:id="9985" w:author="The Si Tran" w:date="2012-12-11T20:04:00Z"/>
          <w:rPrChange w:id="9986" w:author="The Si Tran" w:date="2012-12-16T17:34:00Z">
            <w:rPr>
              <w:ins w:id="9987" w:author="The Si Tran" w:date="2012-12-11T20:04:00Z"/>
            </w:rPr>
          </w:rPrChange>
        </w:rPr>
        <w:pPrChange w:id="9988" w:author="The Si Tran" w:date="2012-12-16T17:34:00Z">
          <w:pPr>
            <w:pStyle w:val="Heading3"/>
            <w:numPr>
              <w:ilvl w:val="0"/>
              <w:numId w:val="0"/>
            </w:numPr>
            <w:tabs>
              <w:tab w:val="clear" w:pos="1080"/>
            </w:tabs>
            <w:ind w:left="0" w:firstLine="0"/>
            <w:jc w:val="center"/>
          </w:pPr>
        </w:pPrChange>
      </w:pPr>
      <w:bookmarkStart w:id="9989" w:name="_Toc343837475"/>
      <w:ins w:id="9990" w:author="The Si Tran" w:date="2012-12-11T20:04:00Z">
        <w:r w:rsidRPr="00032D83">
          <w:t xml:space="preserve">Hình </w:t>
        </w:r>
      </w:ins>
      <w:ins w:id="9991" w:author="The Si Tran" w:date="2012-12-11T23:42:00Z">
        <w:r w:rsidR="004D6F02" w:rsidRPr="000C3A28">
          <w:t>6.</w:t>
        </w:r>
      </w:ins>
      <w:r w:rsidR="00941798">
        <w:t>9</w:t>
      </w:r>
      <w:ins w:id="9992" w:author="The Si Tran" w:date="2012-12-11T20:04:00Z">
        <w:r w:rsidRPr="00941798">
          <w:t>:</w:t>
        </w:r>
      </w:ins>
      <w:ins w:id="9993" w:author="The Si Tran" w:date="2012-12-11T23:42:00Z">
        <w:r w:rsidR="004D6F02" w:rsidRPr="002E47E8">
          <w:t xml:space="preserve"> </w:t>
        </w:r>
      </w:ins>
      <w:ins w:id="9994" w:author="The Si Tran" w:date="2012-12-11T20:04:00Z">
        <w:r w:rsidRPr="000A51F8">
          <w:rPr>
            <w:rPrChange w:id="9995" w:author="The Si Tran" w:date="2012-12-16T17:34:00Z">
              <w:rPr/>
            </w:rPrChange>
          </w:rPr>
          <w:t xml:space="preserve">Đồ thị chuỗi dữ liệu </w:t>
        </w:r>
      </w:ins>
      <w:ins w:id="9996" w:author="The Si Tran" w:date="2012-12-11T20:05:00Z">
        <w:r w:rsidRPr="000A51F8">
          <w:rPr>
            <w:rPrChange w:id="9997" w:author="The Si Tran" w:date="2012-12-16T17:34:00Z">
              <w:rPr/>
            </w:rPrChange>
          </w:rPr>
          <w:t>Deaths</w:t>
        </w:r>
      </w:ins>
      <w:bookmarkEnd w:id="9989"/>
    </w:p>
    <w:p w14:paraId="4B0A3BD7" w14:textId="77777777" w:rsidR="006234D7" w:rsidRDefault="006234D7">
      <w:pPr>
        <w:rPr>
          <w:ins w:id="9998" w:author="The Si Tran" w:date="2012-12-10T07:18:00Z"/>
        </w:rPr>
        <w:pPrChange w:id="9999" w:author="The Si Tran" w:date="2012-12-09T14:53:00Z">
          <w:pPr>
            <w:pStyle w:val="Heading1"/>
            <w:jc w:val="left"/>
          </w:pPr>
        </w:pPrChange>
      </w:pPr>
    </w:p>
    <w:p w14:paraId="62A688BC" w14:textId="77777777" w:rsidR="00945B99" w:rsidRDefault="00945B99" w:rsidP="00391BCE">
      <w:pPr>
        <w:pStyle w:val="Canhgiua"/>
        <w:rPr>
          <w:ins w:id="10000" w:author="The Si Tran" w:date="2012-12-11T20:05:00Z"/>
        </w:rPr>
        <w:pPrChange w:id="10001" w:author="The Si Tran" w:date="2012-12-09T14:53:00Z">
          <w:pPr>
            <w:pStyle w:val="Heading1"/>
            <w:jc w:val="left"/>
          </w:pPr>
        </w:pPrChange>
      </w:pPr>
      <w:ins w:id="10002" w:author="The Si Tran" w:date="2012-12-10T07:19:00Z">
        <w:r w:rsidRPr="002E47E8">
          <w:rPr>
            <w:noProof/>
            <w:rPrChange w:id="10003" w:author="Unknown">
              <w:rPr>
                <w:noProof/>
              </w:rPr>
            </w:rPrChange>
          </w:rPr>
          <w:lastRenderedPageBreak/>
          <w:drawing>
            <wp:inline distT="0" distB="0" distL="0" distR="0" wp14:anchorId="3123C61D" wp14:editId="18221920">
              <wp:extent cx="5704212" cy="3499316"/>
              <wp:effectExtent l="19050" t="19050" r="10795" b="2540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2"/>
                      <a:stretch>
                        <a:fillRect/>
                      </a:stretch>
                    </pic:blipFill>
                    <pic:spPr>
                      <a:xfrm>
                        <a:off x="0" y="0"/>
                        <a:ext cx="5722964" cy="3510820"/>
                      </a:xfrm>
                      <a:prstGeom prst="rect">
                        <a:avLst/>
                      </a:prstGeom>
                      <a:ln w="6350">
                        <a:solidFill>
                          <a:schemeClr val="tx1">
                            <a:lumMod val="50000"/>
                            <a:lumOff val="50000"/>
                          </a:schemeClr>
                        </a:solidFill>
                      </a:ln>
                    </pic:spPr>
                  </pic:pic>
                </a:graphicData>
              </a:graphic>
            </wp:inline>
          </w:drawing>
        </w:r>
      </w:ins>
    </w:p>
    <w:p w14:paraId="29D88823" w14:textId="6E5AB2E1" w:rsidR="006234D7" w:rsidRPr="000A51F8" w:rsidRDefault="006234D7">
      <w:pPr>
        <w:pStyle w:val="Hinh"/>
        <w:rPr>
          <w:ins w:id="10004" w:author="The Si Tran" w:date="2012-12-11T23:42:00Z"/>
          <w:rPrChange w:id="10005" w:author="The Si Tran" w:date="2012-12-16T17:34:00Z">
            <w:rPr>
              <w:ins w:id="10006" w:author="The Si Tran" w:date="2012-12-11T23:42:00Z"/>
            </w:rPr>
          </w:rPrChange>
        </w:rPr>
        <w:pPrChange w:id="10007" w:author="The Si Tran" w:date="2012-12-16T17:34:00Z">
          <w:pPr>
            <w:pStyle w:val="Heading1"/>
            <w:jc w:val="left"/>
          </w:pPr>
        </w:pPrChange>
      </w:pPr>
      <w:bookmarkStart w:id="10008" w:name="_Toc343837476"/>
      <w:ins w:id="10009" w:author="The Si Tran" w:date="2012-12-11T20:05:00Z">
        <w:r w:rsidRPr="00032D83">
          <w:t xml:space="preserve">Hình </w:t>
        </w:r>
      </w:ins>
      <w:ins w:id="10010" w:author="The Si Tran" w:date="2012-12-11T23:42:00Z">
        <w:r w:rsidR="004D6F02" w:rsidRPr="000C3A28">
          <w:t>6.</w:t>
        </w:r>
      </w:ins>
      <w:r w:rsidR="00941798">
        <w:t>10</w:t>
      </w:r>
      <w:ins w:id="10011" w:author="The Si Tran" w:date="2012-12-11T20:05:00Z">
        <w:r w:rsidRPr="00941798">
          <w:t>:</w:t>
        </w:r>
      </w:ins>
      <w:ins w:id="10012" w:author="The Si Tran" w:date="2012-12-11T23:42:00Z">
        <w:r w:rsidR="004D6F02" w:rsidRPr="002E47E8">
          <w:t xml:space="preserve"> </w:t>
        </w:r>
      </w:ins>
      <w:ins w:id="10013" w:author="The Si Tran" w:date="2012-12-11T20:05:00Z">
        <w:r w:rsidRPr="000A51F8">
          <w:rPr>
            <w:rPrChange w:id="10014" w:author="The Si Tran" w:date="2012-12-16T17:34:00Z">
              <w:rPr/>
            </w:rPrChange>
          </w:rPr>
          <w:t>Đồ thị chuỗi dữ liệu Maxtemp</w:t>
        </w:r>
      </w:ins>
      <w:bookmarkEnd w:id="10008"/>
    </w:p>
    <w:p w14:paraId="72EB7982" w14:textId="77777777" w:rsidR="004D6F02" w:rsidRPr="007C782C" w:rsidRDefault="004D6F02">
      <w:pPr>
        <w:pStyle w:val="Hinh"/>
        <w:rPr>
          <w:ins w:id="10015" w:author="The Si Tran" w:date="2012-12-10T07:19:00Z"/>
        </w:rPr>
        <w:pPrChange w:id="10016" w:author="The Si Tran" w:date="2012-12-16T10:10:00Z">
          <w:pPr>
            <w:pStyle w:val="Heading1"/>
            <w:jc w:val="left"/>
          </w:pPr>
        </w:pPrChange>
      </w:pPr>
    </w:p>
    <w:p w14:paraId="4EA1656A" w14:textId="77777777" w:rsidR="001E7EC0" w:rsidRDefault="001E7EC0" w:rsidP="00391BCE">
      <w:pPr>
        <w:pStyle w:val="Canhgiua"/>
        <w:rPr>
          <w:ins w:id="10017" w:author="The Si Tran" w:date="2012-12-11T20:06:00Z"/>
        </w:rPr>
        <w:pPrChange w:id="10018" w:author="The Si Tran" w:date="2012-12-09T14:53:00Z">
          <w:pPr>
            <w:pStyle w:val="Heading1"/>
            <w:jc w:val="left"/>
          </w:pPr>
        </w:pPrChange>
      </w:pPr>
      <w:ins w:id="10019" w:author="The Si Tran" w:date="2012-12-10T07:20:00Z">
        <w:r w:rsidRPr="002E47E8">
          <w:rPr>
            <w:noProof/>
            <w:rPrChange w:id="10020" w:author="Unknown">
              <w:rPr>
                <w:noProof/>
              </w:rPr>
            </w:rPrChange>
          </w:rPr>
          <w:drawing>
            <wp:inline distT="0" distB="0" distL="0" distR="0" wp14:anchorId="3597D9B9" wp14:editId="6F2A9F6A">
              <wp:extent cx="5695316" cy="3479864"/>
              <wp:effectExtent l="19050" t="19050" r="19685" b="2540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33"/>
                      <a:stretch>
                        <a:fillRect/>
                      </a:stretch>
                    </pic:blipFill>
                    <pic:spPr>
                      <a:xfrm>
                        <a:off x="0" y="0"/>
                        <a:ext cx="5711716" cy="3489884"/>
                      </a:xfrm>
                      <a:prstGeom prst="rect">
                        <a:avLst/>
                      </a:prstGeom>
                      <a:ln w="6350">
                        <a:solidFill>
                          <a:schemeClr val="tx1">
                            <a:lumMod val="50000"/>
                            <a:lumOff val="50000"/>
                          </a:schemeClr>
                        </a:solidFill>
                      </a:ln>
                    </pic:spPr>
                  </pic:pic>
                </a:graphicData>
              </a:graphic>
            </wp:inline>
          </w:drawing>
        </w:r>
      </w:ins>
    </w:p>
    <w:p w14:paraId="20BC70A5" w14:textId="2C912D58" w:rsidR="006234D7" w:rsidRPr="000A51F8" w:rsidRDefault="006234D7">
      <w:pPr>
        <w:pStyle w:val="Hinh"/>
        <w:rPr>
          <w:ins w:id="10021" w:author="The Si Tran" w:date="2012-12-12T07:58:00Z"/>
          <w:rPrChange w:id="10022" w:author="The Si Tran" w:date="2012-12-16T17:34:00Z">
            <w:rPr>
              <w:ins w:id="10023" w:author="The Si Tran" w:date="2012-12-12T07:58:00Z"/>
            </w:rPr>
          </w:rPrChange>
        </w:rPr>
        <w:pPrChange w:id="10024" w:author="The Si Tran" w:date="2012-12-16T17:34:00Z">
          <w:pPr>
            <w:pStyle w:val="Heading3"/>
            <w:numPr>
              <w:ilvl w:val="0"/>
              <w:numId w:val="0"/>
            </w:numPr>
            <w:tabs>
              <w:tab w:val="clear" w:pos="1080"/>
            </w:tabs>
            <w:ind w:left="0" w:firstLine="0"/>
            <w:jc w:val="center"/>
          </w:pPr>
        </w:pPrChange>
      </w:pPr>
      <w:bookmarkStart w:id="10025" w:name="_Toc343837477"/>
      <w:ins w:id="10026" w:author="The Si Tran" w:date="2012-12-11T20:06:00Z">
        <w:r w:rsidRPr="00032D83">
          <w:t xml:space="preserve">Hình </w:t>
        </w:r>
      </w:ins>
      <w:ins w:id="10027" w:author="The Si Tran" w:date="2012-12-11T23:42:00Z">
        <w:r w:rsidR="004D6F02" w:rsidRPr="000C3A28">
          <w:t>6.</w:t>
        </w:r>
      </w:ins>
      <w:r w:rsidR="00941798">
        <w:t>11</w:t>
      </w:r>
      <w:ins w:id="10028" w:author="The Si Tran" w:date="2012-12-11T20:06:00Z">
        <w:r w:rsidRPr="00941798">
          <w:t>:</w:t>
        </w:r>
      </w:ins>
      <w:ins w:id="10029" w:author="The Si Tran" w:date="2012-12-11T23:43:00Z">
        <w:r w:rsidR="004D6F02" w:rsidRPr="002E47E8">
          <w:t xml:space="preserve"> </w:t>
        </w:r>
      </w:ins>
      <w:ins w:id="10030" w:author="The Si Tran" w:date="2012-12-11T20:06:00Z">
        <w:r w:rsidRPr="000A51F8">
          <w:rPr>
            <w:rPrChange w:id="10031" w:author="The Si Tran" w:date="2012-12-16T17:34:00Z">
              <w:rPr/>
            </w:rPrChange>
          </w:rPr>
          <w:t>Đồ thị chuỗi dữ liệu Chemical</w:t>
        </w:r>
      </w:ins>
      <w:bookmarkEnd w:id="10025"/>
    </w:p>
    <w:p w14:paraId="783A3B4F" w14:textId="77777777" w:rsidR="001444EB" w:rsidRDefault="001444EB">
      <w:pPr>
        <w:pStyle w:val="Hinh"/>
        <w:rPr>
          <w:ins w:id="10032" w:author="The Si Tran" w:date="2012-12-12T07:58:00Z"/>
        </w:rPr>
        <w:pPrChange w:id="10033"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10034" w:author="The Si Tran" w:date="2012-12-11T20:06:00Z"/>
        </w:rPr>
        <w:pPrChange w:id="10035"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rsidP="00391BCE">
      <w:pPr>
        <w:pStyle w:val="Canhgiua"/>
        <w:rPr>
          <w:ins w:id="10036" w:author="The Si Tran" w:date="2012-12-11T20:07:00Z"/>
        </w:rPr>
        <w:pPrChange w:id="10037" w:author="The Si Tran" w:date="2012-12-09T14:53:00Z">
          <w:pPr>
            <w:pStyle w:val="Heading1"/>
            <w:jc w:val="left"/>
          </w:pPr>
        </w:pPrChange>
      </w:pPr>
      <w:ins w:id="10038" w:author="The Si Tran" w:date="2012-12-10T07:21:00Z">
        <w:r w:rsidRPr="002E47E8">
          <w:rPr>
            <w:noProof/>
            <w:rPrChange w:id="10039" w:author="Unknown">
              <w:rPr>
                <w:noProof/>
              </w:rPr>
            </w:rPrChange>
          </w:rPr>
          <w:lastRenderedPageBreak/>
          <w:drawing>
            <wp:inline distT="0" distB="0" distL="0" distR="0" wp14:anchorId="10F0555E" wp14:editId="51328797">
              <wp:extent cx="5703156" cy="3488918"/>
              <wp:effectExtent l="19050" t="19050" r="12065" b="165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34"/>
                      <a:stretch>
                        <a:fillRect/>
                      </a:stretch>
                    </pic:blipFill>
                    <pic:spPr>
                      <a:xfrm>
                        <a:off x="0" y="0"/>
                        <a:ext cx="5714781" cy="3496029"/>
                      </a:xfrm>
                      <a:prstGeom prst="rect">
                        <a:avLst/>
                      </a:prstGeom>
                      <a:ln w="6350">
                        <a:solidFill>
                          <a:schemeClr val="tx1">
                            <a:lumMod val="50000"/>
                            <a:lumOff val="50000"/>
                          </a:schemeClr>
                        </a:solidFill>
                      </a:ln>
                    </pic:spPr>
                  </pic:pic>
                </a:graphicData>
              </a:graphic>
            </wp:inline>
          </w:drawing>
        </w:r>
      </w:ins>
    </w:p>
    <w:p w14:paraId="7D704789" w14:textId="4F31BA3E" w:rsidR="006234D7" w:rsidRPr="000A51F8" w:rsidRDefault="006234D7">
      <w:pPr>
        <w:pStyle w:val="Hinh"/>
        <w:rPr>
          <w:ins w:id="10040" w:author="The Si Tran" w:date="2012-12-11T20:08:00Z"/>
          <w:rPrChange w:id="10041" w:author="The Si Tran" w:date="2012-12-16T17:34:00Z">
            <w:rPr>
              <w:ins w:id="10042" w:author="The Si Tran" w:date="2012-12-11T20:08:00Z"/>
            </w:rPr>
          </w:rPrChange>
        </w:rPr>
        <w:pPrChange w:id="10043" w:author="The Si Tran" w:date="2012-12-16T17:34:00Z">
          <w:pPr>
            <w:pStyle w:val="Heading3"/>
            <w:numPr>
              <w:ilvl w:val="0"/>
              <w:numId w:val="0"/>
            </w:numPr>
            <w:tabs>
              <w:tab w:val="clear" w:pos="1080"/>
            </w:tabs>
            <w:ind w:left="0" w:firstLine="0"/>
            <w:jc w:val="center"/>
          </w:pPr>
        </w:pPrChange>
      </w:pPr>
      <w:bookmarkStart w:id="10044" w:name="_Toc343837478"/>
      <w:ins w:id="10045" w:author="The Si Tran" w:date="2012-12-11T20:08:00Z">
        <w:r w:rsidRPr="00032D83">
          <w:t xml:space="preserve">Hình </w:t>
        </w:r>
      </w:ins>
      <w:ins w:id="10046" w:author="The Si Tran" w:date="2012-12-11T23:43:00Z">
        <w:r w:rsidR="004D6F02" w:rsidRPr="000C3A28">
          <w:t>6.</w:t>
        </w:r>
      </w:ins>
      <w:r w:rsidR="00941798">
        <w:t>12</w:t>
      </w:r>
      <w:ins w:id="10047" w:author="The Si Tran" w:date="2012-12-11T20:08:00Z">
        <w:r w:rsidRPr="00941798">
          <w:t>:</w:t>
        </w:r>
      </w:ins>
      <w:ins w:id="10048" w:author="The Si Tran" w:date="2012-12-11T23:43:00Z">
        <w:r w:rsidR="004D6F02" w:rsidRPr="002E47E8">
          <w:t xml:space="preserve"> </w:t>
        </w:r>
      </w:ins>
      <w:ins w:id="10049" w:author="The Si Tran" w:date="2012-12-11T20:08:00Z">
        <w:r w:rsidRPr="000A51F8">
          <w:rPr>
            <w:rPrChange w:id="10050" w:author="The Si Tran" w:date="2012-12-16T17:34:00Z">
              <w:rPr/>
            </w:rPrChange>
          </w:rPr>
          <w:t>Đồ thị chuỗi dữ liệu Prices</w:t>
        </w:r>
        <w:bookmarkEnd w:id="10044"/>
      </w:ins>
    </w:p>
    <w:p w14:paraId="5775560B" w14:textId="77777777" w:rsidR="006234D7" w:rsidRDefault="006234D7">
      <w:pPr>
        <w:rPr>
          <w:ins w:id="10051" w:author="The Si Tran" w:date="2012-12-10T07:20:00Z"/>
        </w:rPr>
        <w:pPrChange w:id="10052" w:author="The Si Tran" w:date="2012-12-09T14:53:00Z">
          <w:pPr>
            <w:pStyle w:val="Heading1"/>
            <w:jc w:val="left"/>
          </w:pPr>
        </w:pPrChange>
      </w:pPr>
    </w:p>
    <w:p w14:paraId="5E573A58" w14:textId="77777777" w:rsidR="00F61ABD" w:rsidRDefault="001E7EC0" w:rsidP="00391BCE">
      <w:pPr>
        <w:pStyle w:val="Canhgiua"/>
        <w:rPr>
          <w:ins w:id="10053" w:author="The Si Tran" w:date="2012-12-16T20:20:00Z"/>
          <w:rStyle w:val="HinhChar"/>
          <w:kern w:val="32"/>
          <w:sz w:val="32"/>
        </w:rPr>
        <w:pPrChange w:id="10054" w:author="The Si Tran" w:date="2012-12-11T23:44:00Z">
          <w:pPr>
            <w:pStyle w:val="Heading3"/>
            <w:numPr>
              <w:ilvl w:val="0"/>
              <w:numId w:val="0"/>
            </w:numPr>
            <w:tabs>
              <w:tab w:val="clear" w:pos="1080"/>
            </w:tabs>
            <w:ind w:left="0" w:firstLine="0"/>
            <w:jc w:val="center"/>
          </w:pPr>
        </w:pPrChange>
      </w:pPr>
      <w:ins w:id="10055" w:author="The Si Tran" w:date="2012-12-10T07:21:00Z">
        <w:r w:rsidRPr="002E47E8">
          <w:rPr>
            <w:noProof/>
            <w:rPrChange w:id="10056" w:author="Unknown">
              <w:rPr>
                <w:noProof/>
              </w:rPr>
            </w:rPrChange>
          </w:rPr>
          <w:drawing>
            <wp:inline distT="0" distB="0" distL="0" distR="0" wp14:anchorId="15E9F9A0" wp14:editId="1A887CDB">
              <wp:extent cx="5700706" cy="3487420"/>
              <wp:effectExtent l="19050" t="19050" r="14605" b="1778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35"/>
                      <a:stretch>
                        <a:fillRect/>
                      </a:stretch>
                    </pic:blipFill>
                    <pic:spPr>
                      <a:xfrm>
                        <a:off x="0" y="0"/>
                        <a:ext cx="5723124" cy="3501134"/>
                      </a:xfrm>
                      <a:prstGeom prst="rect">
                        <a:avLst/>
                      </a:prstGeom>
                      <a:ln w="6350">
                        <a:solidFill>
                          <a:schemeClr val="tx1">
                            <a:lumMod val="50000"/>
                            <a:lumOff val="50000"/>
                          </a:schemeClr>
                        </a:solidFill>
                      </a:ln>
                    </pic:spPr>
                  </pic:pic>
                </a:graphicData>
              </a:graphic>
            </wp:inline>
          </w:drawing>
        </w:r>
      </w:ins>
    </w:p>
    <w:p w14:paraId="4B72C6D3" w14:textId="0926ED11" w:rsidR="006234D7" w:rsidRDefault="006234D7">
      <w:pPr>
        <w:pStyle w:val="Hinh"/>
        <w:rPr>
          <w:ins w:id="10057" w:author="The Si Tran" w:date="2012-12-14T06:28:00Z"/>
        </w:rPr>
        <w:pPrChange w:id="10058" w:author="The Si Tran" w:date="2012-12-16T20:20:00Z">
          <w:pPr>
            <w:pStyle w:val="Heading3"/>
            <w:numPr>
              <w:ilvl w:val="0"/>
              <w:numId w:val="0"/>
            </w:numPr>
            <w:tabs>
              <w:tab w:val="clear" w:pos="1080"/>
            </w:tabs>
            <w:ind w:left="0" w:firstLine="0"/>
            <w:jc w:val="center"/>
          </w:pPr>
        </w:pPrChange>
      </w:pPr>
      <w:bookmarkStart w:id="10059" w:name="_Toc343837479"/>
      <w:ins w:id="10060" w:author="The Si Tran" w:date="2012-12-11T20:08:00Z">
        <w:r w:rsidRPr="00F61ABD">
          <w:rPr>
            <w:rStyle w:val="HinhChar"/>
            <w:rPrChange w:id="10061" w:author="The Si Tran" w:date="2012-12-16T20:18:00Z">
              <w:rPr>
                <w:b w:val="0"/>
                <w:bCs w:val="0"/>
              </w:rPr>
            </w:rPrChange>
          </w:rPr>
          <w:t xml:space="preserve">Hình </w:t>
        </w:r>
      </w:ins>
      <w:ins w:id="10062" w:author="The Si Tran" w:date="2012-12-11T23:43:00Z">
        <w:r w:rsidR="00BA41C5" w:rsidRPr="00F61ABD">
          <w:rPr>
            <w:rStyle w:val="HinhChar"/>
            <w:rPrChange w:id="10063" w:author="The Si Tran" w:date="2012-12-16T20:18:00Z">
              <w:rPr>
                <w:b w:val="0"/>
                <w:bCs w:val="0"/>
              </w:rPr>
            </w:rPrChange>
          </w:rPr>
          <w:t>6.</w:t>
        </w:r>
      </w:ins>
      <w:r w:rsidR="00941798">
        <w:rPr>
          <w:rStyle w:val="HinhChar"/>
        </w:rPr>
        <w:t>13</w:t>
      </w:r>
      <w:ins w:id="10064" w:author="The Si Tran" w:date="2012-12-11T20:08:00Z">
        <w:r w:rsidRPr="00F61ABD">
          <w:rPr>
            <w:rStyle w:val="HinhChar"/>
            <w:rPrChange w:id="10065" w:author="The Si Tran" w:date="2012-12-16T20:18:00Z">
              <w:rPr>
                <w:b w:val="0"/>
                <w:bCs w:val="0"/>
              </w:rPr>
            </w:rPrChange>
          </w:rPr>
          <w:t>:</w:t>
        </w:r>
      </w:ins>
      <w:ins w:id="10066" w:author="The Si Tran" w:date="2012-12-11T23:43:00Z">
        <w:r w:rsidR="00BA41C5" w:rsidRPr="00F61ABD">
          <w:rPr>
            <w:rStyle w:val="HinhChar"/>
            <w:rPrChange w:id="10067" w:author="The Si Tran" w:date="2012-12-16T20:18:00Z">
              <w:rPr>
                <w:b w:val="0"/>
                <w:bCs w:val="0"/>
              </w:rPr>
            </w:rPrChange>
          </w:rPr>
          <w:t xml:space="preserve"> </w:t>
        </w:r>
      </w:ins>
      <w:ins w:id="10068" w:author="The Si Tran" w:date="2012-12-11T20:08:00Z">
        <w:r w:rsidRPr="00F61ABD">
          <w:rPr>
            <w:rStyle w:val="HinhChar"/>
            <w:rPrChange w:id="10069" w:author="The Si Tran" w:date="2012-12-16T20:18:00Z">
              <w:rPr>
                <w:bCs w:val="0"/>
              </w:rPr>
            </w:rPrChange>
          </w:rPr>
          <w:t xml:space="preserve">Đồ thị chuỗi dữ liệu </w:t>
        </w:r>
      </w:ins>
      <w:ins w:id="10070" w:author="The Si Tran" w:date="2012-12-11T20:09:00Z">
        <w:r w:rsidRPr="00F61ABD">
          <w:rPr>
            <w:rStyle w:val="HinhChar"/>
            <w:rPrChange w:id="10071" w:author="The Si Tran" w:date="2012-12-16T20:18:00Z">
              <w:rPr>
                <w:bCs w:val="0"/>
              </w:rPr>
            </w:rPrChange>
          </w:rPr>
          <w:t>Sunspots</w:t>
        </w:r>
      </w:ins>
      <w:bookmarkEnd w:id="10059"/>
    </w:p>
    <w:p w14:paraId="32D5EB39" w14:textId="77777777" w:rsidR="00722731" w:rsidRPr="00BA41C5" w:rsidRDefault="00722731">
      <w:pPr>
        <w:jc w:val="center"/>
        <w:rPr>
          <w:ins w:id="10072" w:author="The Si Tran" w:date="2012-12-11T23:44:00Z"/>
          <w:b/>
          <w:rPrChange w:id="10073" w:author="The Si Tran" w:date="2012-12-11T23:44:00Z">
            <w:rPr>
              <w:ins w:id="10074" w:author="The Si Tran" w:date="2012-12-11T23:44:00Z"/>
              <w:b w:val="0"/>
            </w:rPr>
          </w:rPrChange>
        </w:rPr>
        <w:pPrChange w:id="10075"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10076" w:author="The Si Tran" w:date="2012-12-11T20:08:00Z"/>
        </w:rPr>
        <w:pPrChange w:id="10077"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rsidP="00391BCE">
      <w:pPr>
        <w:pStyle w:val="Canhgiua"/>
        <w:rPr>
          <w:ins w:id="10078" w:author="The Si Tran" w:date="2012-12-11T20:09:00Z"/>
          <w:szCs w:val="26"/>
        </w:rPr>
        <w:pPrChange w:id="10079" w:author="The Si Tran" w:date="2012-12-09T14:53:00Z">
          <w:pPr>
            <w:pStyle w:val="Heading1"/>
            <w:jc w:val="left"/>
          </w:pPr>
        </w:pPrChange>
      </w:pPr>
      <w:ins w:id="10080" w:author="The Si Tran" w:date="2012-12-10T07:21:00Z">
        <w:r w:rsidRPr="002E47E8">
          <w:rPr>
            <w:noProof/>
            <w:rPrChange w:id="10081" w:author="Unknown">
              <w:rPr>
                <w:noProof/>
              </w:rPr>
            </w:rPrChange>
          </w:rPr>
          <w:lastRenderedPageBreak/>
          <w:drawing>
            <wp:inline distT="0" distB="0" distL="0" distR="0" wp14:anchorId="2307301A" wp14:editId="012A9E9A">
              <wp:extent cx="5713992" cy="3491276"/>
              <wp:effectExtent l="19050" t="19050" r="20320" b="1397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6"/>
                      <a:stretch>
                        <a:fillRect/>
                      </a:stretch>
                    </pic:blipFill>
                    <pic:spPr>
                      <a:xfrm>
                        <a:off x="0" y="0"/>
                        <a:ext cx="5727001" cy="3499224"/>
                      </a:xfrm>
                      <a:prstGeom prst="rect">
                        <a:avLst/>
                      </a:prstGeom>
                      <a:ln w="6350">
                        <a:solidFill>
                          <a:schemeClr val="tx1">
                            <a:lumMod val="50000"/>
                            <a:lumOff val="50000"/>
                          </a:schemeClr>
                        </a:solidFill>
                      </a:ln>
                    </pic:spPr>
                  </pic:pic>
                </a:graphicData>
              </a:graphic>
            </wp:inline>
          </w:drawing>
        </w:r>
      </w:ins>
    </w:p>
    <w:p w14:paraId="7EE1B91C" w14:textId="7F9AC6CD" w:rsidR="006234D7" w:rsidRPr="000A51F8" w:rsidRDefault="006234D7">
      <w:pPr>
        <w:pStyle w:val="Hinh"/>
        <w:rPr>
          <w:ins w:id="10082" w:author="The Si Tran" w:date="2012-12-11T20:09:00Z"/>
          <w:rPrChange w:id="10083" w:author="The Si Tran" w:date="2012-12-16T17:35:00Z">
            <w:rPr>
              <w:ins w:id="10084" w:author="The Si Tran" w:date="2012-12-11T20:09:00Z"/>
            </w:rPr>
          </w:rPrChange>
        </w:rPr>
        <w:pPrChange w:id="10085" w:author="The Si Tran" w:date="2012-12-16T17:35:00Z">
          <w:pPr>
            <w:pStyle w:val="Heading3"/>
            <w:numPr>
              <w:ilvl w:val="0"/>
              <w:numId w:val="0"/>
            </w:numPr>
            <w:tabs>
              <w:tab w:val="clear" w:pos="1080"/>
            </w:tabs>
            <w:ind w:left="0" w:firstLine="0"/>
            <w:jc w:val="center"/>
          </w:pPr>
        </w:pPrChange>
      </w:pPr>
      <w:bookmarkStart w:id="10086" w:name="_Toc343837480"/>
      <w:ins w:id="10087" w:author="The Si Tran" w:date="2012-12-11T20:09:00Z">
        <w:r w:rsidRPr="00032D83">
          <w:t xml:space="preserve">Hình </w:t>
        </w:r>
      </w:ins>
      <w:ins w:id="10088" w:author="The Si Tran" w:date="2012-12-11T23:45:00Z">
        <w:r w:rsidR="00BA41C5" w:rsidRPr="000C3A28">
          <w:t>6.</w:t>
        </w:r>
      </w:ins>
      <w:r w:rsidR="00941798">
        <w:t>14</w:t>
      </w:r>
      <w:ins w:id="10089" w:author="The Si Tran" w:date="2012-12-11T20:09:00Z">
        <w:r w:rsidRPr="00941798">
          <w:t>:</w:t>
        </w:r>
      </w:ins>
      <w:ins w:id="10090" w:author="The Si Tran" w:date="2012-12-11T23:45:00Z">
        <w:r w:rsidR="00BA41C5" w:rsidRPr="002E47E8">
          <w:t xml:space="preserve"> </w:t>
        </w:r>
      </w:ins>
      <w:ins w:id="10091" w:author="The Si Tran" w:date="2012-12-11T20:09:00Z">
        <w:r w:rsidRPr="000A51F8">
          <w:rPr>
            <w:rPrChange w:id="10092" w:author="The Si Tran" w:date="2012-12-16T17:35:00Z">
              <w:rPr/>
            </w:rPrChange>
          </w:rPr>
          <w:t>Đồ thị chuỗi dữ liệu Kobe</w:t>
        </w:r>
        <w:bookmarkEnd w:id="10086"/>
      </w:ins>
    </w:p>
    <w:p w14:paraId="348758B0" w14:textId="762C11F9" w:rsidR="00EF77AD" w:rsidRDefault="00EF77AD">
      <w:pPr>
        <w:pStyle w:val="Heading2"/>
        <w:rPr>
          <w:ins w:id="10093" w:author="superchickend" w:date="2012-12-16T15:24:00Z"/>
        </w:rPr>
        <w:pPrChange w:id="10094" w:author="The Si Tran" w:date="2012-12-06T21:19:00Z">
          <w:pPr>
            <w:pStyle w:val="Heading1"/>
            <w:jc w:val="left"/>
          </w:pPr>
        </w:pPrChange>
      </w:pPr>
      <w:bookmarkStart w:id="10095" w:name="_Toc343837425"/>
      <w:ins w:id="10096" w:author="The Si Tran" w:date="2012-12-06T21:21:00Z">
        <w:r>
          <w:t>Kết quả thực nghiệ</w:t>
        </w:r>
        <w:r w:rsidR="00835F6C">
          <w:t>m</w:t>
        </w:r>
      </w:ins>
      <w:bookmarkEnd w:id="10095"/>
    </w:p>
    <w:p w14:paraId="1FE4844E" w14:textId="1CB4617B" w:rsidR="00271541" w:rsidRPr="00032D83" w:rsidRDefault="00271541">
      <w:pPr>
        <w:ind w:firstLine="648"/>
        <w:rPr>
          <w:ins w:id="10097" w:author="The Si Tran" w:date="2012-12-06T21:21:00Z"/>
        </w:rPr>
        <w:pPrChange w:id="10098" w:author="superchickend" w:date="2012-12-16T15:27:00Z">
          <w:pPr>
            <w:pStyle w:val="Heading1"/>
            <w:jc w:val="left"/>
          </w:pPr>
        </w:pPrChange>
      </w:pPr>
      <w:ins w:id="10099" w:author="superchickend" w:date="2012-12-16T15:24:00Z">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ins>
    </w:p>
    <w:p w14:paraId="476238F8" w14:textId="5B6F7AAF" w:rsidR="00EF77AD" w:rsidRDefault="00EF77AD">
      <w:pPr>
        <w:pStyle w:val="Heading3"/>
        <w:pPrChange w:id="10100" w:author="The Si Tran" w:date="2012-12-06T21:22:00Z">
          <w:pPr>
            <w:pStyle w:val="Heading1"/>
            <w:jc w:val="left"/>
          </w:pPr>
        </w:pPrChange>
      </w:pPr>
      <w:bookmarkStart w:id="10101" w:name="_Toc343837426"/>
      <w:ins w:id="10102" w:author="The Si Tran" w:date="2012-12-06T21:22:00Z">
        <w:r>
          <w:t>Bộ dữ liệ</w:t>
        </w:r>
        <w:r w:rsidR="00810267">
          <w:t xml:space="preserve">u </w:t>
        </w:r>
      </w:ins>
      <w:ins w:id="10103" w:author="The Si Tran" w:date="2012-12-10T07:23:00Z">
        <w:r w:rsidR="00810267">
          <w:t>có tính mùa và xu hướng</w:t>
        </w:r>
      </w:ins>
      <w:bookmarkEnd w:id="10101"/>
    </w:p>
    <w:p w14:paraId="368578C9" w14:textId="77777777" w:rsidR="000F226B" w:rsidRDefault="000F226B" w:rsidP="000F226B">
      <w:pPr>
        <w:spacing w:before="0"/>
      </w:pPr>
      <w:r>
        <w:t xml:space="preserve">Bảng 6.2 và bảng 6.3 là kết quả thực nghiệm đối với 2 bộ dữ liệu Pasengers và Paper. Qua bảng kết quả thực nghiệm đó, chúng ta nhận thấy rằng mô hình tích hợp cho kết quả tối ưu hơn hai mô hình thành phần. Cụ thể, đối với chuỗi dữ liệu </w:t>
      </w:r>
      <w:ins w:id="10104" w:author="The Si Tran" w:date="2012-12-14T06:29:00Z">
        <w:r w:rsidRPr="00EF4E32">
          <w:t>Passengers</w:t>
        </w:r>
      </w:ins>
      <w:r>
        <w:t xml:space="preserve"> (số lượng khách đăng kí chỗ hàng tháng của 1 hãng bay) thì trung bình tuyệt đối lỗi (MAE) của mô hình SARIMA cao hơn mô hình tích hợp 5,5%. Với cùng chỉ số MAE, thì mô hình ANN cao hơn mô hình tích hợp 210%. Ta cũng nhận thấy kết quả tương tự với bộ dữ liệu Paper (doanh thi hàng tháng của tòa soạn báo Pháp). Như vậy, ta có thể nói rằng trong đa số trường hợp dự báo trên dữ liệu có cả tính mùa và xu hướng thì mô hình tích hợp cho kết quả tốt hơn các mô hình thành phần.</w:t>
      </w:r>
    </w:p>
    <w:p w14:paraId="418C181A" w14:textId="77777777" w:rsidR="000F226B" w:rsidRDefault="000F226B" w:rsidP="000F226B"/>
    <w:p w14:paraId="39777A9B" w14:textId="77777777" w:rsidR="000F226B" w:rsidRPr="000F226B" w:rsidRDefault="000F226B" w:rsidP="000F226B"/>
    <w:p w14:paraId="472957A1" w14:textId="07076E86" w:rsidR="00722731" w:rsidRPr="00EF4E32" w:rsidRDefault="00722731">
      <w:pPr>
        <w:pStyle w:val="Bang"/>
        <w:rPr>
          <w:ins w:id="10105" w:author="The Si Tran" w:date="2012-12-10T07:25:00Z"/>
        </w:rPr>
        <w:pPrChange w:id="10106" w:author="The Si Tran" w:date="2012-12-16T10:03:00Z">
          <w:pPr>
            <w:pStyle w:val="Heading1"/>
            <w:jc w:val="left"/>
          </w:pPr>
        </w:pPrChange>
      </w:pPr>
      <w:bookmarkStart w:id="10107" w:name="_Toc343033794"/>
      <w:bookmarkStart w:id="10108" w:name="_Toc343837533"/>
      <w:ins w:id="10109" w:author="The Si Tran" w:date="2012-12-14T06:29:00Z">
        <w:r w:rsidRPr="00EF4E32">
          <w:lastRenderedPageBreak/>
          <w:t>Bảng 6.2: Kết quả thực nghiệm chuỗi dữ liệu Passengers</w:t>
        </w:r>
      </w:ins>
      <w:bookmarkEnd w:id="10107"/>
      <w:bookmarkEnd w:id="10108"/>
    </w:p>
    <w:tbl>
      <w:tblPr>
        <w:tblW w:w="9169" w:type="dxa"/>
        <w:tblLook w:val="04A0" w:firstRow="1" w:lastRow="0" w:firstColumn="1" w:lastColumn="0" w:noHBand="0" w:noVBand="1"/>
        <w:tblPrChange w:id="10110" w:author="The Si Tran" w:date="2012-12-16T08:43:00Z">
          <w:tblPr>
            <w:tblW w:w="10475" w:type="dxa"/>
            <w:tblLook w:val="04A0" w:firstRow="1" w:lastRow="0" w:firstColumn="1" w:lastColumn="0" w:noHBand="0" w:noVBand="1"/>
          </w:tblPr>
        </w:tblPrChange>
      </w:tblPr>
      <w:tblGrid>
        <w:gridCol w:w="1577"/>
        <w:gridCol w:w="4334"/>
        <w:gridCol w:w="1255"/>
        <w:gridCol w:w="1043"/>
        <w:gridCol w:w="964"/>
        <w:tblGridChange w:id="10111">
          <w:tblGrid>
            <w:gridCol w:w="1072"/>
            <w:gridCol w:w="6843"/>
            <w:gridCol w:w="801"/>
            <w:gridCol w:w="931"/>
            <w:gridCol w:w="828"/>
          </w:tblGrid>
        </w:tblGridChange>
      </w:tblGrid>
      <w:tr w:rsidR="00A837C3" w:rsidRPr="009D2F47" w14:paraId="0506A383" w14:textId="77777777" w:rsidTr="00667906">
        <w:trPr>
          <w:trHeight w:val="225"/>
          <w:ins w:id="10112" w:author="The Si Tran" w:date="2012-12-10T07:27:00Z"/>
          <w:trPrChange w:id="10113" w:author="The Si Tran" w:date="2012-12-16T08:43:00Z">
            <w:trPr>
              <w:trHeight w:val="248"/>
            </w:trPr>
          </w:trPrChange>
        </w:trPr>
        <w:tc>
          <w:tcPr>
            <w:tcW w:w="157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114"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A21340" w:rsidRDefault="00A837C3">
            <w:pPr>
              <w:pStyle w:val="BangBody"/>
              <w:rPr>
                <w:ins w:id="10115" w:author="The Si Tran" w:date="2012-12-10T07:27:00Z"/>
                <w:sz w:val="26"/>
                <w:szCs w:val="26"/>
                <w:rPrChange w:id="10116" w:author="The Si Tran" w:date="2012-12-14T06:33:00Z">
                  <w:rPr>
                    <w:ins w:id="10117" w:author="The Si Tran" w:date="2012-12-10T07:27:00Z"/>
                    <w:rFonts w:ascii="Calibri" w:eastAsia="Times New Roman" w:hAnsi="Calibri"/>
                    <w:color w:val="000000"/>
                    <w:sz w:val="22"/>
                  </w:rPr>
                </w:rPrChange>
              </w:rPr>
              <w:pPrChange w:id="10118" w:author="The Si Tran" w:date="2012-12-16T08:45:00Z">
                <w:pPr>
                  <w:spacing w:line="240" w:lineRule="auto"/>
                </w:pPr>
              </w:pPrChange>
            </w:pPr>
          </w:p>
        </w:tc>
        <w:tc>
          <w:tcPr>
            <w:tcW w:w="4334" w:type="dxa"/>
            <w:tcBorders>
              <w:top w:val="single" w:sz="4" w:space="0" w:color="auto"/>
              <w:left w:val="nil"/>
              <w:bottom w:val="single" w:sz="4" w:space="0" w:color="auto"/>
              <w:right w:val="single" w:sz="4" w:space="0" w:color="auto"/>
            </w:tcBorders>
            <w:shd w:val="clear" w:color="auto" w:fill="auto"/>
            <w:noWrap/>
            <w:vAlign w:val="bottom"/>
            <w:hideMark/>
            <w:tcPrChange w:id="10119"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A21340" w:rsidRDefault="00A837C3">
            <w:pPr>
              <w:pStyle w:val="BangBody"/>
              <w:jc w:val="center"/>
              <w:rPr>
                <w:ins w:id="10120" w:author="The Si Tran" w:date="2012-12-10T07:27:00Z"/>
                <w:b/>
                <w:sz w:val="26"/>
                <w:szCs w:val="26"/>
                <w:rPrChange w:id="10121" w:author="superchickend" w:date="2012-12-16T15:28:00Z">
                  <w:rPr>
                    <w:ins w:id="10122" w:author="The Si Tran" w:date="2012-12-10T07:27:00Z"/>
                    <w:rFonts w:ascii="Calibri" w:eastAsia="Times New Roman" w:hAnsi="Calibri"/>
                    <w:color w:val="000000"/>
                    <w:sz w:val="22"/>
                  </w:rPr>
                </w:rPrChange>
              </w:rPr>
              <w:pPrChange w:id="10123" w:author="superchickend" w:date="2012-12-16T15:28:00Z">
                <w:pPr>
                  <w:spacing w:line="240" w:lineRule="auto"/>
                  <w:ind w:hanging="18"/>
                </w:pPr>
              </w:pPrChange>
            </w:pPr>
            <w:ins w:id="10124" w:author="The Si Tran" w:date="2012-12-10T07:27:00Z">
              <w:r w:rsidRPr="00A21340">
                <w:rPr>
                  <w:b/>
                  <w:sz w:val="26"/>
                  <w:szCs w:val="26"/>
                  <w:rPrChange w:id="10125" w:author="superchickend" w:date="2012-12-16T15:28:00Z">
                    <w:rPr>
                      <w:rFonts w:ascii="Calibri" w:hAnsi="Calibri" w:cs="Arial"/>
                      <w:b/>
                      <w:bCs/>
                      <w:kern w:val="32"/>
                      <w:sz w:val="22"/>
                      <w:szCs w:val="32"/>
                    </w:rPr>
                  </w:rPrChange>
                </w:rPr>
                <w:t>Model</w:t>
              </w:r>
            </w:ins>
          </w:p>
        </w:tc>
        <w:tc>
          <w:tcPr>
            <w:tcW w:w="1255" w:type="dxa"/>
            <w:tcBorders>
              <w:top w:val="single" w:sz="4" w:space="0" w:color="auto"/>
              <w:left w:val="nil"/>
              <w:bottom w:val="single" w:sz="4" w:space="0" w:color="auto"/>
              <w:right w:val="single" w:sz="4" w:space="0" w:color="auto"/>
            </w:tcBorders>
            <w:shd w:val="clear" w:color="auto" w:fill="auto"/>
            <w:noWrap/>
            <w:vAlign w:val="bottom"/>
            <w:hideMark/>
            <w:tcPrChange w:id="10126"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A21340" w:rsidRDefault="00A837C3">
            <w:pPr>
              <w:pStyle w:val="BangBody"/>
              <w:jc w:val="center"/>
              <w:rPr>
                <w:ins w:id="10127" w:author="The Si Tran" w:date="2012-12-10T07:27:00Z"/>
                <w:b/>
                <w:sz w:val="26"/>
                <w:szCs w:val="26"/>
                <w:rPrChange w:id="10128" w:author="superchickend" w:date="2012-12-16T15:28:00Z">
                  <w:rPr>
                    <w:ins w:id="10129" w:author="The Si Tran" w:date="2012-12-10T07:27:00Z"/>
                    <w:rFonts w:ascii="Calibri" w:eastAsia="Times New Roman" w:hAnsi="Calibri"/>
                    <w:color w:val="000000"/>
                    <w:sz w:val="22"/>
                  </w:rPr>
                </w:rPrChange>
              </w:rPr>
              <w:pPrChange w:id="10130" w:author="superchickend" w:date="2012-12-16T15:28:00Z">
                <w:pPr>
                  <w:spacing w:line="240" w:lineRule="auto"/>
                </w:pPr>
              </w:pPrChange>
            </w:pPr>
            <w:ins w:id="10131" w:author="The Si Tran" w:date="2012-12-10T07:27:00Z">
              <w:r w:rsidRPr="00A21340">
                <w:rPr>
                  <w:b/>
                  <w:sz w:val="26"/>
                  <w:szCs w:val="26"/>
                  <w:rPrChange w:id="10132" w:author="superchickend" w:date="2012-12-16T15:28:00Z">
                    <w:rPr>
                      <w:rFonts w:ascii="Calibri" w:hAnsi="Calibri" w:cs="Arial"/>
                      <w:b/>
                      <w:bCs/>
                      <w:kern w:val="32"/>
                      <w:sz w:val="22"/>
                      <w:szCs w:val="32"/>
                    </w:rPr>
                  </w:rPrChange>
                </w:rPr>
                <w:t>MAE</w:t>
              </w:r>
            </w:ins>
          </w:p>
        </w:tc>
        <w:tc>
          <w:tcPr>
            <w:tcW w:w="1041" w:type="dxa"/>
            <w:tcBorders>
              <w:top w:val="single" w:sz="4" w:space="0" w:color="auto"/>
              <w:left w:val="nil"/>
              <w:bottom w:val="single" w:sz="4" w:space="0" w:color="auto"/>
              <w:right w:val="single" w:sz="4" w:space="0" w:color="auto"/>
            </w:tcBorders>
            <w:shd w:val="clear" w:color="auto" w:fill="auto"/>
            <w:noWrap/>
            <w:vAlign w:val="bottom"/>
            <w:hideMark/>
            <w:tcPrChange w:id="10133"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A21340" w:rsidRDefault="00A837C3">
            <w:pPr>
              <w:pStyle w:val="BangBody"/>
              <w:jc w:val="center"/>
              <w:rPr>
                <w:ins w:id="10134" w:author="The Si Tran" w:date="2012-12-10T07:27:00Z"/>
                <w:b/>
                <w:sz w:val="26"/>
                <w:szCs w:val="26"/>
                <w:rPrChange w:id="10135" w:author="superchickend" w:date="2012-12-16T15:28:00Z">
                  <w:rPr>
                    <w:ins w:id="10136" w:author="The Si Tran" w:date="2012-12-10T07:27:00Z"/>
                    <w:rFonts w:ascii="Calibri" w:eastAsia="Times New Roman" w:hAnsi="Calibri"/>
                    <w:color w:val="000000"/>
                    <w:sz w:val="22"/>
                  </w:rPr>
                </w:rPrChange>
              </w:rPr>
              <w:pPrChange w:id="10137" w:author="superchickend" w:date="2012-12-16T15:28:00Z">
                <w:pPr>
                  <w:spacing w:line="240" w:lineRule="auto"/>
                </w:pPr>
              </w:pPrChange>
            </w:pPr>
            <w:ins w:id="10138" w:author="The Si Tran" w:date="2012-12-10T07:27:00Z">
              <w:r w:rsidRPr="00A21340">
                <w:rPr>
                  <w:b/>
                  <w:sz w:val="26"/>
                  <w:szCs w:val="26"/>
                  <w:rPrChange w:id="10139" w:author="superchickend" w:date="2012-12-16T15:28:00Z">
                    <w:rPr>
                      <w:rFonts w:ascii="Calibri" w:hAnsi="Calibri" w:cs="Arial"/>
                      <w:b/>
                      <w:bCs/>
                      <w:kern w:val="32"/>
                      <w:sz w:val="22"/>
                      <w:szCs w:val="32"/>
                    </w:rPr>
                  </w:rPrChange>
                </w:rPr>
                <w:t>MSE</w:t>
              </w:r>
            </w:ins>
          </w:p>
        </w:tc>
        <w:tc>
          <w:tcPr>
            <w:tcW w:w="962" w:type="dxa"/>
            <w:tcBorders>
              <w:top w:val="single" w:sz="4" w:space="0" w:color="auto"/>
              <w:left w:val="nil"/>
              <w:bottom w:val="single" w:sz="4" w:space="0" w:color="auto"/>
              <w:right w:val="single" w:sz="4" w:space="0" w:color="auto"/>
            </w:tcBorders>
            <w:shd w:val="clear" w:color="auto" w:fill="auto"/>
            <w:noWrap/>
            <w:vAlign w:val="bottom"/>
            <w:hideMark/>
            <w:tcPrChange w:id="10140"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A21340" w:rsidRDefault="00A837C3">
            <w:pPr>
              <w:pStyle w:val="BangBody"/>
              <w:jc w:val="center"/>
              <w:rPr>
                <w:ins w:id="10141" w:author="The Si Tran" w:date="2012-12-10T07:27:00Z"/>
                <w:b/>
                <w:sz w:val="26"/>
                <w:szCs w:val="26"/>
                <w:rPrChange w:id="10142" w:author="superchickend" w:date="2012-12-16T15:28:00Z">
                  <w:rPr>
                    <w:ins w:id="10143" w:author="The Si Tran" w:date="2012-12-10T07:27:00Z"/>
                    <w:rFonts w:ascii="Calibri" w:eastAsia="Times New Roman" w:hAnsi="Calibri"/>
                    <w:color w:val="000000"/>
                    <w:sz w:val="22"/>
                  </w:rPr>
                </w:rPrChange>
              </w:rPr>
              <w:pPrChange w:id="10144" w:author="superchickend" w:date="2012-12-16T15:28:00Z">
                <w:pPr>
                  <w:spacing w:line="240" w:lineRule="auto"/>
                </w:pPr>
              </w:pPrChange>
            </w:pPr>
            <w:ins w:id="10145" w:author="The Si Tran" w:date="2012-12-10T07:27:00Z">
              <w:r w:rsidRPr="00A21340">
                <w:rPr>
                  <w:b/>
                  <w:sz w:val="26"/>
                  <w:szCs w:val="26"/>
                  <w:rPrChange w:id="10146" w:author="superchickend" w:date="2012-12-16T15:28:00Z">
                    <w:rPr>
                      <w:rFonts w:ascii="Calibri" w:hAnsi="Calibri" w:cs="Arial"/>
                      <w:b/>
                      <w:bCs/>
                      <w:kern w:val="32"/>
                      <w:sz w:val="22"/>
                      <w:szCs w:val="32"/>
                    </w:rPr>
                  </w:rPrChange>
                </w:rPr>
                <w:t>MAPE</w:t>
              </w:r>
            </w:ins>
          </w:p>
        </w:tc>
      </w:tr>
      <w:tr w:rsidR="00A837C3" w:rsidRPr="009D2F47" w14:paraId="4B423161" w14:textId="77777777" w:rsidTr="00667906">
        <w:trPr>
          <w:trHeight w:val="465"/>
          <w:ins w:id="10147" w:author="The Si Tran" w:date="2012-12-10T07:27:00Z"/>
          <w:trPrChange w:id="10148" w:author="superchickend" w:date="2012-12-16T15:28:00Z">
            <w:trPr>
              <w:trHeight w:val="509"/>
            </w:trPr>
          </w:trPrChange>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149"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66445CB" w:rsidR="00A837C3" w:rsidRPr="00A21340" w:rsidRDefault="00A837C3">
            <w:pPr>
              <w:pStyle w:val="BangBody"/>
              <w:jc w:val="center"/>
              <w:rPr>
                <w:ins w:id="10150" w:author="The Si Tran" w:date="2012-12-10T07:27:00Z"/>
                <w:b/>
                <w:sz w:val="26"/>
                <w:szCs w:val="26"/>
                <w:rPrChange w:id="10151" w:author="superchickend" w:date="2012-12-16T15:28:00Z">
                  <w:rPr>
                    <w:ins w:id="10152" w:author="The Si Tran" w:date="2012-12-10T07:27:00Z"/>
                    <w:rFonts w:ascii="Calibri" w:eastAsia="Times New Roman" w:hAnsi="Calibri"/>
                    <w:color w:val="000000"/>
                    <w:sz w:val="22"/>
                  </w:rPr>
                </w:rPrChange>
              </w:rPr>
              <w:pPrChange w:id="10153" w:author="superchickend" w:date="2012-12-16T15:28:00Z">
                <w:pPr>
                  <w:spacing w:line="240" w:lineRule="auto"/>
                  <w:jc w:val="center"/>
                </w:pPr>
              </w:pPrChange>
            </w:pPr>
            <w:ins w:id="10154" w:author="The Si Tran" w:date="2012-12-10T07:27:00Z">
              <w:r w:rsidRPr="00A21340">
                <w:rPr>
                  <w:b/>
                  <w:sz w:val="26"/>
                  <w:szCs w:val="26"/>
                  <w:rPrChange w:id="10155" w:author="superchickend" w:date="2012-12-16T15:28:00Z">
                    <w:rPr>
                      <w:rFonts w:ascii="Calibri" w:hAnsi="Calibri"/>
                      <w:sz w:val="22"/>
                    </w:rPr>
                  </w:rPrChange>
                </w:rPr>
                <w:t>ANN</w:t>
              </w:r>
            </w:ins>
          </w:p>
        </w:tc>
        <w:tc>
          <w:tcPr>
            <w:tcW w:w="4334" w:type="dxa"/>
            <w:tcBorders>
              <w:top w:val="nil"/>
              <w:left w:val="nil"/>
              <w:bottom w:val="single" w:sz="4" w:space="0" w:color="auto"/>
              <w:right w:val="single" w:sz="4" w:space="0" w:color="auto"/>
            </w:tcBorders>
            <w:shd w:val="clear" w:color="auto" w:fill="auto"/>
            <w:vAlign w:val="bottom"/>
            <w:hideMark/>
            <w:tcPrChange w:id="10156"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1EC371E9" w:rsidR="00A837C3" w:rsidRPr="00A21340" w:rsidRDefault="00976130">
            <w:pPr>
              <w:pStyle w:val="BangBody"/>
              <w:rPr>
                <w:ins w:id="10157" w:author="The Si Tran" w:date="2012-12-10T07:27:00Z"/>
                <w:sz w:val="26"/>
                <w:szCs w:val="26"/>
                <w:rPrChange w:id="10158" w:author="The Si Tran" w:date="2012-12-14T06:33:00Z">
                  <w:rPr>
                    <w:ins w:id="10159" w:author="The Si Tran" w:date="2012-12-10T07:27:00Z"/>
                    <w:rFonts w:ascii="Calibri" w:eastAsia="Times New Roman" w:hAnsi="Calibri"/>
                    <w:color w:val="000000"/>
                    <w:sz w:val="22"/>
                  </w:rPr>
                </w:rPrChange>
              </w:rPr>
              <w:pPrChange w:id="10160" w:author="The Si Tran" w:date="2012-12-16T08:45:00Z">
                <w:pPr>
                  <w:spacing w:line="240" w:lineRule="auto"/>
                  <w:jc w:val="left"/>
                </w:pPr>
              </w:pPrChange>
            </w:pPr>
            <w:r w:rsidRPr="00A21340">
              <w:rPr>
                <w:sz w:val="26"/>
                <w:szCs w:val="26"/>
              </w:rPr>
              <w:t>Nơron</w:t>
            </w:r>
            <w:ins w:id="10161" w:author="The Si Tran" w:date="2012-12-10T07:27:00Z">
              <w:r w:rsidR="00A837C3" w:rsidRPr="00A21340">
                <w:rPr>
                  <w:sz w:val="26"/>
                  <w:szCs w:val="26"/>
                  <w:rPrChange w:id="10162" w:author="The Si Tran" w:date="2012-12-14T06:33:00Z">
                    <w:rPr>
                      <w:rFonts w:ascii="Calibri" w:hAnsi="Calibri"/>
                      <w:sz w:val="22"/>
                    </w:rPr>
                  </w:rPrChange>
                </w:rPr>
                <w:t>(6,6,1), Algorithm=RPROP, epoches=153,  Residual=1E-6, default_update=0.1, max_update=10</w:t>
              </w:r>
            </w:ins>
          </w:p>
        </w:tc>
        <w:tc>
          <w:tcPr>
            <w:tcW w:w="1255" w:type="dxa"/>
            <w:tcBorders>
              <w:top w:val="nil"/>
              <w:left w:val="nil"/>
              <w:bottom w:val="single" w:sz="4" w:space="0" w:color="auto"/>
              <w:right w:val="single" w:sz="4" w:space="0" w:color="auto"/>
            </w:tcBorders>
            <w:shd w:val="clear" w:color="auto" w:fill="auto"/>
            <w:noWrap/>
            <w:vAlign w:val="center"/>
            <w:hideMark/>
            <w:tcPrChange w:id="10163"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A21340" w:rsidRDefault="00A837C3">
            <w:pPr>
              <w:pStyle w:val="BangBody"/>
              <w:jc w:val="center"/>
              <w:rPr>
                <w:ins w:id="10164" w:author="The Si Tran" w:date="2012-12-10T07:27:00Z"/>
                <w:sz w:val="26"/>
                <w:szCs w:val="26"/>
                <w:rPrChange w:id="10165" w:author="The Si Tran" w:date="2012-12-14T06:33:00Z">
                  <w:rPr>
                    <w:ins w:id="10166" w:author="The Si Tran" w:date="2012-12-10T07:27:00Z"/>
                    <w:rFonts w:ascii="Calibri" w:eastAsia="Times New Roman" w:hAnsi="Calibri"/>
                    <w:color w:val="000000"/>
                    <w:sz w:val="22"/>
                  </w:rPr>
                </w:rPrChange>
              </w:rPr>
              <w:pPrChange w:id="10167" w:author="superchickend" w:date="2012-12-16T15:28:00Z">
                <w:pPr>
                  <w:spacing w:line="240" w:lineRule="auto"/>
                  <w:jc w:val="right"/>
                </w:pPr>
              </w:pPrChange>
            </w:pPr>
            <w:ins w:id="10168" w:author="The Si Tran" w:date="2012-12-10T07:27:00Z">
              <w:r w:rsidRPr="00A21340">
                <w:rPr>
                  <w:sz w:val="26"/>
                  <w:szCs w:val="26"/>
                  <w:rPrChange w:id="10169" w:author="The Si Tran" w:date="2012-12-14T06:33:00Z">
                    <w:rPr>
                      <w:rFonts w:ascii="Calibri" w:hAnsi="Calibri"/>
                      <w:sz w:val="22"/>
                    </w:rPr>
                  </w:rPrChange>
                </w:rPr>
                <w:t>24.46</w:t>
              </w:r>
            </w:ins>
          </w:p>
        </w:tc>
        <w:tc>
          <w:tcPr>
            <w:tcW w:w="1041" w:type="dxa"/>
            <w:tcBorders>
              <w:top w:val="nil"/>
              <w:left w:val="nil"/>
              <w:bottom w:val="single" w:sz="4" w:space="0" w:color="auto"/>
              <w:right w:val="single" w:sz="4" w:space="0" w:color="auto"/>
            </w:tcBorders>
            <w:shd w:val="clear" w:color="auto" w:fill="auto"/>
            <w:noWrap/>
            <w:vAlign w:val="center"/>
            <w:hideMark/>
            <w:tcPrChange w:id="10170"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A21340" w:rsidRDefault="00A837C3">
            <w:pPr>
              <w:pStyle w:val="BangBody"/>
              <w:jc w:val="center"/>
              <w:rPr>
                <w:ins w:id="10171" w:author="The Si Tran" w:date="2012-12-10T07:27:00Z"/>
                <w:sz w:val="26"/>
                <w:szCs w:val="26"/>
                <w:rPrChange w:id="10172" w:author="The Si Tran" w:date="2012-12-14T06:33:00Z">
                  <w:rPr>
                    <w:ins w:id="10173" w:author="The Si Tran" w:date="2012-12-10T07:27:00Z"/>
                    <w:rFonts w:ascii="Calibri" w:eastAsia="Times New Roman" w:hAnsi="Calibri"/>
                    <w:color w:val="000000"/>
                    <w:sz w:val="22"/>
                  </w:rPr>
                </w:rPrChange>
              </w:rPr>
              <w:pPrChange w:id="10174" w:author="superchickend" w:date="2012-12-16T15:28:00Z">
                <w:pPr>
                  <w:spacing w:line="240" w:lineRule="auto"/>
                  <w:jc w:val="right"/>
                </w:pPr>
              </w:pPrChange>
            </w:pPr>
            <w:ins w:id="10175" w:author="The Si Tran" w:date="2012-12-10T07:27:00Z">
              <w:r w:rsidRPr="00A21340">
                <w:rPr>
                  <w:sz w:val="26"/>
                  <w:szCs w:val="26"/>
                  <w:rPrChange w:id="10176" w:author="The Si Tran" w:date="2012-12-14T06:33:00Z">
                    <w:rPr>
                      <w:rFonts w:ascii="Calibri" w:hAnsi="Calibri"/>
                      <w:sz w:val="22"/>
                    </w:rPr>
                  </w:rPrChange>
                </w:rPr>
                <w:t>974.08</w:t>
              </w:r>
            </w:ins>
          </w:p>
        </w:tc>
        <w:tc>
          <w:tcPr>
            <w:tcW w:w="962" w:type="dxa"/>
            <w:tcBorders>
              <w:top w:val="nil"/>
              <w:left w:val="nil"/>
              <w:bottom w:val="single" w:sz="4" w:space="0" w:color="auto"/>
              <w:right w:val="single" w:sz="4" w:space="0" w:color="auto"/>
            </w:tcBorders>
            <w:shd w:val="clear" w:color="auto" w:fill="auto"/>
            <w:noWrap/>
            <w:vAlign w:val="center"/>
            <w:hideMark/>
            <w:tcPrChange w:id="10177"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A21340" w:rsidRDefault="00A837C3">
            <w:pPr>
              <w:pStyle w:val="BangBody"/>
              <w:jc w:val="center"/>
              <w:rPr>
                <w:ins w:id="10178" w:author="The Si Tran" w:date="2012-12-10T07:27:00Z"/>
                <w:sz w:val="26"/>
                <w:szCs w:val="26"/>
                <w:rPrChange w:id="10179" w:author="The Si Tran" w:date="2012-12-14T06:33:00Z">
                  <w:rPr>
                    <w:ins w:id="10180" w:author="The Si Tran" w:date="2012-12-10T07:27:00Z"/>
                    <w:rFonts w:ascii="Calibri" w:eastAsia="Times New Roman" w:hAnsi="Calibri"/>
                    <w:color w:val="000000"/>
                    <w:sz w:val="22"/>
                  </w:rPr>
                </w:rPrChange>
              </w:rPr>
              <w:pPrChange w:id="10181" w:author="superchickend" w:date="2012-12-16T15:28:00Z">
                <w:pPr>
                  <w:spacing w:line="240" w:lineRule="auto"/>
                  <w:jc w:val="right"/>
                </w:pPr>
              </w:pPrChange>
            </w:pPr>
            <w:ins w:id="10182" w:author="The Si Tran" w:date="2012-12-10T07:27:00Z">
              <w:r w:rsidRPr="00A21340">
                <w:rPr>
                  <w:sz w:val="26"/>
                  <w:szCs w:val="26"/>
                  <w:rPrChange w:id="10183" w:author="The Si Tran" w:date="2012-12-14T06:33:00Z">
                    <w:rPr>
                      <w:rFonts w:ascii="Calibri" w:hAnsi="Calibri"/>
                      <w:sz w:val="22"/>
                    </w:rPr>
                  </w:rPrChange>
                </w:rPr>
                <w:t>8.92</w:t>
              </w:r>
            </w:ins>
          </w:p>
        </w:tc>
      </w:tr>
      <w:tr w:rsidR="00A837C3" w:rsidRPr="009D2F47" w14:paraId="6BE6CD20" w14:textId="77777777" w:rsidTr="00667906">
        <w:trPr>
          <w:trHeight w:val="453"/>
          <w:ins w:id="10184" w:author="The Si Tran" w:date="2012-12-10T07:27:00Z"/>
          <w:trPrChange w:id="10185" w:author="superchickend" w:date="2012-12-16T15:29:00Z">
            <w:trPr>
              <w:trHeight w:val="496"/>
            </w:trPr>
          </w:trPrChange>
        </w:trPr>
        <w:tc>
          <w:tcPr>
            <w:tcW w:w="1577" w:type="dxa"/>
            <w:vMerge/>
            <w:tcBorders>
              <w:top w:val="nil"/>
              <w:left w:val="single" w:sz="4" w:space="0" w:color="auto"/>
              <w:bottom w:val="single" w:sz="4" w:space="0" w:color="000000"/>
              <w:right w:val="single" w:sz="4" w:space="0" w:color="auto"/>
            </w:tcBorders>
            <w:vAlign w:val="center"/>
            <w:hideMark/>
            <w:tcPrChange w:id="10186"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A21340" w:rsidRDefault="00A837C3">
            <w:pPr>
              <w:pStyle w:val="BangBody"/>
              <w:jc w:val="center"/>
              <w:rPr>
                <w:ins w:id="10187" w:author="The Si Tran" w:date="2012-12-10T07:27:00Z"/>
                <w:b/>
                <w:sz w:val="26"/>
                <w:szCs w:val="26"/>
                <w:rPrChange w:id="10188" w:author="superchickend" w:date="2012-12-16T15:28:00Z">
                  <w:rPr>
                    <w:ins w:id="10189" w:author="The Si Tran" w:date="2012-12-10T07:27:00Z"/>
                    <w:rFonts w:ascii="Calibri" w:eastAsia="Times New Roman" w:hAnsi="Calibri"/>
                    <w:color w:val="000000"/>
                    <w:sz w:val="22"/>
                  </w:rPr>
                </w:rPrChange>
              </w:rPr>
              <w:pPrChange w:id="10190" w:author="superchickend" w:date="2012-12-16T15:28:00Z">
                <w:pPr>
                  <w:spacing w:line="240" w:lineRule="auto"/>
                </w:pPr>
              </w:pPrChange>
            </w:pPr>
          </w:p>
        </w:tc>
        <w:tc>
          <w:tcPr>
            <w:tcW w:w="4334" w:type="dxa"/>
            <w:tcBorders>
              <w:top w:val="nil"/>
              <w:left w:val="nil"/>
              <w:bottom w:val="single" w:sz="4" w:space="0" w:color="auto"/>
              <w:right w:val="single" w:sz="4" w:space="0" w:color="auto"/>
            </w:tcBorders>
            <w:shd w:val="clear" w:color="auto" w:fill="auto"/>
            <w:vAlign w:val="bottom"/>
            <w:hideMark/>
            <w:tcPrChange w:id="10191"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51E71580" w:rsidR="00A837C3" w:rsidRPr="00A21340" w:rsidRDefault="00976130">
            <w:pPr>
              <w:pStyle w:val="BangBody"/>
              <w:rPr>
                <w:ins w:id="10192" w:author="The Si Tran" w:date="2012-12-10T07:27:00Z"/>
                <w:sz w:val="26"/>
                <w:szCs w:val="26"/>
                <w:rPrChange w:id="10193" w:author="The Si Tran" w:date="2012-12-14T06:33:00Z">
                  <w:rPr>
                    <w:ins w:id="10194" w:author="The Si Tran" w:date="2012-12-10T07:27:00Z"/>
                    <w:rFonts w:ascii="Calibri" w:eastAsia="Times New Roman" w:hAnsi="Calibri"/>
                    <w:color w:val="000000"/>
                    <w:sz w:val="22"/>
                  </w:rPr>
                </w:rPrChange>
              </w:rPr>
              <w:pPrChange w:id="10195" w:author="The Si Tran" w:date="2012-12-16T08:45:00Z">
                <w:pPr>
                  <w:spacing w:line="240" w:lineRule="auto"/>
                </w:pPr>
              </w:pPrChange>
            </w:pPr>
            <w:r w:rsidRPr="00A21340">
              <w:rPr>
                <w:sz w:val="26"/>
                <w:szCs w:val="26"/>
              </w:rPr>
              <w:t>Nơron</w:t>
            </w:r>
            <w:ins w:id="10196" w:author="The Si Tran" w:date="2012-12-10T07:27:00Z">
              <w:r w:rsidR="00A837C3" w:rsidRPr="00A21340">
                <w:rPr>
                  <w:sz w:val="26"/>
                  <w:szCs w:val="26"/>
                  <w:rPrChange w:id="10197" w:author="The Si Tran" w:date="2012-12-14T06:33:00Z">
                    <w:rPr>
                      <w:rFonts w:ascii="Calibri" w:hAnsi="Calibri"/>
                      <w:sz w:val="22"/>
                    </w:rPr>
                  </w:rPrChange>
                </w:rPr>
                <w:t>(6,6,1),Algorithm=Back Propagation, epoches=616, Residual=1E-6, learning_rate=0.4, momemtum = 0,2</w:t>
              </w:r>
            </w:ins>
          </w:p>
        </w:tc>
        <w:tc>
          <w:tcPr>
            <w:tcW w:w="1255" w:type="dxa"/>
            <w:tcBorders>
              <w:top w:val="nil"/>
              <w:left w:val="nil"/>
              <w:bottom w:val="single" w:sz="4" w:space="0" w:color="auto"/>
              <w:right w:val="single" w:sz="4" w:space="0" w:color="auto"/>
            </w:tcBorders>
            <w:shd w:val="clear" w:color="auto" w:fill="auto"/>
            <w:noWrap/>
            <w:vAlign w:val="center"/>
            <w:hideMark/>
            <w:tcPrChange w:id="10198"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A21340" w:rsidRDefault="00A837C3">
            <w:pPr>
              <w:pStyle w:val="BangBody"/>
              <w:jc w:val="center"/>
              <w:rPr>
                <w:ins w:id="10199" w:author="The Si Tran" w:date="2012-12-10T07:27:00Z"/>
                <w:sz w:val="26"/>
                <w:szCs w:val="26"/>
                <w:rPrChange w:id="10200" w:author="The Si Tran" w:date="2012-12-14T06:33:00Z">
                  <w:rPr>
                    <w:ins w:id="10201" w:author="The Si Tran" w:date="2012-12-10T07:27:00Z"/>
                    <w:rFonts w:ascii="Calibri" w:eastAsia="Times New Roman" w:hAnsi="Calibri"/>
                    <w:color w:val="000000"/>
                    <w:sz w:val="22"/>
                  </w:rPr>
                </w:rPrChange>
              </w:rPr>
              <w:pPrChange w:id="10202" w:author="superchickend" w:date="2012-12-16T15:29:00Z">
                <w:pPr>
                  <w:spacing w:line="240" w:lineRule="auto"/>
                  <w:jc w:val="right"/>
                </w:pPr>
              </w:pPrChange>
            </w:pPr>
            <w:ins w:id="10203" w:author="The Si Tran" w:date="2012-12-10T07:27:00Z">
              <w:r w:rsidRPr="00A21340">
                <w:rPr>
                  <w:sz w:val="26"/>
                  <w:szCs w:val="26"/>
                  <w:rPrChange w:id="10204" w:author="The Si Tran" w:date="2012-12-14T06:33:00Z">
                    <w:rPr>
                      <w:rFonts w:ascii="Calibri" w:hAnsi="Calibri"/>
                      <w:sz w:val="22"/>
                    </w:rPr>
                  </w:rPrChange>
                </w:rPr>
                <w:t>26.81</w:t>
              </w:r>
            </w:ins>
          </w:p>
        </w:tc>
        <w:tc>
          <w:tcPr>
            <w:tcW w:w="1041" w:type="dxa"/>
            <w:tcBorders>
              <w:top w:val="nil"/>
              <w:left w:val="nil"/>
              <w:bottom w:val="single" w:sz="4" w:space="0" w:color="auto"/>
              <w:right w:val="single" w:sz="4" w:space="0" w:color="auto"/>
            </w:tcBorders>
            <w:shd w:val="clear" w:color="auto" w:fill="auto"/>
            <w:noWrap/>
            <w:vAlign w:val="center"/>
            <w:hideMark/>
            <w:tcPrChange w:id="10205"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A21340" w:rsidRDefault="00A837C3">
            <w:pPr>
              <w:pStyle w:val="BangBody"/>
              <w:jc w:val="center"/>
              <w:rPr>
                <w:ins w:id="10206" w:author="The Si Tran" w:date="2012-12-10T07:27:00Z"/>
                <w:sz w:val="26"/>
                <w:szCs w:val="26"/>
                <w:rPrChange w:id="10207" w:author="The Si Tran" w:date="2012-12-14T06:33:00Z">
                  <w:rPr>
                    <w:ins w:id="10208" w:author="The Si Tran" w:date="2012-12-10T07:27:00Z"/>
                    <w:rFonts w:ascii="Calibri" w:eastAsia="Times New Roman" w:hAnsi="Calibri"/>
                    <w:color w:val="000000"/>
                    <w:sz w:val="22"/>
                  </w:rPr>
                </w:rPrChange>
              </w:rPr>
              <w:pPrChange w:id="10209" w:author="superchickend" w:date="2012-12-16T15:29:00Z">
                <w:pPr>
                  <w:spacing w:line="240" w:lineRule="auto"/>
                  <w:jc w:val="right"/>
                </w:pPr>
              </w:pPrChange>
            </w:pPr>
            <w:ins w:id="10210" w:author="The Si Tran" w:date="2012-12-10T07:27:00Z">
              <w:r w:rsidRPr="00A21340">
                <w:rPr>
                  <w:sz w:val="26"/>
                  <w:szCs w:val="26"/>
                  <w:rPrChange w:id="10211" w:author="The Si Tran" w:date="2012-12-14T06:33:00Z">
                    <w:rPr>
                      <w:rFonts w:ascii="Calibri" w:hAnsi="Calibri"/>
                      <w:sz w:val="22"/>
                    </w:rPr>
                  </w:rPrChange>
                </w:rPr>
                <w:t>1228.73</w:t>
              </w:r>
            </w:ins>
          </w:p>
        </w:tc>
        <w:tc>
          <w:tcPr>
            <w:tcW w:w="962" w:type="dxa"/>
            <w:tcBorders>
              <w:top w:val="nil"/>
              <w:left w:val="nil"/>
              <w:bottom w:val="single" w:sz="4" w:space="0" w:color="auto"/>
              <w:right w:val="single" w:sz="4" w:space="0" w:color="auto"/>
            </w:tcBorders>
            <w:shd w:val="clear" w:color="auto" w:fill="auto"/>
            <w:noWrap/>
            <w:vAlign w:val="center"/>
            <w:hideMark/>
            <w:tcPrChange w:id="10212"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A21340" w:rsidRDefault="00A837C3">
            <w:pPr>
              <w:pStyle w:val="BangBody"/>
              <w:jc w:val="center"/>
              <w:rPr>
                <w:ins w:id="10213" w:author="The Si Tran" w:date="2012-12-10T07:27:00Z"/>
                <w:sz w:val="26"/>
                <w:szCs w:val="26"/>
                <w:rPrChange w:id="10214" w:author="The Si Tran" w:date="2012-12-14T06:33:00Z">
                  <w:rPr>
                    <w:ins w:id="10215" w:author="The Si Tran" w:date="2012-12-10T07:27:00Z"/>
                    <w:rFonts w:ascii="Calibri" w:eastAsia="Times New Roman" w:hAnsi="Calibri"/>
                    <w:color w:val="000000"/>
                    <w:sz w:val="22"/>
                  </w:rPr>
                </w:rPrChange>
              </w:rPr>
              <w:pPrChange w:id="10216" w:author="superchickend" w:date="2012-12-16T15:29:00Z">
                <w:pPr>
                  <w:spacing w:line="240" w:lineRule="auto"/>
                  <w:jc w:val="right"/>
                </w:pPr>
              </w:pPrChange>
            </w:pPr>
            <w:ins w:id="10217" w:author="The Si Tran" w:date="2012-12-10T07:27:00Z">
              <w:r w:rsidRPr="00A21340">
                <w:rPr>
                  <w:sz w:val="26"/>
                  <w:szCs w:val="26"/>
                  <w:rPrChange w:id="10218" w:author="The Si Tran" w:date="2012-12-14T06:33:00Z">
                    <w:rPr>
                      <w:rFonts w:ascii="Calibri" w:hAnsi="Calibri"/>
                      <w:sz w:val="22"/>
                    </w:rPr>
                  </w:rPrChange>
                </w:rPr>
                <w:t>9.74</w:t>
              </w:r>
            </w:ins>
          </w:p>
        </w:tc>
      </w:tr>
      <w:tr w:rsidR="00A837C3" w:rsidRPr="009D2F47" w14:paraId="5E1ADA4E" w14:textId="77777777" w:rsidTr="00667906">
        <w:trPr>
          <w:trHeight w:val="225"/>
          <w:ins w:id="10219" w:author="The Si Tran" w:date="2012-12-10T07:27:00Z"/>
          <w:trPrChange w:id="10220" w:author="superchickend" w:date="2012-12-16T15:28:00Z">
            <w:trPr>
              <w:trHeight w:val="248"/>
            </w:trPr>
          </w:trPrChange>
        </w:trPr>
        <w:tc>
          <w:tcPr>
            <w:tcW w:w="1577" w:type="dxa"/>
            <w:tcBorders>
              <w:top w:val="nil"/>
              <w:left w:val="single" w:sz="4" w:space="0" w:color="auto"/>
              <w:bottom w:val="single" w:sz="4" w:space="0" w:color="auto"/>
              <w:right w:val="single" w:sz="4" w:space="0" w:color="auto"/>
            </w:tcBorders>
            <w:shd w:val="clear" w:color="auto" w:fill="auto"/>
            <w:noWrap/>
            <w:vAlign w:val="center"/>
            <w:hideMark/>
            <w:tcPrChange w:id="10221"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A21340" w:rsidRDefault="00A837C3">
            <w:pPr>
              <w:pStyle w:val="BangBody"/>
              <w:jc w:val="center"/>
              <w:rPr>
                <w:ins w:id="10222" w:author="The Si Tran" w:date="2012-12-10T07:27:00Z"/>
                <w:b/>
                <w:sz w:val="26"/>
                <w:szCs w:val="26"/>
                <w:rPrChange w:id="10223" w:author="superchickend" w:date="2012-12-16T15:28:00Z">
                  <w:rPr>
                    <w:ins w:id="10224" w:author="The Si Tran" w:date="2012-12-10T07:27:00Z"/>
                    <w:rFonts w:ascii="Calibri" w:eastAsia="Times New Roman" w:hAnsi="Calibri"/>
                    <w:color w:val="000000"/>
                    <w:sz w:val="22"/>
                  </w:rPr>
                </w:rPrChange>
              </w:rPr>
              <w:pPrChange w:id="10225" w:author="superchickend" w:date="2012-12-16T15:28:00Z">
                <w:pPr>
                  <w:spacing w:line="240" w:lineRule="auto"/>
                  <w:jc w:val="center"/>
                </w:pPr>
              </w:pPrChange>
            </w:pPr>
            <w:ins w:id="10226" w:author="The Si Tran" w:date="2012-12-10T07:27:00Z">
              <w:r w:rsidRPr="00A21340">
                <w:rPr>
                  <w:b/>
                  <w:sz w:val="26"/>
                  <w:szCs w:val="26"/>
                  <w:rPrChange w:id="10227" w:author="superchickend" w:date="2012-12-16T15:28:00Z">
                    <w:rPr>
                      <w:rFonts w:ascii="Calibri" w:hAnsi="Calibri"/>
                      <w:sz w:val="22"/>
                    </w:rPr>
                  </w:rPrChange>
                </w:rPr>
                <w:t>SARIMA</w:t>
              </w:r>
            </w:ins>
          </w:p>
        </w:tc>
        <w:tc>
          <w:tcPr>
            <w:tcW w:w="4334" w:type="dxa"/>
            <w:tcBorders>
              <w:top w:val="nil"/>
              <w:left w:val="nil"/>
              <w:bottom w:val="single" w:sz="4" w:space="0" w:color="auto"/>
              <w:right w:val="single" w:sz="4" w:space="0" w:color="auto"/>
            </w:tcBorders>
            <w:shd w:val="clear" w:color="auto" w:fill="auto"/>
            <w:vAlign w:val="bottom"/>
            <w:hideMark/>
            <w:tcPrChange w:id="10228"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A21340" w:rsidRDefault="00A837C3">
            <w:pPr>
              <w:pStyle w:val="BangBody"/>
              <w:rPr>
                <w:ins w:id="10229" w:author="The Si Tran" w:date="2012-12-10T07:27:00Z"/>
                <w:sz w:val="26"/>
                <w:szCs w:val="26"/>
                <w:rPrChange w:id="10230" w:author="The Si Tran" w:date="2012-12-14T06:33:00Z">
                  <w:rPr>
                    <w:ins w:id="10231" w:author="The Si Tran" w:date="2012-12-10T07:27:00Z"/>
                    <w:rFonts w:ascii="Calibri" w:eastAsia="Times New Roman" w:hAnsi="Calibri"/>
                    <w:color w:val="000000"/>
                    <w:sz w:val="22"/>
                  </w:rPr>
                </w:rPrChange>
              </w:rPr>
              <w:pPrChange w:id="10232" w:author="The Si Tran" w:date="2012-12-16T08:45:00Z">
                <w:pPr>
                  <w:spacing w:line="240" w:lineRule="auto"/>
                  <w:jc w:val="left"/>
                </w:pPr>
              </w:pPrChange>
            </w:pPr>
            <w:ins w:id="10233" w:author="The Si Tran" w:date="2012-12-10T07:27:00Z">
              <w:r w:rsidRPr="00A21340">
                <w:rPr>
                  <w:sz w:val="26"/>
                  <w:szCs w:val="26"/>
                  <w:rPrChange w:id="10234" w:author="The Si Tran" w:date="2012-12-14T06:33:00Z">
                    <w:rPr>
                      <w:rFonts w:ascii="Calibri" w:hAnsi="Calibri"/>
                      <w:sz w:val="22"/>
                    </w:rPr>
                  </w:rPrChange>
                </w:rPr>
                <w:t>ARIMA(1, 1, 0)(1, 1, 0)12</w:t>
              </w:r>
            </w:ins>
          </w:p>
        </w:tc>
        <w:tc>
          <w:tcPr>
            <w:tcW w:w="1255" w:type="dxa"/>
            <w:tcBorders>
              <w:top w:val="nil"/>
              <w:left w:val="nil"/>
              <w:bottom w:val="single" w:sz="4" w:space="0" w:color="auto"/>
              <w:right w:val="single" w:sz="4" w:space="0" w:color="auto"/>
            </w:tcBorders>
            <w:shd w:val="clear" w:color="auto" w:fill="auto"/>
            <w:noWrap/>
            <w:vAlign w:val="bottom"/>
            <w:hideMark/>
            <w:tcPrChange w:id="10235"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A21340" w:rsidRDefault="00A837C3">
            <w:pPr>
              <w:pStyle w:val="BangBody"/>
              <w:jc w:val="center"/>
              <w:rPr>
                <w:ins w:id="10236" w:author="The Si Tran" w:date="2012-12-10T07:27:00Z"/>
                <w:sz w:val="26"/>
                <w:szCs w:val="26"/>
                <w:rPrChange w:id="10237" w:author="The Si Tran" w:date="2012-12-14T06:33:00Z">
                  <w:rPr>
                    <w:ins w:id="10238" w:author="The Si Tran" w:date="2012-12-10T07:27:00Z"/>
                    <w:rFonts w:ascii="Calibri" w:eastAsia="Times New Roman" w:hAnsi="Calibri"/>
                    <w:color w:val="000000"/>
                    <w:sz w:val="22"/>
                  </w:rPr>
                </w:rPrChange>
              </w:rPr>
              <w:pPrChange w:id="10239" w:author="superchickend" w:date="2012-12-16T15:28:00Z">
                <w:pPr>
                  <w:spacing w:line="240" w:lineRule="auto"/>
                  <w:jc w:val="right"/>
                </w:pPr>
              </w:pPrChange>
            </w:pPr>
            <w:ins w:id="10240" w:author="The Si Tran" w:date="2012-12-10T07:27:00Z">
              <w:r w:rsidRPr="00A21340">
                <w:rPr>
                  <w:sz w:val="26"/>
                  <w:szCs w:val="26"/>
                  <w:rPrChange w:id="10241" w:author="The Si Tran" w:date="2012-12-14T06:33:00Z">
                    <w:rPr>
                      <w:rFonts w:ascii="Calibri" w:hAnsi="Calibri"/>
                      <w:sz w:val="22"/>
                    </w:rPr>
                  </w:rPrChange>
                </w:rPr>
                <w:t>8.34</w:t>
              </w:r>
            </w:ins>
          </w:p>
        </w:tc>
        <w:tc>
          <w:tcPr>
            <w:tcW w:w="1041" w:type="dxa"/>
            <w:tcBorders>
              <w:top w:val="nil"/>
              <w:left w:val="nil"/>
              <w:bottom w:val="single" w:sz="4" w:space="0" w:color="auto"/>
              <w:right w:val="single" w:sz="4" w:space="0" w:color="auto"/>
            </w:tcBorders>
            <w:shd w:val="clear" w:color="auto" w:fill="auto"/>
            <w:noWrap/>
            <w:vAlign w:val="bottom"/>
            <w:hideMark/>
            <w:tcPrChange w:id="10242"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A21340" w:rsidRDefault="00A837C3">
            <w:pPr>
              <w:pStyle w:val="BangBody"/>
              <w:jc w:val="center"/>
              <w:rPr>
                <w:ins w:id="10243" w:author="The Si Tran" w:date="2012-12-10T07:27:00Z"/>
                <w:sz w:val="26"/>
                <w:szCs w:val="26"/>
                <w:rPrChange w:id="10244" w:author="The Si Tran" w:date="2012-12-14T06:33:00Z">
                  <w:rPr>
                    <w:ins w:id="10245" w:author="The Si Tran" w:date="2012-12-10T07:27:00Z"/>
                    <w:rFonts w:ascii="Calibri" w:eastAsia="Times New Roman" w:hAnsi="Calibri"/>
                    <w:color w:val="000000"/>
                    <w:sz w:val="22"/>
                  </w:rPr>
                </w:rPrChange>
              </w:rPr>
              <w:pPrChange w:id="10246" w:author="superchickend" w:date="2012-12-16T15:28:00Z">
                <w:pPr>
                  <w:spacing w:line="240" w:lineRule="auto"/>
                  <w:jc w:val="right"/>
                </w:pPr>
              </w:pPrChange>
            </w:pPr>
            <w:ins w:id="10247" w:author="The Si Tran" w:date="2012-12-10T07:27:00Z">
              <w:r w:rsidRPr="00A21340">
                <w:rPr>
                  <w:sz w:val="26"/>
                  <w:szCs w:val="26"/>
                  <w:rPrChange w:id="10248" w:author="The Si Tran" w:date="2012-12-14T06:33:00Z">
                    <w:rPr>
                      <w:rFonts w:ascii="Calibri" w:hAnsi="Calibri"/>
                      <w:sz w:val="22"/>
                    </w:rPr>
                  </w:rPrChange>
                </w:rPr>
                <w:t>129.07</w:t>
              </w:r>
            </w:ins>
          </w:p>
        </w:tc>
        <w:tc>
          <w:tcPr>
            <w:tcW w:w="962" w:type="dxa"/>
            <w:tcBorders>
              <w:top w:val="nil"/>
              <w:left w:val="nil"/>
              <w:bottom w:val="single" w:sz="4" w:space="0" w:color="auto"/>
              <w:right w:val="single" w:sz="4" w:space="0" w:color="auto"/>
            </w:tcBorders>
            <w:shd w:val="clear" w:color="auto" w:fill="auto"/>
            <w:noWrap/>
            <w:vAlign w:val="bottom"/>
            <w:hideMark/>
            <w:tcPrChange w:id="10249"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A21340" w:rsidRDefault="00A837C3">
            <w:pPr>
              <w:pStyle w:val="BangBody"/>
              <w:jc w:val="center"/>
              <w:rPr>
                <w:ins w:id="10250" w:author="The Si Tran" w:date="2012-12-10T07:27:00Z"/>
                <w:sz w:val="26"/>
                <w:szCs w:val="26"/>
                <w:rPrChange w:id="10251" w:author="The Si Tran" w:date="2012-12-14T06:33:00Z">
                  <w:rPr>
                    <w:ins w:id="10252" w:author="The Si Tran" w:date="2012-12-10T07:27:00Z"/>
                    <w:rFonts w:ascii="Calibri" w:eastAsia="Times New Roman" w:hAnsi="Calibri"/>
                    <w:color w:val="000000"/>
                    <w:sz w:val="22"/>
                  </w:rPr>
                </w:rPrChange>
              </w:rPr>
              <w:pPrChange w:id="10253" w:author="superchickend" w:date="2012-12-16T15:28:00Z">
                <w:pPr>
                  <w:spacing w:line="240" w:lineRule="auto"/>
                  <w:jc w:val="right"/>
                </w:pPr>
              </w:pPrChange>
            </w:pPr>
            <w:ins w:id="10254" w:author="The Si Tran" w:date="2012-12-10T07:27:00Z">
              <w:r w:rsidRPr="00A21340">
                <w:rPr>
                  <w:sz w:val="26"/>
                  <w:szCs w:val="26"/>
                  <w:rPrChange w:id="10255" w:author="The Si Tran" w:date="2012-12-14T06:33:00Z">
                    <w:rPr>
                      <w:rFonts w:ascii="Calibri" w:hAnsi="Calibri"/>
                      <w:sz w:val="22"/>
                    </w:rPr>
                  </w:rPrChange>
                </w:rPr>
                <w:t>2.97</w:t>
              </w:r>
            </w:ins>
          </w:p>
        </w:tc>
      </w:tr>
      <w:tr w:rsidR="00A837C3" w:rsidRPr="009D2F47" w14:paraId="0D4CDA74" w14:textId="77777777" w:rsidTr="00667906">
        <w:trPr>
          <w:trHeight w:val="693"/>
          <w:ins w:id="10256" w:author="The Si Tran" w:date="2012-12-10T07:27:00Z"/>
          <w:trPrChange w:id="10257" w:author="superchickend" w:date="2012-12-16T15:28:00Z">
            <w:trPr>
              <w:trHeight w:val="757"/>
            </w:trPr>
          </w:trPrChange>
        </w:trPr>
        <w:tc>
          <w:tcPr>
            <w:tcW w:w="157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258"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A21340" w:rsidRDefault="00A837C3">
            <w:pPr>
              <w:pStyle w:val="BangBody"/>
              <w:jc w:val="center"/>
              <w:rPr>
                <w:ins w:id="10259" w:author="The Si Tran" w:date="2012-12-10T07:27:00Z"/>
                <w:b/>
                <w:sz w:val="26"/>
                <w:szCs w:val="26"/>
                <w:rPrChange w:id="10260" w:author="superchickend" w:date="2012-12-16T15:28:00Z">
                  <w:rPr>
                    <w:ins w:id="10261" w:author="The Si Tran" w:date="2012-12-10T07:27:00Z"/>
                    <w:rFonts w:ascii="Calibri" w:eastAsia="Times New Roman" w:hAnsi="Calibri"/>
                    <w:color w:val="000000"/>
                    <w:sz w:val="22"/>
                  </w:rPr>
                </w:rPrChange>
              </w:rPr>
              <w:pPrChange w:id="10262" w:author="superchickend" w:date="2012-12-16T15:28:00Z">
                <w:pPr>
                  <w:spacing w:line="240" w:lineRule="auto"/>
                  <w:jc w:val="center"/>
                </w:pPr>
              </w:pPrChange>
            </w:pPr>
            <w:ins w:id="10263" w:author="The Si Tran" w:date="2012-12-10T07:27:00Z">
              <w:r w:rsidRPr="00A21340">
                <w:rPr>
                  <w:b/>
                  <w:sz w:val="26"/>
                  <w:szCs w:val="26"/>
                  <w:rPrChange w:id="10264" w:author="superchickend" w:date="2012-12-16T15:28:00Z">
                    <w:rPr>
                      <w:rFonts w:ascii="Calibri" w:hAnsi="Calibri"/>
                      <w:sz w:val="22"/>
                    </w:rPr>
                  </w:rPrChange>
                </w:rPr>
                <w:t>Hybrid</w:t>
              </w:r>
            </w:ins>
          </w:p>
        </w:tc>
        <w:tc>
          <w:tcPr>
            <w:tcW w:w="4334" w:type="dxa"/>
            <w:tcBorders>
              <w:top w:val="nil"/>
              <w:left w:val="nil"/>
              <w:bottom w:val="single" w:sz="4" w:space="0" w:color="auto"/>
              <w:right w:val="single" w:sz="4" w:space="0" w:color="auto"/>
            </w:tcBorders>
            <w:shd w:val="clear" w:color="auto" w:fill="auto"/>
            <w:vAlign w:val="bottom"/>
            <w:hideMark/>
            <w:tcPrChange w:id="10265"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4C5B8F14" w:rsidR="00A837C3" w:rsidRPr="00A21340" w:rsidRDefault="00A837C3">
            <w:pPr>
              <w:pStyle w:val="BangBody"/>
              <w:rPr>
                <w:ins w:id="10266" w:author="The Si Tran" w:date="2012-12-10T07:27:00Z"/>
                <w:sz w:val="26"/>
                <w:szCs w:val="26"/>
                <w:rPrChange w:id="10267" w:author="The Si Tran" w:date="2012-12-14T06:33:00Z">
                  <w:rPr>
                    <w:ins w:id="10268" w:author="The Si Tran" w:date="2012-12-10T07:27:00Z"/>
                    <w:rFonts w:ascii="Calibri" w:eastAsia="Times New Roman" w:hAnsi="Calibri"/>
                    <w:color w:val="000000"/>
                    <w:sz w:val="22"/>
                  </w:rPr>
                </w:rPrChange>
              </w:rPr>
              <w:pPrChange w:id="10269" w:author="The Si Tran" w:date="2012-12-16T08:45:00Z">
                <w:pPr>
                  <w:spacing w:line="240" w:lineRule="auto"/>
                  <w:jc w:val="left"/>
                </w:pPr>
              </w:pPrChange>
            </w:pPr>
            <w:ins w:id="10270" w:author="The Si Tran" w:date="2012-12-10T07:27:00Z">
              <w:r w:rsidRPr="00A21340">
                <w:rPr>
                  <w:sz w:val="26"/>
                  <w:szCs w:val="26"/>
                  <w:rPrChange w:id="10271" w:author="The Si Tran" w:date="2012-12-14T06:33:00Z">
                    <w:rPr>
                      <w:rFonts w:ascii="Calibri" w:hAnsi="Calibri"/>
                      <w:sz w:val="22"/>
                    </w:rPr>
                  </w:rPrChange>
                </w:rPr>
                <w:t>ARIMA(1, 1, 0)(1, 1, 0)12</w:t>
              </w:r>
              <w:r w:rsidRPr="00A21340">
                <w:rPr>
                  <w:sz w:val="26"/>
                  <w:szCs w:val="26"/>
                  <w:rPrChange w:id="10272" w:author="The Si Tran" w:date="2012-12-14T06:33:00Z">
                    <w:rPr>
                      <w:rFonts w:ascii="Calibri" w:hAnsi="Calibri"/>
                      <w:sz w:val="22"/>
                    </w:rPr>
                  </w:rPrChange>
                </w:rPr>
                <w:br/>
              </w:r>
            </w:ins>
            <w:r w:rsidR="00976130" w:rsidRPr="00A21340">
              <w:rPr>
                <w:sz w:val="26"/>
                <w:szCs w:val="26"/>
              </w:rPr>
              <w:t>Nơron</w:t>
            </w:r>
            <w:ins w:id="10273" w:author="The Si Tran" w:date="2012-12-10T07:27:00Z">
              <w:r w:rsidRPr="00A21340">
                <w:rPr>
                  <w:sz w:val="26"/>
                  <w:szCs w:val="26"/>
                  <w:rPrChange w:id="10274" w:author="The Si Tran" w:date="2012-12-14T06:33:00Z">
                    <w:rPr>
                      <w:rFonts w:ascii="Calibri" w:hAnsi="Calibri"/>
                      <w:sz w:val="22"/>
                    </w:rPr>
                  </w:rPrChange>
                </w:rPr>
                <w:t>(6,6,1),Algorithm=RPROP, epoches=88,  Residual=1E-6, default_update=0.1, max_update=10</w:t>
              </w:r>
            </w:ins>
          </w:p>
        </w:tc>
        <w:tc>
          <w:tcPr>
            <w:tcW w:w="1255" w:type="dxa"/>
            <w:tcBorders>
              <w:top w:val="nil"/>
              <w:left w:val="nil"/>
              <w:bottom w:val="single" w:sz="4" w:space="0" w:color="auto"/>
              <w:right w:val="single" w:sz="4" w:space="0" w:color="auto"/>
            </w:tcBorders>
            <w:shd w:val="clear" w:color="auto" w:fill="auto"/>
            <w:noWrap/>
            <w:vAlign w:val="center"/>
            <w:hideMark/>
            <w:tcPrChange w:id="10275"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A21340" w:rsidRDefault="00A837C3">
            <w:pPr>
              <w:pStyle w:val="BangBody"/>
              <w:jc w:val="center"/>
              <w:rPr>
                <w:ins w:id="10276" w:author="The Si Tran" w:date="2012-12-10T07:27:00Z"/>
                <w:b/>
                <w:sz w:val="26"/>
                <w:szCs w:val="26"/>
                <w:rPrChange w:id="10277" w:author="superchickend" w:date="2012-12-16T15:29:00Z">
                  <w:rPr>
                    <w:ins w:id="10278" w:author="The Si Tran" w:date="2012-12-10T07:27:00Z"/>
                    <w:rFonts w:ascii="Calibri" w:eastAsia="Times New Roman" w:hAnsi="Calibri"/>
                    <w:color w:val="000000"/>
                    <w:sz w:val="22"/>
                  </w:rPr>
                </w:rPrChange>
              </w:rPr>
              <w:pPrChange w:id="10279" w:author="superchickend" w:date="2012-12-16T15:28:00Z">
                <w:pPr>
                  <w:spacing w:line="240" w:lineRule="auto"/>
                  <w:jc w:val="right"/>
                </w:pPr>
              </w:pPrChange>
            </w:pPr>
            <w:ins w:id="10280" w:author="The Si Tran" w:date="2012-12-10T07:27:00Z">
              <w:r w:rsidRPr="00A21340">
                <w:rPr>
                  <w:b/>
                  <w:sz w:val="26"/>
                  <w:szCs w:val="26"/>
                  <w:rPrChange w:id="10281" w:author="superchickend" w:date="2012-12-16T15:29:00Z">
                    <w:rPr>
                      <w:rFonts w:ascii="Calibri" w:hAnsi="Calibri"/>
                      <w:sz w:val="22"/>
                    </w:rPr>
                  </w:rPrChange>
                </w:rPr>
                <w:t>7.9</w:t>
              </w:r>
            </w:ins>
          </w:p>
        </w:tc>
        <w:tc>
          <w:tcPr>
            <w:tcW w:w="1041" w:type="dxa"/>
            <w:tcBorders>
              <w:top w:val="nil"/>
              <w:left w:val="nil"/>
              <w:bottom w:val="single" w:sz="4" w:space="0" w:color="auto"/>
              <w:right w:val="single" w:sz="4" w:space="0" w:color="auto"/>
            </w:tcBorders>
            <w:shd w:val="clear" w:color="auto" w:fill="auto"/>
            <w:noWrap/>
            <w:vAlign w:val="center"/>
            <w:hideMark/>
            <w:tcPrChange w:id="10282"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A21340" w:rsidRDefault="00A837C3">
            <w:pPr>
              <w:pStyle w:val="BangBody"/>
              <w:jc w:val="center"/>
              <w:rPr>
                <w:ins w:id="10283" w:author="The Si Tran" w:date="2012-12-10T07:27:00Z"/>
                <w:b/>
                <w:sz w:val="26"/>
                <w:szCs w:val="26"/>
                <w:rPrChange w:id="10284" w:author="superchickend" w:date="2012-12-16T15:29:00Z">
                  <w:rPr>
                    <w:ins w:id="10285" w:author="The Si Tran" w:date="2012-12-10T07:27:00Z"/>
                    <w:rFonts w:ascii="Calibri" w:eastAsia="Times New Roman" w:hAnsi="Calibri"/>
                    <w:color w:val="000000"/>
                    <w:sz w:val="22"/>
                  </w:rPr>
                </w:rPrChange>
              </w:rPr>
              <w:pPrChange w:id="10286" w:author="superchickend" w:date="2012-12-16T15:28:00Z">
                <w:pPr>
                  <w:spacing w:line="240" w:lineRule="auto"/>
                  <w:jc w:val="right"/>
                </w:pPr>
              </w:pPrChange>
            </w:pPr>
            <w:ins w:id="10287" w:author="The Si Tran" w:date="2012-12-10T07:27:00Z">
              <w:r w:rsidRPr="00A21340">
                <w:rPr>
                  <w:b/>
                  <w:sz w:val="26"/>
                  <w:szCs w:val="26"/>
                  <w:rPrChange w:id="10288" w:author="superchickend" w:date="2012-12-16T15:29:00Z">
                    <w:rPr>
                      <w:rFonts w:ascii="Calibri" w:hAnsi="Calibri"/>
                      <w:sz w:val="22"/>
                    </w:rPr>
                  </w:rPrChange>
                </w:rPr>
                <w:t>120.22</w:t>
              </w:r>
            </w:ins>
          </w:p>
        </w:tc>
        <w:tc>
          <w:tcPr>
            <w:tcW w:w="962" w:type="dxa"/>
            <w:tcBorders>
              <w:top w:val="nil"/>
              <w:left w:val="nil"/>
              <w:bottom w:val="single" w:sz="4" w:space="0" w:color="auto"/>
              <w:right w:val="single" w:sz="4" w:space="0" w:color="auto"/>
            </w:tcBorders>
            <w:shd w:val="clear" w:color="auto" w:fill="auto"/>
            <w:noWrap/>
            <w:vAlign w:val="center"/>
            <w:hideMark/>
            <w:tcPrChange w:id="10289"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A21340" w:rsidRDefault="00A837C3">
            <w:pPr>
              <w:pStyle w:val="BangBody"/>
              <w:jc w:val="center"/>
              <w:rPr>
                <w:ins w:id="10290" w:author="The Si Tran" w:date="2012-12-10T07:27:00Z"/>
                <w:b/>
                <w:sz w:val="26"/>
                <w:szCs w:val="26"/>
                <w:rPrChange w:id="10291" w:author="superchickend" w:date="2012-12-16T15:29:00Z">
                  <w:rPr>
                    <w:ins w:id="10292" w:author="The Si Tran" w:date="2012-12-10T07:27:00Z"/>
                    <w:rFonts w:ascii="Calibri" w:eastAsia="Times New Roman" w:hAnsi="Calibri"/>
                    <w:color w:val="000000"/>
                    <w:sz w:val="22"/>
                  </w:rPr>
                </w:rPrChange>
              </w:rPr>
              <w:pPrChange w:id="10293" w:author="superchickend" w:date="2012-12-16T15:28:00Z">
                <w:pPr>
                  <w:spacing w:line="240" w:lineRule="auto"/>
                  <w:jc w:val="right"/>
                </w:pPr>
              </w:pPrChange>
            </w:pPr>
            <w:ins w:id="10294" w:author="The Si Tran" w:date="2012-12-10T07:27:00Z">
              <w:r w:rsidRPr="00A21340">
                <w:rPr>
                  <w:b/>
                  <w:sz w:val="26"/>
                  <w:szCs w:val="26"/>
                  <w:rPrChange w:id="10295" w:author="superchickend" w:date="2012-12-16T15:29:00Z">
                    <w:rPr>
                      <w:rFonts w:ascii="Calibri" w:hAnsi="Calibri"/>
                      <w:sz w:val="22"/>
                    </w:rPr>
                  </w:rPrChange>
                </w:rPr>
                <w:t>2.75</w:t>
              </w:r>
            </w:ins>
          </w:p>
        </w:tc>
      </w:tr>
      <w:tr w:rsidR="00A837C3" w:rsidRPr="009D2F47" w14:paraId="176B0DF2" w14:textId="77777777" w:rsidTr="00667906">
        <w:trPr>
          <w:trHeight w:val="683"/>
          <w:ins w:id="10296" w:author="The Si Tran" w:date="2012-12-10T07:27:00Z"/>
          <w:trPrChange w:id="10297" w:author="superchickend" w:date="2012-12-16T15:29:00Z">
            <w:trPr>
              <w:trHeight w:val="745"/>
            </w:trPr>
          </w:trPrChange>
        </w:trPr>
        <w:tc>
          <w:tcPr>
            <w:tcW w:w="1577" w:type="dxa"/>
            <w:vMerge/>
            <w:tcBorders>
              <w:top w:val="nil"/>
              <w:left w:val="single" w:sz="4" w:space="0" w:color="auto"/>
              <w:bottom w:val="single" w:sz="4" w:space="0" w:color="000000"/>
              <w:right w:val="single" w:sz="4" w:space="0" w:color="auto"/>
            </w:tcBorders>
            <w:vAlign w:val="center"/>
            <w:hideMark/>
            <w:tcPrChange w:id="10298"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A21340" w:rsidRDefault="00A837C3">
            <w:pPr>
              <w:pStyle w:val="BangBody"/>
              <w:rPr>
                <w:ins w:id="10299" w:author="The Si Tran" w:date="2012-12-10T07:27:00Z"/>
                <w:sz w:val="26"/>
                <w:szCs w:val="26"/>
                <w:rPrChange w:id="10300" w:author="The Si Tran" w:date="2012-12-14T06:33:00Z">
                  <w:rPr>
                    <w:ins w:id="10301" w:author="The Si Tran" w:date="2012-12-10T07:27:00Z"/>
                    <w:rFonts w:ascii="Calibri" w:eastAsia="Times New Roman" w:hAnsi="Calibri"/>
                    <w:color w:val="000000"/>
                    <w:sz w:val="22"/>
                  </w:rPr>
                </w:rPrChange>
              </w:rPr>
              <w:pPrChange w:id="10302" w:author="The Si Tran" w:date="2012-12-16T08:45:00Z">
                <w:pPr>
                  <w:spacing w:line="240" w:lineRule="auto"/>
                </w:pPr>
              </w:pPrChange>
            </w:pPr>
          </w:p>
        </w:tc>
        <w:tc>
          <w:tcPr>
            <w:tcW w:w="4334" w:type="dxa"/>
            <w:tcBorders>
              <w:top w:val="nil"/>
              <w:left w:val="nil"/>
              <w:bottom w:val="single" w:sz="4" w:space="0" w:color="auto"/>
              <w:right w:val="single" w:sz="4" w:space="0" w:color="auto"/>
            </w:tcBorders>
            <w:shd w:val="clear" w:color="auto" w:fill="auto"/>
            <w:vAlign w:val="bottom"/>
            <w:hideMark/>
            <w:tcPrChange w:id="10303"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05C72D45" w:rsidR="00A837C3" w:rsidRPr="00A21340" w:rsidRDefault="00A837C3">
            <w:pPr>
              <w:pStyle w:val="BangBody"/>
              <w:rPr>
                <w:ins w:id="10304" w:author="The Si Tran" w:date="2012-12-10T07:27:00Z"/>
                <w:sz w:val="26"/>
                <w:szCs w:val="26"/>
                <w:rPrChange w:id="10305" w:author="The Si Tran" w:date="2012-12-14T06:33:00Z">
                  <w:rPr>
                    <w:ins w:id="10306" w:author="The Si Tran" w:date="2012-12-10T07:27:00Z"/>
                    <w:rFonts w:ascii="Calibri" w:eastAsia="Times New Roman" w:hAnsi="Calibri"/>
                    <w:color w:val="000000"/>
                    <w:sz w:val="22"/>
                  </w:rPr>
                </w:rPrChange>
              </w:rPr>
              <w:pPrChange w:id="10307" w:author="The Si Tran" w:date="2012-12-16T08:45:00Z">
                <w:pPr>
                  <w:spacing w:line="240" w:lineRule="auto"/>
                </w:pPr>
              </w:pPrChange>
            </w:pPr>
            <w:ins w:id="10308" w:author="The Si Tran" w:date="2012-12-10T07:27:00Z">
              <w:r w:rsidRPr="00A21340">
                <w:rPr>
                  <w:sz w:val="26"/>
                  <w:szCs w:val="26"/>
                  <w:rPrChange w:id="10309" w:author="The Si Tran" w:date="2012-12-14T06:33:00Z">
                    <w:rPr>
                      <w:rFonts w:ascii="Calibri" w:hAnsi="Calibri"/>
                      <w:sz w:val="22"/>
                    </w:rPr>
                  </w:rPrChange>
                </w:rPr>
                <w:t>ARIMA(1, 1, 0)(1, 1, 0)12</w:t>
              </w:r>
              <w:r w:rsidRPr="00A21340">
                <w:rPr>
                  <w:sz w:val="26"/>
                  <w:szCs w:val="26"/>
                  <w:rPrChange w:id="10310" w:author="The Si Tran" w:date="2012-12-14T06:33:00Z">
                    <w:rPr>
                      <w:rFonts w:ascii="Calibri" w:hAnsi="Calibri"/>
                      <w:sz w:val="22"/>
                    </w:rPr>
                  </w:rPrChange>
                </w:rPr>
                <w:br/>
              </w:r>
            </w:ins>
            <w:r w:rsidR="00976130" w:rsidRPr="00A21340">
              <w:rPr>
                <w:sz w:val="26"/>
                <w:szCs w:val="26"/>
              </w:rPr>
              <w:t>Nơron</w:t>
            </w:r>
            <w:ins w:id="10311" w:author="The Si Tran" w:date="2012-12-10T07:27:00Z">
              <w:r w:rsidRPr="00A21340">
                <w:rPr>
                  <w:sz w:val="26"/>
                  <w:szCs w:val="26"/>
                  <w:rPrChange w:id="10312" w:author="The Si Tran" w:date="2012-12-14T06:33:00Z">
                    <w:rPr>
                      <w:rFonts w:ascii="Calibri" w:hAnsi="Calibri"/>
                      <w:sz w:val="22"/>
                    </w:rPr>
                  </w:rPrChange>
                </w:rPr>
                <w:t>(6,6,1),Algorithm=Back Propagation, epoches=114, Residual=1E-6, learning_rate=0.4, momemtum = 0,2</w:t>
              </w:r>
            </w:ins>
          </w:p>
        </w:tc>
        <w:tc>
          <w:tcPr>
            <w:tcW w:w="1255" w:type="dxa"/>
            <w:tcBorders>
              <w:top w:val="nil"/>
              <w:left w:val="nil"/>
              <w:bottom w:val="single" w:sz="4" w:space="0" w:color="auto"/>
              <w:right w:val="single" w:sz="4" w:space="0" w:color="auto"/>
            </w:tcBorders>
            <w:shd w:val="clear" w:color="auto" w:fill="auto"/>
            <w:noWrap/>
            <w:vAlign w:val="center"/>
            <w:hideMark/>
            <w:tcPrChange w:id="10313"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A21340" w:rsidRDefault="00A837C3">
            <w:pPr>
              <w:pStyle w:val="BangBody"/>
              <w:jc w:val="center"/>
              <w:rPr>
                <w:ins w:id="10314" w:author="The Si Tran" w:date="2012-12-10T07:27:00Z"/>
                <w:b/>
                <w:sz w:val="26"/>
                <w:szCs w:val="26"/>
                <w:rPrChange w:id="10315" w:author="superchickend" w:date="2012-12-16T15:29:00Z">
                  <w:rPr>
                    <w:ins w:id="10316" w:author="The Si Tran" w:date="2012-12-10T07:27:00Z"/>
                    <w:rFonts w:ascii="Calibri" w:eastAsia="Times New Roman" w:hAnsi="Calibri"/>
                    <w:color w:val="000000"/>
                    <w:sz w:val="22"/>
                  </w:rPr>
                </w:rPrChange>
              </w:rPr>
              <w:pPrChange w:id="10317" w:author="superchickend" w:date="2012-12-16T15:29:00Z">
                <w:pPr>
                  <w:spacing w:line="240" w:lineRule="auto"/>
                  <w:jc w:val="right"/>
                </w:pPr>
              </w:pPrChange>
            </w:pPr>
            <w:ins w:id="10318" w:author="The Si Tran" w:date="2012-12-10T07:27:00Z">
              <w:r w:rsidRPr="00A21340">
                <w:rPr>
                  <w:b/>
                  <w:sz w:val="26"/>
                  <w:szCs w:val="26"/>
                  <w:rPrChange w:id="10319" w:author="superchickend" w:date="2012-12-16T15:29:00Z">
                    <w:rPr>
                      <w:rFonts w:ascii="Calibri" w:hAnsi="Calibri"/>
                      <w:sz w:val="22"/>
                    </w:rPr>
                  </w:rPrChange>
                </w:rPr>
                <w:t>8.2</w:t>
              </w:r>
            </w:ins>
          </w:p>
        </w:tc>
        <w:tc>
          <w:tcPr>
            <w:tcW w:w="1041" w:type="dxa"/>
            <w:tcBorders>
              <w:top w:val="nil"/>
              <w:left w:val="nil"/>
              <w:bottom w:val="single" w:sz="4" w:space="0" w:color="auto"/>
              <w:right w:val="single" w:sz="4" w:space="0" w:color="auto"/>
            </w:tcBorders>
            <w:shd w:val="clear" w:color="auto" w:fill="auto"/>
            <w:noWrap/>
            <w:vAlign w:val="center"/>
            <w:hideMark/>
            <w:tcPrChange w:id="10320"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A21340" w:rsidRDefault="00A837C3">
            <w:pPr>
              <w:pStyle w:val="BangBody"/>
              <w:jc w:val="center"/>
              <w:rPr>
                <w:ins w:id="10321" w:author="The Si Tran" w:date="2012-12-10T07:27:00Z"/>
                <w:b/>
                <w:sz w:val="26"/>
                <w:szCs w:val="26"/>
                <w:rPrChange w:id="10322" w:author="superchickend" w:date="2012-12-16T15:29:00Z">
                  <w:rPr>
                    <w:ins w:id="10323" w:author="The Si Tran" w:date="2012-12-10T07:27:00Z"/>
                    <w:rFonts w:ascii="Calibri" w:eastAsia="Times New Roman" w:hAnsi="Calibri"/>
                    <w:color w:val="000000"/>
                    <w:sz w:val="22"/>
                  </w:rPr>
                </w:rPrChange>
              </w:rPr>
              <w:pPrChange w:id="10324" w:author="superchickend" w:date="2012-12-16T15:29:00Z">
                <w:pPr>
                  <w:spacing w:line="240" w:lineRule="auto"/>
                  <w:jc w:val="right"/>
                </w:pPr>
              </w:pPrChange>
            </w:pPr>
            <w:ins w:id="10325" w:author="The Si Tran" w:date="2012-12-10T07:27:00Z">
              <w:r w:rsidRPr="00A21340">
                <w:rPr>
                  <w:b/>
                  <w:sz w:val="26"/>
                  <w:szCs w:val="26"/>
                  <w:rPrChange w:id="10326" w:author="superchickend" w:date="2012-12-16T15:29:00Z">
                    <w:rPr>
                      <w:rFonts w:ascii="Calibri" w:hAnsi="Calibri"/>
                      <w:sz w:val="22"/>
                    </w:rPr>
                  </w:rPrChange>
                </w:rPr>
                <w:t>132.78</w:t>
              </w:r>
            </w:ins>
          </w:p>
        </w:tc>
        <w:tc>
          <w:tcPr>
            <w:tcW w:w="962" w:type="dxa"/>
            <w:tcBorders>
              <w:top w:val="nil"/>
              <w:left w:val="nil"/>
              <w:bottom w:val="single" w:sz="4" w:space="0" w:color="auto"/>
              <w:right w:val="single" w:sz="4" w:space="0" w:color="auto"/>
            </w:tcBorders>
            <w:shd w:val="clear" w:color="auto" w:fill="auto"/>
            <w:noWrap/>
            <w:vAlign w:val="center"/>
            <w:hideMark/>
            <w:tcPrChange w:id="10327"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A21340" w:rsidRDefault="00A837C3">
            <w:pPr>
              <w:pStyle w:val="BangBody"/>
              <w:jc w:val="center"/>
              <w:rPr>
                <w:ins w:id="10328" w:author="The Si Tran" w:date="2012-12-10T07:27:00Z"/>
                <w:b/>
                <w:sz w:val="26"/>
                <w:szCs w:val="26"/>
                <w:rPrChange w:id="10329" w:author="superchickend" w:date="2012-12-16T15:29:00Z">
                  <w:rPr>
                    <w:ins w:id="10330" w:author="The Si Tran" w:date="2012-12-10T07:27:00Z"/>
                    <w:rFonts w:ascii="Calibri" w:eastAsia="Times New Roman" w:hAnsi="Calibri"/>
                    <w:color w:val="000000"/>
                    <w:sz w:val="22"/>
                  </w:rPr>
                </w:rPrChange>
              </w:rPr>
              <w:pPrChange w:id="10331" w:author="superchickend" w:date="2012-12-16T15:29:00Z">
                <w:pPr>
                  <w:spacing w:line="240" w:lineRule="auto"/>
                  <w:jc w:val="right"/>
                </w:pPr>
              </w:pPrChange>
            </w:pPr>
            <w:ins w:id="10332" w:author="The Si Tran" w:date="2012-12-10T07:27:00Z">
              <w:r w:rsidRPr="00A21340">
                <w:rPr>
                  <w:b/>
                  <w:sz w:val="26"/>
                  <w:szCs w:val="26"/>
                  <w:rPrChange w:id="10333" w:author="superchickend" w:date="2012-12-16T15:29:00Z">
                    <w:rPr>
                      <w:rFonts w:ascii="Calibri" w:hAnsi="Calibri"/>
                      <w:sz w:val="22"/>
                    </w:rPr>
                  </w:rPrChange>
                </w:rPr>
                <w:t>2.82</w:t>
              </w:r>
            </w:ins>
          </w:p>
        </w:tc>
      </w:tr>
    </w:tbl>
    <w:p w14:paraId="630A24DC" w14:textId="77777777" w:rsidR="007F5275" w:rsidRDefault="007F5275" w:rsidP="007F5275">
      <w:pPr>
        <w:spacing w:before="0"/>
      </w:pPr>
      <w:bookmarkStart w:id="10334" w:name="_Toc343033795"/>
    </w:p>
    <w:p w14:paraId="34B0E26D" w14:textId="1C1C8649" w:rsidR="00722731" w:rsidRPr="00EF4E32" w:rsidRDefault="00722731" w:rsidP="009933FE">
      <w:pPr>
        <w:pStyle w:val="Bang"/>
        <w:rPr>
          <w:ins w:id="10335" w:author="The Si Tran" w:date="2012-12-10T07:28:00Z"/>
        </w:rPr>
        <w:pPrChange w:id="10336" w:author="The Si Tran" w:date="2012-12-16T10:03:00Z">
          <w:pPr>
            <w:pStyle w:val="Heading1"/>
            <w:jc w:val="left"/>
          </w:pPr>
        </w:pPrChange>
      </w:pPr>
      <w:bookmarkStart w:id="10337" w:name="_Toc343837534"/>
      <w:ins w:id="10338" w:author="The Si Tran" w:date="2012-12-14T06:30:00Z">
        <w:r w:rsidRPr="00EF4E32">
          <w:t>Bảng 6.3: Kết quả thực nghiệm chuỗi dữ liệu Paper</w:t>
        </w:r>
      </w:ins>
      <w:bookmarkEnd w:id="10334"/>
      <w:bookmarkEnd w:id="10337"/>
    </w:p>
    <w:tbl>
      <w:tblPr>
        <w:tblW w:w="8988" w:type="dxa"/>
        <w:tblLook w:val="04A0" w:firstRow="1" w:lastRow="0" w:firstColumn="1" w:lastColumn="0" w:noHBand="0" w:noVBand="1"/>
      </w:tblPr>
      <w:tblGrid>
        <w:gridCol w:w="1253"/>
        <w:gridCol w:w="5130"/>
        <w:gridCol w:w="805"/>
        <w:gridCol w:w="1043"/>
        <w:gridCol w:w="964"/>
        <w:tblGridChange w:id="10339">
          <w:tblGrid>
            <w:gridCol w:w="1172"/>
            <w:gridCol w:w="81"/>
            <w:gridCol w:w="5130"/>
            <w:gridCol w:w="368"/>
            <w:gridCol w:w="437"/>
            <w:gridCol w:w="321"/>
            <w:gridCol w:w="722"/>
            <w:gridCol w:w="256"/>
            <w:gridCol w:w="708"/>
            <w:gridCol w:w="197"/>
          </w:tblGrid>
        </w:tblGridChange>
      </w:tblGrid>
      <w:tr w:rsidR="00E30631" w:rsidRPr="00AF5054" w14:paraId="648C9053" w14:textId="77777777" w:rsidTr="00667906">
        <w:trPr>
          <w:trHeight w:val="276"/>
          <w:ins w:id="10340" w:author="The Si Tran" w:date="2012-12-10T07:28:00Z"/>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A21340" w:rsidRDefault="00A837C3">
            <w:pPr>
              <w:pStyle w:val="BangBody"/>
              <w:rPr>
                <w:ins w:id="10341" w:author="The Si Tran" w:date="2012-12-10T07:28:00Z"/>
                <w:sz w:val="26"/>
                <w:szCs w:val="26"/>
                <w:rPrChange w:id="10342" w:author="The Si Tran" w:date="2012-12-14T06:33:00Z">
                  <w:rPr>
                    <w:ins w:id="10343" w:author="The Si Tran" w:date="2012-12-10T07:28:00Z"/>
                    <w:rFonts w:ascii="Calibri" w:eastAsia="Times New Roman" w:hAnsi="Calibri"/>
                    <w:color w:val="000000"/>
                    <w:sz w:val="22"/>
                  </w:rPr>
                </w:rPrChange>
              </w:rPr>
              <w:pPrChange w:id="10344" w:author="The Si Tran" w:date="2012-12-16T08:45:00Z">
                <w:pPr>
                  <w:spacing w:line="240" w:lineRule="auto"/>
                </w:pPr>
              </w:pPrChange>
            </w:pPr>
            <w:ins w:id="10345" w:author="The Si Tran" w:date="2012-12-10T07:28:00Z">
              <w:r w:rsidRPr="00A21340">
                <w:rPr>
                  <w:sz w:val="26"/>
                  <w:szCs w:val="26"/>
                  <w:rPrChange w:id="10346" w:author="The Si Tran" w:date="2012-12-14T06:33:00Z">
                    <w:rPr>
                      <w:rFonts w:ascii="Calibri" w:hAnsi="Calibri" w:cs="Arial"/>
                      <w:b/>
                      <w:bCs/>
                      <w:kern w:val="32"/>
                      <w:sz w:val="22"/>
                      <w:szCs w:val="32"/>
                    </w:rPr>
                  </w:rPrChange>
                </w:rPr>
                <w:t> </w:t>
              </w:r>
            </w:ins>
          </w:p>
        </w:tc>
        <w:tc>
          <w:tcPr>
            <w:tcW w:w="5130"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A21340" w:rsidRDefault="00A837C3">
            <w:pPr>
              <w:pStyle w:val="BangBody"/>
              <w:jc w:val="center"/>
              <w:rPr>
                <w:ins w:id="10347" w:author="The Si Tran" w:date="2012-12-10T07:28:00Z"/>
                <w:b/>
                <w:sz w:val="26"/>
                <w:szCs w:val="26"/>
                <w:rPrChange w:id="10348" w:author="superchickend" w:date="2012-12-16T15:30:00Z">
                  <w:rPr>
                    <w:ins w:id="10349" w:author="The Si Tran" w:date="2012-12-10T07:28:00Z"/>
                    <w:rFonts w:ascii="Calibri" w:eastAsia="Times New Roman" w:hAnsi="Calibri"/>
                    <w:color w:val="000000"/>
                    <w:sz w:val="22"/>
                  </w:rPr>
                </w:rPrChange>
              </w:rPr>
              <w:pPrChange w:id="10350" w:author="superchickend" w:date="2012-12-16T15:30:00Z">
                <w:pPr>
                  <w:spacing w:line="240" w:lineRule="auto"/>
                </w:pPr>
              </w:pPrChange>
            </w:pPr>
            <w:ins w:id="10351" w:author="The Si Tran" w:date="2012-12-10T07:28:00Z">
              <w:r w:rsidRPr="00A21340">
                <w:rPr>
                  <w:b/>
                  <w:sz w:val="26"/>
                  <w:szCs w:val="26"/>
                  <w:rPrChange w:id="10352" w:author="superchickend" w:date="2012-12-16T15:30:00Z">
                    <w:rPr>
                      <w:rFonts w:ascii="Calibri" w:hAnsi="Calibri" w:cs="Arial"/>
                      <w:b/>
                      <w:bCs/>
                      <w:kern w:val="32"/>
                      <w:sz w:val="22"/>
                      <w:szCs w:val="32"/>
                    </w:rPr>
                  </w:rPrChange>
                </w:rPr>
                <w:t>Model</w:t>
              </w:r>
            </w:ins>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A21340" w:rsidRDefault="00A837C3">
            <w:pPr>
              <w:pStyle w:val="BangBody"/>
              <w:jc w:val="center"/>
              <w:rPr>
                <w:ins w:id="10353" w:author="The Si Tran" w:date="2012-12-10T07:28:00Z"/>
                <w:b/>
                <w:sz w:val="26"/>
                <w:szCs w:val="26"/>
                <w:rPrChange w:id="10354" w:author="superchickend" w:date="2012-12-16T15:30:00Z">
                  <w:rPr>
                    <w:ins w:id="10355" w:author="The Si Tran" w:date="2012-12-10T07:28:00Z"/>
                    <w:rFonts w:ascii="Calibri" w:eastAsia="Times New Roman" w:hAnsi="Calibri"/>
                    <w:color w:val="000000"/>
                    <w:sz w:val="22"/>
                  </w:rPr>
                </w:rPrChange>
              </w:rPr>
              <w:pPrChange w:id="10356" w:author="superchickend" w:date="2012-12-16T15:30:00Z">
                <w:pPr>
                  <w:spacing w:line="240" w:lineRule="auto"/>
                </w:pPr>
              </w:pPrChange>
            </w:pPr>
            <w:ins w:id="10357" w:author="The Si Tran" w:date="2012-12-10T07:28:00Z">
              <w:r w:rsidRPr="00A21340">
                <w:rPr>
                  <w:b/>
                  <w:sz w:val="26"/>
                  <w:szCs w:val="26"/>
                  <w:rPrChange w:id="10358" w:author="superchickend" w:date="2012-12-16T15:30:00Z">
                    <w:rPr>
                      <w:rFonts w:ascii="Calibri" w:hAnsi="Calibri" w:cs="Arial"/>
                      <w:b/>
                      <w:bCs/>
                      <w:kern w:val="32"/>
                      <w:sz w:val="22"/>
                      <w:szCs w:val="32"/>
                    </w:rPr>
                  </w:rPrChange>
                </w:rPr>
                <w:t>MAE</w:t>
              </w:r>
            </w:ins>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A21340" w:rsidRDefault="00A837C3">
            <w:pPr>
              <w:pStyle w:val="BangBody"/>
              <w:jc w:val="center"/>
              <w:rPr>
                <w:ins w:id="10359" w:author="The Si Tran" w:date="2012-12-10T07:28:00Z"/>
                <w:b/>
                <w:sz w:val="26"/>
                <w:szCs w:val="26"/>
                <w:rPrChange w:id="10360" w:author="superchickend" w:date="2012-12-16T15:30:00Z">
                  <w:rPr>
                    <w:ins w:id="10361" w:author="The Si Tran" w:date="2012-12-10T07:28:00Z"/>
                    <w:rFonts w:ascii="Calibri" w:eastAsia="Times New Roman" w:hAnsi="Calibri"/>
                    <w:color w:val="000000"/>
                    <w:sz w:val="22"/>
                  </w:rPr>
                </w:rPrChange>
              </w:rPr>
              <w:pPrChange w:id="10362" w:author="superchickend" w:date="2012-12-16T15:30:00Z">
                <w:pPr>
                  <w:spacing w:line="240" w:lineRule="auto"/>
                </w:pPr>
              </w:pPrChange>
            </w:pPr>
            <w:ins w:id="10363" w:author="The Si Tran" w:date="2012-12-10T07:28:00Z">
              <w:r w:rsidRPr="00A21340">
                <w:rPr>
                  <w:b/>
                  <w:sz w:val="26"/>
                  <w:szCs w:val="26"/>
                  <w:rPrChange w:id="10364" w:author="superchickend" w:date="2012-12-16T15:30:00Z">
                    <w:rPr>
                      <w:rFonts w:ascii="Calibri" w:hAnsi="Calibri" w:cs="Arial"/>
                      <w:b/>
                      <w:bCs/>
                      <w:kern w:val="32"/>
                      <w:sz w:val="22"/>
                      <w:szCs w:val="32"/>
                    </w:rPr>
                  </w:rPrChange>
                </w:rPr>
                <w:t>MSE</w:t>
              </w:r>
            </w:ins>
          </w:p>
        </w:tc>
        <w:tc>
          <w:tcPr>
            <w:tcW w:w="915"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A21340" w:rsidRDefault="00A837C3">
            <w:pPr>
              <w:pStyle w:val="BangBody"/>
              <w:jc w:val="center"/>
              <w:rPr>
                <w:ins w:id="10365" w:author="The Si Tran" w:date="2012-12-10T07:28:00Z"/>
                <w:b/>
                <w:sz w:val="26"/>
                <w:szCs w:val="26"/>
                <w:rPrChange w:id="10366" w:author="superchickend" w:date="2012-12-16T15:30:00Z">
                  <w:rPr>
                    <w:ins w:id="10367" w:author="The Si Tran" w:date="2012-12-10T07:28:00Z"/>
                    <w:rFonts w:ascii="Calibri" w:eastAsia="Times New Roman" w:hAnsi="Calibri"/>
                    <w:color w:val="000000"/>
                    <w:sz w:val="22"/>
                  </w:rPr>
                </w:rPrChange>
              </w:rPr>
              <w:pPrChange w:id="10368" w:author="superchickend" w:date="2012-12-16T15:30:00Z">
                <w:pPr>
                  <w:spacing w:line="240" w:lineRule="auto"/>
                </w:pPr>
              </w:pPrChange>
            </w:pPr>
            <w:ins w:id="10369" w:author="The Si Tran" w:date="2012-12-10T07:28:00Z">
              <w:r w:rsidRPr="00A21340">
                <w:rPr>
                  <w:b/>
                  <w:sz w:val="26"/>
                  <w:szCs w:val="26"/>
                  <w:rPrChange w:id="10370" w:author="superchickend" w:date="2012-12-16T15:30:00Z">
                    <w:rPr>
                      <w:rFonts w:ascii="Calibri" w:hAnsi="Calibri" w:cs="Arial"/>
                      <w:b/>
                      <w:bCs/>
                      <w:kern w:val="32"/>
                      <w:sz w:val="22"/>
                      <w:szCs w:val="32"/>
                    </w:rPr>
                  </w:rPrChange>
                </w:rPr>
                <w:t>MAPE</w:t>
              </w:r>
            </w:ins>
          </w:p>
        </w:tc>
      </w:tr>
      <w:tr w:rsidR="00E30631" w:rsidRPr="00AF5054" w14:paraId="7BE6839E" w14:textId="77777777" w:rsidTr="00667906">
        <w:tblPrEx>
          <w:tblW w:w="8988" w:type="dxa"/>
          <w:tblPrExChange w:id="10371" w:author="superchickend" w:date="2012-12-16T15:30:00Z">
            <w:tblPrEx>
              <w:tblW w:w="9291" w:type="dxa"/>
            </w:tblPrEx>
          </w:tblPrExChange>
        </w:tblPrEx>
        <w:trPr>
          <w:trHeight w:val="554"/>
          <w:ins w:id="10372" w:author="The Si Tran" w:date="2012-12-10T07:28:00Z"/>
          <w:trPrChange w:id="10373" w:author="superchickend" w:date="2012-12-16T15:30:00Z">
            <w:trPr>
              <w:trHeight w:val="524"/>
            </w:trPr>
          </w:trPrChange>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374"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492A49F6" w:rsidR="00A837C3" w:rsidRPr="00A21340" w:rsidRDefault="00A837C3">
            <w:pPr>
              <w:pStyle w:val="BangBody"/>
              <w:jc w:val="center"/>
              <w:rPr>
                <w:ins w:id="10375" w:author="The Si Tran" w:date="2012-12-10T07:28:00Z"/>
                <w:b/>
                <w:sz w:val="26"/>
                <w:szCs w:val="26"/>
                <w:rPrChange w:id="10376" w:author="superchickend" w:date="2012-12-16T15:30:00Z">
                  <w:rPr>
                    <w:ins w:id="10377" w:author="The Si Tran" w:date="2012-12-10T07:28:00Z"/>
                    <w:rFonts w:ascii="Calibri" w:eastAsia="Times New Roman" w:hAnsi="Calibri"/>
                    <w:color w:val="000000"/>
                    <w:sz w:val="22"/>
                  </w:rPr>
                </w:rPrChange>
              </w:rPr>
              <w:pPrChange w:id="10378" w:author="superchickend" w:date="2012-12-16T15:30:00Z">
                <w:pPr>
                  <w:spacing w:line="240" w:lineRule="auto"/>
                  <w:jc w:val="center"/>
                </w:pPr>
              </w:pPrChange>
            </w:pPr>
            <w:ins w:id="10379" w:author="The Si Tran" w:date="2012-12-10T07:28:00Z">
              <w:r w:rsidRPr="00A21340">
                <w:rPr>
                  <w:b/>
                  <w:sz w:val="26"/>
                  <w:szCs w:val="26"/>
                  <w:rPrChange w:id="10380" w:author="superchickend" w:date="2012-12-16T15:30:00Z">
                    <w:rPr>
                      <w:rFonts w:ascii="Calibri" w:hAnsi="Calibri" w:cs="Arial"/>
                      <w:b/>
                      <w:bCs/>
                      <w:kern w:val="32"/>
                      <w:sz w:val="22"/>
                      <w:szCs w:val="32"/>
                    </w:rPr>
                  </w:rPrChange>
                </w:rPr>
                <w:t>ANN</w:t>
              </w:r>
            </w:ins>
          </w:p>
        </w:tc>
        <w:tc>
          <w:tcPr>
            <w:tcW w:w="5130" w:type="dxa"/>
            <w:tcBorders>
              <w:top w:val="nil"/>
              <w:left w:val="nil"/>
              <w:bottom w:val="single" w:sz="4" w:space="0" w:color="auto"/>
              <w:right w:val="single" w:sz="4" w:space="0" w:color="auto"/>
            </w:tcBorders>
            <w:shd w:val="clear" w:color="auto" w:fill="auto"/>
            <w:vAlign w:val="bottom"/>
            <w:hideMark/>
            <w:tcPrChange w:id="10381"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60F04863" w14:textId="090A40FB" w:rsidR="00A837C3" w:rsidRPr="00A21340" w:rsidRDefault="00976130">
            <w:pPr>
              <w:pStyle w:val="BangBody"/>
              <w:rPr>
                <w:ins w:id="10382" w:author="The Si Tran" w:date="2012-12-10T07:28:00Z"/>
                <w:sz w:val="26"/>
                <w:szCs w:val="26"/>
                <w:rPrChange w:id="10383" w:author="The Si Tran" w:date="2012-12-14T06:33:00Z">
                  <w:rPr>
                    <w:ins w:id="10384" w:author="The Si Tran" w:date="2012-12-10T07:28:00Z"/>
                    <w:rFonts w:ascii="Calibri" w:eastAsia="Times New Roman" w:hAnsi="Calibri"/>
                    <w:color w:val="000000"/>
                    <w:sz w:val="22"/>
                  </w:rPr>
                </w:rPrChange>
              </w:rPr>
              <w:pPrChange w:id="10385" w:author="The Si Tran" w:date="2012-12-16T08:45:00Z">
                <w:pPr>
                  <w:spacing w:line="240" w:lineRule="auto"/>
                </w:pPr>
              </w:pPrChange>
            </w:pPr>
            <w:r w:rsidRPr="00A21340">
              <w:rPr>
                <w:sz w:val="26"/>
                <w:szCs w:val="26"/>
              </w:rPr>
              <w:t>Nơron</w:t>
            </w:r>
            <w:ins w:id="10386" w:author="The Si Tran" w:date="2012-12-10T07:28:00Z">
              <w:r w:rsidR="00A837C3" w:rsidRPr="00A21340">
                <w:rPr>
                  <w:sz w:val="26"/>
                  <w:szCs w:val="26"/>
                  <w:rPrChange w:id="10387" w:author="The Si Tran" w:date="2012-12-14T06:33:00Z">
                    <w:rPr>
                      <w:rFonts w:ascii="Calibri" w:hAnsi="Calibri" w:cs="Arial"/>
                      <w:b/>
                      <w:bCs/>
                      <w:kern w:val="32"/>
                      <w:sz w:val="22"/>
                      <w:szCs w:val="32"/>
                    </w:rPr>
                  </w:rPrChange>
                </w:rPr>
                <w:t>(6,6,1), Algorithm=RPROP, epoches=749,  Residual=1E-6, default_update=0.1, max_update=10</w:t>
              </w:r>
            </w:ins>
          </w:p>
        </w:tc>
        <w:tc>
          <w:tcPr>
            <w:tcW w:w="764" w:type="dxa"/>
            <w:tcBorders>
              <w:top w:val="nil"/>
              <w:left w:val="nil"/>
              <w:bottom w:val="single" w:sz="4" w:space="0" w:color="auto"/>
              <w:right w:val="single" w:sz="4" w:space="0" w:color="auto"/>
            </w:tcBorders>
            <w:shd w:val="clear" w:color="auto" w:fill="auto"/>
            <w:noWrap/>
            <w:vAlign w:val="center"/>
            <w:hideMark/>
            <w:tcPrChange w:id="10388"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A21340" w:rsidRDefault="00A837C3">
            <w:pPr>
              <w:pStyle w:val="BangBody"/>
              <w:jc w:val="center"/>
              <w:rPr>
                <w:ins w:id="10389" w:author="The Si Tran" w:date="2012-12-10T07:28:00Z"/>
                <w:sz w:val="26"/>
                <w:szCs w:val="26"/>
                <w:rPrChange w:id="10390" w:author="The Si Tran" w:date="2012-12-14T06:33:00Z">
                  <w:rPr>
                    <w:ins w:id="10391" w:author="The Si Tran" w:date="2012-12-10T07:28:00Z"/>
                    <w:rFonts w:ascii="Calibri" w:eastAsia="Times New Roman" w:hAnsi="Calibri"/>
                    <w:color w:val="000000"/>
                    <w:sz w:val="22"/>
                  </w:rPr>
                </w:rPrChange>
              </w:rPr>
              <w:pPrChange w:id="10392" w:author="superchickend" w:date="2012-12-16T15:30:00Z">
                <w:pPr>
                  <w:spacing w:line="240" w:lineRule="auto"/>
                  <w:jc w:val="right"/>
                </w:pPr>
              </w:pPrChange>
            </w:pPr>
            <w:ins w:id="10393" w:author="The Si Tran" w:date="2012-12-10T07:28:00Z">
              <w:r w:rsidRPr="00A21340">
                <w:rPr>
                  <w:sz w:val="26"/>
                  <w:szCs w:val="26"/>
                  <w:rPrChange w:id="10394" w:author="The Si Tran" w:date="2012-12-14T06:33:00Z">
                    <w:rPr>
                      <w:rFonts w:ascii="Calibri" w:hAnsi="Calibri" w:cs="Arial"/>
                      <w:b/>
                      <w:bCs/>
                      <w:kern w:val="32"/>
                      <w:sz w:val="22"/>
                      <w:szCs w:val="32"/>
                    </w:rPr>
                  </w:rPrChange>
                </w:rPr>
                <w:t>60.15</w:t>
              </w:r>
            </w:ins>
          </w:p>
        </w:tc>
        <w:tc>
          <w:tcPr>
            <w:tcW w:w="990" w:type="dxa"/>
            <w:tcBorders>
              <w:top w:val="nil"/>
              <w:left w:val="nil"/>
              <w:bottom w:val="single" w:sz="4" w:space="0" w:color="auto"/>
              <w:right w:val="single" w:sz="4" w:space="0" w:color="auto"/>
            </w:tcBorders>
            <w:shd w:val="clear" w:color="auto" w:fill="auto"/>
            <w:noWrap/>
            <w:vAlign w:val="center"/>
            <w:hideMark/>
            <w:tcPrChange w:id="10395"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A21340" w:rsidRDefault="00A837C3">
            <w:pPr>
              <w:pStyle w:val="BangBody"/>
              <w:jc w:val="center"/>
              <w:rPr>
                <w:ins w:id="10396" w:author="The Si Tran" w:date="2012-12-10T07:28:00Z"/>
                <w:sz w:val="26"/>
                <w:szCs w:val="26"/>
                <w:rPrChange w:id="10397" w:author="The Si Tran" w:date="2012-12-14T06:33:00Z">
                  <w:rPr>
                    <w:ins w:id="10398" w:author="The Si Tran" w:date="2012-12-10T07:28:00Z"/>
                    <w:rFonts w:ascii="Calibri" w:eastAsia="Times New Roman" w:hAnsi="Calibri"/>
                    <w:color w:val="000000"/>
                    <w:sz w:val="22"/>
                  </w:rPr>
                </w:rPrChange>
              </w:rPr>
              <w:pPrChange w:id="10399" w:author="superchickend" w:date="2012-12-16T15:30:00Z">
                <w:pPr>
                  <w:spacing w:line="240" w:lineRule="auto"/>
                  <w:jc w:val="right"/>
                </w:pPr>
              </w:pPrChange>
            </w:pPr>
            <w:ins w:id="10400" w:author="The Si Tran" w:date="2012-12-10T07:28:00Z">
              <w:r w:rsidRPr="00A21340">
                <w:rPr>
                  <w:sz w:val="26"/>
                  <w:szCs w:val="26"/>
                  <w:rPrChange w:id="10401" w:author="The Si Tran" w:date="2012-12-14T06:33:00Z">
                    <w:rPr>
                      <w:rFonts w:ascii="Calibri" w:hAnsi="Calibri" w:cs="Arial"/>
                      <w:b/>
                      <w:bCs/>
                      <w:kern w:val="32"/>
                      <w:sz w:val="22"/>
                      <w:szCs w:val="32"/>
                    </w:rPr>
                  </w:rPrChange>
                </w:rPr>
                <w:t>6951.32</w:t>
              </w:r>
            </w:ins>
          </w:p>
        </w:tc>
        <w:tc>
          <w:tcPr>
            <w:tcW w:w="915" w:type="dxa"/>
            <w:tcBorders>
              <w:top w:val="nil"/>
              <w:left w:val="nil"/>
              <w:bottom w:val="single" w:sz="4" w:space="0" w:color="auto"/>
              <w:right w:val="single" w:sz="4" w:space="0" w:color="auto"/>
            </w:tcBorders>
            <w:shd w:val="clear" w:color="auto" w:fill="auto"/>
            <w:noWrap/>
            <w:vAlign w:val="center"/>
            <w:hideMark/>
            <w:tcPrChange w:id="10402"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A21340" w:rsidRDefault="00A837C3">
            <w:pPr>
              <w:pStyle w:val="BangBody"/>
              <w:jc w:val="center"/>
              <w:rPr>
                <w:ins w:id="10403" w:author="The Si Tran" w:date="2012-12-10T07:28:00Z"/>
                <w:sz w:val="26"/>
                <w:szCs w:val="26"/>
                <w:rPrChange w:id="10404" w:author="The Si Tran" w:date="2012-12-14T06:33:00Z">
                  <w:rPr>
                    <w:ins w:id="10405" w:author="The Si Tran" w:date="2012-12-10T07:28:00Z"/>
                    <w:rFonts w:ascii="Calibri" w:eastAsia="Times New Roman" w:hAnsi="Calibri"/>
                    <w:color w:val="000000"/>
                    <w:sz w:val="22"/>
                  </w:rPr>
                </w:rPrChange>
              </w:rPr>
              <w:pPrChange w:id="10406" w:author="superchickend" w:date="2012-12-16T15:30:00Z">
                <w:pPr>
                  <w:spacing w:line="240" w:lineRule="auto"/>
                  <w:jc w:val="right"/>
                </w:pPr>
              </w:pPrChange>
            </w:pPr>
            <w:ins w:id="10407" w:author="The Si Tran" w:date="2012-12-10T07:28:00Z">
              <w:r w:rsidRPr="00A21340">
                <w:rPr>
                  <w:sz w:val="26"/>
                  <w:szCs w:val="26"/>
                  <w:rPrChange w:id="10408" w:author="The Si Tran" w:date="2012-12-14T06:33:00Z">
                    <w:rPr>
                      <w:rFonts w:ascii="Calibri" w:hAnsi="Calibri" w:cs="Arial"/>
                      <w:b/>
                      <w:bCs/>
                      <w:kern w:val="32"/>
                      <w:sz w:val="22"/>
                      <w:szCs w:val="32"/>
                    </w:rPr>
                  </w:rPrChange>
                </w:rPr>
                <w:t>10.46</w:t>
              </w:r>
            </w:ins>
          </w:p>
        </w:tc>
      </w:tr>
      <w:tr w:rsidR="00E30631" w:rsidRPr="00AF5054" w14:paraId="4DD43372" w14:textId="77777777" w:rsidTr="00667906">
        <w:tblPrEx>
          <w:tblW w:w="8988" w:type="dxa"/>
          <w:tblPrExChange w:id="10409" w:author="superchickend" w:date="2012-12-16T15:30:00Z">
            <w:tblPrEx>
              <w:tblW w:w="9291" w:type="dxa"/>
            </w:tblPrEx>
          </w:tblPrExChange>
        </w:tblPrEx>
        <w:trPr>
          <w:trHeight w:val="554"/>
          <w:ins w:id="10410" w:author="The Si Tran" w:date="2012-12-10T07:28:00Z"/>
          <w:trPrChange w:id="10411" w:author="superchickend" w:date="2012-12-16T15:30:00Z">
            <w:trPr>
              <w:trHeight w:val="524"/>
            </w:trPr>
          </w:trPrChange>
        </w:trPr>
        <w:tc>
          <w:tcPr>
            <w:tcW w:w="1189" w:type="dxa"/>
            <w:vMerge/>
            <w:tcBorders>
              <w:top w:val="nil"/>
              <w:left w:val="single" w:sz="4" w:space="0" w:color="auto"/>
              <w:bottom w:val="single" w:sz="4" w:space="0" w:color="000000"/>
              <w:right w:val="single" w:sz="4" w:space="0" w:color="auto"/>
            </w:tcBorders>
            <w:vAlign w:val="center"/>
            <w:hideMark/>
            <w:tcPrChange w:id="10412"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A21340" w:rsidRDefault="00A837C3">
            <w:pPr>
              <w:pStyle w:val="BangBody"/>
              <w:jc w:val="center"/>
              <w:rPr>
                <w:ins w:id="10413" w:author="The Si Tran" w:date="2012-12-10T07:28:00Z"/>
                <w:b/>
                <w:sz w:val="26"/>
                <w:szCs w:val="26"/>
                <w:rPrChange w:id="10414" w:author="superchickend" w:date="2012-12-16T15:30:00Z">
                  <w:rPr>
                    <w:ins w:id="10415" w:author="The Si Tran" w:date="2012-12-10T07:28:00Z"/>
                    <w:rFonts w:ascii="Calibri" w:eastAsia="Times New Roman" w:hAnsi="Calibri"/>
                    <w:color w:val="000000"/>
                    <w:sz w:val="22"/>
                  </w:rPr>
                </w:rPrChange>
              </w:rPr>
              <w:pPrChange w:id="10416" w:author="superchickend" w:date="2012-12-16T15:30:00Z">
                <w:pPr>
                  <w:spacing w:line="240" w:lineRule="auto"/>
                </w:pPr>
              </w:pPrChange>
            </w:pPr>
          </w:p>
        </w:tc>
        <w:tc>
          <w:tcPr>
            <w:tcW w:w="5130" w:type="dxa"/>
            <w:tcBorders>
              <w:top w:val="nil"/>
              <w:left w:val="nil"/>
              <w:bottom w:val="single" w:sz="4" w:space="0" w:color="auto"/>
              <w:right w:val="single" w:sz="4" w:space="0" w:color="auto"/>
            </w:tcBorders>
            <w:shd w:val="clear" w:color="auto" w:fill="auto"/>
            <w:vAlign w:val="bottom"/>
            <w:hideMark/>
            <w:tcPrChange w:id="10417"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192F83DB" w14:textId="5C211184" w:rsidR="00A837C3" w:rsidRPr="00A21340" w:rsidRDefault="00976130">
            <w:pPr>
              <w:pStyle w:val="BangBody"/>
              <w:rPr>
                <w:ins w:id="10418" w:author="The Si Tran" w:date="2012-12-10T07:28:00Z"/>
                <w:sz w:val="26"/>
                <w:szCs w:val="26"/>
                <w:rPrChange w:id="10419" w:author="The Si Tran" w:date="2012-12-14T06:33:00Z">
                  <w:rPr>
                    <w:ins w:id="10420" w:author="The Si Tran" w:date="2012-12-10T07:28:00Z"/>
                    <w:rFonts w:ascii="Calibri" w:eastAsia="Times New Roman" w:hAnsi="Calibri"/>
                    <w:color w:val="000000"/>
                    <w:sz w:val="22"/>
                  </w:rPr>
                </w:rPrChange>
              </w:rPr>
              <w:pPrChange w:id="10421" w:author="The Si Tran" w:date="2012-12-16T08:45:00Z">
                <w:pPr>
                  <w:spacing w:line="240" w:lineRule="auto"/>
                </w:pPr>
              </w:pPrChange>
            </w:pPr>
            <w:r w:rsidRPr="00A21340">
              <w:rPr>
                <w:sz w:val="26"/>
                <w:szCs w:val="26"/>
              </w:rPr>
              <w:t>Nơron</w:t>
            </w:r>
            <w:ins w:id="10422" w:author="The Si Tran" w:date="2012-12-10T07:28:00Z">
              <w:r w:rsidR="00A837C3" w:rsidRPr="00A21340">
                <w:rPr>
                  <w:sz w:val="26"/>
                  <w:szCs w:val="26"/>
                  <w:rPrChange w:id="10423" w:author="The Si Tran" w:date="2012-12-14T06:33:00Z">
                    <w:rPr>
                      <w:rFonts w:ascii="Calibri" w:hAnsi="Calibri" w:cs="Arial"/>
                      <w:b/>
                      <w:bCs/>
                      <w:kern w:val="32"/>
                      <w:sz w:val="22"/>
                      <w:szCs w:val="32"/>
                    </w:rPr>
                  </w:rPrChange>
                </w:rPr>
                <w:t>(6,6,1),Algorithm=Back Propagation, epoches=627, Residual=1E-7, learning_rate=0.4, momemtum = 0,2</w:t>
              </w:r>
            </w:ins>
          </w:p>
        </w:tc>
        <w:tc>
          <w:tcPr>
            <w:tcW w:w="764" w:type="dxa"/>
            <w:tcBorders>
              <w:top w:val="nil"/>
              <w:left w:val="nil"/>
              <w:bottom w:val="single" w:sz="4" w:space="0" w:color="auto"/>
              <w:right w:val="single" w:sz="4" w:space="0" w:color="auto"/>
            </w:tcBorders>
            <w:shd w:val="clear" w:color="auto" w:fill="auto"/>
            <w:noWrap/>
            <w:vAlign w:val="center"/>
            <w:hideMark/>
            <w:tcPrChange w:id="10424"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A21340" w:rsidRDefault="00A837C3">
            <w:pPr>
              <w:pStyle w:val="BangBody"/>
              <w:jc w:val="center"/>
              <w:rPr>
                <w:ins w:id="10425" w:author="The Si Tran" w:date="2012-12-10T07:28:00Z"/>
                <w:sz w:val="26"/>
                <w:szCs w:val="26"/>
                <w:rPrChange w:id="10426" w:author="The Si Tran" w:date="2012-12-14T06:33:00Z">
                  <w:rPr>
                    <w:ins w:id="10427" w:author="The Si Tran" w:date="2012-12-10T07:28:00Z"/>
                    <w:rFonts w:ascii="Calibri" w:eastAsia="Times New Roman" w:hAnsi="Calibri"/>
                    <w:color w:val="000000"/>
                    <w:sz w:val="22"/>
                  </w:rPr>
                </w:rPrChange>
              </w:rPr>
              <w:pPrChange w:id="10428" w:author="superchickend" w:date="2012-12-16T15:30:00Z">
                <w:pPr>
                  <w:spacing w:line="240" w:lineRule="auto"/>
                  <w:jc w:val="right"/>
                </w:pPr>
              </w:pPrChange>
            </w:pPr>
            <w:ins w:id="10429" w:author="The Si Tran" w:date="2012-12-10T07:28:00Z">
              <w:r w:rsidRPr="00A21340">
                <w:rPr>
                  <w:sz w:val="26"/>
                  <w:szCs w:val="26"/>
                  <w:rPrChange w:id="10430" w:author="The Si Tran" w:date="2012-12-14T06:33:00Z">
                    <w:rPr>
                      <w:rFonts w:ascii="Calibri" w:hAnsi="Calibri" w:cs="Arial"/>
                      <w:b/>
                      <w:bCs/>
                      <w:kern w:val="32"/>
                      <w:sz w:val="22"/>
                      <w:szCs w:val="32"/>
                    </w:rPr>
                  </w:rPrChange>
                </w:rPr>
                <w:t>65.73</w:t>
              </w:r>
            </w:ins>
          </w:p>
        </w:tc>
        <w:tc>
          <w:tcPr>
            <w:tcW w:w="990" w:type="dxa"/>
            <w:tcBorders>
              <w:top w:val="nil"/>
              <w:left w:val="nil"/>
              <w:bottom w:val="single" w:sz="4" w:space="0" w:color="auto"/>
              <w:right w:val="single" w:sz="4" w:space="0" w:color="auto"/>
            </w:tcBorders>
            <w:shd w:val="clear" w:color="auto" w:fill="auto"/>
            <w:noWrap/>
            <w:vAlign w:val="center"/>
            <w:hideMark/>
            <w:tcPrChange w:id="10431"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A21340" w:rsidRDefault="00A837C3">
            <w:pPr>
              <w:pStyle w:val="BangBody"/>
              <w:jc w:val="center"/>
              <w:rPr>
                <w:ins w:id="10432" w:author="The Si Tran" w:date="2012-12-10T07:28:00Z"/>
                <w:sz w:val="26"/>
                <w:szCs w:val="26"/>
                <w:rPrChange w:id="10433" w:author="The Si Tran" w:date="2012-12-14T06:33:00Z">
                  <w:rPr>
                    <w:ins w:id="10434" w:author="The Si Tran" w:date="2012-12-10T07:28:00Z"/>
                    <w:rFonts w:ascii="Calibri" w:eastAsia="Times New Roman" w:hAnsi="Calibri"/>
                    <w:color w:val="000000"/>
                    <w:sz w:val="22"/>
                  </w:rPr>
                </w:rPrChange>
              </w:rPr>
              <w:pPrChange w:id="10435" w:author="superchickend" w:date="2012-12-16T15:30:00Z">
                <w:pPr>
                  <w:spacing w:line="240" w:lineRule="auto"/>
                  <w:jc w:val="right"/>
                </w:pPr>
              </w:pPrChange>
            </w:pPr>
            <w:ins w:id="10436" w:author="The Si Tran" w:date="2012-12-10T07:28:00Z">
              <w:r w:rsidRPr="00A21340">
                <w:rPr>
                  <w:sz w:val="26"/>
                  <w:szCs w:val="26"/>
                  <w:rPrChange w:id="10437" w:author="The Si Tran" w:date="2012-12-14T06:33:00Z">
                    <w:rPr>
                      <w:rFonts w:ascii="Calibri" w:hAnsi="Calibri" w:cs="Arial"/>
                      <w:b/>
                      <w:bCs/>
                      <w:kern w:val="32"/>
                      <w:sz w:val="22"/>
                      <w:szCs w:val="32"/>
                    </w:rPr>
                  </w:rPrChange>
                </w:rPr>
                <w:t>7404.44</w:t>
              </w:r>
            </w:ins>
          </w:p>
        </w:tc>
        <w:tc>
          <w:tcPr>
            <w:tcW w:w="915" w:type="dxa"/>
            <w:tcBorders>
              <w:top w:val="nil"/>
              <w:left w:val="nil"/>
              <w:bottom w:val="single" w:sz="4" w:space="0" w:color="auto"/>
              <w:right w:val="single" w:sz="4" w:space="0" w:color="auto"/>
            </w:tcBorders>
            <w:shd w:val="clear" w:color="auto" w:fill="auto"/>
            <w:noWrap/>
            <w:vAlign w:val="center"/>
            <w:hideMark/>
            <w:tcPrChange w:id="10438"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A21340" w:rsidRDefault="00A837C3">
            <w:pPr>
              <w:pStyle w:val="BangBody"/>
              <w:jc w:val="center"/>
              <w:rPr>
                <w:ins w:id="10439" w:author="The Si Tran" w:date="2012-12-10T07:28:00Z"/>
                <w:sz w:val="26"/>
                <w:szCs w:val="26"/>
                <w:rPrChange w:id="10440" w:author="The Si Tran" w:date="2012-12-14T06:33:00Z">
                  <w:rPr>
                    <w:ins w:id="10441" w:author="The Si Tran" w:date="2012-12-10T07:28:00Z"/>
                    <w:rFonts w:ascii="Calibri" w:eastAsia="Times New Roman" w:hAnsi="Calibri"/>
                    <w:color w:val="000000"/>
                    <w:sz w:val="22"/>
                  </w:rPr>
                </w:rPrChange>
              </w:rPr>
              <w:pPrChange w:id="10442" w:author="superchickend" w:date="2012-12-16T15:30:00Z">
                <w:pPr>
                  <w:spacing w:line="240" w:lineRule="auto"/>
                  <w:jc w:val="right"/>
                </w:pPr>
              </w:pPrChange>
            </w:pPr>
            <w:ins w:id="10443" w:author="The Si Tran" w:date="2012-12-10T07:28:00Z">
              <w:r w:rsidRPr="00A21340">
                <w:rPr>
                  <w:sz w:val="26"/>
                  <w:szCs w:val="26"/>
                  <w:rPrChange w:id="10444" w:author="The Si Tran" w:date="2012-12-14T06:33:00Z">
                    <w:rPr>
                      <w:rFonts w:ascii="Calibri" w:hAnsi="Calibri" w:cs="Arial"/>
                      <w:b/>
                      <w:bCs/>
                      <w:kern w:val="32"/>
                      <w:sz w:val="22"/>
                      <w:szCs w:val="32"/>
                    </w:rPr>
                  </w:rPrChange>
                </w:rPr>
                <w:t>11.52</w:t>
              </w:r>
            </w:ins>
          </w:p>
        </w:tc>
      </w:tr>
      <w:tr w:rsidR="00E30631" w:rsidRPr="00AF5054" w14:paraId="4599B721" w14:textId="77777777" w:rsidTr="00667906">
        <w:tblPrEx>
          <w:tblW w:w="8988" w:type="dxa"/>
          <w:tblPrExChange w:id="10445" w:author="superchickend" w:date="2012-12-16T15:30:00Z">
            <w:tblPrEx>
              <w:tblW w:w="9291" w:type="dxa"/>
            </w:tblPrEx>
          </w:tblPrExChange>
        </w:tblPrEx>
        <w:trPr>
          <w:trHeight w:val="276"/>
          <w:ins w:id="10446" w:author="The Si Tran" w:date="2012-12-10T07:28:00Z"/>
          <w:trPrChange w:id="10447" w:author="superchickend" w:date="2012-12-16T15:30:00Z">
            <w:trPr>
              <w:trHeight w:val="261"/>
            </w:trPr>
          </w:trPrChange>
        </w:trPr>
        <w:tc>
          <w:tcPr>
            <w:tcW w:w="1189" w:type="dxa"/>
            <w:tcBorders>
              <w:top w:val="nil"/>
              <w:left w:val="single" w:sz="4" w:space="0" w:color="auto"/>
              <w:bottom w:val="single" w:sz="4" w:space="0" w:color="auto"/>
              <w:right w:val="single" w:sz="4" w:space="0" w:color="auto"/>
            </w:tcBorders>
            <w:shd w:val="clear" w:color="auto" w:fill="auto"/>
            <w:noWrap/>
            <w:vAlign w:val="center"/>
            <w:hideMark/>
            <w:tcPrChange w:id="10448"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A21340" w:rsidRDefault="00A837C3">
            <w:pPr>
              <w:pStyle w:val="BangBody"/>
              <w:jc w:val="center"/>
              <w:rPr>
                <w:ins w:id="10449" w:author="The Si Tran" w:date="2012-12-10T07:28:00Z"/>
                <w:b/>
                <w:sz w:val="26"/>
                <w:szCs w:val="26"/>
                <w:rPrChange w:id="10450" w:author="superchickend" w:date="2012-12-16T15:30:00Z">
                  <w:rPr>
                    <w:ins w:id="10451" w:author="The Si Tran" w:date="2012-12-10T07:28:00Z"/>
                    <w:rFonts w:ascii="Calibri" w:eastAsia="Times New Roman" w:hAnsi="Calibri"/>
                    <w:color w:val="000000"/>
                    <w:sz w:val="22"/>
                  </w:rPr>
                </w:rPrChange>
              </w:rPr>
              <w:pPrChange w:id="10452" w:author="superchickend" w:date="2012-12-16T15:30:00Z">
                <w:pPr>
                  <w:spacing w:line="240" w:lineRule="auto"/>
                  <w:jc w:val="center"/>
                </w:pPr>
              </w:pPrChange>
            </w:pPr>
            <w:ins w:id="10453" w:author="The Si Tran" w:date="2012-12-10T07:28:00Z">
              <w:r w:rsidRPr="00A21340">
                <w:rPr>
                  <w:b/>
                  <w:sz w:val="26"/>
                  <w:szCs w:val="26"/>
                  <w:rPrChange w:id="10454" w:author="superchickend" w:date="2012-12-16T15:30:00Z">
                    <w:rPr>
                      <w:rFonts w:ascii="Calibri" w:hAnsi="Calibri" w:cs="Arial"/>
                      <w:b/>
                      <w:bCs/>
                      <w:kern w:val="32"/>
                      <w:sz w:val="22"/>
                      <w:szCs w:val="32"/>
                    </w:rPr>
                  </w:rPrChange>
                </w:rPr>
                <w:t>SARIMA</w:t>
              </w:r>
            </w:ins>
          </w:p>
        </w:tc>
        <w:tc>
          <w:tcPr>
            <w:tcW w:w="5130" w:type="dxa"/>
            <w:tcBorders>
              <w:top w:val="nil"/>
              <w:left w:val="nil"/>
              <w:bottom w:val="single" w:sz="4" w:space="0" w:color="auto"/>
              <w:right w:val="single" w:sz="4" w:space="0" w:color="auto"/>
            </w:tcBorders>
            <w:shd w:val="clear" w:color="auto" w:fill="auto"/>
            <w:vAlign w:val="bottom"/>
            <w:hideMark/>
            <w:tcPrChange w:id="10455"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A21340" w:rsidRDefault="00A837C3">
            <w:pPr>
              <w:pStyle w:val="BangBody"/>
              <w:rPr>
                <w:ins w:id="10456" w:author="The Si Tran" w:date="2012-12-10T07:28:00Z"/>
                <w:sz w:val="26"/>
                <w:szCs w:val="26"/>
                <w:rPrChange w:id="10457" w:author="The Si Tran" w:date="2012-12-14T06:33:00Z">
                  <w:rPr>
                    <w:ins w:id="10458" w:author="The Si Tran" w:date="2012-12-10T07:28:00Z"/>
                    <w:rFonts w:ascii="Calibri" w:eastAsia="Times New Roman" w:hAnsi="Calibri"/>
                    <w:color w:val="000000"/>
                    <w:sz w:val="22"/>
                  </w:rPr>
                </w:rPrChange>
              </w:rPr>
              <w:pPrChange w:id="10459" w:author="The Si Tran" w:date="2012-12-16T08:45:00Z">
                <w:pPr>
                  <w:spacing w:line="240" w:lineRule="auto"/>
                </w:pPr>
              </w:pPrChange>
            </w:pPr>
            <w:ins w:id="10460" w:author="The Si Tran" w:date="2012-12-10T07:28:00Z">
              <w:r w:rsidRPr="00A21340">
                <w:rPr>
                  <w:sz w:val="26"/>
                  <w:szCs w:val="26"/>
                  <w:rPrChange w:id="10461" w:author="The Si Tran" w:date="2012-12-14T06:33:00Z">
                    <w:rPr>
                      <w:rFonts w:ascii="Calibri" w:hAnsi="Calibri" w:cs="Arial"/>
                      <w:b/>
                      <w:bCs/>
                      <w:kern w:val="32"/>
                      <w:sz w:val="22"/>
                      <w:szCs w:val="32"/>
                    </w:rPr>
                  </w:rPrChange>
                </w:rPr>
                <w:t>ARIMA(0, 0, 0)(0, 1, 0)12</w:t>
              </w:r>
            </w:ins>
          </w:p>
        </w:tc>
        <w:tc>
          <w:tcPr>
            <w:tcW w:w="764" w:type="dxa"/>
            <w:tcBorders>
              <w:top w:val="nil"/>
              <w:left w:val="nil"/>
              <w:bottom w:val="single" w:sz="4" w:space="0" w:color="auto"/>
              <w:right w:val="single" w:sz="4" w:space="0" w:color="auto"/>
            </w:tcBorders>
            <w:shd w:val="clear" w:color="auto" w:fill="auto"/>
            <w:noWrap/>
            <w:vAlign w:val="center"/>
            <w:hideMark/>
            <w:tcPrChange w:id="10462"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A21340" w:rsidRDefault="00A837C3">
            <w:pPr>
              <w:pStyle w:val="BangBody"/>
              <w:jc w:val="center"/>
              <w:rPr>
                <w:ins w:id="10463" w:author="The Si Tran" w:date="2012-12-10T07:28:00Z"/>
                <w:sz w:val="26"/>
                <w:szCs w:val="26"/>
                <w:rPrChange w:id="10464" w:author="The Si Tran" w:date="2012-12-14T06:33:00Z">
                  <w:rPr>
                    <w:ins w:id="10465" w:author="The Si Tran" w:date="2012-12-10T07:28:00Z"/>
                    <w:rFonts w:ascii="Calibri" w:eastAsia="Times New Roman" w:hAnsi="Calibri"/>
                    <w:color w:val="000000"/>
                    <w:sz w:val="22"/>
                  </w:rPr>
                </w:rPrChange>
              </w:rPr>
              <w:pPrChange w:id="10466" w:author="superchickend" w:date="2012-12-16T15:30:00Z">
                <w:pPr>
                  <w:spacing w:line="240" w:lineRule="auto"/>
                  <w:jc w:val="right"/>
                </w:pPr>
              </w:pPrChange>
            </w:pPr>
            <w:ins w:id="10467" w:author="The Si Tran" w:date="2012-12-10T07:28:00Z">
              <w:r w:rsidRPr="00A21340">
                <w:rPr>
                  <w:sz w:val="26"/>
                  <w:szCs w:val="26"/>
                  <w:rPrChange w:id="10468" w:author="The Si Tran" w:date="2012-12-14T06:33:00Z">
                    <w:rPr>
                      <w:rFonts w:ascii="Calibri" w:hAnsi="Calibri" w:cs="Arial"/>
                      <w:b/>
                      <w:bCs/>
                      <w:kern w:val="32"/>
                      <w:sz w:val="22"/>
                      <w:szCs w:val="32"/>
                    </w:rPr>
                  </w:rPrChange>
                </w:rPr>
                <w:t>36.04</w:t>
              </w:r>
            </w:ins>
          </w:p>
        </w:tc>
        <w:tc>
          <w:tcPr>
            <w:tcW w:w="990" w:type="dxa"/>
            <w:tcBorders>
              <w:top w:val="nil"/>
              <w:left w:val="nil"/>
              <w:bottom w:val="single" w:sz="4" w:space="0" w:color="auto"/>
              <w:right w:val="single" w:sz="4" w:space="0" w:color="auto"/>
            </w:tcBorders>
            <w:shd w:val="clear" w:color="auto" w:fill="auto"/>
            <w:noWrap/>
            <w:vAlign w:val="center"/>
            <w:hideMark/>
            <w:tcPrChange w:id="10469"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A21340" w:rsidRDefault="00A837C3">
            <w:pPr>
              <w:pStyle w:val="BangBody"/>
              <w:jc w:val="center"/>
              <w:rPr>
                <w:ins w:id="10470" w:author="The Si Tran" w:date="2012-12-10T07:28:00Z"/>
                <w:sz w:val="26"/>
                <w:szCs w:val="26"/>
                <w:rPrChange w:id="10471" w:author="The Si Tran" w:date="2012-12-14T06:33:00Z">
                  <w:rPr>
                    <w:ins w:id="10472" w:author="The Si Tran" w:date="2012-12-10T07:28:00Z"/>
                    <w:rFonts w:ascii="Calibri" w:eastAsia="Times New Roman" w:hAnsi="Calibri"/>
                    <w:color w:val="000000"/>
                    <w:sz w:val="22"/>
                  </w:rPr>
                </w:rPrChange>
              </w:rPr>
              <w:pPrChange w:id="10473" w:author="superchickend" w:date="2012-12-16T15:30:00Z">
                <w:pPr>
                  <w:spacing w:line="240" w:lineRule="auto"/>
                  <w:jc w:val="right"/>
                </w:pPr>
              </w:pPrChange>
            </w:pPr>
            <w:ins w:id="10474" w:author="The Si Tran" w:date="2012-12-10T07:28:00Z">
              <w:r w:rsidRPr="00A21340">
                <w:rPr>
                  <w:sz w:val="26"/>
                  <w:szCs w:val="26"/>
                  <w:rPrChange w:id="10475" w:author="The Si Tran" w:date="2012-12-14T06:33:00Z">
                    <w:rPr>
                      <w:rFonts w:ascii="Calibri" w:hAnsi="Calibri" w:cs="Arial"/>
                      <w:b/>
                      <w:bCs/>
                      <w:kern w:val="32"/>
                      <w:sz w:val="22"/>
                      <w:szCs w:val="32"/>
                    </w:rPr>
                  </w:rPrChange>
                </w:rPr>
                <w:t>2302.3</w:t>
              </w:r>
            </w:ins>
          </w:p>
        </w:tc>
        <w:tc>
          <w:tcPr>
            <w:tcW w:w="915" w:type="dxa"/>
            <w:tcBorders>
              <w:top w:val="nil"/>
              <w:left w:val="nil"/>
              <w:bottom w:val="single" w:sz="4" w:space="0" w:color="auto"/>
              <w:right w:val="single" w:sz="4" w:space="0" w:color="auto"/>
            </w:tcBorders>
            <w:shd w:val="clear" w:color="auto" w:fill="auto"/>
            <w:noWrap/>
            <w:vAlign w:val="center"/>
            <w:hideMark/>
            <w:tcPrChange w:id="10476"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A21340" w:rsidRDefault="00A837C3">
            <w:pPr>
              <w:pStyle w:val="BangBody"/>
              <w:jc w:val="center"/>
              <w:rPr>
                <w:ins w:id="10477" w:author="The Si Tran" w:date="2012-12-10T07:28:00Z"/>
                <w:sz w:val="26"/>
                <w:szCs w:val="26"/>
                <w:rPrChange w:id="10478" w:author="The Si Tran" w:date="2012-12-14T06:33:00Z">
                  <w:rPr>
                    <w:ins w:id="10479" w:author="The Si Tran" w:date="2012-12-10T07:28:00Z"/>
                    <w:rFonts w:ascii="Calibri" w:eastAsia="Times New Roman" w:hAnsi="Calibri"/>
                    <w:color w:val="000000"/>
                    <w:sz w:val="22"/>
                  </w:rPr>
                </w:rPrChange>
              </w:rPr>
              <w:pPrChange w:id="10480" w:author="superchickend" w:date="2012-12-16T15:30:00Z">
                <w:pPr>
                  <w:spacing w:line="240" w:lineRule="auto"/>
                  <w:jc w:val="right"/>
                </w:pPr>
              </w:pPrChange>
            </w:pPr>
            <w:ins w:id="10481" w:author="The Si Tran" w:date="2012-12-10T07:28:00Z">
              <w:r w:rsidRPr="00A21340">
                <w:rPr>
                  <w:sz w:val="26"/>
                  <w:szCs w:val="26"/>
                  <w:rPrChange w:id="10482" w:author="The Si Tran" w:date="2012-12-14T06:33:00Z">
                    <w:rPr>
                      <w:rFonts w:ascii="Calibri" w:hAnsi="Calibri" w:cs="Arial"/>
                      <w:b/>
                      <w:bCs/>
                      <w:kern w:val="32"/>
                      <w:sz w:val="22"/>
                      <w:szCs w:val="32"/>
                    </w:rPr>
                  </w:rPrChange>
                </w:rPr>
                <w:t>5.27</w:t>
              </w:r>
            </w:ins>
          </w:p>
        </w:tc>
      </w:tr>
      <w:tr w:rsidR="00E30631" w:rsidRPr="00AF5054" w14:paraId="489533B9" w14:textId="77777777" w:rsidTr="00667906">
        <w:tblPrEx>
          <w:tblW w:w="8988" w:type="dxa"/>
          <w:tblPrExChange w:id="10483" w:author="superchickend" w:date="2012-12-16T15:30:00Z">
            <w:tblPrEx>
              <w:tblW w:w="9291" w:type="dxa"/>
            </w:tblPrEx>
          </w:tblPrExChange>
        </w:tblPrEx>
        <w:trPr>
          <w:trHeight w:val="834"/>
          <w:ins w:id="10484" w:author="The Si Tran" w:date="2012-12-10T07:28:00Z"/>
          <w:trPrChange w:id="10485" w:author="superchickend" w:date="2012-12-16T15:30:00Z">
            <w:trPr>
              <w:trHeight w:val="786"/>
            </w:trPr>
          </w:trPrChange>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486"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A21340" w:rsidRDefault="00A837C3">
            <w:pPr>
              <w:pStyle w:val="BangBody"/>
              <w:jc w:val="center"/>
              <w:rPr>
                <w:ins w:id="10487" w:author="The Si Tran" w:date="2012-12-10T07:28:00Z"/>
                <w:b/>
                <w:sz w:val="26"/>
                <w:szCs w:val="26"/>
                <w:rPrChange w:id="10488" w:author="superchickend" w:date="2012-12-16T15:30:00Z">
                  <w:rPr>
                    <w:ins w:id="10489" w:author="The Si Tran" w:date="2012-12-10T07:28:00Z"/>
                    <w:rFonts w:ascii="Calibri" w:eastAsia="Times New Roman" w:hAnsi="Calibri"/>
                    <w:color w:val="000000"/>
                    <w:sz w:val="22"/>
                  </w:rPr>
                </w:rPrChange>
              </w:rPr>
              <w:pPrChange w:id="10490" w:author="superchickend" w:date="2012-12-16T15:30:00Z">
                <w:pPr>
                  <w:spacing w:line="240" w:lineRule="auto"/>
                  <w:jc w:val="center"/>
                </w:pPr>
              </w:pPrChange>
            </w:pPr>
            <w:ins w:id="10491" w:author="The Si Tran" w:date="2012-12-10T07:28:00Z">
              <w:r w:rsidRPr="00A21340">
                <w:rPr>
                  <w:b/>
                  <w:sz w:val="26"/>
                  <w:szCs w:val="26"/>
                  <w:rPrChange w:id="10492" w:author="superchickend" w:date="2012-12-16T15:30:00Z">
                    <w:rPr>
                      <w:rFonts w:ascii="Calibri" w:hAnsi="Calibri" w:cs="Arial"/>
                      <w:b/>
                      <w:bCs/>
                      <w:kern w:val="32"/>
                      <w:sz w:val="22"/>
                      <w:szCs w:val="32"/>
                    </w:rPr>
                  </w:rPrChange>
                </w:rPr>
                <w:t>Hybrid</w:t>
              </w:r>
            </w:ins>
          </w:p>
        </w:tc>
        <w:tc>
          <w:tcPr>
            <w:tcW w:w="5130" w:type="dxa"/>
            <w:tcBorders>
              <w:top w:val="nil"/>
              <w:left w:val="nil"/>
              <w:bottom w:val="single" w:sz="4" w:space="0" w:color="auto"/>
              <w:right w:val="single" w:sz="4" w:space="0" w:color="auto"/>
            </w:tcBorders>
            <w:shd w:val="clear" w:color="auto" w:fill="auto"/>
            <w:vAlign w:val="bottom"/>
            <w:hideMark/>
            <w:tcPrChange w:id="10493"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4245C585" w14:textId="40012A4B" w:rsidR="00A837C3" w:rsidRPr="00A21340" w:rsidRDefault="00A837C3">
            <w:pPr>
              <w:pStyle w:val="BangBody"/>
              <w:rPr>
                <w:ins w:id="10494" w:author="The Si Tran" w:date="2012-12-10T07:28:00Z"/>
                <w:sz w:val="26"/>
                <w:szCs w:val="26"/>
                <w:rPrChange w:id="10495" w:author="The Si Tran" w:date="2012-12-14T06:33:00Z">
                  <w:rPr>
                    <w:ins w:id="10496" w:author="The Si Tran" w:date="2012-12-10T07:28:00Z"/>
                    <w:rFonts w:ascii="Calibri" w:eastAsia="Times New Roman" w:hAnsi="Calibri"/>
                    <w:color w:val="000000"/>
                    <w:sz w:val="22"/>
                  </w:rPr>
                </w:rPrChange>
              </w:rPr>
              <w:pPrChange w:id="10497" w:author="The Si Tran" w:date="2012-12-16T08:45:00Z">
                <w:pPr>
                  <w:spacing w:line="240" w:lineRule="auto"/>
                  <w:jc w:val="left"/>
                </w:pPr>
              </w:pPrChange>
            </w:pPr>
            <w:ins w:id="10498" w:author="The Si Tran" w:date="2012-12-10T07:28:00Z">
              <w:r w:rsidRPr="00A21340">
                <w:rPr>
                  <w:sz w:val="26"/>
                  <w:szCs w:val="26"/>
                  <w:rPrChange w:id="10499" w:author="The Si Tran" w:date="2012-12-14T06:33:00Z">
                    <w:rPr>
                      <w:rFonts w:ascii="Calibri" w:hAnsi="Calibri"/>
                      <w:sz w:val="22"/>
                    </w:rPr>
                  </w:rPrChange>
                </w:rPr>
                <w:t>ARIMA(0, 0, 0)(0, 1, 0)12</w:t>
              </w:r>
              <w:r w:rsidRPr="00A21340">
                <w:rPr>
                  <w:sz w:val="26"/>
                  <w:szCs w:val="26"/>
                  <w:rPrChange w:id="10500" w:author="The Si Tran" w:date="2012-12-14T06:33:00Z">
                    <w:rPr>
                      <w:rFonts w:ascii="Calibri" w:hAnsi="Calibri"/>
                      <w:sz w:val="22"/>
                    </w:rPr>
                  </w:rPrChange>
                </w:rPr>
                <w:br/>
              </w:r>
            </w:ins>
            <w:r w:rsidR="00976130" w:rsidRPr="00A21340">
              <w:rPr>
                <w:sz w:val="26"/>
                <w:szCs w:val="26"/>
              </w:rPr>
              <w:t>Nơron</w:t>
            </w:r>
            <w:ins w:id="10501" w:author="The Si Tran" w:date="2012-12-10T07:28:00Z">
              <w:r w:rsidRPr="00A21340">
                <w:rPr>
                  <w:sz w:val="26"/>
                  <w:szCs w:val="26"/>
                  <w:rPrChange w:id="10502" w:author="The Si Tran" w:date="2012-12-14T06:33:00Z">
                    <w:rPr>
                      <w:rFonts w:ascii="Calibri" w:hAnsi="Calibri"/>
                      <w:sz w:val="22"/>
                    </w:rPr>
                  </w:rPrChange>
                </w:rPr>
                <w:t>(6,6,1),Algorithm=RPROP, epoches=276,  Residual=1E-6, default_update=0.1, max_update=10</w:t>
              </w:r>
            </w:ins>
          </w:p>
        </w:tc>
        <w:tc>
          <w:tcPr>
            <w:tcW w:w="764" w:type="dxa"/>
            <w:tcBorders>
              <w:top w:val="nil"/>
              <w:left w:val="nil"/>
              <w:bottom w:val="single" w:sz="4" w:space="0" w:color="auto"/>
              <w:right w:val="single" w:sz="4" w:space="0" w:color="auto"/>
            </w:tcBorders>
            <w:shd w:val="clear" w:color="auto" w:fill="auto"/>
            <w:noWrap/>
            <w:vAlign w:val="center"/>
            <w:hideMark/>
            <w:tcPrChange w:id="10503"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A21340" w:rsidRDefault="00A837C3">
            <w:pPr>
              <w:pStyle w:val="BangBody"/>
              <w:jc w:val="center"/>
              <w:rPr>
                <w:ins w:id="10504" w:author="The Si Tran" w:date="2012-12-10T07:28:00Z"/>
                <w:b/>
                <w:sz w:val="26"/>
                <w:szCs w:val="26"/>
                <w:rPrChange w:id="10505" w:author="superchickend" w:date="2012-12-16T15:30:00Z">
                  <w:rPr>
                    <w:ins w:id="10506" w:author="The Si Tran" w:date="2012-12-10T07:28:00Z"/>
                    <w:rFonts w:ascii="Calibri" w:eastAsia="Times New Roman" w:hAnsi="Calibri"/>
                    <w:color w:val="000000"/>
                    <w:sz w:val="22"/>
                  </w:rPr>
                </w:rPrChange>
              </w:rPr>
              <w:pPrChange w:id="10507" w:author="superchickend" w:date="2012-12-16T15:30:00Z">
                <w:pPr>
                  <w:spacing w:line="240" w:lineRule="auto"/>
                  <w:jc w:val="right"/>
                </w:pPr>
              </w:pPrChange>
            </w:pPr>
            <w:ins w:id="10508" w:author="The Si Tran" w:date="2012-12-10T07:28:00Z">
              <w:r w:rsidRPr="00A21340">
                <w:rPr>
                  <w:b/>
                  <w:sz w:val="26"/>
                  <w:szCs w:val="26"/>
                  <w:rPrChange w:id="10509" w:author="superchickend" w:date="2012-12-16T15:30:00Z">
                    <w:rPr>
                      <w:rFonts w:ascii="Calibri" w:hAnsi="Calibri"/>
                      <w:sz w:val="22"/>
                    </w:rPr>
                  </w:rPrChange>
                </w:rPr>
                <w:t>30</w:t>
              </w:r>
            </w:ins>
          </w:p>
        </w:tc>
        <w:tc>
          <w:tcPr>
            <w:tcW w:w="990" w:type="dxa"/>
            <w:tcBorders>
              <w:top w:val="nil"/>
              <w:left w:val="nil"/>
              <w:bottom w:val="single" w:sz="4" w:space="0" w:color="auto"/>
              <w:right w:val="single" w:sz="4" w:space="0" w:color="auto"/>
            </w:tcBorders>
            <w:shd w:val="clear" w:color="auto" w:fill="auto"/>
            <w:noWrap/>
            <w:vAlign w:val="center"/>
            <w:hideMark/>
            <w:tcPrChange w:id="10510"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A21340" w:rsidRDefault="00A837C3">
            <w:pPr>
              <w:pStyle w:val="BangBody"/>
              <w:jc w:val="center"/>
              <w:rPr>
                <w:ins w:id="10511" w:author="The Si Tran" w:date="2012-12-10T07:28:00Z"/>
                <w:b/>
                <w:sz w:val="26"/>
                <w:szCs w:val="26"/>
                <w:rPrChange w:id="10512" w:author="superchickend" w:date="2012-12-16T15:30:00Z">
                  <w:rPr>
                    <w:ins w:id="10513" w:author="The Si Tran" w:date="2012-12-10T07:28:00Z"/>
                    <w:rFonts w:ascii="Calibri" w:eastAsia="Times New Roman" w:hAnsi="Calibri"/>
                    <w:color w:val="000000"/>
                    <w:sz w:val="22"/>
                  </w:rPr>
                </w:rPrChange>
              </w:rPr>
              <w:pPrChange w:id="10514" w:author="superchickend" w:date="2012-12-16T15:30:00Z">
                <w:pPr>
                  <w:spacing w:line="240" w:lineRule="auto"/>
                  <w:jc w:val="right"/>
                </w:pPr>
              </w:pPrChange>
            </w:pPr>
            <w:ins w:id="10515" w:author="The Si Tran" w:date="2012-12-10T07:28:00Z">
              <w:r w:rsidRPr="00A21340">
                <w:rPr>
                  <w:b/>
                  <w:sz w:val="26"/>
                  <w:szCs w:val="26"/>
                  <w:rPrChange w:id="10516" w:author="superchickend" w:date="2012-12-16T15:30:00Z">
                    <w:rPr>
                      <w:rFonts w:ascii="Calibri" w:hAnsi="Calibri"/>
                      <w:sz w:val="22"/>
                    </w:rPr>
                  </w:rPrChange>
                </w:rPr>
                <w:t>1704.85</w:t>
              </w:r>
            </w:ins>
          </w:p>
        </w:tc>
        <w:tc>
          <w:tcPr>
            <w:tcW w:w="915" w:type="dxa"/>
            <w:tcBorders>
              <w:top w:val="nil"/>
              <w:left w:val="nil"/>
              <w:bottom w:val="single" w:sz="4" w:space="0" w:color="auto"/>
              <w:right w:val="single" w:sz="4" w:space="0" w:color="auto"/>
            </w:tcBorders>
            <w:shd w:val="clear" w:color="auto" w:fill="auto"/>
            <w:noWrap/>
            <w:vAlign w:val="center"/>
            <w:hideMark/>
            <w:tcPrChange w:id="10517"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A21340" w:rsidRDefault="00A837C3">
            <w:pPr>
              <w:pStyle w:val="BangBody"/>
              <w:jc w:val="center"/>
              <w:rPr>
                <w:ins w:id="10518" w:author="The Si Tran" w:date="2012-12-10T07:28:00Z"/>
                <w:b/>
                <w:sz w:val="26"/>
                <w:szCs w:val="26"/>
                <w:rPrChange w:id="10519" w:author="superchickend" w:date="2012-12-16T15:30:00Z">
                  <w:rPr>
                    <w:ins w:id="10520" w:author="The Si Tran" w:date="2012-12-10T07:28:00Z"/>
                    <w:rFonts w:ascii="Calibri" w:eastAsia="Times New Roman" w:hAnsi="Calibri"/>
                    <w:color w:val="000000"/>
                    <w:sz w:val="22"/>
                  </w:rPr>
                </w:rPrChange>
              </w:rPr>
              <w:pPrChange w:id="10521" w:author="superchickend" w:date="2012-12-16T15:30:00Z">
                <w:pPr>
                  <w:spacing w:line="240" w:lineRule="auto"/>
                  <w:jc w:val="right"/>
                </w:pPr>
              </w:pPrChange>
            </w:pPr>
            <w:ins w:id="10522" w:author="The Si Tran" w:date="2012-12-10T07:28:00Z">
              <w:r w:rsidRPr="00A21340">
                <w:rPr>
                  <w:b/>
                  <w:sz w:val="26"/>
                  <w:szCs w:val="26"/>
                  <w:rPrChange w:id="10523" w:author="superchickend" w:date="2012-12-16T15:30:00Z">
                    <w:rPr>
                      <w:rFonts w:ascii="Calibri" w:hAnsi="Calibri"/>
                      <w:sz w:val="22"/>
                    </w:rPr>
                  </w:rPrChange>
                </w:rPr>
                <w:t>4.32</w:t>
              </w:r>
            </w:ins>
          </w:p>
        </w:tc>
      </w:tr>
      <w:tr w:rsidR="00E30631" w:rsidRPr="00AF5054" w14:paraId="09165975" w14:textId="77777777" w:rsidTr="00667906">
        <w:tblPrEx>
          <w:tblW w:w="8988" w:type="dxa"/>
          <w:tblPrExChange w:id="10524" w:author="superchickend" w:date="2012-12-16T15:30:00Z">
            <w:tblPrEx>
              <w:tblW w:w="9291" w:type="dxa"/>
            </w:tblPrEx>
          </w:tblPrExChange>
        </w:tblPrEx>
        <w:trPr>
          <w:trHeight w:val="88"/>
          <w:ins w:id="10525" w:author="The Si Tran" w:date="2012-12-10T07:28:00Z"/>
          <w:trPrChange w:id="10526" w:author="superchickend" w:date="2012-12-16T15:30:00Z">
            <w:trPr>
              <w:trHeight w:val="786"/>
            </w:trPr>
          </w:trPrChange>
        </w:trPr>
        <w:tc>
          <w:tcPr>
            <w:tcW w:w="1189" w:type="dxa"/>
            <w:vMerge/>
            <w:tcBorders>
              <w:top w:val="nil"/>
              <w:left w:val="single" w:sz="4" w:space="0" w:color="auto"/>
              <w:bottom w:val="single" w:sz="4" w:space="0" w:color="000000"/>
              <w:right w:val="single" w:sz="4" w:space="0" w:color="auto"/>
            </w:tcBorders>
            <w:vAlign w:val="center"/>
            <w:hideMark/>
            <w:tcPrChange w:id="10527"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A21340" w:rsidRDefault="00A837C3">
            <w:pPr>
              <w:pStyle w:val="BangBody"/>
              <w:rPr>
                <w:ins w:id="10528" w:author="The Si Tran" w:date="2012-12-10T07:28:00Z"/>
                <w:sz w:val="26"/>
                <w:szCs w:val="26"/>
                <w:rPrChange w:id="10529" w:author="The Si Tran" w:date="2012-12-14T06:33:00Z">
                  <w:rPr>
                    <w:ins w:id="10530" w:author="The Si Tran" w:date="2012-12-10T07:28:00Z"/>
                    <w:rFonts w:ascii="Calibri" w:eastAsia="Times New Roman" w:hAnsi="Calibri"/>
                    <w:color w:val="000000"/>
                    <w:sz w:val="22"/>
                  </w:rPr>
                </w:rPrChange>
              </w:rPr>
              <w:pPrChange w:id="10531" w:author="The Si Tran" w:date="2012-12-16T08:45:00Z">
                <w:pPr>
                  <w:spacing w:line="240" w:lineRule="auto"/>
                </w:pPr>
              </w:pPrChange>
            </w:pPr>
          </w:p>
        </w:tc>
        <w:tc>
          <w:tcPr>
            <w:tcW w:w="5130" w:type="dxa"/>
            <w:tcBorders>
              <w:top w:val="nil"/>
              <w:left w:val="nil"/>
              <w:bottom w:val="single" w:sz="4" w:space="0" w:color="auto"/>
              <w:right w:val="single" w:sz="4" w:space="0" w:color="auto"/>
            </w:tcBorders>
            <w:shd w:val="clear" w:color="auto" w:fill="auto"/>
            <w:vAlign w:val="bottom"/>
            <w:hideMark/>
            <w:tcPrChange w:id="10532"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2F223344" w14:textId="78297E0B" w:rsidR="00A837C3" w:rsidRPr="00A21340" w:rsidRDefault="00A837C3">
            <w:pPr>
              <w:pStyle w:val="BangBody"/>
              <w:rPr>
                <w:ins w:id="10533" w:author="The Si Tran" w:date="2012-12-10T07:28:00Z"/>
                <w:sz w:val="26"/>
                <w:szCs w:val="26"/>
                <w:rPrChange w:id="10534" w:author="The Si Tran" w:date="2012-12-14T06:33:00Z">
                  <w:rPr>
                    <w:ins w:id="10535" w:author="The Si Tran" w:date="2012-12-10T07:28:00Z"/>
                    <w:rFonts w:ascii="Calibri" w:eastAsia="Times New Roman" w:hAnsi="Calibri"/>
                    <w:color w:val="000000"/>
                    <w:sz w:val="22"/>
                  </w:rPr>
                </w:rPrChange>
              </w:rPr>
              <w:pPrChange w:id="10536" w:author="The Si Tran" w:date="2012-12-16T08:45:00Z">
                <w:pPr>
                  <w:spacing w:line="240" w:lineRule="auto"/>
                  <w:jc w:val="left"/>
                </w:pPr>
              </w:pPrChange>
            </w:pPr>
            <w:ins w:id="10537" w:author="The Si Tran" w:date="2012-12-10T07:28:00Z">
              <w:r w:rsidRPr="00A21340">
                <w:rPr>
                  <w:sz w:val="26"/>
                  <w:szCs w:val="26"/>
                  <w:rPrChange w:id="10538" w:author="The Si Tran" w:date="2012-12-14T06:33:00Z">
                    <w:rPr>
                      <w:rFonts w:ascii="Calibri" w:hAnsi="Calibri"/>
                      <w:sz w:val="22"/>
                    </w:rPr>
                  </w:rPrChange>
                </w:rPr>
                <w:t>ARIMA(0, 0, 0)(0, 1, 0)12</w:t>
              </w:r>
              <w:r w:rsidRPr="00A21340">
                <w:rPr>
                  <w:sz w:val="26"/>
                  <w:szCs w:val="26"/>
                  <w:rPrChange w:id="10539" w:author="The Si Tran" w:date="2012-12-14T06:33:00Z">
                    <w:rPr>
                      <w:rFonts w:ascii="Calibri" w:hAnsi="Calibri"/>
                      <w:sz w:val="22"/>
                    </w:rPr>
                  </w:rPrChange>
                </w:rPr>
                <w:br/>
              </w:r>
            </w:ins>
            <w:r w:rsidR="00976130" w:rsidRPr="00A21340">
              <w:rPr>
                <w:sz w:val="26"/>
                <w:szCs w:val="26"/>
              </w:rPr>
              <w:t>Nơron</w:t>
            </w:r>
            <w:ins w:id="10540" w:author="The Si Tran" w:date="2012-12-10T07:28:00Z">
              <w:r w:rsidRPr="00A21340">
                <w:rPr>
                  <w:sz w:val="26"/>
                  <w:szCs w:val="26"/>
                  <w:rPrChange w:id="10541" w:author="The Si Tran" w:date="2012-12-14T06:33:00Z">
                    <w:rPr>
                      <w:rFonts w:ascii="Calibri" w:hAnsi="Calibri"/>
                      <w:sz w:val="22"/>
                    </w:rPr>
                  </w:rPrChange>
                </w:rPr>
                <w:t>(6,6,1),Algorithm=Back Propagation, epoches=156, Residual=1E-6, learning_rate=0.4, momemtum = 0,2</w:t>
              </w:r>
            </w:ins>
          </w:p>
        </w:tc>
        <w:tc>
          <w:tcPr>
            <w:tcW w:w="764" w:type="dxa"/>
            <w:tcBorders>
              <w:top w:val="nil"/>
              <w:left w:val="nil"/>
              <w:bottom w:val="single" w:sz="4" w:space="0" w:color="auto"/>
              <w:right w:val="single" w:sz="4" w:space="0" w:color="auto"/>
            </w:tcBorders>
            <w:shd w:val="clear" w:color="auto" w:fill="auto"/>
            <w:noWrap/>
            <w:vAlign w:val="center"/>
            <w:hideMark/>
            <w:tcPrChange w:id="10542"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A21340" w:rsidRDefault="00A837C3">
            <w:pPr>
              <w:pStyle w:val="BangBody"/>
              <w:jc w:val="center"/>
              <w:rPr>
                <w:ins w:id="10543" w:author="The Si Tran" w:date="2012-12-10T07:28:00Z"/>
                <w:sz w:val="26"/>
                <w:szCs w:val="26"/>
                <w:rPrChange w:id="10544" w:author="The Si Tran" w:date="2012-12-14T06:33:00Z">
                  <w:rPr>
                    <w:ins w:id="10545" w:author="The Si Tran" w:date="2012-12-10T07:28:00Z"/>
                    <w:rFonts w:ascii="Calibri" w:eastAsia="Times New Roman" w:hAnsi="Calibri"/>
                    <w:color w:val="000000"/>
                    <w:sz w:val="22"/>
                  </w:rPr>
                </w:rPrChange>
              </w:rPr>
              <w:pPrChange w:id="10546" w:author="superchickend" w:date="2012-12-16T15:30:00Z">
                <w:pPr>
                  <w:spacing w:line="240" w:lineRule="auto"/>
                  <w:jc w:val="right"/>
                </w:pPr>
              </w:pPrChange>
            </w:pPr>
            <w:ins w:id="10547" w:author="The Si Tran" w:date="2012-12-10T07:28:00Z">
              <w:r w:rsidRPr="00A21340">
                <w:rPr>
                  <w:sz w:val="26"/>
                  <w:szCs w:val="26"/>
                  <w:rPrChange w:id="10548" w:author="The Si Tran" w:date="2012-12-14T06:33:00Z">
                    <w:rPr>
                      <w:rFonts w:ascii="Calibri" w:hAnsi="Calibri"/>
                      <w:sz w:val="22"/>
                    </w:rPr>
                  </w:rPrChange>
                </w:rPr>
                <w:t>39.17</w:t>
              </w:r>
            </w:ins>
          </w:p>
        </w:tc>
        <w:tc>
          <w:tcPr>
            <w:tcW w:w="990" w:type="dxa"/>
            <w:tcBorders>
              <w:top w:val="nil"/>
              <w:left w:val="nil"/>
              <w:bottom w:val="single" w:sz="4" w:space="0" w:color="auto"/>
              <w:right w:val="single" w:sz="4" w:space="0" w:color="auto"/>
            </w:tcBorders>
            <w:shd w:val="clear" w:color="auto" w:fill="auto"/>
            <w:noWrap/>
            <w:vAlign w:val="center"/>
            <w:hideMark/>
            <w:tcPrChange w:id="10549" w:author="superchickend" w:date="2012-12-16T15:30:00Z">
              <w:tcPr>
                <w:tcW w:w="977" w:type="dxa"/>
                <w:gridSpan w:val="2"/>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A21340" w:rsidRDefault="00A837C3">
            <w:pPr>
              <w:pStyle w:val="BangBody"/>
              <w:jc w:val="center"/>
              <w:rPr>
                <w:ins w:id="10550" w:author="The Si Tran" w:date="2012-12-10T07:28:00Z"/>
                <w:sz w:val="26"/>
                <w:szCs w:val="26"/>
                <w:rPrChange w:id="10551" w:author="The Si Tran" w:date="2012-12-14T06:33:00Z">
                  <w:rPr>
                    <w:ins w:id="10552" w:author="The Si Tran" w:date="2012-12-10T07:28:00Z"/>
                    <w:rFonts w:ascii="Calibri" w:eastAsia="Times New Roman" w:hAnsi="Calibri"/>
                    <w:color w:val="000000"/>
                    <w:sz w:val="22"/>
                  </w:rPr>
                </w:rPrChange>
              </w:rPr>
              <w:pPrChange w:id="10553" w:author="superchickend" w:date="2012-12-16T15:30:00Z">
                <w:pPr>
                  <w:spacing w:line="240" w:lineRule="auto"/>
                  <w:jc w:val="right"/>
                </w:pPr>
              </w:pPrChange>
            </w:pPr>
            <w:ins w:id="10554" w:author="The Si Tran" w:date="2012-12-10T07:28:00Z">
              <w:r w:rsidRPr="00A21340">
                <w:rPr>
                  <w:sz w:val="26"/>
                  <w:szCs w:val="26"/>
                  <w:rPrChange w:id="10555" w:author="The Si Tran" w:date="2012-12-14T06:33:00Z">
                    <w:rPr>
                      <w:rFonts w:ascii="Calibri" w:hAnsi="Calibri"/>
                      <w:sz w:val="22"/>
                    </w:rPr>
                  </w:rPrChange>
                </w:rPr>
                <w:t>2718.07</w:t>
              </w:r>
            </w:ins>
          </w:p>
        </w:tc>
        <w:tc>
          <w:tcPr>
            <w:tcW w:w="915" w:type="dxa"/>
            <w:tcBorders>
              <w:top w:val="nil"/>
              <w:left w:val="nil"/>
              <w:bottom w:val="single" w:sz="4" w:space="0" w:color="auto"/>
              <w:right w:val="single" w:sz="4" w:space="0" w:color="auto"/>
            </w:tcBorders>
            <w:shd w:val="clear" w:color="auto" w:fill="auto"/>
            <w:noWrap/>
            <w:vAlign w:val="center"/>
            <w:hideMark/>
            <w:tcPrChange w:id="10556"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A21340" w:rsidRDefault="00A837C3">
            <w:pPr>
              <w:pStyle w:val="BangBody"/>
              <w:jc w:val="center"/>
              <w:rPr>
                <w:ins w:id="10557" w:author="The Si Tran" w:date="2012-12-10T07:28:00Z"/>
                <w:sz w:val="26"/>
                <w:szCs w:val="26"/>
                <w:rPrChange w:id="10558" w:author="The Si Tran" w:date="2012-12-14T06:33:00Z">
                  <w:rPr>
                    <w:ins w:id="10559" w:author="The Si Tran" w:date="2012-12-10T07:28:00Z"/>
                    <w:rFonts w:ascii="Calibri" w:eastAsia="Times New Roman" w:hAnsi="Calibri"/>
                    <w:color w:val="000000"/>
                    <w:sz w:val="22"/>
                  </w:rPr>
                </w:rPrChange>
              </w:rPr>
              <w:pPrChange w:id="10560" w:author="superchickend" w:date="2012-12-16T15:30:00Z">
                <w:pPr>
                  <w:spacing w:line="240" w:lineRule="auto"/>
                  <w:jc w:val="right"/>
                </w:pPr>
              </w:pPrChange>
            </w:pPr>
            <w:ins w:id="10561" w:author="The Si Tran" w:date="2012-12-10T07:28:00Z">
              <w:r w:rsidRPr="00A21340">
                <w:rPr>
                  <w:sz w:val="26"/>
                  <w:szCs w:val="26"/>
                  <w:rPrChange w:id="10562" w:author="The Si Tran" w:date="2012-12-14T06:33:00Z">
                    <w:rPr>
                      <w:rFonts w:ascii="Calibri" w:hAnsi="Calibri"/>
                      <w:sz w:val="22"/>
                    </w:rPr>
                  </w:rPrChange>
                </w:rPr>
                <w:t>5.97</w:t>
              </w:r>
            </w:ins>
          </w:p>
        </w:tc>
      </w:tr>
    </w:tbl>
    <w:p w14:paraId="7AFD012E" w14:textId="21B80111" w:rsidR="00EF77AD" w:rsidRDefault="00EF77AD">
      <w:pPr>
        <w:pStyle w:val="Heading3"/>
        <w:rPr>
          <w:ins w:id="10563" w:author="The Si Tran" w:date="2012-12-14T06:31:00Z"/>
        </w:rPr>
        <w:pPrChange w:id="10564" w:author="The Si Tran" w:date="2012-12-06T21:22:00Z">
          <w:pPr>
            <w:pStyle w:val="Heading1"/>
            <w:jc w:val="left"/>
          </w:pPr>
        </w:pPrChange>
      </w:pPr>
      <w:bookmarkStart w:id="10565" w:name="_Toc343837427"/>
      <w:ins w:id="10566" w:author="The Si Tran" w:date="2012-12-06T21:22:00Z">
        <w:r>
          <w:lastRenderedPageBreak/>
          <w:t>Bộ dữ liệ</w:t>
        </w:r>
        <w:r w:rsidR="00810267">
          <w:t>u có tính mùa</w:t>
        </w:r>
      </w:ins>
      <w:bookmarkEnd w:id="10565"/>
    </w:p>
    <w:p w14:paraId="400D4954" w14:textId="31AD8F0A" w:rsidR="00722731" w:rsidRPr="00EF4E32" w:rsidRDefault="00722731">
      <w:pPr>
        <w:pStyle w:val="Bang"/>
        <w:rPr>
          <w:ins w:id="10567" w:author="The Si Tran" w:date="2012-12-10T07:29:00Z"/>
        </w:rPr>
        <w:pPrChange w:id="10568" w:author="The Si Tran" w:date="2012-12-16T10:03:00Z">
          <w:pPr>
            <w:pStyle w:val="Heading1"/>
            <w:jc w:val="left"/>
          </w:pPr>
        </w:pPrChange>
      </w:pPr>
      <w:bookmarkStart w:id="10569" w:name="_Toc343033796"/>
      <w:bookmarkStart w:id="10570" w:name="_Toc343837535"/>
      <w:ins w:id="10571" w:author="The Si Tran" w:date="2012-12-14T06:31:00Z">
        <w:r w:rsidRPr="00EF4E32">
          <w:t>Bảng 6.4: Kết quả thực nghiệm chuỗi dữ liệu Deaths</w:t>
        </w:r>
      </w:ins>
      <w:bookmarkEnd w:id="10569"/>
      <w:bookmarkEnd w:id="10570"/>
    </w:p>
    <w:tbl>
      <w:tblPr>
        <w:tblW w:w="9000" w:type="dxa"/>
        <w:tblLook w:val="04A0" w:firstRow="1" w:lastRow="0" w:firstColumn="1" w:lastColumn="0" w:noHBand="0" w:noVBand="1"/>
        <w:tblPrChange w:id="10572" w:author="The Si Tran" w:date="2012-12-14T06:35:00Z">
          <w:tblPr>
            <w:tblW w:w="10546" w:type="dxa"/>
            <w:tblLook w:val="04A0" w:firstRow="1" w:lastRow="0" w:firstColumn="1" w:lastColumn="0" w:noHBand="0" w:noVBand="1"/>
          </w:tblPr>
        </w:tblPrChange>
      </w:tblPr>
      <w:tblGrid>
        <w:gridCol w:w="1253"/>
        <w:gridCol w:w="4917"/>
        <w:gridCol w:w="913"/>
        <w:gridCol w:w="1173"/>
        <w:gridCol w:w="964"/>
        <w:tblGridChange w:id="10573">
          <w:tblGrid>
            <w:gridCol w:w="1072"/>
            <w:gridCol w:w="6763"/>
            <w:gridCol w:w="830"/>
            <w:gridCol w:w="1053"/>
            <w:gridCol w:w="828"/>
          </w:tblGrid>
        </w:tblGridChange>
      </w:tblGrid>
      <w:tr w:rsidR="00A75EB6" w:rsidRPr="005046FC" w14:paraId="37A70988" w14:textId="77777777" w:rsidTr="00667906">
        <w:trPr>
          <w:trHeight w:val="269"/>
          <w:ins w:id="10574" w:author="The Si Tran" w:date="2012-12-10T07:30:00Z"/>
          <w:trPrChange w:id="10575" w:author="The Si Tran" w:date="2012-12-14T06:35:00Z">
            <w:trPr>
              <w:trHeight w:val="272"/>
            </w:trPr>
          </w:trPrChange>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576"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A21340" w:rsidRDefault="00A75EB6">
            <w:pPr>
              <w:pStyle w:val="BangBody"/>
              <w:rPr>
                <w:ins w:id="10577" w:author="The Si Tran" w:date="2012-12-10T07:30:00Z"/>
                <w:sz w:val="26"/>
                <w:szCs w:val="26"/>
                <w:rPrChange w:id="10578" w:author="The Si Tran" w:date="2012-12-14T06:34:00Z">
                  <w:rPr>
                    <w:ins w:id="10579" w:author="The Si Tran" w:date="2012-12-10T07:30:00Z"/>
                    <w:rFonts w:ascii="Calibri" w:eastAsia="Times New Roman" w:hAnsi="Calibri"/>
                    <w:color w:val="000000"/>
                    <w:sz w:val="22"/>
                  </w:rPr>
                </w:rPrChange>
              </w:rPr>
              <w:pPrChange w:id="10580" w:author="The Si Tran" w:date="2012-12-16T08:45:00Z">
                <w:pPr>
                  <w:spacing w:line="240" w:lineRule="auto"/>
                </w:pPr>
              </w:pPrChange>
            </w:pPr>
            <w:ins w:id="10581" w:author="The Si Tran" w:date="2012-12-10T07:30:00Z">
              <w:r w:rsidRPr="00A21340">
                <w:rPr>
                  <w:sz w:val="26"/>
                  <w:szCs w:val="26"/>
                  <w:rPrChange w:id="10582" w:author="The Si Tran" w:date="2012-12-14T06:34:00Z">
                    <w:rPr>
                      <w:rFonts w:ascii="Calibri" w:hAnsi="Calibri" w:cs="Arial"/>
                      <w:b/>
                      <w:bCs/>
                      <w:kern w:val="32"/>
                      <w:sz w:val="22"/>
                      <w:szCs w:val="32"/>
                    </w:rPr>
                  </w:rPrChange>
                </w:rPr>
                <w:t> </w:t>
              </w:r>
            </w:ins>
          </w:p>
        </w:tc>
        <w:tc>
          <w:tcPr>
            <w:tcW w:w="4917" w:type="dxa"/>
            <w:tcBorders>
              <w:top w:val="single" w:sz="4" w:space="0" w:color="auto"/>
              <w:left w:val="nil"/>
              <w:bottom w:val="single" w:sz="4" w:space="0" w:color="auto"/>
              <w:right w:val="single" w:sz="4" w:space="0" w:color="auto"/>
            </w:tcBorders>
            <w:shd w:val="clear" w:color="auto" w:fill="auto"/>
            <w:noWrap/>
            <w:vAlign w:val="bottom"/>
            <w:hideMark/>
            <w:tcPrChange w:id="10583"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A21340" w:rsidRDefault="00A75EB6">
            <w:pPr>
              <w:pStyle w:val="BangBody"/>
              <w:jc w:val="center"/>
              <w:rPr>
                <w:ins w:id="10584" w:author="The Si Tran" w:date="2012-12-10T07:30:00Z"/>
                <w:b/>
                <w:sz w:val="26"/>
                <w:szCs w:val="26"/>
                <w:rPrChange w:id="10585" w:author="superchickend" w:date="2012-12-16T15:30:00Z">
                  <w:rPr>
                    <w:ins w:id="10586" w:author="The Si Tran" w:date="2012-12-10T07:30:00Z"/>
                    <w:rFonts w:ascii="Calibri" w:eastAsia="Times New Roman" w:hAnsi="Calibri"/>
                    <w:color w:val="000000"/>
                    <w:sz w:val="22"/>
                  </w:rPr>
                </w:rPrChange>
              </w:rPr>
              <w:pPrChange w:id="10587" w:author="superchickend" w:date="2012-12-16T15:30:00Z">
                <w:pPr>
                  <w:spacing w:line="240" w:lineRule="auto"/>
                </w:pPr>
              </w:pPrChange>
            </w:pPr>
            <w:ins w:id="10588" w:author="The Si Tran" w:date="2012-12-10T07:30:00Z">
              <w:r w:rsidRPr="00A21340">
                <w:rPr>
                  <w:b/>
                  <w:sz w:val="26"/>
                  <w:szCs w:val="26"/>
                  <w:rPrChange w:id="10589" w:author="superchickend" w:date="2012-12-16T15:30:00Z">
                    <w:rPr>
                      <w:rFonts w:ascii="Calibri" w:hAnsi="Calibri" w:cs="Arial"/>
                      <w:b/>
                      <w:bCs/>
                      <w:kern w:val="32"/>
                      <w:sz w:val="22"/>
                      <w:szCs w:val="32"/>
                    </w:rPr>
                  </w:rPrChange>
                </w:rPr>
                <w:t>Model</w:t>
              </w:r>
            </w:ins>
          </w:p>
        </w:tc>
        <w:tc>
          <w:tcPr>
            <w:tcW w:w="866" w:type="dxa"/>
            <w:tcBorders>
              <w:top w:val="single" w:sz="4" w:space="0" w:color="auto"/>
              <w:left w:val="nil"/>
              <w:bottom w:val="single" w:sz="4" w:space="0" w:color="auto"/>
              <w:right w:val="single" w:sz="4" w:space="0" w:color="auto"/>
            </w:tcBorders>
            <w:shd w:val="clear" w:color="auto" w:fill="auto"/>
            <w:noWrap/>
            <w:vAlign w:val="bottom"/>
            <w:hideMark/>
            <w:tcPrChange w:id="10590"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A21340" w:rsidRDefault="00A75EB6">
            <w:pPr>
              <w:pStyle w:val="BangBody"/>
              <w:jc w:val="center"/>
              <w:rPr>
                <w:ins w:id="10591" w:author="The Si Tran" w:date="2012-12-10T07:30:00Z"/>
                <w:b/>
                <w:sz w:val="26"/>
                <w:szCs w:val="26"/>
                <w:rPrChange w:id="10592" w:author="superchickend" w:date="2012-12-16T15:30:00Z">
                  <w:rPr>
                    <w:ins w:id="10593" w:author="The Si Tran" w:date="2012-12-10T07:30:00Z"/>
                    <w:rFonts w:ascii="Calibri" w:eastAsia="Times New Roman" w:hAnsi="Calibri"/>
                    <w:color w:val="000000"/>
                    <w:sz w:val="22"/>
                  </w:rPr>
                </w:rPrChange>
              </w:rPr>
              <w:pPrChange w:id="10594" w:author="superchickend" w:date="2012-12-16T15:30:00Z">
                <w:pPr>
                  <w:spacing w:line="240" w:lineRule="auto"/>
                </w:pPr>
              </w:pPrChange>
            </w:pPr>
            <w:ins w:id="10595" w:author="The Si Tran" w:date="2012-12-10T07:30:00Z">
              <w:r w:rsidRPr="00A21340">
                <w:rPr>
                  <w:b/>
                  <w:sz w:val="26"/>
                  <w:szCs w:val="26"/>
                  <w:rPrChange w:id="10596" w:author="superchickend" w:date="2012-12-16T15:30:00Z">
                    <w:rPr>
                      <w:rFonts w:ascii="Calibri" w:hAnsi="Calibri" w:cs="Arial"/>
                      <w:b/>
                      <w:bCs/>
                      <w:kern w:val="32"/>
                      <w:sz w:val="22"/>
                      <w:szCs w:val="32"/>
                    </w:rPr>
                  </w:rPrChange>
                </w:rPr>
                <w:t>MAE</w:t>
              </w:r>
            </w:ins>
          </w:p>
        </w:tc>
        <w:tc>
          <w:tcPr>
            <w:tcW w:w="1113" w:type="dxa"/>
            <w:tcBorders>
              <w:top w:val="single" w:sz="4" w:space="0" w:color="auto"/>
              <w:left w:val="nil"/>
              <w:bottom w:val="single" w:sz="4" w:space="0" w:color="auto"/>
              <w:right w:val="single" w:sz="4" w:space="0" w:color="auto"/>
            </w:tcBorders>
            <w:shd w:val="clear" w:color="auto" w:fill="auto"/>
            <w:noWrap/>
            <w:vAlign w:val="bottom"/>
            <w:hideMark/>
            <w:tcPrChange w:id="10597"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A21340" w:rsidRDefault="00A75EB6">
            <w:pPr>
              <w:pStyle w:val="BangBody"/>
              <w:jc w:val="center"/>
              <w:rPr>
                <w:ins w:id="10598" w:author="The Si Tran" w:date="2012-12-10T07:30:00Z"/>
                <w:b/>
                <w:sz w:val="26"/>
                <w:szCs w:val="26"/>
                <w:rPrChange w:id="10599" w:author="superchickend" w:date="2012-12-16T15:30:00Z">
                  <w:rPr>
                    <w:ins w:id="10600" w:author="The Si Tran" w:date="2012-12-10T07:30:00Z"/>
                    <w:rFonts w:ascii="Calibri" w:eastAsia="Times New Roman" w:hAnsi="Calibri"/>
                    <w:color w:val="000000"/>
                    <w:sz w:val="22"/>
                  </w:rPr>
                </w:rPrChange>
              </w:rPr>
              <w:pPrChange w:id="10601" w:author="superchickend" w:date="2012-12-16T15:30:00Z">
                <w:pPr>
                  <w:spacing w:line="240" w:lineRule="auto"/>
                </w:pPr>
              </w:pPrChange>
            </w:pPr>
            <w:ins w:id="10602" w:author="The Si Tran" w:date="2012-12-10T07:30:00Z">
              <w:r w:rsidRPr="00A21340">
                <w:rPr>
                  <w:b/>
                  <w:sz w:val="26"/>
                  <w:szCs w:val="26"/>
                  <w:rPrChange w:id="10603" w:author="superchickend" w:date="2012-12-16T15:30:00Z">
                    <w:rPr>
                      <w:rFonts w:ascii="Calibri" w:hAnsi="Calibri" w:cs="Arial"/>
                      <w:b/>
                      <w:bCs/>
                      <w:kern w:val="32"/>
                      <w:sz w:val="22"/>
                      <w:szCs w:val="32"/>
                    </w:rPr>
                  </w:rPrChange>
                </w:rPr>
                <w:t>MSE</w:t>
              </w:r>
            </w:ins>
          </w:p>
        </w:tc>
        <w:tc>
          <w:tcPr>
            <w:tcW w:w="915" w:type="dxa"/>
            <w:tcBorders>
              <w:top w:val="single" w:sz="4" w:space="0" w:color="auto"/>
              <w:left w:val="nil"/>
              <w:bottom w:val="single" w:sz="4" w:space="0" w:color="auto"/>
              <w:right w:val="single" w:sz="4" w:space="0" w:color="auto"/>
            </w:tcBorders>
            <w:shd w:val="clear" w:color="auto" w:fill="auto"/>
            <w:noWrap/>
            <w:vAlign w:val="bottom"/>
            <w:hideMark/>
            <w:tcPrChange w:id="10604"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A21340" w:rsidRDefault="00A75EB6">
            <w:pPr>
              <w:pStyle w:val="BangBody"/>
              <w:jc w:val="center"/>
              <w:rPr>
                <w:ins w:id="10605" w:author="The Si Tran" w:date="2012-12-10T07:30:00Z"/>
                <w:b/>
                <w:sz w:val="26"/>
                <w:szCs w:val="26"/>
                <w:rPrChange w:id="10606" w:author="superchickend" w:date="2012-12-16T15:30:00Z">
                  <w:rPr>
                    <w:ins w:id="10607" w:author="The Si Tran" w:date="2012-12-10T07:30:00Z"/>
                    <w:rFonts w:ascii="Calibri" w:eastAsia="Times New Roman" w:hAnsi="Calibri"/>
                    <w:color w:val="000000"/>
                    <w:sz w:val="22"/>
                  </w:rPr>
                </w:rPrChange>
              </w:rPr>
              <w:pPrChange w:id="10608" w:author="superchickend" w:date="2012-12-16T15:30:00Z">
                <w:pPr>
                  <w:spacing w:line="240" w:lineRule="auto"/>
                </w:pPr>
              </w:pPrChange>
            </w:pPr>
            <w:ins w:id="10609" w:author="The Si Tran" w:date="2012-12-10T07:30:00Z">
              <w:r w:rsidRPr="00A21340">
                <w:rPr>
                  <w:b/>
                  <w:sz w:val="26"/>
                  <w:szCs w:val="26"/>
                  <w:rPrChange w:id="10610" w:author="superchickend" w:date="2012-12-16T15:30:00Z">
                    <w:rPr>
                      <w:rFonts w:ascii="Calibri" w:hAnsi="Calibri" w:cs="Arial"/>
                      <w:b/>
                      <w:bCs/>
                      <w:kern w:val="32"/>
                      <w:sz w:val="22"/>
                      <w:szCs w:val="32"/>
                    </w:rPr>
                  </w:rPrChange>
                </w:rPr>
                <w:t>MAPE</w:t>
              </w:r>
            </w:ins>
          </w:p>
        </w:tc>
      </w:tr>
      <w:tr w:rsidR="00A75EB6" w:rsidRPr="005046FC" w14:paraId="675B8814" w14:textId="77777777" w:rsidTr="00667906">
        <w:trPr>
          <w:trHeight w:val="543"/>
          <w:ins w:id="10611" w:author="The Si Tran" w:date="2012-12-10T07:30:00Z"/>
          <w:trPrChange w:id="10612" w:author="superchickend" w:date="2012-12-16T15:31:00Z">
            <w:trPr>
              <w:trHeight w:val="545"/>
            </w:trPr>
          </w:trPrChange>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613"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6BB63C0A" w:rsidR="00A75EB6" w:rsidRPr="00A21340" w:rsidRDefault="00A75EB6">
            <w:pPr>
              <w:pStyle w:val="BangBody"/>
              <w:jc w:val="center"/>
              <w:rPr>
                <w:ins w:id="10614" w:author="The Si Tran" w:date="2012-12-10T07:30:00Z"/>
                <w:b/>
                <w:sz w:val="26"/>
                <w:szCs w:val="26"/>
                <w:rPrChange w:id="10615" w:author="superchickend" w:date="2012-12-16T15:30:00Z">
                  <w:rPr>
                    <w:ins w:id="10616" w:author="The Si Tran" w:date="2012-12-10T07:30:00Z"/>
                    <w:rFonts w:ascii="Calibri" w:eastAsia="Times New Roman" w:hAnsi="Calibri"/>
                    <w:color w:val="000000"/>
                    <w:sz w:val="22"/>
                  </w:rPr>
                </w:rPrChange>
              </w:rPr>
              <w:pPrChange w:id="10617" w:author="superchickend" w:date="2012-12-16T15:30:00Z">
                <w:pPr>
                  <w:spacing w:line="240" w:lineRule="auto"/>
                  <w:jc w:val="center"/>
                </w:pPr>
              </w:pPrChange>
            </w:pPr>
            <w:ins w:id="10618" w:author="The Si Tran" w:date="2012-12-10T07:30:00Z">
              <w:r w:rsidRPr="00A21340">
                <w:rPr>
                  <w:b/>
                  <w:sz w:val="26"/>
                  <w:szCs w:val="26"/>
                  <w:rPrChange w:id="10619" w:author="superchickend" w:date="2012-12-16T15:30:00Z">
                    <w:rPr>
                      <w:rFonts w:ascii="Calibri" w:hAnsi="Calibri"/>
                      <w:sz w:val="22"/>
                    </w:rPr>
                  </w:rPrChange>
                </w:rPr>
                <w:t>ANN</w:t>
              </w:r>
            </w:ins>
          </w:p>
        </w:tc>
        <w:tc>
          <w:tcPr>
            <w:tcW w:w="4917" w:type="dxa"/>
            <w:tcBorders>
              <w:top w:val="nil"/>
              <w:left w:val="nil"/>
              <w:bottom w:val="single" w:sz="4" w:space="0" w:color="auto"/>
              <w:right w:val="single" w:sz="4" w:space="0" w:color="auto"/>
            </w:tcBorders>
            <w:shd w:val="clear" w:color="auto" w:fill="auto"/>
            <w:vAlign w:val="bottom"/>
            <w:hideMark/>
            <w:tcPrChange w:id="10620"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156E9744" w:rsidR="00A75EB6" w:rsidRPr="00A21340" w:rsidRDefault="00976130">
            <w:pPr>
              <w:pStyle w:val="BangBody"/>
              <w:rPr>
                <w:ins w:id="10621" w:author="The Si Tran" w:date="2012-12-10T07:30:00Z"/>
                <w:sz w:val="26"/>
                <w:szCs w:val="26"/>
                <w:rPrChange w:id="10622" w:author="The Si Tran" w:date="2012-12-14T06:34:00Z">
                  <w:rPr>
                    <w:ins w:id="10623" w:author="The Si Tran" w:date="2012-12-10T07:30:00Z"/>
                    <w:rFonts w:ascii="Calibri" w:eastAsia="Times New Roman" w:hAnsi="Calibri"/>
                    <w:color w:val="000000"/>
                    <w:sz w:val="22"/>
                  </w:rPr>
                </w:rPrChange>
              </w:rPr>
              <w:pPrChange w:id="10624" w:author="The Si Tran" w:date="2012-12-16T08:45:00Z">
                <w:pPr>
                  <w:spacing w:line="240" w:lineRule="auto"/>
                  <w:jc w:val="left"/>
                </w:pPr>
              </w:pPrChange>
            </w:pPr>
            <w:r w:rsidRPr="00A21340">
              <w:rPr>
                <w:sz w:val="26"/>
                <w:szCs w:val="26"/>
              </w:rPr>
              <w:t>Nơron</w:t>
            </w:r>
            <w:ins w:id="10625" w:author="The Si Tran" w:date="2012-12-10T07:30:00Z">
              <w:r w:rsidR="00A75EB6" w:rsidRPr="00A21340">
                <w:rPr>
                  <w:sz w:val="26"/>
                  <w:szCs w:val="26"/>
                  <w:rPrChange w:id="10626" w:author="The Si Tran" w:date="2012-12-14T06:34:00Z">
                    <w:rPr>
                      <w:rFonts w:ascii="Calibri" w:hAnsi="Calibri"/>
                      <w:sz w:val="22"/>
                    </w:rPr>
                  </w:rPrChange>
                </w:rPr>
                <w:t>(5,5,1), Algorithm=RPROP, epoches=90,  Residual=1E-6, default_update=0.1, max_update=10</w:t>
              </w:r>
            </w:ins>
          </w:p>
        </w:tc>
        <w:tc>
          <w:tcPr>
            <w:tcW w:w="866" w:type="dxa"/>
            <w:tcBorders>
              <w:top w:val="nil"/>
              <w:left w:val="nil"/>
              <w:bottom w:val="single" w:sz="4" w:space="0" w:color="auto"/>
              <w:right w:val="single" w:sz="4" w:space="0" w:color="auto"/>
            </w:tcBorders>
            <w:shd w:val="clear" w:color="auto" w:fill="auto"/>
            <w:noWrap/>
            <w:vAlign w:val="center"/>
            <w:hideMark/>
            <w:tcPrChange w:id="10627"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A21340" w:rsidRDefault="00A75EB6">
            <w:pPr>
              <w:pStyle w:val="BangBody"/>
              <w:jc w:val="center"/>
              <w:rPr>
                <w:ins w:id="10628" w:author="The Si Tran" w:date="2012-12-10T07:30:00Z"/>
                <w:sz w:val="26"/>
                <w:szCs w:val="26"/>
                <w:rPrChange w:id="10629" w:author="The Si Tran" w:date="2012-12-14T06:34:00Z">
                  <w:rPr>
                    <w:ins w:id="10630" w:author="The Si Tran" w:date="2012-12-10T07:30:00Z"/>
                    <w:rFonts w:ascii="Calibri" w:eastAsia="Times New Roman" w:hAnsi="Calibri"/>
                    <w:color w:val="000000"/>
                    <w:sz w:val="22"/>
                  </w:rPr>
                </w:rPrChange>
              </w:rPr>
              <w:pPrChange w:id="10631" w:author="superchickend" w:date="2012-12-16T15:31:00Z">
                <w:pPr>
                  <w:spacing w:line="240" w:lineRule="auto"/>
                  <w:jc w:val="right"/>
                </w:pPr>
              </w:pPrChange>
            </w:pPr>
            <w:ins w:id="10632" w:author="The Si Tran" w:date="2012-12-10T07:30:00Z">
              <w:r w:rsidRPr="00A21340">
                <w:rPr>
                  <w:sz w:val="26"/>
                  <w:szCs w:val="26"/>
                  <w:rPrChange w:id="10633" w:author="The Si Tran" w:date="2012-12-14T06:34:00Z">
                    <w:rPr>
                      <w:rFonts w:ascii="Calibri" w:hAnsi="Calibri"/>
                      <w:sz w:val="22"/>
                    </w:rPr>
                  </w:rPrChange>
                </w:rPr>
                <w:t>143.69</w:t>
              </w:r>
            </w:ins>
          </w:p>
        </w:tc>
        <w:tc>
          <w:tcPr>
            <w:tcW w:w="1113" w:type="dxa"/>
            <w:tcBorders>
              <w:top w:val="nil"/>
              <w:left w:val="nil"/>
              <w:bottom w:val="single" w:sz="4" w:space="0" w:color="auto"/>
              <w:right w:val="single" w:sz="4" w:space="0" w:color="auto"/>
            </w:tcBorders>
            <w:shd w:val="clear" w:color="auto" w:fill="auto"/>
            <w:noWrap/>
            <w:vAlign w:val="center"/>
            <w:hideMark/>
            <w:tcPrChange w:id="10634"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A21340" w:rsidRDefault="00A75EB6">
            <w:pPr>
              <w:pStyle w:val="BangBody"/>
              <w:jc w:val="center"/>
              <w:rPr>
                <w:ins w:id="10635" w:author="The Si Tran" w:date="2012-12-10T07:30:00Z"/>
                <w:sz w:val="26"/>
                <w:szCs w:val="26"/>
                <w:rPrChange w:id="10636" w:author="The Si Tran" w:date="2012-12-14T06:34:00Z">
                  <w:rPr>
                    <w:ins w:id="10637" w:author="The Si Tran" w:date="2012-12-10T07:30:00Z"/>
                    <w:rFonts w:ascii="Calibri" w:eastAsia="Times New Roman" w:hAnsi="Calibri"/>
                    <w:color w:val="000000"/>
                    <w:sz w:val="22"/>
                  </w:rPr>
                </w:rPrChange>
              </w:rPr>
              <w:pPrChange w:id="10638" w:author="superchickend" w:date="2012-12-16T15:31:00Z">
                <w:pPr>
                  <w:spacing w:line="240" w:lineRule="auto"/>
                  <w:jc w:val="right"/>
                </w:pPr>
              </w:pPrChange>
            </w:pPr>
            <w:ins w:id="10639" w:author="The Si Tran" w:date="2012-12-10T07:30:00Z">
              <w:r w:rsidRPr="00A21340">
                <w:rPr>
                  <w:sz w:val="26"/>
                  <w:szCs w:val="26"/>
                  <w:rPrChange w:id="10640" w:author="The Si Tran" w:date="2012-12-14T06:34:00Z">
                    <w:rPr>
                      <w:rFonts w:ascii="Calibri" w:hAnsi="Calibri"/>
                      <w:sz w:val="22"/>
                    </w:rPr>
                  </w:rPrChange>
                </w:rPr>
                <w:t>34592.54</w:t>
              </w:r>
            </w:ins>
          </w:p>
        </w:tc>
        <w:tc>
          <w:tcPr>
            <w:tcW w:w="915" w:type="dxa"/>
            <w:tcBorders>
              <w:top w:val="nil"/>
              <w:left w:val="nil"/>
              <w:bottom w:val="single" w:sz="4" w:space="0" w:color="auto"/>
              <w:right w:val="single" w:sz="4" w:space="0" w:color="auto"/>
            </w:tcBorders>
            <w:shd w:val="clear" w:color="auto" w:fill="auto"/>
            <w:noWrap/>
            <w:vAlign w:val="center"/>
            <w:hideMark/>
            <w:tcPrChange w:id="10641"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A21340" w:rsidRDefault="00A75EB6">
            <w:pPr>
              <w:pStyle w:val="BangBody"/>
              <w:jc w:val="center"/>
              <w:rPr>
                <w:ins w:id="10642" w:author="The Si Tran" w:date="2012-12-10T07:30:00Z"/>
                <w:sz w:val="26"/>
                <w:szCs w:val="26"/>
                <w:rPrChange w:id="10643" w:author="The Si Tran" w:date="2012-12-14T06:34:00Z">
                  <w:rPr>
                    <w:ins w:id="10644" w:author="The Si Tran" w:date="2012-12-10T07:30:00Z"/>
                    <w:rFonts w:ascii="Calibri" w:eastAsia="Times New Roman" w:hAnsi="Calibri"/>
                    <w:color w:val="000000"/>
                    <w:sz w:val="22"/>
                  </w:rPr>
                </w:rPrChange>
              </w:rPr>
              <w:pPrChange w:id="10645" w:author="superchickend" w:date="2012-12-16T15:31:00Z">
                <w:pPr>
                  <w:spacing w:line="240" w:lineRule="auto"/>
                  <w:jc w:val="right"/>
                </w:pPr>
              </w:pPrChange>
            </w:pPr>
            <w:ins w:id="10646" w:author="The Si Tran" w:date="2012-12-10T07:30:00Z">
              <w:r w:rsidRPr="00A21340">
                <w:rPr>
                  <w:sz w:val="26"/>
                  <w:szCs w:val="26"/>
                  <w:rPrChange w:id="10647" w:author="The Si Tran" w:date="2012-12-14T06:34:00Z">
                    <w:rPr>
                      <w:rFonts w:ascii="Calibri" w:hAnsi="Calibri"/>
                      <w:sz w:val="22"/>
                    </w:rPr>
                  </w:rPrChange>
                </w:rPr>
                <w:t>8.57</w:t>
              </w:r>
            </w:ins>
          </w:p>
        </w:tc>
      </w:tr>
      <w:tr w:rsidR="00A75EB6" w:rsidRPr="005046FC" w14:paraId="416D201D" w14:textId="77777777" w:rsidTr="00667906">
        <w:trPr>
          <w:trHeight w:val="543"/>
          <w:ins w:id="10648" w:author="The Si Tran" w:date="2012-12-10T07:30:00Z"/>
          <w:trPrChange w:id="10649" w:author="superchickend" w:date="2012-12-16T15:31:00Z">
            <w:trPr>
              <w:trHeight w:val="545"/>
            </w:trPr>
          </w:trPrChange>
        </w:trPr>
        <w:tc>
          <w:tcPr>
            <w:tcW w:w="1189" w:type="dxa"/>
            <w:vMerge/>
            <w:tcBorders>
              <w:top w:val="nil"/>
              <w:left w:val="single" w:sz="4" w:space="0" w:color="auto"/>
              <w:bottom w:val="single" w:sz="4" w:space="0" w:color="000000"/>
              <w:right w:val="single" w:sz="4" w:space="0" w:color="auto"/>
            </w:tcBorders>
            <w:vAlign w:val="center"/>
            <w:hideMark/>
            <w:tcPrChange w:id="10650"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A21340" w:rsidRDefault="00A75EB6">
            <w:pPr>
              <w:pStyle w:val="BangBody"/>
              <w:jc w:val="center"/>
              <w:rPr>
                <w:ins w:id="10651" w:author="The Si Tran" w:date="2012-12-10T07:30:00Z"/>
                <w:b/>
                <w:sz w:val="26"/>
                <w:szCs w:val="26"/>
                <w:rPrChange w:id="10652" w:author="superchickend" w:date="2012-12-16T15:30:00Z">
                  <w:rPr>
                    <w:ins w:id="10653" w:author="The Si Tran" w:date="2012-12-10T07:30:00Z"/>
                    <w:rFonts w:ascii="Calibri" w:eastAsia="Times New Roman" w:hAnsi="Calibri"/>
                    <w:color w:val="000000"/>
                    <w:sz w:val="22"/>
                  </w:rPr>
                </w:rPrChange>
              </w:rPr>
              <w:pPrChange w:id="10654" w:author="superchickend" w:date="2012-12-16T15:30:00Z">
                <w:pPr>
                  <w:spacing w:line="240" w:lineRule="auto"/>
                </w:pPr>
              </w:pPrChange>
            </w:pPr>
          </w:p>
        </w:tc>
        <w:tc>
          <w:tcPr>
            <w:tcW w:w="4917" w:type="dxa"/>
            <w:tcBorders>
              <w:top w:val="nil"/>
              <w:left w:val="nil"/>
              <w:bottom w:val="single" w:sz="4" w:space="0" w:color="auto"/>
              <w:right w:val="single" w:sz="4" w:space="0" w:color="auto"/>
            </w:tcBorders>
            <w:shd w:val="clear" w:color="auto" w:fill="auto"/>
            <w:vAlign w:val="bottom"/>
            <w:hideMark/>
            <w:tcPrChange w:id="10655"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9F0E05D" w:rsidR="00A75EB6" w:rsidRPr="00A21340" w:rsidRDefault="00976130">
            <w:pPr>
              <w:pStyle w:val="BangBody"/>
              <w:rPr>
                <w:ins w:id="10656" w:author="The Si Tran" w:date="2012-12-10T07:30:00Z"/>
                <w:sz w:val="26"/>
                <w:szCs w:val="26"/>
                <w:rPrChange w:id="10657" w:author="The Si Tran" w:date="2012-12-14T06:34:00Z">
                  <w:rPr>
                    <w:ins w:id="10658" w:author="The Si Tran" w:date="2012-12-10T07:30:00Z"/>
                    <w:rFonts w:ascii="Calibri" w:eastAsia="Times New Roman" w:hAnsi="Calibri"/>
                    <w:color w:val="000000"/>
                    <w:sz w:val="22"/>
                  </w:rPr>
                </w:rPrChange>
              </w:rPr>
              <w:pPrChange w:id="10659" w:author="The Si Tran" w:date="2012-12-16T08:45:00Z">
                <w:pPr>
                  <w:spacing w:line="240" w:lineRule="auto"/>
                </w:pPr>
              </w:pPrChange>
            </w:pPr>
            <w:r w:rsidRPr="00A21340">
              <w:rPr>
                <w:sz w:val="26"/>
                <w:szCs w:val="26"/>
              </w:rPr>
              <w:t>Nơron</w:t>
            </w:r>
            <w:ins w:id="10660" w:author="The Si Tran" w:date="2012-12-10T07:30:00Z">
              <w:r w:rsidR="00A75EB6" w:rsidRPr="00A21340">
                <w:rPr>
                  <w:sz w:val="26"/>
                  <w:szCs w:val="26"/>
                  <w:rPrChange w:id="10661" w:author="The Si Tran" w:date="2012-12-14T06:34:00Z">
                    <w:rPr>
                      <w:rFonts w:ascii="Calibri" w:hAnsi="Calibri"/>
                      <w:sz w:val="22"/>
                    </w:rPr>
                  </w:rPrChange>
                </w:rPr>
                <w:t>(5,5,1),Algorithm=Back Propagation, epoches=1000, Residual=1E-6, learning_rate=0.4, momemtum = 0,2</w:t>
              </w:r>
            </w:ins>
          </w:p>
        </w:tc>
        <w:tc>
          <w:tcPr>
            <w:tcW w:w="866" w:type="dxa"/>
            <w:tcBorders>
              <w:top w:val="nil"/>
              <w:left w:val="nil"/>
              <w:bottom w:val="single" w:sz="4" w:space="0" w:color="auto"/>
              <w:right w:val="single" w:sz="4" w:space="0" w:color="auto"/>
            </w:tcBorders>
            <w:shd w:val="clear" w:color="auto" w:fill="auto"/>
            <w:noWrap/>
            <w:vAlign w:val="center"/>
            <w:hideMark/>
            <w:tcPrChange w:id="10662"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A21340" w:rsidRDefault="00A75EB6">
            <w:pPr>
              <w:pStyle w:val="BangBody"/>
              <w:jc w:val="center"/>
              <w:rPr>
                <w:ins w:id="10663" w:author="The Si Tran" w:date="2012-12-10T07:30:00Z"/>
                <w:sz w:val="26"/>
                <w:szCs w:val="26"/>
                <w:rPrChange w:id="10664" w:author="The Si Tran" w:date="2012-12-14T06:34:00Z">
                  <w:rPr>
                    <w:ins w:id="10665" w:author="The Si Tran" w:date="2012-12-10T07:30:00Z"/>
                    <w:rFonts w:ascii="Calibri" w:eastAsia="Times New Roman" w:hAnsi="Calibri"/>
                    <w:color w:val="000000"/>
                    <w:sz w:val="22"/>
                  </w:rPr>
                </w:rPrChange>
              </w:rPr>
              <w:pPrChange w:id="10666" w:author="superchickend" w:date="2012-12-16T15:31:00Z">
                <w:pPr>
                  <w:spacing w:line="240" w:lineRule="auto"/>
                  <w:jc w:val="right"/>
                </w:pPr>
              </w:pPrChange>
            </w:pPr>
            <w:ins w:id="10667" w:author="The Si Tran" w:date="2012-12-10T07:30:00Z">
              <w:r w:rsidRPr="00A21340">
                <w:rPr>
                  <w:sz w:val="26"/>
                  <w:szCs w:val="26"/>
                  <w:rPrChange w:id="10668" w:author="The Si Tran" w:date="2012-12-14T06:34:00Z">
                    <w:rPr>
                      <w:rFonts w:ascii="Calibri" w:hAnsi="Calibri"/>
                      <w:sz w:val="22"/>
                    </w:rPr>
                  </w:rPrChange>
                </w:rPr>
                <w:t>164.99</w:t>
              </w:r>
            </w:ins>
          </w:p>
        </w:tc>
        <w:tc>
          <w:tcPr>
            <w:tcW w:w="1113" w:type="dxa"/>
            <w:tcBorders>
              <w:top w:val="nil"/>
              <w:left w:val="nil"/>
              <w:bottom w:val="single" w:sz="4" w:space="0" w:color="auto"/>
              <w:right w:val="single" w:sz="4" w:space="0" w:color="auto"/>
            </w:tcBorders>
            <w:shd w:val="clear" w:color="auto" w:fill="auto"/>
            <w:noWrap/>
            <w:vAlign w:val="center"/>
            <w:hideMark/>
            <w:tcPrChange w:id="10669"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A21340" w:rsidRDefault="00A75EB6">
            <w:pPr>
              <w:pStyle w:val="BangBody"/>
              <w:jc w:val="center"/>
              <w:rPr>
                <w:ins w:id="10670" w:author="The Si Tran" w:date="2012-12-10T07:30:00Z"/>
                <w:sz w:val="26"/>
                <w:szCs w:val="26"/>
                <w:rPrChange w:id="10671" w:author="The Si Tran" w:date="2012-12-14T06:34:00Z">
                  <w:rPr>
                    <w:ins w:id="10672" w:author="The Si Tran" w:date="2012-12-10T07:30:00Z"/>
                    <w:rFonts w:ascii="Calibri" w:eastAsia="Times New Roman" w:hAnsi="Calibri"/>
                    <w:color w:val="000000"/>
                    <w:sz w:val="22"/>
                  </w:rPr>
                </w:rPrChange>
              </w:rPr>
              <w:pPrChange w:id="10673" w:author="superchickend" w:date="2012-12-16T15:31:00Z">
                <w:pPr>
                  <w:spacing w:line="240" w:lineRule="auto"/>
                  <w:jc w:val="right"/>
                </w:pPr>
              </w:pPrChange>
            </w:pPr>
            <w:ins w:id="10674" w:author="The Si Tran" w:date="2012-12-10T07:30:00Z">
              <w:r w:rsidRPr="00A21340">
                <w:rPr>
                  <w:sz w:val="26"/>
                  <w:szCs w:val="26"/>
                  <w:rPrChange w:id="10675" w:author="The Si Tran" w:date="2012-12-14T06:34:00Z">
                    <w:rPr>
                      <w:rFonts w:ascii="Calibri" w:hAnsi="Calibri"/>
                      <w:sz w:val="22"/>
                    </w:rPr>
                  </w:rPrChange>
                </w:rPr>
                <w:t>48948.66</w:t>
              </w:r>
            </w:ins>
          </w:p>
        </w:tc>
        <w:tc>
          <w:tcPr>
            <w:tcW w:w="915" w:type="dxa"/>
            <w:tcBorders>
              <w:top w:val="nil"/>
              <w:left w:val="nil"/>
              <w:bottom w:val="single" w:sz="4" w:space="0" w:color="auto"/>
              <w:right w:val="single" w:sz="4" w:space="0" w:color="auto"/>
            </w:tcBorders>
            <w:shd w:val="clear" w:color="auto" w:fill="auto"/>
            <w:noWrap/>
            <w:vAlign w:val="center"/>
            <w:hideMark/>
            <w:tcPrChange w:id="10676"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A21340" w:rsidRDefault="00A75EB6">
            <w:pPr>
              <w:pStyle w:val="BangBody"/>
              <w:jc w:val="center"/>
              <w:rPr>
                <w:ins w:id="10677" w:author="The Si Tran" w:date="2012-12-10T07:30:00Z"/>
                <w:sz w:val="26"/>
                <w:szCs w:val="26"/>
                <w:rPrChange w:id="10678" w:author="The Si Tran" w:date="2012-12-14T06:34:00Z">
                  <w:rPr>
                    <w:ins w:id="10679" w:author="The Si Tran" w:date="2012-12-10T07:30:00Z"/>
                    <w:rFonts w:ascii="Calibri" w:eastAsia="Times New Roman" w:hAnsi="Calibri"/>
                    <w:color w:val="000000"/>
                    <w:sz w:val="22"/>
                  </w:rPr>
                </w:rPrChange>
              </w:rPr>
              <w:pPrChange w:id="10680" w:author="superchickend" w:date="2012-12-16T15:31:00Z">
                <w:pPr>
                  <w:spacing w:line="240" w:lineRule="auto"/>
                  <w:jc w:val="right"/>
                </w:pPr>
              </w:pPrChange>
            </w:pPr>
            <w:ins w:id="10681" w:author="The Si Tran" w:date="2012-12-10T07:30:00Z">
              <w:r w:rsidRPr="00A21340">
                <w:rPr>
                  <w:sz w:val="26"/>
                  <w:szCs w:val="26"/>
                  <w:rPrChange w:id="10682" w:author="The Si Tran" w:date="2012-12-14T06:34:00Z">
                    <w:rPr>
                      <w:rFonts w:ascii="Calibri" w:hAnsi="Calibri"/>
                      <w:sz w:val="22"/>
                    </w:rPr>
                  </w:rPrChange>
                </w:rPr>
                <w:t>9.23</w:t>
              </w:r>
            </w:ins>
          </w:p>
        </w:tc>
      </w:tr>
      <w:tr w:rsidR="00A75EB6" w:rsidRPr="005046FC" w14:paraId="4015431D" w14:textId="77777777" w:rsidTr="00667906">
        <w:trPr>
          <w:trHeight w:val="269"/>
          <w:ins w:id="10683" w:author="The Si Tran" w:date="2012-12-10T07:30:00Z"/>
          <w:trPrChange w:id="10684" w:author="superchickend" w:date="2012-12-16T15:31:00Z">
            <w:trPr>
              <w:trHeight w:val="272"/>
            </w:trPr>
          </w:trPrChange>
        </w:trPr>
        <w:tc>
          <w:tcPr>
            <w:tcW w:w="1189" w:type="dxa"/>
            <w:tcBorders>
              <w:top w:val="nil"/>
              <w:left w:val="single" w:sz="4" w:space="0" w:color="auto"/>
              <w:bottom w:val="single" w:sz="4" w:space="0" w:color="auto"/>
              <w:right w:val="single" w:sz="4" w:space="0" w:color="auto"/>
            </w:tcBorders>
            <w:shd w:val="clear" w:color="auto" w:fill="auto"/>
            <w:noWrap/>
            <w:vAlign w:val="center"/>
            <w:hideMark/>
            <w:tcPrChange w:id="10685"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A21340" w:rsidRDefault="00A75EB6">
            <w:pPr>
              <w:pStyle w:val="BangBody"/>
              <w:jc w:val="center"/>
              <w:rPr>
                <w:ins w:id="10686" w:author="The Si Tran" w:date="2012-12-10T07:30:00Z"/>
                <w:b/>
                <w:sz w:val="26"/>
                <w:szCs w:val="26"/>
                <w:rPrChange w:id="10687" w:author="superchickend" w:date="2012-12-16T15:30:00Z">
                  <w:rPr>
                    <w:ins w:id="10688" w:author="The Si Tran" w:date="2012-12-10T07:30:00Z"/>
                    <w:rFonts w:ascii="Calibri" w:eastAsia="Times New Roman" w:hAnsi="Calibri"/>
                    <w:color w:val="000000"/>
                    <w:sz w:val="22"/>
                  </w:rPr>
                </w:rPrChange>
              </w:rPr>
              <w:pPrChange w:id="10689" w:author="superchickend" w:date="2012-12-16T15:30:00Z">
                <w:pPr>
                  <w:spacing w:line="240" w:lineRule="auto"/>
                  <w:jc w:val="center"/>
                </w:pPr>
              </w:pPrChange>
            </w:pPr>
            <w:ins w:id="10690" w:author="The Si Tran" w:date="2012-12-10T07:30:00Z">
              <w:r w:rsidRPr="00A21340">
                <w:rPr>
                  <w:b/>
                  <w:sz w:val="26"/>
                  <w:szCs w:val="26"/>
                  <w:rPrChange w:id="10691" w:author="superchickend" w:date="2012-12-16T15:30:00Z">
                    <w:rPr>
                      <w:rFonts w:ascii="Calibri" w:hAnsi="Calibri"/>
                      <w:sz w:val="22"/>
                    </w:rPr>
                  </w:rPrChange>
                </w:rPr>
                <w:t>SARIMA</w:t>
              </w:r>
            </w:ins>
          </w:p>
        </w:tc>
        <w:tc>
          <w:tcPr>
            <w:tcW w:w="4917" w:type="dxa"/>
            <w:tcBorders>
              <w:top w:val="nil"/>
              <w:left w:val="nil"/>
              <w:bottom w:val="single" w:sz="4" w:space="0" w:color="auto"/>
              <w:right w:val="single" w:sz="4" w:space="0" w:color="auto"/>
            </w:tcBorders>
            <w:shd w:val="clear" w:color="auto" w:fill="auto"/>
            <w:vAlign w:val="bottom"/>
            <w:hideMark/>
            <w:tcPrChange w:id="10692"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A21340" w:rsidRDefault="00A75EB6">
            <w:pPr>
              <w:pStyle w:val="BangBody"/>
              <w:rPr>
                <w:ins w:id="10693" w:author="The Si Tran" w:date="2012-12-10T07:30:00Z"/>
                <w:sz w:val="26"/>
                <w:szCs w:val="26"/>
                <w:rPrChange w:id="10694" w:author="The Si Tran" w:date="2012-12-14T06:34:00Z">
                  <w:rPr>
                    <w:ins w:id="10695" w:author="The Si Tran" w:date="2012-12-10T07:30:00Z"/>
                    <w:rFonts w:ascii="Calibri" w:eastAsia="Times New Roman" w:hAnsi="Calibri"/>
                    <w:color w:val="000000"/>
                    <w:sz w:val="22"/>
                  </w:rPr>
                </w:rPrChange>
              </w:rPr>
              <w:pPrChange w:id="10696" w:author="The Si Tran" w:date="2012-12-16T08:45:00Z">
                <w:pPr>
                  <w:spacing w:line="240" w:lineRule="auto"/>
                  <w:jc w:val="left"/>
                </w:pPr>
              </w:pPrChange>
            </w:pPr>
            <w:ins w:id="10697" w:author="The Si Tran" w:date="2012-12-10T07:30:00Z">
              <w:r w:rsidRPr="00A21340">
                <w:rPr>
                  <w:sz w:val="26"/>
                  <w:szCs w:val="26"/>
                  <w:rPrChange w:id="10698" w:author="The Si Tran" w:date="2012-12-14T06:34:00Z">
                    <w:rPr>
                      <w:rFonts w:ascii="Calibri" w:hAnsi="Calibri"/>
                      <w:sz w:val="22"/>
                    </w:rPr>
                  </w:rPrChange>
                </w:rPr>
                <w:t>ARIMA(2, 0, 0)(0, 1, 1)12</w:t>
              </w:r>
            </w:ins>
          </w:p>
        </w:tc>
        <w:tc>
          <w:tcPr>
            <w:tcW w:w="866" w:type="dxa"/>
            <w:tcBorders>
              <w:top w:val="nil"/>
              <w:left w:val="nil"/>
              <w:bottom w:val="single" w:sz="4" w:space="0" w:color="auto"/>
              <w:right w:val="single" w:sz="4" w:space="0" w:color="auto"/>
            </w:tcBorders>
            <w:shd w:val="clear" w:color="auto" w:fill="auto"/>
            <w:noWrap/>
            <w:vAlign w:val="center"/>
            <w:hideMark/>
            <w:tcPrChange w:id="10699"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A21340" w:rsidRDefault="00A75EB6">
            <w:pPr>
              <w:pStyle w:val="BangBody"/>
              <w:jc w:val="center"/>
              <w:rPr>
                <w:ins w:id="10700" w:author="The Si Tran" w:date="2012-12-10T07:30:00Z"/>
                <w:sz w:val="26"/>
                <w:szCs w:val="26"/>
                <w:rPrChange w:id="10701" w:author="The Si Tran" w:date="2012-12-14T06:34:00Z">
                  <w:rPr>
                    <w:ins w:id="10702" w:author="The Si Tran" w:date="2012-12-10T07:30:00Z"/>
                    <w:rFonts w:ascii="Calibri" w:eastAsia="Times New Roman" w:hAnsi="Calibri"/>
                    <w:color w:val="000000"/>
                    <w:sz w:val="22"/>
                  </w:rPr>
                </w:rPrChange>
              </w:rPr>
              <w:pPrChange w:id="10703" w:author="superchickend" w:date="2012-12-16T15:31:00Z">
                <w:pPr>
                  <w:spacing w:line="240" w:lineRule="auto"/>
                  <w:jc w:val="right"/>
                </w:pPr>
              </w:pPrChange>
            </w:pPr>
            <w:ins w:id="10704" w:author="The Si Tran" w:date="2012-12-10T07:30:00Z">
              <w:r w:rsidRPr="00A21340">
                <w:rPr>
                  <w:sz w:val="26"/>
                  <w:szCs w:val="26"/>
                  <w:rPrChange w:id="10705" w:author="The Si Tran" w:date="2012-12-14T06:34:00Z">
                    <w:rPr>
                      <w:rFonts w:ascii="Calibri" w:hAnsi="Calibri"/>
                      <w:sz w:val="22"/>
                    </w:rPr>
                  </w:rPrChange>
                </w:rPr>
                <w:t>132.75</w:t>
              </w:r>
            </w:ins>
          </w:p>
        </w:tc>
        <w:tc>
          <w:tcPr>
            <w:tcW w:w="1113" w:type="dxa"/>
            <w:tcBorders>
              <w:top w:val="nil"/>
              <w:left w:val="nil"/>
              <w:bottom w:val="single" w:sz="4" w:space="0" w:color="auto"/>
              <w:right w:val="single" w:sz="4" w:space="0" w:color="auto"/>
            </w:tcBorders>
            <w:shd w:val="clear" w:color="auto" w:fill="auto"/>
            <w:noWrap/>
            <w:vAlign w:val="center"/>
            <w:hideMark/>
            <w:tcPrChange w:id="10706"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A21340" w:rsidRDefault="00A75EB6">
            <w:pPr>
              <w:pStyle w:val="BangBody"/>
              <w:jc w:val="center"/>
              <w:rPr>
                <w:ins w:id="10707" w:author="The Si Tran" w:date="2012-12-10T07:30:00Z"/>
                <w:sz w:val="26"/>
                <w:szCs w:val="26"/>
                <w:rPrChange w:id="10708" w:author="The Si Tran" w:date="2012-12-14T06:34:00Z">
                  <w:rPr>
                    <w:ins w:id="10709" w:author="The Si Tran" w:date="2012-12-10T07:30:00Z"/>
                    <w:rFonts w:ascii="Calibri" w:eastAsia="Times New Roman" w:hAnsi="Calibri"/>
                    <w:color w:val="000000"/>
                    <w:sz w:val="22"/>
                  </w:rPr>
                </w:rPrChange>
              </w:rPr>
              <w:pPrChange w:id="10710" w:author="superchickend" w:date="2012-12-16T15:31:00Z">
                <w:pPr>
                  <w:spacing w:line="240" w:lineRule="auto"/>
                  <w:jc w:val="right"/>
                </w:pPr>
              </w:pPrChange>
            </w:pPr>
            <w:ins w:id="10711" w:author="The Si Tran" w:date="2012-12-10T07:30:00Z">
              <w:r w:rsidRPr="00A21340">
                <w:rPr>
                  <w:sz w:val="26"/>
                  <w:szCs w:val="26"/>
                  <w:rPrChange w:id="10712" w:author="The Si Tran" w:date="2012-12-14T06:34:00Z">
                    <w:rPr>
                      <w:rFonts w:ascii="Calibri" w:hAnsi="Calibri"/>
                      <w:sz w:val="22"/>
                    </w:rPr>
                  </w:rPrChange>
                </w:rPr>
                <w:t>31667.15</w:t>
              </w:r>
            </w:ins>
          </w:p>
        </w:tc>
        <w:tc>
          <w:tcPr>
            <w:tcW w:w="915" w:type="dxa"/>
            <w:tcBorders>
              <w:top w:val="nil"/>
              <w:left w:val="nil"/>
              <w:bottom w:val="single" w:sz="4" w:space="0" w:color="auto"/>
              <w:right w:val="single" w:sz="4" w:space="0" w:color="auto"/>
            </w:tcBorders>
            <w:shd w:val="clear" w:color="auto" w:fill="auto"/>
            <w:noWrap/>
            <w:vAlign w:val="center"/>
            <w:hideMark/>
            <w:tcPrChange w:id="10713"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A21340" w:rsidRDefault="00A75EB6">
            <w:pPr>
              <w:pStyle w:val="BangBody"/>
              <w:jc w:val="center"/>
              <w:rPr>
                <w:ins w:id="10714" w:author="The Si Tran" w:date="2012-12-10T07:30:00Z"/>
                <w:sz w:val="26"/>
                <w:szCs w:val="26"/>
                <w:rPrChange w:id="10715" w:author="The Si Tran" w:date="2012-12-14T06:34:00Z">
                  <w:rPr>
                    <w:ins w:id="10716" w:author="The Si Tran" w:date="2012-12-10T07:30:00Z"/>
                    <w:rFonts w:ascii="Calibri" w:eastAsia="Times New Roman" w:hAnsi="Calibri"/>
                    <w:color w:val="000000"/>
                    <w:sz w:val="22"/>
                  </w:rPr>
                </w:rPrChange>
              </w:rPr>
              <w:pPrChange w:id="10717" w:author="superchickend" w:date="2012-12-16T15:31:00Z">
                <w:pPr>
                  <w:spacing w:line="240" w:lineRule="auto"/>
                  <w:jc w:val="right"/>
                </w:pPr>
              </w:pPrChange>
            </w:pPr>
            <w:ins w:id="10718" w:author="The Si Tran" w:date="2012-12-10T07:30:00Z">
              <w:r w:rsidRPr="00A21340">
                <w:rPr>
                  <w:sz w:val="26"/>
                  <w:szCs w:val="26"/>
                  <w:rPrChange w:id="10719" w:author="The Si Tran" w:date="2012-12-14T06:34:00Z">
                    <w:rPr>
                      <w:rFonts w:ascii="Calibri" w:hAnsi="Calibri"/>
                      <w:sz w:val="22"/>
                    </w:rPr>
                  </w:rPrChange>
                </w:rPr>
                <w:t>8.17</w:t>
              </w:r>
            </w:ins>
          </w:p>
        </w:tc>
      </w:tr>
      <w:tr w:rsidR="00A75EB6" w:rsidRPr="005046FC" w14:paraId="5998487D" w14:textId="77777777" w:rsidTr="00667906">
        <w:trPr>
          <w:trHeight w:val="816"/>
          <w:ins w:id="10720" w:author="The Si Tran" w:date="2012-12-10T07:30:00Z"/>
          <w:trPrChange w:id="10721" w:author="superchickend" w:date="2012-12-16T15:31:00Z">
            <w:trPr>
              <w:trHeight w:val="818"/>
            </w:trPr>
          </w:trPrChange>
        </w:trPr>
        <w:tc>
          <w:tcPr>
            <w:tcW w:w="118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722"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A21340" w:rsidRDefault="00A75EB6">
            <w:pPr>
              <w:pStyle w:val="BangBody"/>
              <w:jc w:val="center"/>
              <w:rPr>
                <w:ins w:id="10723" w:author="The Si Tran" w:date="2012-12-10T07:30:00Z"/>
                <w:b/>
                <w:sz w:val="26"/>
                <w:szCs w:val="26"/>
                <w:rPrChange w:id="10724" w:author="superchickend" w:date="2012-12-16T15:30:00Z">
                  <w:rPr>
                    <w:ins w:id="10725" w:author="The Si Tran" w:date="2012-12-10T07:30:00Z"/>
                    <w:rFonts w:ascii="Calibri" w:eastAsia="Times New Roman" w:hAnsi="Calibri"/>
                    <w:color w:val="000000"/>
                    <w:sz w:val="22"/>
                  </w:rPr>
                </w:rPrChange>
              </w:rPr>
              <w:pPrChange w:id="10726" w:author="superchickend" w:date="2012-12-16T15:30:00Z">
                <w:pPr>
                  <w:spacing w:line="240" w:lineRule="auto"/>
                  <w:jc w:val="center"/>
                </w:pPr>
              </w:pPrChange>
            </w:pPr>
            <w:ins w:id="10727" w:author="The Si Tran" w:date="2012-12-10T07:30:00Z">
              <w:r w:rsidRPr="00A21340">
                <w:rPr>
                  <w:b/>
                  <w:sz w:val="26"/>
                  <w:szCs w:val="26"/>
                  <w:rPrChange w:id="10728" w:author="superchickend" w:date="2012-12-16T15:30:00Z">
                    <w:rPr>
                      <w:rFonts w:ascii="Calibri" w:hAnsi="Calibri"/>
                      <w:sz w:val="22"/>
                    </w:rPr>
                  </w:rPrChange>
                </w:rPr>
                <w:t>Hybrid</w:t>
              </w:r>
            </w:ins>
          </w:p>
        </w:tc>
        <w:tc>
          <w:tcPr>
            <w:tcW w:w="4917" w:type="dxa"/>
            <w:tcBorders>
              <w:top w:val="nil"/>
              <w:left w:val="nil"/>
              <w:bottom w:val="single" w:sz="4" w:space="0" w:color="auto"/>
              <w:right w:val="single" w:sz="4" w:space="0" w:color="auto"/>
            </w:tcBorders>
            <w:shd w:val="clear" w:color="auto" w:fill="auto"/>
            <w:vAlign w:val="bottom"/>
            <w:hideMark/>
            <w:tcPrChange w:id="10729"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25BEFCA0" w:rsidR="00A75EB6" w:rsidRPr="00A21340" w:rsidRDefault="00A75EB6">
            <w:pPr>
              <w:pStyle w:val="BangBody"/>
              <w:rPr>
                <w:ins w:id="10730" w:author="The Si Tran" w:date="2012-12-10T07:30:00Z"/>
                <w:sz w:val="26"/>
                <w:szCs w:val="26"/>
                <w:rPrChange w:id="10731" w:author="The Si Tran" w:date="2012-12-14T06:34:00Z">
                  <w:rPr>
                    <w:ins w:id="10732" w:author="The Si Tran" w:date="2012-12-10T07:30:00Z"/>
                    <w:rFonts w:ascii="Calibri" w:eastAsia="Times New Roman" w:hAnsi="Calibri"/>
                    <w:color w:val="000000"/>
                    <w:sz w:val="22"/>
                  </w:rPr>
                </w:rPrChange>
              </w:rPr>
              <w:pPrChange w:id="10733" w:author="The Si Tran" w:date="2012-12-16T08:45:00Z">
                <w:pPr>
                  <w:spacing w:line="240" w:lineRule="auto"/>
                  <w:jc w:val="left"/>
                </w:pPr>
              </w:pPrChange>
            </w:pPr>
            <w:ins w:id="10734" w:author="The Si Tran" w:date="2012-12-10T07:30:00Z">
              <w:r w:rsidRPr="00A21340">
                <w:rPr>
                  <w:sz w:val="26"/>
                  <w:szCs w:val="26"/>
                  <w:rPrChange w:id="10735" w:author="The Si Tran" w:date="2012-12-14T06:34:00Z">
                    <w:rPr>
                      <w:rFonts w:ascii="Calibri" w:hAnsi="Calibri"/>
                      <w:sz w:val="22"/>
                    </w:rPr>
                  </w:rPrChange>
                </w:rPr>
                <w:t>ARIMA(2, 0, 0)(0, 1, 1)12</w:t>
              </w:r>
              <w:r w:rsidRPr="00A21340">
                <w:rPr>
                  <w:sz w:val="26"/>
                  <w:szCs w:val="26"/>
                  <w:rPrChange w:id="10736" w:author="The Si Tran" w:date="2012-12-14T06:34:00Z">
                    <w:rPr>
                      <w:rFonts w:ascii="Calibri" w:hAnsi="Calibri"/>
                      <w:sz w:val="22"/>
                    </w:rPr>
                  </w:rPrChange>
                </w:rPr>
                <w:br/>
              </w:r>
            </w:ins>
            <w:r w:rsidR="00976130" w:rsidRPr="00A21340">
              <w:rPr>
                <w:sz w:val="26"/>
                <w:szCs w:val="26"/>
              </w:rPr>
              <w:t>Nơron</w:t>
            </w:r>
            <w:ins w:id="10737" w:author="The Si Tran" w:date="2012-12-10T07:30:00Z">
              <w:r w:rsidRPr="00A21340">
                <w:rPr>
                  <w:sz w:val="26"/>
                  <w:szCs w:val="26"/>
                  <w:rPrChange w:id="10738" w:author="The Si Tran" w:date="2012-12-14T06:34:00Z">
                    <w:rPr>
                      <w:rFonts w:ascii="Calibri" w:hAnsi="Calibri"/>
                      <w:sz w:val="22"/>
                    </w:rPr>
                  </w:rPrChange>
                </w:rPr>
                <w:t>(5,5,1),Algorithm=RPROP, epoches=251,  Residual=1E-6, default_update=0.1, max_update=10</w:t>
              </w:r>
            </w:ins>
          </w:p>
        </w:tc>
        <w:tc>
          <w:tcPr>
            <w:tcW w:w="866" w:type="dxa"/>
            <w:tcBorders>
              <w:top w:val="nil"/>
              <w:left w:val="nil"/>
              <w:bottom w:val="single" w:sz="4" w:space="0" w:color="auto"/>
              <w:right w:val="single" w:sz="4" w:space="0" w:color="auto"/>
            </w:tcBorders>
            <w:shd w:val="clear" w:color="auto" w:fill="auto"/>
            <w:noWrap/>
            <w:vAlign w:val="center"/>
            <w:hideMark/>
            <w:tcPrChange w:id="10739"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A21340" w:rsidRDefault="00A75EB6">
            <w:pPr>
              <w:pStyle w:val="BangBody"/>
              <w:jc w:val="center"/>
              <w:rPr>
                <w:ins w:id="10740" w:author="The Si Tran" w:date="2012-12-10T07:30:00Z"/>
                <w:sz w:val="26"/>
                <w:szCs w:val="26"/>
                <w:rPrChange w:id="10741" w:author="The Si Tran" w:date="2012-12-14T06:34:00Z">
                  <w:rPr>
                    <w:ins w:id="10742" w:author="The Si Tran" w:date="2012-12-10T07:30:00Z"/>
                    <w:rFonts w:ascii="Calibri" w:eastAsia="Times New Roman" w:hAnsi="Calibri"/>
                    <w:color w:val="000000"/>
                    <w:sz w:val="22"/>
                  </w:rPr>
                </w:rPrChange>
              </w:rPr>
              <w:pPrChange w:id="10743" w:author="superchickend" w:date="2012-12-16T15:31:00Z">
                <w:pPr>
                  <w:spacing w:line="240" w:lineRule="auto"/>
                  <w:jc w:val="right"/>
                </w:pPr>
              </w:pPrChange>
            </w:pPr>
            <w:ins w:id="10744" w:author="The Si Tran" w:date="2012-12-10T07:30:00Z">
              <w:r w:rsidRPr="00A21340">
                <w:rPr>
                  <w:sz w:val="26"/>
                  <w:szCs w:val="26"/>
                  <w:rPrChange w:id="10745" w:author="The Si Tran" w:date="2012-12-14T06:34:00Z">
                    <w:rPr>
                      <w:rFonts w:ascii="Calibri" w:hAnsi="Calibri"/>
                      <w:sz w:val="22"/>
                    </w:rPr>
                  </w:rPrChange>
                </w:rPr>
                <w:t>117</w:t>
              </w:r>
            </w:ins>
          </w:p>
        </w:tc>
        <w:tc>
          <w:tcPr>
            <w:tcW w:w="1113" w:type="dxa"/>
            <w:tcBorders>
              <w:top w:val="nil"/>
              <w:left w:val="nil"/>
              <w:bottom w:val="single" w:sz="4" w:space="0" w:color="auto"/>
              <w:right w:val="single" w:sz="4" w:space="0" w:color="auto"/>
            </w:tcBorders>
            <w:shd w:val="clear" w:color="auto" w:fill="auto"/>
            <w:noWrap/>
            <w:vAlign w:val="center"/>
            <w:hideMark/>
            <w:tcPrChange w:id="10746"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A21340" w:rsidRDefault="00A75EB6">
            <w:pPr>
              <w:pStyle w:val="BangBody"/>
              <w:jc w:val="center"/>
              <w:rPr>
                <w:ins w:id="10747" w:author="The Si Tran" w:date="2012-12-10T07:30:00Z"/>
                <w:sz w:val="26"/>
                <w:szCs w:val="26"/>
                <w:rPrChange w:id="10748" w:author="The Si Tran" w:date="2012-12-14T06:34:00Z">
                  <w:rPr>
                    <w:ins w:id="10749" w:author="The Si Tran" w:date="2012-12-10T07:30:00Z"/>
                    <w:rFonts w:ascii="Calibri" w:eastAsia="Times New Roman" w:hAnsi="Calibri"/>
                    <w:color w:val="000000"/>
                    <w:sz w:val="22"/>
                  </w:rPr>
                </w:rPrChange>
              </w:rPr>
              <w:pPrChange w:id="10750" w:author="superchickend" w:date="2012-12-16T15:31:00Z">
                <w:pPr>
                  <w:spacing w:line="240" w:lineRule="auto"/>
                  <w:jc w:val="right"/>
                </w:pPr>
              </w:pPrChange>
            </w:pPr>
            <w:ins w:id="10751" w:author="The Si Tran" w:date="2012-12-10T07:30:00Z">
              <w:r w:rsidRPr="00A21340">
                <w:rPr>
                  <w:sz w:val="26"/>
                  <w:szCs w:val="26"/>
                  <w:rPrChange w:id="10752" w:author="The Si Tran" w:date="2012-12-14T06:34:00Z">
                    <w:rPr>
                      <w:rFonts w:ascii="Calibri" w:hAnsi="Calibri"/>
                      <w:sz w:val="22"/>
                    </w:rPr>
                  </w:rPrChange>
                </w:rPr>
                <w:t>25154.94</w:t>
              </w:r>
            </w:ins>
          </w:p>
        </w:tc>
        <w:tc>
          <w:tcPr>
            <w:tcW w:w="915" w:type="dxa"/>
            <w:tcBorders>
              <w:top w:val="nil"/>
              <w:left w:val="nil"/>
              <w:bottom w:val="single" w:sz="4" w:space="0" w:color="auto"/>
              <w:right w:val="single" w:sz="4" w:space="0" w:color="auto"/>
            </w:tcBorders>
            <w:shd w:val="clear" w:color="auto" w:fill="auto"/>
            <w:noWrap/>
            <w:vAlign w:val="center"/>
            <w:hideMark/>
            <w:tcPrChange w:id="10753"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A21340" w:rsidRDefault="00A75EB6">
            <w:pPr>
              <w:pStyle w:val="BangBody"/>
              <w:jc w:val="center"/>
              <w:rPr>
                <w:ins w:id="10754" w:author="The Si Tran" w:date="2012-12-10T07:30:00Z"/>
                <w:sz w:val="26"/>
                <w:szCs w:val="26"/>
                <w:rPrChange w:id="10755" w:author="The Si Tran" w:date="2012-12-14T06:34:00Z">
                  <w:rPr>
                    <w:ins w:id="10756" w:author="The Si Tran" w:date="2012-12-10T07:30:00Z"/>
                    <w:rFonts w:ascii="Calibri" w:eastAsia="Times New Roman" w:hAnsi="Calibri"/>
                    <w:color w:val="000000"/>
                    <w:sz w:val="22"/>
                  </w:rPr>
                </w:rPrChange>
              </w:rPr>
              <w:pPrChange w:id="10757" w:author="superchickend" w:date="2012-12-16T15:31:00Z">
                <w:pPr>
                  <w:spacing w:line="240" w:lineRule="auto"/>
                  <w:jc w:val="right"/>
                </w:pPr>
              </w:pPrChange>
            </w:pPr>
            <w:ins w:id="10758" w:author="The Si Tran" w:date="2012-12-10T07:30:00Z">
              <w:r w:rsidRPr="00A21340">
                <w:rPr>
                  <w:sz w:val="26"/>
                  <w:szCs w:val="26"/>
                  <w:rPrChange w:id="10759" w:author="The Si Tran" w:date="2012-12-14T06:34:00Z">
                    <w:rPr>
                      <w:rFonts w:ascii="Calibri" w:hAnsi="Calibri"/>
                      <w:sz w:val="22"/>
                    </w:rPr>
                  </w:rPrChange>
                </w:rPr>
                <w:t>7.23</w:t>
              </w:r>
            </w:ins>
          </w:p>
        </w:tc>
      </w:tr>
      <w:tr w:rsidR="00A75EB6" w:rsidRPr="005046FC" w14:paraId="2F76A64B" w14:textId="77777777" w:rsidTr="00667906">
        <w:trPr>
          <w:trHeight w:val="816"/>
          <w:ins w:id="10760" w:author="The Si Tran" w:date="2012-12-10T07:30:00Z"/>
          <w:trPrChange w:id="10761" w:author="superchickend" w:date="2012-12-16T15:31:00Z">
            <w:trPr>
              <w:trHeight w:val="818"/>
            </w:trPr>
          </w:trPrChange>
        </w:trPr>
        <w:tc>
          <w:tcPr>
            <w:tcW w:w="1189" w:type="dxa"/>
            <w:vMerge/>
            <w:tcBorders>
              <w:top w:val="nil"/>
              <w:left w:val="single" w:sz="4" w:space="0" w:color="auto"/>
              <w:bottom w:val="single" w:sz="4" w:space="0" w:color="000000"/>
              <w:right w:val="single" w:sz="4" w:space="0" w:color="auto"/>
            </w:tcBorders>
            <w:vAlign w:val="center"/>
            <w:hideMark/>
            <w:tcPrChange w:id="10762"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A21340" w:rsidRDefault="00A75EB6">
            <w:pPr>
              <w:pStyle w:val="BangBody"/>
              <w:rPr>
                <w:ins w:id="10763" w:author="The Si Tran" w:date="2012-12-10T07:30:00Z"/>
                <w:sz w:val="26"/>
                <w:szCs w:val="26"/>
                <w:rPrChange w:id="10764" w:author="The Si Tran" w:date="2012-12-14T06:34:00Z">
                  <w:rPr>
                    <w:ins w:id="10765" w:author="The Si Tran" w:date="2012-12-10T07:30:00Z"/>
                    <w:rFonts w:ascii="Calibri" w:eastAsia="Times New Roman" w:hAnsi="Calibri"/>
                    <w:color w:val="000000"/>
                    <w:sz w:val="22"/>
                  </w:rPr>
                </w:rPrChange>
              </w:rPr>
              <w:pPrChange w:id="10766" w:author="The Si Tran" w:date="2012-12-16T08:45:00Z">
                <w:pPr>
                  <w:spacing w:line="240" w:lineRule="auto"/>
                </w:pPr>
              </w:pPrChange>
            </w:pPr>
          </w:p>
        </w:tc>
        <w:tc>
          <w:tcPr>
            <w:tcW w:w="4917" w:type="dxa"/>
            <w:tcBorders>
              <w:top w:val="nil"/>
              <w:left w:val="nil"/>
              <w:bottom w:val="single" w:sz="4" w:space="0" w:color="auto"/>
              <w:right w:val="single" w:sz="4" w:space="0" w:color="auto"/>
            </w:tcBorders>
            <w:shd w:val="clear" w:color="auto" w:fill="auto"/>
            <w:vAlign w:val="bottom"/>
            <w:hideMark/>
            <w:tcPrChange w:id="10767"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14940789" w:rsidR="00A75EB6" w:rsidRPr="00A21340" w:rsidRDefault="00A75EB6">
            <w:pPr>
              <w:pStyle w:val="BangBody"/>
              <w:rPr>
                <w:ins w:id="10768" w:author="The Si Tran" w:date="2012-12-10T07:30:00Z"/>
                <w:sz w:val="26"/>
                <w:szCs w:val="26"/>
                <w:rPrChange w:id="10769" w:author="The Si Tran" w:date="2012-12-14T06:34:00Z">
                  <w:rPr>
                    <w:ins w:id="10770" w:author="The Si Tran" w:date="2012-12-10T07:30:00Z"/>
                    <w:rFonts w:ascii="Calibri" w:eastAsia="Times New Roman" w:hAnsi="Calibri"/>
                    <w:color w:val="000000"/>
                    <w:sz w:val="22"/>
                  </w:rPr>
                </w:rPrChange>
              </w:rPr>
              <w:pPrChange w:id="10771" w:author="The Si Tran" w:date="2012-12-16T08:45:00Z">
                <w:pPr>
                  <w:spacing w:line="240" w:lineRule="auto"/>
                </w:pPr>
              </w:pPrChange>
            </w:pPr>
            <w:ins w:id="10772" w:author="The Si Tran" w:date="2012-12-10T07:30:00Z">
              <w:r w:rsidRPr="00A21340">
                <w:rPr>
                  <w:sz w:val="26"/>
                  <w:szCs w:val="26"/>
                  <w:rPrChange w:id="10773" w:author="The Si Tran" w:date="2012-12-14T06:34:00Z">
                    <w:rPr>
                      <w:rFonts w:ascii="Calibri" w:hAnsi="Calibri"/>
                      <w:sz w:val="22"/>
                    </w:rPr>
                  </w:rPrChange>
                </w:rPr>
                <w:t>ARIMA(2, 0, 0)(0, 1, 1)12</w:t>
              </w:r>
              <w:r w:rsidRPr="00A21340">
                <w:rPr>
                  <w:sz w:val="26"/>
                  <w:szCs w:val="26"/>
                  <w:rPrChange w:id="10774" w:author="The Si Tran" w:date="2012-12-14T06:34:00Z">
                    <w:rPr>
                      <w:rFonts w:ascii="Calibri" w:hAnsi="Calibri"/>
                      <w:sz w:val="22"/>
                    </w:rPr>
                  </w:rPrChange>
                </w:rPr>
                <w:br/>
              </w:r>
            </w:ins>
            <w:r w:rsidR="00976130" w:rsidRPr="00A21340">
              <w:rPr>
                <w:sz w:val="26"/>
                <w:szCs w:val="26"/>
              </w:rPr>
              <w:t>Nơron</w:t>
            </w:r>
            <w:ins w:id="10775" w:author="The Si Tran" w:date="2012-12-10T07:30:00Z">
              <w:r w:rsidRPr="00A21340">
                <w:rPr>
                  <w:sz w:val="26"/>
                  <w:szCs w:val="26"/>
                  <w:rPrChange w:id="10776" w:author="The Si Tran" w:date="2012-12-14T06:34:00Z">
                    <w:rPr>
                      <w:rFonts w:ascii="Calibri" w:hAnsi="Calibri"/>
                      <w:sz w:val="22"/>
                    </w:rPr>
                  </w:rPrChange>
                </w:rPr>
                <w:t>(5,5,1),Algorithm=Back Propagation, epoches=857, Residual=1E-8, learning_rate=0.4, momemtum = 0,2</w:t>
              </w:r>
            </w:ins>
          </w:p>
        </w:tc>
        <w:tc>
          <w:tcPr>
            <w:tcW w:w="866" w:type="dxa"/>
            <w:tcBorders>
              <w:top w:val="nil"/>
              <w:left w:val="nil"/>
              <w:bottom w:val="single" w:sz="4" w:space="0" w:color="auto"/>
              <w:right w:val="single" w:sz="4" w:space="0" w:color="auto"/>
            </w:tcBorders>
            <w:shd w:val="clear" w:color="auto" w:fill="auto"/>
            <w:noWrap/>
            <w:vAlign w:val="center"/>
            <w:hideMark/>
            <w:tcPrChange w:id="10777"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A21340" w:rsidRDefault="00A75EB6">
            <w:pPr>
              <w:pStyle w:val="BangBody"/>
              <w:jc w:val="center"/>
              <w:rPr>
                <w:ins w:id="10778" w:author="The Si Tran" w:date="2012-12-10T07:30:00Z"/>
                <w:b/>
                <w:sz w:val="26"/>
                <w:szCs w:val="26"/>
                <w:rPrChange w:id="10779" w:author="superchickend" w:date="2012-12-16T15:31:00Z">
                  <w:rPr>
                    <w:ins w:id="10780" w:author="The Si Tran" w:date="2012-12-10T07:30:00Z"/>
                    <w:rFonts w:ascii="Calibri" w:eastAsia="Times New Roman" w:hAnsi="Calibri"/>
                    <w:color w:val="000000"/>
                    <w:sz w:val="22"/>
                  </w:rPr>
                </w:rPrChange>
              </w:rPr>
              <w:pPrChange w:id="10781" w:author="superchickend" w:date="2012-12-16T15:31:00Z">
                <w:pPr>
                  <w:spacing w:line="240" w:lineRule="auto"/>
                  <w:jc w:val="right"/>
                </w:pPr>
              </w:pPrChange>
            </w:pPr>
            <w:ins w:id="10782" w:author="The Si Tran" w:date="2012-12-10T07:30:00Z">
              <w:r w:rsidRPr="00A21340">
                <w:rPr>
                  <w:b/>
                  <w:sz w:val="26"/>
                  <w:szCs w:val="26"/>
                  <w:rPrChange w:id="10783" w:author="superchickend" w:date="2012-12-16T15:31:00Z">
                    <w:rPr>
                      <w:rFonts w:ascii="Calibri" w:hAnsi="Calibri"/>
                      <w:sz w:val="22"/>
                    </w:rPr>
                  </w:rPrChange>
                </w:rPr>
                <w:t>109.96</w:t>
              </w:r>
            </w:ins>
          </w:p>
        </w:tc>
        <w:tc>
          <w:tcPr>
            <w:tcW w:w="1113" w:type="dxa"/>
            <w:tcBorders>
              <w:top w:val="nil"/>
              <w:left w:val="nil"/>
              <w:bottom w:val="single" w:sz="4" w:space="0" w:color="auto"/>
              <w:right w:val="single" w:sz="4" w:space="0" w:color="auto"/>
            </w:tcBorders>
            <w:shd w:val="clear" w:color="auto" w:fill="auto"/>
            <w:noWrap/>
            <w:vAlign w:val="center"/>
            <w:hideMark/>
            <w:tcPrChange w:id="10784"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A21340" w:rsidRDefault="00A75EB6">
            <w:pPr>
              <w:pStyle w:val="BangBody"/>
              <w:jc w:val="center"/>
              <w:rPr>
                <w:ins w:id="10785" w:author="The Si Tran" w:date="2012-12-10T07:30:00Z"/>
                <w:b/>
                <w:sz w:val="26"/>
                <w:szCs w:val="26"/>
                <w:rPrChange w:id="10786" w:author="superchickend" w:date="2012-12-16T15:31:00Z">
                  <w:rPr>
                    <w:ins w:id="10787" w:author="The Si Tran" w:date="2012-12-10T07:30:00Z"/>
                    <w:rFonts w:ascii="Calibri" w:eastAsia="Times New Roman" w:hAnsi="Calibri"/>
                    <w:color w:val="000000"/>
                    <w:sz w:val="22"/>
                  </w:rPr>
                </w:rPrChange>
              </w:rPr>
              <w:pPrChange w:id="10788" w:author="superchickend" w:date="2012-12-16T15:31:00Z">
                <w:pPr>
                  <w:spacing w:line="240" w:lineRule="auto"/>
                  <w:jc w:val="right"/>
                </w:pPr>
              </w:pPrChange>
            </w:pPr>
            <w:ins w:id="10789" w:author="The Si Tran" w:date="2012-12-10T07:30:00Z">
              <w:r w:rsidRPr="00A21340">
                <w:rPr>
                  <w:b/>
                  <w:sz w:val="26"/>
                  <w:szCs w:val="26"/>
                  <w:rPrChange w:id="10790" w:author="superchickend" w:date="2012-12-16T15:31:00Z">
                    <w:rPr>
                      <w:rFonts w:ascii="Calibri" w:hAnsi="Calibri"/>
                      <w:sz w:val="22"/>
                    </w:rPr>
                  </w:rPrChange>
                </w:rPr>
                <w:t>21805.63</w:t>
              </w:r>
            </w:ins>
          </w:p>
        </w:tc>
        <w:tc>
          <w:tcPr>
            <w:tcW w:w="915" w:type="dxa"/>
            <w:tcBorders>
              <w:top w:val="nil"/>
              <w:left w:val="nil"/>
              <w:bottom w:val="single" w:sz="4" w:space="0" w:color="auto"/>
              <w:right w:val="single" w:sz="4" w:space="0" w:color="auto"/>
            </w:tcBorders>
            <w:shd w:val="clear" w:color="auto" w:fill="auto"/>
            <w:noWrap/>
            <w:vAlign w:val="center"/>
            <w:hideMark/>
            <w:tcPrChange w:id="10791"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A21340" w:rsidRDefault="00A75EB6">
            <w:pPr>
              <w:pStyle w:val="BangBody"/>
              <w:jc w:val="center"/>
              <w:rPr>
                <w:ins w:id="10792" w:author="The Si Tran" w:date="2012-12-10T07:30:00Z"/>
                <w:b/>
                <w:sz w:val="26"/>
                <w:szCs w:val="26"/>
                <w:rPrChange w:id="10793" w:author="superchickend" w:date="2012-12-16T15:31:00Z">
                  <w:rPr>
                    <w:ins w:id="10794" w:author="The Si Tran" w:date="2012-12-10T07:30:00Z"/>
                    <w:rFonts w:ascii="Calibri" w:eastAsia="Times New Roman" w:hAnsi="Calibri"/>
                    <w:color w:val="000000"/>
                    <w:sz w:val="22"/>
                  </w:rPr>
                </w:rPrChange>
              </w:rPr>
              <w:pPrChange w:id="10795" w:author="superchickend" w:date="2012-12-16T15:31:00Z">
                <w:pPr>
                  <w:spacing w:line="240" w:lineRule="auto"/>
                  <w:jc w:val="right"/>
                </w:pPr>
              </w:pPrChange>
            </w:pPr>
            <w:ins w:id="10796" w:author="The Si Tran" w:date="2012-12-10T07:30:00Z">
              <w:r w:rsidRPr="00A21340">
                <w:rPr>
                  <w:b/>
                  <w:sz w:val="26"/>
                  <w:szCs w:val="26"/>
                  <w:rPrChange w:id="10797" w:author="superchickend" w:date="2012-12-16T15:31:00Z">
                    <w:rPr>
                      <w:rFonts w:ascii="Calibri" w:hAnsi="Calibri"/>
                      <w:sz w:val="22"/>
                    </w:rPr>
                  </w:rPrChange>
                </w:rPr>
                <w:t>6.77</w:t>
              </w:r>
            </w:ins>
          </w:p>
        </w:tc>
      </w:tr>
    </w:tbl>
    <w:p w14:paraId="1F2039B8" w14:textId="77777777" w:rsidR="000F226B" w:rsidRDefault="000F226B" w:rsidP="000F226B">
      <w:pPr>
        <w:pStyle w:val="Bang"/>
      </w:pPr>
      <w:bookmarkStart w:id="10798" w:name="_Toc343033797"/>
    </w:p>
    <w:p w14:paraId="7988D120" w14:textId="2AC0C7E9" w:rsidR="00E30631" w:rsidRPr="00EF4E32" w:rsidRDefault="00E30631">
      <w:pPr>
        <w:pStyle w:val="Bang"/>
        <w:rPr>
          <w:ins w:id="10799" w:author="The Si Tran" w:date="2012-12-10T07:30:00Z"/>
        </w:rPr>
        <w:pPrChange w:id="10800" w:author="The Si Tran" w:date="2012-12-16T10:03:00Z">
          <w:pPr>
            <w:pStyle w:val="Heading1"/>
            <w:jc w:val="left"/>
          </w:pPr>
        </w:pPrChange>
      </w:pPr>
      <w:bookmarkStart w:id="10801" w:name="_Toc343837536"/>
      <w:ins w:id="10802" w:author="The Si Tran" w:date="2012-12-14T06:35:00Z">
        <w:r w:rsidRPr="00EF4E32">
          <w:t>Bảng 6.5: Kết quả thực nghiệm chuỗi dữ liệu Maxtemp</w:t>
        </w:r>
      </w:ins>
      <w:bookmarkEnd w:id="10798"/>
      <w:bookmarkEnd w:id="10801"/>
    </w:p>
    <w:tbl>
      <w:tblPr>
        <w:tblW w:w="9179" w:type="dxa"/>
        <w:tblLook w:val="04A0" w:firstRow="1" w:lastRow="0" w:firstColumn="1" w:lastColumn="0" w:noHBand="0" w:noVBand="1"/>
        <w:tblPrChange w:id="10803" w:author="superchickend" w:date="2012-12-16T15:31:00Z">
          <w:tblPr>
            <w:tblW w:w="10540" w:type="dxa"/>
            <w:tblLook w:val="04A0" w:firstRow="1" w:lastRow="0" w:firstColumn="1" w:lastColumn="0" w:noHBand="0" w:noVBand="1"/>
          </w:tblPr>
        </w:tblPrChange>
      </w:tblPr>
      <w:tblGrid>
        <w:gridCol w:w="1253"/>
        <w:gridCol w:w="5395"/>
        <w:gridCol w:w="805"/>
        <w:gridCol w:w="762"/>
        <w:gridCol w:w="964"/>
        <w:tblGridChange w:id="10804">
          <w:tblGrid>
            <w:gridCol w:w="1072"/>
            <w:gridCol w:w="7002"/>
            <w:gridCol w:w="819"/>
            <w:gridCol w:w="819"/>
            <w:gridCol w:w="828"/>
          </w:tblGrid>
        </w:tblGridChange>
      </w:tblGrid>
      <w:tr w:rsidR="00A75EB6" w:rsidRPr="005046FC" w14:paraId="4751F343" w14:textId="77777777" w:rsidTr="000F226B">
        <w:trPr>
          <w:trHeight w:val="249"/>
          <w:ins w:id="10805" w:author="The Si Tran" w:date="2012-12-10T07:31:00Z"/>
          <w:trPrChange w:id="10806" w:author="superchickend" w:date="2012-12-16T15:31:00Z">
            <w:trPr>
              <w:trHeight w:val="267"/>
            </w:trPr>
          </w:trPrChange>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807"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4C2D67" w:rsidRDefault="00A75EB6">
            <w:pPr>
              <w:pStyle w:val="BangBody"/>
              <w:rPr>
                <w:ins w:id="10808" w:author="The Si Tran" w:date="2012-12-10T07:31:00Z"/>
                <w:sz w:val="26"/>
                <w:szCs w:val="26"/>
                <w:rPrChange w:id="10809" w:author="The Si Tran" w:date="2012-12-14T06:35:00Z">
                  <w:rPr>
                    <w:ins w:id="10810" w:author="The Si Tran" w:date="2012-12-10T07:31:00Z"/>
                    <w:rFonts w:ascii="Calibri" w:eastAsia="Times New Roman" w:hAnsi="Calibri"/>
                    <w:color w:val="000000"/>
                    <w:sz w:val="22"/>
                  </w:rPr>
                </w:rPrChange>
              </w:rPr>
              <w:pPrChange w:id="10811" w:author="The Si Tran" w:date="2012-12-16T08:45:00Z">
                <w:pPr>
                  <w:spacing w:line="240" w:lineRule="auto"/>
                </w:pPr>
              </w:pPrChange>
            </w:pPr>
            <w:ins w:id="10812" w:author="The Si Tran" w:date="2012-12-10T07:31:00Z">
              <w:r w:rsidRPr="004C2D67">
                <w:rPr>
                  <w:sz w:val="26"/>
                  <w:szCs w:val="26"/>
                  <w:rPrChange w:id="10813" w:author="The Si Tran" w:date="2012-12-14T06:35:00Z">
                    <w:rPr>
                      <w:rFonts w:ascii="Calibri" w:hAnsi="Calibri" w:cs="Arial"/>
                      <w:b/>
                      <w:bCs/>
                      <w:kern w:val="32"/>
                      <w:sz w:val="22"/>
                      <w:szCs w:val="32"/>
                    </w:rPr>
                  </w:rPrChange>
                </w:rPr>
                <w:t> </w:t>
              </w:r>
            </w:ins>
          </w:p>
        </w:tc>
        <w:tc>
          <w:tcPr>
            <w:tcW w:w="5395" w:type="dxa"/>
            <w:tcBorders>
              <w:top w:val="single" w:sz="4" w:space="0" w:color="auto"/>
              <w:left w:val="nil"/>
              <w:bottom w:val="single" w:sz="4" w:space="0" w:color="auto"/>
              <w:right w:val="single" w:sz="4" w:space="0" w:color="auto"/>
            </w:tcBorders>
            <w:shd w:val="clear" w:color="auto" w:fill="auto"/>
            <w:noWrap/>
            <w:vAlign w:val="center"/>
            <w:hideMark/>
            <w:tcPrChange w:id="10814"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4C2D67" w:rsidRDefault="00A75EB6">
            <w:pPr>
              <w:pStyle w:val="BangBody"/>
              <w:jc w:val="center"/>
              <w:rPr>
                <w:ins w:id="10815" w:author="The Si Tran" w:date="2012-12-10T07:31:00Z"/>
                <w:b/>
                <w:sz w:val="26"/>
                <w:szCs w:val="26"/>
                <w:rPrChange w:id="10816" w:author="superchickend" w:date="2012-12-16T15:31:00Z">
                  <w:rPr>
                    <w:ins w:id="10817" w:author="The Si Tran" w:date="2012-12-10T07:31:00Z"/>
                    <w:rFonts w:ascii="Calibri" w:eastAsia="Times New Roman" w:hAnsi="Calibri"/>
                    <w:color w:val="000000"/>
                    <w:sz w:val="22"/>
                  </w:rPr>
                </w:rPrChange>
              </w:rPr>
              <w:pPrChange w:id="10818" w:author="superchickend" w:date="2012-12-16T15:31:00Z">
                <w:pPr>
                  <w:spacing w:line="240" w:lineRule="auto"/>
                </w:pPr>
              </w:pPrChange>
            </w:pPr>
            <w:ins w:id="10819" w:author="The Si Tran" w:date="2012-12-10T07:31:00Z">
              <w:r w:rsidRPr="004C2D67">
                <w:rPr>
                  <w:b/>
                  <w:sz w:val="26"/>
                  <w:szCs w:val="26"/>
                  <w:rPrChange w:id="10820" w:author="superchickend" w:date="2012-12-16T15:31:00Z">
                    <w:rPr>
                      <w:rFonts w:ascii="Calibri" w:hAnsi="Calibri" w:cs="Arial"/>
                      <w:b/>
                      <w:bCs/>
                      <w:kern w:val="32"/>
                      <w:sz w:val="22"/>
                      <w:szCs w:val="32"/>
                    </w:rPr>
                  </w:rPrChange>
                </w:rPr>
                <w:t>Model</w:t>
              </w:r>
            </w:ins>
          </w:p>
        </w:tc>
        <w:tc>
          <w:tcPr>
            <w:tcW w:w="805" w:type="dxa"/>
            <w:tcBorders>
              <w:top w:val="single" w:sz="4" w:space="0" w:color="auto"/>
              <w:left w:val="nil"/>
              <w:bottom w:val="single" w:sz="4" w:space="0" w:color="auto"/>
              <w:right w:val="single" w:sz="4" w:space="0" w:color="auto"/>
            </w:tcBorders>
            <w:shd w:val="clear" w:color="auto" w:fill="auto"/>
            <w:noWrap/>
            <w:vAlign w:val="center"/>
            <w:hideMark/>
            <w:tcPrChange w:id="10821"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4C2D67" w:rsidRDefault="00A75EB6">
            <w:pPr>
              <w:pStyle w:val="BangBody"/>
              <w:jc w:val="center"/>
              <w:rPr>
                <w:ins w:id="10822" w:author="The Si Tran" w:date="2012-12-10T07:31:00Z"/>
                <w:b/>
                <w:sz w:val="26"/>
                <w:szCs w:val="26"/>
                <w:rPrChange w:id="10823" w:author="superchickend" w:date="2012-12-16T15:31:00Z">
                  <w:rPr>
                    <w:ins w:id="10824" w:author="The Si Tran" w:date="2012-12-10T07:31:00Z"/>
                    <w:rFonts w:ascii="Calibri" w:eastAsia="Times New Roman" w:hAnsi="Calibri"/>
                    <w:color w:val="000000"/>
                    <w:sz w:val="22"/>
                  </w:rPr>
                </w:rPrChange>
              </w:rPr>
              <w:pPrChange w:id="10825" w:author="superchickend" w:date="2012-12-16T15:31:00Z">
                <w:pPr>
                  <w:spacing w:line="240" w:lineRule="auto"/>
                </w:pPr>
              </w:pPrChange>
            </w:pPr>
            <w:ins w:id="10826" w:author="The Si Tran" w:date="2012-12-10T07:31:00Z">
              <w:r w:rsidRPr="004C2D67">
                <w:rPr>
                  <w:b/>
                  <w:sz w:val="26"/>
                  <w:szCs w:val="26"/>
                  <w:rPrChange w:id="10827" w:author="superchickend" w:date="2012-12-16T15:31:00Z">
                    <w:rPr>
                      <w:rFonts w:ascii="Calibri" w:hAnsi="Calibri" w:cs="Arial"/>
                      <w:b/>
                      <w:bCs/>
                      <w:kern w:val="32"/>
                      <w:sz w:val="22"/>
                      <w:szCs w:val="32"/>
                    </w:rPr>
                  </w:rPrChange>
                </w:rPr>
                <w:t>MAE</w:t>
              </w:r>
            </w:ins>
          </w:p>
        </w:tc>
        <w:tc>
          <w:tcPr>
            <w:tcW w:w="762" w:type="dxa"/>
            <w:tcBorders>
              <w:top w:val="single" w:sz="4" w:space="0" w:color="auto"/>
              <w:left w:val="nil"/>
              <w:bottom w:val="single" w:sz="4" w:space="0" w:color="auto"/>
              <w:right w:val="single" w:sz="4" w:space="0" w:color="auto"/>
            </w:tcBorders>
            <w:shd w:val="clear" w:color="auto" w:fill="auto"/>
            <w:noWrap/>
            <w:vAlign w:val="center"/>
            <w:hideMark/>
            <w:tcPrChange w:id="10828"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4C2D67" w:rsidRDefault="00A75EB6">
            <w:pPr>
              <w:pStyle w:val="BangBody"/>
              <w:jc w:val="center"/>
              <w:rPr>
                <w:ins w:id="10829" w:author="The Si Tran" w:date="2012-12-10T07:31:00Z"/>
                <w:b/>
                <w:sz w:val="26"/>
                <w:szCs w:val="26"/>
                <w:rPrChange w:id="10830" w:author="superchickend" w:date="2012-12-16T15:31:00Z">
                  <w:rPr>
                    <w:ins w:id="10831" w:author="The Si Tran" w:date="2012-12-10T07:31:00Z"/>
                    <w:rFonts w:ascii="Calibri" w:eastAsia="Times New Roman" w:hAnsi="Calibri"/>
                    <w:color w:val="000000"/>
                    <w:sz w:val="22"/>
                  </w:rPr>
                </w:rPrChange>
              </w:rPr>
              <w:pPrChange w:id="10832" w:author="superchickend" w:date="2012-12-16T15:31:00Z">
                <w:pPr>
                  <w:spacing w:line="240" w:lineRule="auto"/>
                </w:pPr>
              </w:pPrChange>
            </w:pPr>
            <w:ins w:id="10833" w:author="The Si Tran" w:date="2012-12-10T07:31:00Z">
              <w:r w:rsidRPr="004C2D67">
                <w:rPr>
                  <w:b/>
                  <w:sz w:val="26"/>
                  <w:szCs w:val="26"/>
                  <w:rPrChange w:id="10834" w:author="superchickend" w:date="2012-12-16T15:31:00Z">
                    <w:rPr>
                      <w:rFonts w:ascii="Calibri" w:hAnsi="Calibri" w:cs="Arial"/>
                      <w:b/>
                      <w:bCs/>
                      <w:kern w:val="32"/>
                      <w:sz w:val="22"/>
                      <w:szCs w:val="3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center"/>
            <w:hideMark/>
            <w:tcPrChange w:id="10835"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4C2D67" w:rsidRDefault="00A75EB6">
            <w:pPr>
              <w:pStyle w:val="BangBody"/>
              <w:jc w:val="center"/>
              <w:rPr>
                <w:ins w:id="10836" w:author="The Si Tran" w:date="2012-12-10T07:31:00Z"/>
                <w:b/>
                <w:sz w:val="26"/>
                <w:szCs w:val="26"/>
                <w:rPrChange w:id="10837" w:author="superchickend" w:date="2012-12-16T15:31:00Z">
                  <w:rPr>
                    <w:ins w:id="10838" w:author="The Si Tran" w:date="2012-12-10T07:31:00Z"/>
                    <w:rFonts w:ascii="Calibri" w:eastAsia="Times New Roman" w:hAnsi="Calibri"/>
                    <w:color w:val="000000"/>
                    <w:sz w:val="22"/>
                  </w:rPr>
                </w:rPrChange>
              </w:rPr>
              <w:pPrChange w:id="10839" w:author="superchickend" w:date="2012-12-16T15:31:00Z">
                <w:pPr>
                  <w:spacing w:line="240" w:lineRule="auto"/>
                </w:pPr>
              </w:pPrChange>
            </w:pPr>
            <w:ins w:id="10840" w:author="The Si Tran" w:date="2012-12-10T07:31:00Z">
              <w:r w:rsidRPr="004C2D67">
                <w:rPr>
                  <w:b/>
                  <w:sz w:val="26"/>
                  <w:szCs w:val="26"/>
                  <w:rPrChange w:id="10841" w:author="superchickend" w:date="2012-12-16T15:31:00Z">
                    <w:rPr>
                      <w:rFonts w:ascii="Calibri" w:hAnsi="Calibri" w:cs="Arial"/>
                      <w:b/>
                      <w:bCs/>
                      <w:kern w:val="32"/>
                      <w:sz w:val="22"/>
                      <w:szCs w:val="32"/>
                    </w:rPr>
                  </w:rPrChange>
                </w:rPr>
                <w:t>MAPE</w:t>
              </w:r>
            </w:ins>
          </w:p>
        </w:tc>
      </w:tr>
      <w:tr w:rsidR="00A75EB6" w:rsidRPr="005046FC" w14:paraId="5D244E6C" w14:textId="77777777" w:rsidTr="000F226B">
        <w:trPr>
          <w:trHeight w:val="500"/>
          <w:ins w:id="10842" w:author="The Si Tran" w:date="2012-12-10T07:31:00Z"/>
          <w:trPrChange w:id="10843" w:author="superchickend" w:date="2012-12-16T15:32:00Z">
            <w:trPr>
              <w:trHeight w:val="534"/>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844"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2158EE2F" w:rsidR="00A75EB6" w:rsidRPr="004C2D67" w:rsidRDefault="00A75EB6">
            <w:pPr>
              <w:pStyle w:val="BangBody"/>
              <w:jc w:val="center"/>
              <w:rPr>
                <w:ins w:id="10845" w:author="The Si Tran" w:date="2012-12-10T07:31:00Z"/>
                <w:b/>
                <w:sz w:val="26"/>
                <w:szCs w:val="26"/>
                <w:rPrChange w:id="10846" w:author="superchickend" w:date="2012-12-16T15:31:00Z">
                  <w:rPr>
                    <w:ins w:id="10847" w:author="The Si Tran" w:date="2012-12-10T07:31:00Z"/>
                    <w:rFonts w:ascii="Calibri" w:eastAsia="Times New Roman" w:hAnsi="Calibri"/>
                    <w:color w:val="000000"/>
                    <w:sz w:val="22"/>
                  </w:rPr>
                </w:rPrChange>
              </w:rPr>
              <w:pPrChange w:id="10848" w:author="superchickend" w:date="2012-12-16T15:31:00Z">
                <w:pPr>
                  <w:spacing w:line="240" w:lineRule="auto"/>
                  <w:jc w:val="center"/>
                </w:pPr>
              </w:pPrChange>
            </w:pPr>
            <w:ins w:id="10849" w:author="The Si Tran" w:date="2012-12-10T07:31:00Z">
              <w:r w:rsidRPr="004C2D67">
                <w:rPr>
                  <w:b/>
                  <w:sz w:val="26"/>
                  <w:szCs w:val="26"/>
                  <w:rPrChange w:id="10850" w:author="superchickend" w:date="2012-12-16T15:31:00Z">
                    <w:rPr>
                      <w:rFonts w:ascii="Calibri" w:hAnsi="Calibri" w:cs="Arial"/>
                      <w:b/>
                      <w:bCs/>
                      <w:kern w:val="32"/>
                      <w:sz w:val="22"/>
                      <w:szCs w:val="32"/>
                    </w:rPr>
                  </w:rPrChange>
                </w:rPr>
                <w:t>ANN</w:t>
              </w:r>
            </w:ins>
          </w:p>
        </w:tc>
        <w:tc>
          <w:tcPr>
            <w:tcW w:w="5395" w:type="dxa"/>
            <w:tcBorders>
              <w:top w:val="nil"/>
              <w:left w:val="nil"/>
              <w:bottom w:val="single" w:sz="4" w:space="0" w:color="auto"/>
              <w:right w:val="single" w:sz="4" w:space="0" w:color="auto"/>
            </w:tcBorders>
            <w:shd w:val="clear" w:color="auto" w:fill="auto"/>
            <w:vAlign w:val="bottom"/>
            <w:hideMark/>
            <w:tcPrChange w:id="10851"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12826BB4" w:rsidR="00A75EB6" w:rsidRPr="004C2D67" w:rsidRDefault="00976130">
            <w:pPr>
              <w:pStyle w:val="BangBody"/>
              <w:rPr>
                <w:ins w:id="10852" w:author="The Si Tran" w:date="2012-12-10T07:31:00Z"/>
                <w:sz w:val="26"/>
                <w:szCs w:val="26"/>
                <w:rPrChange w:id="10853" w:author="The Si Tran" w:date="2012-12-14T06:35:00Z">
                  <w:rPr>
                    <w:ins w:id="10854" w:author="The Si Tran" w:date="2012-12-10T07:31:00Z"/>
                    <w:rFonts w:ascii="Calibri" w:eastAsia="Times New Roman" w:hAnsi="Calibri"/>
                    <w:color w:val="000000"/>
                    <w:sz w:val="22"/>
                  </w:rPr>
                </w:rPrChange>
              </w:rPr>
              <w:pPrChange w:id="10855" w:author="The Si Tran" w:date="2012-12-16T08:45:00Z">
                <w:pPr>
                  <w:spacing w:line="240" w:lineRule="auto"/>
                  <w:jc w:val="left"/>
                </w:pPr>
              </w:pPrChange>
            </w:pPr>
            <w:r>
              <w:rPr>
                <w:sz w:val="26"/>
                <w:szCs w:val="26"/>
              </w:rPr>
              <w:t>Nơron</w:t>
            </w:r>
            <w:ins w:id="10856" w:author="The Si Tran" w:date="2012-12-10T07:31:00Z">
              <w:r w:rsidR="00A75EB6" w:rsidRPr="004C2D67">
                <w:rPr>
                  <w:sz w:val="26"/>
                  <w:szCs w:val="26"/>
                  <w:rPrChange w:id="10857" w:author="The Si Tran" w:date="2012-12-14T06:35:00Z">
                    <w:rPr>
                      <w:rFonts w:ascii="Calibri" w:hAnsi="Calibri"/>
                      <w:sz w:val="22"/>
                    </w:rPr>
                  </w:rPrChange>
                </w:rPr>
                <w:t>(5,5,1), Algorithm=RPROP, epoches=78,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85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4C2D67" w:rsidRDefault="00A75EB6">
            <w:pPr>
              <w:pStyle w:val="BangBody"/>
              <w:jc w:val="center"/>
              <w:rPr>
                <w:ins w:id="10859" w:author="The Si Tran" w:date="2012-12-10T07:31:00Z"/>
                <w:sz w:val="26"/>
                <w:szCs w:val="26"/>
                <w:rPrChange w:id="10860" w:author="The Si Tran" w:date="2012-12-14T06:35:00Z">
                  <w:rPr>
                    <w:ins w:id="10861" w:author="The Si Tran" w:date="2012-12-10T07:31:00Z"/>
                    <w:rFonts w:ascii="Calibri" w:eastAsia="Times New Roman" w:hAnsi="Calibri"/>
                    <w:color w:val="000000"/>
                    <w:sz w:val="22"/>
                  </w:rPr>
                </w:rPrChange>
              </w:rPr>
              <w:pPrChange w:id="10862" w:author="superchickend" w:date="2012-12-16T15:32:00Z">
                <w:pPr>
                  <w:spacing w:line="240" w:lineRule="auto"/>
                  <w:jc w:val="right"/>
                </w:pPr>
              </w:pPrChange>
            </w:pPr>
            <w:ins w:id="10863" w:author="The Si Tran" w:date="2012-12-10T07:31:00Z">
              <w:r w:rsidRPr="004C2D67">
                <w:rPr>
                  <w:sz w:val="26"/>
                  <w:szCs w:val="26"/>
                  <w:rPrChange w:id="10864" w:author="The Si Tran" w:date="2012-12-14T06:35:00Z">
                    <w:rPr>
                      <w:rFonts w:ascii="Calibri" w:hAnsi="Calibri"/>
                      <w:sz w:val="22"/>
                    </w:rPr>
                  </w:rPrChange>
                </w:rPr>
                <w:t>1.21</w:t>
              </w:r>
            </w:ins>
          </w:p>
        </w:tc>
        <w:tc>
          <w:tcPr>
            <w:tcW w:w="762" w:type="dxa"/>
            <w:tcBorders>
              <w:top w:val="nil"/>
              <w:left w:val="nil"/>
              <w:bottom w:val="single" w:sz="4" w:space="0" w:color="auto"/>
              <w:right w:val="single" w:sz="4" w:space="0" w:color="auto"/>
            </w:tcBorders>
            <w:shd w:val="clear" w:color="auto" w:fill="auto"/>
            <w:noWrap/>
            <w:vAlign w:val="center"/>
            <w:hideMark/>
            <w:tcPrChange w:id="1086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4C2D67" w:rsidRDefault="00A75EB6">
            <w:pPr>
              <w:pStyle w:val="BangBody"/>
              <w:jc w:val="center"/>
              <w:rPr>
                <w:ins w:id="10866" w:author="The Si Tran" w:date="2012-12-10T07:31:00Z"/>
                <w:sz w:val="26"/>
                <w:szCs w:val="26"/>
                <w:rPrChange w:id="10867" w:author="The Si Tran" w:date="2012-12-14T06:35:00Z">
                  <w:rPr>
                    <w:ins w:id="10868" w:author="The Si Tran" w:date="2012-12-10T07:31:00Z"/>
                    <w:rFonts w:ascii="Calibri" w:eastAsia="Times New Roman" w:hAnsi="Calibri"/>
                    <w:color w:val="000000"/>
                    <w:sz w:val="22"/>
                  </w:rPr>
                </w:rPrChange>
              </w:rPr>
              <w:pPrChange w:id="10869" w:author="superchickend" w:date="2012-12-16T15:32:00Z">
                <w:pPr>
                  <w:spacing w:line="240" w:lineRule="auto"/>
                  <w:jc w:val="right"/>
                </w:pPr>
              </w:pPrChange>
            </w:pPr>
            <w:ins w:id="10870" w:author="The Si Tran" w:date="2012-12-10T07:31:00Z">
              <w:r w:rsidRPr="004C2D67">
                <w:rPr>
                  <w:sz w:val="26"/>
                  <w:szCs w:val="26"/>
                  <w:rPrChange w:id="10871" w:author="The Si Tran" w:date="2012-12-14T06:35:00Z">
                    <w:rPr>
                      <w:rFonts w:ascii="Calibri" w:hAnsi="Calibri"/>
                      <w:sz w:val="22"/>
                    </w:rPr>
                  </w:rPrChange>
                </w:rPr>
                <w:t>2.35</w:t>
              </w:r>
            </w:ins>
          </w:p>
        </w:tc>
        <w:tc>
          <w:tcPr>
            <w:tcW w:w="964" w:type="dxa"/>
            <w:tcBorders>
              <w:top w:val="nil"/>
              <w:left w:val="nil"/>
              <w:bottom w:val="single" w:sz="4" w:space="0" w:color="auto"/>
              <w:right w:val="single" w:sz="4" w:space="0" w:color="auto"/>
            </w:tcBorders>
            <w:shd w:val="clear" w:color="auto" w:fill="auto"/>
            <w:noWrap/>
            <w:vAlign w:val="center"/>
            <w:hideMark/>
            <w:tcPrChange w:id="10872"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4C2D67" w:rsidRDefault="00A75EB6">
            <w:pPr>
              <w:pStyle w:val="BangBody"/>
              <w:jc w:val="center"/>
              <w:rPr>
                <w:ins w:id="10873" w:author="The Si Tran" w:date="2012-12-10T07:31:00Z"/>
                <w:sz w:val="26"/>
                <w:szCs w:val="26"/>
                <w:rPrChange w:id="10874" w:author="The Si Tran" w:date="2012-12-14T06:35:00Z">
                  <w:rPr>
                    <w:ins w:id="10875" w:author="The Si Tran" w:date="2012-12-10T07:31:00Z"/>
                    <w:rFonts w:ascii="Calibri" w:eastAsia="Times New Roman" w:hAnsi="Calibri"/>
                    <w:color w:val="000000"/>
                    <w:sz w:val="22"/>
                  </w:rPr>
                </w:rPrChange>
              </w:rPr>
              <w:pPrChange w:id="10876" w:author="superchickend" w:date="2012-12-16T15:32:00Z">
                <w:pPr>
                  <w:spacing w:line="240" w:lineRule="auto"/>
                  <w:jc w:val="right"/>
                </w:pPr>
              </w:pPrChange>
            </w:pPr>
            <w:ins w:id="10877" w:author="The Si Tran" w:date="2012-12-10T07:31:00Z">
              <w:r w:rsidRPr="004C2D67">
                <w:rPr>
                  <w:sz w:val="26"/>
                  <w:szCs w:val="26"/>
                  <w:rPrChange w:id="10878" w:author="The Si Tran" w:date="2012-12-14T06:35:00Z">
                    <w:rPr>
                      <w:rFonts w:ascii="Calibri" w:hAnsi="Calibri"/>
                      <w:sz w:val="22"/>
                    </w:rPr>
                  </w:rPrChange>
                </w:rPr>
                <w:t>6.16</w:t>
              </w:r>
            </w:ins>
          </w:p>
        </w:tc>
      </w:tr>
      <w:tr w:rsidR="00A75EB6" w:rsidRPr="005046FC" w14:paraId="5FE843BD" w14:textId="77777777" w:rsidTr="000F226B">
        <w:trPr>
          <w:trHeight w:val="500"/>
          <w:ins w:id="10879" w:author="The Si Tran" w:date="2012-12-10T07:31:00Z"/>
          <w:trPrChange w:id="10880" w:author="superchickend" w:date="2012-12-16T15:32:00Z">
            <w:trPr>
              <w:trHeight w:val="534"/>
            </w:trPr>
          </w:trPrChange>
        </w:trPr>
        <w:tc>
          <w:tcPr>
            <w:tcW w:w="1253" w:type="dxa"/>
            <w:vMerge/>
            <w:tcBorders>
              <w:top w:val="nil"/>
              <w:left w:val="single" w:sz="4" w:space="0" w:color="auto"/>
              <w:bottom w:val="single" w:sz="4" w:space="0" w:color="000000"/>
              <w:right w:val="single" w:sz="4" w:space="0" w:color="auto"/>
            </w:tcBorders>
            <w:vAlign w:val="center"/>
            <w:hideMark/>
            <w:tcPrChange w:id="10881"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4C2D67" w:rsidRDefault="00A75EB6">
            <w:pPr>
              <w:pStyle w:val="BangBody"/>
              <w:jc w:val="center"/>
              <w:rPr>
                <w:ins w:id="10882" w:author="The Si Tran" w:date="2012-12-10T07:31:00Z"/>
                <w:b/>
                <w:sz w:val="26"/>
                <w:szCs w:val="26"/>
                <w:rPrChange w:id="10883" w:author="superchickend" w:date="2012-12-16T15:31:00Z">
                  <w:rPr>
                    <w:ins w:id="10884" w:author="The Si Tran" w:date="2012-12-10T07:31:00Z"/>
                    <w:rFonts w:ascii="Calibri" w:eastAsia="Times New Roman" w:hAnsi="Calibri"/>
                    <w:color w:val="000000"/>
                    <w:sz w:val="22"/>
                  </w:rPr>
                </w:rPrChange>
              </w:rPr>
              <w:pPrChange w:id="10885" w:author="superchickend" w:date="2012-12-16T15:31:00Z">
                <w:pPr>
                  <w:spacing w:line="240" w:lineRule="auto"/>
                </w:pPr>
              </w:pPrChange>
            </w:pPr>
          </w:p>
        </w:tc>
        <w:tc>
          <w:tcPr>
            <w:tcW w:w="5395" w:type="dxa"/>
            <w:tcBorders>
              <w:top w:val="nil"/>
              <w:left w:val="nil"/>
              <w:bottom w:val="single" w:sz="4" w:space="0" w:color="auto"/>
              <w:right w:val="single" w:sz="4" w:space="0" w:color="auto"/>
            </w:tcBorders>
            <w:shd w:val="clear" w:color="auto" w:fill="auto"/>
            <w:vAlign w:val="bottom"/>
            <w:hideMark/>
            <w:tcPrChange w:id="10886"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04A99C9F" w:rsidR="00A75EB6" w:rsidRPr="004C2D67" w:rsidRDefault="00976130">
            <w:pPr>
              <w:pStyle w:val="BangBody"/>
              <w:rPr>
                <w:ins w:id="10887" w:author="The Si Tran" w:date="2012-12-10T07:31:00Z"/>
                <w:sz w:val="26"/>
                <w:szCs w:val="26"/>
                <w:rPrChange w:id="10888" w:author="The Si Tran" w:date="2012-12-14T06:35:00Z">
                  <w:rPr>
                    <w:ins w:id="10889" w:author="The Si Tran" w:date="2012-12-10T07:31:00Z"/>
                    <w:rFonts w:ascii="Calibri" w:eastAsia="Times New Roman" w:hAnsi="Calibri"/>
                    <w:color w:val="000000"/>
                    <w:sz w:val="22"/>
                  </w:rPr>
                </w:rPrChange>
              </w:rPr>
              <w:pPrChange w:id="10890" w:author="The Si Tran" w:date="2012-12-16T08:45:00Z">
                <w:pPr>
                  <w:spacing w:line="240" w:lineRule="auto"/>
                  <w:jc w:val="left"/>
                </w:pPr>
              </w:pPrChange>
            </w:pPr>
            <w:r>
              <w:rPr>
                <w:sz w:val="26"/>
                <w:szCs w:val="26"/>
              </w:rPr>
              <w:t>Nơron</w:t>
            </w:r>
            <w:ins w:id="10891" w:author="The Si Tran" w:date="2012-12-10T07:31:00Z">
              <w:r w:rsidR="00A75EB6" w:rsidRPr="004C2D67">
                <w:rPr>
                  <w:sz w:val="26"/>
                  <w:szCs w:val="26"/>
                  <w:rPrChange w:id="10892" w:author="The Si Tran" w:date="2012-12-14T06:35:00Z">
                    <w:rPr>
                      <w:rFonts w:ascii="Calibri" w:hAnsi="Calibri"/>
                      <w:sz w:val="22"/>
                    </w:rPr>
                  </w:rPrChange>
                </w:rPr>
                <w:t>(5,5,1),Algorithm=Back Propagation, epoches=23,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893"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4C2D67" w:rsidRDefault="00A75EB6">
            <w:pPr>
              <w:pStyle w:val="BangBody"/>
              <w:jc w:val="center"/>
              <w:rPr>
                <w:ins w:id="10894" w:author="The Si Tran" w:date="2012-12-10T07:31:00Z"/>
                <w:sz w:val="26"/>
                <w:szCs w:val="26"/>
                <w:rPrChange w:id="10895" w:author="The Si Tran" w:date="2012-12-14T06:35:00Z">
                  <w:rPr>
                    <w:ins w:id="10896" w:author="The Si Tran" w:date="2012-12-10T07:31:00Z"/>
                    <w:rFonts w:ascii="Calibri" w:eastAsia="Times New Roman" w:hAnsi="Calibri"/>
                    <w:color w:val="000000"/>
                    <w:sz w:val="22"/>
                  </w:rPr>
                </w:rPrChange>
              </w:rPr>
              <w:pPrChange w:id="10897" w:author="superchickend" w:date="2012-12-16T15:32:00Z">
                <w:pPr>
                  <w:spacing w:line="240" w:lineRule="auto"/>
                  <w:jc w:val="right"/>
                </w:pPr>
              </w:pPrChange>
            </w:pPr>
            <w:ins w:id="10898" w:author="The Si Tran" w:date="2012-12-10T07:31:00Z">
              <w:r w:rsidRPr="004C2D67">
                <w:rPr>
                  <w:sz w:val="26"/>
                  <w:szCs w:val="26"/>
                  <w:rPrChange w:id="10899" w:author="The Si Tran" w:date="2012-12-14T06:35:00Z">
                    <w:rPr>
                      <w:rFonts w:ascii="Calibri" w:hAnsi="Calibri"/>
                      <w:sz w:val="22"/>
                    </w:rPr>
                  </w:rPrChange>
                </w:rPr>
                <w:t>1.26</w:t>
              </w:r>
            </w:ins>
          </w:p>
        </w:tc>
        <w:tc>
          <w:tcPr>
            <w:tcW w:w="762" w:type="dxa"/>
            <w:tcBorders>
              <w:top w:val="nil"/>
              <w:left w:val="nil"/>
              <w:bottom w:val="single" w:sz="4" w:space="0" w:color="auto"/>
              <w:right w:val="single" w:sz="4" w:space="0" w:color="auto"/>
            </w:tcBorders>
            <w:shd w:val="clear" w:color="auto" w:fill="auto"/>
            <w:noWrap/>
            <w:vAlign w:val="center"/>
            <w:hideMark/>
            <w:tcPrChange w:id="1090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4C2D67" w:rsidRDefault="00A75EB6">
            <w:pPr>
              <w:pStyle w:val="BangBody"/>
              <w:jc w:val="center"/>
              <w:rPr>
                <w:ins w:id="10901" w:author="The Si Tran" w:date="2012-12-10T07:31:00Z"/>
                <w:sz w:val="26"/>
                <w:szCs w:val="26"/>
                <w:rPrChange w:id="10902" w:author="The Si Tran" w:date="2012-12-14T06:35:00Z">
                  <w:rPr>
                    <w:ins w:id="10903" w:author="The Si Tran" w:date="2012-12-10T07:31:00Z"/>
                    <w:rFonts w:ascii="Calibri" w:eastAsia="Times New Roman" w:hAnsi="Calibri"/>
                    <w:color w:val="000000"/>
                    <w:sz w:val="22"/>
                  </w:rPr>
                </w:rPrChange>
              </w:rPr>
              <w:pPrChange w:id="10904" w:author="superchickend" w:date="2012-12-16T15:32:00Z">
                <w:pPr>
                  <w:spacing w:line="240" w:lineRule="auto"/>
                  <w:jc w:val="right"/>
                </w:pPr>
              </w:pPrChange>
            </w:pPr>
            <w:ins w:id="10905" w:author="The Si Tran" w:date="2012-12-10T07:31:00Z">
              <w:r w:rsidRPr="004C2D67">
                <w:rPr>
                  <w:sz w:val="26"/>
                  <w:szCs w:val="26"/>
                  <w:rPrChange w:id="10906" w:author="The Si Tran" w:date="2012-12-14T06:35:00Z">
                    <w:rPr>
                      <w:rFonts w:ascii="Calibri" w:hAnsi="Calibri"/>
                      <w:sz w:val="22"/>
                    </w:rPr>
                  </w:rPrChange>
                </w:rPr>
                <w:t>2.48</w:t>
              </w:r>
            </w:ins>
          </w:p>
        </w:tc>
        <w:tc>
          <w:tcPr>
            <w:tcW w:w="964" w:type="dxa"/>
            <w:tcBorders>
              <w:top w:val="nil"/>
              <w:left w:val="nil"/>
              <w:bottom w:val="single" w:sz="4" w:space="0" w:color="auto"/>
              <w:right w:val="single" w:sz="4" w:space="0" w:color="auto"/>
            </w:tcBorders>
            <w:shd w:val="clear" w:color="auto" w:fill="auto"/>
            <w:noWrap/>
            <w:vAlign w:val="center"/>
            <w:hideMark/>
            <w:tcPrChange w:id="10907"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4C2D67" w:rsidRDefault="00A75EB6">
            <w:pPr>
              <w:pStyle w:val="BangBody"/>
              <w:jc w:val="center"/>
              <w:rPr>
                <w:ins w:id="10908" w:author="The Si Tran" w:date="2012-12-10T07:31:00Z"/>
                <w:sz w:val="26"/>
                <w:szCs w:val="26"/>
                <w:rPrChange w:id="10909" w:author="The Si Tran" w:date="2012-12-14T06:35:00Z">
                  <w:rPr>
                    <w:ins w:id="10910" w:author="The Si Tran" w:date="2012-12-10T07:31:00Z"/>
                    <w:rFonts w:ascii="Calibri" w:eastAsia="Times New Roman" w:hAnsi="Calibri"/>
                    <w:color w:val="000000"/>
                    <w:sz w:val="22"/>
                  </w:rPr>
                </w:rPrChange>
              </w:rPr>
              <w:pPrChange w:id="10911" w:author="superchickend" w:date="2012-12-16T15:32:00Z">
                <w:pPr>
                  <w:spacing w:line="240" w:lineRule="auto"/>
                  <w:jc w:val="right"/>
                </w:pPr>
              </w:pPrChange>
            </w:pPr>
            <w:ins w:id="10912" w:author="The Si Tran" w:date="2012-12-10T07:31:00Z">
              <w:r w:rsidRPr="004C2D67">
                <w:rPr>
                  <w:sz w:val="26"/>
                  <w:szCs w:val="26"/>
                  <w:rPrChange w:id="10913" w:author="The Si Tran" w:date="2012-12-14T06:35:00Z">
                    <w:rPr>
                      <w:rFonts w:ascii="Calibri" w:hAnsi="Calibri"/>
                      <w:sz w:val="22"/>
                    </w:rPr>
                  </w:rPrChange>
                </w:rPr>
                <w:t>6.5</w:t>
              </w:r>
            </w:ins>
          </w:p>
        </w:tc>
      </w:tr>
      <w:tr w:rsidR="00A75EB6" w:rsidRPr="005046FC" w14:paraId="24AD3BA9" w14:textId="77777777" w:rsidTr="000F226B">
        <w:trPr>
          <w:trHeight w:val="249"/>
          <w:ins w:id="10914" w:author="The Si Tran" w:date="2012-12-10T07:31:00Z"/>
          <w:trPrChange w:id="10915" w:author="superchickend" w:date="2012-12-16T15:32:00Z">
            <w:trPr>
              <w:trHeight w:val="267"/>
            </w:trPr>
          </w:trPrChange>
        </w:trPr>
        <w:tc>
          <w:tcPr>
            <w:tcW w:w="1253" w:type="dxa"/>
            <w:tcBorders>
              <w:top w:val="nil"/>
              <w:left w:val="single" w:sz="4" w:space="0" w:color="auto"/>
              <w:bottom w:val="single" w:sz="4" w:space="0" w:color="auto"/>
              <w:right w:val="single" w:sz="4" w:space="0" w:color="auto"/>
            </w:tcBorders>
            <w:shd w:val="clear" w:color="auto" w:fill="auto"/>
            <w:noWrap/>
            <w:vAlign w:val="center"/>
            <w:hideMark/>
            <w:tcPrChange w:id="10916"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4C2D67" w:rsidRDefault="00A75EB6">
            <w:pPr>
              <w:pStyle w:val="BangBody"/>
              <w:jc w:val="center"/>
              <w:rPr>
                <w:ins w:id="10917" w:author="The Si Tran" w:date="2012-12-10T07:31:00Z"/>
                <w:b/>
                <w:sz w:val="26"/>
                <w:szCs w:val="26"/>
                <w:rPrChange w:id="10918" w:author="superchickend" w:date="2012-12-16T15:31:00Z">
                  <w:rPr>
                    <w:ins w:id="10919" w:author="The Si Tran" w:date="2012-12-10T07:31:00Z"/>
                    <w:rFonts w:ascii="Calibri" w:eastAsia="Times New Roman" w:hAnsi="Calibri"/>
                    <w:color w:val="000000"/>
                    <w:sz w:val="22"/>
                  </w:rPr>
                </w:rPrChange>
              </w:rPr>
              <w:pPrChange w:id="10920" w:author="superchickend" w:date="2012-12-16T15:31:00Z">
                <w:pPr>
                  <w:spacing w:line="240" w:lineRule="auto"/>
                  <w:jc w:val="center"/>
                </w:pPr>
              </w:pPrChange>
            </w:pPr>
            <w:ins w:id="10921" w:author="The Si Tran" w:date="2012-12-10T07:31:00Z">
              <w:r w:rsidRPr="004C2D67">
                <w:rPr>
                  <w:b/>
                  <w:sz w:val="26"/>
                  <w:szCs w:val="26"/>
                  <w:rPrChange w:id="10922" w:author="superchickend" w:date="2012-12-16T15:31:00Z">
                    <w:rPr>
                      <w:rFonts w:ascii="Calibri" w:hAnsi="Calibri"/>
                      <w:sz w:val="22"/>
                    </w:rPr>
                  </w:rPrChange>
                </w:rPr>
                <w:t>SARIMA</w:t>
              </w:r>
            </w:ins>
          </w:p>
        </w:tc>
        <w:tc>
          <w:tcPr>
            <w:tcW w:w="5395" w:type="dxa"/>
            <w:tcBorders>
              <w:top w:val="nil"/>
              <w:left w:val="nil"/>
              <w:bottom w:val="single" w:sz="4" w:space="0" w:color="auto"/>
              <w:right w:val="single" w:sz="4" w:space="0" w:color="auto"/>
            </w:tcBorders>
            <w:shd w:val="clear" w:color="auto" w:fill="auto"/>
            <w:vAlign w:val="bottom"/>
            <w:hideMark/>
            <w:tcPrChange w:id="10923"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4C2D67" w:rsidRDefault="00A75EB6">
            <w:pPr>
              <w:pStyle w:val="BangBody"/>
              <w:rPr>
                <w:ins w:id="10924" w:author="The Si Tran" w:date="2012-12-10T07:31:00Z"/>
                <w:sz w:val="26"/>
                <w:szCs w:val="26"/>
                <w:rPrChange w:id="10925" w:author="The Si Tran" w:date="2012-12-14T06:35:00Z">
                  <w:rPr>
                    <w:ins w:id="10926" w:author="The Si Tran" w:date="2012-12-10T07:31:00Z"/>
                    <w:rFonts w:ascii="Calibri" w:eastAsia="Times New Roman" w:hAnsi="Calibri"/>
                    <w:color w:val="000000"/>
                    <w:sz w:val="22"/>
                  </w:rPr>
                </w:rPrChange>
              </w:rPr>
              <w:pPrChange w:id="10927" w:author="The Si Tran" w:date="2012-12-16T08:45:00Z">
                <w:pPr>
                  <w:spacing w:line="240" w:lineRule="auto"/>
                  <w:jc w:val="left"/>
                </w:pPr>
              </w:pPrChange>
            </w:pPr>
            <w:ins w:id="10928" w:author="The Si Tran" w:date="2012-12-10T07:31:00Z">
              <w:r w:rsidRPr="004C2D67">
                <w:rPr>
                  <w:sz w:val="26"/>
                  <w:szCs w:val="26"/>
                  <w:rPrChange w:id="10929" w:author="The Si Tran" w:date="2012-12-14T06:35:00Z">
                    <w:rPr>
                      <w:rFonts w:ascii="Calibri" w:hAnsi="Calibri"/>
                      <w:sz w:val="22"/>
                    </w:rPr>
                  </w:rPrChange>
                </w:rPr>
                <w:t>ARIMA(0, 0, 0)(0, 1, 0)12</w:t>
              </w:r>
            </w:ins>
          </w:p>
        </w:tc>
        <w:tc>
          <w:tcPr>
            <w:tcW w:w="805" w:type="dxa"/>
            <w:tcBorders>
              <w:top w:val="nil"/>
              <w:left w:val="nil"/>
              <w:bottom w:val="single" w:sz="4" w:space="0" w:color="auto"/>
              <w:right w:val="single" w:sz="4" w:space="0" w:color="auto"/>
            </w:tcBorders>
            <w:shd w:val="clear" w:color="auto" w:fill="auto"/>
            <w:noWrap/>
            <w:vAlign w:val="center"/>
            <w:hideMark/>
            <w:tcPrChange w:id="1093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4C2D67" w:rsidRDefault="00A75EB6">
            <w:pPr>
              <w:pStyle w:val="BangBody"/>
              <w:jc w:val="center"/>
              <w:rPr>
                <w:ins w:id="10931" w:author="The Si Tran" w:date="2012-12-10T07:31:00Z"/>
                <w:sz w:val="26"/>
                <w:szCs w:val="26"/>
                <w:rPrChange w:id="10932" w:author="The Si Tran" w:date="2012-12-14T06:35:00Z">
                  <w:rPr>
                    <w:ins w:id="10933" w:author="The Si Tran" w:date="2012-12-10T07:31:00Z"/>
                    <w:rFonts w:ascii="Calibri" w:eastAsia="Times New Roman" w:hAnsi="Calibri"/>
                    <w:color w:val="000000"/>
                    <w:sz w:val="22"/>
                  </w:rPr>
                </w:rPrChange>
              </w:rPr>
              <w:pPrChange w:id="10934" w:author="superchickend" w:date="2012-12-16T15:32:00Z">
                <w:pPr>
                  <w:spacing w:line="240" w:lineRule="auto"/>
                  <w:jc w:val="right"/>
                </w:pPr>
              </w:pPrChange>
            </w:pPr>
            <w:ins w:id="10935" w:author="The Si Tran" w:date="2012-12-10T07:31:00Z">
              <w:r w:rsidRPr="004C2D67">
                <w:rPr>
                  <w:sz w:val="26"/>
                  <w:szCs w:val="26"/>
                  <w:rPrChange w:id="10936" w:author="The Si Tran" w:date="2012-12-14T06:35:00Z">
                    <w:rPr>
                      <w:rFonts w:ascii="Calibri" w:hAnsi="Calibri"/>
                      <w:sz w:val="22"/>
                    </w:rPr>
                  </w:rPrChange>
                </w:rPr>
                <w:t>1.21</w:t>
              </w:r>
            </w:ins>
          </w:p>
        </w:tc>
        <w:tc>
          <w:tcPr>
            <w:tcW w:w="762" w:type="dxa"/>
            <w:tcBorders>
              <w:top w:val="nil"/>
              <w:left w:val="nil"/>
              <w:bottom w:val="single" w:sz="4" w:space="0" w:color="auto"/>
              <w:right w:val="single" w:sz="4" w:space="0" w:color="auto"/>
            </w:tcBorders>
            <w:shd w:val="clear" w:color="auto" w:fill="auto"/>
            <w:noWrap/>
            <w:vAlign w:val="center"/>
            <w:hideMark/>
            <w:tcPrChange w:id="1093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4C2D67" w:rsidRDefault="00A75EB6">
            <w:pPr>
              <w:pStyle w:val="BangBody"/>
              <w:jc w:val="center"/>
              <w:rPr>
                <w:ins w:id="10938" w:author="The Si Tran" w:date="2012-12-10T07:31:00Z"/>
                <w:sz w:val="26"/>
                <w:szCs w:val="26"/>
                <w:rPrChange w:id="10939" w:author="The Si Tran" w:date="2012-12-14T06:35:00Z">
                  <w:rPr>
                    <w:ins w:id="10940" w:author="The Si Tran" w:date="2012-12-10T07:31:00Z"/>
                    <w:rFonts w:ascii="Calibri" w:eastAsia="Times New Roman" w:hAnsi="Calibri"/>
                    <w:color w:val="000000"/>
                    <w:sz w:val="22"/>
                  </w:rPr>
                </w:rPrChange>
              </w:rPr>
              <w:pPrChange w:id="10941" w:author="superchickend" w:date="2012-12-16T15:32:00Z">
                <w:pPr>
                  <w:spacing w:line="240" w:lineRule="auto"/>
                  <w:jc w:val="right"/>
                </w:pPr>
              </w:pPrChange>
            </w:pPr>
            <w:ins w:id="10942" w:author="The Si Tran" w:date="2012-12-10T07:31:00Z">
              <w:r w:rsidRPr="004C2D67">
                <w:rPr>
                  <w:sz w:val="26"/>
                  <w:szCs w:val="26"/>
                  <w:rPrChange w:id="10943" w:author="The Si Tran" w:date="2012-12-14T06:35:00Z">
                    <w:rPr>
                      <w:rFonts w:ascii="Calibri" w:hAnsi="Calibri"/>
                      <w:sz w:val="22"/>
                    </w:rPr>
                  </w:rPrChange>
                </w:rPr>
                <w:t>2.54</w:t>
              </w:r>
            </w:ins>
          </w:p>
        </w:tc>
        <w:tc>
          <w:tcPr>
            <w:tcW w:w="964" w:type="dxa"/>
            <w:tcBorders>
              <w:top w:val="nil"/>
              <w:left w:val="nil"/>
              <w:bottom w:val="single" w:sz="4" w:space="0" w:color="auto"/>
              <w:right w:val="single" w:sz="4" w:space="0" w:color="auto"/>
            </w:tcBorders>
            <w:shd w:val="clear" w:color="auto" w:fill="auto"/>
            <w:noWrap/>
            <w:vAlign w:val="center"/>
            <w:hideMark/>
            <w:tcPrChange w:id="10944"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4C2D67" w:rsidRDefault="00A75EB6">
            <w:pPr>
              <w:pStyle w:val="BangBody"/>
              <w:jc w:val="center"/>
              <w:rPr>
                <w:ins w:id="10945" w:author="The Si Tran" w:date="2012-12-10T07:31:00Z"/>
                <w:sz w:val="26"/>
                <w:szCs w:val="26"/>
                <w:rPrChange w:id="10946" w:author="The Si Tran" w:date="2012-12-14T06:35:00Z">
                  <w:rPr>
                    <w:ins w:id="10947" w:author="The Si Tran" w:date="2012-12-10T07:31:00Z"/>
                    <w:rFonts w:ascii="Calibri" w:eastAsia="Times New Roman" w:hAnsi="Calibri"/>
                    <w:color w:val="000000"/>
                    <w:sz w:val="22"/>
                  </w:rPr>
                </w:rPrChange>
              </w:rPr>
              <w:pPrChange w:id="10948" w:author="superchickend" w:date="2012-12-16T15:32:00Z">
                <w:pPr>
                  <w:spacing w:line="240" w:lineRule="auto"/>
                  <w:jc w:val="right"/>
                </w:pPr>
              </w:pPrChange>
            </w:pPr>
            <w:ins w:id="10949" w:author="The Si Tran" w:date="2012-12-10T07:31:00Z">
              <w:r w:rsidRPr="004C2D67">
                <w:rPr>
                  <w:sz w:val="26"/>
                  <w:szCs w:val="26"/>
                  <w:rPrChange w:id="10950" w:author="The Si Tran" w:date="2012-12-14T06:35:00Z">
                    <w:rPr>
                      <w:rFonts w:ascii="Calibri" w:hAnsi="Calibri"/>
                      <w:sz w:val="22"/>
                    </w:rPr>
                  </w:rPrChange>
                </w:rPr>
                <w:t>6.02</w:t>
              </w:r>
            </w:ins>
          </w:p>
        </w:tc>
      </w:tr>
      <w:tr w:rsidR="00A75EB6" w:rsidRPr="005046FC" w14:paraId="6FAA6343" w14:textId="77777777" w:rsidTr="000F226B">
        <w:trPr>
          <w:trHeight w:val="752"/>
          <w:ins w:id="10951" w:author="The Si Tran" w:date="2012-12-10T07:31:00Z"/>
          <w:trPrChange w:id="10952" w:author="superchickend" w:date="2012-12-16T15:32:00Z">
            <w:trPr>
              <w:trHeight w:val="801"/>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953"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4C2D67" w:rsidRDefault="00A75EB6">
            <w:pPr>
              <w:pStyle w:val="BangBody"/>
              <w:jc w:val="center"/>
              <w:rPr>
                <w:ins w:id="10954" w:author="The Si Tran" w:date="2012-12-10T07:31:00Z"/>
                <w:b/>
                <w:sz w:val="26"/>
                <w:szCs w:val="26"/>
                <w:rPrChange w:id="10955" w:author="superchickend" w:date="2012-12-16T15:31:00Z">
                  <w:rPr>
                    <w:ins w:id="10956" w:author="The Si Tran" w:date="2012-12-10T07:31:00Z"/>
                    <w:rFonts w:ascii="Calibri" w:eastAsia="Times New Roman" w:hAnsi="Calibri"/>
                    <w:color w:val="000000"/>
                    <w:sz w:val="22"/>
                  </w:rPr>
                </w:rPrChange>
              </w:rPr>
              <w:pPrChange w:id="10957" w:author="superchickend" w:date="2012-12-16T15:31:00Z">
                <w:pPr>
                  <w:spacing w:line="240" w:lineRule="auto"/>
                  <w:jc w:val="center"/>
                </w:pPr>
              </w:pPrChange>
            </w:pPr>
            <w:ins w:id="10958" w:author="The Si Tran" w:date="2012-12-10T07:31:00Z">
              <w:r w:rsidRPr="004C2D67">
                <w:rPr>
                  <w:b/>
                  <w:sz w:val="26"/>
                  <w:szCs w:val="26"/>
                  <w:rPrChange w:id="10959" w:author="superchickend" w:date="2012-12-16T15:31:00Z">
                    <w:rPr>
                      <w:rFonts w:ascii="Calibri" w:hAnsi="Calibri"/>
                      <w:sz w:val="22"/>
                    </w:rPr>
                  </w:rPrChange>
                </w:rPr>
                <w:t>Hybrid</w:t>
              </w:r>
            </w:ins>
          </w:p>
        </w:tc>
        <w:tc>
          <w:tcPr>
            <w:tcW w:w="5395" w:type="dxa"/>
            <w:tcBorders>
              <w:top w:val="nil"/>
              <w:left w:val="nil"/>
              <w:bottom w:val="single" w:sz="4" w:space="0" w:color="auto"/>
              <w:right w:val="single" w:sz="4" w:space="0" w:color="auto"/>
            </w:tcBorders>
            <w:shd w:val="clear" w:color="auto" w:fill="auto"/>
            <w:vAlign w:val="bottom"/>
            <w:hideMark/>
            <w:tcPrChange w:id="10960"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2B713DAB" w:rsidR="00A75EB6" w:rsidRPr="004C2D67" w:rsidRDefault="00A75EB6">
            <w:pPr>
              <w:pStyle w:val="BangBody"/>
              <w:rPr>
                <w:ins w:id="10961" w:author="The Si Tran" w:date="2012-12-10T07:31:00Z"/>
                <w:sz w:val="26"/>
                <w:szCs w:val="26"/>
                <w:rPrChange w:id="10962" w:author="The Si Tran" w:date="2012-12-14T06:35:00Z">
                  <w:rPr>
                    <w:ins w:id="10963" w:author="The Si Tran" w:date="2012-12-10T07:31:00Z"/>
                    <w:rFonts w:ascii="Calibri" w:eastAsia="Times New Roman" w:hAnsi="Calibri"/>
                    <w:color w:val="000000"/>
                    <w:sz w:val="22"/>
                  </w:rPr>
                </w:rPrChange>
              </w:rPr>
              <w:pPrChange w:id="10964" w:author="The Si Tran" w:date="2012-12-16T08:45:00Z">
                <w:pPr>
                  <w:spacing w:line="240" w:lineRule="auto"/>
                  <w:jc w:val="left"/>
                </w:pPr>
              </w:pPrChange>
            </w:pPr>
            <w:ins w:id="10965" w:author="The Si Tran" w:date="2012-12-10T07:31:00Z">
              <w:r w:rsidRPr="004C2D67">
                <w:rPr>
                  <w:sz w:val="26"/>
                  <w:szCs w:val="26"/>
                  <w:rPrChange w:id="10966" w:author="The Si Tran" w:date="2012-12-14T06:35:00Z">
                    <w:rPr>
                      <w:rFonts w:ascii="Calibri" w:hAnsi="Calibri"/>
                      <w:sz w:val="22"/>
                    </w:rPr>
                  </w:rPrChange>
                </w:rPr>
                <w:t>ARIMA(0, 0, 0)(0, 1, 0)12</w:t>
              </w:r>
              <w:r w:rsidRPr="004C2D67">
                <w:rPr>
                  <w:sz w:val="26"/>
                  <w:szCs w:val="26"/>
                  <w:rPrChange w:id="10967" w:author="The Si Tran" w:date="2012-12-14T06:35:00Z">
                    <w:rPr>
                      <w:rFonts w:ascii="Calibri" w:hAnsi="Calibri"/>
                      <w:sz w:val="22"/>
                    </w:rPr>
                  </w:rPrChange>
                </w:rPr>
                <w:br/>
              </w:r>
            </w:ins>
            <w:r w:rsidR="00976130">
              <w:rPr>
                <w:sz w:val="26"/>
                <w:szCs w:val="26"/>
              </w:rPr>
              <w:t>Nơron</w:t>
            </w:r>
            <w:ins w:id="10968" w:author="The Si Tran" w:date="2012-12-10T07:31:00Z">
              <w:r w:rsidRPr="004C2D67">
                <w:rPr>
                  <w:sz w:val="26"/>
                  <w:szCs w:val="26"/>
                  <w:rPrChange w:id="10969" w:author="The Si Tran" w:date="2012-12-14T06:35:00Z">
                    <w:rPr>
                      <w:rFonts w:ascii="Calibri" w:hAnsi="Calibri"/>
                      <w:sz w:val="22"/>
                    </w:rPr>
                  </w:rPrChange>
                </w:rPr>
                <w:t>(5,5,1),Algorithm=RPROP, epoches=71,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970"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4C2D67" w:rsidRDefault="00A75EB6">
            <w:pPr>
              <w:pStyle w:val="BangBody"/>
              <w:jc w:val="center"/>
              <w:rPr>
                <w:ins w:id="10971" w:author="The Si Tran" w:date="2012-12-10T07:31:00Z"/>
                <w:b/>
                <w:sz w:val="26"/>
                <w:szCs w:val="26"/>
                <w:rPrChange w:id="10972" w:author="superchickend" w:date="2012-12-16T15:32:00Z">
                  <w:rPr>
                    <w:ins w:id="10973" w:author="The Si Tran" w:date="2012-12-10T07:31:00Z"/>
                    <w:rFonts w:ascii="Calibri" w:eastAsia="Times New Roman" w:hAnsi="Calibri"/>
                    <w:color w:val="000000"/>
                    <w:sz w:val="22"/>
                  </w:rPr>
                </w:rPrChange>
              </w:rPr>
              <w:pPrChange w:id="10974" w:author="superchickend" w:date="2012-12-16T15:32:00Z">
                <w:pPr>
                  <w:spacing w:line="240" w:lineRule="auto"/>
                  <w:jc w:val="right"/>
                </w:pPr>
              </w:pPrChange>
            </w:pPr>
            <w:ins w:id="10975" w:author="The Si Tran" w:date="2012-12-10T07:31:00Z">
              <w:r w:rsidRPr="004C2D67">
                <w:rPr>
                  <w:b/>
                  <w:sz w:val="26"/>
                  <w:szCs w:val="26"/>
                  <w:rPrChange w:id="10976" w:author="superchickend" w:date="2012-12-16T15:32:00Z">
                    <w:rPr>
                      <w:rFonts w:ascii="Calibri" w:hAnsi="Calibri"/>
                      <w:sz w:val="22"/>
                    </w:rPr>
                  </w:rPrChange>
                </w:rPr>
                <w:t>1.19</w:t>
              </w:r>
            </w:ins>
          </w:p>
        </w:tc>
        <w:tc>
          <w:tcPr>
            <w:tcW w:w="762" w:type="dxa"/>
            <w:tcBorders>
              <w:top w:val="nil"/>
              <w:left w:val="nil"/>
              <w:bottom w:val="single" w:sz="4" w:space="0" w:color="auto"/>
              <w:right w:val="single" w:sz="4" w:space="0" w:color="auto"/>
            </w:tcBorders>
            <w:shd w:val="clear" w:color="auto" w:fill="auto"/>
            <w:noWrap/>
            <w:vAlign w:val="center"/>
            <w:hideMark/>
            <w:tcPrChange w:id="1097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4C2D67" w:rsidRDefault="00A75EB6">
            <w:pPr>
              <w:pStyle w:val="BangBody"/>
              <w:jc w:val="center"/>
              <w:rPr>
                <w:ins w:id="10978" w:author="The Si Tran" w:date="2012-12-10T07:31:00Z"/>
                <w:b/>
                <w:sz w:val="26"/>
                <w:szCs w:val="26"/>
                <w:rPrChange w:id="10979" w:author="superchickend" w:date="2012-12-16T15:32:00Z">
                  <w:rPr>
                    <w:ins w:id="10980" w:author="The Si Tran" w:date="2012-12-10T07:31:00Z"/>
                    <w:rFonts w:ascii="Calibri" w:eastAsia="Times New Roman" w:hAnsi="Calibri"/>
                    <w:color w:val="000000"/>
                    <w:sz w:val="22"/>
                  </w:rPr>
                </w:rPrChange>
              </w:rPr>
              <w:pPrChange w:id="10981" w:author="superchickend" w:date="2012-12-16T15:32:00Z">
                <w:pPr>
                  <w:spacing w:line="240" w:lineRule="auto"/>
                  <w:jc w:val="right"/>
                </w:pPr>
              </w:pPrChange>
            </w:pPr>
            <w:ins w:id="10982" w:author="The Si Tran" w:date="2012-12-10T07:31:00Z">
              <w:r w:rsidRPr="004C2D67">
                <w:rPr>
                  <w:b/>
                  <w:sz w:val="26"/>
                  <w:szCs w:val="26"/>
                  <w:rPrChange w:id="10983" w:author="superchickend" w:date="2012-12-16T15:32:00Z">
                    <w:rPr>
                      <w:rFonts w:ascii="Calibri" w:hAnsi="Calibri"/>
                      <w:sz w:val="22"/>
                    </w:rPr>
                  </w:rPrChange>
                </w:rPr>
                <w:t>2.5</w:t>
              </w:r>
            </w:ins>
          </w:p>
        </w:tc>
        <w:tc>
          <w:tcPr>
            <w:tcW w:w="964" w:type="dxa"/>
            <w:tcBorders>
              <w:top w:val="nil"/>
              <w:left w:val="nil"/>
              <w:bottom w:val="single" w:sz="4" w:space="0" w:color="auto"/>
              <w:right w:val="single" w:sz="4" w:space="0" w:color="auto"/>
            </w:tcBorders>
            <w:shd w:val="clear" w:color="auto" w:fill="auto"/>
            <w:noWrap/>
            <w:vAlign w:val="center"/>
            <w:hideMark/>
            <w:tcPrChange w:id="10984"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4C2D67" w:rsidRDefault="00A75EB6">
            <w:pPr>
              <w:pStyle w:val="BangBody"/>
              <w:jc w:val="center"/>
              <w:rPr>
                <w:ins w:id="10985" w:author="The Si Tran" w:date="2012-12-10T07:31:00Z"/>
                <w:b/>
                <w:sz w:val="26"/>
                <w:szCs w:val="26"/>
                <w:rPrChange w:id="10986" w:author="superchickend" w:date="2012-12-16T15:32:00Z">
                  <w:rPr>
                    <w:ins w:id="10987" w:author="The Si Tran" w:date="2012-12-10T07:31:00Z"/>
                    <w:rFonts w:ascii="Calibri" w:eastAsia="Times New Roman" w:hAnsi="Calibri"/>
                    <w:color w:val="000000"/>
                    <w:sz w:val="22"/>
                  </w:rPr>
                </w:rPrChange>
              </w:rPr>
              <w:pPrChange w:id="10988" w:author="superchickend" w:date="2012-12-16T15:32:00Z">
                <w:pPr>
                  <w:spacing w:line="240" w:lineRule="auto"/>
                  <w:jc w:val="right"/>
                </w:pPr>
              </w:pPrChange>
            </w:pPr>
            <w:ins w:id="10989" w:author="The Si Tran" w:date="2012-12-10T07:31:00Z">
              <w:r w:rsidRPr="004C2D67">
                <w:rPr>
                  <w:b/>
                  <w:sz w:val="26"/>
                  <w:szCs w:val="26"/>
                  <w:rPrChange w:id="10990" w:author="superchickend" w:date="2012-12-16T15:32:00Z">
                    <w:rPr>
                      <w:rFonts w:ascii="Calibri" w:hAnsi="Calibri"/>
                      <w:sz w:val="22"/>
                    </w:rPr>
                  </w:rPrChange>
                </w:rPr>
                <w:t>5.92</w:t>
              </w:r>
            </w:ins>
          </w:p>
        </w:tc>
      </w:tr>
      <w:tr w:rsidR="00A75EB6" w:rsidRPr="005046FC" w14:paraId="5CDFBC24" w14:textId="77777777" w:rsidTr="000F226B">
        <w:trPr>
          <w:trHeight w:val="752"/>
          <w:ins w:id="10991" w:author="The Si Tran" w:date="2012-12-10T07:31:00Z"/>
          <w:trPrChange w:id="10992" w:author="superchickend" w:date="2012-12-16T15:32:00Z">
            <w:trPr>
              <w:trHeight w:val="801"/>
            </w:trPr>
          </w:trPrChange>
        </w:trPr>
        <w:tc>
          <w:tcPr>
            <w:tcW w:w="1253" w:type="dxa"/>
            <w:vMerge/>
            <w:tcBorders>
              <w:top w:val="nil"/>
              <w:left w:val="single" w:sz="4" w:space="0" w:color="auto"/>
              <w:bottom w:val="single" w:sz="4" w:space="0" w:color="000000"/>
              <w:right w:val="single" w:sz="4" w:space="0" w:color="auto"/>
            </w:tcBorders>
            <w:vAlign w:val="center"/>
            <w:hideMark/>
            <w:tcPrChange w:id="10993"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4C2D67" w:rsidRDefault="00A75EB6">
            <w:pPr>
              <w:pStyle w:val="BangBody"/>
              <w:rPr>
                <w:ins w:id="10994" w:author="The Si Tran" w:date="2012-12-10T07:31:00Z"/>
                <w:sz w:val="26"/>
                <w:szCs w:val="26"/>
                <w:rPrChange w:id="10995" w:author="The Si Tran" w:date="2012-12-14T06:35:00Z">
                  <w:rPr>
                    <w:ins w:id="10996" w:author="The Si Tran" w:date="2012-12-10T07:31:00Z"/>
                    <w:rFonts w:ascii="Calibri" w:eastAsia="Times New Roman" w:hAnsi="Calibri"/>
                    <w:color w:val="000000"/>
                    <w:sz w:val="22"/>
                  </w:rPr>
                </w:rPrChange>
              </w:rPr>
              <w:pPrChange w:id="10997" w:author="The Si Tran" w:date="2012-12-16T08:45:00Z">
                <w:pPr>
                  <w:spacing w:line="240" w:lineRule="auto"/>
                </w:pPr>
              </w:pPrChange>
            </w:pPr>
          </w:p>
        </w:tc>
        <w:tc>
          <w:tcPr>
            <w:tcW w:w="5395" w:type="dxa"/>
            <w:tcBorders>
              <w:top w:val="nil"/>
              <w:left w:val="nil"/>
              <w:bottom w:val="single" w:sz="4" w:space="0" w:color="auto"/>
              <w:right w:val="single" w:sz="4" w:space="0" w:color="auto"/>
            </w:tcBorders>
            <w:shd w:val="clear" w:color="auto" w:fill="auto"/>
            <w:vAlign w:val="bottom"/>
            <w:hideMark/>
            <w:tcPrChange w:id="10998"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61E94487" w:rsidR="00A75EB6" w:rsidRPr="004C2D67" w:rsidRDefault="00A75EB6">
            <w:pPr>
              <w:pStyle w:val="BangBody"/>
              <w:rPr>
                <w:ins w:id="10999" w:author="The Si Tran" w:date="2012-12-10T07:31:00Z"/>
                <w:sz w:val="26"/>
                <w:szCs w:val="26"/>
                <w:rPrChange w:id="11000" w:author="The Si Tran" w:date="2012-12-14T06:35:00Z">
                  <w:rPr>
                    <w:ins w:id="11001" w:author="The Si Tran" w:date="2012-12-10T07:31:00Z"/>
                    <w:rFonts w:ascii="Calibri" w:eastAsia="Times New Roman" w:hAnsi="Calibri"/>
                    <w:color w:val="000000"/>
                    <w:sz w:val="22"/>
                  </w:rPr>
                </w:rPrChange>
              </w:rPr>
              <w:pPrChange w:id="11002" w:author="The Si Tran" w:date="2012-12-16T08:45:00Z">
                <w:pPr>
                  <w:spacing w:line="240" w:lineRule="auto"/>
                  <w:jc w:val="left"/>
                </w:pPr>
              </w:pPrChange>
            </w:pPr>
            <w:ins w:id="11003" w:author="The Si Tran" w:date="2012-12-10T07:31:00Z">
              <w:r w:rsidRPr="004C2D67">
                <w:rPr>
                  <w:sz w:val="26"/>
                  <w:szCs w:val="26"/>
                  <w:rPrChange w:id="11004" w:author="The Si Tran" w:date="2012-12-14T06:35:00Z">
                    <w:rPr>
                      <w:rFonts w:ascii="Calibri" w:hAnsi="Calibri"/>
                      <w:sz w:val="22"/>
                    </w:rPr>
                  </w:rPrChange>
                </w:rPr>
                <w:t>ARIMA(0, 0, 0)(0, 1, 0)12</w:t>
              </w:r>
              <w:r w:rsidRPr="004C2D67">
                <w:rPr>
                  <w:sz w:val="26"/>
                  <w:szCs w:val="26"/>
                  <w:rPrChange w:id="11005" w:author="The Si Tran" w:date="2012-12-14T06:35:00Z">
                    <w:rPr>
                      <w:rFonts w:ascii="Calibri" w:hAnsi="Calibri"/>
                      <w:sz w:val="22"/>
                    </w:rPr>
                  </w:rPrChange>
                </w:rPr>
                <w:br/>
              </w:r>
            </w:ins>
            <w:r w:rsidR="00976130">
              <w:rPr>
                <w:sz w:val="26"/>
                <w:szCs w:val="26"/>
              </w:rPr>
              <w:t>Nơron</w:t>
            </w:r>
            <w:ins w:id="11006" w:author="The Si Tran" w:date="2012-12-10T07:31:00Z">
              <w:r w:rsidRPr="004C2D67">
                <w:rPr>
                  <w:sz w:val="26"/>
                  <w:szCs w:val="26"/>
                  <w:rPrChange w:id="11007" w:author="The Si Tran" w:date="2012-12-14T06:35:00Z">
                    <w:rPr>
                      <w:rFonts w:ascii="Calibri" w:hAnsi="Calibri"/>
                      <w:sz w:val="22"/>
                    </w:rPr>
                  </w:rPrChange>
                </w:rPr>
                <w:t>(5,5,1),Algorithm=Back Propagation, epoches=7,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1008"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4C2D67" w:rsidRDefault="00A75EB6">
            <w:pPr>
              <w:pStyle w:val="BangBody"/>
              <w:jc w:val="center"/>
              <w:rPr>
                <w:ins w:id="11009" w:author="The Si Tran" w:date="2012-12-10T07:31:00Z"/>
                <w:b/>
                <w:sz w:val="26"/>
                <w:szCs w:val="26"/>
                <w:rPrChange w:id="11010" w:author="superchickend" w:date="2012-12-16T15:32:00Z">
                  <w:rPr>
                    <w:ins w:id="11011" w:author="The Si Tran" w:date="2012-12-10T07:31:00Z"/>
                    <w:rFonts w:ascii="Calibri" w:eastAsia="Times New Roman" w:hAnsi="Calibri"/>
                    <w:color w:val="000000"/>
                    <w:sz w:val="22"/>
                  </w:rPr>
                </w:rPrChange>
              </w:rPr>
              <w:pPrChange w:id="11012" w:author="superchickend" w:date="2012-12-16T15:32:00Z">
                <w:pPr>
                  <w:spacing w:line="240" w:lineRule="auto"/>
                  <w:jc w:val="right"/>
                </w:pPr>
              </w:pPrChange>
            </w:pPr>
            <w:ins w:id="11013" w:author="The Si Tran" w:date="2012-12-10T07:31:00Z">
              <w:r w:rsidRPr="004C2D67">
                <w:rPr>
                  <w:b/>
                  <w:sz w:val="26"/>
                  <w:szCs w:val="26"/>
                  <w:rPrChange w:id="11014" w:author="superchickend" w:date="2012-12-16T15:32:00Z">
                    <w:rPr>
                      <w:rFonts w:ascii="Calibri" w:hAnsi="Calibri"/>
                      <w:sz w:val="22"/>
                    </w:rPr>
                  </w:rPrChange>
                </w:rPr>
                <w:t>1.19</w:t>
              </w:r>
            </w:ins>
          </w:p>
        </w:tc>
        <w:tc>
          <w:tcPr>
            <w:tcW w:w="762" w:type="dxa"/>
            <w:tcBorders>
              <w:top w:val="nil"/>
              <w:left w:val="nil"/>
              <w:bottom w:val="single" w:sz="4" w:space="0" w:color="auto"/>
              <w:right w:val="single" w:sz="4" w:space="0" w:color="auto"/>
            </w:tcBorders>
            <w:shd w:val="clear" w:color="auto" w:fill="auto"/>
            <w:noWrap/>
            <w:vAlign w:val="center"/>
            <w:hideMark/>
            <w:tcPrChange w:id="11015"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4C2D67" w:rsidRDefault="00A75EB6">
            <w:pPr>
              <w:pStyle w:val="BangBody"/>
              <w:jc w:val="center"/>
              <w:rPr>
                <w:ins w:id="11016" w:author="The Si Tran" w:date="2012-12-10T07:31:00Z"/>
                <w:b/>
                <w:sz w:val="26"/>
                <w:szCs w:val="26"/>
                <w:rPrChange w:id="11017" w:author="superchickend" w:date="2012-12-16T15:32:00Z">
                  <w:rPr>
                    <w:ins w:id="11018" w:author="The Si Tran" w:date="2012-12-10T07:31:00Z"/>
                    <w:rFonts w:ascii="Calibri" w:eastAsia="Times New Roman" w:hAnsi="Calibri"/>
                    <w:color w:val="000000"/>
                    <w:sz w:val="22"/>
                  </w:rPr>
                </w:rPrChange>
              </w:rPr>
              <w:pPrChange w:id="11019" w:author="superchickend" w:date="2012-12-16T15:32:00Z">
                <w:pPr>
                  <w:spacing w:line="240" w:lineRule="auto"/>
                  <w:jc w:val="right"/>
                </w:pPr>
              </w:pPrChange>
            </w:pPr>
            <w:ins w:id="11020" w:author="The Si Tran" w:date="2012-12-10T07:31:00Z">
              <w:r w:rsidRPr="004C2D67">
                <w:rPr>
                  <w:b/>
                  <w:sz w:val="26"/>
                  <w:szCs w:val="26"/>
                  <w:rPrChange w:id="11021" w:author="superchickend" w:date="2012-12-16T15:32:00Z">
                    <w:rPr>
                      <w:rFonts w:ascii="Calibri" w:hAnsi="Calibri"/>
                      <w:sz w:val="22"/>
                    </w:rPr>
                  </w:rPrChange>
                </w:rPr>
                <w:t>2.5</w:t>
              </w:r>
            </w:ins>
          </w:p>
        </w:tc>
        <w:tc>
          <w:tcPr>
            <w:tcW w:w="964" w:type="dxa"/>
            <w:tcBorders>
              <w:top w:val="nil"/>
              <w:left w:val="nil"/>
              <w:bottom w:val="single" w:sz="4" w:space="0" w:color="auto"/>
              <w:right w:val="single" w:sz="4" w:space="0" w:color="auto"/>
            </w:tcBorders>
            <w:shd w:val="clear" w:color="auto" w:fill="auto"/>
            <w:noWrap/>
            <w:vAlign w:val="center"/>
            <w:hideMark/>
            <w:tcPrChange w:id="11022"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4C2D67" w:rsidRDefault="00A75EB6">
            <w:pPr>
              <w:pStyle w:val="BangBody"/>
              <w:jc w:val="center"/>
              <w:rPr>
                <w:ins w:id="11023" w:author="The Si Tran" w:date="2012-12-10T07:31:00Z"/>
                <w:b/>
                <w:sz w:val="26"/>
                <w:szCs w:val="26"/>
                <w:rPrChange w:id="11024" w:author="superchickend" w:date="2012-12-16T15:32:00Z">
                  <w:rPr>
                    <w:ins w:id="11025" w:author="The Si Tran" w:date="2012-12-10T07:31:00Z"/>
                    <w:rFonts w:ascii="Calibri" w:eastAsia="Times New Roman" w:hAnsi="Calibri"/>
                    <w:color w:val="000000"/>
                    <w:sz w:val="22"/>
                  </w:rPr>
                </w:rPrChange>
              </w:rPr>
              <w:pPrChange w:id="11026" w:author="superchickend" w:date="2012-12-16T15:32:00Z">
                <w:pPr>
                  <w:spacing w:line="240" w:lineRule="auto"/>
                  <w:jc w:val="right"/>
                </w:pPr>
              </w:pPrChange>
            </w:pPr>
            <w:ins w:id="11027" w:author="The Si Tran" w:date="2012-12-10T07:31:00Z">
              <w:r w:rsidRPr="004C2D67">
                <w:rPr>
                  <w:b/>
                  <w:sz w:val="26"/>
                  <w:szCs w:val="26"/>
                  <w:rPrChange w:id="11028" w:author="superchickend" w:date="2012-12-16T15:32:00Z">
                    <w:rPr>
                      <w:rFonts w:ascii="Calibri" w:hAnsi="Calibri"/>
                      <w:sz w:val="22"/>
                    </w:rPr>
                  </w:rPrChange>
                </w:rPr>
                <w:t>5.92</w:t>
              </w:r>
            </w:ins>
          </w:p>
        </w:tc>
      </w:tr>
    </w:tbl>
    <w:p w14:paraId="0E493AC7" w14:textId="7D8C453B" w:rsidR="000F226B" w:rsidRDefault="000F226B" w:rsidP="000F226B">
      <w:r>
        <w:lastRenderedPageBreak/>
        <w:t xml:space="preserve">Dựa vào bảng kết quả thực nghiệm của </w:t>
      </w:r>
      <w:ins w:id="11029" w:author="The Si Tran" w:date="2012-12-14T06:31:00Z">
        <w:r w:rsidRPr="00EF4E32">
          <w:t>chuỗi dữ liệu Deaths</w:t>
        </w:r>
      </w:ins>
      <w:r>
        <w:t xml:space="preserve"> (bảng 6.4) và kết quả của </w:t>
      </w:r>
      <w:ins w:id="11030" w:author="The Si Tran" w:date="2012-12-14T06:35:00Z">
        <w:r w:rsidRPr="00EF4E32">
          <w:t>chuỗi dữ liệu Maxtemp</w:t>
        </w:r>
      </w:ins>
      <w:r>
        <w:t xml:space="preserve"> (bảng 6.5), ta nhận thấy sai số của mô hình kết hợp nhỏ hơn so với hai mô hình thành phần. Tuy nhiên, ta cũng nhận thấy được sự thích nghi tốt của mô hình SARIMA đối với chuỗi dữ liệu có tính mùa. Trong cả hai trường hợp, mô hình SARIMA đều cho kết quả tốt hơn mô hình ANN.</w:t>
      </w:r>
    </w:p>
    <w:p w14:paraId="4563E86B" w14:textId="223A9DC8" w:rsidR="009523BA" w:rsidRDefault="00EF77AD" w:rsidP="009523BA">
      <w:pPr>
        <w:pStyle w:val="Heading3"/>
      </w:pPr>
      <w:bookmarkStart w:id="11031" w:name="_Toc343837428"/>
      <w:ins w:id="11032" w:author="The Si Tran" w:date="2012-12-06T21:22:00Z">
        <w:r>
          <w:t>Bộ dữ liệ</w:t>
        </w:r>
        <w:r w:rsidR="00810267">
          <w:t>u có tính xu hướng</w:t>
        </w:r>
      </w:ins>
      <w:bookmarkEnd w:id="11031"/>
    </w:p>
    <w:p w14:paraId="383B2A7F" w14:textId="77777777" w:rsidR="000F226B" w:rsidRDefault="000F226B" w:rsidP="000F226B">
      <w:pPr>
        <w:rPr>
          <w:ins w:id="11033" w:author="The Si Tran" w:date="2012-12-10T07:34:00Z"/>
        </w:rPr>
        <w:pPrChange w:id="11034" w:author="The Si Tran" w:date="2012-12-10T07:32:00Z">
          <w:pPr>
            <w:pStyle w:val="Heading1"/>
            <w:jc w:val="left"/>
          </w:pPr>
        </w:pPrChange>
      </w:pPr>
      <w:r>
        <w:t xml:space="preserve">Với dữ liệu có tính xu hướng như chuỗi dữ liệu Prices (giá cổ phiếu phổ thông IBM) thì mô hình kết hợp và mô hình SARIMA cho kết quả tin cậy </w:t>
      </w:r>
      <w:proofErr w:type="gramStart"/>
      <w:r>
        <w:t>hơn  mô</w:t>
      </w:r>
      <w:proofErr w:type="gramEnd"/>
      <w:r>
        <w:t xml:space="preserve"> hình ANN. Trong trường hợp này, thì dữ liệu Prices ít chịu ảnh hưởng của thành phần phi tuyến tính nên ANN không cho kết quả dự báo tốt như hai mô hình còn lại. Ngược lại với chuỗi dữ liệu Chemicals, ta nhận thấy được sự thích nghi của mô hình ANN tốt hơn mô hình SARIMA. Do đó, kết quả của mô hình kết hợp </w:t>
      </w:r>
      <w:proofErr w:type="gramStart"/>
      <w:r>
        <w:t>thu</w:t>
      </w:r>
      <w:proofErr w:type="gramEnd"/>
      <w:r>
        <w:t xml:space="preserve"> được từ bộ dữ liệu Chemicals đáng tin cậy hơn so với mô hình SARIMA cũng là hiển nhiên</w:t>
      </w:r>
    </w:p>
    <w:p w14:paraId="52E50D46" w14:textId="77777777" w:rsidR="000F226B" w:rsidRPr="000F226B" w:rsidRDefault="000F226B" w:rsidP="000F226B"/>
    <w:tbl>
      <w:tblPr>
        <w:tblpPr w:leftFromText="180" w:rightFromText="180" w:vertAnchor="text" w:horzAnchor="margin" w:tblpY="480"/>
        <w:tblW w:w="9134" w:type="dxa"/>
        <w:tblLook w:val="04A0" w:firstRow="1" w:lastRow="0" w:firstColumn="1" w:lastColumn="0" w:noHBand="0" w:noVBand="1"/>
        <w:tblPrChange w:id="11035"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253"/>
        <w:gridCol w:w="5357"/>
        <w:gridCol w:w="805"/>
        <w:gridCol w:w="783"/>
        <w:gridCol w:w="964"/>
        <w:tblGridChange w:id="11036">
          <w:tblGrid>
            <w:gridCol w:w="1072"/>
            <w:gridCol w:w="7014"/>
            <w:gridCol w:w="820"/>
            <w:gridCol w:w="820"/>
            <w:gridCol w:w="828"/>
          </w:tblGrid>
        </w:tblGridChange>
      </w:tblGrid>
      <w:tr w:rsidR="009523BA" w:rsidRPr="003A1CA3" w14:paraId="525D656E" w14:textId="77777777" w:rsidTr="00667906">
        <w:trPr>
          <w:trHeight w:val="270"/>
          <w:ins w:id="11037" w:author="The Si Tran" w:date="2012-12-10T07:33:00Z"/>
          <w:trPrChange w:id="11038" w:author="superchickend" w:date="2012-12-16T15:32:00Z">
            <w:trPr>
              <w:trHeight w:val="280"/>
            </w:trPr>
          </w:trPrChange>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1039"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C77D866" w14:textId="77777777" w:rsidR="009523BA" w:rsidRPr="009523BA" w:rsidRDefault="009523BA">
            <w:pPr>
              <w:pStyle w:val="BangBody"/>
              <w:spacing w:before="0"/>
              <w:rPr>
                <w:ins w:id="11040" w:author="The Si Tran" w:date="2012-12-10T07:33:00Z"/>
                <w:sz w:val="26"/>
                <w:szCs w:val="26"/>
                <w:rPrChange w:id="11041" w:author="The Si Tran" w:date="2012-12-14T06:37:00Z">
                  <w:rPr>
                    <w:ins w:id="11042" w:author="The Si Tran" w:date="2012-12-10T07:33:00Z"/>
                    <w:rFonts w:ascii="Calibri" w:eastAsia="Times New Roman" w:hAnsi="Calibri"/>
                    <w:b/>
                    <w:bCs/>
                    <w:color w:val="000000"/>
                    <w:sz w:val="22"/>
                    <w:szCs w:val="28"/>
                  </w:rPr>
                </w:rPrChange>
              </w:rPr>
              <w:pPrChange w:id="11043"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bookmarkStart w:id="11044" w:name="_Toc343033798"/>
            <w:ins w:id="11045" w:author="The Si Tran" w:date="2012-12-10T07:33:00Z">
              <w:r w:rsidRPr="009523BA">
                <w:rPr>
                  <w:sz w:val="26"/>
                  <w:szCs w:val="26"/>
                  <w:rPrChange w:id="11046" w:author="The Si Tran" w:date="2012-12-14T06:37:00Z">
                    <w:rPr>
                      <w:rFonts w:ascii="Calibri" w:hAnsi="Calibri"/>
                      <w:sz w:val="22"/>
                    </w:rPr>
                  </w:rPrChange>
                </w:rPr>
                <w:t> </w:t>
              </w:r>
            </w:ins>
          </w:p>
        </w:tc>
        <w:tc>
          <w:tcPr>
            <w:tcW w:w="5357" w:type="dxa"/>
            <w:tcBorders>
              <w:top w:val="single" w:sz="4" w:space="0" w:color="auto"/>
              <w:left w:val="nil"/>
              <w:bottom w:val="single" w:sz="4" w:space="0" w:color="auto"/>
              <w:right w:val="single" w:sz="4" w:space="0" w:color="auto"/>
            </w:tcBorders>
            <w:shd w:val="clear" w:color="auto" w:fill="auto"/>
            <w:noWrap/>
            <w:vAlign w:val="center"/>
            <w:hideMark/>
            <w:tcPrChange w:id="11047"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CB5A12F" w14:textId="77777777" w:rsidR="009523BA" w:rsidRPr="009523BA" w:rsidRDefault="009523BA">
            <w:pPr>
              <w:pStyle w:val="BangBody"/>
              <w:spacing w:before="0"/>
              <w:jc w:val="center"/>
              <w:rPr>
                <w:ins w:id="11048" w:author="The Si Tran" w:date="2012-12-10T07:33:00Z"/>
                <w:b/>
                <w:sz w:val="26"/>
                <w:szCs w:val="26"/>
                <w:rPrChange w:id="11049" w:author="superchickend" w:date="2012-12-16T15:32:00Z">
                  <w:rPr>
                    <w:ins w:id="11050" w:author="The Si Tran" w:date="2012-12-10T07:33:00Z"/>
                    <w:rFonts w:ascii="Calibri" w:eastAsia="Times New Roman" w:hAnsi="Calibri"/>
                    <w:b/>
                    <w:bCs/>
                    <w:color w:val="000000"/>
                    <w:sz w:val="22"/>
                    <w:szCs w:val="28"/>
                  </w:rPr>
                </w:rPrChange>
              </w:rPr>
              <w:pPrChange w:id="11051"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052" w:author="The Si Tran" w:date="2012-12-10T07:33:00Z">
              <w:r w:rsidRPr="009523BA">
                <w:rPr>
                  <w:b/>
                  <w:sz w:val="26"/>
                  <w:szCs w:val="26"/>
                  <w:rPrChange w:id="11053" w:author="superchickend" w:date="2012-12-16T15:32:00Z">
                    <w:rPr>
                      <w:rFonts w:ascii="Calibri" w:hAnsi="Calibri"/>
                      <w:sz w:val="22"/>
                    </w:rPr>
                  </w:rPrChange>
                </w:rPr>
                <w:t>Model</w:t>
              </w:r>
            </w:ins>
          </w:p>
        </w:tc>
        <w:tc>
          <w:tcPr>
            <w:tcW w:w="799" w:type="dxa"/>
            <w:tcBorders>
              <w:top w:val="single" w:sz="4" w:space="0" w:color="auto"/>
              <w:left w:val="nil"/>
              <w:bottom w:val="single" w:sz="4" w:space="0" w:color="auto"/>
              <w:right w:val="single" w:sz="4" w:space="0" w:color="auto"/>
            </w:tcBorders>
            <w:shd w:val="clear" w:color="auto" w:fill="auto"/>
            <w:noWrap/>
            <w:vAlign w:val="center"/>
            <w:hideMark/>
            <w:tcPrChange w:id="11054"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EF58A00" w14:textId="77777777" w:rsidR="009523BA" w:rsidRPr="009523BA" w:rsidRDefault="009523BA">
            <w:pPr>
              <w:pStyle w:val="BangBody"/>
              <w:spacing w:before="0"/>
              <w:jc w:val="center"/>
              <w:rPr>
                <w:ins w:id="11055" w:author="The Si Tran" w:date="2012-12-10T07:33:00Z"/>
                <w:b/>
                <w:sz w:val="26"/>
                <w:szCs w:val="26"/>
                <w:rPrChange w:id="11056" w:author="superchickend" w:date="2012-12-16T15:32:00Z">
                  <w:rPr>
                    <w:ins w:id="11057" w:author="The Si Tran" w:date="2012-12-10T07:33:00Z"/>
                    <w:rFonts w:ascii="Calibri" w:eastAsia="Times New Roman" w:hAnsi="Calibri"/>
                    <w:b/>
                    <w:bCs/>
                    <w:color w:val="000000"/>
                    <w:sz w:val="22"/>
                    <w:szCs w:val="28"/>
                  </w:rPr>
                </w:rPrChange>
              </w:rPr>
              <w:pPrChange w:id="11058"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059" w:author="The Si Tran" w:date="2012-12-10T07:33:00Z">
              <w:r w:rsidRPr="009523BA">
                <w:rPr>
                  <w:b/>
                  <w:sz w:val="26"/>
                  <w:szCs w:val="26"/>
                  <w:rPrChange w:id="11060" w:author="superchickend" w:date="2012-12-16T15:32:00Z">
                    <w:rPr>
                      <w:rFonts w:ascii="Calibri" w:hAnsi="Calibri"/>
                      <w:sz w:val="22"/>
                    </w:rPr>
                  </w:rPrChange>
                </w:rPr>
                <w:t>MAE</w:t>
              </w:r>
            </w:ins>
          </w:p>
        </w:tc>
        <w:tc>
          <w:tcPr>
            <w:tcW w:w="777" w:type="dxa"/>
            <w:tcBorders>
              <w:top w:val="single" w:sz="4" w:space="0" w:color="auto"/>
              <w:left w:val="nil"/>
              <w:bottom w:val="single" w:sz="4" w:space="0" w:color="auto"/>
              <w:right w:val="single" w:sz="4" w:space="0" w:color="auto"/>
            </w:tcBorders>
            <w:shd w:val="clear" w:color="auto" w:fill="auto"/>
            <w:noWrap/>
            <w:vAlign w:val="center"/>
            <w:hideMark/>
            <w:tcPrChange w:id="11061"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CBBFAA5" w14:textId="77777777" w:rsidR="009523BA" w:rsidRPr="009523BA" w:rsidRDefault="009523BA">
            <w:pPr>
              <w:pStyle w:val="BangBody"/>
              <w:spacing w:before="0"/>
              <w:jc w:val="center"/>
              <w:rPr>
                <w:ins w:id="11062" w:author="The Si Tran" w:date="2012-12-10T07:33:00Z"/>
                <w:b/>
                <w:sz w:val="26"/>
                <w:szCs w:val="26"/>
                <w:rPrChange w:id="11063" w:author="superchickend" w:date="2012-12-16T15:32:00Z">
                  <w:rPr>
                    <w:ins w:id="11064" w:author="The Si Tran" w:date="2012-12-10T07:33:00Z"/>
                    <w:rFonts w:ascii="Calibri" w:eastAsia="Times New Roman" w:hAnsi="Calibri"/>
                    <w:b/>
                    <w:bCs/>
                    <w:color w:val="000000"/>
                    <w:sz w:val="22"/>
                    <w:szCs w:val="28"/>
                  </w:rPr>
                </w:rPrChange>
              </w:rPr>
              <w:pPrChange w:id="11065"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066" w:author="The Si Tran" w:date="2012-12-10T07:33:00Z">
              <w:r w:rsidRPr="009523BA">
                <w:rPr>
                  <w:b/>
                  <w:sz w:val="26"/>
                  <w:szCs w:val="26"/>
                  <w:rPrChange w:id="11067" w:author="superchickend" w:date="2012-12-16T15:32:00Z">
                    <w:rPr>
                      <w:rFonts w:ascii="Calibri" w:hAnsi="Calibri"/>
                      <w:sz w:val="22"/>
                    </w:rPr>
                  </w:rPrChange>
                </w:rPr>
                <w:t>MSE</w:t>
              </w:r>
            </w:ins>
          </w:p>
        </w:tc>
        <w:tc>
          <w:tcPr>
            <w:tcW w:w="957" w:type="dxa"/>
            <w:tcBorders>
              <w:top w:val="single" w:sz="4" w:space="0" w:color="auto"/>
              <w:left w:val="nil"/>
              <w:bottom w:val="single" w:sz="4" w:space="0" w:color="auto"/>
              <w:right w:val="single" w:sz="4" w:space="0" w:color="auto"/>
            </w:tcBorders>
            <w:shd w:val="clear" w:color="auto" w:fill="auto"/>
            <w:noWrap/>
            <w:vAlign w:val="center"/>
            <w:hideMark/>
            <w:tcPrChange w:id="11068"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28B3AD9" w14:textId="77777777" w:rsidR="009523BA" w:rsidRPr="009523BA" w:rsidRDefault="009523BA">
            <w:pPr>
              <w:pStyle w:val="BangBody"/>
              <w:spacing w:before="0"/>
              <w:jc w:val="center"/>
              <w:rPr>
                <w:ins w:id="11069" w:author="The Si Tran" w:date="2012-12-10T07:33:00Z"/>
                <w:b/>
                <w:sz w:val="26"/>
                <w:szCs w:val="26"/>
                <w:rPrChange w:id="11070" w:author="superchickend" w:date="2012-12-16T15:32:00Z">
                  <w:rPr>
                    <w:ins w:id="11071" w:author="The Si Tran" w:date="2012-12-10T07:33:00Z"/>
                    <w:rFonts w:ascii="Calibri" w:eastAsia="Times New Roman" w:hAnsi="Calibri"/>
                    <w:b/>
                    <w:bCs/>
                    <w:color w:val="000000"/>
                    <w:sz w:val="22"/>
                    <w:szCs w:val="28"/>
                  </w:rPr>
                </w:rPrChange>
              </w:rPr>
              <w:pPrChange w:id="11072"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073" w:author="The Si Tran" w:date="2012-12-10T07:33:00Z">
              <w:r w:rsidRPr="009523BA">
                <w:rPr>
                  <w:b/>
                  <w:sz w:val="26"/>
                  <w:szCs w:val="26"/>
                  <w:rPrChange w:id="11074" w:author="superchickend" w:date="2012-12-16T15:32:00Z">
                    <w:rPr>
                      <w:rFonts w:ascii="Calibri" w:hAnsi="Calibri"/>
                      <w:sz w:val="22"/>
                    </w:rPr>
                  </w:rPrChange>
                </w:rPr>
                <w:t>MAPE</w:t>
              </w:r>
            </w:ins>
          </w:p>
        </w:tc>
      </w:tr>
      <w:tr w:rsidR="009523BA" w:rsidRPr="003A1CA3" w14:paraId="1DB511BF" w14:textId="77777777" w:rsidTr="00667906">
        <w:trPr>
          <w:trHeight w:val="544"/>
          <w:ins w:id="11075" w:author="The Si Tran" w:date="2012-12-10T07:33:00Z"/>
          <w:trPrChange w:id="11076" w:author="superchickend" w:date="2012-12-16T15:32:00Z">
            <w:trPr>
              <w:trHeight w:val="561"/>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077"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4091B8E" w14:textId="7F13455D" w:rsidR="009523BA" w:rsidRPr="009523BA" w:rsidRDefault="009523BA">
            <w:pPr>
              <w:pStyle w:val="BangBody"/>
              <w:spacing w:before="0"/>
              <w:jc w:val="center"/>
              <w:rPr>
                <w:ins w:id="11078" w:author="The Si Tran" w:date="2012-12-10T07:33:00Z"/>
                <w:b/>
                <w:sz w:val="26"/>
                <w:szCs w:val="26"/>
                <w:rPrChange w:id="11079" w:author="superchickend" w:date="2012-12-16T15:32:00Z">
                  <w:rPr>
                    <w:ins w:id="11080" w:author="The Si Tran" w:date="2012-12-10T07:33:00Z"/>
                    <w:rFonts w:ascii="Calibri" w:eastAsia="Times New Roman" w:hAnsi="Calibri"/>
                    <w:b/>
                    <w:bCs/>
                    <w:color w:val="000000"/>
                    <w:sz w:val="22"/>
                    <w:szCs w:val="28"/>
                  </w:rPr>
                </w:rPrChange>
              </w:rPr>
              <w:pPrChange w:id="11081"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1082" w:author="The Si Tran" w:date="2012-12-10T07:33:00Z">
              <w:r w:rsidRPr="009523BA">
                <w:rPr>
                  <w:b/>
                  <w:sz w:val="26"/>
                  <w:szCs w:val="26"/>
                  <w:rPrChange w:id="11083" w:author="superchickend" w:date="2012-12-16T15:32:00Z">
                    <w:rPr>
                      <w:rFonts w:ascii="Calibri" w:hAnsi="Calibri"/>
                      <w:sz w:val="22"/>
                    </w:rPr>
                  </w:rPrChange>
                </w:rPr>
                <w:t>ANN</w:t>
              </w:r>
            </w:ins>
          </w:p>
        </w:tc>
        <w:tc>
          <w:tcPr>
            <w:tcW w:w="5357" w:type="dxa"/>
            <w:tcBorders>
              <w:top w:val="nil"/>
              <w:left w:val="nil"/>
              <w:bottom w:val="single" w:sz="4" w:space="0" w:color="auto"/>
              <w:right w:val="single" w:sz="4" w:space="0" w:color="auto"/>
            </w:tcBorders>
            <w:shd w:val="clear" w:color="auto" w:fill="auto"/>
            <w:vAlign w:val="bottom"/>
            <w:hideMark/>
            <w:tcPrChange w:id="11084"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C72F452" w14:textId="34D57D22" w:rsidR="009523BA" w:rsidRPr="009523BA" w:rsidRDefault="00976130">
            <w:pPr>
              <w:pStyle w:val="BangBody"/>
              <w:spacing w:before="0"/>
              <w:rPr>
                <w:ins w:id="11085" w:author="The Si Tran" w:date="2012-12-10T07:33:00Z"/>
                <w:sz w:val="26"/>
                <w:szCs w:val="26"/>
                <w:rPrChange w:id="11086" w:author="The Si Tran" w:date="2012-12-14T06:37:00Z">
                  <w:rPr>
                    <w:ins w:id="11087" w:author="The Si Tran" w:date="2012-12-10T07:33:00Z"/>
                    <w:rFonts w:ascii="Calibri" w:eastAsia="Times New Roman" w:hAnsi="Calibri"/>
                    <w:b/>
                    <w:bCs/>
                    <w:color w:val="000000"/>
                    <w:sz w:val="22"/>
                    <w:szCs w:val="28"/>
                  </w:rPr>
                </w:rPrChange>
              </w:rPr>
              <w:pPrChange w:id="11088"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1089" w:author="The Si Tran" w:date="2012-12-10T07:33:00Z">
              <w:r w:rsidR="009523BA" w:rsidRPr="009523BA">
                <w:rPr>
                  <w:sz w:val="26"/>
                  <w:szCs w:val="26"/>
                  <w:rPrChange w:id="11090" w:author="The Si Tran" w:date="2012-12-14T06:37:00Z">
                    <w:rPr>
                      <w:rFonts w:ascii="Calibri" w:hAnsi="Calibri"/>
                      <w:sz w:val="22"/>
                    </w:rPr>
                  </w:rPrChange>
                </w:rPr>
                <w:t>(6,6,1), Algorithm=RPROP, epoches=144,  Residual=1E-6, default_update=0.1, max_update=10</w:t>
              </w:r>
            </w:ins>
          </w:p>
        </w:tc>
        <w:tc>
          <w:tcPr>
            <w:tcW w:w="799" w:type="dxa"/>
            <w:tcBorders>
              <w:top w:val="nil"/>
              <w:left w:val="nil"/>
              <w:bottom w:val="single" w:sz="4" w:space="0" w:color="auto"/>
              <w:right w:val="single" w:sz="4" w:space="0" w:color="auto"/>
            </w:tcBorders>
            <w:shd w:val="clear" w:color="auto" w:fill="auto"/>
            <w:noWrap/>
            <w:vAlign w:val="center"/>
            <w:hideMark/>
            <w:tcPrChange w:id="1109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113D08B" w14:textId="77777777" w:rsidR="009523BA" w:rsidRPr="009523BA" w:rsidRDefault="009523BA">
            <w:pPr>
              <w:pStyle w:val="BangBody"/>
              <w:spacing w:before="0"/>
              <w:jc w:val="center"/>
              <w:rPr>
                <w:ins w:id="11092" w:author="The Si Tran" w:date="2012-12-10T07:33:00Z"/>
                <w:sz w:val="26"/>
                <w:szCs w:val="26"/>
                <w:rPrChange w:id="11093" w:author="The Si Tran" w:date="2012-12-14T06:37:00Z">
                  <w:rPr>
                    <w:ins w:id="11094" w:author="The Si Tran" w:date="2012-12-10T07:33:00Z"/>
                    <w:rFonts w:ascii="Calibri" w:eastAsia="Times New Roman" w:hAnsi="Calibri"/>
                    <w:b/>
                    <w:bCs/>
                    <w:color w:val="000000"/>
                    <w:sz w:val="22"/>
                    <w:szCs w:val="28"/>
                  </w:rPr>
                </w:rPrChange>
              </w:rPr>
              <w:pPrChange w:id="1109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096" w:author="The Si Tran" w:date="2012-12-10T07:33:00Z">
              <w:r w:rsidRPr="009523BA">
                <w:rPr>
                  <w:sz w:val="26"/>
                  <w:szCs w:val="26"/>
                  <w:rPrChange w:id="11097" w:author="The Si Tran" w:date="2012-12-14T06:37:00Z">
                    <w:rPr>
                      <w:rFonts w:ascii="Calibri" w:hAnsi="Calibri"/>
                      <w:sz w:val="22"/>
                    </w:rPr>
                  </w:rPrChange>
                </w:rPr>
                <w:t>0.23</w:t>
              </w:r>
            </w:ins>
          </w:p>
        </w:tc>
        <w:tc>
          <w:tcPr>
            <w:tcW w:w="777" w:type="dxa"/>
            <w:tcBorders>
              <w:top w:val="nil"/>
              <w:left w:val="nil"/>
              <w:bottom w:val="single" w:sz="4" w:space="0" w:color="auto"/>
              <w:right w:val="single" w:sz="4" w:space="0" w:color="auto"/>
            </w:tcBorders>
            <w:shd w:val="clear" w:color="auto" w:fill="auto"/>
            <w:noWrap/>
            <w:vAlign w:val="center"/>
            <w:hideMark/>
            <w:tcPrChange w:id="1109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0344DC6" w14:textId="77777777" w:rsidR="009523BA" w:rsidRPr="009523BA" w:rsidRDefault="009523BA">
            <w:pPr>
              <w:pStyle w:val="BangBody"/>
              <w:spacing w:before="0"/>
              <w:jc w:val="center"/>
              <w:rPr>
                <w:ins w:id="11099" w:author="The Si Tran" w:date="2012-12-10T07:33:00Z"/>
                <w:sz w:val="26"/>
                <w:szCs w:val="26"/>
                <w:rPrChange w:id="11100" w:author="The Si Tran" w:date="2012-12-14T06:37:00Z">
                  <w:rPr>
                    <w:ins w:id="11101" w:author="The Si Tran" w:date="2012-12-10T07:33:00Z"/>
                    <w:rFonts w:ascii="Calibri" w:eastAsia="Times New Roman" w:hAnsi="Calibri"/>
                    <w:b/>
                    <w:bCs/>
                    <w:color w:val="000000"/>
                    <w:sz w:val="22"/>
                    <w:szCs w:val="28"/>
                  </w:rPr>
                </w:rPrChange>
              </w:rPr>
              <w:pPrChange w:id="1110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03" w:author="The Si Tran" w:date="2012-12-10T07:33:00Z">
              <w:r w:rsidRPr="009523BA">
                <w:rPr>
                  <w:sz w:val="26"/>
                  <w:szCs w:val="26"/>
                  <w:rPrChange w:id="11104" w:author="The Si Tran" w:date="2012-12-14T06:37:00Z">
                    <w:rPr>
                      <w:rFonts w:ascii="Calibri" w:hAnsi="Calibri"/>
                      <w:sz w:val="22"/>
                    </w:rPr>
                  </w:rPrChange>
                </w:rPr>
                <w:t>0.09</w:t>
              </w:r>
            </w:ins>
          </w:p>
        </w:tc>
        <w:tc>
          <w:tcPr>
            <w:tcW w:w="957" w:type="dxa"/>
            <w:tcBorders>
              <w:top w:val="nil"/>
              <w:left w:val="nil"/>
              <w:bottom w:val="single" w:sz="4" w:space="0" w:color="auto"/>
              <w:right w:val="single" w:sz="4" w:space="0" w:color="auto"/>
            </w:tcBorders>
            <w:shd w:val="clear" w:color="auto" w:fill="auto"/>
            <w:noWrap/>
            <w:vAlign w:val="center"/>
            <w:hideMark/>
            <w:tcPrChange w:id="1110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198605A" w14:textId="77777777" w:rsidR="009523BA" w:rsidRPr="009523BA" w:rsidRDefault="009523BA">
            <w:pPr>
              <w:pStyle w:val="BangBody"/>
              <w:spacing w:before="0"/>
              <w:jc w:val="center"/>
              <w:rPr>
                <w:ins w:id="11106" w:author="The Si Tran" w:date="2012-12-10T07:33:00Z"/>
                <w:sz w:val="26"/>
                <w:szCs w:val="26"/>
                <w:rPrChange w:id="11107" w:author="The Si Tran" w:date="2012-12-14T06:37:00Z">
                  <w:rPr>
                    <w:ins w:id="11108" w:author="The Si Tran" w:date="2012-12-10T07:33:00Z"/>
                    <w:rFonts w:ascii="Calibri" w:eastAsia="Times New Roman" w:hAnsi="Calibri"/>
                    <w:b/>
                    <w:bCs/>
                    <w:color w:val="000000"/>
                    <w:sz w:val="22"/>
                    <w:szCs w:val="28"/>
                  </w:rPr>
                </w:rPrChange>
              </w:rPr>
              <w:pPrChange w:id="1110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10" w:author="The Si Tran" w:date="2012-12-10T07:33:00Z">
              <w:r w:rsidRPr="009523BA">
                <w:rPr>
                  <w:sz w:val="26"/>
                  <w:szCs w:val="26"/>
                  <w:rPrChange w:id="11111" w:author="The Si Tran" w:date="2012-12-14T06:37:00Z">
                    <w:rPr>
                      <w:rFonts w:ascii="Calibri" w:hAnsi="Calibri"/>
                      <w:sz w:val="22"/>
                    </w:rPr>
                  </w:rPrChange>
                </w:rPr>
                <w:t>1.34</w:t>
              </w:r>
            </w:ins>
          </w:p>
        </w:tc>
      </w:tr>
      <w:tr w:rsidR="009523BA" w:rsidRPr="003A1CA3" w14:paraId="3F351FCA" w14:textId="77777777" w:rsidTr="00667906">
        <w:trPr>
          <w:trHeight w:val="544"/>
          <w:ins w:id="11112" w:author="The Si Tran" w:date="2012-12-10T07:33:00Z"/>
          <w:trPrChange w:id="11113" w:author="superchickend" w:date="2012-12-16T15:32:00Z">
            <w:trPr>
              <w:trHeight w:val="561"/>
            </w:trPr>
          </w:trPrChange>
        </w:trPr>
        <w:tc>
          <w:tcPr>
            <w:tcW w:w="1244" w:type="dxa"/>
            <w:vMerge/>
            <w:tcBorders>
              <w:top w:val="nil"/>
              <w:left w:val="single" w:sz="4" w:space="0" w:color="auto"/>
              <w:bottom w:val="single" w:sz="4" w:space="0" w:color="000000"/>
              <w:right w:val="single" w:sz="4" w:space="0" w:color="auto"/>
            </w:tcBorders>
            <w:vAlign w:val="center"/>
            <w:hideMark/>
            <w:tcPrChange w:id="11114"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467696F1" w14:textId="77777777" w:rsidR="009523BA" w:rsidRPr="009523BA" w:rsidRDefault="009523BA">
            <w:pPr>
              <w:pStyle w:val="BangBody"/>
              <w:spacing w:before="0"/>
              <w:jc w:val="center"/>
              <w:rPr>
                <w:ins w:id="11115" w:author="The Si Tran" w:date="2012-12-10T07:33:00Z"/>
                <w:b/>
                <w:sz w:val="26"/>
                <w:szCs w:val="26"/>
                <w:rPrChange w:id="11116" w:author="superchickend" w:date="2012-12-16T15:32:00Z">
                  <w:rPr>
                    <w:ins w:id="11117" w:author="The Si Tran" w:date="2012-12-10T07:33:00Z"/>
                    <w:rFonts w:ascii="Calibri" w:eastAsia="Times New Roman" w:hAnsi="Calibri"/>
                    <w:color w:val="000000"/>
                    <w:sz w:val="22"/>
                  </w:rPr>
                </w:rPrChange>
              </w:rPr>
              <w:pPrChange w:id="11118" w:author="The Si Tran" w:date="2012-12-16T10:54:00Z">
                <w:pPr>
                  <w:framePr w:hSpace="180" w:wrap="around" w:vAnchor="text" w:hAnchor="margin" w:y="486"/>
                  <w:spacing w:before="0" w:line="240" w:lineRule="auto"/>
                  <w:jc w:val="left"/>
                </w:pPr>
              </w:pPrChange>
            </w:pPr>
          </w:p>
        </w:tc>
        <w:tc>
          <w:tcPr>
            <w:tcW w:w="5357" w:type="dxa"/>
            <w:tcBorders>
              <w:top w:val="nil"/>
              <w:left w:val="nil"/>
              <w:bottom w:val="single" w:sz="4" w:space="0" w:color="auto"/>
              <w:right w:val="single" w:sz="4" w:space="0" w:color="auto"/>
            </w:tcBorders>
            <w:shd w:val="clear" w:color="auto" w:fill="auto"/>
            <w:vAlign w:val="bottom"/>
            <w:hideMark/>
            <w:tcPrChange w:id="11119"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E896B20" w14:textId="759E41C8" w:rsidR="009523BA" w:rsidRPr="009523BA" w:rsidRDefault="00976130">
            <w:pPr>
              <w:pStyle w:val="BangBody"/>
              <w:spacing w:before="0"/>
              <w:rPr>
                <w:ins w:id="11120" w:author="The Si Tran" w:date="2012-12-10T07:33:00Z"/>
                <w:sz w:val="26"/>
                <w:szCs w:val="26"/>
                <w:rPrChange w:id="11121" w:author="The Si Tran" w:date="2012-12-14T06:37:00Z">
                  <w:rPr>
                    <w:ins w:id="11122" w:author="The Si Tran" w:date="2012-12-10T07:33:00Z"/>
                    <w:rFonts w:ascii="Calibri" w:eastAsia="Times New Roman" w:hAnsi="Calibri"/>
                    <w:b/>
                    <w:bCs/>
                    <w:color w:val="000000"/>
                    <w:sz w:val="22"/>
                    <w:szCs w:val="28"/>
                  </w:rPr>
                </w:rPrChange>
              </w:rPr>
              <w:pPrChange w:id="11123"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1124" w:author="The Si Tran" w:date="2012-12-10T07:33:00Z">
              <w:r w:rsidR="009523BA" w:rsidRPr="009523BA">
                <w:rPr>
                  <w:sz w:val="26"/>
                  <w:szCs w:val="26"/>
                  <w:rPrChange w:id="11125" w:author="The Si Tran" w:date="2012-12-14T06:37:00Z">
                    <w:rPr>
                      <w:rFonts w:ascii="Calibri" w:hAnsi="Calibri"/>
                      <w:sz w:val="22"/>
                    </w:rPr>
                  </w:rPrChange>
                </w:rPr>
                <w:t>(7,7,1),Algorithm=Back Propagation, epoches=98, Residual=1E-6, learning_rate=0.4, momemtum = 0,2</w:t>
              </w:r>
            </w:ins>
          </w:p>
        </w:tc>
        <w:tc>
          <w:tcPr>
            <w:tcW w:w="799" w:type="dxa"/>
            <w:tcBorders>
              <w:top w:val="nil"/>
              <w:left w:val="nil"/>
              <w:bottom w:val="single" w:sz="4" w:space="0" w:color="auto"/>
              <w:right w:val="single" w:sz="4" w:space="0" w:color="auto"/>
            </w:tcBorders>
            <w:shd w:val="clear" w:color="auto" w:fill="auto"/>
            <w:noWrap/>
            <w:vAlign w:val="center"/>
            <w:hideMark/>
            <w:tcPrChange w:id="11126"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F80B9" w14:textId="77777777" w:rsidR="009523BA" w:rsidRPr="009523BA" w:rsidRDefault="009523BA">
            <w:pPr>
              <w:pStyle w:val="BangBody"/>
              <w:spacing w:before="0"/>
              <w:jc w:val="center"/>
              <w:rPr>
                <w:ins w:id="11127" w:author="The Si Tran" w:date="2012-12-10T07:33:00Z"/>
                <w:b/>
                <w:sz w:val="26"/>
                <w:szCs w:val="26"/>
                <w:rPrChange w:id="11128" w:author="superchickend" w:date="2012-12-16T15:33:00Z">
                  <w:rPr>
                    <w:ins w:id="11129" w:author="The Si Tran" w:date="2012-12-10T07:33:00Z"/>
                    <w:rFonts w:ascii="Calibri" w:eastAsia="Times New Roman" w:hAnsi="Calibri"/>
                    <w:b/>
                    <w:bCs/>
                    <w:color w:val="000000"/>
                    <w:sz w:val="22"/>
                    <w:szCs w:val="28"/>
                  </w:rPr>
                </w:rPrChange>
              </w:rPr>
              <w:pPrChange w:id="11130"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31" w:author="The Si Tran" w:date="2012-12-10T07:33:00Z">
              <w:r w:rsidRPr="009523BA">
                <w:rPr>
                  <w:b/>
                  <w:sz w:val="26"/>
                  <w:szCs w:val="26"/>
                  <w:rPrChange w:id="11132" w:author="superchickend" w:date="2012-12-16T15:33:00Z">
                    <w:rPr>
                      <w:rFonts w:ascii="Calibri" w:hAnsi="Calibri"/>
                      <w:sz w:val="22"/>
                    </w:rPr>
                  </w:rPrChange>
                </w:rPr>
                <w:t>0.22</w:t>
              </w:r>
            </w:ins>
          </w:p>
        </w:tc>
        <w:tc>
          <w:tcPr>
            <w:tcW w:w="777" w:type="dxa"/>
            <w:tcBorders>
              <w:top w:val="nil"/>
              <w:left w:val="nil"/>
              <w:bottom w:val="single" w:sz="4" w:space="0" w:color="auto"/>
              <w:right w:val="single" w:sz="4" w:space="0" w:color="auto"/>
            </w:tcBorders>
            <w:shd w:val="clear" w:color="auto" w:fill="auto"/>
            <w:noWrap/>
            <w:vAlign w:val="center"/>
            <w:hideMark/>
            <w:tcPrChange w:id="11133"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159E15F" w14:textId="77777777" w:rsidR="009523BA" w:rsidRPr="009523BA" w:rsidRDefault="009523BA">
            <w:pPr>
              <w:pStyle w:val="BangBody"/>
              <w:spacing w:before="0"/>
              <w:jc w:val="center"/>
              <w:rPr>
                <w:ins w:id="11134" w:author="The Si Tran" w:date="2012-12-10T07:33:00Z"/>
                <w:b/>
                <w:sz w:val="26"/>
                <w:szCs w:val="26"/>
                <w:rPrChange w:id="11135" w:author="superchickend" w:date="2012-12-16T15:33:00Z">
                  <w:rPr>
                    <w:ins w:id="11136" w:author="The Si Tran" w:date="2012-12-10T07:33:00Z"/>
                    <w:rFonts w:ascii="Calibri" w:eastAsia="Times New Roman" w:hAnsi="Calibri"/>
                    <w:b/>
                    <w:bCs/>
                    <w:color w:val="000000"/>
                    <w:sz w:val="22"/>
                    <w:szCs w:val="28"/>
                  </w:rPr>
                </w:rPrChange>
              </w:rPr>
              <w:pPrChange w:id="11137"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38" w:author="The Si Tran" w:date="2012-12-10T07:33:00Z">
              <w:r w:rsidRPr="009523BA">
                <w:rPr>
                  <w:b/>
                  <w:sz w:val="26"/>
                  <w:szCs w:val="26"/>
                  <w:rPrChange w:id="11139" w:author="superchickend" w:date="2012-12-16T15:33:00Z">
                    <w:rPr>
                      <w:rFonts w:ascii="Calibri" w:hAnsi="Calibri"/>
                      <w:sz w:val="22"/>
                    </w:rPr>
                  </w:rPrChange>
                </w:rPr>
                <w:t>0.09</w:t>
              </w:r>
            </w:ins>
          </w:p>
        </w:tc>
        <w:tc>
          <w:tcPr>
            <w:tcW w:w="957" w:type="dxa"/>
            <w:tcBorders>
              <w:top w:val="nil"/>
              <w:left w:val="nil"/>
              <w:bottom w:val="single" w:sz="4" w:space="0" w:color="auto"/>
              <w:right w:val="single" w:sz="4" w:space="0" w:color="auto"/>
            </w:tcBorders>
            <w:shd w:val="clear" w:color="auto" w:fill="auto"/>
            <w:noWrap/>
            <w:vAlign w:val="center"/>
            <w:hideMark/>
            <w:tcPrChange w:id="1114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027BAC6" w14:textId="77777777" w:rsidR="009523BA" w:rsidRPr="009523BA" w:rsidRDefault="009523BA">
            <w:pPr>
              <w:pStyle w:val="BangBody"/>
              <w:spacing w:before="0"/>
              <w:jc w:val="center"/>
              <w:rPr>
                <w:ins w:id="11141" w:author="The Si Tran" w:date="2012-12-10T07:33:00Z"/>
                <w:b/>
                <w:sz w:val="26"/>
                <w:szCs w:val="26"/>
                <w:rPrChange w:id="11142" w:author="superchickend" w:date="2012-12-16T15:33:00Z">
                  <w:rPr>
                    <w:ins w:id="11143" w:author="The Si Tran" w:date="2012-12-10T07:33:00Z"/>
                    <w:rFonts w:ascii="Calibri" w:eastAsia="Times New Roman" w:hAnsi="Calibri"/>
                    <w:b/>
                    <w:bCs/>
                    <w:color w:val="000000"/>
                    <w:sz w:val="22"/>
                    <w:szCs w:val="28"/>
                  </w:rPr>
                </w:rPrChange>
              </w:rPr>
              <w:pPrChange w:id="11144"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45" w:author="The Si Tran" w:date="2012-12-10T07:33:00Z">
              <w:r w:rsidRPr="009523BA">
                <w:rPr>
                  <w:b/>
                  <w:sz w:val="26"/>
                  <w:szCs w:val="26"/>
                  <w:rPrChange w:id="11146" w:author="superchickend" w:date="2012-12-16T15:33:00Z">
                    <w:rPr>
                      <w:rFonts w:ascii="Calibri" w:hAnsi="Calibri"/>
                      <w:sz w:val="22"/>
                    </w:rPr>
                  </w:rPrChange>
                </w:rPr>
                <w:t>1.32</w:t>
              </w:r>
            </w:ins>
          </w:p>
        </w:tc>
      </w:tr>
      <w:tr w:rsidR="009523BA" w:rsidRPr="003A1CA3" w14:paraId="56749B02" w14:textId="77777777" w:rsidTr="00667906">
        <w:trPr>
          <w:trHeight w:val="270"/>
          <w:ins w:id="11147" w:author="The Si Tran" w:date="2012-12-10T07:33:00Z"/>
          <w:trPrChange w:id="11148" w:author="superchickend" w:date="2012-12-16T15:32:00Z">
            <w:trPr>
              <w:trHeight w:val="280"/>
            </w:trPr>
          </w:trPrChange>
        </w:trPr>
        <w:tc>
          <w:tcPr>
            <w:tcW w:w="1244" w:type="dxa"/>
            <w:tcBorders>
              <w:top w:val="nil"/>
              <w:left w:val="single" w:sz="4" w:space="0" w:color="auto"/>
              <w:bottom w:val="single" w:sz="4" w:space="0" w:color="auto"/>
              <w:right w:val="single" w:sz="4" w:space="0" w:color="auto"/>
            </w:tcBorders>
            <w:shd w:val="clear" w:color="auto" w:fill="auto"/>
            <w:noWrap/>
            <w:vAlign w:val="center"/>
            <w:hideMark/>
            <w:tcPrChange w:id="11149"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114FF0" w14:textId="77777777" w:rsidR="009523BA" w:rsidRPr="009523BA" w:rsidRDefault="009523BA">
            <w:pPr>
              <w:pStyle w:val="BangBody"/>
              <w:spacing w:before="0"/>
              <w:jc w:val="center"/>
              <w:rPr>
                <w:ins w:id="11150" w:author="The Si Tran" w:date="2012-12-10T07:33:00Z"/>
                <w:b/>
                <w:sz w:val="26"/>
                <w:szCs w:val="26"/>
                <w:rPrChange w:id="11151" w:author="superchickend" w:date="2012-12-16T15:32:00Z">
                  <w:rPr>
                    <w:ins w:id="11152" w:author="The Si Tran" w:date="2012-12-10T07:33:00Z"/>
                    <w:rFonts w:ascii="Calibri" w:eastAsia="Times New Roman" w:hAnsi="Calibri"/>
                    <w:b/>
                    <w:bCs/>
                    <w:color w:val="000000"/>
                    <w:sz w:val="22"/>
                    <w:szCs w:val="28"/>
                  </w:rPr>
                </w:rPrChange>
              </w:rPr>
              <w:pPrChange w:id="11153"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1154" w:author="The Si Tran" w:date="2012-12-10T07:33:00Z">
              <w:r w:rsidRPr="009523BA">
                <w:rPr>
                  <w:b/>
                  <w:sz w:val="26"/>
                  <w:szCs w:val="26"/>
                  <w:rPrChange w:id="11155" w:author="superchickend" w:date="2012-12-16T15:32:00Z">
                    <w:rPr>
                      <w:rFonts w:ascii="Calibri" w:hAnsi="Calibri"/>
                      <w:sz w:val="22"/>
                    </w:rPr>
                  </w:rPrChange>
                </w:rPr>
                <w:t>SARIMA</w:t>
              </w:r>
            </w:ins>
          </w:p>
        </w:tc>
        <w:tc>
          <w:tcPr>
            <w:tcW w:w="5357" w:type="dxa"/>
            <w:tcBorders>
              <w:top w:val="nil"/>
              <w:left w:val="nil"/>
              <w:bottom w:val="single" w:sz="4" w:space="0" w:color="auto"/>
              <w:right w:val="single" w:sz="4" w:space="0" w:color="auto"/>
            </w:tcBorders>
            <w:shd w:val="clear" w:color="auto" w:fill="auto"/>
            <w:vAlign w:val="bottom"/>
            <w:hideMark/>
            <w:tcPrChange w:id="11156"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73495EF" w14:textId="77777777" w:rsidR="009523BA" w:rsidRPr="009523BA" w:rsidRDefault="009523BA">
            <w:pPr>
              <w:pStyle w:val="BangBody"/>
              <w:spacing w:before="0"/>
              <w:rPr>
                <w:ins w:id="11157" w:author="The Si Tran" w:date="2012-12-10T07:33:00Z"/>
                <w:sz w:val="26"/>
                <w:szCs w:val="26"/>
                <w:rPrChange w:id="11158" w:author="The Si Tran" w:date="2012-12-14T06:37:00Z">
                  <w:rPr>
                    <w:ins w:id="11159" w:author="The Si Tran" w:date="2012-12-10T07:33:00Z"/>
                    <w:rFonts w:ascii="Calibri" w:eastAsia="Times New Roman" w:hAnsi="Calibri"/>
                    <w:b/>
                    <w:bCs/>
                    <w:color w:val="000000"/>
                    <w:sz w:val="22"/>
                    <w:szCs w:val="28"/>
                  </w:rPr>
                </w:rPrChange>
              </w:rPr>
              <w:pPrChange w:id="11160"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161" w:author="The Si Tran" w:date="2012-12-10T07:33:00Z">
              <w:r w:rsidRPr="009523BA">
                <w:rPr>
                  <w:sz w:val="26"/>
                  <w:szCs w:val="26"/>
                  <w:rPrChange w:id="11162" w:author="The Si Tran" w:date="2012-12-14T06:37:00Z">
                    <w:rPr>
                      <w:rFonts w:ascii="Calibri" w:hAnsi="Calibri"/>
                      <w:sz w:val="22"/>
                    </w:rPr>
                  </w:rPrChange>
                </w:rPr>
                <w:t>ARIMA(2, 0, 2)(0, 0, 0)0</w:t>
              </w:r>
            </w:ins>
          </w:p>
        </w:tc>
        <w:tc>
          <w:tcPr>
            <w:tcW w:w="799" w:type="dxa"/>
            <w:tcBorders>
              <w:top w:val="nil"/>
              <w:left w:val="nil"/>
              <w:bottom w:val="single" w:sz="4" w:space="0" w:color="auto"/>
              <w:right w:val="single" w:sz="4" w:space="0" w:color="auto"/>
            </w:tcBorders>
            <w:shd w:val="clear" w:color="auto" w:fill="auto"/>
            <w:noWrap/>
            <w:vAlign w:val="center"/>
            <w:hideMark/>
            <w:tcPrChange w:id="11163"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768D375" w14:textId="77777777" w:rsidR="009523BA" w:rsidRPr="009523BA" w:rsidRDefault="009523BA">
            <w:pPr>
              <w:pStyle w:val="BangBody"/>
              <w:spacing w:before="0"/>
              <w:jc w:val="center"/>
              <w:rPr>
                <w:ins w:id="11164" w:author="The Si Tran" w:date="2012-12-10T07:33:00Z"/>
                <w:sz w:val="26"/>
                <w:szCs w:val="26"/>
                <w:rPrChange w:id="11165" w:author="The Si Tran" w:date="2012-12-14T06:37:00Z">
                  <w:rPr>
                    <w:ins w:id="11166" w:author="The Si Tran" w:date="2012-12-10T07:33:00Z"/>
                    <w:rFonts w:ascii="Calibri" w:eastAsia="Times New Roman" w:hAnsi="Calibri"/>
                    <w:b/>
                    <w:bCs/>
                    <w:color w:val="000000"/>
                    <w:sz w:val="22"/>
                    <w:szCs w:val="28"/>
                  </w:rPr>
                </w:rPrChange>
              </w:rPr>
              <w:pPrChange w:id="11167"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68" w:author="The Si Tran" w:date="2012-12-10T07:33:00Z">
              <w:r w:rsidRPr="009523BA">
                <w:rPr>
                  <w:sz w:val="26"/>
                  <w:szCs w:val="26"/>
                  <w:rPrChange w:id="11169" w:author="The Si Tran" w:date="2012-12-14T06:37:00Z">
                    <w:rPr>
                      <w:rFonts w:ascii="Calibri" w:hAnsi="Calibri"/>
                      <w:sz w:val="22"/>
                    </w:rPr>
                  </w:rPrChange>
                </w:rPr>
                <w:t>0.24</w:t>
              </w:r>
            </w:ins>
          </w:p>
        </w:tc>
        <w:tc>
          <w:tcPr>
            <w:tcW w:w="777" w:type="dxa"/>
            <w:tcBorders>
              <w:top w:val="nil"/>
              <w:left w:val="nil"/>
              <w:bottom w:val="single" w:sz="4" w:space="0" w:color="auto"/>
              <w:right w:val="single" w:sz="4" w:space="0" w:color="auto"/>
            </w:tcBorders>
            <w:shd w:val="clear" w:color="auto" w:fill="auto"/>
            <w:noWrap/>
            <w:vAlign w:val="center"/>
            <w:hideMark/>
            <w:tcPrChange w:id="1117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B84FCFB" w14:textId="77777777" w:rsidR="009523BA" w:rsidRPr="009523BA" w:rsidRDefault="009523BA">
            <w:pPr>
              <w:pStyle w:val="BangBody"/>
              <w:spacing w:before="0"/>
              <w:jc w:val="center"/>
              <w:rPr>
                <w:ins w:id="11171" w:author="The Si Tran" w:date="2012-12-10T07:33:00Z"/>
                <w:sz w:val="26"/>
                <w:szCs w:val="26"/>
                <w:rPrChange w:id="11172" w:author="The Si Tran" w:date="2012-12-14T06:37:00Z">
                  <w:rPr>
                    <w:ins w:id="11173" w:author="The Si Tran" w:date="2012-12-10T07:33:00Z"/>
                    <w:rFonts w:ascii="Calibri" w:eastAsia="Times New Roman" w:hAnsi="Calibri"/>
                    <w:b/>
                    <w:bCs/>
                    <w:color w:val="000000"/>
                    <w:sz w:val="22"/>
                    <w:szCs w:val="28"/>
                  </w:rPr>
                </w:rPrChange>
              </w:rPr>
              <w:pPrChange w:id="11174"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75" w:author="The Si Tran" w:date="2012-12-10T07:33:00Z">
              <w:r w:rsidRPr="009523BA">
                <w:rPr>
                  <w:sz w:val="26"/>
                  <w:szCs w:val="26"/>
                  <w:rPrChange w:id="11176" w:author="The Si Tran" w:date="2012-12-14T06:37:00Z">
                    <w:rPr>
                      <w:rFonts w:ascii="Calibri" w:hAnsi="Calibri"/>
                      <w:sz w:val="22"/>
                    </w:rPr>
                  </w:rPrChange>
                </w:rPr>
                <w:t>0.1</w:t>
              </w:r>
            </w:ins>
          </w:p>
        </w:tc>
        <w:tc>
          <w:tcPr>
            <w:tcW w:w="957" w:type="dxa"/>
            <w:tcBorders>
              <w:top w:val="nil"/>
              <w:left w:val="nil"/>
              <w:bottom w:val="single" w:sz="4" w:space="0" w:color="auto"/>
              <w:right w:val="single" w:sz="4" w:space="0" w:color="auto"/>
            </w:tcBorders>
            <w:shd w:val="clear" w:color="auto" w:fill="auto"/>
            <w:noWrap/>
            <w:vAlign w:val="center"/>
            <w:hideMark/>
            <w:tcPrChange w:id="1117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7E9FBFB" w14:textId="77777777" w:rsidR="009523BA" w:rsidRPr="009523BA" w:rsidRDefault="009523BA">
            <w:pPr>
              <w:pStyle w:val="BangBody"/>
              <w:spacing w:before="0"/>
              <w:jc w:val="center"/>
              <w:rPr>
                <w:ins w:id="11178" w:author="The Si Tran" w:date="2012-12-10T07:33:00Z"/>
                <w:sz w:val="26"/>
                <w:szCs w:val="26"/>
                <w:rPrChange w:id="11179" w:author="The Si Tran" w:date="2012-12-14T06:37:00Z">
                  <w:rPr>
                    <w:ins w:id="11180" w:author="The Si Tran" w:date="2012-12-10T07:33:00Z"/>
                    <w:rFonts w:ascii="Calibri" w:eastAsia="Times New Roman" w:hAnsi="Calibri"/>
                    <w:b/>
                    <w:bCs/>
                    <w:color w:val="000000"/>
                    <w:sz w:val="22"/>
                    <w:szCs w:val="28"/>
                  </w:rPr>
                </w:rPrChange>
              </w:rPr>
              <w:pPrChange w:id="1118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182" w:author="The Si Tran" w:date="2012-12-10T07:33:00Z">
              <w:r w:rsidRPr="009523BA">
                <w:rPr>
                  <w:sz w:val="26"/>
                  <w:szCs w:val="26"/>
                  <w:rPrChange w:id="11183" w:author="The Si Tran" w:date="2012-12-14T06:37:00Z">
                    <w:rPr>
                      <w:rFonts w:ascii="Calibri" w:hAnsi="Calibri"/>
                      <w:sz w:val="22"/>
                    </w:rPr>
                  </w:rPrChange>
                </w:rPr>
                <w:t>1.42</w:t>
              </w:r>
            </w:ins>
          </w:p>
        </w:tc>
      </w:tr>
      <w:tr w:rsidR="009523BA" w:rsidRPr="003A1CA3" w14:paraId="425AF097" w14:textId="77777777" w:rsidTr="00667906">
        <w:trPr>
          <w:trHeight w:val="818"/>
          <w:ins w:id="11184" w:author="The Si Tran" w:date="2012-12-10T07:33:00Z"/>
          <w:trPrChange w:id="11185" w:author="superchickend" w:date="2012-12-16T15:32:00Z">
            <w:trPr>
              <w:trHeight w:val="842"/>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186"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26B78DD" w14:textId="77777777" w:rsidR="009523BA" w:rsidRPr="009523BA" w:rsidRDefault="009523BA">
            <w:pPr>
              <w:pStyle w:val="BangBody"/>
              <w:spacing w:before="0"/>
              <w:jc w:val="center"/>
              <w:rPr>
                <w:ins w:id="11187" w:author="The Si Tran" w:date="2012-12-10T07:33:00Z"/>
                <w:b/>
                <w:sz w:val="26"/>
                <w:szCs w:val="26"/>
                <w:rPrChange w:id="11188" w:author="superchickend" w:date="2012-12-16T15:32:00Z">
                  <w:rPr>
                    <w:ins w:id="11189" w:author="The Si Tran" w:date="2012-12-10T07:33:00Z"/>
                    <w:rFonts w:ascii="Calibri" w:eastAsia="Times New Roman" w:hAnsi="Calibri"/>
                    <w:b/>
                    <w:bCs/>
                    <w:color w:val="000000"/>
                    <w:sz w:val="22"/>
                    <w:szCs w:val="28"/>
                  </w:rPr>
                </w:rPrChange>
              </w:rPr>
              <w:pPrChange w:id="11190"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1191" w:author="The Si Tran" w:date="2012-12-10T07:33:00Z">
              <w:r w:rsidRPr="009523BA">
                <w:rPr>
                  <w:b/>
                  <w:sz w:val="26"/>
                  <w:szCs w:val="26"/>
                  <w:rPrChange w:id="11192" w:author="superchickend" w:date="2012-12-16T15:32:00Z">
                    <w:rPr>
                      <w:rFonts w:ascii="Calibri" w:hAnsi="Calibri"/>
                      <w:sz w:val="22"/>
                    </w:rPr>
                  </w:rPrChange>
                </w:rPr>
                <w:t>Hybrid</w:t>
              </w:r>
            </w:ins>
          </w:p>
        </w:tc>
        <w:tc>
          <w:tcPr>
            <w:tcW w:w="5357" w:type="dxa"/>
            <w:tcBorders>
              <w:top w:val="nil"/>
              <w:left w:val="nil"/>
              <w:bottom w:val="single" w:sz="4" w:space="0" w:color="auto"/>
              <w:right w:val="single" w:sz="4" w:space="0" w:color="auto"/>
            </w:tcBorders>
            <w:shd w:val="clear" w:color="auto" w:fill="auto"/>
            <w:vAlign w:val="bottom"/>
            <w:hideMark/>
            <w:tcPrChange w:id="11193"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000887A9" w14:textId="07457CC7" w:rsidR="009523BA" w:rsidRPr="009523BA" w:rsidRDefault="009523BA">
            <w:pPr>
              <w:pStyle w:val="BangBody"/>
              <w:spacing w:before="0"/>
              <w:rPr>
                <w:ins w:id="11194" w:author="The Si Tran" w:date="2012-12-10T07:33:00Z"/>
                <w:sz w:val="26"/>
                <w:szCs w:val="26"/>
                <w:rPrChange w:id="11195" w:author="The Si Tran" w:date="2012-12-14T06:37:00Z">
                  <w:rPr>
                    <w:ins w:id="11196" w:author="The Si Tran" w:date="2012-12-10T07:33:00Z"/>
                    <w:rFonts w:ascii="Calibri" w:eastAsia="Times New Roman" w:hAnsi="Calibri"/>
                    <w:b/>
                    <w:bCs/>
                    <w:color w:val="000000"/>
                    <w:sz w:val="22"/>
                    <w:szCs w:val="28"/>
                  </w:rPr>
                </w:rPrChange>
              </w:rPr>
              <w:pPrChange w:id="11197"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198" w:author="The Si Tran" w:date="2012-12-10T07:33:00Z">
              <w:r w:rsidRPr="009523BA">
                <w:rPr>
                  <w:sz w:val="26"/>
                  <w:szCs w:val="26"/>
                  <w:rPrChange w:id="11199" w:author="The Si Tran" w:date="2012-12-14T06:37:00Z">
                    <w:rPr>
                      <w:rFonts w:ascii="Calibri" w:hAnsi="Calibri"/>
                      <w:sz w:val="22"/>
                    </w:rPr>
                  </w:rPrChange>
                </w:rPr>
                <w:t>ARIMA(2, 0, 2)(0, 0, 0)0</w:t>
              </w:r>
              <w:r w:rsidRPr="009523BA">
                <w:rPr>
                  <w:sz w:val="26"/>
                  <w:szCs w:val="26"/>
                  <w:rPrChange w:id="11200" w:author="The Si Tran" w:date="2012-12-14T06:37:00Z">
                    <w:rPr>
                      <w:rFonts w:ascii="Calibri" w:hAnsi="Calibri"/>
                      <w:sz w:val="22"/>
                    </w:rPr>
                  </w:rPrChange>
                </w:rPr>
                <w:br/>
              </w:r>
            </w:ins>
            <w:r w:rsidR="00976130">
              <w:rPr>
                <w:sz w:val="26"/>
                <w:szCs w:val="26"/>
              </w:rPr>
              <w:t>Nơron</w:t>
            </w:r>
            <w:ins w:id="11201" w:author="The Si Tran" w:date="2012-12-10T07:33:00Z">
              <w:r w:rsidRPr="009523BA">
                <w:rPr>
                  <w:sz w:val="26"/>
                  <w:szCs w:val="26"/>
                  <w:rPrChange w:id="11202" w:author="The Si Tran" w:date="2012-12-14T06:37:00Z">
                    <w:rPr>
                      <w:rFonts w:ascii="Calibri" w:hAnsi="Calibri"/>
                      <w:sz w:val="22"/>
                    </w:rPr>
                  </w:rPrChange>
                </w:rPr>
                <w:t>(6,6,1),Algorithm=RPROP, epoches=130,  Residual=1E-6, default_update=0.1, max_update=10</w:t>
              </w:r>
            </w:ins>
          </w:p>
        </w:tc>
        <w:tc>
          <w:tcPr>
            <w:tcW w:w="799" w:type="dxa"/>
            <w:tcBorders>
              <w:top w:val="nil"/>
              <w:left w:val="nil"/>
              <w:bottom w:val="single" w:sz="4" w:space="0" w:color="auto"/>
              <w:right w:val="single" w:sz="4" w:space="0" w:color="auto"/>
            </w:tcBorders>
            <w:shd w:val="clear" w:color="auto" w:fill="auto"/>
            <w:noWrap/>
            <w:vAlign w:val="center"/>
            <w:hideMark/>
            <w:tcPrChange w:id="11203"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2491BE9" w14:textId="77777777" w:rsidR="009523BA" w:rsidRPr="009523BA" w:rsidRDefault="009523BA">
            <w:pPr>
              <w:pStyle w:val="BangBody"/>
              <w:spacing w:before="0"/>
              <w:jc w:val="center"/>
              <w:rPr>
                <w:ins w:id="11204" w:author="The Si Tran" w:date="2012-12-10T07:33:00Z"/>
                <w:b/>
                <w:sz w:val="26"/>
                <w:szCs w:val="26"/>
                <w:rPrChange w:id="11205" w:author="superchickend" w:date="2012-12-16T15:33:00Z">
                  <w:rPr>
                    <w:ins w:id="11206" w:author="The Si Tran" w:date="2012-12-10T07:33:00Z"/>
                    <w:rFonts w:ascii="Calibri" w:eastAsia="Times New Roman" w:hAnsi="Calibri"/>
                    <w:b/>
                    <w:bCs/>
                    <w:color w:val="000000"/>
                    <w:sz w:val="22"/>
                    <w:szCs w:val="28"/>
                  </w:rPr>
                </w:rPrChange>
              </w:rPr>
              <w:pPrChange w:id="11207"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08" w:author="The Si Tran" w:date="2012-12-10T07:33:00Z">
              <w:r w:rsidRPr="009523BA">
                <w:rPr>
                  <w:b/>
                  <w:sz w:val="26"/>
                  <w:szCs w:val="26"/>
                  <w:rPrChange w:id="11209" w:author="superchickend" w:date="2012-12-16T15:33:00Z">
                    <w:rPr>
                      <w:rFonts w:ascii="Calibri" w:hAnsi="Calibri"/>
                      <w:sz w:val="22"/>
                    </w:rPr>
                  </w:rPrChange>
                </w:rPr>
                <w:t>0.22</w:t>
              </w:r>
            </w:ins>
          </w:p>
        </w:tc>
        <w:tc>
          <w:tcPr>
            <w:tcW w:w="777" w:type="dxa"/>
            <w:tcBorders>
              <w:top w:val="nil"/>
              <w:left w:val="nil"/>
              <w:bottom w:val="single" w:sz="4" w:space="0" w:color="auto"/>
              <w:right w:val="single" w:sz="4" w:space="0" w:color="auto"/>
            </w:tcBorders>
            <w:shd w:val="clear" w:color="auto" w:fill="auto"/>
            <w:noWrap/>
            <w:vAlign w:val="center"/>
            <w:hideMark/>
            <w:tcPrChange w:id="11210"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9C0985B" w14:textId="77777777" w:rsidR="009523BA" w:rsidRPr="009523BA" w:rsidRDefault="009523BA">
            <w:pPr>
              <w:pStyle w:val="BangBody"/>
              <w:spacing w:before="0"/>
              <w:jc w:val="center"/>
              <w:rPr>
                <w:ins w:id="11211" w:author="The Si Tran" w:date="2012-12-10T07:33:00Z"/>
                <w:b/>
                <w:sz w:val="26"/>
                <w:szCs w:val="26"/>
                <w:rPrChange w:id="11212" w:author="superchickend" w:date="2012-12-16T15:33:00Z">
                  <w:rPr>
                    <w:ins w:id="11213" w:author="The Si Tran" w:date="2012-12-10T07:33:00Z"/>
                    <w:rFonts w:ascii="Calibri" w:eastAsia="Times New Roman" w:hAnsi="Calibri"/>
                    <w:b/>
                    <w:bCs/>
                    <w:color w:val="000000"/>
                    <w:sz w:val="22"/>
                    <w:szCs w:val="28"/>
                  </w:rPr>
                </w:rPrChange>
              </w:rPr>
              <w:pPrChange w:id="11214"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15" w:author="The Si Tran" w:date="2012-12-10T07:33:00Z">
              <w:r w:rsidRPr="009523BA">
                <w:rPr>
                  <w:b/>
                  <w:sz w:val="26"/>
                  <w:szCs w:val="26"/>
                  <w:rPrChange w:id="11216" w:author="superchickend" w:date="2012-12-16T15:33:00Z">
                    <w:rPr>
                      <w:rFonts w:ascii="Calibri" w:hAnsi="Calibri"/>
                      <w:sz w:val="22"/>
                    </w:rPr>
                  </w:rPrChange>
                </w:rPr>
                <w:t>0.087</w:t>
              </w:r>
            </w:ins>
          </w:p>
        </w:tc>
        <w:tc>
          <w:tcPr>
            <w:tcW w:w="957" w:type="dxa"/>
            <w:tcBorders>
              <w:top w:val="nil"/>
              <w:left w:val="nil"/>
              <w:bottom w:val="single" w:sz="4" w:space="0" w:color="auto"/>
              <w:right w:val="single" w:sz="4" w:space="0" w:color="auto"/>
            </w:tcBorders>
            <w:shd w:val="clear" w:color="auto" w:fill="auto"/>
            <w:noWrap/>
            <w:vAlign w:val="center"/>
            <w:hideMark/>
            <w:tcPrChange w:id="11217"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5CA1B2F3" w14:textId="77777777" w:rsidR="009523BA" w:rsidRPr="009523BA" w:rsidRDefault="009523BA">
            <w:pPr>
              <w:pStyle w:val="BangBody"/>
              <w:spacing w:before="0"/>
              <w:jc w:val="center"/>
              <w:rPr>
                <w:ins w:id="11218" w:author="The Si Tran" w:date="2012-12-10T07:33:00Z"/>
                <w:b/>
                <w:sz w:val="26"/>
                <w:szCs w:val="26"/>
                <w:rPrChange w:id="11219" w:author="superchickend" w:date="2012-12-16T15:33:00Z">
                  <w:rPr>
                    <w:ins w:id="11220" w:author="The Si Tran" w:date="2012-12-10T07:33:00Z"/>
                    <w:rFonts w:ascii="Calibri" w:eastAsia="Times New Roman" w:hAnsi="Calibri"/>
                    <w:b/>
                    <w:bCs/>
                    <w:color w:val="000000"/>
                    <w:sz w:val="22"/>
                    <w:szCs w:val="28"/>
                  </w:rPr>
                </w:rPrChange>
              </w:rPr>
              <w:pPrChange w:id="11221"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22" w:author="The Si Tran" w:date="2012-12-10T07:33:00Z">
              <w:r w:rsidRPr="009523BA">
                <w:rPr>
                  <w:b/>
                  <w:sz w:val="26"/>
                  <w:szCs w:val="26"/>
                  <w:rPrChange w:id="11223" w:author="superchickend" w:date="2012-12-16T15:33:00Z">
                    <w:rPr>
                      <w:rFonts w:ascii="Calibri" w:hAnsi="Calibri"/>
                      <w:sz w:val="22"/>
                    </w:rPr>
                  </w:rPrChange>
                </w:rPr>
                <w:t>1.32</w:t>
              </w:r>
            </w:ins>
          </w:p>
        </w:tc>
      </w:tr>
      <w:tr w:rsidR="009523BA" w:rsidRPr="003A1CA3" w14:paraId="036F6E47" w14:textId="77777777" w:rsidTr="00667906">
        <w:trPr>
          <w:trHeight w:val="818"/>
          <w:ins w:id="11224" w:author="The Si Tran" w:date="2012-12-10T07:33:00Z"/>
          <w:trPrChange w:id="11225" w:author="superchickend" w:date="2012-12-16T15:33:00Z">
            <w:trPr>
              <w:trHeight w:val="842"/>
            </w:trPr>
          </w:trPrChange>
        </w:trPr>
        <w:tc>
          <w:tcPr>
            <w:tcW w:w="1244" w:type="dxa"/>
            <w:vMerge/>
            <w:tcBorders>
              <w:top w:val="nil"/>
              <w:left w:val="single" w:sz="4" w:space="0" w:color="auto"/>
              <w:bottom w:val="single" w:sz="4" w:space="0" w:color="000000"/>
              <w:right w:val="single" w:sz="4" w:space="0" w:color="auto"/>
            </w:tcBorders>
            <w:vAlign w:val="center"/>
            <w:hideMark/>
            <w:tcPrChange w:id="11226"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35CCA24E" w14:textId="77777777" w:rsidR="009523BA" w:rsidRPr="009523BA" w:rsidRDefault="009523BA">
            <w:pPr>
              <w:pStyle w:val="BangBody"/>
              <w:spacing w:before="0"/>
              <w:rPr>
                <w:ins w:id="11227" w:author="The Si Tran" w:date="2012-12-10T07:33:00Z"/>
                <w:sz w:val="26"/>
                <w:szCs w:val="26"/>
                <w:rPrChange w:id="11228" w:author="The Si Tran" w:date="2012-12-14T06:37:00Z">
                  <w:rPr>
                    <w:ins w:id="11229" w:author="The Si Tran" w:date="2012-12-10T07:33:00Z"/>
                    <w:rFonts w:ascii="Calibri" w:eastAsia="Times New Roman" w:hAnsi="Calibri"/>
                    <w:color w:val="000000"/>
                    <w:sz w:val="22"/>
                  </w:rPr>
                </w:rPrChange>
              </w:rPr>
              <w:pPrChange w:id="11230" w:author="The Si Tran" w:date="2012-12-16T08:45:00Z">
                <w:pPr>
                  <w:framePr w:hSpace="180" w:wrap="around" w:vAnchor="text" w:hAnchor="margin" w:y="486"/>
                  <w:spacing w:before="0" w:line="240" w:lineRule="auto"/>
                  <w:jc w:val="left"/>
                </w:pPr>
              </w:pPrChange>
            </w:pPr>
          </w:p>
        </w:tc>
        <w:tc>
          <w:tcPr>
            <w:tcW w:w="5357" w:type="dxa"/>
            <w:tcBorders>
              <w:top w:val="nil"/>
              <w:left w:val="nil"/>
              <w:bottom w:val="single" w:sz="4" w:space="0" w:color="auto"/>
              <w:right w:val="single" w:sz="4" w:space="0" w:color="auto"/>
            </w:tcBorders>
            <w:shd w:val="clear" w:color="auto" w:fill="auto"/>
            <w:vAlign w:val="bottom"/>
            <w:hideMark/>
            <w:tcPrChange w:id="11231"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067B4ED3" w14:textId="50A89666" w:rsidR="009523BA" w:rsidRPr="009523BA" w:rsidRDefault="009523BA">
            <w:pPr>
              <w:pStyle w:val="BangBody"/>
              <w:spacing w:before="0"/>
              <w:rPr>
                <w:ins w:id="11232" w:author="The Si Tran" w:date="2012-12-10T07:33:00Z"/>
                <w:sz w:val="26"/>
                <w:szCs w:val="26"/>
                <w:rPrChange w:id="11233" w:author="The Si Tran" w:date="2012-12-14T06:37:00Z">
                  <w:rPr>
                    <w:ins w:id="11234" w:author="The Si Tran" w:date="2012-12-10T07:33:00Z"/>
                    <w:rFonts w:ascii="Calibri" w:eastAsia="Times New Roman" w:hAnsi="Calibri"/>
                    <w:b/>
                    <w:bCs/>
                    <w:color w:val="000000"/>
                    <w:sz w:val="22"/>
                    <w:szCs w:val="28"/>
                  </w:rPr>
                </w:rPrChange>
              </w:rPr>
              <w:pPrChange w:id="11235"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1236" w:author="The Si Tran" w:date="2012-12-10T07:33:00Z">
              <w:r w:rsidRPr="009523BA">
                <w:rPr>
                  <w:sz w:val="26"/>
                  <w:szCs w:val="26"/>
                  <w:rPrChange w:id="11237" w:author="The Si Tran" w:date="2012-12-14T06:37:00Z">
                    <w:rPr>
                      <w:rFonts w:ascii="Calibri" w:hAnsi="Calibri"/>
                      <w:sz w:val="22"/>
                    </w:rPr>
                  </w:rPrChange>
                </w:rPr>
                <w:t>ARIMA(2, 0, 2)(0, 0, 0)0</w:t>
              </w:r>
              <w:r w:rsidRPr="009523BA">
                <w:rPr>
                  <w:sz w:val="26"/>
                  <w:szCs w:val="26"/>
                  <w:rPrChange w:id="11238" w:author="The Si Tran" w:date="2012-12-14T06:37:00Z">
                    <w:rPr>
                      <w:rFonts w:ascii="Calibri" w:hAnsi="Calibri"/>
                      <w:sz w:val="22"/>
                    </w:rPr>
                  </w:rPrChange>
                </w:rPr>
                <w:br/>
              </w:r>
            </w:ins>
            <w:r w:rsidR="00976130">
              <w:rPr>
                <w:sz w:val="26"/>
                <w:szCs w:val="26"/>
              </w:rPr>
              <w:t>Nơron</w:t>
            </w:r>
            <w:ins w:id="11239" w:author="The Si Tran" w:date="2012-12-10T07:33:00Z">
              <w:r w:rsidRPr="009523BA">
                <w:rPr>
                  <w:sz w:val="26"/>
                  <w:szCs w:val="26"/>
                  <w:rPrChange w:id="11240" w:author="The Si Tran" w:date="2012-12-14T06:37:00Z">
                    <w:rPr>
                      <w:rFonts w:ascii="Calibri" w:hAnsi="Calibri"/>
                      <w:sz w:val="22"/>
                    </w:rPr>
                  </w:rPrChange>
                </w:rPr>
                <w:t>(6,6,1),Algorithm=Back Propagation, epoches=145, Residual=1E-6, learning_rate=0.4, momemtum = 0,2</w:t>
              </w:r>
            </w:ins>
          </w:p>
        </w:tc>
        <w:tc>
          <w:tcPr>
            <w:tcW w:w="799" w:type="dxa"/>
            <w:tcBorders>
              <w:top w:val="nil"/>
              <w:left w:val="nil"/>
              <w:bottom w:val="single" w:sz="4" w:space="0" w:color="auto"/>
              <w:right w:val="single" w:sz="4" w:space="0" w:color="auto"/>
            </w:tcBorders>
            <w:shd w:val="clear" w:color="auto" w:fill="auto"/>
            <w:noWrap/>
            <w:vAlign w:val="center"/>
            <w:hideMark/>
            <w:tcPrChange w:id="11241"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438BA8E1" w14:textId="77777777" w:rsidR="009523BA" w:rsidRPr="009523BA" w:rsidRDefault="009523BA">
            <w:pPr>
              <w:pStyle w:val="BangBody"/>
              <w:spacing w:before="0"/>
              <w:jc w:val="center"/>
              <w:rPr>
                <w:ins w:id="11242" w:author="The Si Tran" w:date="2012-12-10T07:33:00Z"/>
                <w:sz w:val="26"/>
                <w:szCs w:val="26"/>
                <w:rPrChange w:id="11243" w:author="The Si Tran" w:date="2012-12-14T06:37:00Z">
                  <w:rPr>
                    <w:ins w:id="11244" w:author="The Si Tran" w:date="2012-12-10T07:33:00Z"/>
                    <w:rFonts w:ascii="Calibri" w:eastAsia="Times New Roman" w:hAnsi="Calibri"/>
                    <w:b/>
                    <w:bCs/>
                    <w:color w:val="000000"/>
                    <w:sz w:val="22"/>
                    <w:szCs w:val="28"/>
                  </w:rPr>
                </w:rPrChange>
              </w:rPr>
              <w:pPrChange w:id="11245"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46" w:author="The Si Tran" w:date="2012-12-10T07:33:00Z">
              <w:r w:rsidRPr="009523BA">
                <w:rPr>
                  <w:sz w:val="26"/>
                  <w:szCs w:val="26"/>
                  <w:rPrChange w:id="11247" w:author="The Si Tran" w:date="2012-12-14T06:37:00Z">
                    <w:rPr>
                      <w:rFonts w:ascii="Calibri" w:hAnsi="Calibri"/>
                      <w:sz w:val="22"/>
                    </w:rPr>
                  </w:rPrChange>
                </w:rPr>
                <w:t>0.28</w:t>
              </w:r>
            </w:ins>
          </w:p>
        </w:tc>
        <w:tc>
          <w:tcPr>
            <w:tcW w:w="777" w:type="dxa"/>
            <w:tcBorders>
              <w:top w:val="nil"/>
              <w:left w:val="nil"/>
              <w:bottom w:val="single" w:sz="4" w:space="0" w:color="auto"/>
              <w:right w:val="single" w:sz="4" w:space="0" w:color="auto"/>
            </w:tcBorders>
            <w:shd w:val="clear" w:color="auto" w:fill="auto"/>
            <w:noWrap/>
            <w:vAlign w:val="center"/>
            <w:hideMark/>
            <w:tcPrChange w:id="11248"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FDA8A5E" w14:textId="77777777" w:rsidR="009523BA" w:rsidRPr="009523BA" w:rsidRDefault="009523BA">
            <w:pPr>
              <w:pStyle w:val="BangBody"/>
              <w:spacing w:before="0"/>
              <w:jc w:val="center"/>
              <w:rPr>
                <w:ins w:id="11249" w:author="The Si Tran" w:date="2012-12-10T07:33:00Z"/>
                <w:sz w:val="26"/>
                <w:szCs w:val="26"/>
                <w:rPrChange w:id="11250" w:author="The Si Tran" w:date="2012-12-14T06:37:00Z">
                  <w:rPr>
                    <w:ins w:id="11251" w:author="The Si Tran" w:date="2012-12-10T07:33:00Z"/>
                    <w:rFonts w:ascii="Calibri" w:eastAsia="Times New Roman" w:hAnsi="Calibri"/>
                    <w:b/>
                    <w:bCs/>
                    <w:color w:val="000000"/>
                    <w:sz w:val="22"/>
                    <w:szCs w:val="28"/>
                  </w:rPr>
                </w:rPrChange>
              </w:rPr>
              <w:pPrChange w:id="11252"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53" w:author="The Si Tran" w:date="2012-12-10T07:33:00Z">
              <w:r w:rsidRPr="009523BA">
                <w:rPr>
                  <w:sz w:val="26"/>
                  <w:szCs w:val="26"/>
                  <w:rPrChange w:id="11254" w:author="The Si Tran" w:date="2012-12-14T06:37:00Z">
                    <w:rPr>
                      <w:rFonts w:ascii="Calibri" w:hAnsi="Calibri"/>
                      <w:sz w:val="22"/>
                    </w:rPr>
                  </w:rPrChange>
                </w:rPr>
                <w:t>0.13</w:t>
              </w:r>
            </w:ins>
          </w:p>
        </w:tc>
        <w:tc>
          <w:tcPr>
            <w:tcW w:w="957" w:type="dxa"/>
            <w:tcBorders>
              <w:top w:val="nil"/>
              <w:left w:val="nil"/>
              <w:bottom w:val="single" w:sz="4" w:space="0" w:color="auto"/>
              <w:right w:val="single" w:sz="4" w:space="0" w:color="auto"/>
            </w:tcBorders>
            <w:shd w:val="clear" w:color="auto" w:fill="auto"/>
            <w:noWrap/>
            <w:vAlign w:val="center"/>
            <w:hideMark/>
            <w:tcPrChange w:id="11255"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DFB0EB0" w14:textId="77777777" w:rsidR="009523BA" w:rsidRPr="009523BA" w:rsidRDefault="009523BA">
            <w:pPr>
              <w:pStyle w:val="BangBody"/>
              <w:spacing w:before="0"/>
              <w:jc w:val="center"/>
              <w:rPr>
                <w:ins w:id="11256" w:author="The Si Tran" w:date="2012-12-10T07:33:00Z"/>
                <w:sz w:val="26"/>
                <w:szCs w:val="26"/>
                <w:rPrChange w:id="11257" w:author="The Si Tran" w:date="2012-12-14T06:37:00Z">
                  <w:rPr>
                    <w:ins w:id="11258" w:author="The Si Tran" w:date="2012-12-10T07:33:00Z"/>
                    <w:rFonts w:ascii="Calibri" w:eastAsia="Times New Roman" w:hAnsi="Calibri"/>
                    <w:b/>
                    <w:bCs/>
                    <w:color w:val="000000"/>
                    <w:sz w:val="22"/>
                    <w:szCs w:val="28"/>
                  </w:rPr>
                </w:rPrChange>
              </w:rPr>
              <w:pPrChange w:id="11259"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1260" w:author="The Si Tran" w:date="2012-12-10T07:33:00Z">
              <w:r w:rsidRPr="009523BA">
                <w:rPr>
                  <w:sz w:val="26"/>
                  <w:szCs w:val="26"/>
                  <w:rPrChange w:id="11261" w:author="The Si Tran" w:date="2012-12-14T06:37:00Z">
                    <w:rPr>
                      <w:rFonts w:ascii="Calibri" w:hAnsi="Calibri"/>
                      <w:sz w:val="22"/>
                    </w:rPr>
                  </w:rPrChange>
                </w:rPr>
                <w:t>1.7</w:t>
              </w:r>
            </w:ins>
          </w:p>
        </w:tc>
      </w:tr>
    </w:tbl>
    <w:p w14:paraId="046281FA" w14:textId="0E39E960" w:rsidR="009523BA" w:rsidRPr="009523BA" w:rsidRDefault="009523BA" w:rsidP="009523BA">
      <w:pPr>
        <w:pStyle w:val="Bang"/>
        <w:spacing w:before="0" w:after="0"/>
        <w:rPr>
          <w:ins w:id="11262" w:author="The Si Tran" w:date="2012-12-14T06:36:00Z"/>
        </w:rPr>
      </w:pPr>
      <w:bookmarkStart w:id="11263" w:name="_Toc343837537"/>
      <w:bookmarkEnd w:id="11044"/>
      <w:ins w:id="11264" w:author="The Si Tran" w:date="2012-12-14T06:36:00Z">
        <w:r w:rsidRPr="00EF4E32">
          <w:t>Bảng 6.6:</w:t>
        </w:r>
        <w:r w:rsidRPr="004D696B">
          <w:t xml:space="preserve"> Kết quả thực nghiệm chuỗi dữ liệu</w:t>
        </w:r>
        <w:r>
          <w:t xml:space="preserve"> </w:t>
        </w:r>
        <w:r w:rsidRPr="004D696B">
          <w:t>Chemical</w:t>
        </w:r>
        <w:bookmarkEnd w:id="11263"/>
      </w:ins>
    </w:p>
    <w:p w14:paraId="50DA0B79" w14:textId="77777777" w:rsidR="000F226B" w:rsidRDefault="000F226B" w:rsidP="000F226B">
      <w:pPr>
        <w:pStyle w:val="Bang"/>
      </w:pPr>
      <w:bookmarkStart w:id="11265" w:name="_Toc343033799"/>
    </w:p>
    <w:p w14:paraId="57F709C8" w14:textId="77777777" w:rsidR="000F226B" w:rsidRDefault="000F226B" w:rsidP="000F226B">
      <w:pPr>
        <w:pStyle w:val="Bang"/>
      </w:pPr>
    </w:p>
    <w:p w14:paraId="3B3F1BEB" w14:textId="77777777" w:rsidR="000F226B" w:rsidRDefault="000F226B" w:rsidP="000F226B">
      <w:pPr>
        <w:pStyle w:val="Bang"/>
      </w:pPr>
    </w:p>
    <w:p w14:paraId="7792E666" w14:textId="064C8B36" w:rsidR="00726875" w:rsidRPr="00EF4E32" w:rsidRDefault="00E30631">
      <w:pPr>
        <w:pStyle w:val="Bang"/>
        <w:rPr>
          <w:ins w:id="11266" w:author="The Si Tran" w:date="2012-12-11T20:13:00Z"/>
        </w:rPr>
        <w:pPrChange w:id="11267" w:author="The Si Tran" w:date="2012-12-16T10:03:00Z">
          <w:pPr>
            <w:pStyle w:val="Heading3"/>
            <w:numPr>
              <w:ilvl w:val="0"/>
              <w:numId w:val="0"/>
            </w:numPr>
            <w:tabs>
              <w:tab w:val="clear" w:pos="1080"/>
            </w:tabs>
            <w:ind w:left="0" w:firstLine="0"/>
            <w:jc w:val="center"/>
          </w:pPr>
        </w:pPrChange>
      </w:pPr>
      <w:bookmarkStart w:id="11268" w:name="_Toc343837538"/>
      <w:ins w:id="11269" w:author="The Si Tran" w:date="2012-12-14T06:38:00Z">
        <w:r w:rsidRPr="00EF4E32">
          <w:lastRenderedPageBreak/>
          <w:t>Bảng 6.7: Kết quả thực nghiệm chuỗi dữ liệu Prices</w:t>
        </w:r>
      </w:ins>
      <w:bookmarkEnd w:id="11265"/>
      <w:bookmarkEnd w:id="11268"/>
    </w:p>
    <w:tbl>
      <w:tblPr>
        <w:tblW w:w="8973" w:type="dxa"/>
        <w:tblLook w:val="04A0" w:firstRow="1" w:lastRow="0" w:firstColumn="1" w:lastColumn="0" w:noHBand="0" w:noVBand="1"/>
        <w:tblPrChange w:id="11270"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253"/>
        <w:gridCol w:w="5258"/>
        <w:gridCol w:w="805"/>
        <w:gridCol w:w="913"/>
        <w:gridCol w:w="964"/>
        <w:tblGridChange w:id="11271">
          <w:tblGrid>
            <w:gridCol w:w="1072"/>
            <w:gridCol w:w="6557"/>
            <w:gridCol w:w="767"/>
            <w:gridCol w:w="830"/>
            <w:gridCol w:w="828"/>
          </w:tblGrid>
        </w:tblGridChange>
      </w:tblGrid>
      <w:tr w:rsidR="00A80B78" w:rsidRPr="007F5C98" w14:paraId="1E2C0D10" w14:textId="77777777" w:rsidTr="00667906">
        <w:trPr>
          <w:trHeight w:val="302"/>
          <w:ins w:id="11272" w:author="The Si Tran" w:date="2012-12-12T07:51:00Z"/>
          <w:trPrChange w:id="11273" w:author="superchickend" w:date="2012-12-16T15:33:00Z">
            <w:trPr>
              <w:trHeight w:val="287"/>
            </w:trPr>
          </w:trPrChange>
        </w:trPr>
        <w:tc>
          <w:tcPr>
            <w:tcW w:w="118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1274"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9523BA" w:rsidRDefault="00A80B78">
            <w:pPr>
              <w:pStyle w:val="BangBody"/>
              <w:rPr>
                <w:ins w:id="11275" w:author="The Si Tran" w:date="2012-12-12T07:51:00Z"/>
                <w:sz w:val="26"/>
                <w:szCs w:val="26"/>
                <w:rPrChange w:id="11276" w:author="The Si Tran" w:date="2012-12-14T06:37:00Z">
                  <w:rPr>
                    <w:ins w:id="11277" w:author="The Si Tran" w:date="2012-12-12T07:51:00Z"/>
                    <w:rFonts w:eastAsia="Times New Roman"/>
                    <w:color w:val="000000"/>
                    <w:sz w:val="22"/>
                  </w:rPr>
                </w:rPrChange>
              </w:rPr>
              <w:pPrChange w:id="11278" w:author="The Si Tran" w:date="2012-12-16T08:46:00Z">
                <w:pPr>
                  <w:spacing w:before="0" w:line="240" w:lineRule="auto"/>
                  <w:ind w:left="-113"/>
                  <w:jc w:val="left"/>
                </w:pPr>
              </w:pPrChange>
            </w:pPr>
          </w:p>
        </w:tc>
        <w:tc>
          <w:tcPr>
            <w:tcW w:w="5258" w:type="dxa"/>
            <w:tcBorders>
              <w:top w:val="single" w:sz="4" w:space="0" w:color="auto"/>
              <w:left w:val="nil"/>
              <w:bottom w:val="single" w:sz="4" w:space="0" w:color="auto"/>
              <w:right w:val="single" w:sz="4" w:space="0" w:color="auto"/>
            </w:tcBorders>
            <w:shd w:val="clear" w:color="auto" w:fill="auto"/>
            <w:noWrap/>
            <w:vAlign w:val="center"/>
            <w:hideMark/>
            <w:tcPrChange w:id="11279"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9523BA" w:rsidRDefault="00A80B78">
            <w:pPr>
              <w:pStyle w:val="BangBody"/>
              <w:jc w:val="center"/>
              <w:rPr>
                <w:ins w:id="11280" w:author="The Si Tran" w:date="2012-12-12T07:51:00Z"/>
                <w:b/>
                <w:sz w:val="26"/>
                <w:szCs w:val="26"/>
                <w:rPrChange w:id="11281" w:author="superchickend" w:date="2012-12-16T15:33:00Z">
                  <w:rPr>
                    <w:ins w:id="11282" w:author="The Si Tran" w:date="2012-12-12T07:51:00Z"/>
                    <w:rFonts w:eastAsia="Times New Roman"/>
                    <w:color w:val="000000"/>
                    <w:sz w:val="22"/>
                  </w:rPr>
                </w:rPrChange>
              </w:rPr>
              <w:pPrChange w:id="11283" w:author="superchickend" w:date="2012-12-16T15:33:00Z">
                <w:pPr>
                  <w:spacing w:before="0" w:line="240" w:lineRule="auto"/>
                  <w:jc w:val="left"/>
                </w:pPr>
              </w:pPrChange>
            </w:pPr>
            <w:ins w:id="11284" w:author="The Si Tran" w:date="2012-12-12T07:51:00Z">
              <w:r w:rsidRPr="009523BA">
                <w:rPr>
                  <w:b/>
                  <w:sz w:val="26"/>
                  <w:szCs w:val="26"/>
                  <w:rPrChange w:id="11285" w:author="superchickend" w:date="2012-12-16T15:33:00Z">
                    <w:rPr>
                      <w:sz w:val="22"/>
                    </w:rPr>
                  </w:rPrChange>
                </w:rPr>
                <w:t>Model</w:t>
              </w:r>
            </w:ins>
          </w:p>
        </w:tc>
        <w:tc>
          <w:tcPr>
            <w:tcW w:w="760" w:type="dxa"/>
            <w:tcBorders>
              <w:top w:val="single" w:sz="4" w:space="0" w:color="auto"/>
              <w:left w:val="nil"/>
              <w:bottom w:val="single" w:sz="4" w:space="0" w:color="auto"/>
              <w:right w:val="single" w:sz="4" w:space="0" w:color="auto"/>
            </w:tcBorders>
            <w:shd w:val="clear" w:color="auto" w:fill="auto"/>
            <w:noWrap/>
            <w:vAlign w:val="center"/>
            <w:hideMark/>
            <w:tcPrChange w:id="11286"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9523BA" w:rsidRDefault="00A80B78">
            <w:pPr>
              <w:pStyle w:val="BangBody"/>
              <w:jc w:val="center"/>
              <w:rPr>
                <w:ins w:id="11287" w:author="The Si Tran" w:date="2012-12-12T07:51:00Z"/>
                <w:b/>
                <w:sz w:val="26"/>
                <w:szCs w:val="26"/>
                <w:rPrChange w:id="11288" w:author="superchickend" w:date="2012-12-16T15:33:00Z">
                  <w:rPr>
                    <w:ins w:id="11289" w:author="The Si Tran" w:date="2012-12-12T07:51:00Z"/>
                    <w:rFonts w:eastAsia="Times New Roman"/>
                    <w:color w:val="000000"/>
                    <w:sz w:val="22"/>
                  </w:rPr>
                </w:rPrChange>
              </w:rPr>
              <w:pPrChange w:id="11290" w:author="superchickend" w:date="2012-12-16T15:33:00Z">
                <w:pPr>
                  <w:spacing w:before="0" w:line="240" w:lineRule="auto"/>
                  <w:jc w:val="left"/>
                </w:pPr>
              </w:pPrChange>
            </w:pPr>
            <w:ins w:id="11291" w:author="The Si Tran" w:date="2012-12-12T07:51:00Z">
              <w:r w:rsidRPr="009523BA">
                <w:rPr>
                  <w:b/>
                  <w:sz w:val="26"/>
                  <w:szCs w:val="26"/>
                  <w:rPrChange w:id="11292" w:author="superchickend" w:date="2012-12-16T15:33:00Z">
                    <w:rPr>
                      <w:sz w:val="22"/>
                    </w:rPr>
                  </w:rPrChange>
                </w:rPr>
                <w:t>MAE</w:t>
              </w:r>
            </w:ins>
          </w:p>
        </w:tc>
        <w:tc>
          <w:tcPr>
            <w:tcW w:w="862" w:type="dxa"/>
            <w:tcBorders>
              <w:top w:val="single" w:sz="4" w:space="0" w:color="auto"/>
              <w:left w:val="nil"/>
              <w:bottom w:val="single" w:sz="4" w:space="0" w:color="auto"/>
              <w:right w:val="single" w:sz="4" w:space="0" w:color="auto"/>
            </w:tcBorders>
            <w:shd w:val="clear" w:color="auto" w:fill="auto"/>
            <w:noWrap/>
            <w:vAlign w:val="center"/>
            <w:hideMark/>
            <w:tcPrChange w:id="11293"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9523BA" w:rsidRDefault="00A80B78">
            <w:pPr>
              <w:pStyle w:val="BangBody"/>
              <w:jc w:val="center"/>
              <w:rPr>
                <w:ins w:id="11294" w:author="The Si Tran" w:date="2012-12-12T07:51:00Z"/>
                <w:b/>
                <w:sz w:val="26"/>
                <w:szCs w:val="26"/>
                <w:rPrChange w:id="11295" w:author="superchickend" w:date="2012-12-16T15:33:00Z">
                  <w:rPr>
                    <w:ins w:id="11296" w:author="The Si Tran" w:date="2012-12-12T07:51:00Z"/>
                    <w:rFonts w:eastAsia="Times New Roman"/>
                    <w:color w:val="000000"/>
                    <w:sz w:val="22"/>
                  </w:rPr>
                </w:rPrChange>
              </w:rPr>
              <w:pPrChange w:id="11297" w:author="superchickend" w:date="2012-12-16T15:33:00Z">
                <w:pPr>
                  <w:spacing w:before="0" w:line="240" w:lineRule="auto"/>
                  <w:jc w:val="left"/>
                </w:pPr>
              </w:pPrChange>
            </w:pPr>
            <w:ins w:id="11298" w:author="The Si Tran" w:date="2012-12-12T07:51:00Z">
              <w:r w:rsidRPr="009523BA">
                <w:rPr>
                  <w:b/>
                  <w:sz w:val="26"/>
                  <w:szCs w:val="26"/>
                  <w:rPrChange w:id="11299" w:author="superchickend" w:date="2012-12-16T15:33:00Z">
                    <w:rPr>
                      <w:sz w:val="22"/>
                    </w:rPr>
                  </w:rPrChange>
                </w:rPr>
                <w:t>MSE</w:t>
              </w:r>
            </w:ins>
          </w:p>
        </w:tc>
        <w:tc>
          <w:tcPr>
            <w:tcW w:w="910" w:type="dxa"/>
            <w:tcBorders>
              <w:top w:val="single" w:sz="4" w:space="0" w:color="auto"/>
              <w:left w:val="nil"/>
              <w:bottom w:val="single" w:sz="4" w:space="0" w:color="auto"/>
              <w:right w:val="single" w:sz="4" w:space="0" w:color="auto"/>
            </w:tcBorders>
            <w:shd w:val="clear" w:color="auto" w:fill="auto"/>
            <w:noWrap/>
            <w:vAlign w:val="center"/>
            <w:hideMark/>
            <w:tcPrChange w:id="11300"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9523BA" w:rsidRDefault="00A80B78">
            <w:pPr>
              <w:pStyle w:val="BangBody"/>
              <w:jc w:val="center"/>
              <w:rPr>
                <w:ins w:id="11301" w:author="The Si Tran" w:date="2012-12-12T07:51:00Z"/>
                <w:b/>
                <w:sz w:val="26"/>
                <w:szCs w:val="26"/>
                <w:rPrChange w:id="11302" w:author="superchickend" w:date="2012-12-16T15:33:00Z">
                  <w:rPr>
                    <w:ins w:id="11303" w:author="The Si Tran" w:date="2012-12-12T07:51:00Z"/>
                    <w:rFonts w:eastAsia="Times New Roman"/>
                    <w:color w:val="000000"/>
                    <w:sz w:val="22"/>
                  </w:rPr>
                </w:rPrChange>
              </w:rPr>
              <w:pPrChange w:id="11304" w:author="superchickend" w:date="2012-12-16T15:33:00Z">
                <w:pPr>
                  <w:spacing w:before="0" w:line="240" w:lineRule="auto"/>
                  <w:jc w:val="left"/>
                </w:pPr>
              </w:pPrChange>
            </w:pPr>
            <w:ins w:id="11305" w:author="The Si Tran" w:date="2012-12-12T07:51:00Z">
              <w:r w:rsidRPr="009523BA">
                <w:rPr>
                  <w:b/>
                  <w:sz w:val="26"/>
                  <w:szCs w:val="26"/>
                  <w:rPrChange w:id="11306" w:author="superchickend" w:date="2012-12-16T15:33:00Z">
                    <w:rPr>
                      <w:sz w:val="22"/>
                    </w:rPr>
                  </w:rPrChange>
                </w:rPr>
                <w:t>MAPE</w:t>
              </w:r>
            </w:ins>
          </w:p>
        </w:tc>
      </w:tr>
      <w:tr w:rsidR="00A80B78" w:rsidRPr="007F5C98" w14:paraId="7021695F" w14:textId="77777777" w:rsidTr="00667906">
        <w:trPr>
          <w:trHeight w:val="609"/>
          <w:ins w:id="11307" w:author="The Si Tran" w:date="2012-12-12T07:51:00Z"/>
          <w:trPrChange w:id="11308" w:author="superchickend" w:date="2012-12-16T15:33:00Z">
            <w:trPr>
              <w:trHeight w:val="575"/>
            </w:trPr>
          </w:trPrChange>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309"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0A5BCEA5" w:rsidR="00A80B78" w:rsidRPr="009523BA" w:rsidRDefault="00A80B78">
            <w:pPr>
              <w:pStyle w:val="BangBody"/>
              <w:jc w:val="center"/>
              <w:rPr>
                <w:ins w:id="11310" w:author="The Si Tran" w:date="2012-12-12T07:51:00Z"/>
                <w:b/>
                <w:sz w:val="26"/>
                <w:szCs w:val="26"/>
                <w:rPrChange w:id="11311" w:author="superchickend" w:date="2012-12-16T15:33:00Z">
                  <w:rPr>
                    <w:ins w:id="11312" w:author="The Si Tran" w:date="2012-12-12T07:51:00Z"/>
                    <w:rFonts w:eastAsia="Times New Roman"/>
                    <w:color w:val="000000"/>
                    <w:sz w:val="22"/>
                  </w:rPr>
                </w:rPrChange>
              </w:rPr>
              <w:pPrChange w:id="11313" w:author="superchickend" w:date="2012-12-16T15:33:00Z">
                <w:pPr>
                  <w:spacing w:before="0" w:line="240" w:lineRule="auto"/>
                  <w:jc w:val="center"/>
                </w:pPr>
              </w:pPrChange>
            </w:pPr>
            <w:ins w:id="11314" w:author="The Si Tran" w:date="2012-12-12T07:51:00Z">
              <w:r w:rsidRPr="009523BA">
                <w:rPr>
                  <w:b/>
                  <w:sz w:val="26"/>
                  <w:szCs w:val="26"/>
                  <w:rPrChange w:id="11315" w:author="superchickend" w:date="2012-12-16T15:33:00Z">
                    <w:rPr>
                      <w:sz w:val="22"/>
                    </w:rPr>
                  </w:rPrChange>
                </w:rPr>
                <w:t>ANN</w:t>
              </w:r>
            </w:ins>
          </w:p>
        </w:tc>
        <w:tc>
          <w:tcPr>
            <w:tcW w:w="5258" w:type="dxa"/>
            <w:tcBorders>
              <w:top w:val="nil"/>
              <w:left w:val="nil"/>
              <w:bottom w:val="single" w:sz="4" w:space="0" w:color="auto"/>
              <w:right w:val="single" w:sz="4" w:space="0" w:color="auto"/>
            </w:tcBorders>
            <w:shd w:val="clear" w:color="auto" w:fill="auto"/>
            <w:vAlign w:val="bottom"/>
            <w:hideMark/>
            <w:tcPrChange w:id="11316"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5561848A" w:rsidR="00A80B78" w:rsidRPr="009523BA" w:rsidRDefault="00976130">
            <w:pPr>
              <w:pStyle w:val="BangBody"/>
              <w:rPr>
                <w:ins w:id="11317" w:author="The Si Tran" w:date="2012-12-12T07:51:00Z"/>
                <w:sz w:val="26"/>
                <w:szCs w:val="26"/>
                <w:rPrChange w:id="11318" w:author="The Si Tran" w:date="2012-12-14T06:37:00Z">
                  <w:rPr>
                    <w:ins w:id="11319" w:author="The Si Tran" w:date="2012-12-12T07:51:00Z"/>
                    <w:rFonts w:eastAsia="Times New Roman"/>
                    <w:color w:val="000000"/>
                    <w:sz w:val="22"/>
                  </w:rPr>
                </w:rPrChange>
              </w:rPr>
              <w:pPrChange w:id="11320" w:author="The Si Tran" w:date="2012-12-16T08:46:00Z">
                <w:pPr>
                  <w:spacing w:before="0" w:line="240" w:lineRule="auto"/>
                  <w:jc w:val="left"/>
                </w:pPr>
              </w:pPrChange>
            </w:pPr>
            <w:r>
              <w:rPr>
                <w:sz w:val="26"/>
                <w:szCs w:val="26"/>
              </w:rPr>
              <w:t>Nơron</w:t>
            </w:r>
            <w:ins w:id="11321" w:author="The Si Tran" w:date="2012-12-12T07:51:00Z">
              <w:r w:rsidR="00A80B78" w:rsidRPr="009523BA">
                <w:rPr>
                  <w:sz w:val="26"/>
                  <w:szCs w:val="26"/>
                  <w:rPrChange w:id="11322" w:author="The Si Tran" w:date="2012-12-14T06:37:00Z">
                    <w:rPr>
                      <w:sz w:val="22"/>
                    </w:rPr>
                  </w:rPrChange>
                </w:rPr>
                <w:t>(6,6,1), Algorithm=RPROP, epoches=91,  Residual=1E-6, default_update=0.1, max_update=10</w:t>
              </w:r>
            </w:ins>
          </w:p>
        </w:tc>
        <w:tc>
          <w:tcPr>
            <w:tcW w:w="760" w:type="dxa"/>
            <w:tcBorders>
              <w:top w:val="nil"/>
              <w:left w:val="nil"/>
              <w:bottom w:val="single" w:sz="4" w:space="0" w:color="auto"/>
              <w:right w:val="single" w:sz="4" w:space="0" w:color="auto"/>
            </w:tcBorders>
            <w:shd w:val="clear" w:color="auto" w:fill="auto"/>
            <w:noWrap/>
            <w:vAlign w:val="center"/>
            <w:hideMark/>
            <w:tcPrChange w:id="11323"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9523BA" w:rsidRDefault="00A80B78">
            <w:pPr>
              <w:pStyle w:val="BangBody"/>
              <w:jc w:val="center"/>
              <w:rPr>
                <w:ins w:id="11324" w:author="The Si Tran" w:date="2012-12-12T07:51:00Z"/>
                <w:sz w:val="26"/>
                <w:szCs w:val="26"/>
                <w:rPrChange w:id="11325" w:author="The Si Tran" w:date="2012-12-14T06:37:00Z">
                  <w:rPr>
                    <w:ins w:id="11326" w:author="The Si Tran" w:date="2012-12-12T07:51:00Z"/>
                    <w:rFonts w:eastAsia="Times New Roman"/>
                    <w:color w:val="000000"/>
                    <w:sz w:val="22"/>
                  </w:rPr>
                </w:rPrChange>
              </w:rPr>
              <w:pPrChange w:id="11327" w:author="superchickend" w:date="2012-12-16T15:33:00Z">
                <w:pPr>
                  <w:spacing w:before="0" w:line="240" w:lineRule="auto"/>
                  <w:jc w:val="right"/>
                </w:pPr>
              </w:pPrChange>
            </w:pPr>
            <w:ins w:id="11328" w:author="The Si Tran" w:date="2012-12-12T07:51:00Z">
              <w:r w:rsidRPr="009523BA">
                <w:rPr>
                  <w:sz w:val="26"/>
                  <w:szCs w:val="26"/>
                  <w:rPrChange w:id="11329" w:author="The Si Tran" w:date="2012-12-14T06:37:00Z">
                    <w:rPr>
                      <w:sz w:val="22"/>
                    </w:rPr>
                  </w:rPrChange>
                </w:rPr>
                <w:t>9.98</w:t>
              </w:r>
            </w:ins>
          </w:p>
        </w:tc>
        <w:tc>
          <w:tcPr>
            <w:tcW w:w="862" w:type="dxa"/>
            <w:tcBorders>
              <w:top w:val="nil"/>
              <w:left w:val="nil"/>
              <w:bottom w:val="single" w:sz="4" w:space="0" w:color="auto"/>
              <w:right w:val="single" w:sz="4" w:space="0" w:color="auto"/>
            </w:tcBorders>
            <w:shd w:val="clear" w:color="auto" w:fill="auto"/>
            <w:noWrap/>
            <w:vAlign w:val="center"/>
            <w:hideMark/>
            <w:tcPrChange w:id="11330"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9523BA" w:rsidRDefault="00A80B78">
            <w:pPr>
              <w:pStyle w:val="BangBody"/>
              <w:jc w:val="center"/>
              <w:rPr>
                <w:ins w:id="11331" w:author="The Si Tran" w:date="2012-12-12T07:51:00Z"/>
                <w:sz w:val="26"/>
                <w:szCs w:val="26"/>
                <w:rPrChange w:id="11332" w:author="The Si Tran" w:date="2012-12-14T06:37:00Z">
                  <w:rPr>
                    <w:ins w:id="11333" w:author="The Si Tran" w:date="2012-12-12T07:51:00Z"/>
                    <w:rFonts w:eastAsia="Times New Roman"/>
                    <w:color w:val="000000"/>
                    <w:sz w:val="22"/>
                  </w:rPr>
                </w:rPrChange>
              </w:rPr>
              <w:pPrChange w:id="11334" w:author="superchickend" w:date="2012-12-16T15:33:00Z">
                <w:pPr>
                  <w:spacing w:before="0" w:line="240" w:lineRule="auto"/>
                  <w:jc w:val="right"/>
                </w:pPr>
              </w:pPrChange>
            </w:pPr>
            <w:ins w:id="11335" w:author="The Si Tran" w:date="2012-12-12T07:51:00Z">
              <w:r w:rsidRPr="009523BA">
                <w:rPr>
                  <w:sz w:val="26"/>
                  <w:szCs w:val="26"/>
                  <w:rPrChange w:id="11336" w:author="The Si Tran" w:date="2012-12-14T06:37:00Z">
                    <w:rPr>
                      <w:sz w:val="22"/>
                    </w:rPr>
                  </w:rPrChange>
                </w:rPr>
                <w:t>174.11</w:t>
              </w:r>
            </w:ins>
          </w:p>
        </w:tc>
        <w:tc>
          <w:tcPr>
            <w:tcW w:w="910" w:type="dxa"/>
            <w:tcBorders>
              <w:top w:val="nil"/>
              <w:left w:val="nil"/>
              <w:bottom w:val="single" w:sz="4" w:space="0" w:color="auto"/>
              <w:right w:val="single" w:sz="4" w:space="0" w:color="auto"/>
            </w:tcBorders>
            <w:shd w:val="clear" w:color="auto" w:fill="auto"/>
            <w:noWrap/>
            <w:vAlign w:val="center"/>
            <w:hideMark/>
            <w:tcPrChange w:id="11337"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9523BA" w:rsidRDefault="00A80B78">
            <w:pPr>
              <w:pStyle w:val="BangBody"/>
              <w:jc w:val="center"/>
              <w:rPr>
                <w:ins w:id="11338" w:author="The Si Tran" w:date="2012-12-12T07:51:00Z"/>
                <w:sz w:val="26"/>
                <w:szCs w:val="26"/>
                <w:rPrChange w:id="11339" w:author="The Si Tran" w:date="2012-12-14T06:37:00Z">
                  <w:rPr>
                    <w:ins w:id="11340" w:author="The Si Tran" w:date="2012-12-12T07:51:00Z"/>
                    <w:rFonts w:eastAsia="Times New Roman"/>
                    <w:color w:val="000000"/>
                    <w:sz w:val="22"/>
                  </w:rPr>
                </w:rPrChange>
              </w:rPr>
              <w:pPrChange w:id="11341" w:author="superchickend" w:date="2012-12-16T15:33:00Z">
                <w:pPr>
                  <w:spacing w:before="0" w:line="240" w:lineRule="auto"/>
                  <w:jc w:val="right"/>
                </w:pPr>
              </w:pPrChange>
            </w:pPr>
            <w:ins w:id="11342" w:author="The Si Tran" w:date="2012-12-12T07:51:00Z">
              <w:r w:rsidRPr="009523BA">
                <w:rPr>
                  <w:sz w:val="26"/>
                  <w:szCs w:val="26"/>
                  <w:rPrChange w:id="11343" w:author="The Si Tran" w:date="2012-12-14T06:37:00Z">
                    <w:rPr>
                      <w:sz w:val="22"/>
                    </w:rPr>
                  </w:rPrChange>
                </w:rPr>
                <w:t>2.2</w:t>
              </w:r>
            </w:ins>
          </w:p>
        </w:tc>
      </w:tr>
      <w:tr w:rsidR="00A80B78" w:rsidRPr="007F5C98" w14:paraId="31026145" w14:textId="77777777" w:rsidTr="00667906">
        <w:trPr>
          <w:trHeight w:val="609"/>
          <w:ins w:id="11344" w:author="The Si Tran" w:date="2012-12-12T07:51:00Z"/>
          <w:trPrChange w:id="11345" w:author="superchickend" w:date="2012-12-16T15:33:00Z">
            <w:trPr>
              <w:trHeight w:val="575"/>
            </w:trPr>
          </w:trPrChange>
        </w:trPr>
        <w:tc>
          <w:tcPr>
            <w:tcW w:w="1183" w:type="dxa"/>
            <w:vMerge/>
            <w:tcBorders>
              <w:top w:val="nil"/>
              <w:left w:val="single" w:sz="4" w:space="0" w:color="auto"/>
              <w:bottom w:val="single" w:sz="4" w:space="0" w:color="000000"/>
              <w:right w:val="single" w:sz="4" w:space="0" w:color="auto"/>
            </w:tcBorders>
            <w:vAlign w:val="center"/>
            <w:hideMark/>
            <w:tcPrChange w:id="11346"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9523BA" w:rsidRDefault="00A80B78">
            <w:pPr>
              <w:pStyle w:val="BangBody"/>
              <w:jc w:val="center"/>
              <w:rPr>
                <w:ins w:id="11347" w:author="The Si Tran" w:date="2012-12-12T07:51:00Z"/>
                <w:b/>
                <w:sz w:val="26"/>
                <w:szCs w:val="26"/>
                <w:rPrChange w:id="11348" w:author="superchickend" w:date="2012-12-16T15:33:00Z">
                  <w:rPr>
                    <w:ins w:id="11349" w:author="The Si Tran" w:date="2012-12-12T07:51:00Z"/>
                    <w:rFonts w:eastAsia="Times New Roman"/>
                    <w:color w:val="000000"/>
                    <w:sz w:val="22"/>
                  </w:rPr>
                </w:rPrChange>
              </w:rPr>
              <w:pPrChange w:id="11350" w:author="superchickend" w:date="2012-12-16T15:33:00Z">
                <w:pPr>
                  <w:spacing w:before="0" w:line="240" w:lineRule="auto"/>
                  <w:jc w:val="left"/>
                </w:pPr>
              </w:pPrChange>
            </w:pPr>
          </w:p>
        </w:tc>
        <w:tc>
          <w:tcPr>
            <w:tcW w:w="5258" w:type="dxa"/>
            <w:tcBorders>
              <w:top w:val="nil"/>
              <w:left w:val="nil"/>
              <w:bottom w:val="single" w:sz="4" w:space="0" w:color="auto"/>
              <w:right w:val="single" w:sz="4" w:space="0" w:color="auto"/>
            </w:tcBorders>
            <w:shd w:val="clear" w:color="auto" w:fill="auto"/>
            <w:vAlign w:val="bottom"/>
            <w:hideMark/>
            <w:tcPrChange w:id="11351"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6FE33A4" w:rsidR="00A80B78" w:rsidRPr="009523BA" w:rsidRDefault="00976130">
            <w:pPr>
              <w:pStyle w:val="BangBody"/>
              <w:rPr>
                <w:ins w:id="11352" w:author="The Si Tran" w:date="2012-12-12T07:51:00Z"/>
                <w:sz w:val="26"/>
                <w:szCs w:val="26"/>
                <w:rPrChange w:id="11353" w:author="The Si Tran" w:date="2012-12-14T06:37:00Z">
                  <w:rPr>
                    <w:ins w:id="11354" w:author="The Si Tran" w:date="2012-12-12T07:51:00Z"/>
                    <w:rFonts w:eastAsia="Times New Roman"/>
                    <w:color w:val="000000"/>
                    <w:sz w:val="22"/>
                  </w:rPr>
                </w:rPrChange>
              </w:rPr>
              <w:pPrChange w:id="11355" w:author="The Si Tran" w:date="2012-12-16T08:46:00Z">
                <w:pPr>
                  <w:spacing w:before="0" w:line="240" w:lineRule="auto"/>
                  <w:jc w:val="left"/>
                </w:pPr>
              </w:pPrChange>
            </w:pPr>
            <w:r>
              <w:rPr>
                <w:sz w:val="26"/>
                <w:szCs w:val="26"/>
              </w:rPr>
              <w:t>Nơron</w:t>
            </w:r>
            <w:ins w:id="11356" w:author="The Si Tran" w:date="2012-12-12T07:51:00Z">
              <w:r w:rsidR="00A80B78" w:rsidRPr="009523BA">
                <w:rPr>
                  <w:sz w:val="26"/>
                  <w:szCs w:val="26"/>
                  <w:rPrChange w:id="11357" w:author="The Si Tran" w:date="2012-12-14T06:37:00Z">
                    <w:rPr>
                      <w:sz w:val="22"/>
                    </w:rPr>
                  </w:rPrChange>
                </w:rPr>
                <w:t>(6,6,1),Algorithm=Back Propagation, epoches=1000, Residual=1E-6, learning_rate=0.4, momemtum = 0,2</w:t>
              </w:r>
            </w:ins>
          </w:p>
        </w:tc>
        <w:tc>
          <w:tcPr>
            <w:tcW w:w="760" w:type="dxa"/>
            <w:tcBorders>
              <w:top w:val="nil"/>
              <w:left w:val="nil"/>
              <w:bottom w:val="single" w:sz="4" w:space="0" w:color="auto"/>
              <w:right w:val="single" w:sz="4" w:space="0" w:color="auto"/>
            </w:tcBorders>
            <w:shd w:val="clear" w:color="auto" w:fill="auto"/>
            <w:noWrap/>
            <w:vAlign w:val="center"/>
            <w:hideMark/>
            <w:tcPrChange w:id="11358"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9523BA" w:rsidRDefault="00A80B78">
            <w:pPr>
              <w:pStyle w:val="BangBody"/>
              <w:jc w:val="center"/>
              <w:rPr>
                <w:ins w:id="11359" w:author="The Si Tran" w:date="2012-12-12T07:51:00Z"/>
                <w:sz w:val="26"/>
                <w:szCs w:val="26"/>
                <w:rPrChange w:id="11360" w:author="The Si Tran" w:date="2012-12-14T06:37:00Z">
                  <w:rPr>
                    <w:ins w:id="11361" w:author="The Si Tran" w:date="2012-12-12T07:51:00Z"/>
                    <w:rFonts w:eastAsia="Times New Roman"/>
                    <w:color w:val="000000"/>
                    <w:sz w:val="22"/>
                  </w:rPr>
                </w:rPrChange>
              </w:rPr>
              <w:pPrChange w:id="11362" w:author="superchickend" w:date="2012-12-16T15:33:00Z">
                <w:pPr>
                  <w:spacing w:before="0" w:line="240" w:lineRule="auto"/>
                  <w:jc w:val="right"/>
                </w:pPr>
              </w:pPrChange>
            </w:pPr>
            <w:ins w:id="11363" w:author="The Si Tran" w:date="2012-12-12T07:51:00Z">
              <w:r w:rsidRPr="009523BA">
                <w:rPr>
                  <w:sz w:val="26"/>
                  <w:szCs w:val="26"/>
                  <w:rPrChange w:id="11364" w:author="The Si Tran" w:date="2012-12-14T06:37:00Z">
                    <w:rPr>
                      <w:sz w:val="22"/>
                    </w:rPr>
                  </w:rPrChange>
                </w:rPr>
                <w:t>15.53</w:t>
              </w:r>
            </w:ins>
          </w:p>
        </w:tc>
        <w:tc>
          <w:tcPr>
            <w:tcW w:w="862" w:type="dxa"/>
            <w:tcBorders>
              <w:top w:val="nil"/>
              <w:left w:val="nil"/>
              <w:bottom w:val="single" w:sz="4" w:space="0" w:color="auto"/>
              <w:right w:val="single" w:sz="4" w:space="0" w:color="auto"/>
            </w:tcBorders>
            <w:shd w:val="clear" w:color="auto" w:fill="auto"/>
            <w:noWrap/>
            <w:vAlign w:val="center"/>
            <w:hideMark/>
            <w:tcPrChange w:id="11365"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9523BA" w:rsidRDefault="00A80B78">
            <w:pPr>
              <w:pStyle w:val="BangBody"/>
              <w:jc w:val="center"/>
              <w:rPr>
                <w:ins w:id="11366" w:author="The Si Tran" w:date="2012-12-12T07:51:00Z"/>
                <w:sz w:val="26"/>
                <w:szCs w:val="26"/>
                <w:rPrChange w:id="11367" w:author="The Si Tran" w:date="2012-12-14T06:37:00Z">
                  <w:rPr>
                    <w:ins w:id="11368" w:author="The Si Tran" w:date="2012-12-12T07:51:00Z"/>
                    <w:rFonts w:eastAsia="Times New Roman"/>
                    <w:color w:val="000000"/>
                    <w:sz w:val="22"/>
                  </w:rPr>
                </w:rPrChange>
              </w:rPr>
              <w:pPrChange w:id="11369" w:author="superchickend" w:date="2012-12-16T15:33:00Z">
                <w:pPr>
                  <w:spacing w:before="0" w:line="240" w:lineRule="auto"/>
                  <w:jc w:val="right"/>
                </w:pPr>
              </w:pPrChange>
            </w:pPr>
            <w:ins w:id="11370" w:author="The Si Tran" w:date="2012-12-12T07:51:00Z">
              <w:r w:rsidRPr="009523BA">
                <w:rPr>
                  <w:sz w:val="26"/>
                  <w:szCs w:val="26"/>
                  <w:rPrChange w:id="11371" w:author="The Si Tran" w:date="2012-12-14T06:37:00Z">
                    <w:rPr>
                      <w:sz w:val="22"/>
                    </w:rPr>
                  </w:rPrChange>
                </w:rPr>
                <w:t>356</w:t>
              </w:r>
            </w:ins>
          </w:p>
        </w:tc>
        <w:tc>
          <w:tcPr>
            <w:tcW w:w="910" w:type="dxa"/>
            <w:tcBorders>
              <w:top w:val="nil"/>
              <w:left w:val="nil"/>
              <w:bottom w:val="single" w:sz="4" w:space="0" w:color="auto"/>
              <w:right w:val="single" w:sz="4" w:space="0" w:color="auto"/>
            </w:tcBorders>
            <w:shd w:val="clear" w:color="auto" w:fill="auto"/>
            <w:noWrap/>
            <w:vAlign w:val="center"/>
            <w:hideMark/>
            <w:tcPrChange w:id="11372"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9523BA" w:rsidRDefault="00A80B78">
            <w:pPr>
              <w:pStyle w:val="BangBody"/>
              <w:jc w:val="center"/>
              <w:rPr>
                <w:ins w:id="11373" w:author="The Si Tran" w:date="2012-12-12T07:51:00Z"/>
                <w:sz w:val="26"/>
                <w:szCs w:val="26"/>
                <w:rPrChange w:id="11374" w:author="The Si Tran" w:date="2012-12-14T06:37:00Z">
                  <w:rPr>
                    <w:ins w:id="11375" w:author="The Si Tran" w:date="2012-12-12T07:51:00Z"/>
                    <w:rFonts w:eastAsia="Times New Roman"/>
                    <w:color w:val="000000"/>
                    <w:sz w:val="22"/>
                  </w:rPr>
                </w:rPrChange>
              </w:rPr>
              <w:pPrChange w:id="11376" w:author="superchickend" w:date="2012-12-16T15:33:00Z">
                <w:pPr>
                  <w:spacing w:before="0" w:line="240" w:lineRule="auto"/>
                  <w:jc w:val="right"/>
                </w:pPr>
              </w:pPrChange>
            </w:pPr>
            <w:ins w:id="11377" w:author="The Si Tran" w:date="2012-12-12T07:51:00Z">
              <w:r w:rsidRPr="009523BA">
                <w:rPr>
                  <w:sz w:val="26"/>
                  <w:szCs w:val="26"/>
                  <w:rPrChange w:id="11378" w:author="The Si Tran" w:date="2012-12-14T06:37:00Z">
                    <w:rPr>
                      <w:sz w:val="22"/>
                    </w:rPr>
                  </w:rPrChange>
                </w:rPr>
                <w:t>3.08</w:t>
              </w:r>
            </w:ins>
          </w:p>
        </w:tc>
      </w:tr>
      <w:tr w:rsidR="00A80B78" w:rsidRPr="007F5C98" w14:paraId="7AFBC497" w14:textId="77777777" w:rsidTr="00667906">
        <w:trPr>
          <w:trHeight w:val="302"/>
          <w:ins w:id="11379" w:author="The Si Tran" w:date="2012-12-12T07:51:00Z"/>
          <w:trPrChange w:id="11380" w:author="superchickend" w:date="2012-12-16T15:33:00Z">
            <w:trPr>
              <w:trHeight w:val="287"/>
            </w:trPr>
          </w:trPrChange>
        </w:trPr>
        <w:tc>
          <w:tcPr>
            <w:tcW w:w="1183" w:type="dxa"/>
            <w:tcBorders>
              <w:top w:val="nil"/>
              <w:left w:val="single" w:sz="4" w:space="0" w:color="auto"/>
              <w:bottom w:val="single" w:sz="4" w:space="0" w:color="auto"/>
              <w:right w:val="single" w:sz="4" w:space="0" w:color="auto"/>
            </w:tcBorders>
            <w:shd w:val="clear" w:color="auto" w:fill="auto"/>
            <w:noWrap/>
            <w:vAlign w:val="center"/>
            <w:hideMark/>
            <w:tcPrChange w:id="11381"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9523BA" w:rsidRDefault="00A80B78">
            <w:pPr>
              <w:pStyle w:val="BangBody"/>
              <w:jc w:val="center"/>
              <w:rPr>
                <w:ins w:id="11382" w:author="The Si Tran" w:date="2012-12-12T07:51:00Z"/>
                <w:b/>
                <w:sz w:val="26"/>
                <w:szCs w:val="26"/>
                <w:rPrChange w:id="11383" w:author="superchickend" w:date="2012-12-16T15:33:00Z">
                  <w:rPr>
                    <w:ins w:id="11384" w:author="The Si Tran" w:date="2012-12-12T07:51:00Z"/>
                    <w:rFonts w:eastAsia="Times New Roman"/>
                    <w:color w:val="000000"/>
                    <w:sz w:val="22"/>
                  </w:rPr>
                </w:rPrChange>
              </w:rPr>
              <w:pPrChange w:id="11385" w:author="superchickend" w:date="2012-12-16T15:33:00Z">
                <w:pPr>
                  <w:spacing w:before="0" w:line="240" w:lineRule="auto"/>
                  <w:jc w:val="center"/>
                </w:pPr>
              </w:pPrChange>
            </w:pPr>
            <w:ins w:id="11386" w:author="The Si Tran" w:date="2012-12-12T07:51:00Z">
              <w:r w:rsidRPr="009523BA">
                <w:rPr>
                  <w:b/>
                  <w:sz w:val="26"/>
                  <w:szCs w:val="26"/>
                  <w:rPrChange w:id="11387" w:author="superchickend" w:date="2012-12-16T15:33:00Z">
                    <w:rPr>
                      <w:sz w:val="22"/>
                    </w:rPr>
                  </w:rPrChange>
                </w:rPr>
                <w:t>SARIMA</w:t>
              </w:r>
            </w:ins>
          </w:p>
        </w:tc>
        <w:tc>
          <w:tcPr>
            <w:tcW w:w="5258" w:type="dxa"/>
            <w:tcBorders>
              <w:top w:val="nil"/>
              <w:left w:val="nil"/>
              <w:bottom w:val="single" w:sz="4" w:space="0" w:color="auto"/>
              <w:right w:val="single" w:sz="4" w:space="0" w:color="auto"/>
            </w:tcBorders>
            <w:shd w:val="clear" w:color="auto" w:fill="auto"/>
            <w:vAlign w:val="bottom"/>
            <w:hideMark/>
            <w:tcPrChange w:id="11388"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9523BA" w:rsidRDefault="00A80B78">
            <w:pPr>
              <w:pStyle w:val="BangBody"/>
              <w:rPr>
                <w:ins w:id="11389" w:author="The Si Tran" w:date="2012-12-12T07:51:00Z"/>
                <w:sz w:val="26"/>
                <w:szCs w:val="26"/>
                <w:rPrChange w:id="11390" w:author="The Si Tran" w:date="2012-12-14T06:37:00Z">
                  <w:rPr>
                    <w:ins w:id="11391" w:author="The Si Tran" w:date="2012-12-12T07:51:00Z"/>
                    <w:rFonts w:eastAsia="Times New Roman"/>
                    <w:color w:val="000000"/>
                    <w:sz w:val="22"/>
                  </w:rPr>
                </w:rPrChange>
              </w:rPr>
              <w:pPrChange w:id="11392" w:author="The Si Tran" w:date="2012-12-16T08:46:00Z">
                <w:pPr>
                  <w:spacing w:before="0" w:line="240" w:lineRule="auto"/>
                  <w:jc w:val="left"/>
                </w:pPr>
              </w:pPrChange>
            </w:pPr>
            <w:ins w:id="11393" w:author="The Si Tran" w:date="2012-12-12T07:51:00Z">
              <w:r w:rsidRPr="009523BA">
                <w:rPr>
                  <w:sz w:val="26"/>
                  <w:szCs w:val="26"/>
                  <w:rPrChange w:id="11394" w:author="The Si Tran" w:date="2012-12-14T06:37:00Z">
                    <w:rPr>
                      <w:sz w:val="22"/>
                    </w:rPr>
                  </w:rPrChange>
                </w:rPr>
                <w:t>ARIMA(2, 1, 2)(0, 0, 0)0</w:t>
              </w:r>
            </w:ins>
          </w:p>
        </w:tc>
        <w:tc>
          <w:tcPr>
            <w:tcW w:w="760" w:type="dxa"/>
            <w:tcBorders>
              <w:top w:val="nil"/>
              <w:left w:val="nil"/>
              <w:bottom w:val="single" w:sz="4" w:space="0" w:color="auto"/>
              <w:right w:val="single" w:sz="4" w:space="0" w:color="auto"/>
            </w:tcBorders>
            <w:shd w:val="clear" w:color="auto" w:fill="auto"/>
            <w:noWrap/>
            <w:vAlign w:val="center"/>
            <w:hideMark/>
            <w:tcPrChange w:id="11395"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9523BA" w:rsidRDefault="00A80B78">
            <w:pPr>
              <w:pStyle w:val="BangBody"/>
              <w:jc w:val="center"/>
              <w:rPr>
                <w:ins w:id="11396" w:author="The Si Tran" w:date="2012-12-12T07:51:00Z"/>
                <w:b/>
                <w:sz w:val="26"/>
                <w:szCs w:val="26"/>
                <w:rPrChange w:id="11397" w:author="superchickend" w:date="2012-12-16T15:34:00Z">
                  <w:rPr>
                    <w:ins w:id="11398" w:author="The Si Tran" w:date="2012-12-12T07:51:00Z"/>
                    <w:rFonts w:eastAsia="Times New Roman"/>
                    <w:color w:val="000000"/>
                    <w:sz w:val="22"/>
                  </w:rPr>
                </w:rPrChange>
              </w:rPr>
              <w:pPrChange w:id="11399" w:author="superchickend" w:date="2012-12-16T15:33:00Z">
                <w:pPr>
                  <w:spacing w:before="0" w:line="240" w:lineRule="auto"/>
                  <w:jc w:val="right"/>
                </w:pPr>
              </w:pPrChange>
            </w:pPr>
            <w:ins w:id="11400" w:author="The Si Tran" w:date="2012-12-12T07:51:00Z">
              <w:r w:rsidRPr="009523BA">
                <w:rPr>
                  <w:b/>
                  <w:sz w:val="26"/>
                  <w:szCs w:val="26"/>
                  <w:rPrChange w:id="11401" w:author="superchickend" w:date="2012-12-16T15:34:00Z">
                    <w:rPr>
                      <w:sz w:val="22"/>
                    </w:rPr>
                  </w:rPrChange>
                </w:rPr>
                <w:t>5.18</w:t>
              </w:r>
            </w:ins>
          </w:p>
        </w:tc>
        <w:tc>
          <w:tcPr>
            <w:tcW w:w="862" w:type="dxa"/>
            <w:tcBorders>
              <w:top w:val="nil"/>
              <w:left w:val="nil"/>
              <w:bottom w:val="single" w:sz="4" w:space="0" w:color="auto"/>
              <w:right w:val="single" w:sz="4" w:space="0" w:color="auto"/>
            </w:tcBorders>
            <w:shd w:val="clear" w:color="auto" w:fill="auto"/>
            <w:noWrap/>
            <w:vAlign w:val="center"/>
            <w:hideMark/>
            <w:tcPrChange w:id="11402"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9523BA" w:rsidRDefault="00A80B78">
            <w:pPr>
              <w:pStyle w:val="BangBody"/>
              <w:jc w:val="center"/>
              <w:rPr>
                <w:ins w:id="11403" w:author="The Si Tran" w:date="2012-12-12T07:51:00Z"/>
                <w:b/>
                <w:sz w:val="26"/>
                <w:szCs w:val="26"/>
                <w:rPrChange w:id="11404" w:author="superchickend" w:date="2012-12-16T15:34:00Z">
                  <w:rPr>
                    <w:ins w:id="11405" w:author="The Si Tran" w:date="2012-12-12T07:51:00Z"/>
                    <w:rFonts w:eastAsia="Times New Roman"/>
                    <w:color w:val="000000"/>
                    <w:sz w:val="22"/>
                  </w:rPr>
                </w:rPrChange>
              </w:rPr>
              <w:pPrChange w:id="11406" w:author="superchickend" w:date="2012-12-16T15:33:00Z">
                <w:pPr>
                  <w:spacing w:before="0" w:line="240" w:lineRule="auto"/>
                  <w:jc w:val="right"/>
                </w:pPr>
              </w:pPrChange>
            </w:pPr>
            <w:ins w:id="11407" w:author="The Si Tran" w:date="2012-12-12T07:51:00Z">
              <w:r w:rsidRPr="009523BA">
                <w:rPr>
                  <w:b/>
                  <w:sz w:val="26"/>
                  <w:szCs w:val="26"/>
                  <w:rPrChange w:id="11408" w:author="superchickend" w:date="2012-12-16T15:34:00Z">
                    <w:rPr>
                      <w:sz w:val="22"/>
                    </w:rPr>
                  </w:rPrChange>
                </w:rPr>
                <w:t>51.99</w:t>
              </w:r>
            </w:ins>
          </w:p>
        </w:tc>
        <w:tc>
          <w:tcPr>
            <w:tcW w:w="910" w:type="dxa"/>
            <w:tcBorders>
              <w:top w:val="nil"/>
              <w:left w:val="nil"/>
              <w:bottom w:val="single" w:sz="4" w:space="0" w:color="auto"/>
              <w:right w:val="single" w:sz="4" w:space="0" w:color="auto"/>
            </w:tcBorders>
            <w:shd w:val="clear" w:color="auto" w:fill="auto"/>
            <w:noWrap/>
            <w:vAlign w:val="center"/>
            <w:hideMark/>
            <w:tcPrChange w:id="11409"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9523BA" w:rsidRDefault="00A80B78">
            <w:pPr>
              <w:pStyle w:val="BangBody"/>
              <w:jc w:val="center"/>
              <w:rPr>
                <w:ins w:id="11410" w:author="The Si Tran" w:date="2012-12-12T07:51:00Z"/>
                <w:b/>
                <w:sz w:val="26"/>
                <w:szCs w:val="26"/>
                <w:rPrChange w:id="11411" w:author="superchickend" w:date="2012-12-16T15:34:00Z">
                  <w:rPr>
                    <w:ins w:id="11412" w:author="The Si Tran" w:date="2012-12-12T07:51:00Z"/>
                    <w:rFonts w:eastAsia="Times New Roman"/>
                    <w:color w:val="000000"/>
                    <w:sz w:val="22"/>
                  </w:rPr>
                </w:rPrChange>
              </w:rPr>
              <w:pPrChange w:id="11413" w:author="superchickend" w:date="2012-12-16T15:33:00Z">
                <w:pPr>
                  <w:spacing w:before="0" w:line="240" w:lineRule="auto"/>
                  <w:jc w:val="right"/>
                </w:pPr>
              </w:pPrChange>
            </w:pPr>
            <w:ins w:id="11414" w:author="The Si Tran" w:date="2012-12-12T07:51:00Z">
              <w:r w:rsidRPr="009523BA">
                <w:rPr>
                  <w:b/>
                  <w:sz w:val="26"/>
                  <w:szCs w:val="26"/>
                  <w:rPrChange w:id="11415" w:author="superchickend" w:date="2012-12-16T15:34:00Z">
                    <w:rPr>
                      <w:sz w:val="22"/>
                    </w:rPr>
                  </w:rPrChange>
                </w:rPr>
                <w:t>1.19</w:t>
              </w:r>
            </w:ins>
          </w:p>
        </w:tc>
      </w:tr>
      <w:tr w:rsidR="00A80B78" w:rsidRPr="007F5C98" w14:paraId="7815F608" w14:textId="77777777" w:rsidTr="00667906">
        <w:trPr>
          <w:trHeight w:val="916"/>
          <w:ins w:id="11416" w:author="The Si Tran" w:date="2012-12-12T07:51:00Z"/>
          <w:trPrChange w:id="11417" w:author="superchickend" w:date="2012-12-16T15:33:00Z">
            <w:trPr>
              <w:trHeight w:val="863"/>
            </w:trPr>
          </w:trPrChange>
        </w:trPr>
        <w:tc>
          <w:tcPr>
            <w:tcW w:w="118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418"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9523BA" w:rsidRDefault="00A80B78">
            <w:pPr>
              <w:pStyle w:val="BangBody"/>
              <w:jc w:val="center"/>
              <w:rPr>
                <w:ins w:id="11419" w:author="The Si Tran" w:date="2012-12-12T07:51:00Z"/>
                <w:b/>
                <w:sz w:val="26"/>
                <w:szCs w:val="26"/>
                <w:rPrChange w:id="11420" w:author="superchickend" w:date="2012-12-16T15:33:00Z">
                  <w:rPr>
                    <w:ins w:id="11421" w:author="The Si Tran" w:date="2012-12-12T07:51:00Z"/>
                    <w:rFonts w:eastAsia="Times New Roman"/>
                    <w:color w:val="000000"/>
                    <w:sz w:val="22"/>
                  </w:rPr>
                </w:rPrChange>
              </w:rPr>
              <w:pPrChange w:id="11422" w:author="superchickend" w:date="2012-12-16T15:33:00Z">
                <w:pPr>
                  <w:spacing w:before="0" w:line="240" w:lineRule="auto"/>
                  <w:jc w:val="center"/>
                </w:pPr>
              </w:pPrChange>
            </w:pPr>
            <w:ins w:id="11423" w:author="The Si Tran" w:date="2012-12-12T07:51:00Z">
              <w:r w:rsidRPr="009523BA">
                <w:rPr>
                  <w:b/>
                  <w:sz w:val="26"/>
                  <w:szCs w:val="26"/>
                  <w:rPrChange w:id="11424" w:author="superchickend" w:date="2012-12-16T15:33:00Z">
                    <w:rPr>
                      <w:sz w:val="22"/>
                    </w:rPr>
                  </w:rPrChange>
                </w:rPr>
                <w:t>Hybrid</w:t>
              </w:r>
            </w:ins>
          </w:p>
        </w:tc>
        <w:tc>
          <w:tcPr>
            <w:tcW w:w="5258" w:type="dxa"/>
            <w:tcBorders>
              <w:top w:val="nil"/>
              <w:left w:val="nil"/>
              <w:bottom w:val="single" w:sz="4" w:space="0" w:color="auto"/>
              <w:right w:val="single" w:sz="4" w:space="0" w:color="auto"/>
            </w:tcBorders>
            <w:shd w:val="clear" w:color="auto" w:fill="auto"/>
            <w:vAlign w:val="bottom"/>
            <w:hideMark/>
            <w:tcPrChange w:id="11425"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2EFA9DC5" w:rsidR="00A80B78" w:rsidRPr="009523BA" w:rsidRDefault="00A80B78">
            <w:pPr>
              <w:pStyle w:val="BangBody"/>
              <w:rPr>
                <w:ins w:id="11426" w:author="The Si Tran" w:date="2012-12-12T07:51:00Z"/>
                <w:sz w:val="26"/>
                <w:szCs w:val="26"/>
                <w:rPrChange w:id="11427" w:author="The Si Tran" w:date="2012-12-14T06:37:00Z">
                  <w:rPr>
                    <w:ins w:id="11428" w:author="The Si Tran" w:date="2012-12-12T07:51:00Z"/>
                    <w:rFonts w:eastAsia="Times New Roman"/>
                    <w:color w:val="000000"/>
                    <w:sz w:val="22"/>
                  </w:rPr>
                </w:rPrChange>
              </w:rPr>
              <w:pPrChange w:id="11429" w:author="The Si Tran" w:date="2012-12-16T08:46:00Z">
                <w:pPr>
                  <w:spacing w:before="0" w:line="240" w:lineRule="auto"/>
                  <w:jc w:val="left"/>
                </w:pPr>
              </w:pPrChange>
            </w:pPr>
            <w:ins w:id="11430" w:author="The Si Tran" w:date="2012-12-12T07:51:00Z">
              <w:r w:rsidRPr="009523BA">
                <w:rPr>
                  <w:sz w:val="26"/>
                  <w:szCs w:val="26"/>
                  <w:rPrChange w:id="11431" w:author="The Si Tran" w:date="2012-12-14T06:37:00Z">
                    <w:rPr>
                      <w:sz w:val="22"/>
                    </w:rPr>
                  </w:rPrChange>
                </w:rPr>
                <w:t>ARIMA(2, 1, 2)(0, 0, 0)0</w:t>
              </w:r>
              <w:r w:rsidRPr="009523BA">
                <w:rPr>
                  <w:sz w:val="26"/>
                  <w:szCs w:val="26"/>
                  <w:rPrChange w:id="11432" w:author="The Si Tran" w:date="2012-12-14T06:37:00Z">
                    <w:rPr>
                      <w:sz w:val="22"/>
                    </w:rPr>
                  </w:rPrChange>
                </w:rPr>
                <w:br/>
              </w:r>
            </w:ins>
            <w:r w:rsidR="00976130">
              <w:rPr>
                <w:sz w:val="26"/>
                <w:szCs w:val="26"/>
              </w:rPr>
              <w:t>Nơron</w:t>
            </w:r>
            <w:ins w:id="11433" w:author="The Si Tran" w:date="2012-12-12T07:51:00Z">
              <w:r w:rsidRPr="009523BA">
                <w:rPr>
                  <w:sz w:val="26"/>
                  <w:szCs w:val="26"/>
                  <w:rPrChange w:id="11434" w:author="The Si Tran" w:date="2012-12-14T06:37:00Z">
                    <w:rPr>
                      <w:sz w:val="22"/>
                    </w:rPr>
                  </w:rPrChange>
                </w:rPr>
                <w:t>(6,6,1),Algorithm=RPROP, epoches=35,  Residual=1E-6, default_update=0.1, max_update=10</w:t>
              </w:r>
            </w:ins>
          </w:p>
        </w:tc>
        <w:tc>
          <w:tcPr>
            <w:tcW w:w="760" w:type="dxa"/>
            <w:tcBorders>
              <w:top w:val="nil"/>
              <w:left w:val="nil"/>
              <w:bottom w:val="single" w:sz="4" w:space="0" w:color="auto"/>
              <w:right w:val="single" w:sz="4" w:space="0" w:color="auto"/>
            </w:tcBorders>
            <w:shd w:val="clear" w:color="auto" w:fill="auto"/>
            <w:noWrap/>
            <w:vAlign w:val="center"/>
            <w:hideMark/>
            <w:tcPrChange w:id="11435"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9523BA" w:rsidRDefault="00A80B78">
            <w:pPr>
              <w:pStyle w:val="BangBody"/>
              <w:jc w:val="center"/>
              <w:rPr>
                <w:ins w:id="11436" w:author="The Si Tran" w:date="2012-12-12T07:51:00Z"/>
                <w:b/>
                <w:sz w:val="26"/>
                <w:szCs w:val="26"/>
                <w:rPrChange w:id="11437" w:author="superchickend" w:date="2012-12-16T15:33:00Z">
                  <w:rPr>
                    <w:ins w:id="11438" w:author="The Si Tran" w:date="2012-12-12T07:51:00Z"/>
                    <w:rFonts w:eastAsia="Times New Roman"/>
                    <w:color w:val="000000"/>
                    <w:sz w:val="22"/>
                  </w:rPr>
                </w:rPrChange>
              </w:rPr>
              <w:pPrChange w:id="11439" w:author="superchickend" w:date="2012-12-16T15:33:00Z">
                <w:pPr>
                  <w:spacing w:before="0" w:line="240" w:lineRule="auto"/>
                  <w:jc w:val="right"/>
                </w:pPr>
              </w:pPrChange>
            </w:pPr>
            <w:ins w:id="11440" w:author="The Si Tran" w:date="2012-12-12T07:51:00Z">
              <w:r w:rsidRPr="009523BA">
                <w:rPr>
                  <w:b/>
                  <w:sz w:val="26"/>
                  <w:szCs w:val="26"/>
                  <w:rPrChange w:id="11441" w:author="superchickend" w:date="2012-12-16T15:33:00Z">
                    <w:rPr>
                      <w:sz w:val="22"/>
                    </w:rPr>
                  </w:rPrChange>
                </w:rPr>
                <w:t>5.14</w:t>
              </w:r>
            </w:ins>
          </w:p>
        </w:tc>
        <w:tc>
          <w:tcPr>
            <w:tcW w:w="862" w:type="dxa"/>
            <w:tcBorders>
              <w:top w:val="nil"/>
              <w:left w:val="nil"/>
              <w:bottom w:val="single" w:sz="4" w:space="0" w:color="auto"/>
              <w:right w:val="single" w:sz="4" w:space="0" w:color="auto"/>
            </w:tcBorders>
            <w:shd w:val="clear" w:color="auto" w:fill="auto"/>
            <w:noWrap/>
            <w:vAlign w:val="center"/>
            <w:hideMark/>
            <w:tcPrChange w:id="11442"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9523BA" w:rsidRDefault="00A80B78">
            <w:pPr>
              <w:pStyle w:val="BangBody"/>
              <w:jc w:val="center"/>
              <w:rPr>
                <w:ins w:id="11443" w:author="The Si Tran" w:date="2012-12-12T07:51:00Z"/>
                <w:b/>
                <w:sz w:val="26"/>
                <w:szCs w:val="26"/>
                <w:rPrChange w:id="11444" w:author="superchickend" w:date="2012-12-16T15:33:00Z">
                  <w:rPr>
                    <w:ins w:id="11445" w:author="The Si Tran" w:date="2012-12-12T07:51:00Z"/>
                    <w:rFonts w:eastAsia="Times New Roman"/>
                    <w:color w:val="000000"/>
                    <w:sz w:val="22"/>
                  </w:rPr>
                </w:rPrChange>
              </w:rPr>
              <w:pPrChange w:id="11446" w:author="superchickend" w:date="2012-12-16T15:33:00Z">
                <w:pPr>
                  <w:spacing w:before="0" w:line="240" w:lineRule="auto"/>
                  <w:jc w:val="right"/>
                </w:pPr>
              </w:pPrChange>
            </w:pPr>
            <w:ins w:id="11447" w:author="The Si Tran" w:date="2012-12-12T07:51:00Z">
              <w:r w:rsidRPr="009523BA">
                <w:rPr>
                  <w:b/>
                  <w:sz w:val="26"/>
                  <w:szCs w:val="26"/>
                  <w:rPrChange w:id="11448" w:author="superchickend" w:date="2012-12-16T15:33:00Z">
                    <w:rPr>
                      <w:sz w:val="22"/>
                    </w:rPr>
                  </w:rPrChange>
                </w:rPr>
                <w:t>51.74</w:t>
              </w:r>
            </w:ins>
          </w:p>
        </w:tc>
        <w:tc>
          <w:tcPr>
            <w:tcW w:w="910" w:type="dxa"/>
            <w:tcBorders>
              <w:top w:val="nil"/>
              <w:left w:val="nil"/>
              <w:bottom w:val="single" w:sz="4" w:space="0" w:color="auto"/>
              <w:right w:val="single" w:sz="4" w:space="0" w:color="auto"/>
            </w:tcBorders>
            <w:shd w:val="clear" w:color="auto" w:fill="auto"/>
            <w:noWrap/>
            <w:vAlign w:val="center"/>
            <w:hideMark/>
            <w:tcPrChange w:id="11449"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9523BA" w:rsidRDefault="00A80B78">
            <w:pPr>
              <w:pStyle w:val="BangBody"/>
              <w:jc w:val="center"/>
              <w:rPr>
                <w:ins w:id="11450" w:author="The Si Tran" w:date="2012-12-12T07:51:00Z"/>
                <w:b/>
                <w:sz w:val="26"/>
                <w:szCs w:val="26"/>
                <w:rPrChange w:id="11451" w:author="superchickend" w:date="2012-12-16T15:33:00Z">
                  <w:rPr>
                    <w:ins w:id="11452" w:author="The Si Tran" w:date="2012-12-12T07:51:00Z"/>
                    <w:rFonts w:eastAsia="Times New Roman"/>
                    <w:color w:val="000000"/>
                    <w:sz w:val="22"/>
                  </w:rPr>
                </w:rPrChange>
              </w:rPr>
              <w:pPrChange w:id="11453" w:author="superchickend" w:date="2012-12-16T15:33:00Z">
                <w:pPr>
                  <w:spacing w:before="0" w:line="240" w:lineRule="auto"/>
                  <w:jc w:val="right"/>
                </w:pPr>
              </w:pPrChange>
            </w:pPr>
            <w:ins w:id="11454" w:author="The Si Tran" w:date="2012-12-12T07:51:00Z">
              <w:r w:rsidRPr="009523BA">
                <w:rPr>
                  <w:b/>
                  <w:sz w:val="26"/>
                  <w:szCs w:val="26"/>
                  <w:rPrChange w:id="11455" w:author="superchickend" w:date="2012-12-16T15:33:00Z">
                    <w:rPr>
                      <w:sz w:val="22"/>
                    </w:rPr>
                  </w:rPrChange>
                </w:rPr>
                <w:t>1.18</w:t>
              </w:r>
            </w:ins>
          </w:p>
        </w:tc>
      </w:tr>
      <w:tr w:rsidR="00A80B78" w:rsidRPr="007F5C98" w14:paraId="69CCC02C" w14:textId="77777777" w:rsidTr="00667906">
        <w:trPr>
          <w:trHeight w:val="916"/>
          <w:ins w:id="11456" w:author="The Si Tran" w:date="2012-12-12T07:51:00Z"/>
          <w:trPrChange w:id="11457" w:author="superchickend" w:date="2012-12-16T15:33:00Z">
            <w:trPr>
              <w:trHeight w:val="863"/>
            </w:trPr>
          </w:trPrChange>
        </w:trPr>
        <w:tc>
          <w:tcPr>
            <w:tcW w:w="1183" w:type="dxa"/>
            <w:vMerge/>
            <w:tcBorders>
              <w:top w:val="nil"/>
              <w:left w:val="single" w:sz="4" w:space="0" w:color="auto"/>
              <w:bottom w:val="single" w:sz="4" w:space="0" w:color="000000"/>
              <w:right w:val="single" w:sz="4" w:space="0" w:color="auto"/>
            </w:tcBorders>
            <w:vAlign w:val="center"/>
            <w:hideMark/>
            <w:tcPrChange w:id="11458"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9523BA" w:rsidRDefault="00A80B78">
            <w:pPr>
              <w:pStyle w:val="BangBody"/>
              <w:rPr>
                <w:ins w:id="11459" w:author="The Si Tran" w:date="2012-12-12T07:51:00Z"/>
                <w:sz w:val="26"/>
                <w:szCs w:val="26"/>
                <w:rPrChange w:id="11460" w:author="The Si Tran" w:date="2012-12-14T06:37:00Z">
                  <w:rPr>
                    <w:ins w:id="11461" w:author="The Si Tran" w:date="2012-12-12T07:51:00Z"/>
                    <w:rFonts w:eastAsia="Times New Roman"/>
                    <w:color w:val="000000"/>
                    <w:sz w:val="22"/>
                  </w:rPr>
                </w:rPrChange>
              </w:rPr>
              <w:pPrChange w:id="11462" w:author="The Si Tran" w:date="2012-12-16T08:46:00Z">
                <w:pPr>
                  <w:spacing w:before="0" w:line="240" w:lineRule="auto"/>
                  <w:jc w:val="left"/>
                </w:pPr>
              </w:pPrChange>
            </w:pPr>
          </w:p>
        </w:tc>
        <w:tc>
          <w:tcPr>
            <w:tcW w:w="5258" w:type="dxa"/>
            <w:tcBorders>
              <w:top w:val="nil"/>
              <w:left w:val="nil"/>
              <w:bottom w:val="single" w:sz="4" w:space="0" w:color="auto"/>
              <w:right w:val="single" w:sz="4" w:space="0" w:color="auto"/>
            </w:tcBorders>
            <w:shd w:val="clear" w:color="auto" w:fill="auto"/>
            <w:vAlign w:val="bottom"/>
            <w:hideMark/>
            <w:tcPrChange w:id="11463"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4E9F9715" w:rsidR="00A80B78" w:rsidRPr="009523BA" w:rsidRDefault="00A80B78">
            <w:pPr>
              <w:pStyle w:val="BangBody"/>
              <w:rPr>
                <w:ins w:id="11464" w:author="The Si Tran" w:date="2012-12-12T07:51:00Z"/>
                <w:sz w:val="26"/>
                <w:szCs w:val="26"/>
                <w:rPrChange w:id="11465" w:author="The Si Tran" w:date="2012-12-14T06:37:00Z">
                  <w:rPr>
                    <w:ins w:id="11466" w:author="The Si Tran" w:date="2012-12-12T07:51:00Z"/>
                    <w:rFonts w:eastAsia="Times New Roman"/>
                    <w:color w:val="000000"/>
                    <w:sz w:val="22"/>
                  </w:rPr>
                </w:rPrChange>
              </w:rPr>
              <w:pPrChange w:id="11467" w:author="The Si Tran" w:date="2012-12-16T08:46:00Z">
                <w:pPr>
                  <w:spacing w:before="0" w:line="240" w:lineRule="auto"/>
                  <w:jc w:val="left"/>
                </w:pPr>
              </w:pPrChange>
            </w:pPr>
            <w:ins w:id="11468" w:author="The Si Tran" w:date="2012-12-12T07:51:00Z">
              <w:r w:rsidRPr="009523BA">
                <w:rPr>
                  <w:sz w:val="26"/>
                  <w:szCs w:val="26"/>
                  <w:rPrChange w:id="11469" w:author="The Si Tran" w:date="2012-12-14T06:37:00Z">
                    <w:rPr>
                      <w:sz w:val="22"/>
                    </w:rPr>
                  </w:rPrChange>
                </w:rPr>
                <w:t>ARIMA(2, 0, 2)(0, 0, 0)0</w:t>
              </w:r>
              <w:r w:rsidRPr="009523BA">
                <w:rPr>
                  <w:sz w:val="26"/>
                  <w:szCs w:val="26"/>
                  <w:rPrChange w:id="11470" w:author="The Si Tran" w:date="2012-12-14T06:37:00Z">
                    <w:rPr>
                      <w:sz w:val="22"/>
                    </w:rPr>
                  </w:rPrChange>
                </w:rPr>
                <w:br/>
              </w:r>
            </w:ins>
            <w:r w:rsidR="00976130">
              <w:rPr>
                <w:sz w:val="26"/>
                <w:szCs w:val="26"/>
              </w:rPr>
              <w:t>Nơron</w:t>
            </w:r>
            <w:ins w:id="11471" w:author="The Si Tran" w:date="2012-12-12T07:51:00Z">
              <w:r w:rsidRPr="009523BA">
                <w:rPr>
                  <w:sz w:val="26"/>
                  <w:szCs w:val="26"/>
                  <w:rPrChange w:id="11472" w:author="The Si Tran" w:date="2012-12-14T06:37:00Z">
                    <w:rPr>
                      <w:sz w:val="22"/>
                    </w:rPr>
                  </w:rPrChange>
                </w:rPr>
                <w:t>(6,6,1),Algorithm=Back Propagation, epoches=136, Residual=1E-6, learning_rate=0.4, momemtum = 0,2</w:t>
              </w:r>
            </w:ins>
          </w:p>
        </w:tc>
        <w:tc>
          <w:tcPr>
            <w:tcW w:w="760" w:type="dxa"/>
            <w:tcBorders>
              <w:top w:val="nil"/>
              <w:left w:val="nil"/>
              <w:bottom w:val="single" w:sz="4" w:space="0" w:color="auto"/>
              <w:right w:val="single" w:sz="4" w:space="0" w:color="auto"/>
            </w:tcBorders>
            <w:shd w:val="clear" w:color="auto" w:fill="auto"/>
            <w:noWrap/>
            <w:vAlign w:val="center"/>
            <w:hideMark/>
            <w:tcPrChange w:id="11473"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9523BA" w:rsidRDefault="00A80B78">
            <w:pPr>
              <w:pStyle w:val="BangBody"/>
              <w:jc w:val="center"/>
              <w:rPr>
                <w:ins w:id="11474" w:author="The Si Tran" w:date="2012-12-12T07:51:00Z"/>
                <w:sz w:val="26"/>
                <w:szCs w:val="26"/>
                <w:rPrChange w:id="11475" w:author="The Si Tran" w:date="2012-12-14T06:37:00Z">
                  <w:rPr>
                    <w:ins w:id="11476" w:author="The Si Tran" w:date="2012-12-12T07:51:00Z"/>
                    <w:rFonts w:eastAsia="Times New Roman"/>
                    <w:color w:val="000000"/>
                    <w:sz w:val="22"/>
                  </w:rPr>
                </w:rPrChange>
              </w:rPr>
              <w:pPrChange w:id="11477" w:author="superchickend" w:date="2012-12-16T15:33:00Z">
                <w:pPr>
                  <w:spacing w:before="0" w:line="240" w:lineRule="auto"/>
                  <w:jc w:val="right"/>
                </w:pPr>
              </w:pPrChange>
            </w:pPr>
            <w:ins w:id="11478" w:author="The Si Tran" w:date="2012-12-12T07:51:00Z">
              <w:r w:rsidRPr="009523BA">
                <w:rPr>
                  <w:sz w:val="26"/>
                  <w:szCs w:val="26"/>
                  <w:rPrChange w:id="11479" w:author="The Si Tran" w:date="2012-12-14T06:37:00Z">
                    <w:rPr>
                      <w:sz w:val="22"/>
                    </w:rPr>
                  </w:rPrChange>
                </w:rPr>
                <w:t>5.18</w:t>
              </w:r>
            </w:ins>
          </w:p>
        </w:tc>
        <w:tc>
          <w:tcPr>
            <w:tcW w:w="862" w:type="dxa"/>
            <w:tcBorders>
              <w:top w:val="nil"/>
              <w:left w:val="nil"/>
              <w:bottom w:val="single" w:sz="4" w:space="0" w:color="auto"/>
              <w:right w:val="single" w:sz="4" w:space="0" w:color="auto"/>
            </w:tcBorders>
            <w:shd w:val="clear" w:color="auto" w:fill="auto"/>
            <w:noWrap/>
            <w:vAlign w:val="center"/>
            <w:hideMark/>
            <w:tcPrChange w:id="11480"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9523BA" w:rsidRDefault="00A80B78">
            <w:pPr>
              <w:pStyle w:val="BangBody"/>
              <w:jc w:val="center"/>
              <w:rPr>
                <w:ins w:id="11481" w:author="The Si Tran" w:date="2012-12-12T07:51:00Z"/>
                <w:sz w:val="26"/>
                <w:szCs w:val="26"/>
                <w:rPrChange w:id="11482" w:author="The Si Tran" w:date="2012-12-14T06:37:00Z">
                  <w:rPr>
                    <w:ins w:id="11483" w:author="The Si Tran" w:date="2012-12-12T07:51:00Z"/>
                    <w:rFonts w:eastAsia="Times New Roman"/>
                    <w:color w:val="000000"/>
                    <w:sz w:val="22"/>
                  </w:rPr>
                </w:rPrChange>
              </w:rPr>
              <w:pPrChange w:id="11484" w:author="superchickend" w:date="2012-12-16T15:33:00Z">
                <w:pPr>
                  <w:spacing w:before="0" w:line="240" w:lineRule="auto"/>
                  <w:jc w:val="right"/>
                </w:pPr>
              </w:pPrChange>
            </w:pPr>
            <w:ins w:id="11485" w:author="The Si Tran" w:date="2012-12-12T07:51:00Z">
              <w:r w:rsidRPr="009523BA">
                <w:rPr>
                  <w:sz w:val="26"/>
                  <w:szCs w:val="26"/>
                  <w:rPrChange w:id="11486" w:author="The Si Tran" w:date="2012-12-14T06:37:00Z">
                    <w:rPr>
                      <w:sz w:val="22"/>
                    </w:rPr>
                  </w:rPrChange>
                </w:rPr>
                <w:t>54.85</w:t>
              </w:r>
            </w:ins>
          </w:p>
        </w:tc>
        <w:tc>
          <w:tcPr>
            <w:tcW w:w="910" w:type="dxa"/>
            <w:tcBorders>
              <w:top w:val="nil"/>
              <w:left w:val="nil"/>
              <w:bottom w:val="single" w:sz="4" w:space="0" w:color="auto"/>
              <w:right w:val="single" w:sz="4" w:space="0" w:color="auto"/>
            </w:tcBorders>
            <w:shd w:val="clear" w:color="auto" w:fill="auto"/>
            <w:noWrap/>
            <w:vAlign w:val="center"/>
            <w:hideMark/>
            <w:tcPrChange w:id="11487"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9523BA" w:rsidRDefault="00A80B78">
            <w:pPr>
              <w:pStyle w:val="BangBody"/>
              <w:jc w:val="center"/>
              <w:rPr>
                <w:ins w:id="11488" w:author="The Si Tran" w:date="2012-12-12T07:51:00Z"/>
                <w:sz w:val="26"/>
                <w:szCs w:val="26"/>
                <w:rPrChange w:id="11489" w:author="The Si Tran" w:date="2012-12-14T06:37:00Z">
                  <w:rPr>
                    <w:ins w:id="11490" w:author="The Si Tran" w:date="2012-12-12T07:51:00Z"/>
                    <w:rFonts w:eastAsia="Times New Roman"/>
                    <w:color w:val="000000"/>
                    <w:sz w:val="22"/>
                  </w:rPr>
                </w:rPrChange>
              </w:rPr>
              <w:pPrChange w:id="11491" w:author="superchickend" w:date="2012-12-16T15:33:00Z">
                <w:pPr>
                  <w:spacing w:before="0" w:line="240" w:lineRule="auto"/>
                  <w:jc w:val="right"/>
                </w:pPr>
              </w:pPrChange>
            </w:pPr>
            <w:ins w:id="11492" w:author="The Si Tran" w:date="2012-12-12T07:51:00Z">
              <w:r w:rsidRPr="009523BA">
                <w:rPr>
                  <w:sz w:val="26"/>
                  <w:szCs w:val="26"/>
                  <w:rPrChange w:id="11493" w:author="The Si Tran" w:date="2012-12-14T06:37:00Z">
                    <w:rPr>
                      <w:sz w:val="22"/>
                    </w:rPr>
                  </w:rPrChange>
                </w:rPr>
                <w:t>1.19</w:t>
              </w:r>
            </w:ins>
          </w:p>
        </w:tc>
      </w:tr>
    </w:tbl>
    <w:p w14:paraId="257DD7F1" w14:textId="77777777" w:rsidR="00A21340" w:rsidRDefault="00A21340" w:rsidP="00A21340"/>
    <w:p w14:paraId="5377D661" w14:textId="76919DE6" w:rsidR="00A21340" w:rsidRDefault="00810267" w:rsidP="00A21340">
      <w:pPr>
        <w:pStyle w:val="Heading3"/>
      </w:pPr>
      <w:bookmarkStart w:id="11494" w:name="_Toc343837429"/>
      <w:ins w:id="11495" w:author="The Si Tran" w:date="2012-12-10T07:24:00Z">
        <w:r>
          <w:t>Bộ dữ liệu</w:t>
        </w:r>
        <w:r w:rsidR="00DC7B41">
          <w:t xml:space="preserve"> có tính phi tuyến</w:t>
        </w:r>
      </w:ins>
      <w:bookmarkStart w:id="11496" w:name="_Toc343033800"/>
      <w:bookmarkEnd w:id="11494"/>
    </w:p>
    <w:p w14:paraId="016E457A" w14:textId="41C29140" w:rsidR="00B228F5" w:rsidRPr="00EF4E32" w:rsidRDefault="00B228F5">
      <w:pPr>
        <w:pStyle w:val="Bang"/>
        <w:rPr>
          <w:ins w:id="11497" w:author="The Si Tran" w:date="2012-12-12T07:52:00Z"/>
        </w:rPr>
        <w:pPrChange w:id="11498" w:author="The Si Tran" w:date="2012-12-16T10:03:00Z">
          <w:pPr>
            <w:pStyle w:val="Heading1"/>
            <w:jc w:val="left"/>
          </w:pPr>
        </w:pPrChange>
      </w:pPr>
      <w:bookmarkStart w:id="11499" w:name="_Toc343837539"/>
      <w:ins w:id="11500" w:author="The Si Tran" w:date="2012-12-14T06:39:00Z">
        <w:r w:rsidRPr="00EF4E32">
          <w:t>Bảng 6.8: Kết quả thực nghiệm chuỗi dữ liệu Sunspots</w:t>
        </w:r>
      </w:ins>
      <w:bookmarkEnd w:id="11496"/>
      <w:bookmarkEnd w:id="11499"/>
    </w:p>
    <w:tbl>
      <w:tblPr>
        <w:tblW w:w="9002" w:type="dxa"/>
        <w:tblLook w:val="04A0" w:firstRow="1" w:lastRow="0" w:firstColumn="1" w:lastColumn="0" w:noHBand="0" w:noVBand="1"/>
        <w:tblPrChange w:id="11501"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253"/>
        <w:gridCol w:w="5274"/>
        <w:gridCol w:w="805"/>
        <w:gridCol w:w="913"/>
        <w:gridCol w:w="964"/>
        <w:tblGridChange w:id="11502">
          <w:tblGrid>
            <w:gridCol w:w="1072"/>
            <w:gridCol w:w="6551"/>
            <w:gridCol w:w="764"/>
            <w:gridCol w:w="825"/>
            <w:gridCol w:w="828"/>
          </w:tblGrid>
        </w:tblGridChange>
      </w:tblGrid>
      <w:tr w:rsidR="00A80B78" w:rsidRPr="00AF5054" w14:paraId="32B6DDA6" w14:textId="77777777" w:rsidTr="00667906">
        <w:trPr>
          <w:trHeight w:val="300"/>
          <w:ins w:id="11503" w:author="The Si Tran" w:date="2012-12-12T07:52:00Z"/>
          <w:trPrChange w:id="11504" w:author="superchickend" w:date="2012-12-16T15:34:00Z">
            <w:trPr>
              <w:trHeight w:val="289"/>
            </w:trPr>
          </w:trPrChange>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1505"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9523BA" w:rsidRDefault="00A80B78">
            <w:pPr>
              <w:pStyle w:val="BangBody"/>
              <w:rPr>
                <w:ins w:id="11506" w:author="The Si Tran" w:date="2012-12-12T07:52:00Z"/>
                <w:sz w:val="26"/>
                <w:szCs w:val="26"/>
                <w:rPrChange w:id="11507" w:author="The Si Tran" w:date="2012-12-14T06:38:00Z">
                  <w:rPr>
                    <w:ins w:id="11508" w:author="The Si Tran" w:date="2012-12-12T07:52:00Z"/>
                    <w:rFonts w:eastAsia="Times New Roman"/>
                    <w:b/>
                    <w:bCs/>
                    <w:color w:val="000000"/>
                    <w:sz w:val="22"/>
                    <w:szCs w:val="28"/>
                  </w:rPr>
                </w:rPrChange>
              </w:rPr>
              <w:pPrChange w:id="11509" w:author="The Si Tran" w:date="2012-12-16T08:46:00Z">
                <w:pPr>
                  <w:keepNext/>
                  <w:framePr w:hSpace="180" w:wrap="around" w:vAnchor="text" w:hAnchor="margin" w:y="166"/>
                  <w:numPr>
                    <w:ilvl w:val="3"/>
                    <w:numId w:val="1"/>
                  </w:numPr>
                  <w:tabs>
                    <w:tab w:val="num" w:pos="1440"/>
                  </w:tabs>
                  <w:spacing w:before="0" w:line="240" w:lineRule="auto"/>
                  <w:ind w:left="-108" w:hanging="1008"/>
                  <w:jc w:val="left"/>
                  <w:outlineLvl w:val="3"/>
                </w:pPr>
              </w:pPrChange>
            </w:pPr>
            <w:ins w:id="11510" w:author="The Si Tran" w:date="2012-12-12T07:52:00Z">
              <w:r w:rsidRPr="009523BA">
                <w:rPr>
                  <w:sz w:val="26"/>
                  <w:szCs w:val="26"/>
                  <w:rPrChange w:id="11511" w:author="The Si Tran" w:date="2012-12-14T06:38:00Z">
                    <w:rPr>
                      <w:sz w:val="22"/>
                    </w:rPr>
                  </w:rPrChange>
                </w:rPr>
                <w:t> </w:t>
              </w:r>
            </w:ins>
          </w:p>
        </w:tc>
        <w:tc>
          <w:tcPr>
            <w:tcW w:w="5274" w:type="dxa"/>
            <w:tcBorders>
              <w:top w:val="single" w:sz="4" w:space="0" w:color="auto"/>
              <w:left w:val="nil"/>
              <w:bottom w:val="single" w:sz="4" w:space="0" w:color="auto"/>
              <w:right w:val="single" w:sz="4" w:space="0" w:color="auto"/>
            </w:tcBorders>
            <w:shd w:val="clear" w:color="auto" w:fill="auto"/>
            <w:noWrap/>
            <w:vAlign w:val="center"/>
            <w:hideMark/>
            <w:tcPrChange w:id="11512"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9523BA" w:rsidRDefault="00A80B78">
            <w:pPr>
              <w:pStyle w:val="BangBody"/>
              <w:jc w:val="center"/>
              <w:rPr>
                <w:ins w:id="11513" w:author="The Si Tran" w:date="2012-12-12T07:52:00Z"/>
                <w:b/>
                <w:sz w:val="26"/>
                <w:szCs w:val="26"/>
                <w:rPrChange w:id="11514" w:author="superchickend" w:date="2012-12-16T15:34:00Z">
                  <w:rPr>
                    <w:ins w:id="11515" w:author="The Si Tran" w:date="2012-12-12T07:52:00Z"/>
                    <w:rFonts w:eastAsia="Times New Roman"/>
                    <w:color w:val="000000"/>
                    <w:sz w:val="22"/>
                  </w:rPr>
                </w:rPrChange>
              </w:rPr>
              <w:pPrChange w:id="11516" w:author="superchickend" w:date="2012-12-16T15:34:00Z">
                <w:pPr>
                  <w:spacing w:before="0" w:line="240" w:lineRule="auto"/>
                  <w:jc w:val="left"/>
                </w:pPr>
              </w:pPrChange>
            </w:pPr>
            <w:ins w:id="11517" w:author="The Si Tran" w:date="2012-12-12T07:52:00Z">
              <w:r w:rsidRPr="009523BA">
                <w:rPr>
                  <w:b/>
                  <w:sz w:val="26"/>
                  <w:szCs w:val="26"/>
                  <w:rPrChange w:id="11518" w:author="superchickend" w:date="2012-12-16T15:34:00Z">
                    <w:rPr>
                      <w:sz w:val="22"/>
                    </w:rPr>
                  </w:rPrChange>
                </w:rPr>
                <w:t>Model</w:t>
              </w:r>
            </w:ins>
          </w:p>
        </w:tc>
        <w:tc>
          <w:tcPr>
            <w:tcW w:w="763" w:type="dxa"/>
            <w:tcBorders>
              <w:top w:val="single" w:sz="4" w:space="0" w:color="auto"/>
              <w:left w:val="nil"/>
              <w:bottom w:val="single" w:sz="4" w:space="0" w:color="auto"/>
              <w:right w:val="single" w:sz="4" w:space="0" w:color="auto"/>
            </w:tcBorders>
            <w:shd w:val="clear" w:color="auto" w:fill="auto"/>
            <w:noWrap/>
            <w:vAlign w:val="center"/>
            <w:hideMark/>
            <w:tcPrChange w:id="11519"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9523BA" w:rsidRDefault="00A80B78">
            <w:pPr>
              <w:pStyle w:val="BangBody"/>
              <w:jc w:val="center"/>
              <w:rPr>
                <w:ins w:id="11520" w:author="The Si Tran" w:date="2012-12-12T07:52:00Z"/>
                <w:b/>
                <w:sz w:val="26"/>
                <w:szCs w:val="26"/>
                <w:rPrChange w:id="11521" w:author="superchickend" w:date="2012-12-16T15:34:00Z">
                  <w:rPr>
                    <w:ins w:id="11522" w:author="The Si Tran" w:date="2012-12-12T07:52:00Z"/>
                    <w:rFonts w:eastAsia="Times New Roman"/>
                    <w:color w:val="000000"/>
                    <w:sz w:val="22"/>
                  </w:rPr>
                </w:rPrChange>
              </w:rPr>
              <w:pPrChange w:id="11523" w:author="superchickend" w:date="2012-12-16T15:34:00Z">
                <w:pPr>
                  <w:spacing w:before="0" w:line="240" w:lineRule="auto"/>
                  <w:jc w:val="left"/>
                </w:pPr>
              </w:pPrChange>
            </w:pPr>
            <w:ins w:id="11524" w:author="The Si Tran" w:date="2012-12-12T07:52:00Z">
              <w:r w:rsidRPr="009523BA">
                <w:rPr>
                  <w:b/>
                  <w:sz w:val="26"/>
                  <w:szCs w:val="26"/>
                  <w:rPrChange w:id="11525" w:author="superchickend" w:date="2012-12-16T15:34:00Z">
                    <w:rPr>
                      <w:sz w:val="22"/>
                    </w:rPr>
                  </w:rPrChange>
                </w:rPr>
                <w:t>MAE</w:t>
              </w:r>
            </w:ins>
          </w:p>
        </w:tc>
        <w:tc>
          <w:tcPr>
            <w:tcW w:w="865" w:type="dxa"/>
            <w:tcBorders>
              <w:top w:val="single" w:sz="4" w:space="0" w:color="auto"/>
              <w:left w:val="nil"/>
              <w:bottom w:val="single" w:sz="4" w:space="0" w:color="auto"/>
              <w:right w:val="single" w:sz="4" w:space="0" w:color="auto"/>
            </w:tcBorders>
            <w:shd w:val="clear" w:color="auto" w:fill="auto"/>
            <w:noWrap/>
            <w:vAlign w:val="center"/>
            <w:hideMark/>
            <w:tcPrChange w:id="11526"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9523BA" w:rsidRDefault="00A80B78">
            <w:pPr>
              <w:pStyle w:val="BangBody"/>
              <w:jc w:val="center"/>
              <w:rPr>
                <w:ins w:id="11527" w:author="The Si Tran" w:date="2012-12-12T07:52:00Z"/>
                <w:b/>
                <w:sz w:val="26"/>
                <w:szCs w:val="26"/>
                <w:rPrChange w:id="11528" w:author="superchickend" w:date="2012-12-16T15:34:00Z">
                  <w:rPr>
                    <w:ins w:id="11529" w:author="The Si Tran" w:date="2012-12-12T07:52:00Z"/>
                    <w:rFonts w:eastAsia="Times New Roman"/>
                    <w:color w:val="000000"/>
                    <w:sz w:val="22"/>
                  </w:rPr>
                </w:rPrChange>
              </w:rPr>
              <w:pPrChange w:id="11530" w:author="superchickend" w:date="2012-12-16T15:34:00Z">
                <w:pPr>
                  <w:spacing w:before="0" w:line="240" w:lineRule="auto"/>
                  <w:jc w:val="left"/>
                </w:pPr>
              </w:pPrChange>
            </w:pPr>
            <w:ins w:id="11531" w:author="The Si Tran" w:date="2012-12-12T07:52:00Z">
              <w:r w:rsidRPr="009523BA">
                <w:rPr>
                  <w:b/>
                  <w:sz w:val="26"/>
                  <w:szCs w:val="26"/>
                  <w:rPrChange w:id="11532" w:author="superchickend" w:date="2012-12-16T15:34:00Z">
                    <w:rPr>
                      <w:sz w:val="22"/>
                    </w:rPr>
                  </w:rPrChange>
                </w:rPr>
                <w:t>MSE</w:t>
              </w:r>
            </w:ins>
          </w:p>
        </w:tc>
        <w:tc>
          <w:tcPr>
            <w:tcW w:w="913" w:type="dxa"/>
            <w:tcBorders>
              <w:top w:val="single" w:sz="4" w:space="0" w:color="auto"/>
              <w:left w:val="nil"/>
              <w:bottom w:val="single" w:sz="4" w:space="0" w:color="auto"/>
              <w:right w:val="single" w:sz="4" w:space="0" w:color="auto"/>
            </w:tcBorders>
            <w:shd w:val="clear" w:color="auto" w:fill="auto"/>
            <w:noWrap/>
            <w:vAlign w:val="center"/>
            <w:hideMark/>
            <w:tcPrChange w:id="11533"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9523BA" w:rsidRDefault="00A80B78">
            <w:pPr>
              <w:pStyle w:val="BangBody"/>
              <w:jc w:val="center"/>
              <w:rPr>
                <w:ins w:id="11534" w:author="The Si Tran" w:date="2012-12-12T07:52:00Z"/>
                <w:b/>
                <w:sz w:val="26"/>
                <w:szCs w:val="26"/>
                <w:rPrChange w:id="11535" w:author="superchickend" w:date="2012-12-16T15:34:00Z">
                  <w:rPr>
                    <w:ins w:id="11536" w:author="The Si Tran" w:date="2012-12-12T07:52:00Z"/>
                    <w:rFonts w:eastAsia="Times New Roman"/>
                    <w:color w:val="000000"/>
                    <w:sz w:val="22"/>
                  </w:rPr>
                </w:rPrChange>
              </w:rPr>
              <w:pPrChange w:id="11537" w:author="superchickend" w:date="2012-12-16T15:34:00Z">
                <w:pPr>
                  <w:spacing w:before="0" w:line="240" w:lineRule="auto"/>
                  <w:jc w:val="left"/>
                </w:pPr>
              </w:pPrChange>
            </w:pPr>
            <w:ins w:id="11538" w:author="The Si Tran" w:date="2012-12-12T07:52:00Z">
              <w:r w:rsidRPr="009523BA">
                <w:rPr>
                  <w:b/>
                  <w:sz w:val="26"/>
                  <w:szCs w:val="26"/>
                  <w:rPrChange w:id="11539" w:author="superchickend" w:date="2012-12-16T15:34:00Z">
                    <w:rPr>
                      <w:sz w:val="22"/>
                    </w:rPr>
                  </w:rPrChange>
                </w:rPr>
                <w:t>MAPE</w:t>
              </w:r>
            </w:ins>
          </w:p>
        </w:tc>
      </w:tr>
      <w:tr w:rsidR="00A80B78" w:rsidRPr="00AF5054" w14:paraId="13670A92" w14:textId="77777777" w:rsidTr="00667906">
        <w:trPr>
          <w:trHeight w:val="606"/>
          <w:ins w:id="11540" w:author="The Si Tran" w:date="2012-12-12T07:52:00Z"/>
          <w:trPrChange w:id="11541" w:author="superchickend" w:date="2012-12-16T15:34:00Z">
            <w:trPr>
              <w:trHeight w:val="58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542"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5A304F37" w:rsidR="00A80B78" w:rsidRPr="009523BA" w:rsidRDefault="00A80B78">
            <w:pPr>
              <w:pStyle w:val="BangBody"/>
              <w:jc w:val="center"/>
              <w:rPr>
                <w:ins w:id="11543" w:author="The Si Tran" w:date="2012-12-12T07:52:00Z"/>
                <w:b/>
                <w:sz w:val="26"/>
                <w:szCs w:val="26"/>
                <w:rPrChange w:id="11544" w:author="superchickend" w:date="2012-12-16T15:34:00Z">
                  <w:rPr>
                    <w:ins w:id="11545" w:author="The Si Tran" w:date="2012-12-12T07:52:00Z"/>
                    <w:rFonts w:eastAsia="Times New Roman"/>
                    <w:color w:val="000000"/>
                    <w:sz w:val="22"/>
                  </w:rPr>
                </w:rPrChange>
              </w:rPr>
              <w:pPrChange w:id="11546" w:author="superchickend" w:date="2012-12-16T15:34:00Z">
                <w:pPr>
                  <w:spacing w:before="0" w:line="240" w:lineRule="auto"/>
                  <w:ind w:left="-23"/>
                  <w:jc w:val="center"/>
                </w:pPr>
              </w:pPrChange>
            </w:pPr>
            <w:ins w:id="11547" w:author="The Si Tran" w:date="2012-12-12T07:52:00Z">
              <w:r w:rsidRPr="009523BA">
                <w:rPr>
                  <w:b/>
                  <w:sz w:val="26"/>
                  <w:szCs w:val="26"/>
                  <w:rPrChange w:id="11548" w:author="superchickend" w:date="2012-12-16T15:34:00Z">
                    <w:rPr>
                      <w:sz w:val="22"/>
                    </w:rPr>
                  </w:rPrChange>
                </w:rPr>
                <w:t>ANN</w:t>
              </w:r>
            </w:ins>
          </w:p>
        </w:tc>
        <w:tc>
          <w:tcPr>
            <w:tcW w:w="5274" w:type="dxa"/>
            <w:tcBorders>
              <w:top w:val="nil"/>
              <w:left w:val="nil"/>
              <w:bottom w:val="single" w:sz="4" w:space="0" w:color="auto"/>
              <w:right w:val="single" w:sz="4" w:space="0" w:color="auto"/>
            </w:tcBorders>
            <w:shd w:val="clear" w:color="auto" w:fill="auto"/>
            <w:vAlign w:val="bottom"/>
            <w:hideMark/>
            <w:tcPrChange w:id="11549"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087109AC" w:rsidR="00A80B78" w:rsidRPr="009523BA" w:rsidRDefault="00976130">
            <w:pPr>
              <w:pStyle w:val="BangBody"/>
              <w:rPr>
                <w:ins w:id="11550" w:author="The Si Tran" w:date="2012-12-12T07:52:00Z"/>
                <w:sz w:val="26"/>
                <w:szCs w:val="26"/>
                <w:rPrChange w:id="11551" w:author="The Si Tran" w:date="2012-12-14T06:38:00Z">
                  <w:rPr>
                    <w:ins w:id="11552" w:author="The Si Tran" w:date="2012-12-12T07:52:00Z"/>
                    <w:rFonts w:eastAsia="Times New Roman"/>
                    <w:color w:val="000000"/>
                    <w:sz w:val="22"/>
                  </w:rPr>
                </w:rPrChange>
              </w:rPr>
              <w:pPrChange w:id="11553" w:author="The Si Tran" w:date="2012-12-16T08:46:00Z">
                <w:pPr>
                  <w:spacing w:before="0" w:line="240" w:lineRule="auto"/>
                  <w:jc w:val="left"/>
                </w:pPr>
              </w:pPrChange>
            </w:pPr>
            <w:r>
              <w:rPr>
                <w:sz w:val="26"/>
                <w:szCs w:val="26"/>
              </w:rPr>
              <w:t>Nơron</w:t>
            </w:r>
            <w:ins w:id="11554" w:author="The Si Tran" w:date="2012-12-12T07:52:00Z">
              <w:r w:rsidR="00A80B78" w:rsidRPr="009523BA">
                <w:rPr>
                  <w:sz w:val="26"/>
                  <w:szCs w:val="26"/>
                  <w:rPrChange w:id="11555" w:author="The Si Tran" w:date="2012-12-14T06:38:00Z">
                    <w:rPr>
                      <w:sz w:val="22"/>
                    </w:rPr>
                  </w:rPrChange>
                </w:rPr>
                <w:t>(8,8,1), Algorithm=RPROP, epoches=200,  Residual=1E-6,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1556"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9523BA" w:rsidRDefault="00A80B78">
            <w:pPr>
              <w:pStyle w:val="BangBody"/>
              <w:jc w:val="center"/>
              <w:rPr>
                <w:ins w:id="11557" w:author="The Si Tran" w:date="2012-12-12T07:52:00Z"/>
                <w:b/>
                <w:sz w:val="26"/>
                <w:szCs w:val="26"/>
                <w:rPrChange w:id="11558" w:author="superchickend" w:date="2012-12-16T15:35:00Z">
                  <w:rPr>
                    <w:ins w:id="11559" w:author="The Si Tran" w:date="2012-12-12T07:52:00Z"/>
                    <w:rFonts w:eastAsia="Times New Roman"/>
                    <w:color w:val="000000"/>
                    <w:sz w:val="22"/>
                  </w:rPr>
                </w:rPrChange>
              </w:rPr>
              <w:pPrChange w:id="11560" w:author="superchickend" w:date="2012-12-16T15:34:00Z">
                <w:pPr>
                  <w:spacing w:before="0" w:line="240" w:lineRule="auto"/>
                  <w:jc w:val="right"/>
                </w:pPr>
              </w:pPrChange>
            </w:pPr>
            <w:ins w:id="11561" w:author="The Si Tran" w:date="2012-12-12T07:52:00Z">
              <w:r w:rsidRPr="009523BA">
                <w:rPr>
                  <w:b/>
                  <w:sz w:val="26"/>
                  <w:szCs w:val="26"/>
                  <w:rPrChange w:id="11562" w:author="superchickend" w:date="2012-12-16T15:35:00Z">
                    <w:rPr>
                      <w:sz w:val="22"/>
                    </w:rPr>
                  </w:rPrChange>
                </w:rPr>
                <w:t>10.36</w:t>
              </w:r>
            </w:ins>
          </w:p>
        </w:tc>
        <w:tc>
          <w:tcPr>
            <w:tcW w:w="865" w:type="dxa"/>
            <w:tcBorders>
              <w:top w:val="nil"/>
              <w:left w:val="nil"/>
              <w:bottom w:val="single" w:sz="4" w:space="0" w:color="auto"/>
              <w:right w:val="single" w:sz="4" w:space="0" w:color="auto"/>
            </w:tcBorders>
            <w:shd w:val="clear" w:color="auto" w:fill="auto"/>
            <w:noWrap/>
            <w:vAlign w:val="center"/>
            <w:hideMark/>
            <w:tcPrChange w:id="11563"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9523BA" w:rsidRDefault="00A80B78">
            <w:pPr>
              <w:pStyle w:val="BangBody"/>
              <w:jc w:val="center"/>
              <w:rPr>
                <w:ins w:id="11564" w:author="The Si Tran" w:date="2012-12-12T07:52:00Z"/>
                <w:b/>
                <w:sz w:val="26"/>
                <w:szCs w:val="26"/>
                <w:rPrChange w:id="11565" w:author="superchickend" w:date="2012-12-16T15:35:00Z">
                  <w:rPr>
                    <w:ins w:id="11566" w:author="The Si Tran" w:date="2012-12-12T07:52:00Z"/>
                    <w:rFonts w:eastAsia="Times New Roman"/>
                    <w:color w:val="000000"/>
                    <w:sz w:val="22"/>
                  </w:rPr>
                </w:rPrChange>
              </w:rPr>
              <w:pPrChange w:id="11567" w:author="superchickend" w:date="2012-12-16T15:34:00Z">
                <w:pPr>
                  <w:spacing w:before="0" w:line="240" w:lineRule="auto"/>
                  <w:jc w:val="right"/>
                </w:pPr>
              </w:pPrChange>
            </w:pPr>
            <w:ins w:id="11568" w:author="The Si Tran" w:date="2012-12-12T07:52:00Z">
              <w:r w:rsidRPr="009523BA">
                <w:rPr>
                  <w:b/>
                  <w:sz w:val="26"/>
                  <w:szCs w:val="26"/>
                  <w:rPrChange w:id="11569" w:author="superchickend" w:date="2012-12-16T15:35:00Z">
                    <w:rPr>
                      <w:sz w:val="22"/>
                    </w:rPr>
                  </w:rPrChange>
                </w:rPr>
                <w:t>191.81</w:t>
              </w:r>
            </w:ins>
          </w:p>
        </w:tc>
        <w:tc>
          <w:tcPr>
            <w:tcW w:w="913" w:type="dxa"/>
            <w:tcBorders>
              <w:top w:val="nil"/>
              <w:left w:val="nil"/>
              <w:bottom w:val="single" w:sz="4" w:space="0" w:color="auto"/>
              <w:right w:val="single" w:sz="4" w:space="0" w:color="auto"/>
            </w:tcBorders>
            <w:shd w:val="clear" w:color="auto" w:fill="auto"/>
            <w:noWrap/>
            <w:vAlign w:val="center"/>
            <w:hideMark/>
            <w:tcPrChange w:id="11570"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9523BA" w:rsidRDefault="00A80B78">
            <w:pPr>
              <w:pStyle w:val="BangBody"/>
              <w:jc w:val="center"/>
              <w:rPr>
                <w:ins w:id="11571" w:author="The Si Tran" w:date="2012-12-12T07:52:00Z"/>
                <w:b/>
                <w:sz w:val="26"/>
                <w:szCs w:val="26"/>
                <w:rPrChange w:id="11572" w:author="superchickend" w:date="2012-12-16T15:35:00Z">
                  <w:rPr>
                    <w:ins w:id="11573" w:author="The Si Tran" w:date="2012-12-12T07:52:00Z"/>
                    <w:rFonts w:eastAsia="Times New Roman"/>
                    <w:color w:val="000000"/>
                    <w:sz w:val="22"/>
                  </w:rPr>
                </w:rPrChange>
              </w:rPr>
              <w:pPrChange w:id="11574" w:author="superchickend" w:date="2012-12-16T15:34:00Z">
                <w:pPr>
                  <w:spacing w:before="0" w:line="240" w:lineRule="auto"/>
                  <w:jc w:val="right"/>
                </w:pPr>
              </w:pPrChange>
            </w:pPr>
            <w:ins w:id="11575" w:author="The Si Tran" w:date="2012-12-12T07:52:00Z">
              <w:r w:rsidRPr="009523BA">
                <w:rPr>
                  <w:b/>
                  <w:sz w:val="26"/>
                  <w:szCs w:val="26"/>
                  <w:rPrChange w:id="11576" w:author="superchickend" w:date="2012-12-16T15:35:00Z">
                    <w:rPr>
                      <w:sz w:val="22"/>
                    </w:rPr>
                  </w:rPrChange>
                </w:rPr>
                <w:t>33.25</w:t>
              </w:r>
            </w:ins>
          </w:p>
        </w:tc>
      </w:tr>
      <w:tr w:rsidR="00A80B78" w:rsidRPr="00AF5054" w14:paraId="5B526652" w14:textId="77777777" w:rsidTr="00667906">
        <w:trPr>
          <w:trHeight w:val="606"/>
          <w:ins w:id="11577" w:author="The Si Tran" w:date="2012-12-12T07:52:00Z"/>
          <w:trPrChange w:id="11578" w:author="superchickend" w:date="2012-12-16T15:34:00Z">
            <w:trPr>
              <w:trHeight w:val="580"/>
            </w:trPr>
          </w:trPrChange>
        </w:trPr>
        <w:tc>
          <w:tcPr>
            <w:tcW w:w="1187" w:type="dxa"/>
            <w:vMerge/>
            <w:tcBorders>
              <w:top w:val="nil"/>
              <w:left w:val="single" w:sz="4" w:space="0" w:color="auto"/>
              <w:bottom w:val="single" w:sz="4" w:space="0" w:color="000000"/>
              <w:right w:val="single" w:sz="4" w:space="0" w:color="auto"/>
            </w:tcBorders>
            <w:vAlign w:val="center"/>
            <w:hideMark/>
            <w:tcPrChange w:id="11579"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9523BA" w:rsidRDefault="00A80B78">
            <w:pPr>
              <w:pStyle w:val="BangBody"/>
              <w:jc w:val="center"/>
              <w:rPr>
                <w:ins w:id="11580" w:author="The Si Tran" w:date="2012-12-12T07:52:00Z"/>
                <w:b/>
                <w:sz w:val="26"/>
                <w:szCs w:val="26"/>
                <w:rPrChange w:id="11581" w:author="superchickend" w:date="2012-12-16T15:34:00Z">
                  <w:rPr>
                    <w:ins w:id="11582" w:author="The Si Tran" w:date="2012-12-12T07:52:00Z"/>
                    <w:rFonts w:eastAsia="Times New Roman"/>
                    <w:color w:val="000000"/>
                    <w:sz w:val="22"/>
                  </w:rPr>
                </w:rPrChange>
              </w:rPr>
              <w:pPrChange w:id="11583" w:author="superchickend" w:date="2012-12-16T15:34:00Z">
                <w:pPr>
                  <w:spacing w:before="0" w:line="240" w:lineRule="auto"/>
                  <w:jc w:val="left"/>
                </w:pPr>
              </w:pPrChange>
            </w:pPr>
          </w:p>
        </w:tc>
        <w:tc>
          <w:tcPr>
            <w:tcW w:w="5274" w:type="dxa"/>
            <w:tcBorders>
              <w:top w:val="nil"/>
              <w:left w:val="nil"/>
              <w:bottom w:val="single" w:sz="4" w:space="0" w:color="auto"/>
              <w:right w:val="single" w:sz="4" w:space="0" w:color="auto"/>
            </w:tcBorders>
            <w:shd w:val="clear" w:color="auto" w:fill="auto"/>
            <w:vAlign w:val="bottom"/>
            <w:hideMark/>
            <w:tcPrChange w:id="11584"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9CE91CD" w:rsidR="00A80B78" w:rsidRPr="009523BA" w:rsidRDefault="00976130">
            <w:pPr>
              <w:pStyle w:val="BangBody"/>
              <w:rPr>
                <w:ins w:id="11585" w:author="The Si Tran" w:date="2012-12-12T07:52:00Z"/>
                <w:sz w:val="26"/>
                <w:szCs w:val="26"/>
                <w:rPrChange w:id="11586" w:author="The Si Tran" w:date="2012-12-14T06:38:00Z">
                  <w:rPr>
                    <w:ins w:id="11587" w:author="The Si Tran" w:date="2012-12-12T07:52:00Z"/>
                    <w:rFonts w:eastAsia="Times New Roman"/>
                    <w:color w:val="000000"/>
                    <w:sz w:val="22"/>
                  </w:rPr>
                </w:rPrChange>
              </w:rPr>
              <w:pPrChange w:id="11588" w:author="The Si Tran" w:date="2012-12-16T08:46:00Z">
                <w:pPr>
                  <w:spacing w:before="0" w:line="240" w:lineRule="auto"/>
                  <w:jc w:val="left"/>
                </w:pPr>
              </w:pPrChange>
            </w:pPr>
            <w:r>
              <w:rPr>
                <w:sz w:val="26"/>
                <w:szCs w:val="26"/>
              </w:rPr>
              <w:t>Nơron</w:t>
            </w:r>
            <w:ins w:id="11589" w:author="The Si Tran" w:date="2012-12-12T07:52:00Z">
              <w:r w:rsidR="00A80B78" w:rsidRPr="009523BA">
                <w:rPr>
                  <w:sz w:val="26"/>
                  <w:szCs w:val="26"/>
                  <w:rPrChange w:id="11590"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1591"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9523BA" w:rsidRDefault="00A80B78">
            <w:pPr>
              <w:pStyle w:val="BangBody"/>
              <w:jc w:val="center"/>
              <w:rPr>
                <w:ins w:id="11592" w:author="The Si Tran" w:date="2012-12-12T07:52:00Z"/>
                <w:sz w:val="26"/>
                <w:szCs w:val="26"/>
                <w:rPrChange w:id="11593" w:author="The Si Tran" w:date="2012-12-14T06:38:00Z">
                  <w:rPr>
                    <w:ins w:id="11594" w:author="The Si Tran" w:date="2012-12-12T07:52:00Z"/>
                    <w:rFonts w:eastAsia="Times New Roman"/>
                    <w:color w:val="000000"/>
                    <w:sz w:val="22"/>
                  </w:rPr>
                </w:rPrChange>
              </w:rPr>
              <w:pPrChange w:id="11595" w:author="superchickend" w:date="2012-12-16T15:34:00Z">
                <w:pPr>
                  <w:spacing w:before="0" w:line="240" w:lineRule="auto"/>
                  <w:jc w:val="right"/>
                </w:pPr>
              </w:pPrChange>
            </w:pPr>
            <w:ins w:id="11596" w:author="The Si Tran" w:date="2012-12-12T07:52:00Z">
              <w:r w:rsidRPr="009523BA">
                <w:rPr>
                  <w:sz w:val="26"/>
                  <w:szCs w:val="26"/>
                  <w:rPrChange w:id="11597" w:author="The Si Tran" w:date="2012-12-14T06:38:00Z">
                    <w:rPr>
                      <w:sz w:val="22"/>
                    </w:rPr>
                  </w:rPrChange>
                </w:rPr>
                <w:t>12.72</w:t>
              </w:r>
            </w:ins>
          </w:p>
        </w:tc>
        <w:tc>
          <w:tcPr>
            <w:tcW w:w="865" w:type="dxa"/>
            <w:tcBorders>
              <w:top w:val="nil"/>
              <w:left w:val="nil"/>
              <w:bottom w:val="single" w:sz="4" w:space="0" w:color="auto"/>
              <w:right w:val="single" w:sz="4" w:space="0" w:color="auto"/>
            </w:tcBorders>
            <w:shd w:val="clear" w:color="auto" w:fill="auto"/>
            <w:noWrap/>
            <w:vAlign w:val="center"/>
            <w:hideMark/>
            <w:tcPrChange w:id="11598"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9523BA" w:rsidRDefault="00A80B78">
            <w:pPr>
              <w:pStyle w:val="BangBody"/>
              <w:jc w:val="center"/>
              <w:rPr>
                <w:ins w:id="11599" w:author="The Si Tran" w:date="2012-12-12T07:52:00Z"/>
                <w:sz w:val="26"/>
                <w:szCs w:val="26"/>
                <w:rPrChange w:id="11600" w:author="The Si Tran" w:date="2012-12-14T06:38:00Z">
                  <w:rPr>
                    <w:ins w:id="11601" w:author="The Si Tran" w:date="2012-12-12T07:52:00Z"/>
                    <w:rFonts w:eastAsia="Times New Roman"/>
                    <w:color w:val="000000"/>
                    <w:sz w:val="22"/>
                  </w:rPr>
                </w:rPrChange>
              </w:rPr>
              <w:pPrChange w:id="11602" w:author="superchickend" w:date="2012-12-16T15:34:00Z">
                <w:pPr>
                  <w:spacing w:before="0" w:line="240" w:lineRule="auto"/>
                  <w:jc w:val="right"/>
                </w:pPr>
              </w:pPrChange>
            </w:pPr>
            <w:ins w:id="11603" w:author="The Si Tran" w:date="2012-12-12T07:52:00Z">
              <w:r w:rsidRPr="009523BA">
                <w:rPr>
                  <w:sz w:val="26"/>
                  <w:szCs w:val="26"/>
                  <w:rPrChange w:id="11604" w:author="The Si Tran" w:date="2012-12-14T06:38:00Z">
                    <w:rPr>
                      <w:sz w:val="22"/>
                    </w:rPr>
                  </w:rPrChange>
                </w:rPr>
                <w:t>243.03</w:t>
              </w:r>
            </w:ins>
          </w:p>
        </w:tc>
        <w:tc>
          <w:tcPr>
            <w:tcW w:w="913" w:type="dxa"/>
            <w:tcBorders>
              <w:top w:val="nil"/>
              <w:left w:val="nil"/>
              <w:bottom w:val="single" w:sz="4" w:space="0" w:color="auto"/>
              <w:right w:val="single" w:sz="4" w:space="0" w:color="auto"/>
            </w:tcBorders>
            <w:shd w:val="clear" w:color="auto" w:fill="auto"/>
            <w:noWrap/>
            <w:vAlign w:val="center"/>
            <w:hideMark/>
            <w:tcPrChange w:id="11605"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9523BA" w:rsidRDefault="00A80B78">
            <w:pPr>
              <w:pStyle w:val="BangBody"/>
              <w:jc w:val="center"/>
              <w:rPr>
                <w:ins w:id="11606" w:author="The Si Tran" w:date="2012-12-12T07:52:00Z"/>
                <w:sz w:val="26"/>
                <w:szCs w:val="26"/>
                <w:rPrChange w:id="11607" w:author="The Si Tran" w:date="2012-12-14T06:38:00Z">
                  <w:rPr>
                    <w:ins w:id="11608" w:author="The Si Tran" w:date="2012-12-12T07:52:00Z"/>
                    <w:rFonts w:eastAsia="Times New Roman"/>
                    <w:color w:val="000000"/>
                    <w:sz w:val="22"/>
                  </w:rPr>
                </w:rPrChange>
              </w:rPr>
              <w:pPrChange w:id="11609" w:author="superchickend" w:date="2012-12-16T15:34:00Z">
                <w:pPr>
                  <w:spacing w:before="0" w:line="240" w:lineRule="auto"/>
                  <w:jc w:val="right"/>
                </w:pPr>
              </w:pPrChange>
            </w:pPr>
            <w:ins w:id="11610" w:author="The Si Tran" w:date="2012-12-12T07:52:00Z">
              <w:r w:rsidRPr="009523BA">
                <w:rPr>
                  <w:sz w:val="26"/>
                  <w:szCs w:val="26"/>
                  <w:rPrChange w:id="11611" w:author="The Si Tran" w:date="2012-12-14T06:38:00Z">
                    <w:rPr>
                      <w:sz w:val="22"/>
                    </w:rPr>
                  </w:rPrChange>
                </w:rPr>
                <w:t>40.77</w:t>
              </w:r>
            </w:ins>
          </w:p>
        </w:tc>
      </w:tr>
      <w:tr w:rsidR="00A80B78" w:rsidRPr="00AF5054" w14:paraId="58350577" w14:textId="77777777" w:rsidTr="00667906">
        <w:trPr>
          <w:trHeight w:val="300"/>
          <w:ins w:id="11612" w:author="The Si Tran" w:date="2012-12-12T07:52:00Z"/>
          <w:trPrChange w:id="11613" w:author="superchickend" w:date="2012-12-16T15:35:00Z">
            <w:trPr>
              <w:trHeight w:val="289"/>
            </w:trPr>
          </w:trPrChange>
        </w:trPr>
        <w:tc>
          <w:tcPr>
            <w:tcW w:w="1187" w:type="dxa"/>
            <w:tcBorders>
              <w:top w:val="nil"/>
              <w:left w:val="single" w:sz="4" w:space="0" w:color="auto"/>
              <w:bottom w:val="single" w:sz="4" w:space="0" w:color="auto"/>
              <w:right w:val="single" w:sz="4" w:space="0" w:color="auto"/>
            </w:tcBorders>
            <w:shd w:val="clear" w:color="auto" w:fill="auto"/>
            <w:noWrap/>
            <w:vAlign w:val="center"/>
            <w:hideMark/>
            <w:tcPrChange w:id="11614"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9523BA" w:rsidRDefault="00A80B78">
            <w:pPr>
              <w:pStyle w:val="BangBody"/>
              <w:jc w:val="center"/>
              <w:rPr>
                <w:ins w:id="11615" w:author="The Si Tran" w:date="2012-12-12T07:52:00Z"/>
                <w:b/>
                <w:sz w:val="26"/>
                <w:szCs w:val="26"/>
                <w:rPrChange w:id="11616" w:author="superchickend" w:date="2012-12-16T15:34:00Z">
                  <w:rPr>
                    <w:ins w:id="11617" w:author="The Si Tran" w:date="2012-12-12T07:52:00Z"/>
                    <w:rFonts w:eastAsia="Times New Roman"/>
                    <w:color w:val="000000"/>
                    <w:sz w:val="22"/>
                  </w:rPr>
                </w:rPrChange>
              </w:rPr>
              <w:pPrChange w:id="11618" w:author="superchickend" w:date="2012-12-16T15:34:00Z">
                <w:pPr>
                  <w:spacing w:before="0" w:line="240" w:lineRule="auto"/>
                  <w:jc w:val="center"/>
                </w:pPr>
              </w:pPrChange>
            </w:pPr>
            <w:ins w:id="11619" w:author="The Si Tran" w:date="2012-12-12T07:52:00Z">
              <w:r w:rsidRPr="009523BA">
                <w:rPr>
                  <w:b/>
                  <w:sz w:val="26"/>
                  <w:szCs w:val="26"/>
                  <w:rPrChange w:id="11620" w:author="superchickend" w:date="2012-12-16T15:34:00Z">
                    <w:rPr>
                      <w:sz w:val="22"/>
                    </w:rPr>
                  </w:rPrChange>
                </w:rPr>
                <w:t>SARIMA</w:t>
              </w:r>
            </w:ins>
          </w:p>
        </w:tc>
        <w:tc>
          <w:tcPr>
            <w:tcW w:w="5274" w:type="dxa"/>
            <w:tcBorders>
              <w:top w:val="nil"/>
              <w:left w:val="nil"/>
              <w:bottom w:val="single" w:sz="4" w:space="0" w:color="auto"/>
              <w:right w:val="single" w:sz="4" w:space="0" w:color="auto"/>
            </w:tcBorders>
            <w:shd w:val="clear" w:color="auto" w:fill="auto"/>
            <w:vAlign w:val="bottom"/>
            <w:hideMark/>
            <w:tcPrChange w:id="11621"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9523BA" w:rsidRDefault="00A80B78">
            <w:pPr>
              <w:pStyle w:val="BangBody"/>
              <w:rPr>
                <w:ins w:id="11622" w:author="The Si Tran" w:date="2012-12-12T07:52:00Z"/>
                <w:sz w:val="26"/>
                <w:szCs w:val="26"/>
                <w:rPrChange w:id="11623" w:author="The Si Tran" w:date="2012-12-14T06:38:00Z">
                  <w:rPr>
                    <w:ins w:id="11624" w:author="The Si Tran" w:date="2012-12-12T07:52:00Z"/>
                    <w:rFonts w:eastAsia="Times New Roman"/>
                    <w:color w:val="000000"/>
                    <w:sz w:val="22"/>
                  </w:rPr>
                </w:rPrChange>
              </w:rPr>
              <w:pPrChange w:id="11625" w:author="The Si Tran" w:date="2012-12-16T08:46:00Z">
                <w:pPr>
                  <w:spacing w:before="0" w:line="240" w:lineRule="auto"/>
                  <w:jc w:val="left"/>
                </w:pPr>
              </w:pPrChange>
            </w:pPr>
            <w:ins w:id="11626" w:author="The Si Tran" w:date="2012-12-12T07:52:00Z">
              <w:r w:rsidRPr="009523BA">
                <w:rPr>
                  <w:sz w:val="26"/>
                  <w:szCs w:val="26"/>
                  <w:rPrChange w:id="11627" w:author="The Si Tran" w:date="2012-12-14T06:38:00Z">
                    <w:rPr>
                      <w:sz w:val="22"/>
                    </w:rPr>
                  </w:rPrChange>
                </w:rPr>
                <w:t>ARIMA(2, 0, 0)(0, 0, 0)0</w:t>
              </w:r>
            </w:ins>
          </w:p>
        </w:tc>
        <w:tc>
          <w:tcPr>
            <w:tcW w:w="763" w:type="dxa"/>
            <w:tcBorders>
              <w:top w:val="nil"/>
              <w:left w:val="nil"/>
              <w:bottom w:val="single" w:sz="4" w:space="0" w:color="auto"/>
              <w:right w:val="single" w:sz="4" w:space="0" w:color="auto"/>
            </w:tcBorders>
            <w:shd w:val="clear" w:color="auto" w:fill="auto"/>
            <w:noWrap/>
            <w:vAlign w:val="center"/>
            <w:hideMark/>
            <w:tcPrChange w:id="11628"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9523BA" w:rsidRDefault="00A80B78">
            <w:pPr>
              <w:pStyle w:val="BangBody"/>
              <w:jc w:val="center"/>
              <w:rPr>
                <w:ins w:id="11629" w:author="The Si Tran" w:date="2012-12-12T07:52:00Z"/>
                <w:sz w:val="26"/>
                <w:szCs w:val="26"/>
                <w:rPrChange w:id="11630" w:author="The Si Tran" w:date="2012-12-14T06:38:00Z">
                  <w:rPr>
                    <w:ins w:id="11631" w:author="The Si Tran" w:date="2012-12-12T07:52:00Z"/>
                    <w:rFonts w:eastAsia="Times New Roman"/>
                    <w:color w:val="000000"/>
                    <w:sz w:val="22"/>
                  </w:rPr>
                </w:rPrChange>
              </w:rPr>
              <w:pPrChange w:id="11632" w:author="superchickend" w:date="2012-12-16T15:35:00Z">
                <w:pPr>
                  <w:spacing w:before="0" w:line="240" w:lineRule="auto"/>
                  <w:jc w:val="right"/>
                </w:pPr>
              </w:pPrChange>
            </w:pPr>
            <w:ins w:id="11633" w:author="The Si Tran" w:date="2012-12-12T07:52:00Z">
              <w:r w:rsidRPr="009523BA">
                <w:rPr>
                  <w:sz w:val="26"/>
                  <w:szCs w:val="26"/>
                  <w:rPrChange w:id="11634" w:author="The Si Tran" w:date="2012-12-14T06:38:00Z">
                    <w:rPr>
                      <w:sz w:val="22"/>
                    </w:rPr>
                  </w:rPrChange>
                </w:rPr>
                <w:t>12.38</w:t>
              </w:r>
            </w:ins>
          </w:p>
        </w:tc>
        <w:tc>
          <w:tcPr>
            <w:tcW w:w="865" w:type="dxa"/>
            <w:tcBorders>
              <w:top w:val="nil"/>
              <w:left w:val="nil"/>
              <w:bottom w:val="single" w:sz="4" w:space="0" w:color="auto"/>
              <w:right w:val="single" w:sz="4" w:space="0" w:color="auto"/>
            </w:tcBorders>
            <w:shd w:val="clear" w:color="auto" w:fill="auto"/>
            <w:noWrap/>
            <w:vAlign w:val="center"/>
            <w:hideMark/>
            <w:tcPrChange w:id="11635"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9523BA" w:rsidRDefault="00A80B78">
            <w:pPr>
              <w:pStyle w:val="BangBody"/>
              <w:jc w:val="center"/>
              <w:rPr>
                <w:ins w:id="11636" w:author="The Si Tran" w:date="2012-12-12T07:52:00Z"/>
                <w:sz w:val="26"/>
                <w:szCs w:val="26"/>
                <w:rPrChange w:id="11637" w:author="The Si Tran" w:date="2012-12-14T06:38:00Z">
                  <w:rPr>
                    <w:ins w:id="11638" w:author="The Si Tran" w:date="2012-12-12T07:52:00Z"/>
                    <w:rFonts w:eastAsia="Times New Roman"/>
                    <w:color w:val="000000"/>
                    <w:sz w:val="22"/>
                  </w:rPr>
                </w:rPrChange>
              </w:rPr>
              <w:pPrChange w:id="11639" w:author="superchickend" w:date="2012-12-16T15:35:00Z">
                <w:pPr>
                  <w:spacing w:before="0" w:line="240" w:lineRule="auto"/>
                  <w:jc w:val="right"/>
                </w:pPr>
              </w:pPrChange>
            </w:pPr>
            <w:ins w:id="11640" w:author="The Si Tran" w:date="2012-12-12T07:52:00Z">
              <w:r w:rsidRPr="009523BA">
                <w:rPr>
                  <w:sz w:val="26"/>
                  <w:szCs w:val="26"/>
                  <w:rPrChange w:id="11641" w:author="The Si Tran" w:date="2012-12-14T06:38:00Z">
                    <w:rPr>
                      <w:sz w:val="22"/>
                    </w:rPr>
                  </w:rPrChange>
                </w:rPr>
                <w:t>272.48</w:t>
              </w:r>
            </w:ins>
          </w:p>
        </w:tc>
        <w:tc>
          <w:tcPr>
            <w:tcW w:w="913" w:type="dxa"/>
            <w:tcBorders>
              <w:top w:val="nil"/>
              <w:left w:val="nil"/>
              <w:bottom w:val="single" w:sz="4" w:space="0" w:color="auto"/>
              <w:right w:val="single" w:sz="4" w:space="0" w:color="auto"/>
            </w:tcBorders>
            <w:shd w:val="clear" w:color="auto" w:fill="auto"/>
            <w:noWrap/>
            <w:vAlign w:val="center"/>
            <w:hideMark/>
            <w:tcPrChange w:id="11642"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9523BA" w:rsidRDefault="00A80B78">
            <w:pPr>
              <w:pStyle w:val="BangBody"/>
              <w:jc w:val="center"/>
              <w:rPr>
                <w:ins w:id="11643" w:author="The Si Tran" w:date="2012-12-12T07:52:00Z"/>
                <w:sz w:val="26"/>
                <w:szCs w:val="26"/>
                <w:rPrChange w:id="11644" w:author="The Si Tran" w:date="2012-12-14T06:38:00Z">
                  <w:rPr>
                    <w:ins w:id="11645" w:author="The Si Tran" w:date="2012-12-12T07:52:00Z"/>
                    <w:rFonts w:eastAsia="Times New Roman"/>
                    <w:color w:val="000000"/>
                    <w:sz w:val="22"/>
                  </w:rPr>
                </w:rPrChange>
              </w:rPr>
              <w:pPrChange w:id="11646" w:author="superchickend" w:date="2012-12-16T15:35:00Z">
                <w:pPr>
                  <w:spacing w:before="0" w:line="240" w:lineRule="auto"/>
                  <w:jc w:val="right"/>
                </w:pPr>
              </w:pPrChange>
            </w:pPr>
            <w:ins w:id="11647" w:author="The Si Tran" w:date="2012-12-12T07:52:00Z">
              <w:r w:rsidRPr="009523BA">
                <w:rPr>
                  <w:sz w:val="26"/>
                  <w:szCs w:val="26"/>
                  <w:rPrChange w:id="11648" w:author="The Si Tran" w:date="2012-12-14T06:38:00Z">
                    <w:rPr>
                      <w:sz w:val="22"/>
                    </w:rPr>
                  </w:rPrChange>
                </w:rPr>
                <w:t>37.72</w:t>
              </w:r>
            </w:ins>
          </w:p>
        </w:tc>
      </w:tr>
      <w:tr w:rsidR="00A80B78" w:rsidRPr="00AF5054" w14:paraId="150C9E07" w14:textId="77777777" w:rsidTr="00667906">
        <w:trPr>
          <w:trHeight w:val="910"/>
          <w:ins w:id="11649" w:author="The Si Tran" w:date="2012-12-12T07:52:00Z"/>
          <w:trPrChange w:id="11650" w:author="superchickend" w:date="2012-12-16T15:35:00Z">
            <w:trPr>
              <w:trHeight w:val="87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651"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9523BA" w:rsidRDefault="00A80B78">
            <w:pPr>
              <w:pStyle w:val="BangBody"/>
              <w:jc w:val="center"/>
              <w:rPr>
                <w:ins w:id="11652" w:author="The Si Tran" w:date="2012-12-12T07:52:00Z"/>
                <w:b/>
                <w:sz w:val="26"/>
                <w:szCs w:val="26"/>
                <w:rPrChange w:id="11653" w:author="superchickend" w:date="2012-12-16T15:34:00Z">
                  <w:rPr>
                    <w:ins w:id="11654" w:author="The Si Tran" w:date="2012-12-12T07:52:00Z"/>
                    <w:rFonts w:eastAsia="Times New Roman"/>
                    <w:color w:val="000000"/>
                    <w:sz w:val="22"/>
                  </w:rPr>
                </w:rPrChange>
              </w:rPr>
              <w:pPrChange w:id="11655" w:author="superchickend" w:date="2012-12-16T15:34:00Z">
                <w:pPr>
                  <w:spacing w:before="0" w:line="240" w:lineRule="auto"/>
                  <w:jc w:val="center"/>
                </w:pPr>
              </w:pPrChange>
            </w:pPr>
            <w:ins w:id="11656" w:author="The Si Tran" w:date="2012-12-12T07:52:00Z">
              <w:r w:rsidRPr="009523BA">
                <w:rPr>
                  <w:b/>
                  <w:sz w:val="26"/>
                  <w:szCs w:val="26"/>
                  <w:rPrChange w:id="11657" w:author="superchickend" w:date="2012-12-16T15:34:00Z">
                    <w:rPr>
                      <w:sz w:val="22"/>
                    </w:rPr>
                  </w:rPrChange>
                </w:rPr>
                <w:t>Hybrid</w:t>
              </w:r>
            </w:ins>
          </w:p>
        </w:tc>
        <w:tc>
          <w:tcPr>
            <w:tcW w:w="5274" w:type="dxa"/>
            <w:tcBorders>
              <w:top w:val="nil"/>
              <w:left w:val="nil"/>
              <w:bottom w:val="single" w:sz="4" w:space="0" w:color="auto"/>
              <w:right w:val="single" w:sz="4" w:space="0" w:color="auto"/>
            </w:tcBorders>
            <w:shd w:val="clear" w:color="auto" w:fill="auto"/>
            <w:vAlign w:val="bottom"/>
            <w:hideMark/>
            <w:tcPrChange w:id="11658"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4C55DB6B" w:rsidR="00A80B78" w:rsidRPr="009523BA" w:rsidRDefault="00A80B78">
            <w:pPr>
              <w:pStyle w:val="BangBody"/>
              <w:rPr>
                <w:ins w:id="11659" w:author="The Si Tran" w:date="2012-12-12T07:52:00Z"/>
                <w:sz w:val="26"/>
                <w:szCs w:val="26"/>
                <w:rPrChange w:id="11660" w:author="The Si Tran" w:date="2012-12-14T06:38:00Z">
                  <w:rPr>
                    <w:ins w:id="11661" w:author="The Si Tran" w:date="2012-12-12T07:52:00Z"/>
                    <w:rFonts w:eastAsia="Times New Roman"/>
                    <w:color w:val="000000"/>
                    <w:sz w:val="22"/>
                  </w:rPr>
                </w:rPrChange>
              </w:rPr>
              <w:pPrChange w:id="11662" w:author="The Si Tran" w:date="2012-12-16T08:46:00Z">
                <w:pPr>
                  <w:spacing w:before="0" w:line="240" w:lineRule="auto"/>
                  <w:jc w:val="left"/>
                </w:pPr>
              </w:pPrChange>
            </w:pPr>
            <w:ins w:id="11663" w:author="The Si Tran" w:date="2012-12-12T07:52:00Z">
              <w:r w:rsidRPr="009523BA">
                <w:rPr>
                  <w:sz w:val="26"/>
                  <w:szCs w:val="26"/>
                  <w:rPrChange w:id="11664" w:author="The Si Tran" w:date="2012-12-14T06:38:00Z">
                    <w:rPr>
                      <w:sz w:val="22"/>
                    </w:rPr>
                  </w:rPrChange>
                </w:rPr>
                <w:t>ARIMA(2, 0, 0)(0, 0, 0)0</w:t>
              </w:r>
              <w:r w:rsidRPr="009523BA">
                <w:rPr>
                  <w:sz w:val="26"/>
                  <w:szCs w:val="26"/>
                  <w:rPrChange w:id="11665" w:author="The Si Tran" w:date="2012-12-14T06:38:00Z">
                    <w:rPr>
                      <w:sz w:val="22"/>
                    </w:rPr>
                  </w:rPrChange>
                </w:rPr>
                <w:br/>
              </w:r>
            </w:ins>
            <w:r w:rsidR="00976130">
              <w:rPr>
                <w:sz w:val="26"/>
                <w:szCs w:val="26"/>
              </w:rPr>
              <w:t>Nơron</w:t>
            </w:r>
            <w:ins w:id="11666" w:author="The Si Tran" w:date="2012-12-12T07:52:00Z">
              <w:r w:rsidRPr="009523BA">
                <w:rPr>
                  <w:sz w:val="26"/>
                  <w:szCs w:val="26"/>
                  <w:rPrChange w:id="11667" w:author="The Si Tran" w:date="2012-12-14T06:38:00Z">
                    <w:rPr>
                      <w:sz w:val="22"/>
                    </w:rPr>
                  </w:rPrChange>
                </w:rPr>
                <w:t>(8,8,1),Algorithm=RPROP, epoches=189,  Residual=1E-7,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1668"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9523BA" w:rsidRDefault="00A80B78">
            <w:pPr>
              <w:pStyle w:val="BangBody"/>
              <w:jc w:val="center"/>
              <w:rPr>
                <w:ins w:id="11669" w:author="The Si Tran" w:date="2012-12-12T07:52:00Z"/>
                <w:b/>
                <w:sz w:val="26"/>
                <w:szCs w:val="26"/>
                <w:rPrChange w:id="11670" w:author="superchickend" w:date="2012-12-16T15:35:00Z">
                  <w:rPr>
                    <w:ins w:id="11671" w:author="The Si Tran" w:date="2012-12-12T07:52:00Z"/>
                    <w:rFonts w:eastAsia="Times New Roman"/>
                    <w:color w:val="000000"/>
                    <w:sz w:val="22"/>
                  </w:rPr>
                </w:rPrChange>
              </w:rPr>
              <w:pPrChange w:id="11672" w:author="superchickend" w:date="2012-12-16T15:35:00Z">
                <w:pPr>
                  <w:spacing w:before="0" w:line="240" w:lineRule="auto"/>
                  <w:jc w:val="right"/>
                </w:pPr>
              </w:pPrChange>
            </w:pPr>
            <w:ins w:id="11673" w:author="The Si Tran" w:date="2012-12-12T07:52:00Z">
              <w:r w:rsidRPr="009523BA">
                <w:rPr>
                  <w:b/>
                  <w:sz w:val="26"/>
                  <w:szCs w:val="26"/>
                  <w:rPrChange w:id="11674" w:author="superchickend" w:date="2012-12-16T15:35:00Z">
                    <w:rPr>
                      <w:sz w:val="22"/>
                    </w:rPr>
                  </w:rPrChange>
                </w:rPr>
                <w:t>11.43</w:t>
              </w:r>
            </w:ins>
          </w:p>
        </w:tc>
        <w:tc>
          <w:tcPr>
            <w:tcW w:w="865" w:type="dxa"/>
            <w:tcBorders>
              <w:top w:val="nil"/>
              <w:left w:val="nil"/>
              <w:bottom w:val="single" w:sz="4" w:space="0" w:color="auto"/>
              <w:right w:val="single" w:sz="4" w:space="0" w:color="auto"/>
            </w:tcBorders>
            <w:shd w:val="clear" w:color="auto" w:fill="auto"/>
            <w:noWrap/>
            <w:vAlign w:val="center"/>
            <w:hideMark/>
            <w:tcPrChange w:id="11675"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9523BA" w:rsidRDefault="00A80B78">
            <w:pPr>
              <w:pStyle w:val="BangBody"/>
              <w:jc w:val="center"/>
              <w:rPr>
                <w:ins w:id="11676" w:author="The Si Tran" w:date="2012-12-12T07:52:00Z"/>
                <w:b/>
                <w:sz w:val="26"/>
                <w:szCs w:val="26"/>
                <w:rPrChange w:id="11677" w:author="superchickend" w:date="2012-12-16T15:35:00Z">
                  <w:rPr>
                    <w:ins w:id="11678" w:author="The Si Tran" w:date="2012-12-12T07:52:00Z"/>
                    <w:rFonts w:eastAsia="Times New Roman"/>
                    <w:color w:val="000000"/>
                    <w:sz w:val="22"/>
                  </w:rPr>
                </w:rPrChange>
              </w:rPr>
              <w:pPrChange w:id="11679" w:author="superchickend" w:date="2012-12-16T15:35:00Z">
                <w:pPr>
                  <w:spacing w:before="0" w:line="240" w:lineRule="auto"/>
                  <w:jc w:val="right"/>
                </w:pPr>
              </w:pPrChange>
            </w:pPr>
            <w:ins w:id="11680" w:author="The Si Tran" w:date="2012-12-12T07:52:00Z">
              <w:r w:rsidRPr="009523BA">
                <w:rPr>
                  <w:b/>
                  <w:sz w:val="26"/>
                  <w:szCs w:val="26"/>
                  <w:rPrChange w:id="11681" w:author="superchickend" w:date="2012-12-16T15:35:00Z">
                    <w:rPr>
                      <w:sz w:val="22"/>
                    </w:rPr>
                  </w:rPrChange>
                </w:rPr>
                <w:t>273.63</w:t>
              </w:r>
            </w:ins>
          </w:p>
        </w:tc>
        <w:tc>
          <w:tcPr>
            <w:tcW w:w="913" w:type="dxa"/>
            <w:tcBorders>
              <w:top w:val="nil"/>
              <w:left w:val="nil"/>
              <w:bottom w:val="single" w:sz="4" w:space="0" w:color="auto"/>
              <w:right w:val="single" w:sz="4" w:space="0" w:color="auto"/>
            </w:tcBorders>
            <w:shd w:val="clear" w:color="auto" w:fill="auto"/>
            <w:noWrap/>
            <w:vAlign w:val="center"/>
            <w:hideMark/>
            <w:tcPrChange w:id="11682"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9523BA" w:rsidRDefault="00A80B78">
            <w:pPr>
              <w:pStyle w:val="BangBody"/>
              <w:jc w:val="center"/>
              <w:rPr>
                <w:ins w:id="11683" w:author="The Si Tran" w:date="2012-12-12T07:52:00Z"/>
                <w:b/>
                <w:sz w:val="26"/>
                <w:szCs w:val="26"/>
                <w:rPrChange w:id="11684" w:author="superchickend" w:date="2012-12-16T15:35:00Z">
                  <w:rPr>
                    <w:ins w:id="11685" w:author="The Si Tran" w:date="2012-12-12T07:52:00Z"/>
                    <w:rFonts w:eastAsia="Times New Roman"/>
                    <w:color w:val="000000"/>
                    <w:sz w:val="22"/>
                  </w:rPr>
                </w:rPrChange>
              </w:rPr>
              <w:pPrChange w:id="11686" w:author="superchickend" w:date="2012-12-16T15:35:00Z">
                <w:pPr>
                  <w:spacing w:before="0" w:line="240" w:lineRule="auto"/>
                  <w:jc w:val="right"/>
                </w:pPr>
              </w:pPrChange>
            </w:pPr>
            <w:ins w:id="11687" w:author="The Si Tran" w:date="2012-12-12T07:52:00Z">
              <w:r w:rsidRPr="009523BA">
                <w:rPr>
                  <w:b/>
                  <w:sz w:val="26"/>
                  <w:szCs w:val="26"/>
                  <w:rPrChange w:id="11688" w:author="superchickend" w:date="2012-12-16T15:35:00Z">
                    <w:rPr>
                      <w:sz w:val="22"/>
                    </w:rPr>
                  </w:rPrChange>
                </w:rPr>
                <w:t>35.69</w:t>
              </w:r>
            </w:ins>
          </w:p>
        </w:tc>
      </w:tr>
      <w:tr w:rsidR="00A80B78" w:rsidRPr="00AF5054" w14:paraId="5B9156D5" w14:textId="77777777" w:rsidTr="00667906">
        <w:trPr>
          <w:trHeight w:val="910"/>
          <w:ins w:id="11689" w:author="The Si Tran" w:date="2012-12-12T07:52:00Z"/>
          <w:trPrChange w:id="11690" w:author="superchickend" w:date="2012-12-16T15:35:00Z">
            <w:trPr>
              <w:trHeight w:val="870"/>
            </w:trPr>
          </w:trPrChange>
        </w:trPr>
        <w:tc>
          <w:tcPr>
            <w:tcW w:w="1187" w:type="dxa"/>
            <w:vMerge/>
            <w:tcBorders>
              <w:top w:val="nil"/>
              <w:left w:val="single" w:sz="4" w:space="0" w:color="auto"/>
              <w:bottom w:val="single" w:sz="4" w:space="0" w:color="000000"/>
              <w:right w:val="single" w:sz="4" w:space="0" w:color="auto"/>
            </w:tcBorders>
            <w:vAlign w:val="center"/>
            <w:hideMark/>
            <w:tcPrChange w:id="11691"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9523BA" w:rsidRDefault="00A80B78">
            <w:pPr>
              <w:pStyle w:val="BangBody"/>
              <w:rPr>
                <w:ins w:id="11692" w:author="The Si Tran" w:date="2012-12-12T07:52:00Z"/>
                <w:sz w:val="26"/>
                <w:szCs w:val="26"/>
                <w:rPrChange w:id="11693" w:author="The Si Tran" w:date="2012-12-14T06:38:00Z">
                  <w:rPr>
                    <w:ins w:id="11694" w:author="The Si Tran" w:date="2012-12-12T07:52:00Z"/>
                    <w:rFonts w:eastAsia="Times New Roman"/>
                    <w:color w:val="000000"/>
                    <w:sz w:val="22"/>
                  </w:rPr>
                </w:rPrChange>
              </w:rPr>
              <w:pPrChange w:id="11695" w:author="The Si Tran" w:date="2012-12-16T08:46:00Z">
                <w:pPr>
                  <w:spacing w:before="0" w:line="240" w:lineRule="auto"/>
                  <w:jc w:val="left"/>
                </w:pPr>
              </w:pPrChange>
            </w:pPr>
          </w:p>
        </w:tc>
        <w:tc>
          <w:tcPr>
            <w:tcW w:w="5274" w:type="dxa"/>
            <w:tcBorders>
              <w:top w:val="nil"/>
              <w:left w:val="nil"/>
              <w:bottom w:val="single" w:sz="4" w:space="0" w:color="auto"/>
              <w:right w:val="single" w:sz="4" w:space="0" w:color="auto"/>
            </w:tcBorders>
            <w:shd w:val="clear" w:color="auto" w:fill="auto"/>
            <w:vAlign w:val="bottom"/>
            <w:hideMark/>
            <w:tcPrChange w:id="11696"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A8A980" w:rsidR="00A80B78" w:rsidRPr="009523BA" w:rsidRDefault="00A80B78">
            <w:pPr>
              <w:pStyle w:val="BangBody"/>
              <w:rPr>
                <w:ins w:id="11697" w:author="The Si Tran" w:date="2012-12-12T07:52:00Z"/>
                <w:sz w:val="26"/>
                <w:szCs w:val="26"/>
                <w:rPrChange w:id="11698" w:author="The Si Tran" w:date="2012-12-14T06:38:00Z">
                  <w:rPr>
                    <w:ins w:id="11699" w:author="The Si Tran" w:date="2012-12-12T07:52:00Z"/>
                    <w:rFonts w:eastAsia="Times New Roman"/>
                    <w:color w:val="000000"/>
                    <w:sz w:val="22"/>
                  </w:rPr>
                </w:rPrChange>
              </w:rPr>
              <w:pPrChange w:id="11700" w:author="The Si Tran" w:date="2012-12-16T08:46:00Z">
                <w:pPr>
                  <w:spacing w:before="0" w:line="240" w:lineRule="auto"/>
                  <w:jc w:val="left"/>
                </w:pPr>
              </w:pPrChange>
            </w:pPr>
            <w:ins w:id="11701" w:author="The Si Tran" w:date="2012-12-12T07:52:00Z">
              <w:r w:rsidRPr="009523BA">
                <w:rPr>
                  <w:sz w:val="26"/>
                  <w:szCs w:val="26"/>
                  <w:rPrChange w:id="11702" w:author="The Si Tran" w:date="2012-12-14T06:38:00Z">
                    <w:rPr>
                      <w:sz w:val="22"/>
                    </w:rPr>
                  </w:rPrChange>
                </w:rPr>
                <w:t>ARIMA(2, 0, 0)(0, 0, 0)0</w:t>
              </w:r>
              <w:r w:rsidRPr="009523BA">
                <w:rPr>
                  <w:sz w:val="26"/>
                  <w:szCs w:val="26"/>
                  <w:rPrChange w:id="11703" w:author="The Si Tran" w:date="2012-12-14T06:38:00Z">
                    <w:rPr>
                      <w:sz w:val="22"/>
                    </w:rPr>
                  </w:rPrChange>
                </w:rPr>
                <w:br/>
              </w:r>
            </w:ins>
            <w:r w:rsidR="00976130">
              <w:rPr>
                <w:sz w:val="26"/>
                <w:szCs w:val="26"/>
              </w:rPr>
              <w:t>Nơron</w:t>
            </w:r>
            <w:ins w:id="11704" w:author="The Si Tran" w:date="2012-12-12T07:52:00Z">
              <w:r w:rsidRPr="009523BA">
                <w:rPr>
                  <w:sz w:val="26"/>
                  <w:szCs w:val="26"/>
                  <w:rPrChange w:id="11705"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1706"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9523BA" w:rsidRDefault="00A80B78">
            <w:pPr>
              <w:pStyle w:val="BangBody"/>
              <w:jc w:val="center"/>
              <w:rPr>
                <w:ins w:id="11707" w:author="The Si Tran" w:date="2012-12-12T07:52:00Z"/>
                <w:sz w:val="26"/>
                <w:szCs w:val="26"/>
                <w:rPrChange w:id="11708" w:author="The Si Tran" w:date="2012-12-14T06:38:00Z">
                  <w:rPr>
                    <w:ins w:id="11709" w:author="The Si Tran" w:date="2012-12-12T07:52:00Z"/>
                    <w:rFonts w:eastAsia="Times New Roman"/>
                    <w:color w:val="000000"/>
                    <w:sz w:val="22"/>
                  </w:rPr>
                </w:rPrChange>
              </w:rPr>
              <w:pPrChange w:id="11710" w:author="superchickend" w:date="2012-12-16T15:35:00Z">
                <w:pPr>
                  <w:spacing w:before="0" w:line="240" w:lineRule="auto"/>
                  <w:jc w:val="right"/>
                </w:pPr>
              </w:pPrChange>
            </w:pPr>
            <w:ins w:id="11711" w:author="The Si Tran" w:date="2012-12-12T07:52:00Z">
              <w:r w:rsidRPr="009523BA">
                <w:rPr>
                  <w:sz w:val="26"/>
                  <w:szCs w:val="26"/>
                  <w:rPrChange w:id="11712" w:author="The Si Tran" w:date="2012-12-14T06:38:00Z">
                    <w:rPr>
                      <w:sz w:val="22"/>
                    </w:rPr>
                  </w:rPrChange>
                </w:rPr>
                <w:t>15.08</w:t>
              </w:r>
            </w:ins>
          </w:p>
        </w:tc>
        <w:tc>
          <w:tcPr>
            <w:tcW w:w="865" w:type="dxa"/>
            <w:tcBorders>
              <w:top w:val="nil"/>
              <w:left w:val="nil"/>
              <w:bottom w:val="single" w:sz="4" w:space="0" w:color="auto"/>
              <w:right w:val="single" w:sz="4" w:space="0" w:color="auto"/>
            </w:tcBorders>
            <w:shd w:val="clear" w:color="auto" w:fill="auto"/>
            <w:noWrap/>
            <w:vAlign w:val="center"/>
            <w:hideMark/>
            <w:tcPrChange w:id="11713"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9523BA" w:rsidRDefault="00A80B78">
            <w:pPr>
              <w:pStyle w:val="BangBody"/>
              <w:jc w:val="center"/>
              <w:rPr>
                <w:ins w:id="11714" w:author="The Si Tran" w:date="2012-12-12T07:52:00Z"/>
                <w:sz w:val="26"/>
                <w:szCs w:val="26"/>
                <w:rPrChange w:id="11715" w:author="The Si Tran" w:date="2012-12-14T06:38:00Z">
                  <w:rPr>
                    <w:ins w:id="11716" w:author="The Si Tran" w:date="2012-12-12T07:52:00Z"/>
                    <w:rFonts w:eastAsia="Times New Roman"/>
                    <w:color w:val="000000"/>
                    <w:sz w:val="22"/>
                  </w:rPr>
                </w:rPrChange>
              </w:rPr>
              <w:pPrChange w:id="11717" w:author="superchickend" w:date="2012-12-16T15:35:00Z">
                <w:pPr>
                  <w:spacing w:before="0" w:line="240" w:lineRule="auto"/>
                  <w:jc w:val="right"/>
                </w:pPr>
              </w:pPrChange>
            </w:pPr>
            <w:ins w:id="11718" w:author="The Si Tran" w:date="2012-12-12T07:52:00Z">
              <w:r w:rsidRPr="009523BA">
                <w:rPr>
                  <w:sz w:val="26"/>
                  <w:szCs w:val="26"/>
                  <w:rPrChange w:id="11719" w:author="The Si Tran" w:date="2012-12-14T06:38:00Z">
                    <w:rPr>
                      <w:sz w:val="22"/>
                    </w:rPr>
                  </w:rPrChange>
                </w:rPr>
                <w:t>457.49</w:t>
              </w:r>
            </w:ins>
          </w:p>
        </w:tc>
        <w:tc>
          <w:tcPr>
            <w:tcW w:w="913" w:type="dxa"/>
            <w:tcBorders>
              <w:top w:val="nil"/>
              <w:left w:val="nil"/>
              <w:bottom w:val="single" w:sz="4" w:space="0" w:color="auto"/>
              <w:right w:val="single" w:sz="4" w:space="0" w:color="auto"/>
            </w:tcBorders>
            <w:shd w:val="clear" w:color="auto" w:fill="auto"/>
            <w:noWrap/>
            <w:vAlign w:val="center"/>
            <w:hideMark/>
            <w:tcPrChange w:id="11720"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9523BA" w:rsidRDefault="00A80B78">
            <w:pPr>
              <w:pStyle w:val="BangBody"/>
              <w:jc w:val="center"/>
              <w:rPr>
                <w:ins w:id="11721" w:author="The Si Tran" w:date="2012-12-12T07:52:00Z"/>
                <w:sz w:val="26"/>
                <w:szCs w:val="26"/>
                <w:rPrChange w:id="11722" w:author="The Si Tran" w:date="2012-12-14T06:38:00Z">
                  <w:rPr>
                    <w:ins w:id="11723" w:author="The Si Tran" w:date="2012-12-12T07:52:00Z"/>
                    <w:rFonts w:eastAsia="Times New Roman"/>
                    <w:color w:val="000000"/>
                    <w:sz w:val="22"/>
                  </w:rPr>
                </w:rPrChange>
              </w:rPr>
              <w:pPrChange w:id="11724" w:author="superchickend" w:date="2012-12-16T15:35:00Z">
                <w:pPr>
                  <w:spacing w:before="0" w:line="240" w:lineRule="auto"/>
                  <w:jc w:val="right"/>
                </w:pPr>
              </w:pPrChange>
            </w:pPr>
            <w:ins w:id="11725" w:author="The Si Tran" w:date="2012-12-12T07:52:00Z">
              <w:r w:rsidRPr="009523BA">
                <w:rPr>
                  <w:sz w:val="26"/>
                  <w:szCs w:val="26"/>
                  <w:rPrChange w:id="11726" w:author="The Si Tran" w:date="2012-12-14T06:38:00Z">
                    <w:rPr>
                      <w:sz w:val="22"/>
                    </w:rPr>
                  </w:rPrChange>
                </w:rPr>
                <w:t>39.9</w:t>
              </w:r>
            </w:ins>
          </w:p>
        </w:tc>
      </w:tr>
    </w:tbl>
    <w:p w14:paraId="67D1F52A" w14:textId="77777777" w:rsidR="00A21340" w:rsidRDefault="00A21340" w:rsidP="00A21340">
      <w:pPr>
        <w:pStyle w:val="Bang"/>
      </w:pPr>
      <w:bookmarkStart w:id="11727" w:name="_Toc343033801"/>
    </w:p>
    <w:p w14:paraId="46F9B62C" w14:textId="03B53E8B" w:rsidR="00B228F5" w:rsidRPr="00EF4E32" w:rsidRDefault="00B228F5">
      <w:pPr>
        <w:pStyle w:val="Bang"/>
        <w:pPrChange w:id="11728" w:author="The Si Tran" w:date="2012-12-16T10:03:00Z">
          <w:pPr>
            <w:pStyle w:val="Heading1"/>
            <w:jc w:val="left"/>
          </w:pPr>
        </w:pPrChange>
      </w:pPr>
      <w:bookmarkStart w:id="11729" w:name="_Toc343837540"/>
      <w:ins w:id="11730" w:author="The Si Tran" w:date="2012-12-14T06:39:00Z">
        <w:r w:rsidRPr="00EF4E32">
          <w:t xml:space="preserve">Bảng 6.9: </w:t>
        </w:r>
        <w:r w:rsidRPr="00EF4E32">
          <w:rPr>
            <w:rStyle w:val="BangChar"/>
          </w:rPr>
          <w:t>Kết quả thực nghiệm chuỗi dữ liệu Kobe</w:t>
        </w:r>
      </w:ins>
      <w:bookmarkEnd w:id="11727"/>
      <w:bookmarkEnd w:id="11729"/>
    </w:p>
    <w:tbl>
      <w:tblPr>
        <w:tblW w:w="9097" w:type="dxa"/>
        <w:tblLook w:val="04A0" w:firstRow="1" w:lastRow="0" w:firstColumn="1" w:lastColumn="0" w:noHBand="0" w:noVBand="1"/>
        <w:tblPrChange w:id="11731" w:author="superchickend" w:date="2012-12-16T15:35:00Z">
          <w:tblPr>
            <w:tblW w:w="10047" w:type="dxa"/>
            <w:tblLook w:val="04A0" w:firstRow="1" w:lastRow="0" w:firstColumn="1" w:lastColumn="0" w:noHBand="0" w:noVBand="1"/>
          </w:tblPr>
        </w:tblPrChange>
      </w:tblPr>
      <w:tblGrid>
        <w:gridCol w:w="1253"/>
        <w:gridCol w:w="4929"/>
        <w:gridCol w:w="913"/>
        <w:gridCol w:w="1108"/>
        <w:gridCol w:w="964"/>
        <w:tblGridChange w:id="11732">
          <w:tblGrid>
            <w:gridCol w:w="1072"/>
            <w:gridCol w:w="6340"/>
            <w:gridCol w:w="821"/>
            <w:gridCol w:w="986"/>
            <w:gridCol w:w="828"/>
          </w:tblGrid>
        </w:tblGridChange>
      </w:tblGrid>
      <w:tr w:rsidR="00A80B78" w:rsidRPr="00AF5054" w14:paraId="141DDDBD" w14:textId="77777777" w:rsidTr="00667906">
        <w:trPr>
          <w:trHeight w:val="300"/>
          <w:ins w:id="11733" w:author="The Si Tran" w:date="2012-12-12T07:53:00Z"/>
          <w:trPrChange w:id="11734" w:author="superchickend" w:date="2012-12-16T15:35:00Z">
            <w:trPr>
              <w:trHeight w:val="305"/>
            </w:trPr>
          </w:trPrChange>
        </w:trPr>
        <w:tc>
          <w:tcPr>
            <w:tcW w:w="1232"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1735"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9523BA" w:rsidRDefault="00A80B78">
            <w:pPr>
              <w:pStyle w:val="BangBody"/>
              <w:rPr>
                <w:ins w:id="11736" w:author="The Si Tran" w:date="2012-12-12T07:53:00Z"/>
                <w:sz w:val="26"/>
                <w:szCs w:val="26"/>
                <w:rPrChange w:id="11737" w:author="The Si Tran" w:date="2012-12-14T06:39:00Z">
                  <w:rPr>
                    <w:ins w:id="11738" w:author="The Si Tran" w:date="2012-12-12T07:53:00Z"/>
                    <w:rFonts w:eastAsia="Times New Roman"/>
                    <w:color w:val="000000"/>
                    <w:sz w:val="22"/>
                  </w:rPr>
                </w:rPrChange>
              </w:rPr>
              <w:pPrChange w:id="11739" w:author="The Si Tran" w:date="2012-12-16T08:46:00Z">
                <w:pPr>
                  <w:spacing w:before="0" w:line="240" w:lineRule="auto"/>
                  <w:jc w:val="left"/>
                </w:pPr>
              </w:pPrChange>
            </w:pPr>
          </w:p>
        </w:tc>
        <w:tc>
          <w:tcPr>
            <w:tcW w:w="4929" w:type="dxa"/>
            <w:tcBorders>
              <w:top w:val="single" w:sz="4" w:space="0" w:color="auto"/>
              <w:left w:val="nil"/>
              <w:bottom w:val="single" w:sz="4" w:space="0" w:color="auto"/>
              <w:right w:val="single" w:sz="4" w:space="0" w:color="auto"/>
            </w:tcBorders>
            <w:shd w:val="clear" w:color="auto" w:fill="auto"/>
            <w:noWrap/>
            <w:vAlign w:val="center"/>
            <w:hideMark/>
            <w:tcPrChange w:id="11740"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9523BA" w:rsidRDefault="00A80B78">
            <w:pPr>
              <w:pStyle w:val="BangBody"/>
              <w:jc w:val="center"/>
              <w:rPr>
                <w:ins w:id="11741" w:author="The Si Tran" w:date="2012-12-12T07:53:00Z"/>
                <w:b/>
                <w:sz w:val="26"/>
                <w:szCs w:val="26"/>
                <w:rPrChange w:id="11742" w:author="superchickend" w:date="2012-12-16T15:35:00Z">
                  <w:rPr>
                    <w:ins w:id="11743" w:author="The Si Tran" w:date="2012-12-12T07:53:00Z"/>
                    <w:rFonts w:eastAsia="Times New Roman"/>
                    <w:color w:val="000000"/>
                    <w:sz w:val="22"/>
                  </w:rPr>
                </w:rPrChange>
              </w:rPr>
              <w:pPrChange w:id="11744" w:author="superchickend" w:date="2012-12-16T15:35:00Z">
                <w:pPr>
                  <w:spacing w:before="0" w:line="240" w:lineRule="auto"/>
                  <w:jc w:val="left"/>
                </w:pPr>
              </w:pPrChange>
            </w:pPr>
            <w:ins w:id="11745" w:author="The Si Tran" w:date="2012-12-12T07:53:00Z">
              <w:r w:rsidRPr="009523BA">
                <w:rPr>
                  <w:b/>
                  <w:sz w:val="26"/>
                  <w:szCs w:val="26"/>
                  <w:rPrChange w:id="11746" w:author="superchickend" w:date="2012-12-16T15:35:00Z">
                    <w:rPr>
                      <w:sz w:val="22"/>
                    </w:rPr>
                  </w:rPrChange>
                </w:rPr>
                <w:t>Model</w:t>
              </w:r>
            </w:ins>
          </w:p>
        </w:tc>
        <w:tc>
          <w:tcPr>
            <w:tcW w:w="898" w:type="dxa"/>
            <w:tcBorders>
              <w:top w:val="single" w:sz="4" w:space="0" w:color="auto"/>
              <w:left w:val="nil"/>
              <w:bottom w:val="single" w:sz="4" w:space="0" w:color="auto"/>
              <w:right w:val="single" w:sz="4" w:space="0" w:color="auto"/>
            </w:tcBorders>
            <w:shd w:val="clear" w:color="auto" w:fill="auto"/>
            <w:noWrap/>
            <w:vAlign w:val="center"/>
            <w:hideMark/>
            <w:tcPrChange w:id="11747"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9523BA" w:rsidRDefault="00A80B78">
            <w:pPr>
              <w:pStyle w:val="BangBody"/>
              <w:jc w:val="center"/>
              <w:rPr>
                <w:ins w:id="11748" w:author="The Si Tran" w:date="2012-12-12T07:53:00Z"/>
                <w:b/>
                <w:sz w:val="26"/>
                <w:szCs w:val="26"/>
                <w:rPrChange w:id="11749" w:author="superchickend" w:date="2012-12-16T15:35:00Z">
                  <w:rPr>
                    <w:ins w:id="11750" w:author="The Si Tran" w:date="2012-12-12T07:53:00Z"/>
                    <w:rFonts w:eastAsia="Times New Roman"/>
                    <w:color w:val="000000"/>
                    <w:sz w:val="22"/>
                  </w:rPr>
                </w:rPrChange>
              </w:rPr>
              <w:pPrChange w:id="11751" w:author="superchickend" w:date="2012-12-16T15:35:00Z">
                <w:pPr>
                  <w:spacing w:before="0" w:line="240" w:lineRule="auto"/>
                  <w:jc w:val="left"/>
                </w:pPr>
              </w:pPrChange>
            </w:pPr>
            <w:ins w:id="11752" w:author="The Si Tran" w:date="2012-12-12T07:53:00Z">
              <w:r w:rsidRPr="009523BA">
                <w:rPr>
                  <w:b/>
                  <w:sz w:val="26"/>
                  <w:szCs w:val="26"/>
                  <w:rPrChange w:id="11753" w:author="superchickend" w:date="2012-12-16T15:35:00Z">
                    <w:rPr>
                      <w:sz w:val="22"/>
                    </w:rPr>
                  </w:rPrChange>
                </w:rPr>
                <w:t>MAE</w:t>
              </w:r>
            </w:ins>
          </w:p>
        </w:tc>
        <w:tc>
          <w:tcPr>
            <w:tcW w:w="1090" w:type="dxa"/>
            <w:tcBorders>
              <w:top w:val="single" w:sz="4" w:space="0" w:color="auto"/>
              <w:left w:val="nil"/>
              <w:bottom w:val="single" w:sz="4" w:space="0" w:color="auto"/>
              <w:right w:val="single" w:sz="4" w:space="0" w:color="auto"/>
            </w:tcBorders>
            <w:shd w:val="clear" w:color="auto" w:fill="auto"/>
            <w:noWrap/>
            <w:vAlign w:val="center"/>
            <w:hideMark/>
            <w:tcPrChange w:id="11754"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9523BA" w:rsidRDefault="00A80B78">
            <w:pPr>
              <w:pStyle w:val="BangBody"/>
              <w:jc w:val="center"/>
              <w:rPr>
                <w:ins w:id="11755" w:author="The Si Tran" w:date="2012-12-12T07:53:00Z"/>
                <w:b/>
                <w:sz w:val="26"/>
                <w:szCs w:val="26"/>
                <w:rPrChange w:id="11756" w:author="superchickend" w:date="2012-12-16T15:35:00Z">
                  <w:rPr>
                    <w:ins w:id="11757" w:author="The Si Tran" w:date="2012-12-12T07:53:00Z"/>
                    <w:rFonts w:eastAsia="Times New Roman"/>
                    <w:color w:val="000000"/>
                    <w:sz w:val="22"/>
                  </w:rPr>
                </w:rPrChange>
              </w:rPr>
              <w:pPrChange w:id="11758" w:author="superchickend" w:date="2012-12-16T15:35:00Z">
                <w:pPr>
                  <w:spacing w:before="0" w:line="240" w:lineRule="auto"/>
                  <w:jc w:val="left"/>
                </w:pPr>
              </w:pPrChange>
            </w:pPr>
            <w:ins w:id="11759" w:author="The Si Tran" w:date="2012-12-12T07:53:00Z">
              <w:r w:rsidRPr="009523BA">
                <w:rPr>
                  <w:b/>
                  <w:sz w:val="26"/>
                  <w:szCs w:val="26"/>
                  <w:rPrChange w:id="11760" w:author="superchickend" w:date="2012-12-16T15:35:00Z">
                    <w:rPr>
                      <w:sz w:val="22"/>
                    </w:rPr>
                  </w:rPrChange>
                </w:rPr>
                <w:t>MSE</w:t>
              </w:r>
            </w:ins>
          </w:p>
        </w:tc>
        <w:tc>
          <w:tcPr>
            <w:tcW w:w="948" w:type="dxa"/>
            <w:tcBorders>
              <w:top w:val="single" w:sz="4" w:space="0" w:color="auto"/>
              <w:left w:val="nil"/>
              <w:bottom w:val="single" w:sz="4" w:space="0" w:color="auto"/>
              <w:right w:val="single" w:sz="4" w:space="0" w:color="auto"/>
            </w:tcBorders>
            <w:shd w:val="clear" w:color="auto" w:fill="auto"/>
            <w:noWrap/>
            <w:vAlign w:val="center"/>
            <w:hideMark/>
            <w:tcPrChange w:id="11761"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9523BA" w:rsidRDefault="00A80B78">
            <w:pPr>
              <w:pStyle w:val="BangBody"/>
              <w:jc w:val="center"/>
              <w:rPr>
                <w:ins w:id="11762" w:author="The Si Tran" w:date="2012-12-12T07:53:00Z"/>
                <w:b/>
                <w:sz w:val="26"/>
                <w:szCs w:val="26"/>
                <w:rPrChange w:id="11763" w:author="superchickend" w:date="2012-12-16T15:35:00Z">
                  <w:rPr>
                    <w:ins w:id="11764" w:author="The Si Tran" w:date="2012-12-12T07:53:00Z"/>
                    <w:rFonts w:eastAsia="Times New Roman"/>
                    <w:color w:val="000000"/>
                    <w:sz w:val="22"/>
                  </w:rPr>
                </w:rPrChange>
              </w:rPr>
              <w:pPrChange w:id="11765" w:author="superchickend" w:date="2012-12-16T15:35:00Z">
                <w:pPr>
                  <w:spacing w:before="0" w:line="240" w:lineRule="auto"/>
                  <w:jc w:val="left"/>
                </w:pPr>
              </w:pPrChange>
            </w:pPr>
            <w:ins w:id="11766" w:author="The Si Tran" w:date="2012-12-12T07:53:00Z">
              <w:r w:rsidRPr="009523BA">
                <w:rPr>
                  <w:b/>
                  <w:sz w:val="26"/>
                  <w:szCs w:val="26"/>
                  <w:rPrChange w:id="11767" w:author="superchickend" w:date="2012-12-16T15:35:00Z">
                    <w:rPr>
                      <w:sz w:val="22"/>
                    </w:rPr>
                  </w:rPrChange>
                </w:rPr>
                <w:t>MAPE</w:t>
              </w:r>
            </w:ins>
          </w:p>
        </w:tc>
      </w:tr>
      <w:tr w:rsidR="00A80B78" w:rsidRPr="00AF5054" w14:paraId="44B11DC2" w14:textId="77777777" w:rsidTr="00667906">
        <w:trPr>
          <w:trHeight w:val="602"/>
          <w:ins w:id="11768" w:author="The Si Tran" w:date="2012-12-12T07:53:00Z"/>
          <w:trPrChange w:id="11769" w:author="superchickend" w:date="2012-12-16T15:35:00Z">
            <w:trPr>
              <w:trHeight w:val="610"/>
            </w:trPr>
          </w:trPrChange>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770"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4CD9CA3C" w:rsidR="00A80B78" w:rsidRPr="009523BA" w:rsidRDefault="00A80B78">
            <w:pPr>
              <w:pStyle w:val="BangBody"/>
              <w:jc w:val="center"/>
              <w:rPr>
                <w:ins w:id="11771" w:author="The Si Tran" w:date="2012-12-12T07:53:00Z"/>
                <w:b/>
                <w:sz w:val="26"/>
                <w:szCs w:val="26"/>
                <w:rPrChange w:id="11772" w:author="superchickend" w:date="2012-12-16T15:35:00Z">
                  <w:rPr>
                    <w:ins w:id="11773" w:author="The Si Tran" w:date="2012-12-12T07:53:00Z"/>
                    <w:rFonts w:eastAsia="Times New Roman"/>
                    <w:color w:val="000000"/>
                    <w:sz w:val="22"/>
                  </w:rPr>
                </w:rPrChange>
              </w:rPr>
              <w:pPrChange w:id="11774" w:author="superchickend" w:date="2012-12-16T15:35:00Z">
                <w:pPr>
                  <w:spacing w:before="0" w:line="240" w:lineRule="auto"/>
                  <w:jc w:val="center"/>
                </w:pPr>
              </w:pPrChange>
            </w:pPr>
            <w:ins w:id="11775" w:author="The Si Tran" w:date="2012-12-12T07:53:00Z">
              <w:r w:rsidRPr="009523BA">
                <w:rPr>
                  <w:b/>
                  <w:sz w:val="26"/>
                  <w:szCs w:val="26"/>
                  <w:rPrChange w:id="11776" w:author="superchickend" w:date="2012-12-16T15:35:00Z">
                    <w:rPr>
                      <w:sz w:val="22"/>
                    </w:rPr>
                  </w:rPrChange>
                </w:rPr>
                <w:t>ANN</w:t>
              </w:r>
            </w:ins>
          </w:p>
        </w:tc>
        <w:tc>
          <w:tcPr>
            <w:tcW w:w="4929" w:type="dxa"/>
            <w:tcBorders>
              <w:top w:val="nil"/>
              <w:left w:val="nil"/>
              <w:bottom w:val="single" w:sz="4" w:space="0" w:color="auto"/>
              <w:right w:val="single" w:sz="4" w:space="0" w:color="auto"/>
            </w:tcBorders>
            <w:shd w:val="clear" w:color="auto" w:fill="auto"/>
            <w:vAlign w:val="bottom"/>
            <w:hideMark/>
            <w:tcPrChange w:id="11777"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47F8BEF0" w:rsidR="00A80B78" w:rsidRPr="009523BA" w:rsidRDefault="00976130">
            <w:pPr>
              <w:pStyle w:val="BangBody"/>
              <w:rPr>
                <w:ins w:id="11778" w:author="The Si Tran" w:date="2012-12-12T07:53:00Z"/>
                <w:sz w:val="26"/>
                <w:szCs w:val="26"/>
                <w:rPrChange w:id="11779" w:author="The Si Tran" w:date="2012-12-14T06:39:00Z">
                  <w:rPr>
                    <w:ins w:id="11780" w:author="The Si Tran" w:date="2012-12-12T07:53:00Z"/>
                    <w:rFonts w:eastAsia="Times New Roman"/>
                    <w:color w:val="000000"/>
                    <w:sz w:val="22"/>
                  </w:rPr>
                </w:rPrChange>
              </w:rPr>
              <w:pPrChange w:id="11781" w:author="The Si Tran" w:date="2012-12-16T08:46:00Z">
                <w:pPr>
                  <w:spacing w:before="0" w:line="240" w:lineRule="auto"/>
                  <w:jc w:val="left"/>
                </w:pPr>
              </w:pPrChange>
            </w:pPr>
            <w:r>
              <w:rPr>
                <w:sz w:val="26"/>
                <w:szCs w:val="26"/>
              </w:rPr>
              <w:t>Nơron</w:t>
            </w:r>
            <w:ins w:id="11782" w:author="The Si Tran" w:date="2012-12-12T07:53:00Z">
              <w:r w:rsidR="00A80B78" w:rsidRPr="009523BA">
                <w:rPr>
                  <w:sz w:val="26"/>
                  <w:szCs w:val="26"/>
                  <w:rPrChange w:id="11783" w:author="The Si Tran" w:date="2012-12-14T06:39:00Z">
                    <w:rPr>
                      <w:sz w:val="22"/>
                    </w:rPr>
                  </w:rPrChange>
                </w:rPr>
                <w:t>(6,6,1), Algorithm=RPROP, epoches=688,  Residual=1E-7, default_update=0.1, max_update=10</w:t>
              </w:r>
            </w:ins>
          </w:p>
        </w:tc>
        <w:tc>
          <w:tcPr>
            <w:tcW w:w="898" w:type="dxa"/>
            <w:tcBorders>
              <w:top w:val="nil"/>
              <w:left w:val="nil"/>
              <w:bottom w:val="single" w:sz="4" w:space="0" w:color="auto"/>
              <w:right w:val="single" w:sz="4" w:space="0" w:color="auto"/>
            </w:tcBorders>
            <w:shd w:val="clear" w:color="auto" w:fill="auto"/>
            <w:noWrap/>
            <w:vAlign w:val="center"/>
            <w:hideMark/>
            <w:tcPrChange w:id="11784"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9523BA" w:rsidRDefault="00A80B78">
            <w:pPr>
              <w:pStyle w:val="BangBody"/>
              <w:jc w:val="center"/>
              <w:rPr>
                <w:ins w:id="11785" w:author="The Si Tran" w:date="2012-12-12T07:53:00Z"/>
                <w:sz w:val="26"/>
                <w:szCs w:val="26"/>
                <w:rPrChange w:id="11786" w:author="The Si Tran" w:date="2012-12-14T06:39:00Z">
                  <w:rPr>
                    <w:ins w:id="11787" w:author="The Si Tran" w:date="2012-12-12T07:53:00Z"/>
                    <w:rFonts w:eastAsia="Times New Roman"/>
                    <w:color w:val="000000"/>
                    <w:sz w:val="22"/>
                  </w:rPr>
                </w:rPrChange>
              </w:rPr>
              <w:pPrChange w:id="11788" w:author="superchickend" w:date="2012-12-16T15:35:00Z">
                <w:pPr>
                  <w:spacing w:before="0" w:line="240" w:lineRule="auto"/>
                  <w:jc w:val="right"/>
                </w:pPr>
              </w:pPrChange>
            </w:pPr>
            <w:ins w:id="11789" w:author="The Si Tran" w:date="2012-12-12T07:53:00Z">
              <w:r w:rsidRPr="009523BA">
                <w:rPr>
                  <w:sz w:val="26"/>
                  <w:szCs w:val="26"/>
                  <w:rPrChange w:id="11790" w:author="The Si Tran" w:date="2012-12-14T06:39:00Z">
                    <w:rPr>
                      <w:sz w:val="22"/>
                    </w:rPr>
                  </w:rPrChange>
                </w:rPr>
                <w:t>787.53</w:t>
              </w:r>
            </w:ins>
          </w:p>
        </w:tc>
        <w:tc>
          <w:tcPr>
            <w:tcW w:w="1090" w:type="dxa"/>
            <w:tcBorders>
              <w:top w:val="nil"/>
              <w:left w:val="nil"/>
              <w:bottom w:val="single" w:sz="4" w:space="0" w:color="auto"/>
              <w:right w:val="single" w:sz="4" w:space="0" w:color="auto"/>
            </w:tcBorders>
            <w:shd w:val="clear" w:color="auto" w:fill="auto"/>
            <w:noWrap/>
            <w:vAlign w:val="center"/>
            <w:hideMark/>
            <w:tcPrChange w:id="11791"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9523BA" w:rsidRDefault="00A80B78">
            <w:pPr>
              <w:pStyle w:val="BangBody"/>
              <w:jc w:val="center"/>
              <w:rPr>
                <w:ins w:id="11792" w:author="The Si Tran" w:date="2012-12-12T07:53:00Z"/>
                <w:sz w:val="26"/>
                <w:szCs w:val="26"/>
                <w:rPrChange w:id="11793" w:author="The Si Tran" w:date="2012-12-14T06:39:00Z">
                  <w:rPr>
                    <w:ins w:id="11794" w:author="The Si Tran" w:date="2012-12-12T07:53:00Z"/>
                    <w:rFonts w:eastAsia="Times New Roman"/>
                    <w:color w:val="000000"/>
                    <w:sz w:val="22"/>
                  </w:rPr>
                </w:rPrChange>
              </w:rPr>
              <w:pPrChange w:id="11795" w:author="superchickend" w:date="2012-12-16T15:35:00Z">
                <w:pPr>
                  <w:spacing w:before="0" w:line="240" w:lineRule="auto"/>
                  <w:jc w:val="right"/>
                </w:pPr>
              </w:pPrChange>
            </w:pPr>
            <w:ins w:id="11796" w:author="The Si Tran" w:date="2012-12-12T07:53:00Z">
              <w:r w:rsidRPr="009523BA">
                <w:rPr>
                  <w:sz w:val="26"/>
                  <w:szCs w:val="26"/>
                  <w:rPrChange w:id="11797" w:author="The Si Tran" w:date="2012-12-14T06:39:00Z">
                    <w:rPr>
                      <w:sz w:val="22"/>
                    </w:rPr>
                  </w:rPrChange>
                </w:rPr>
                <w:t>1238980</w:t>
              </w:r>
            </w:ins>
          </w:p>
        </w:tc>
        <w:tc>
          <w:tcPr>
            <w:tcW w:w="948" w:type="dxa"/>
            <w:tcBorders>
              <w:top w:val="nil"/>
              <w:left w:val="nil"/>
              <w:bottom w:val="single" w:sz="4" w:space="0" w:color="auto"/>
              <w:right w:val="single" w:sz="4" w:space="0" w:color="auto"/>
            </w:tcBorders>
            <w:shd w:val="clear" w:color="auto" w:fill="auto"/>
            <w:noWrap/>
            <w:vAlign w:val="center"/>
            <w:hideMark/>
            <w:tcPrChange w:id="11798"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9523BA" w:rsidRDefault="00A80B78">
            <w:pPr>
              <w:pStyle w:val="BangBody"/>
              <w:jc w:val="center"/>
              <w:rPr>
                <w:ins w:id="11799" w:author="The Si Tran" w:date="2012-12-12T07:53:00Z"/>
                <w:sz w:val="26"/>
                <w:szCs w:val="26"/>
                <w:rPrChange w:id="11800" w:author="The Si Tran" w:date="2012-12-14T06:39:00Z">
                  <w:rPr>
                    <w:ins w:id="11801" w:author="The Si Tran" w:date="2012-12-12T07:53:00Z"/>
                    <w:rFonts w:eastAsia="Times New Roman"/>
                    <w:color w:val="000000"/>
                    <w:sz w:val="22"/>
                  </w:rPr>
                </w:rPrChange>
              </w:rPr>
              <w:pPrChange w:id="11802" w:author="superchickend" w:date="2012-12-16T15:35:00Z">
                <w:pPr>
                  <w:spacing w:before="0" w:line="240" w:lineRule="auto"/>
                  <w:jc w:val="right"/>
                </w:pPr>
              </w:pPrChange>
            </w:pPr>
            <w:ins w:id="11803" w:author="The Si Tran" w:date="2012-12-12T07:53:00Z">
              <w:r w:rsidRPr="009523BA">
                <w:rPr>
                  <w:sz w:val="26"/>
                  <w:szCs w:val="26"/>
                  <w:rPrChange w:id="11804" w:author="The Si Tran" w:date="2012-12-14T06:39:00Z">
                    <w:rPr>
                      <w:sz w:val="22"/>
                    </w:rPr>
                  </w:rPrChange>
                </w:rPr>
                <w:t>30.33</w:t>
              </w:r>
            </w:ins>
          </w:p>
        </w:tc>
      </w:tr>
      <w:tr w:rsidR="00A80B78" w:rsidRPr="00AF5054" w14:paraId="649AE6C9" w14:textId="77777777" w:rsidTr="00667906">
        <w:trPr>
          <w:trHeight w:val="602"/>
          <w:ins w:id="11805" w:author="The Si Tran" w:date="2012-12-12T07:53:00Z"/>
          <w:trPrChange w:id="11806" w:author="superchickend" w:date="2012-12-16T15:35:00Z">
            <w:trPr>
              <w:trHeight w:val="610"/>
            </w:trPr>
          </w:trPrChange>
        </w:trPr>
        <w:tc>
          <w:tcPr>
            <w:tcW w:w="1232" w:type="dxa"/>
            <w:vMerge/>
            <w:tcBorders>
              <w:top w:val="nil"/>
              <w:left w:val="single" w:sz="4" w:space="0" w:color="auto"/>
              <w:bottom w:val="single" w:sz="4" w:space="0" w:color="000000"/>
              <w:right w:val="single" w:sz="4" w:space="0" w:color="auto"/>
            </w:tcBorders>
            <w:vAlign w:val="center"/>
            <w:hideMark/>
            <w:tcPrChange w:id="11807"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9523BA" w:rsidRDefault="00A80B78">
            <w:pPr>
              <w:pStyle w:val="BangBody"/>
              <w:jc w:val="center"/>
              <w:rPr>
                <w:ins w:id="11808" w:author="The Si Tran" w:date="2012-12-12T07:53:00Z"/>
                <w:b/>
                <w:sz w:val="26"/>
                <w:szCs w:val="26"/>
                <w:rPrChange w:id="11809" w:author="superchickend" w:date="2012-12-16T15:35:00Z">
                  <w:rPr>
                    <w:ins w:id="11810" w:author="The Si Tran" w:date="2012-12-12T07:53:00Z"/>
                    <w:rFonts w:eastAsia="Times New Roman"/>
                    <w:color w:val="000000"/>
                    <w:sz w:val="22"/>
                  </w:rPr>
                </w:rPrChange>
              </w:rPr>
              <w:pPrChange w:id="11811" w:author="superchickend" w:date="2012-12-16T15:35:00Z">
                <w:pPr>
                  <w:spacing w:before="0" w:line="240" w:lineRule="auto"/>
                  <w:jc w:val="left"/>
                </w:pPr>
              </w:pPrChange>
            </w:pPr>
          </w:p>
        </w:tc>
        <w:tc>
          <w:tcPr>
            <w:tcW w:w="4929" w:type="dxa"/>
            <w:tcBorders>
              <w:top w:val="nil"/>
              <w:left w:val="nil"/>
              <w:bottom w:val="single" w:sz="4" w:space="0" w:color="auto"/>
              <w:right w:val="single" w:sz="4" w:space="0" w:color="auto"/>
            </w:tcBorders>
            <w:shd w:val="clear" w:color="auto" w:fill="auto"/>
            <w:vAlign w:val="bottom"/>
            <w:hideMark/>
            <w:tcPrChange w:id="11812"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24E707C2" w:rsidR="00A80B78" w:rsidRPr="009523BA" w:rsidRDefault="00976130">
            <w:pPr>
              <w:pStyle w:val="BangBody"/>
              <w:rPr>
                <w:ins w:id="11813" w:author="The Si Tran" w:date="2012-12-12T07:53:00Z"/>
                <w:sz w:val="26"/>
                <w:szCs w:val="26"/>
                <w:rPrChange w:id="11814" w:author="The Si Tran" w:date="2012-12-14T06:39:00Z">
                  <w:rPr>
                    <w:ins w:id="11815" w:author="The Si Tran" w:date="2012-12-12T07:53:00Z"/>
                    <w:rFonts w:eastAsia="Times New Roman"/>
                    <w:color w:val="000000"/>
                    <w:sz w:val="22"/>
                  </w:rPr>
                </w:rPrChange>
              </w:rPr>
              <w:pPrChange w:id="11816" w:author="The Si Tran" w:date="2012-12-16T08:46:00Z">
                <w:pPr>
                  <w:spacing w:before="0" w:line="240" w:lineRule="auto"/>
                  <w:jc w:val="left"/>
                </w:pPr>
              </w:pPrChange>
            </w:pPr>
            <w:r>
              <w:rPr>
                <w:sz w:val="26"/>
                <w:szCs w:val="26"/>
              </w:rPr>
              <w:t>Nơron</w:t>
            </w:r>
            <w:ins w:id="11817" w:author="The Si Tran" w:date="2012-12-12T07:53:00Z">
              <w:r w:rsidR="00A80B78" w:rsidRPr="009523BA">
                <w:rPr>
                  <w:sz w:val="26"/>
                  <w:szCs w:val="26"/>
                  <w:rPrChange w:id="11818" w:author="The Si Tran" w:date="2012-12-14T06:39:00Z">
                    <w:rPr>
                      <w:sz w:val="22"/>
                    </w:rPr>
                  </w:rPrChange>
                </w:rPr>
                <w:t>(6,6,1),Algorithm=Back Propagation, epoches=1000, Residual=1E-7, learning_rate=0.4, momemtum = 0,2</w:t>
              </w:r>
            </w:ins>
          </w:p>
        </w:tc>
        <w:tc>
          <w:tcPr>
            <w:tcW w:w="898" w:type="dxa"/>
            <w:tcBorders>
              <w:top w:val="nil"/>
              <w:left w:val="nil"/>
              <w:bottom w:val="single" w:sz="4" w:space="0" w:color="auto"/>
              <w:right w:val="single" w:sz="4" w:space="0" w:color="auto"/>
            </w:tcBorders>
            <w:shd w:val="clear" w:color="auto" w:fill="auto"/>
            <w:noWrap/>
            <w:vAlign w:val="center"/>
            <w:hideMark/>
            <w:tcPrChange w:id="11819"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9523BA" w:rsidRDefault="00A80B78">
            <w:pPr>
              <w:pStyle w:val="BangBody"/>
              <w:jc w:val="center"/>
              <w:rPr>
                <w:ins w:id="11820" w:author="The Si Tran" w:date="2012-12-12T07:53:00Z"/>
                <w:sz w:val="26"/>
                <w:szCs w:val="26"/>
                <w:rPrChange w:id="11821" w:author="The Si Tran" w:date="2012-12-14T06:39:00Z">
                  <w:rPr>
                    <w:ins w:id="11822" w:author="The Si Tran" w:date="2012-12-12T07:53:00Z"/>
                    <w:rFonts w:eastAsia="Times New Roman"/>
                    <w:color w:val="000000"/>
                    <w:sz w:val="22"/>
                  </w:rPr>
                </w:rPrChange>
              </w:rPr>
              <w:pPrChange w:id="11823" w:author="superchickend" w:date="2012-12-16T15:35:00Z">
                <w:pPr>
                  <w:spacing w:before="0" w:line="240" w:lineRule="auto"/>
                  <w:jc w:val="right"/>
                </w:pPr>
              </w:pPrChange>
            </w:pPr>
            <w:ins w:id="11824" w:author="The Si Tran" w:date="2012-12-12T07:53:00Z">
              <w:r w:rsidRPr="009523BA">
                <w:rPr>
                  <w:sz w:val="26"/>
                  <w:szCs w:val="26"/>
                  <w:rPrChange w:id="11825" w:author="The Si Tran" w:date="2012-12-14T06:39:00Z">
                    <w:rPr>
                      <w:sz w:val="22"/>
                    </w:rPr>
                  </w:rPrChange>
                </w:rPr>
                <w:t>812.89</w:t>
              </w:r>
            </w:ins>
          </w:p>
        </w:tc>
        <w:tc>
          <w:tcPr>
            <w:tcW w:w="1090" w:type="dxa"/>
            <w:tcBorders>
              <w:top w:val="nil"/>
              <w:left w:val="nil"/>
              <w:bottom w:val="single" w:sz="4" w:space="0" w:color="auto"/>
              <w:right w:val="single" w:sz="4" w:space="0" w:color="auto"/>
            </w:tcBorders>
            <w:shd w:val="clear" w:color="auto" w:fill="auto"/>
            <w:noWrap/>
            <w:vAlign w:val="center"/>
            <w:hideMark/>
            <w:tcPrChange w:id="11826"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9523BA" w:rsidRDefault="00A80B78">
            <w:pPr>
              <w:pStyle w:val="BangBody"/>
              <w:jc w:val="center"/>
              <w:rPr>
                <w:ins w:id="11827" w:author="The Si Tran" w:date="2012-12-12T07:53:00Z"/>
                <w:sz w:val="26"/>
                <w:szCs w:val="26"/>
                <w:rPrChange w:id="11828" w:author="The Si Tran" w:date="2012-12-14T06:39:00Z">
                  <w:rPr>
                    <w:ins w:id="11829" w:author="The Si Tran" w:date="2012-12-12T07:53:00Z"/>
                    <w:rFonts w:eastAsia="Times New Roman"/>
                    <w:color w:val="000000"/>
                    <w:sz w:val="22"/>
                  </w:rPr>
                </w:rPrChange>
              </w:rPr>
              <w:pPrChange w:id="11830" w:author="superchickend" w:date="2012-12-16T15:35:00Z">
                <w:pPr>
                  <w:spacing w:before="0" w:line="240" w:lineRule="auto"/>
                  <w:jc w:val="right"/>
                </w:pPr>
              </w:pPrChange>
            </w:pPr>
            <w:ins w:id="11831" w:author="The Si Tran" w:date="2012-12-12T07:53:00Z">
              <w:r w:rsidRPr="009523BA">
                <w:rPr>
                  <w:sz w:val="26"/>
                  <w:szCs w:val="26"/>
                  <w:rPrChange w:id="11832" w:author="The Si Tran" w:date="2012-12-14T06:39:00Z">
                    <w:rPr>
                      <w:sz w:val="22"/>
                    </w:rPr>
                  </w:rPrChange>
                </w:rPr>
                <w:t>1134819</w:t>
              </w:r>
            </w:ins>
          </w:p>
        </w:tc>
        <w:tc>
          <w:tcPr>
            <w:tcW w:w="948" w:type="dxa"/>
            <w:tcBorders>
              <w:top w:val="nil"/>
              <w:left w:val="nil"/>
              <w:bottom w:val="single" w:sz="4" w:space="0" w:color="auto"/>
              <w:right w:val="single" w:sz="4" w:space="0" w:color="auto"/>
            </w:tcBorders>
            <w:shd w:val="clear" w:color="auto" w:fill="auto"/>
            <w:noWrap/>
            <w:vAlign w:val="center"/>
            <w:hideMark/>
            <w:tcPrChange w:id="11833"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9523BA" w:rsidRDefault="00A80B78">
            <w:pPr>
              <w:pStyle w:val="BangBody"/>
              <w:jc w:val="center"/>
              <w:rPr>
                <w:ins w:id="11834" w:author="The Si Tran" w:date="2012-12-12T07:53:00Z"/>
                <w:sz w:val="26"/>
                <w:szCs w:val="26"/>
                <w:rPrChange w:id="11835" w:author="The Si Tran" w:date="2012-12-14T06:39:00Z">
                  <w:rPr>
                    <w:ins w:id="11836" w:author="The Si Tran" w:date="2012-12-12T07:53:00Z"/>
                    <w:rFonts w:eastAsia="Times New Roman"/>
                    <w:color w:val="000000"/>
                    <w:sz w:val="22"/>
                  </w:rPr>
                </w:rPrChange>
              </w:rPr>
              <w:pPrChange w:id="11837" w:author="superchickend" w:date="2012-12-16T15:35:00Z">
                <w:pPr>
                  <w:spacing w:before="0" w:line="240" w:lineRule="auto"/>
                  <w:jc w:val="right"/>
                </w:pPr>
              </w:pPrChange>
            </w:pPr>
            <w:ins w:id="11838" w:author="The Si Tran" w:date="2012-12-12T07:53:00Z">
              <w:r w:rsidRPr="009523BA">
                <w:rPr>
                  <w:sz w:val="26"/>
                  <w:szCs w:val="26"/>
                  <w:rPrChange w:id="11839" w:author="The Si Tran" w:date="2012-12-14T06:39:00Z">
                    <w:rPr>
                      <w:sz w:val="22"/>
                    </w:rPr>
                  </w:rPrChange>
                </w:rPr>
                <w:t>32.58</w:t>
              </w:r>
            </w:ins>
          </w:p>
        </w:tc>
      </w:tr>
      <w:tr w:rsidR="00A80B78" w:rsidRPr="00AF5054" w14:paraId="3ECA3B91" w14:textId="77777777" w:rsidTr="00667906">
        <w:trPr>
          <w:trHeight w:val="300"/>
          <w:ins w:id="11840" w:author="The Si Tran" w:date="2012-12-12T07:53:00Z"/>
          <w:trPrChange w:id="11841" w:author="superchickend" w:date="2012-12-16T15:36:00Z">
            <w:trPr>
              <w:trHeight w:val="305"/>
            </w:trPr>
          </w:trPrChange>
        </w:trPr>
        <w:tc>
          <w:tcPr>
            <w:tcW w:w="1232" w:type="dxa"/>
            <w:tcBorders>
              <w:top w:val="nil"/>
              <w:left w:val="single" w:sz="4" w:space="0" w:color="auto"/>
              <w:bottom w:val="single" w:sz="4" w:space="0" w:color="auto"/>
              <w:right w:val="single" w:sz="4" w:space="0" w:color="auto"/>
            </w:tcBorders>
            <w:shd w:val="clear" w:color="auto" w:fill="auto"/>
            <w:noWrap/>
            <w:vAlign w:val="center"/>
            <w:hideMark/>
            <w:tcPrChange w:id="11842"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9523BA" w:rsidRDefault="00A80B78">
            <w:pPr>
              <w:pStyle w:val="BangBody"/>
              <w:jc w:val="center"/>
              <w:rPr>
                <w:ins w:id="11843" w:author="The Si Tran" w:date="2012-12-12T07:53:00Z"/>
                <w:b/>
                <w:sz w:val="26"/>
                <w:szCs w:val="26"/>
                <w:rPrChange w:id="11844" w:author="superchickend" w:date="2012-12-16T15:35:00Z">
                  <w:rPr>
                    <w:ins w:id="11845" w:author="The Si Tran" w:date="2012-12-12T07:53:00Z"/>
                    <w:rFonts w:eastAsia="Times New Roman"/>
                    <w:color w:val="000000"/>
                    <w:sz w:val="22"/>
                  </w:rPr>
                </w:rPrChange>
              </w:rPr>
              <w:pPrChange w:id="11846" w:author="superchickend" w:date="2012-12-16T15:35:00Z">
                <w:pPr>
                  <w:spacing w:before="0" w:line="240" w:lineRule="auto"/>
                  <w:jc w:val="center"/>
                </w:pPr>
              </w:pPrChange>
            </w:pPr>
            <w:ins w:id="11847" w:author="The Si Tran" w:date="2012-12-12T07:53:00Z">
              <w:r w:rsidRPr="009523BA">
                <w:rPr>
                  <w:b/>
                  <w:sz w:val="26"/>
                  <w:szCs w:val="26"/>
                  <w:rPrChange w:id="11848" w:author="superchickend" w:date="2012-12-16T15:35:00Z">
                    <w:rPr>
                      <w:sz w:val="22"/>
                    </w:rPr>
                  </w:rPrChange>
                </w:rPr>
                <w:t>SARIMA</w:t>
              </w:r>
            </w:ins>
          </w:p>
        </w:tc>
        <w:tc>
          <w:tcPr>
            <w:tcW w:w="4929" w:type="dxa"/>
            <w:tcBorders>
              <w:top w:val="nil"/>
              <w:left w:val="nil"/>
              <w:bottom w:val="single" w:sz="4" w:space="0" w:color="auto"/>
              <w:right w:val="single" w:sz="4" w:space="0" w:color="auto"/>
            </w:tcBorders>
            <w:shd w:val="clear" w:color="auto" w:fill="auto"/>
            <w:vAlign w:val="bottom"/>
            <w:hideMark/>
            <w:tcPrChange w:id="11849"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9523BA" w:rsidRDefault="00A80B78">
            <w:pPr>
              <w:pStyle w:val="BangBody"/>
              <w:rPr>
                <w:ins w:id="11850" w:author="The Si Tran" w:date="2012-12-12T07:53:00Z"/>
                <w:sz w:val="26"/>
                <w:szCs w:val="26"/>
                <w:rPrChange w:id="11851" w:author="The Si Tran" w:date="2012-12-14T06:39:00Z">
                  <w:rPr>
                    <w:ins w:id="11852" w:author="The Si Tran" w:date="2012-12-12T07:53:00Z"/>
                    <w:rFonts w:eastAsia="Times New Roman"/>
                    <w:color w:val="000000"/>
                    <w:sz w:val="22"/>
                  </w:rPr>
                </w:rPrChange>
              </w:rPr>
              <w:pPrChange w:id="11853" w:author="The Si Tran" w:date="2012-12-16T08:46:00Z">
                <w:pPr>
                  <w:spacing w:before="0" w:line="240" w:lineRule="auto"/>
                  <w:jc w:val="left"/>
                </w:pPr>
              </w:pPrChange>
            </w:pPr>
            <w:ins w:id="11854" w:author="The Si Tran" w:date="2012-12-12T07:53:00Z">
              <w:r w:rsidRPr="009523BA">
                <w:rPr>
                  <w:sz w:val="26"/>
                  <w:szCs w:val="26"/>
                  <w:rPrChange w:id="11855" w:author="The Si Tran" w:date="2012-12-14T06:39:00Z">
                    <w:rPr>
                      <w:sz w:val="22"/>
                    </w:rPr>
                  </w:rPrChange>
                </w:rPr>
                <w:t>ARIMA(2, 0, 2)(1, 1, 1)10</w:t>
              </w:r>
            </w:ins>
          </w:p>
        </w:tc>
        <w:tc>
          <w:tcPr>
            <w:tcW w:w="898" w:type="dxa"/>
            <w:tcBorders>
              <w:top w:val="nil"/>
              <w:left w:val="nil"/>
              <w:bottom w:val="single" w:sz="4" w:space="0" w:color="auto"/>
              <w:right w:val="single" w:sz="4" w:space="0" w:color="auto"/>
            </w:tcBorders>
            <w:shd w:val="clear" w:color="auto" w:fill="auto"/>
            <w:noWrap/>
            <w:vAlign w:val="center"/>
            <w:hideMark/>
            <w:tcPrChange w:id="11856"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9523BA" w:rsidRDefault="00A80B78">
            <w:pPr>
              <w:pStyle w:val="BangBody"/>
              <w:jc w:val="center"/>
              <w:rPr>
                <w:ins w:id="11857" w:author="The Si Tran" w:date="2012-12-12T07:53:00Z"/>
                <w:sz w:val="26"/>
                <w:szCs w:val="26"/>
                <w:rPrChange w:id="11858" w:author="The Si Tran" w:date="2012-12-14T06:39:00Z">
                  <w:rPr>
                    <w:ins w:id="11859" w:author="The Si Tran" w:date="2012-12-12T07:53:00Z"/>
                    <w:rFonts w:eastAsia="Times New Roman"/>
                    <w:color w:val="000000"/>
                    <w:sz w:val="22"/>
                  </w:rPr>
                </w:rPrChange>
              </w:rPr>
              <w:pPrChange w:id="11860" w:author="superchickend" w:date="2012-12-16T15:36:00Z">
                <w:pPr>
                  <w:spacing w:before="0" w:line="240" w:lineRule="auto"/>
                  <w:jc w:val="right"/>
                </w:pPr>
              </w:pPrChange>
            </w:pPr>
            <w:ins w:id="11861" w:author="The Si Tran" w:date="2012-12-12T07:53:00Z">
              <w:r w:rsidRPr="009523BA">
                <w:rPr>
                  <w:sz w:val="26"/>
                  <w:szCs w:val="26"/>
                  <w:rPrChange w:id="11862" w:author="The Si Tran" w:date="2012-12-14T06:39:00Z">
                    <w:rPr>
                      <w:sz w:val="22"/>
                    </w:rPr>
                  </w:rPrChange>
                </w:rPr>
                <w:t>1090</w:t>
              </w:r>
            </w:ins>
          </w:p>
        </w:tc>
        <w:tc>
          <w:tcPr>
            <w:tcW w:w="1090" w:type="dxa"/>
            <w:tcBorders>
              <w:top w:val="nil"/>
              <w:left w:val="nil"/>
              <w:bottom w:val="single" w:sz="4" w:space="0" w:color="auto"/>
              <w:right w:val="single" w:sz="4" w:space="0" w:color="auto"/>
            </w:tcBorders>
            <w:shd w:val="clear" w:color="auto" w:fill="auto"/>
            <w:noWrap/>
            <w:vAlign w:val="center"/>
            <w:hideMark/>
            <w:tcPrChange w:id="11863"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9523BA" w:rsidRDefault="00A80B78">
            <w:pPr>
              <w:pStyle w:val="BangBody"/>
              <w:jc w:val="center"/>
              <w:rPr>
                <w:ins w:id="11864" w:author="The Si Tran" w:date="2012-12-12T07:53:00Z"/>
                <w:sz w:val="26"/>
                <w:szCs w:val="26"/>
                <w:rPrChange w:id="11865" w:author="The Si Tran" w:date="2012-12-14T06:39:00Z">
                  <w:rPr>
                    <w:ins w:id="11866" w:author="The Si Tran" w:date="2012-12-12T07:53:00Z"/>
                    <w:rFonts w:eastAsia="Times New Roman"/>
                    <w:color w:val="000000"/>
                    <w:sz w:val="22"/>
                  </w:rPr>
                </w:rPrChange>
              </w:rPr>
              <w:pPrChange w:id="11867" w:author="superchickend" w:date="2012-12-16T15:36:00Z">
                <w:pPr>
                  <w:spacing w:before="0" w:line="240" w:lineRule="auto"/>
                  <w:jc w:val="right"/>
                </w:pPr>
              </w:pPrChange>
            </w:pPr>
            <w:ins w:id="11868" w:author="The Si Tran" w:date="2012-12-12T07:53:00Z">
              <w:r w:rsidRPr="009523BA">
                <w:rPr>
                  <w:sz w:val="26"/>
                  <w:szCs w:val="26"/>
                  <w:rPrChange w:id="11869" w:author="The Si Tran" w:date="2012-12-14T06:39:00Z">
                    <w:rPr>
                      <w:sz w:val="22"/>
                    </w:rPr>
                  </w:rPrChange>
                </w:rPr>
                <w:t>2497855</w:t>
              </w:r>
            </w:ins>
          </w:p>
        </w:tc>
        <w:tc>
          <w:tcPr>
            <w:tcW w:w="948" w:type="dxa"/>
            <w:tcBorders>
              <w:top w:val="nil"/>
              <w:left w:val="nil"/>
              <w:bottom w:val="single" w:sz="4" w:space="0" w:color="auto"/>
              <w:right w:val="single" w:sz="4" w:space="0" w:color="auto"/>
            </w:tcBorders>
            <w:shd w:val="clear" w:color="auto" w:fill="auto"/>
            <w:noWrap/>
            <w:vAlign w:val="center"/>
            <w:hideMark/>
            <w:tcPrChange w:id="11870"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9523BA" w:rsidRDefault="00A80B78">
            <w:pPr>
              <w:pStyle w:val="BangBody"/>
              <w:jc w:val="center"/>
              <w:rPr>
                <w:ins w:id="11871" w:author="The Si Tran" w:date="2012-12-12T07:53:00Z"/>
                <w:sz w:val="26"/>
                <w:szCs w:val="26"/>
                <w:rPrChange w:id="11872" w:author="The Si Tran" w:date="2012-12-14T06:39:00Z">
                  <w:rPr>
                    <w:ins w:id="11873" w:author="The Si Tran" w:date="2012-12-12T07:53:00Z"/>
                    <w:rFonts w:eastAsia="Times New Roman"/>
                    <w:color w:val="000000"/>
                    <w:sz w:val="22"/>
                  </w:rPr>
                </w:rPrChange>
              </w:rPr>
              <w:pPrChange w:id="11874" w:author="superchickend" w:date="2012-12-16T15:36:00Z">
                <w:pPr>
                  <w:spacing w:before="0" w:line="240" w:lineRule="auto"/>
                  <w:jc w:val="right"/>
                </w:pPr>
              </w:pPrChange>
            </w:pPr>
            <w:ins w:id="11875" w:author="The Si Tran" w:date="2012-12-12T07:53:00Z">
              <w:r w:rsidRPr="009523BA">
                <w:rPr>
                  <w:sz w:val="26"/>
                  <w:szCs w:val="26"/>
                  <w:rPrChange w:id="11876" w:author="The Si Tran" w:date="2012-12-14T06:39:00Z">
                    <w:rPr>
                      <w:sz w:val="22"/>
                    </w:rPr>
                  </w:rPrChange>
                </w:rPr>
                <w:t>37.37</w:t>
              </w:r>
            </w:ins>
          </w:p>
        </w:tc>
      </w:tr>
      <w:tr w:rsidR="00A80B78" w:rsidRPr="00AF5054" w14:paraId="41AB3AF1" w14:textId="77777777" w:rsidTr="00667906">
        <w:trPr>
          <w:trHeight w:val="905"/>
          <w:ins w:id="11877" w:author="The Si Tran" w:date="2012-12-12T07:53:00Z"/>
          <w:trPrChange w:id="11878" w:author="superchickend" w:date="2012-12-16T15:36:00Z">
            <w:trPr>
              <w:trHeight w:val="915"/>
            </w:trPr>
          </w:trPrChange>
        </w:trPr>
        <w:tc>
          <w:tcPr>
            <w:tcW w:w="1232"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879"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9523BA" w:rsidRDefault="00A80B78">
            <w:pPr>
              <w:pStyle w:val="BangBody"/>
              <w:jc w:val="center"/>
              <w:rPr>
                <w:ins w:id="11880" w:author="The Si Tran" w:date="2012-12-12T07:53:00Z"/>
                <w:b/>
                <w:sz w:val="26"/>
                <w:szCs w:val="26"/>
                <w:rPrChange w:id="11881" w:author="superchickend" w:date="2012-12-16T15:35:00Z">
                  <w:rPr>
                    <w:ins w:id="11882" w:author="The Si Tran" w:date="2012-12-12T07:53:00Z"/>
                    <w:rFonts w:eastAsia="Times New Roman"/>
                    <w:color w:val="000000"/>
                    <w:sz w:val="22"/>
                  </w:rPr>
                </w:rPrChange>
              </w:rPr>
              <w:pPrChange w:id="11883" w:author="superchickend" w:date="2012-12-16T15:35:00Z">
                <w:pPr>
                  <w:spacing w:before="0" w:line="240" w:lineRule="auto"/>
                  <w:jc w:val="center"/>
                </w:pPr>
              </w:pPrChange>
            </w:pPr>
            <w:ins w:id="11884" w:author="The Si Tran" w:date="2012-12-12T07:53:00Z">
              <w:r w:rsidRPr="009523BA">
                <w:rPr>
                  <w:b/>
                  <w:sz w:val="26"/>
                  <w:szCs w:val="26"/>
                  <w:rPrChange w:id="11885" w:author="superchickend" w:date="2012-12-16T15:35:00Z">
                    <w:rPr>
                      <w:sz w:val="22"/>
                    </w:rPr>
                  </w:rPrChange>
                </w:rPr>
                <w:t>Hybrid</w:t>
              </w:r>
            </w:ins>
          </w:p>
        </w:tc>
        <w:tc>
          <w:tcPr>
            <w:tcW w:w="4929" w:type="dxa"/>
            <w:tcBorders>
              <w:top w:val="nil"/>
              <w:left w:val="nil"/>
              <w:bottom w:val="single" w:sz="4" w:space="0" w:color="auto"/>
              <w:right w:val="single" w:sz="4" w:space="0" w:color="auto"/>
            </w:tcBorders>
            <w:shd w:val="clear" w:color="auto" w:fill="auto"/>
            <w:vAlign w:val="bottom"/>
            <w:hideMark/>
            <w:tcPrChange w:id="11886"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1F7321C" w:rsidR="00A80B78" w:rsidRPr="009523BA" w:rsidRDefault="00A80B78">
            <w:pPr>
              <w:pStyle w:val="BangBody"/>
              <w:rPr>
                <w:ins w:id="11887" w:author="The Si Tran" w:date="2012-12-12T07:53:00Z"/>
                <w:sz w:val="26"/>
                <w:szCs w:val="26"/>
                <w:rPrChange w:id="11888" w:author="The Si Tran" w:date="2012-12-14T06:39:00Z">
                  <w:rPr>
                    <w:ins w:id="11889" w:author="The Si Tran" w:date="2012-12-12T07:53:00Z"/>
                    <w:rFonts w:eastAsia="Times New Roman"/>
                    <w:color w:val="000000"/>
                    <w:sz w:val="22"/>
                  </w:rPr>
                </w:rPrChange>
              </w:rPr>
              <w:pPrChange w:id="11890" w:author="The Si Tran" w:date="2012-12-16T08:46:00Z">
                <w:pPr>
                  <w:spacing w:before="0" w:line="240" w:lineRule="auto"/>
                  <w:jc w:val="left"/>
                </w:pPr>
              </w:pPrChange>
            </w:pPr>
            <w:ins w:id="11891" w:author="The Si Tran" w:date="2012-12-12T07:53:00Z">
              <w:r w:rsidRPr="009523BA">
                <w:rPr>
                  <w:sz w:val="26"/>
                  <w:szCs w:val="26"/>
                  <w:rPrChange w:id="11892" w:author="The Si Tran" w:date="2012-12-14T06:39:00Z">
                    <w:rPr>
                      <w:sz w:val="22"/>
                    </w:rPr>
                  </w:rPrChange>
                </w:rPr>
                <w:t>ARIMA(2, 0, 2)(1, 1, 1)10</w:t>
              </w:r>
              <w:r w:rsidRPr="009523BA">
                <w:rPr>
                  <w:sz w:val="26"/>
                  <w:szCs w:val="26"/>
                  <w:rPrChange w:id="11893" w:author="The Si Tran" w:date="2012-12-14T06:39:00Z">
                    <w:rPr>
                      <w:sz w:val="22"/>
                    </w:rPr>
                  </w:rPrChange>
                </w:rPr>
                <w:br/>
              </w:r>
            </w:ins>
            <w:r w:rsidR="00976130">
              <w:rPr>
                <w:sz w:val="26"/>
                <w:szCs w:val="26"/>
              </w:rPr>
              <w:t>Nơron</w:t>
            </w:r>
            <w:ins w:id="11894" w:author="The Si Tran" w:date="2012-12-12T07:53:00Z">
              <w:r w:rsidRPr="009523BA">
                <w:rPr>
                  <w:sz w:val="26"/>
                  <w:szCs w:val="26"/>
                  <w:rPrChange w:id="11895" w:author="The Si Tran" w:date="2012-12-14T06:39:00Z">
                    <w:rPr>
                      <w:sz w:val="22"/>
                    </w:rPr>
                  </w:rPrChange>
                </w:rPr>
                <w:t>(6,6,1),Algorithm=RPROP, epoches=170,  Residual=1E-6, default_update=0.1, max_update=10</w:t>
              </w:r>
            </w:ins>
          </w:p>
        </w:tc>
        <w:tc>
          <w:tcPr>
            <w:tcW w:w="898" w:type="dxa"/>
            <w:tcBorders>
              <w:top w:val="nil"/>
              <w:left w:val="nil"/>
              <w:bottom w:val="single" w:sz="4" w:space="0" w:color="auto"/>
              <w:right w:val="single" w:sz="4" w:space="0" w:color="auto"/>
            </w:tcBorders>
            <w:shd w:val="clear" w:color="auto" w:fill="auto"/>
            <w:noWrap/>
            <w:vAlign w:val="center"/>
            <w:hideMark/>
            <w:tcPrChange w:id="11896"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9523BA" w:rsidRDefault="00A80B78">
            <w:pPr>
              <w:pStyle w:val="BangBody"/>
              <w:jc w:val="center"/>
              <w:rPr>
                <w:ins w:id="11897" w:author="The Si Tran" w:date="2012-12-12T07:53:00Z"/>
                <w:sz w:val="26"/>
                <w:szCs w:val="26"/>
                <w:rPrChange w:id="11898" w:author="The Si Tran" w:date="2012-12-14T06:39:00Z">
                  <w:rPr>
                    <w:ins w:id="11899" w:author="The Si Tran" w:date="2012-12-12T07:53:00Z"/>
                    <w:rFonts w:eastAsia="Times New Roman"/>
                    <w:color w:val="000000"/>
                    <w:sz w:val="22"/>
                  </w:rPr>
                </w:rPrChange>
              </w:rPr>
              <w:pPrChange w:id="11900" w:author="superchickend" w:date="2012-12-16T15:36:00Z">
                <w:pPr>
                  <w:spacing w:before="0" w:line="240" w:lineRule="auto"/>
                  <w:jc w:val="right"/>
                </w:pPr>
              </w:pPrChange>
            </w:pPr>
            <w:ins w:id="11901" w:author="The Si Tran" w:date="2012-12-12T07:53:00Z">
              <w:r w:rsidRPr="009523BA">
                <w:rPr>
                  <w:sz w:val="26"/>
                  <w:szCs w:val="26"/>
                  <w:rPrChange w:id="11902" w:author="The Si Tran" w:date="2012-12-14T06:39:00Z">
                    <w:rPr>
                      <w:sz w:val="22"/>
                    </w:rPr>
                  </w:rPrChange>
                </w:rPr>
                <w:t>698.36</w:t>
              </w:r>
            </w:ins>
          </w:p>
        </w:tc>
        <w:tc>
          <w:tcPr>
            <w:tcW w:w="1090" w:type="dxa"/>
            <w:tcBorders>
              <w:top w:val="nil"/>
              <w:left w:val="nil"/>
              <w:bottom w:val="single" w:sz="4" w:space="0" w:color="auto"/>
              <w:right w:val="single" w:sz="4" w:space="0" w:color="auto"/>
            </w:tcBorders>
            <w:shd w:val="clear" w:color="auto" w:fill="auto"/>
            <w:noWrap/>
            <w:vAlign w:val="center"/>
            <w:hideMark/>
            <w:tcPrChange w:id="11903"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9523BA" w:rsidRDefault="00A80B78">
            <w:pPr>
              <w:pStyle w:val="BangBody"/>
              <w:jc w:val="center"/>
              <w:rPr>
                <w:ins w:id="11904" w:author="The Si Tran" w:date="2012-12-12T07:53:00Z"/>
                <w:sz w:val="26"/>
                <w:szCs w:val="26"/>
                <w:rPrChange w:id="11905" w:author="The Si Tran" w:date="2012-12-14T06:39:00Z">
                  <w:rPr>
                    <w:ins w:id="11906" w:author="The Si Tran" w:date="2012-12-12T07:53:00Z"/>
                    <w:rFonts w:eastAsia="Times New Roman"/>
                    <w:color w:val="000000"/>
                    <w:sz w:val="22"/>
                  </w:rPr>
                </w:rPrChange>
              </w:rPr>
              <w:pPrChange w:id="11907" w:author="superchickend" w:date="2012-12-16T15:36:00Z">
                <w:pPr>
                  <w:spacing w:before="0" w:line="240" w:lineRule="auto"/>
                  <w:jc w:val="right"/>
                </w:pPr>
              </w:pPrChange>
            </w:pPr>
            <w:ins w:id="11908" w:author="The Si Tran" w:date="2012-12-12T07:53:00Z">
              <w:r w:rsidRPr="009523BA">
                <w:rPr>
                  <w:sz w:val="26"/>
                  <w:szCs w:val="26"/>
                  <w:rPrChange w:id="11909" w:author="The Si Tran" w:date="2012-12-14T06:39:00Z">
                    <w:rPr>
                      <w:sz w:val="22"/>
                    </w:rPr>
                  </w:rPrChange>
                </w:rPr>
                <w:t>955424</w:t>
              </w:r>
            </w:ins>
          </w:p>
        </w:tc>
        <w:tc>
          <w:tcPr>
            <w:tcW w:w="948" w:type="dxa"/>
            <w:tcBorders>
              <w:top w:val="nil"/>
              <w:left w:val="nil"/>
              <w:bottom w:val="single" w:sz="4" w:space="0" w:color="auto"/>
              <w:right w:val="single" w:sz="4" w:space="0" w:color="auto"/>
            </w:tcBorders>
            <w:shd w:val="clear" w:color="auto" w:fill="auto"/>
            <w:noWrap/>
            <w:vAlign w:val="center"/>
            <w:hideMark/>
            <w:tcPrChange w:id="11910"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9523BA" w:rsidRDefault="00A80B78">
            <w:pPr>
              <w:pStyle w:val="BangBody"/>
              <w:jc w:val="center"/>
              <w:rPr>
                <w:ins w:id="11911" w:author="The Si Tran" w:date="2012-12-12T07:53:00Z"/>
                <w:sz w:val="26"/>
                <w:szCs w:val="26"/>
                <w:rPrChange w:id="11912" w:author="The Si Tran" w:date="2012-12-14T06:39:00Z">
                  <w:rPr>
                    <w:ins w:id="11913" w:author="The Si Tran" w:date="2012-12-12T07:53:00Z"/>
                    <w:rFonts w:eastAsia="Times New Roman"/>
                    <w:color w:val="000000"/>
                    <w:sz w:val="22"/>
                  </w:rPr>
                </w:rPrChange>
              </w:rPr>
              <w:pPrChange w:id="11914" w:author="superchickend" w:date="2012-12-16T15:36:00Z">
                <w:pPr>
                  <w:spacing w:before="0" w:line="240" w:lineRule="auto"/>
                  <w:jc w:val="right"/>
                </w:pPr>
              </w:pPrChange>
            </w:pPr>
            <w:ins w:id="11915" w:author="The Si Tran" w:date="2012-12-12T07:53:00Z">
              <w:r w:rsidRPr="009523BA">
                <w:rPr>
                  <w:sz w:val="26"/>
                  <w:szCs w:val="26"/>
                  <w:rPrChange w:id="11916" w:author="The Si Tran" w:date="2012-12-14T06:39:00Z">
                    <w:rPr>
                      <w:sz w:val="22"/>
                    </w:rPr>
                  </w:rPrChange>
                </w:rPr>
                <w:t>28.71</w:t>
              </w:r>
            </w:ins>
          </w:p>
        </w:tc>
      </w:tr>
      <w:tr w:rsidR="00A80B78" w:rsidRPr="00AF5054" w14:paraId="316E99BA" w14:textId="77777777" w:rsidTr="00667906">
        <w:trPr>
          <w:trHeight w:val="905"/>
          <w:ins w:id="11917" w:author="The Si Tran" w:date="2012-12-12T07:53:00Z"/>
          <w:trPrChange w:id="11918" w:author="superchickend" w:date="2012-12-16T15:36:00Z">
            <w:trPr>
              <w:trHeight w:val="915"/>
            </w:trPr>
          </w:trPrChange>
        </w:trPr>
        <w:tc>
          <w:tcPr>
            <w:tcW w:w="1232" w:type="dxa"/>
            <w:vMerge/>
            <w:tcBorders>
              <w:top w:val="nil"/>
              <w:left w:val="single" w:sz="4" w:space="0" w:color="auto"/>
              <w:bottom w:val="single" w:sz="4" w:space="0" w:color="000000"/>
              <w:right w:val="single" w:sz="4" w:space="0" w:color="auto"/>
            </w:tcBorders>
            <w:vAlign w:val="center"/>
            <w:hideMark/>
            <w:tcPrChange w:id="11919"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9523BA" w:rsidRDefault="00A80B78">
            <w:pPr>
              <w:pStyle w:val="BangBody"/>
              <w:rPr>
                <w:ins w:id="11920" w:author="The Si Tran" w:date="2012-12-12T07:53:00Z"/>
                <w:sz w:val="26"/>
                <w:szCs w:val="26"/>
                <w:rPrChange w:id="11921" w:author="The Si Tran" w:date="2012-12-14T06:39:00Z">
                  <w:rPr>
                    <w:ins w:id="11922" w:author="The Si Tran" w:date="2012-12-12T07:53:00Z"/>
                    <w:rFonts w:eastAsia="Times New Roman"/>
                    <w:color w:val="000000"/>
                    <w:sz w:val="22"/>
                  </w:rPr>
                </w:rPrChange>
              </w:rPr>
              <w:pPrChange w:id="11923" w:author="The Si Tran" w:date="2012-12-16T08:46:00Z">
                <w:pPr>
                  <w:spacing w:before="0" w:line="240" w:lineRule="auto"/>
                  <w:jc w:val="left"/>
                </w:pPr>
              </w:pPrChange>
            </w:pPr>
          </w:p>
        </w:tc>
        <w:tc>
          <w:tcPr>
            <w:tcW w:w="4929" w:type="dxa"/>
            <w:tcBorders>
              <w:top w:val="nil"/>
              <w:left w:val="nil"/>
              <w:bottom w:val="single" w:sz="4" w:space="0" w:color="auto"/>
              <w:right w:val="single" w:sz="4" w:space="0" w:color="auto"/>
            </w:tcBorders>
            <w:shd w:val="clear" w:color="auto" w:fill="auto"/>
            <w:vAlign w:val="bottom"/>
            <w:hideMark/>
            <w:tcPrChange w:id="11924"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42687301" w:rsidR="00A80B78" w:rsidRPr="009523BA" w:rsidRDefault="00A80B78">
            <w:pPr>
              <w:pStyle w:val="BangBody"/>
              <w:rPr>
                <w:ins w:id="11925" w:author="The Si Tran" w:date="2012-12-12T07:53:00Z"/>
                <w:sz w:val="26"/>
                <w:szCs w:val="26"/>
                <w:rPrChange w:id="11926" w:author="The Si Tran" w:date="2012-12-14T06:39:00Z">
                  <w:rPr>
                    <w:ins w:id="11927" w:author="The Si Tran" w:date="2012-12-12T07:53:00Z"/>
                    <w:rFonts w:eastAsia="Times New Roman"/>
                    <w:color w:val="000000"/>
                    <w:sz w:val="22"/>
                  </w:rPr>
                </w:rPrChange>
              </w:rPr>
              <w:pPrChange w:id="11928" w:author="The Si Tran" w:date="2012-12-16T08:46:00Z">
                <w:pPr>
                  <w:spacing w:before="0" w:line="240" w:lineRule="auto"/>
                  <w:jc w:val="left"/>
                </w:pPr>
              </w:pPrChange>
            </w:pPr>
            <w:ins w:id="11929" w:author="The Si Tran" w:date="2012-12-12T07:53:00Z">
              <w:r w:rsidRPr="009523BA">
                <w:rPr>
                  <w:sz w:val="26"/>
                  <w:szCs w:val="26"/>
                  <w:rPrChange w:id="11930" w:author="The Si Tran" w:date="2012-12-14T06:39:00Z">
                    <w:rPr>
                      <w:sz w:val="22"/>
                    </w:rPr>
                  </w:rPrChange>
                </w:rPr>
                <w:t>ARIMA(2, 0, 2)(1, 1, 1)10</w:t>
              </w:r>
              <w:r w:rsidRPr="009523BA">
                <w:rPr>
                  <w:sz w:val="26"/>
                  <w:szCs w:val="26"/>
                  <w:rPrChange w:id="11931" w:author="The Si Tran" w:date="2012-12-14T06:39:00Z">
                    <w:rPr>
                      <w:sz w:val="22"/>
                    </w:rPr>
                  </w:rPrChange>
                </w:rPr>
                <w:br/>
              </w:r>
            </w:ins>
            <w:r w:rsidR="00976130">
              <w:rPr>
                <w:sz w:val="26"/>
                <w:szCs w:val="26"/>
              </w:rPr>
              <w:t>Nơron</w:t>
            </w:r>
            <w:ins w:id="11932" w:author="The Si Tran" w:date="2012-12-12T07:53:00Z">
              <w:r w:rsidRPr="009523BA">
                <w:rPr>
                  <w:sz w:val="26"/>
                  <w:szCs w:val="26"/>
                  <w:rPrChange w:id="11933" w:author="The Si Tran" w:date="2012-12-14T06:39:00Z">
                    <w:rPr>
                      <w:sz w:val="22"/>
                    </w:rPr>
                  </w:rPrChange>
                </w:rPr>
                <w:t>(6,6,1),Algorithm=Back Propagation, epoches=1000, Residual=1E-6, learning_rate=0.4, momemtum = 0,2</w:t>
              </w:r>
            </w:ins>
          </w:p>
        </w:tc>
        <w:tc>
          <w:tcPr>
            <w:tcW w:w="898" w:type="dxa"/>
            <w:tcBorders>
              <w:top w:val="nil"/>
              <w:left w:val="nil"/>
              <w:bottom w:val="single" w:sz="4" w:space="0" w:color="auto"/>
              <w:right w:val="single" w:sz="4" w:space="0" w:color="auto"/>
            </w:tcBorders>
            <w:shd w:val="clear" w:color="auto" w:fill="auto"/>
            <w:noWrap/>
            <w:vAlign w:val="center"/>
            <w:hideMark/>
            <w:tcPrChange w:id="11934"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9523BA" w:rsidRDefault="00A80B78">
            <w:pPr>
              <w:pStyle w:val="BangBody"/>
              <w:jc w:val="center"/>
              <w:rPr>
                <w:ins w:id="11935" w:author="The Si Tran" w:date="2012-12-12T07:53:00Z"/>
                <w:b/>
                <w:sz w:val="26"/>
                <w:szCs w:val="26"/>
                <w:rPrChange w:id="11936" w:author="superchickend" w:date="2012-12-16T15:36:00Z">
                  <w:rPr>
                    <w:ins w:id="11937" w:author="The Si Tran" w:date="2012-12-12T07:53:00Z"/>
                    <w:rFonts w:eastAsia="Times New Roman"/>
                    <w:color w:val="000000"/>
                    <w:sz w:val="22"/>
                  </w:rPr>
                </w:rPrChange>
              </w:rPr>
              <w:pPrChange w:id="11938" w:author="superchickend" w:date="2012-12-16T15:36:00Z">
                <w:pPr>
                  <w:spacing w:before="0" w:line="240" w:lineRule="auto"/>
                  <w:jc w:val="right"/>
                </w:pPr>
              </w:pPrChange>
            </w:pPr>
            <w:ins w:id="11939" w:author="The Si Tran" w:date="2012-12-12T07:53:00Z">
              <w:r w:rsidRPr="009523BA">
                <w:rPr>
                  <w:b/>
                  <w:sz w:val="26"/>
                  <w:szCs w:val="26"/>
                  <w:rPrChange w:id="11940" w:author="superchickend" w:date="2012-12-16T15:36:00Z">
                    <w:rPr>
                      <w:sz w:val="22"/>
                    </w:rPr>
                  </w:rPrChange>
                </w:rPr>
                <w:t>467.98</w:t>
              </w:r>
            </w:ins>
          </w:p>
        </w:tc>
        <w:tc>
          <w:tcPr>
            <w:tcW w:w="1090" w:type="dxa"/>
            <w:tcBorders>
              <w:top w:val="nil"/>
              <w:left w:val="nil"/>
              <w:bottom w:val="single" w:sz="4" w:space="0" w:color="auto"/>
              <w:right w:val="single" w:sz="4" w:space="0" w:color="auto"/>
            </w:tcBorders>
            <w:shd w:val="clear" w:color="auto" w:fill="auto"/>
            <w:noWrap/>
            <w:vAlign w:val="center"/>
            <w:hideMark/>
            <w:tcPrChange w:id="11941"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9523BA" w:rsidRDefault="00A80B78">
            <w:pPr>
              <w:pStyle w:val="BangBody"/>
              <w:jc w:val="center"/>
              <w:rPr>
                <w:ins w:id="11942" w:author="The Si Tran" w:date="2012-12-12T07:53:00Z"/>
                <w:b/>
                <w:sz w:val="26"/>
                <w:szCs w:val="26"/>
                <w:rPrChange w:id="11943" w:author="superchickend" w:date="2012-12-16T15:36:00Z">
                  <w:rPr>
                    <w:ins w:id="11944" w:author="The Si Tran" w:date="2012-12-12T07:53:00Z"/>
                    <w:rFonts w:eastAsia="Times New Roman"/>
                    <w:color w:val="000000"/>
                    <w:sz w:val="22"/>
                  </w:rPr>
                </w:rPrChange>
              </w:rPr>
              <w:pPrChange w:id="11945" w:author="superchickend" w:date="2012-12-16T15:36:00Z">
                <w:pPr>
                  <w:spacing w:before="0" w:line="240" w:lineRule="auto"/>
                  <w:jc w:val="right"/>
                </w:pPr>
              </w:pPrChange>
            </w:pPr>
            <w:ins w:id="11946" w:author="The Si Tran" w:date="2012-12-12T07:53:00Z">
              <w:r w:rsidRPr="009523BA">
                <w:rPr>
                  <w:b/>
                  <w:sz w:val="26"/>
                  <w:szCs w:val="26"/>
                  <w:rPrChange w:id="11947" w:author="superchickend" w:date="2012-12-16T15:36:00Z">
                    <w:rPr>
                      <w:sz w:val="22"/>
                    </w:rPr>
                  </w:rPrChange>
                </w:rPr>
                <w:t>421860</w:t>
              </w:r>
            </w:ins>
          </w:p>
        </w:tc>
        <w:tc>
          <w:tcPr>
            <w:tcW w:w="948" w:type="dxa"/>
            <w:tcBorders>
              <w:top w:val="nil"/>
              <w:left w:val="nil"/>
              <w:bottom w:val="single" w:sz="4" w:space="0" w:color="auto"/>
              <w:right w:val="single" w:sz="4" w:space="0" w:color="auto"/>
            </w:tcBorders>
            <w:shd w:val="clear" w:color="auto" w:fill="auto"/>
            <w:noWrap/>
            <w:vAlign w:val="center"/>
            <w:hideMark/>
            <w:tcPrChange w:id="11948"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9523BA" w:rsidRDefault="00A80B78">
            <w:pPr>
              <w:pStyle w:val="BangBody"/>
              <w:jc w:val="center"/>
              <w:rPr>
                <w:ins w:id="11949" w:author="The Si Tran" w:date="2012-12-12T07:53:00Z"/>
                <w:b/>
                <w:sz w:val="26"/>
                <w:szCs w:val="26"/>
                <w:rPrChange w:id="11950" w:author="superchickend" w:date="2012-12-16T15:36:00Z">
                  <w:rPr>
                    <w:ins w:id="11951" w:author="The Si Tran" w:date="2012-12-12T07:53:00Z"/>
                    <w:rFonts w:eastAsia="Times New Roman"/>
                    <w:color w:val="000000"/>
                    <w:sz w:val="22"/>
                  </w:rPr>
                </w:rPrChange>
              </w:rPr>
              <w:pPrChange w:id="11952" w:author="superchickend" w:date="2012-12-16T15:36:00Z">
                <w:pPr>
                  <w:spacing w:before="0" w:line="240" w:lineRule="auto"/>
                  <w:jc w:val="right"/>
                </w:pPr>
              </w:pPrChange>
            </w:pPr>
            <w:ins w:id="11953" w:author="The Si Tran" w:date="2012-12-12T07:53:00Z">
              <w:r w:rsidRPr="009523BA">
                <w:rPr>
                  <w:b/>
                  <w:sz w:val="26"/>
                  <w:szCs w:val="26"/>
                  <w:rPrChange w:id="11954" w:author="superchickend" w:date="2012-12-16T15:36:00Z">
                    <w:rPr>
                      <w:sz w:val="22"/>
                    </w:rPr>
                  </w:rPrChange>
                </w:rPr>
                <w:t>22.25</w:t>
              </w:r>
            </w:ins>
          </w:p>
        </w:tc>
      </w:tr>
    </w:tbl>
    <w:p w14:paraId="53A82A4F" w14:textId="77777777" w:rsidR="00D7470D" w:rsidRDefault="00D7470D" w:rsidP="00D7470D">
      <w:pPr>
        <w:pStyle w:val="NoFormat"/>
      </w:pPr>
    </w:p>
    <w:p w14:paraId="4B638900" w14:textId="3A063F0A" w:rsidR="000F226B" w:rsidRDefault="000F226B" w:rsidP="000F226B">
      <w:r>
        <w:t xml:space="preserve">Nhận xét : kết quả thu được từ bảng 6.8 và 6.9 cũng đều thể hiện sự tối ưu và độ tin cậy cao hơn của mô hình tích hợp với 2 mô hình SARIMA và ANN trong quá trình dự báo chuỗi thời gian phi tuyến. Như đề cập trong những chương trước thì ANN dự báo những chuỗi thời gian phi tuyến tốt hơn rất nhiều so với mô hình SARIMA. Qua kết quả thực nghiệm ta cũng dễ nhận thấy được điều đó. </w:t>
      </w:r>
    </w:p>
    <w:p w14:paraId="226DE0B7" w14:textId="22EC2DC8" w:rsidR="0085381C" w:rsidRDefault="0085381C" w:rsidP="0085381C">
      <w:pPr>
        <w:pStyle w:val="Heading2"/>
        <w:rPr>
          <w:ins w:id="11955" w:author="The Si Tran" w:date="2012-12-11T20:50:00Z"/>
        </w:rPr>
      </w:pPr>
      <w:bookmarkStart w:id="11956" w:name="_Toc343837430"/>
      <w:ins w:id="11957" w:author="The Si Tran" w:date="2012-12-11T20:50:00Z">
        <w:r>
          <w:t>Đánh giá kết quả thực nghiệm</w:t>
        </w:r>
        <w:bookmarkEnd w:id="11956"/>
      </w:ins>
    </w:p>
    <w:p w14:paraId="4C5337DE" w14:textId="77777777" w:rsidR="007F5275" w:rsidRDefault="007F5275">
      <w:pPr>
        <w:rPr>
          <w:ins w:id="11958" w:author="The Si Tran" w:date="2012-12-11T20:53:00Z"/>
        </w:rPr>
        <w:pPrChange w:id="11959" w:author="The Si Tran" w:date="2012-12-16T08:46:00Z">
          <w:pPr>
            <w:pStyle w:val="Heading2"/>
            <w:numPr>
              <w:numId w:val="44"/>
            </w:numPr>
            <w:tabs>
              <w:tab w:val="num" w:pos="1098"/>
            </w:tabs>
            <w:ind w:left="1098"/>
          </w:pPr>
        </w:pPrChange>
      </w:pPr>
      <w:ins w:id="11960" w:author="The Si Tran" w:date="2012-12-11T20:51:00Z">
        <w:r>
          <w:t>Qua quá trình chạy thực nghiệm với các bộ dữ liệu mang tính chất khác nhau và so sánh</w:t>
        </w:r>
      </w:ins>
      <w:ins w:id="11961" w:author="The Si Tran" w:date="2012-12-11T20:52:00Z">
        <w:r>
          <w:t xml:space="preserve"> các mô hình với nhau, </w:t>
        </w:r>
      </w:ins>
      <w:ins w:id="11962" w:author="The Si Tran" w:date="2012-12-11T20:53:00Z">
        <w:r>
          <w:t xml:space="preserve">nhóm </w:t>
        </w:r>
      </w:ins>
      <w:ins w:id="11963" w:author="The Si Tran" w:date="2012-12-11T20:52:00Z">
        <w:r>
          <w:t>chúng tôi</w:t>
        </w:r>
      </w:ins>
      <w:ins w:id="11964" w:author="The Si Tran" w:date="2012-12-11T20:53:00Z">
        <w:r>
          <w:t xml:space="preserve"> rút ra các nhận xét như sau:</w:t>
        </w:r>
      </w:ins>
    </w:p>
    <w:p w14:paraId="2F932FAB" w14:textId="77777777" w:rsidR="007F5275" w:rsidRPr="00097101" w:rsidRDefault="007F5275">
      <w:pPr>
        <w:pStyle w:val="BuletL1"/>
        <w:rPr>
          <w:ins w:id="11965" w:author="The Si Tran" w:date="2012-12-11T20:56:00Z"/>
        </w:rPr>
        <w:pPrChange w:id="11966" w:author="The Si Tran" w:date="2012-12-16T08:46:00Z">
          <w:pPr>
            <w:pStyle w:val="Heading2"/>
            <w:numPr>
              <w:numId w:val="44"/>
            </w:numPr>
            <w:tabs>
              <w:tab w:val="num" w:pos="1098"/>
            </w:tabs>
            <w:ind w:left="1098"/>
          </w:pPr>
        </w:pPrChange>
      </w:pPr>
      <w:ins w:id="11967" w:author="The Si Tran" w:date="2012-12-11T20:54:00Z">
        <w:r w:rsidRPr="000C3A28">
          <w:t xml:space="preserve">Mô </w:t>
        </w:r>
        <w:r w:rsidRPr="008A1996">
          <w:t>hình SARI</w:t>
        </w:r>
      </w:ins>
      <w:r>
        <w:t>MA</w:t>
      </w:r>
      <w:ins w:id="11968" w:author="The Si Tran" w:date="2012-12-11T20:54:00Z">
        <w:r w:rsidRPr="008A1996">
          <w:t xml:space="preserve"> cho ra kế</w:t>
        </w:r>
        <w:r w:rsidRPr="00B7223D">
          <w:rPr>
            <w:rPrChange w:id="11969" w:author="The Si Tran" w:date="2012-12-14T06:40:00Z">
              <w:rPr>
                <w:b w:val="0"/>
                <w:bCs w:val="0"/>
                <w:iCs w:val="0"/>
              </w:rPr>
            </w:rPrChange>
          </w:rPr>
          <w:t>t quả chính xác hơn mô hình mạng n</w:t>
        </w:r>
      </w:ins>
      <w:ins w:id="11970" w:author="The Si Tran" w:date="2012-12-11T20:55:00Z">
        <w:r w:rsidRPr="00B7223D">
          <w:rPr>
            <w:rPrChange w:id="11971" w:author="The Si Tran" w:date="2012-12-14T06:40:00Z">
              <w:rPr>
                <w:b w:val="0"/>
                <w:bCs w:val="0"/>
                <w:iCs w:val="0"/>
              </w:rPr>
            </w:rPrChange>
          </w:rPr>
          <w:t xml:space="preserve">ơron đối với các chuỗi dữ liệu tuyến tính, có tính mùa hoặc xu hướng rõ ràng như: chuỗi dữ liệu </w:t>
        </w:r>
      </w:ins>
      <w:ins w:id="11972" w:author="The Si Tran" w:date="2012-12-11T20:56:00Z">
        <w:r w:rsidRPr="00B7223D">
          <w:rPr>
            <w:rPrChange w:id="11973" w:author="The Si Tran" w:date="2012-12-14T06:40:00Z">
              <w:rPr>
                <w:b w:val="0"/>
                <w:bCs w:val="0"/>
                <w:iCs w:val="0"/>
              </w:rPr>
            </w:rPrChange>
          </w:rPr>
          <w:t>Passengers, chuỗi dữ liệu Paper.</w:t>
        </w:r>
      </w:ins>
    </w:p>
    <w:p w14:paraId="3C987BCD" w14:textId="77777777" w:rsidR="007F5275" w:rsidRPr="00097101" w:rsidRDefault="007F5275">
      <w:pPr>
        <w:pStyle w:val="BuletL1"/>
        <w:rPr>
          <w:ins w:id="11974" w:author="The Si Tran" w:date="2012-12-11T20:58:00Z"/>
        </w:rPr>
        <w:pPrChange w:id="11975" w:author="The Si Tran" w:date="2012-12-16T08:46:00Z">
          <w:pPr>
            <w:pStyle w:val="Heading2"/>
            <w:numPr>
              <w:numId w:val="44"/>
            </w:numPr>
            <w:tabs>
              <w:tab w:val="num" w:pos="1098"/>
            </w:tabs>
            <w:ind w:left="1098"/>
          </w:pPr>
        </w:pPrChange>
      </w:pPr>
      <w:ins w:id="11976" w:author="The Si Tran" w:date="2012-12-11T20:57:00Z">
        <w:r w:rsidRPr="000C3A28">
          <w:t>Mô hình m</w:t>
        </w:r>
        <w:r w:rsidRPr="008A1996">
          <w:t>ạng nơron cho ra k</w:t>
        </w:r>
        <w:r w:rsidRPr="00B7223D">
          <w:rPr>
            <w:rPrChange w:id="11977" w:author="The Si Tran" w:date="2012-12-14T06:40:00Z">
              <w:rPr>
                <w:b w:val="0"/>
                <w:bCs w:val="0"/>
                <w:iCs w:val="0"/>
              </w:rPr>
            </w:rPrChange>
          </w:rPr>
          <w:t>ết quả chính xác hơn mô hình SARIMA đối với các chuỗi dữ liệu phi tuyến.</w:t>
        </w:r>
      </w:ins>
    </w:p>
    <w:p w14:paraId="40D248A8" w14:textId="695FDEE2" w:rsidR="007F5275" w:rsidRPr="00097101" w:rsidRDefault="007F5275">
      <w:pPr>
        <w:pStyle w:val="BuletL1"/>
        <w:rPr>
          <w:ins w:id="11978" w:author="The Si Tran" w:date="2012-12-11T21:00:00Z"/>
        </w:rPr>
        <w:pPrChange w:id="11979" w:author="The Si Tran" w:date="2012-12-16T08:46:00Z">
          <w:pPr>
            <w:pStyle w:val="Heading2"/>
            <w:numPr>
              <w:numId w:val="44"/>
            </w:numPr>
            <w:tabs>
              <w:tab w:val="num" w:pos="1098"/>
            </w:tabs>
            <w:ind w:left="1098"/>
          </w:pPr>
        </w:pPrChange>
      </w:pPr>
      <w:ins w:id="11980" w:author="The Si Tran" w:date="2012-12-11T20:58:00Z">
        <w:r w:rsidRPr="000C3A28">
          <w:lastRenderedPageBreak/>
          <w:t>Đ</w:t>
        </w:r>
        <w:r w:rsidRPr="008A1996">
          <w:t>ối v</w:t>
        </w:r>
        <w:r w:rsidRPr="00B7223D">
          <w:rPr>
            <w:rPrChange w:id="11981" w:author="The Si Tran" w:date="2012-12-14T06:40:00Z">
              <w:rPr>
                <w:b w:val="0"/>
                <w:bCs w:val="0"/>
                <w:iCs w:val="0"/>
              </w:rPr>
            </w:rPrChange>
          </w:rPr>
          <w:t>ới các chuỗi dữ liệ</w:t>
        </w:r>
      </w:ins>
      <w:ins w:id="11982" w:author="The Si Tran" w:date="2012-12-11T20:59:00Z">
        <w:r w:rsidRPr="00B7223D">
          <w:rPr>
            <w:rPrChange w:id="11983" w:author="The Si Tran" w:date="2012-12-14T06:40:00Z">
              <w:rPr>
                <w:b w:val="0"/>
                <w:bCs w:val="0"/>
                <w:iCs w:val="0"/>
              </w:rPr>
            </w:rPrChange>
          </w:rPr>
          <w:t>u tuyến tính thì mô hình SARIMA có khả n</w:t>
        </w:r>
      </w:ins>
      <w:ins w:id="11984" w:author="The Si Tran" w:date="2012-12-11T21:00:00Z">
        <w:r w:rsidRPr="00B7223D">
          <w:rPr>
            <w:rPrChange w:id="11985" w:author="The Si Tran" w:date="2012-12-14T06:40:00Z">
              <w:rPr>
                <w:b w:val="0"/>
                <w:bCs w:val="0"/>
                <w:iCs w:val="0"/>
              </w:rPr>
            </w:rPrChange>
          </w:rPr>
          <w:t xml:space="preserve">ăng dự </w:t>
        </w:r>
      </w:ins>
      <w:r w:rsidR="00286C29">
        <w:t>báo</w:t>
      </w:r>
      <w:ins w:id="11986" w:author="The Si Tran" w:date="2012-12-11T21:00:00Z">
        <w:r w:rsidRPr="00B7223D">
          <w:rPr>
            <w:rPrChange w:id="11987" w:author="The Si Tran" w:date="2012-12-14T06:40:00Z">
              <w:rPr>
                <w:b w:val="0"/>
                <w:bCs w:val="0"/>
                <w:iCs w:val="0"/>
              </w:rPr>
            </w:rPrChange>
          </w:rPr>
          <w:t xml:space="preserve"> xa chính xác hơn mô hình mạng nơron.</w:t>
        </w:r>
      </w:ins>
    </w:p>
    <w:p w14:paraId="5E3A1F0F" w14:textId="77777777" w:rsidR="007F5275" w:rsidRPr="00785F58" w:rsidDel="00785F58" w:rsidRDefault="007F5275">
      <w:pPr>
        <w:pStyle w:val="BuletL1"/>
        <w:spacing w:before="0" w:after="200" w:line="276" w:lineRule="auto"/>
        <w:jc w:val="left"/>
        <w:rPr>
          <w:ins w:id="11988" w:author="superchickend" w:date="2012-12-12T08:20:00Z"/>
          <w:del w:id="11989" w:author="The Si Tran" w:date="2012-12-16T17:36:00Z"/>
          <w:rPrChange w:id="11990" w:author="The Si Tran" w:date="2012-12-16T17:37:00Z">
            <w:rPr>
              <w:ins w:id="11991" w:author="superchickend" w:date="2012-12-12T08:20:00Z"/>
              <w:del w:id="11992" w:author="The Si Tran" w:date="2012-12-16T17:36:00Z"/>
              <w:b/>
              <w:bCs/>
              <w:kern w:val="32"/>
            </w:rPr>
          </w:rPrChange>
        </w:rPr>
        <w:pPrChange w:id="11993" w:author="The Si Tran" w:date="2012-12-16T17:37:00Z">
          <w:pPr>
            <w:spacing w:before="0" w:after="200" w:line="276" w:lineRule="auto"/>
            <w:jc w:val="left"/>
          </w:pPr>
        </w:pPrChange>
      </w:pPr>
      <w:ins w:id="11994" w:author="The Si Tran" w:date="2012-12-11T21:02:00Z">
        <w:r w:rsidRPr="000C3A28">
          <w:t>Mô hình k</w:t>
        </w:r>
        <w:r w:rsidRPr="008A1996">
          <w:t>ết h</w:t>
        </w:r>
        <w:r w:rsidRPr="00B7223D">
          <w:rPr>
            <w:rPrChange w:id="11995" w:author="The Si Tran" w:date="2012-12-14T06:40:00Z">
              <w:rPr/>
            </w:rPrChange>
          </w:rPr>
          <w:t>ợp SARIMA với mạng nơron</w:t>
        </w:r>
      </w:ins>
      <w:ins w:id="11996" w:author="The Si Tran" w:date="2012-12-11T21:03:00Z">
        <w:r w:rsidRPr="00B7223D">
          <w:rPr>
            <w:rPrChange w:id="11997" w:author="The Si Tran" w:date="2012-12-14T06:40:00Z">
              <w:rPr/>
            </w:rPrChange>
          </w:rPr>
          <w:t xml:space="preserve"> sử dụng được ưu điểm của cả hai mô hình, tạo nên mô hình có kết quả chính xác với nhiều loại dữ liệu khác nhau.</w:t>
        </w:r>
      </w:ins>
      <w:ins w:id="11998" w:author="superchickend" w:date="2012-12-12T08:20:00Z">
        <w:del w:id="11999" w:author="The Si Tran" w:date="2012-12-16T17:37:00Z">
          <w:r w:rsidRPr="00785F58" w:rsidDel="00785F58">
            <w:rPr>
              <w:b/>
              <w:bCs/>
              <w:kern w:val="32"/>
              <w:rPrChange w:id="12000" w:author="The Si Tran" w:date="2012-12-16T17:37:00Z">
                <w:rPr>
                  <w:b/>
                  <w:bCs/>
                  <w:kern w:val="32"/>
                </w:rPr>
              </w:rPrChange>
            </w:rPr>
            <w:br/>
          </w:r>
        </w:del>
      </w:ins>
    </w:p>
    <w:p w14:paraId="76C66DF8" w14:textId="77777777" w:rsidR="007F5275" w:rsidDel="00785F58" w:rsidRDefault="007F5275">
      <w:pPr>
        <w:pStyle w:val="BuletL1"/>
        <w:rPr>
          <w:ins w:id="12001" w:author="superchickend" w:date="2012-12-12T08:20:00Z"/>
          <w:del w:id="12002" w:author="The Si Tran" w:date="2012-12-16T17:37:00Z"/>
        </w:rPr>
        <w:pPrChange w:id="12003" w:author="The Si Tran" w:date="2012-12-16T17:37:00Z">
          <w:pPr>
            <w:spacing w:before="0" w:after="200" w:line="276" w:lineRule="auto"/>
            <w:jc w:val="left"/>
          </w:pPr>
        </w:pPrChange>
      </w:pPr>
      <w:ins w:id="12004" w:author="superchickend" w:date="2012-12-12T08:20:00Z">
        <w:del w:id="12005" w:author="The Si Tran" w:date="2012-12-16T17:37:00Z">
          <w:r w:rsidDel="00785F58">
            <w:br w:type="page"/>
          </w:r>
        </w:del>
      </w:ins>
    </w:p>
    <w:p w14:paraId="3575B609" w14:textId="77777777" w:rsidR="007F5275" w:rsidRPr="00785F58" w:rsidDel="0087598C" w:rsidRDefault="007F5275">
      <w:pPr>
        <w:pStyle w:val="BuletL1"/>
        <w:spacing w:before="0" w:after="200" w:line="276" w:lineRule="auto"/>
        <w:jc w:val="left"/>
        <w:rPr>
          <w:del w:id="12006" w:author="superchickend" w:date="2012-12-12T08:20:00Z"/>
          <w:b/>
          <w:bCs/>
          <w:kern w:val="32"/>
          <w:rPrChange w:id="12007" w:author="The Si Tran" w:date="2012-12-16T17:37:00Z">
            <w:rPr>
              <w:del w:id="12008" w:author="superchickend" w:date="2012-12-12T08:20:00Z"/>
              <w:b/>
              <w:bCs/>
              <w:kern w:val="32"/>
              <w:sz w:val="32"/>
              <w:szCs w:val="32"/>
            </w:rPr>
          </w:rPrChange>
        </w:rPr>
        <w:pPrChange w:id="12009" w:author="The Si Tran" w:date="2012-12-16T17:37:00Z">
          <w:pPr>
            <w:spacing w:before="0" w:after="200" w:line="276" w:lineRule="auto"/>
            <w:jc w:val="left"/>
          </w:pPr>
        </w:pPrChange>
      </w:pPr>
      <w:del w:id="12010" w:author="superchickend" w:date="2012-12-12T08:20:00Z">
        <w:r w:rsidRPr="000C3A28" w:rsidDel="0087598C">
          <w:br w:type="page"/>
        </w:r>
      </w:del>
    </w:p>
    <w:p w14:paraId="7FD54351" w14:textId="77777777" w:rsidR="007F5275" w:rsidRPr="000064E1" w:rsidRDefault="007F5275">
      <w:pPr>
        <w:pStyle w:val="BuletL1"/>
        <w:rPr>
          <w:b/>
          <w:bCs/>
          <w:kern w:val="32"/>
          <w:sz w:val="32"/>
          <w:szCs w:val="32"/>
        </w:rPr>
        <w:pPrChange w:id="12011" w:author="The Si Tran" w:date="2012-12-16T17:37:00Z">
          <w:pPr>
            <w:spacing w:before="0" w:after="200" w:line="276" w:lineRule="auto"/>
            <w:jc w:val="left"/>
          </w:pPr>
        </w:pPrChange>
      </w:pPr>
    </w:p>
    <w:p w14:paraId="789266A7" w14:textId="7E7ACC1F" w:rsidR="0087598C" w:rsidRPr="007F5275" w:rsidDel="00785F58" w:rsidRDefault="007F5275">
      <w:pPr>
        <w:spacing w:before="0" w:after="200" w:line="276" w:lineRule="auto"/>
        <w:ind w:firstLine="0"/>
        <w:jc w:val="left"/>
        <w:rPr>
          <w:ins w:id="12012" w:author="superchickend" w:date="2012-12-12T08:20:00Z"/>
          <w:del w:id="12013" w:author="The Si Tran" w:date="2012-12-16T17:37:00Z"/>
          <w:b/>
          <w:bCs/>
          <w:kern w:val="32"/>
          <w:sz w:val="32"/>
          <w:szCs w:val="32"/>
        </w:rPr>
        <w:pPrChange w:id="12014" w:author="The Si Tran" w:date="2012-12-16T17:37:00Z">
          <w:pPr>
            <w:spacing w:before="0" w:after="200" w:line="276" w:lineRule="auto"/>
            <w:jc w:val="left"/>
          </w:pPr>
        </w:pPrChange>
      </w:pPr>
      <w:r>
        <w:br w:type="page"/>
      </w:r>
      <w:ins w:id="12015" w:author="superchickend" w:date="2012-12-12T08:20:00Z">
        <w:del w:id="12016" w:author="The Si Tran" w:date="2012-12-16T17:37:00Z">
          <w:r w:rsidR="0087598C" w:rsidDel="00785F58">
            <w:lastRenderedPageBreak/>
            <w:br w:type="page"/>
          </w:r>
        </w:del>
      </w:ins>
    </w:p>
    <w:p w14:paraId="23790104" w14:textId="77777777" w:rsidR="00451320" w:rsidRPr="00785F58" w:rsidDel="0087598C" w:rsidRDefault="00451320">
      <w:pPr>
        <w:rPr>
          <w:del w:id="12017" w:author="superchickend" w:date="2012-12-12T08:20:00Z"/>
          <w:kern w:val="32"/>
          <w:szCs w:val="26"/>
          <w:rPrChange w:id="12018" w:author="The Si Tran" w:date="2012-12-16T17:37:00Z">
            <w:rPr>
              <w:del w:id="12019" w:author="superchickend" w:date="2012-12-12T08:20:00Z"/>
              <w:b/>
              <w:bCs/>
              <w:kern w:val="32"/>
              <w:sz w:val="32"/>
              <w:szCs w:val="32"/>
            </w:rPr>
          </w:rPrChange>
        </w:rPr>
        <w:pPrChange w:id="12020" w:author="The Si Tran" w:date="2012-12-16T17:37:00Z">
          <w:pPr>
            <w:spacing w:before="0" w:after="200" w:line="276" w:lineRule="auto"/>
            <w:jc w:val="left"/>
          </w:pPr>
        </w:pPrChange>
      </w:pPr>
      <w:del w:id="12021" w:author="superchickend" w:date="2012-12-12T08:20:00Z">
        <w:r w:rsidRPr="000C3A28" w:rsidDel="0087598C">
          <w:br w:type="page"/>
        </w:r>
      </w:del>
    </w:p>
    <w:p w14:paraId="5AD1B5AE" w14:textId="7876F365" w:rsidR="00783FDB" w:rsidRPr="000064E1" w:rsidRDefault="00362721" w:rsidP="00097101">
      <w:pPr>
        <w:pStyle w:val="Heading1"/>
        <w:rPr>
          <w:rFonts w:cs="Times New Roman"/>
        </w:rPr>
      </w:pPr>
      <w:ins w:id="12022" w:author="superchickend" w:date="2012-12-16T14:59:00Z">
        <w:r>
          <w:rPr>
            <w:rFonts w:cs="Times New Roman"/>
          </w:rPr>
          <w:t xml:space="preserve">    </w:t>
        </w:r>
      </w:ins>
      <w:bookmarkStart w:id="12023" w:name="_Toc343837431"/>
      <w:r w:rsidR="00783FDB" w:rsidRPr="000064E1">
        <w:rPr>
          <w:rFonts w:cs="Times New Roman"/>
          <w:rPrChange w:id="12024" w:author="The Si Tran" w:date="2012-12-12T13:57:00Z">
            <w:rPr>
              <w:rFonts w:cs="Times New Roman"/>
              <w:b w:val="0"/>
              <w:bCs w:val="0"/>
              <w:iCs/>
              <w:kern w:val="0"/>
              <w:sz w:val="28"/>
              <w:szCs w:val="28"/>
            </w:rPr>
          </w:rPrChange>
        </w:rPr>
        <w:t>KẾT LUẬN</w:t>
      </w:r>
      <w:bookmarkEnd w:id="12023"/>
    </w:p>
    <w:p w14:paraId="3A33AA28" w14:textId="2C8A95E5" w:rsidR="00662C01" w:rsidRDefault="00662C01" w:rsidP="00286C29">
      <w:pPr>
        <w:pStyle w:val="Heading2"/>
        <w:rPr>
          <w:ins w:id="12025" w:author="superchickend" w:date="2012-12-16T15:36:00Z"/>
        </w:rPr>
      </w:pPr>
      <w:bookmarkStart w:id="12026" w:name="_Toc343837432"/>
      <w:ins w:id="12027" w:author="The Si Tran" w:date="2012-12-10T19:37:00Z">
        <w:r>
          <w:t>Đánh giá kết qu</w:t>
        </w:r>
      </w:ins>
      <w:ins w:id="12028" w:author="The Si Tran" w:date="2012-12-10T19:38:00Z">
        <w:r>
          <w:t>ả</w:t>
        </w:r>
      </w:ins>
      <w:bookmarkEnd w:id="12026"/>
    </w:p>
    <w:p w14:paraId="4F7F95A3" w14:textId="6C9C777D" w:rsidR="001B34D3" w:rsidRPr="000C3A28" w:rsidRDefault="001B34D3">
      <w:pPr>
        <w:ind w:firstLine="648"/>
        <w:rPr>
          <w:ins w:id="12029" w:author="The Si Tran" w:date="2012-12-10T19:38:00Z"/>
        </w:rPr>
        <w:pPrChange w:id="12030" w:author="superchickend" w:date="2012-12-16T15:39:00Z">
          <w:pPr>
            <w:pStyle w:val="Heading2"/>
          </w:pPr>
        </w:pPrChange>
      </w:pPr>
      <w:ins w:id="12031" w:author="superchickend" w:date="2012-12-16T15:36:00Z">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ins>
    </w:p>
    <w:p w14:paraId="6B13811E" w14:textId="3A8C8C1F" w:rsidR="00662C01" w:rsidRDefault="00662C01" w:rsidP="00286C29">
      <w:pPr>
        <w:pStyle w:val="Heading3"/>
        <w:rPr>
          <w:ins w:id="12032" w:author="The Si Tran" w:date="2012-12-10T20:56:00Z"/>
        </w:rPr>
        <w:pPrChange w:id="12033" w:author="The Si Tran" w:date="2012-12-10T19:38:00Z">
          <w:pPr>
            <w:pStyle w:val="Heading2"/>
          </w:pPr>
        </w:pPrChange>
      </w:pPr>
      <w:bookmarkStart w:id="12034" w:name="_Toc343837433"/>
      <w:ins w:id="12035" w:author="The Si Tran" w:date="2012-12-10T19:40:00Z">
        <w:r>
          <w:t xml:space="preserve">Những </w:t>
        </w:r>
        <w:r w:rsidRPr="00286C29">
          <w:t>công</w:t>
        </w:r>
        <w:r>
          <w:t xml:space="preserve"> việc làm được</w:t>
        </w:r>
      </w:ins>
      <w:bookmarkEnd w:id="12034"/>
    </w:p>
    <w:p w14:paraId="664D4BC4" w14:textId="77777777" w:rsidR="007700CE" w:rsidRPr="00097101" w:rsidRDefault="007700CE">
      <w:pPr>
        <w:rPr>
          <w:ins w:id="12036" w:author="The Si Tran" w:date="2012-12-11T04:44:00Z"/>
        </w:rPr>
        <w:pPrChange w:id="12037" w:author="The Si Tran" w:date="2012-12-16T08:46:00Z">
          <w:pPr>
            <w:pStyle w:val="ListParagraph"/>
            <w:spacing w:line="240" w:lineRule="auto"/>
          </w:pPr>
        </w:pPrChange>
      </w:pPr>
      <w:ins w:id="12038" w:author="The Si Tran" w:date="2012-12-11T04:44:00Z">
        <w:r w:rsidRPr="007700CE">
          <w:rPr>
            <w:rPrChange w:id="12039"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941798" w:rsidRDefault="007700CE">
      <w:pPr>
        <w:pStyle w:val="BuletL1"/>
        <w:rPr>
          <w:ins w:id="12040" w:author="The Si Tran" w:date="2012-12-11T04:44:00Z"/>
        </w:rPr>
        <w:pPrChange w:id="12041" w:author="The Si Tran" w:date="2012-12-16T08:47:00Z">
          <w:pPr>
            <w:pStyle w:val="ListParagraph"/>
            <w:spacing w:line="240" w:lineRule="auto"/>
          </w:pPr>
        </w:pPrChange>
      </w:pPr>
      <w:ins w:id="12042" w:author="The Si Tran" w:date="2012-12-11T04:44:00Z">
        <w:r w:rsidRPr="00B7223D">
          <w:rPr>
            <w:rPrChange w:id="12043" w:author="The Si Tran" w:date="2012-12-14T06:41:00Z">
              <w:rPr>
                <w:rFonts w:eastAsiaTheme="minorHAnsi" w:cs="Arial"/>
                <w:b/>
                <w:bCs/>
                <w:iCs/>
                <w:sz w:val="28"/>
                <w:szCs w:val="28"/>
              </w:rPr>
            </w:rPrChange>
          </w:rPr>
          <w:t>Tìm hiểu về dữ liệu chuỗi thời gian và các tính chất của nó</w:t>
        </w:r>
      </w:ins>
      <w:ins w:id="12044" w:author="The Si Tran" w:date="2012-12-11T04:49:00Z">
        <w:r w:rsidR="00BF3D5C" w:rsidRPr="000C3A28">
          <w:t>.</w:t>
        </w:r>
      </w:ins>
    </w:p>
    <w:p w14:paraId="1703C2FF" w14:textId="2827FE04" w:rsidR="007700CE" w:rsidRPr="000C3A28" w:rsidRDefault="007700CE">
      <w:pPr>
        <w:pStyle w:val="BuletL1"/>
        <w:rPr>
          <w:ins w:id="12045" w:author="The Si Tran" w:date="2012-12-11T04:46:00Z"/>
        </w:rPr>
        <w:pPrChange w:id="12046" w:author="The Si Tran" w:date="2012-12-16T08:47:00Z">
          <w:pPr>
            <w:pStyle w:val="ListParagraph"/>
            <w:spacing w:line="240" w:lineRule="auto"/>
          </w:pPr>
        </w:pPrChange>
      </w:pPr>
      <w:ins w:id="12047" w:author="The Si Tran" w:date="2012-12-11T04:44:00Z">
        <w:r w:rsidRPr="00B7223D">
          <w:rPr>
            <w:rPrChange w:id="12048" w:author="The Si Tran" w:date="2012-12-14T06:41:00Z">
              <w:rPr>
                <w:rFonts w:eastAsiaTheme="minorHAnsi" w:cs="Arial"/>
                <w:b/>
                <w:bCs/>
                <w:iCs/>
                <w:sz w:val="28"/>
                <w:szCs w:val="28"/>
              </w:rPr>
            </w:rPrChange>
          </w:rPr>
          <w:t xml:space="preserve">Tìm hiểu về cấu trúc và nguyên lý hoạt động của mạng </w:t>
        </w:r>
      </w:ins>
      <w:r w:rsidR="00976130">
        <w:t>nơron</w:t>
      </w:r>
      <w:ins w:id="12049" w:author="The Si Tran" w:date="2012-12-11T04:44:00Z">
        <w:r w:rsidRPr="00B7223D">
          <w:rPr>
            <w:rPrChange w:id="12050" w:author="The Si Tran" w:date="2012-12-14T06:41:00Z">
              <w:rPr>
                <w:rFonts w:eastAsiaTheme="minorHAnsi" w:cs="Arial"/>
                <w:b/>
                <w:bCs/>
                <w:iCs/>
                <w:sz w:val="28"/>
                <w:szCs w:val="28"/>
              </w:rPr>
            </w:rPrChange>
          </w:rPr>
          <w:t xml:space="preserve"> nhân tạo, </w:t>
        </w:r>
      </w:ins>
      <w:ins w:id="12051" w:author="The Si Tran" w:date="2012-12-11T04:50:00Z">
        <w:r w:rsidR="00BF3D5C" w:rsidRPr="000C3A28">
          <w:t>m</w:t>
        </w:r>
        <w:r w:rsidR="00BF3D5C" w:rsidRPr="00941798">
          <w:t>ạ</w:t>
        </w:r>
        <w:r w:rsidR="00BF3D5C" w:rsidRPr="002E47E8">
          <w:t xml:space="preserve">ng </w:t>
        </w:r>
      </w:ins>
      <w:r w:rsidR="00976130">
        <w:t>nơron</w:t>
      </w:r>
      <w:ins w:id="12052" w:author="The Si Tran" w:date="2012-12-11T04:50:00Z">
        <w:r w:rsidR="00BF3D5C" w:rsidRPr="000C3A28">
          <w:t xml:space="preserve"> nhân t</w:t>
        </w:r>
        <w:r w:rsidR="00BF3D5C" w:rsidRPr="00941798">
          <w:t>ạ</w:t>
        </w:r>
        <w:r w:rsidR="00BF3D5C" w:rsidRPr="002E47E8">
          <w:t>o cho phép ngư</w:t>
        </w:r>
        <w:r w:rsidR="00BF3D5C" w:rsidRPr="00B7223D">
          <w:rPr>
            <w:rPrChange w:id="12053" w:author="The Si Tran" w:date="2012-12-14T06:41:00Z">
              <w:rPr/>
            </w:rPrChange>
          </w:rPr>
          <w:t>ời dùng lựa chọn một trong hai giải thuật huấn luyện: lan truyền ngược và RPROP</w:t>
        </w:r>
      </w:ins>
      <w:ins w:id="12054" w:author="The Si Tran" w:date="2012-12-11T04:44:00Z">
        <w:r w:rsidRPr="00B7223D">
          <w:rPr>
            <w:rPrChange w:id="12055"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2056" w:author="The Si Tran" w:date="2012-12-11T04:47:00Z"/>
          <w:rPrChange w:id="12057" w:author="The Si Tran" w:date="2012-12-14T06:41:00Z">
            <w:rPr>
              <w:ins w:id="12058" w:author="The Si Tran" w:date="2012-12-11T04:47:00Z"/>
            </w:rPr>
          </w:rPrChange>
        </w:rPr>
        <w:pPrChange w:id="12059" w:author="The Si Tran" w:date="2012-12-16T08:47:00Z">
          <w:pPr>
            <w:pStyle w:val="ListParagraph"/>
            <w:spacing w:line="240" w:lineRule="auto"/>
          </w:pPr>
        </w:pPrChange>
      </w:pPr>
      <w:ins w:id="12060" w:author="The Si Tran" w:date="2012-12-11T04:46:00Z">
        <w:r w:rsidRPr="00941798">
          <w:t>Tìm hi</w:t>
        </w:r>
        <w:r w:rsidRPr="002E47E8">
          <w:t>ể</w:t>
        </w:r>
        <w:r w:rsidRPr="00B7223D">
          <w:rPr>
            <w:rPrChange w:id="12061" w:author="The Si Tran" w:date="2012-12-14T06:41:00Z">
              <w:rPr/>
            </w:rPrChange>
          </w:rPr>
          <w:t>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2062" w:author="The Si Tran" w:date="2012-12-11T04:49:00Z"/>
          <w:rPrChange w:id="12063" w:author="The Si Tran" w:date="2012-12-14T06:41:00Z">
            <w:rPr>
              <w:ins w:id="12064" w:author="The Si Tran" w:date="2012-12-11T04:49:00Z"/>
            </w:rPr>
          </w:rPrChange>
        </w:rPr>
        <w:pPrChange w:id="12065" w:author="The Si Tran" w:date="2012-12-16T08:47:00Z">
          <w:pPr>
            <w:pStyle w:val="ListParagraph"/>
            <w:spacing w:line="240" w:lineRule="auto"/>
          </w:pPr>
        </w:pPrChange>
      </w:pPr>
      <w:ins w:id="12066" w:author="The Si Tran" w:date="2012-12-11T04:47:00Z">
        <w:r w:rsidRPr="00B7223D">
          <w:rPr>
            <w:rPrChange w:id="12067" w:author="The Si Tran" w:date="2012-12-14T06:41:00Z">
              <w:rPr/>
            </w:rPrChange>
          </w:rPr>
          <w:t>Tìm hiểu nguyên lý kết hợp hai mô hình mạng nơron và ARIMA, từ đó xây dựng</w:t>
        </w:r>
      </w:ins>
      <w:ins w:id="12068" w:author="The Si Tran" w:date="2012-12-11T04:48:00Z">
        <w:r w:rsidRPr="00B7223D">
          <w:rPr>
            <w:rPrChange w:id="12069"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2070" w:author="The Si Tran" w:date="2012-12-10T19:44:00Z"/>
          <w:rPrChange w:id="12071" w:author="The Si Tran" w:date="2012-12-14T06:41:00Z">
            <w:rPr>
              <w:ins w:id="12072" w:author="The Si Tran" w:date="2012-12-10T19:44:00Z"/>
            </w:rPr>
          </w:rPrChange>
        </w:rPr>
        <w:pPrChange w:id="12073" w:author="The Si Tran" w:date="2012-12-16T08:47:00Z">
          <w:pPr>
            <w:pStyle w:val="Heading2"/>
          </w:pPr>
        </w:pPrChange>
      </w:pPr>
      <w:ins w:id="12074" w:author="The Si Tran" w:date="2012-12-11T04:44:00Z">
        <w:r w:rsidRPr="00B7223D">
          <w:rPr>
            <w:rPrChange w:id="12075" w:author="The Si Tran" w:date="2012-12-14T06:41:00Z">
              <w:rPr/>
            </w:rPrChange>
          </w:rPr>
          <w:t>Thực hiện chạy thử nghiệm chương trình trên các bộ dữ liệu mẫu</w:t>
        </w:r>
      </w:ins>
      <w:ins w:id="12076" w:author="The Si Tran" w:date="2012-12-11T04:50:00Z">
        <w:r w:rsidR="009C08F4" w:rsidRPr="00B7223D">
          <w:rPr>
            <w:rPrChange w:id="12077" w:author="The Si Tran" w:date="2012-12-14T06:41:00Z">
              <w:rPr>
                <w:b w:val="0"/>
                <w:bCs w:val="0"/>
                <w:iCs w:val="0"/>
              </w:rPr>
            </w:rPrChange>
          </w:rPr>
          <w:t xml:space="preserve"> khác nhau, </w:t>
        </w:r>
      </w:ins>
      <w:ins w:id="12078" w:author="The Si Tran" w:date="2012-12-11T04:51:00Z">
        <w:r w:rsidR="009C08F4" w:rsidRPr="00B7223D">
          <w:rPr>
            <w:rPrChange w:id="12079" w:author="The Si Tran" w:date="2012-12-14T06:41:00Z">
              <w:rPr>
                <w:b w:val="0"/>
                <w:bCs w:val="0"/>
                <w:iCs w:val="0"/>
              </w:rPr>
            </w:rPrChange>
          </w:rPr>
          <w:t>từ đó kiểm tra tính đúng đắn của cơ sở lý thuyết.</w:t>
        </w:r>
      </w:ins>
    </w:p>
    <w:p w14:paraId="0E72C806" w14:textId="12ACA8E1" w:rsidR="00662C01" w:rsidRDefault="00662C01">
      <w:pPr>
        <w:pStyle w:val="Heading3"/>
        <w:rPr>
          <w:ins w:id="12080" w:author="The Si Tran" w:date="2012-12-11T05:41:00Z"/>
        </w:rPr>
      </w:pPr>
      <w:bookmarkStart w:id="12081" w:name="_Toc343837434"/>
      <w:ins w:id="12082" w:author="The Si Tran" w:date="2012-12-10T19:41:00Z">
        <w:r w:rsidRPr="00662C01">
          <w:t>Những đúc kết về mặt lý luận</w:t>
        </w:r>
      </w:ins>
      <w:bookmarkEnd w:id="12081"/>
    </w:p>
    <w:p w14:paraId="64704074" w14:textId="6D7FF1E7" w:rsidR="00D54C04" w:rsidRDefault="00D54C04">
      <w:pPr>
        <w:rPr>
          <w:ins w:id="12083" w:author="The Si Tran" w:date="2012-12-11T05:42:00Z"/>
        </w:rPr>
        <w:pPrChange w:id="12084" w:author="The Si Tran" w:date="2012-12-16T08:47:00Z">
          <w:pPr>
            <w:pStyle w:val="Heading3"/>
          </w:pPr>
        </w:pPrChange>
      </w:pPr>
      <w:ins w:id="12085" w:author="The Si Tran" w:date="2012-12-11T05:41:00Z">
        <w:r>
          <w:t>Qua quá trình hiện thực và chạy thực nghiệm mô hình kết hợp SARIMA</w:t>
        </w:r>
      </w:ins>
      <w:ins w:id="12086"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2087" w:author="The Si Tran" w:date="2012-12-11T05:45:00Z"/>
        </w:rPr>
        <w:pPrChange w:id="12088" w:author="The Si Tran" w:date="2012-12-16T08:47:00Z">
          <w:pPr>
            <w:pStyle w:val="Heading3"/>
          </w:pPr>
        </w:pPrChange>
      </w:pPr>
      <w:ins w:id="12089" w:author="The Si Tran" w:date="2012-12-11T05:43:00Z">
        <w:r w:rsidRPr="000C3A28">
          <w:t>Đ</w:t>
        </w:r>
        <w:r w:rsidRPr="00941798">
          <w:t>ố</w:t>
        </w:r>
        <w:r w:rsidRPr="002E47E8">
          <w:t>i v</w:t>
        </w:r>
        <w:r w:rsidRPr="00B7223D">
          <w:rPr>
            <w:rPrChange w:id="12090" w:author="The Si Tran" w:date="2012-12-14T06:42:00Z">
              <w:rPr>
                <w:b w:val="0"/>
                <w:bCs w:val="0"/>
              </w:rPr>
            </w:rPrChange>
          </w:rPr>
          <w:t xml:space="preserve">ới các </w:t>
        </w:r>
      </w:ins>
      <w:ins w:id="12091" w:author="The Si Tran" w:date="2012-12-11T05:44:00Z">
        <w:r w:rsidRPr="00B7223D">
          <w:rPr>
            <w:rPrChange w:id="12092" w:author="The Si Tran" w:date="2012-12-14T06:42:00Z">
              <w:rPr>
                <w:b w:val="0"/>
                <w:bCs w:val="0"/>
              </w:rPr>
            </w:rPrChange>
          </w:rPr>
          <w:t xml:space="preserve">chuỗi dữ liệu chỉ có tính mùa hoặc xu hướng thì </w:t>
        </w:r>
      </w:ins>
      <w:ins w:id="12093" w:author="The Si Tran" w:date="2012-12-11T05:45:00Z">
        <w:r w:rsidRPr="00B7223D">
          <w:rPr>
            <w:rPrChange w:id="12094" w:author="The Si Tran" w:date="2012-12-14T06:42:00Z">
              <w:rPr>
                <w:b w:val="0"/>
                <w:bCs w:val="0"/>
              </w:rPr>
            </w:rPrChange>
          </w:rPr>
          <w:t>mô hình</w:t>
        </w:r>
      </w:ins>
      <w:ins w:id="12095" w:author="The Si Tran" w:date="2012-12-11T05:44:00Z">
        <w:r w:rsidRPr="00B7223D">
          <w:rPr>
            <w:rPrChange w:id="12096" w:author="The Si Tran" w:date="2012-12-14T06:42:00Z">
              <w:rPr>
                <w:b w:val="0"/>
                <w:bCs w:val="0"/>
              </w:rPr>
            </w:rPrChange>
          </w:rPr>
          <w:t xml:space="preserve"> SARIMA có kết quả ch</w:t>
        </w:r>
      </w:ins>
      <w:ins w:id="12097" w:author="The Si Tran" w:date="2012-12-11T05:45:00Z">
        <w:r w:rsidRPr="00B7223D">
          <w:rPr>
            <w:rPrChange w:id="12098" w:author="The Si Tran" w:date="2012-12-14T06:42:00Z">
              <w:rPr>
                <w:b w:val="0"/>
                <w:bCs w:val="0"/>
              </w:rPr>
            </w:rPrChange>
          </w:rPr>
          <w:t>ính xác hơn mô hình mạng nơron.</w:t>
        </w:r>
      </w:ins>
    </w:p>
    <w:p w14:paraId="72628387" w14:textId="77777777" w:rsidR="00983080" w:rsidRPr="00097101" w:rsidRDefault="00983080">
      <w:pPr>
        <w:pStyle w:val="BuletL1"/>
        <w:rPr>
          <w:ins w:id="12099" w:author="The Si Tran" w:date="2012-12-11T05:47:00Z"/>
        </w:rPr>
        <w:pPrChange w:id="12100" w:author="The Si Tran" w:date="2012-12-16T08:47:00Z">
          <w:pPr>
            <w:pStyle w:val="Heading3"/>
          </w:pPr>
        </w:pPrChange>
      </w:pPr>
      <w:ins w:id="12101" w:author="The Si Tran" w:date="2012-12-11T05:45:00Z">
        <w:r w:rsidRPr="000C3A28">
          <w:t>Đ</w:t>
        </w:r>
        <w:r w:rsidRPr="00941798">
          <w:t>ố</w:t>
        </w:r>
        <w:r w:rsidRPr="002E47E8">
          <w:t>i v</w:t>
        </w:r>
        <w:r w:rsidRPr="00B7223D">
          <w:rPr>
            <w:rPrChange w:id="12102" w:author="The Si Tran" w:date="2012-12-14T06:42:00Z">
              <w:rPr>
                <w:b w:val="0"/>
                <w:bCs w:val="0"/>
              </w:rPr>
            </w:rPrChange>
          </w:rPr>
          <w:t xml:space="preserve">ới các chuỗi dữ liệu có tính </w:t>
        </w:r>
      </w:ins>
      <w:ins w:id="12103" w:author="The Si Tran" w:date="2012-12-11T05:46:00Z">
        <w:r w:rsidRPr="00B7223D">
          <w:rPr>
            <w:rPrChange w:id="12104" w:author="The Si Tran" w:date="2012-12-14T06:42:00Z">
              <w:rPr>
                <w:b w:val="0"/>
                <w:bCs w:val="0"/>
              </w:rPr>
            </w:rPrChange>
          </w:rPr>
          <w:t>phi tuyến thì mô hình mạng nơron cho kết quả chính xác hơn.</w:t>
        </w:r>
      </w:ins>
    </w:p>
    <w:p w14:paraId="485CC0A3" w14:textId="2C3FD59D" w:rsidR="002C1C14" w:rsidRPr="00097101" w:rsidRDefault="002C1C14">
      <w:pPr>
        <w:pStyle w:val="BuletL1"/>
        <w:rPr>
          <w:ins w:id="12105" w:author="The Si Tran" w:date="2012-12-11T05:48:00Z"/>
        </w:rPr>
        <w:pPrChange w:id="12106" w:author="The Si Tran" w:date="2012-12-16T08:47:00Z">
          <w:pPr>
            <w:pStyle w:val="Heading3"/>
          </w:pPr>
        </w:pPrChange>
      </w:pPr>
      <w:ins w:id="12107" w:author="The Si Tran" w:date="2012-12-11T05:47:00Z">
        <w:r w:rsidRPr="000C3A28">
          <w:t>Do d</w:t>
        </w:r>
        <w:r w:rsidRPr="00941798">
          <w:t>ự</w:t>
        </w:r>
        <w:r w:rsidRPr="002E47E8">
          <w:t>a trên đ</w:t>
        </w:r>
        <w:r w:rsidRPr="00B7223D">
          <w:rPr>
            <w:rPrChange w:id="12108" w:author="The Si Tran" w:date="2012-12-14T06:42:00Z">
              <w:rPr>
                <w:b w:val="0"/>
                <w:bCs w:val="0"/>
              </w:rPr>
            </w:rPrChange>
          </w:rPr>
          <w:t xml:space="preserve">ặc tính của cả chuỗi thời gian nên mô hình SARIMA có khả năng dự </w:t>
        </w:r>
      </w:ins>
      <w:r w:rsidR="00286C29">
        <w:t xml:space="preserve">báo </w:t>
      </w:r>
      <w:ins w:id="12109" w:author="The Si Tran" w:date="2012-12-11T05:48:00Z">
        <w:r w:rsidRPr="00B7223D">
          <w:rPr>
            <w:rPrChange w:id="12110" w:author="The Si Tran" w:date="2012-12-14T06:42:00Z">
              <w:rPr>
                <w:b w:val="0"/>
                <w:bCs w:val="0"/>
              </w:rPr>
            </w:rPrChange>
          </w:rPr>
          <w:t xml:space="preserve"> xa chính xác hơn mô hình mạng nơron.</w:t>
        </w:r>
      </w:ins>
    </w:p>
    <w:p w14:paraId="29570AF4" w14:textId="36AD8EBB" w:rsidR="002C1C14" w:rsidRPr="00097101" w:rsidRDefault="002C1C14">
      <w:pPr>
        <w:pStyle w:val="BuletL1"/>
        <w:rPr>
          <w:ins w:id="12111" w:author="The Si Tran" w:date="2012-12-10T19:41:00Z"/>
        </w:rPr>
        <w:pPrChange w:id="12112" w:author="The Si Tran" w:date="2012-12-16T08:47:00Z">
          <w:pPr>
            <w:pStyle w:val="Heading3"/>
          </w:pPr>
        </w:pPrChange>
      </w:pPr>
      <w:ins w:id="12113" w:author="The Si Tran" w:date="2012-12-11T05:48:00Z">
        <w:r w:rsidRPr="000C3A28">
          <w:lastRenderedPageBreak/>
          <w:t>B</w:t>
        </w:r>
        <w:r w:rsidRPr="00941798">
          <w:t>ằ</w:t>
        </w:r>
        <w:r w:rsidRPr="002E47E8">
          <w:t>ng cách k</w:t>
        </w:r>
        <w:r w:rsidRPr="00B7223D">
          <w:rPr>
            <w:rPrChange w:id="12114" w:author="The Si Tran" w:date="2012-12-14T06:42:00Z">
              <w:rPr>
                <w:b w:val="0"/>
                <w:bCs w:val="0"/>
              </w:rPr>
            </w:rPrChange>
          </w:rPr>
          <w:t>ết hợp cả hai mô hình SARIMA và mạng nơron, ta c</w:t>
        </w:r>
      </w:ins>
      <w:ins w:id="12115" w:author="The Si Tran" w:date="2012-12-11T05:49:00Z">
        <w:r w:rsidRPr="00B7223D">
          <w:rPr>
            <w:rPrChange w:id="12116" w:author="The Si Tran" w:date="2012-12-14T06:42:00Z">
              <w:rPr>
                <w:b w:val="0"/>
                <w:bCs w:val="0"/>
              </w:rPr>
            </w:rPrChange>
          </w:rPr>
          <w:t>ó thể xây dựng một mô hình thích hợp với nhiều loại dữ liệu khác nhau</w:t>
        </w:r>
        <w:r w:rsidR="00BD71C0" w:rsidRPr="00B7223D">
          <w:rPr>
            <w:rPrChange w:id="12117" w:author="The Si Tran" w:date="2012-12-14T06:42:00Z">
              <w:rPr>
                <w:b w:val="0"/>
                <w:bCs w:val="0"/>
              </w:rPr>
            </w:rPrChange>
          </w:rPr>
          <w:t xml:space="preserve">, cho ra kết quả </w:t>
        </w:r>
      </w:ins>
      <w:r w:rsidR="00D95093">
        <w:t xml:space="preserve">dự báo </w:t>
      </w:r>
      <w:ins w:id="12118" w:author="The Si Tran" w:date="2012-12-11T05:49:00Z">
        <w:r w:rsidR="00BD71C0" w:rsidRPr="00941798">
          <w:t>chính xác c</w:t>
        </w:r>
      </w:ins>
      <w:ins w:id="12119" w:author="The Si Tran" w:date="2012-12-11T05:50:00Z">
        <w:r w:rsidR="00BD71C0" w:rsidRPr="002E47E8">
          <w:t>ao.</w:t>
        </w:r>
      </w:ins>
    </w:p>
    <w:p w14:paraId="0B4BEF09" w14:textId="4AB6B473" w:rsidR="00E830E0" w:rsidRDefault="00662C01">
      <w:pPr>
        <w:pStyle w:val="Heading3"/>
        <w:rPr>
          <w:ins w:id="12120" w:author="The Si Tran" w:date="2012-12-11T05:27:00Z"/>
        </w:rPr>
        <w:pPrChange w:id="12121" w:author="The Si Tran" w:date="2012-12-14T06:40:00Z">
          <w:pPr>
            <w:pStyle w:val="Heading2"/>
          </w:pPr>
        </w:pPrChange>
      </w:pPr>
      <w:bookmarkStart w:id="12122" w:name="_Toc343837435"/>
      <w:ins w:id="12123" w:author="The Si Tran" w:date="2012-12-10T19:41:00Z">
        <w:r>
          <w:t>Mặt hạn chế</w:t>
        </w:r>
      </w:ins>
      <w:bookmarkEnd w:id="12122"/>
    </w:p>
    <w:p w14:paraId="7B1DEF2D" w14:textId="33E9B641" w:rsidR="006B1716" w:rsidRPr="00102ED8" w:rsidRDefault="00DA3C57">
      <w:pPr>
        <w:rPr>
          <w:ins w:id="12124" w:author="The Si Tran" w:date="2012-12-11T05:29:00Z"/>
        </w:rPr>
        <w:pPrChange w:id="12125" w:author="The Si Tran" w:date="2012-12-16T08:47:00Z">
          <w:pPr>
            <w:spacing w:before="0"/>
            <w:ind w:firstLine="720"/>
          </w:pPr>
        </w:pPrChange>
      </w:pPr>
      <w:ins w:id="12126" w:author="The Si Tran" w:date="2012-12-11T05:31:00Z">
        <w:r>
          <w:t>Mô hình này chưa có phần tiền xử lý dữ liệu</w:t>
        </w:r>
      </w:ins>
      <w:ins w:id="12127" w:author="The Si Tran" w:date="2012-12-11T05:32:00Z">
        <w:r>
          <w:t>, nên đối với các dữ liệu chưa qua tiề</w:t>
        </w:r>
        <w:r w:rsidR="00B7223D">
          <w:t xml:space="preserve">n </w:t>
        </w:r>
        <w:r>
          <w:t>xử lý có chứa giá trị nhi</w:t>
        </w:r>
      </w:ins>
      <w:ins w:id="12128" w:author="The Si Tran" w:date="2012-12-11T05:33:00Z">
        <w:r>
          <w:t>ễu, không hợp lệ… thì kết quả của</w:t>
        </w:r>
      </w:ins>
      <w:ins w:id="12129" w:author="The Si Tran" w:date="2012-12-11T05:34:00Z">
        <w:r>
          <w:t xml:space="preserve"> mô hình không được cao.</w:t>
        </w:r>
      </w:ins>
    </w:p>
    <w:p w14:paraId="466D996B" w14:textId="77777777" w:rsidR="006A21F7" w:rsidRDefault="00E830E0">
      <w:pPr>
        <w:rPr>
          <w:ins w:id="12130" w:author="The Si Tran" w:date="2012-12-11T05:34:00Z"/>
        </w:rPr>
        <w:pPrChange w:id="12131" w:author="The Si Tran" w:date="2012-12-16T08:47:00Z">
          <w:pPr>
            <w:pStyle w:val="Heading2"/>
          </w:pPr>
        </w:pPrChange>
      </w:pPr>
      <w:ins w:id="12132" w:author="The Si Tran" w:date="2012-12-11T05:29:00Z">
        <w:r w:rsidRPr="00102ED8">
          <w:t>Giao diện chương trình hiện thực chưa thân thiện với người dùng.</w:t>
        </w:r>
      </w:ins>
      <w:del w:id="12133"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0C3A28" w:rsidDel="00662C01">
          <w:delText>ế</w:delText>
        </w:r>
        <w:r w:rsidR="00783FDB" w:rsidRPr="00941798" w:rsidDel="00662C01">
          <w:delText>t</w:delText>
        </w:r>
      </w:del>
    </w:p>
    <w:p w14:paraId="75A37250" w14:textId="6C2D0D83" w:rsidR="00DA3C57" w:rsidRPr="008B2578" w:rsidRDefault="00DA3C57">
      <w:pPr>
        <w:rPr>
          <w:szCs w:val="26"/>
        </w:rPr>
        <w:pPrChange w:id="12134" w:author="The Si Tran" w:date="2012-12-16T08:47:00Z">
          <w:pPr>
            <w:pStyle w:val="Heading2"/>
          </w:pPr>
        </w:pPrChange>
      </w:pPr>
      <w:ins w:id="12135" w:author="The Si Tran" w:date="2012-12-11T05:34:00Z">
        <w:r>
          <w:t xml:space="preserve">Mô hình được xây dựng nhằm </w:t>
        </w:r>
      </w:ins>
      <w:ins w:id="12136" w:author="The Si Tran" w:date="2012-12-11T05:35:00Z">
        <w:r>
          <w:t>hiện thực các lý thuyết đã nghiên cứu</w:t>
        </w:r>
      </w:ins>
      <w:ins w:id="12137" w:author="The Si Tran" w:date="2012-12-11T05:36:00Z">
        <w:r>
          <w:t xml:space="preserve"> n</w:t>
        </w:r>
      </w:ins>
      <w:ins w:id="12138" w:author="The Si Tran" w:date="2012-12-11T05:37:00Z">
        <w:r>
          <w:t>ên chỉ sử dụ</w:t>
        </w:r>
        <w:r w:rsidR="00B7223D">
          <w:t xml:space="preserve">ng </w:t>
        </w:r>
      </w:ins>
      <w:r w:rsidR="00213161">
        <w:t>c</w:t>
      </w:r>
      <w:ins w:id="12139" w:author="The Si Tran" w:date="2012-12-11T05:37:00Z">
        <w:r>
          <w:t xml:space="preserve">ác dữ liệu đã </w:t>
        </w:r>
        <w:proofErr w:type="gramStart"/>
        <w:r>
          <w:t>thu</w:t>
        </w:r>
        <w:proofErr w:type="gramEnd"/>
        <w:r>
          <w:t xml:space="preserve"> thập sẵn, không có cập nhật các dữ liệu mới theo thời gian</w:t>
        </w:r>
      </w:ins>
      <w:ins w:id="12140" w:author="The Si Tran" w:date="2012-12-11T05:38:00Z">
        <w:r w:rsidR="00B7223D">
          <w:t xml:space="preserve"> nên </w:t>
        </w:r>
        <w:r>
          <w:t>c</w:t>
        </w:r>
      </w:ins>
      <w:ins w:id="12141" w:author="The Si Tran" w:date="2012-12-11T05:39:00Z">
        <w:r>
          <w:t>ần phải thay đổi để phù hợp với các bài toán thực tiễn.</w:t>
        </w:r>
      </w:ins>
    </w:p>
    <w:p w14:paraId="1A655C1A" w14:textId="13DD86DB" w:rsidR="00783FDB" w:rsidRDefault="00783FDB" w:rsidP="00286C29">
      <w:pPr>
        <w:pStyle w:val="Heading2"/>
        <w:rPr>
          <w:ins w:id="12142" w:author="The Si Tran" w:date="2012-12-11T04:57:00Z"/>
        </w:rPr>
      </w:pPr>
      <w:bookmarkStart w:id="12143" w:name="_Toc343837436"/>
      <w:r w:rsidRPr="0049233F">
        <w:rPr>
          <w:rPrChange w:id="12144" w:author="The Si Tran" w:date="2012-12-05T23:02:00Z">
            <w:rPr>
              <w:rFonts w:cs="Times New Roman"/>
            </w:rPr>
          </w:rPrChange>
        </w:rPr>
        <w:t>Hướng phát triển đề tài</w:t>
      </w:r>
      <w:bookmarkEnd w:id="12143"/>
    </w:p>
    <w:p w14:paraId="3D8B20CB" w14:textId="7CF2E319" w:rsidR="00F27A65" w:rsidRDefault="00F27A65">
      <w:pPr>
        <w:rPr>
          <w:ins w:id="12145" w:author="The Si Tran" w:date="2012-12-11T05:02:00Z"/>
        </w:rPr>
        <w:pPrChange w:id="12146" w:author="The Si Tran" w:date="2012-12-16T08:47:00Z">
          <w:pPr>
            <w:pStyle w:val="Heading2"/>
          </w:pPr>
        </w:pPrChange>
      </w:pPr>
      <w:ins w:id="12147" w:author="The Si Tran" w:date="2012-12-11T04:57:00Z">
        <w:r>
          <w:t>Đề tài đã đưa ra mô hình kết hợp SARIMA với mạng nơron</w:t>
        </w:r>
      </w:ins>
      <w:ins w:id="12148" w:author="The Si Tran" w:date="2012-12-11T04:58:00Z">
        <w:r>
          <w:t xml:space="preserve"> </w:t>
        </w:r>
      </w:ins>
      <w:ins w:id="12149" w:author="The Si Tran" w:date="2012-12-11T04:59:00Z">
        <w:r>
          <w:t>trong</w:t>
        </w:r>
      </w:ins>
      <w:ins w:id="12150" w:author="The Si Tran" w:date="2012-12-11T04:58:00Z">
        <w:r>
          <w:t xml:space="preserve"> bài toán dự báo chuỗi thời gian</w:t>
        </w:r>
      </w:ins>
      <w:ins w:id="12151" w:author="The Si Tran" w:date="2012-12-11T04:59:00Z">
        <w:r>
          <w:t>. Tuy nhiên, để cải thiện độ chính xác của mô hình</w:t>
        </w:r>
      </w:ins>
      <w:ins w:id="12152" w:author="The Si Tran" w:date="2012-12-11T05:01:00Z">
        <w:r>
          <w:t xml:space="preserve">, chúng ta cần </w:t>
        </w:r>
      </w:ins>
      <w:ins w:id="12153" w:author="The Si Tran" w:date="2012-12-11T05:02:00Z">
        <w:r w:rsidRPr="00F27A65">
          <w:t>bổ xung các tiếp cận nghiên cứu mới trong tương lai như sau:</w:t>
        </w:r>
      </w:ins>
    </w:p>
    <w:p w14:paraId="1D75F34D" w14:textId="3CDAF31E" w:rsidR="00D66640" w:rsidRPr="00097101" w:rsidRDefault="00F27A65">
      <w:pPr>
        <w:pStyle w:val="BuletL1"/>
        <w:rPr>
          <w:ins w:id="12154" w:author="The Si Tran" w:date="2012-12-11T05:21:00Z"/>
        </w:rPr>
        <w:pPrChange w:id="12155" w:author="The Si Tran" w:date="2012-12-16T08:47:00Z">
          <w:pPr>
            <w:pStyle w:val="Heading2"/>
          </w:pPr>
        </w:pPrChange>
      </w:pPr>
      <w:ins w:id="12156" w:author="The Si Tran" w:date="2012-12-11T05:03:00Z">
        <w:r w:rsidRPr="000C3A28">
          <w:t>Trong mô hình SARIMA, đ</w:t>
        </w:r>
        <w:r w:rsidRPr="00941798">
          <w:t>ể</w:t>
        </w:r>
        <w:r w:rsidRPr="002E47E8">
          <w:t xml:space="preserve"> chuy</w:t>
        </w:r>
        <w:r w:rsidRPr="00B7223D">
          <w:rPr>
            <w:rPrChange w:id="12157" w:author="The Si Tran" w:date="2012-12-14T06:43:00Z">
              <w:rPr>
                <w:b w:val="0"/>
                <w:bCs w:val="0"/>
                <w:iCs w:val="0"/>
              </w:rPr>
            </w:rPrChange>
          </w:rPr>
          <w:t>ển đổi từ chuỗi dữ liệu có tính mùa và xu hướng, chúng tôi đã sử dụng phương pháp lấy hiệu</w:t>
        </w:r>
      </w:ins>
      <w:ins w:id="12158" w:author="The Si Tran" w:date="2012-12-11T05:12:00Z">
        <w:r w:rsidR="002E24B1" w:rsidRPr="00B7223D">
          <w:rPr>
            <w:rPrChange w:id="12159" w:author="The Si Tran" w:date="2012-12-14T06:43:00Z">
              <w:rPr>
                <w:b w:val="0"/>
                <w:bCs w:val="0"/>
                <w:iCs w:val="0"/>
              </w:rPr>
            </w:rPrChange>
          </w:rPr>
          <w:t>. Nhưng phương pháp này đòi hỏi phương sai của chuỗi dữ liệu phải tĩnh.</w:t>
        </w:r>
      </w:ins>
      <w:ins w:id="12160" w:author="The Si Tran" w:date="2012-12-11T05:14:00Z">
        <w:r w:rsidR="002E24B1" w:rsidRPr="00B7223D">
          <w:rPr>
            <w:rPrChange w:id="12161" w:author="The Si Tran" w:date="2012-12-14T06:43:00Z">
              <w:rPr>
                <w:b w:val="0"/>
                <w:bCs w:val="0"/>
                <w:iCs w:val="0"/>
              </w:rPr>
            </w:rPrChange>
          </w:rPr>
          <w:t xml:space="preserve"> </w:t>
        </w:r>
        <w:r w:rsidR="00330004" w:rsidRPr="00B7223D">
          <w:rPr>
            <w:rPrChange w:id="12162" w:author="The Si Tran" w:date="2012-12-14T06:43:00Z">
              <w:rPr>
                <w:b w:val="0"/>
                <w:bCs w:val="0"/>
                <w:iCs w:val="0"/>
              </w:rPr>
            </w:rPrChange>
          </w:rPr>
          <w:t>Trong tr</w:t>
        </w:r>
      </w:ins>
      <w:ins w:id="12163" w:author="The Si Tran" w:date="2012-12-11T05:15:00Z">
        <w:r w:rsidR="00330004" w:rsidRPr="00B7223D">
          <w:rPr>
            <w:rPrChange w:id="12164" w:author="The Si Tran" w:date="2012-12-14T06:43:00Z">
              <w:rPr>
                <w:b w:val="0"/>
                <w:bCs w:val="0"/>
                <w:iCs w:val="0"/>
              </w:rPr>
            </w:rPrChange>
          </w:rPr>
          <w:t xml:space="preserve">ường hợp này cần phải sử dụng các phương pháp chuyển đổi khác: </w:t>
        </w:r>
      </w:ins>
      <w:ins w:id="12165" w:author="The Si Tran" w:date="2012-12-11T05:20:00Z">
        <w:r w:rsidR="00B663DE" w:rsidRPr="00B7223D">
          <w:rPr>
            <w:rPrChange w:id="12166" w:author="The Si Tran" w:date="2012-12-14T06:43:00Z">
              <w:rPr>
                <w:b w:val="0"/>
                <w:bCs w:val="0"/>
                <w:iCs w:val="0"/>
              </w:rPr>
            </w:rPrChange>
          </w:rPr>
          <w:t>phép biến đổi logarí</w:t>
        </w:r>
      </w:ins>
      <w:r w:rsidR="00D95093">
        <w:t>t</w:t>
      </w:r>
      <w:ins w:id="12167" w:author="The Si Tran" w:date="2012-12-11T05:20:00Z">
        <w:r w:rsidR="00B663DE" w:rsidRPr="00941798">
          <w:t xml:space="preserve">, </w:t>
        </w:r>
      </w:ins>
      <w:ins w:id="12168" w:author="The Si Tran" w:date="2012-12-11T05:21:00Z">
        <w:r w:rsidR="00B663DE" w:rsidRPr="002E47E8">
          <w:t>phép bi</w:t>
        </w:r>
        <w:r w:rsidR="00B663DE" w:rsidRPr="00B7223D">
          <w:rPr>
            <w:rPrChange w:id="12169" w:author="The Si Tran" w:date="2012-12-14T06:43:00Z">
              <w:rPr>
                <w:b w:val="0"/>
                <w:bCs w:val="0"/>
                <w:iCs w:val="0"/>
              </w:rPr>
            </w:rPrChange>
          </w:rPr>
          <w:t>ến đổi Box-Cox power.</w:t>
        </w:r>
      </w:ins>
    </w:p>
    <w:p w14:paraId="5103857F" w14:textId="77777777" w:rsidR="00D66640" w:rsidRPr="00B7223D" w:rsidRDefault="00D66640">
      <w:pPr>
        <w:pStyle w:val="BuletL1"/>
        <w:rPr>
          <w:rPrChange w:id="12170" w:author="The Si Tran" w:date="2012-12-14T06:43:00Z">
            <w:rPr/>
          </w:rPrChange>
        </w:rPr>
        <w:pPrChange w:id="12171" w:author="The Si Tran" w:date="2012-12-16T08:47:00Z">
          <w:pPr>
            <w:pStyle w:val="Heading2"/>
          </w:pPr>
        </w:pPrChange>
      </w:pPr>
      <w:ins w:id="12172" w:author="The Si Tran" w:date="2012-12-11T05:21:00Z">
        <w:r w:rsidRPr="000C3A28">
          <w:t>Theo th</w:t>
        </w:r>
        <w:r w:rsidRPr="00941798">
          <w:t>ờ</w:t>
        </w:r>
        <w:r w:rsidRPr="002E47E8">
          <w:t>i gian</w:t>
        </w:r>
      </w:ins>
      <w:ins w:id="12173" w:author="The Si Tran" w:date="2012-12-11T05:22:00Z">
        <w:r w:rsidRPr="00B7223D">
          <w:rPr>
            <w:rPrChange w:id="12174" w:author="The Si Tran" w:date="2012-12-14T06:43:00Z">
              <w:rPr>
                <w:b w:val="0"/>
                <w:bCs w:val="0"/>
                <w:iCs w:val="0"/>
              </w:rPr>
            </w:rPrChange>
          </w:rPr>
          <w:t xml:space="preserve"> thì chuỗi dữ liệu thay đổi tính chất, mô hình đã ước lượng trước đây có thể</w:t>
        </w:r>
      </w:ins>
      <w:ins w:id="12175" w:author="The Si Tran" w:date="2012-12-11T05:23:00Z">
        <w:r w:rsidRPr="00B7223D">
          <w:rPr>
            <w:rPrChange w:id="12176" w:author="The Si Tran" w:date="2012-12-14T06:43:00Z">
              <w:rPr>
                <w:b w:val="0"/>
                <w:bCs w:val="0"/>
                <w:iCs w:val="0"/>
              </w:rPr>
            </w:rPrChange>
          </w:rPr>
          <w:t xml:space="preserve"> không phù hợp nữa. Chúng ta cần xây dựng phương pháp ước lượng trực tuyến, dựa vào mô hình đã xây dựng và giá trị thực chúng ta đánh giá sai số,</w:t>
        </w:r>
      </w:ins>
      <w:ins w:id="12177" w:author="The Si Tran" w:date="2012-12-11T05:25:00Z">
        <w:r w:rsidRPr="00B7223D">
          <w:rPr>
            <w:rPrChange w:id="12178" w:author="The Si Tran" w:date="2012-12-14T06:43:00Z">
              <w:rPr>
                <w:b w:val="0"/>
                <w:bCs w:val="0"/>
                <w:iCs w:val="0"/>
              </w:rPr>
            </w:rPrChange>
          </w:rPr>
          <w:t xml:space="preserve"> </w:t>
        </w:r>
      </w:ins>
      <w:ins w:id="12179" w:author="The Si Tran" w:date="2012-12-11T05:23:00Z">
        <w:r w:rsidRPr="00B7223D">
          <w:rPr>
            <w:rPrChange w:id="12180" w:author="The Si Tran" w:date="2012-12-14T06:43:00Z">
              <w:rPr>
                <w:b w:val="0"/>
                <w:bCs w:val="0"/>
                <w:iCs w:val="0"/>
              </w:rPr>
            </w:rPrChange>
          </w:rPr>
          <w:t>cập</w:t>
        </w:r>
      </w:ins>
      <w:ins w:id="12181" w:author="The Si Tran" w:date="2012-12-11T05:25:00Z">
        <w:r w:rsidRPr="00B7223D">
          <w:rPr>
            <w:rPrChange w:id="12182" w:author="The Si Tran" w:date="2012-12-14T06:43:00Z">
              <w:rPr>
                <w:b w:val="0"/>
                <w:bCs w:val="0"/>
                <w:iCs w:val="0"/>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2183" w:author="The Si Tran" w:date="2012-12-05T23:02:00Z">
            <w:rPr>
              <w:b/>
              <w:bCs/>
              <w:kern w:val="32"/>
              <w:sz w:val="32"/>
              <w:szCs w:val="26"/>
            </w:rPr>
          </w:rPrChange>
        </w:rPr>
      </w:pPr>
      <w:bookmarkStart w:id="12184" w:name="_Toc328879942"/>
      <w:bookmarkStart w:id="12185" w:name="_Toc328895018"/>
      <w:r w:rsidRPr="0049233F">
        <w:rPr>
          <w:szCs w:val="26"/>
        </w:rPr>
        <w:br w:type="page"/>
      </w:r>
    </w:p>
    <w:p w14:paraId="23073CA3" w14:textId="57D391E2" w:rsidR="00783FDB" w:rsidRPr="000C3A28" w:rsidRDefault="00783FDB">
      <w:pPr>
        <w:pStyle w:val="Heading1"/>
        <w:numPr>
          <w:ilvl w:val="0"/>
          <w:numId w:val="0"/>
        </w:numPr>
        <w:ind w:left="360"/>
        <w:rPr>
          <w:b w:val="0"/>
        </w:rPr>
        <w:pPrChange w:id="12186" w:author="The Si Tran" w:date="2012-12-16T09:45:00Z">
          <w:pPr>
            <w:pStyle w:val="Heading1"/>
            <w:numPr>
              <w:numId w:val="0"/>
            </w:numPr>
            <w:spacing w:before="100" w:beforeAutospacing="1" w:after="100" w:afterAutospacing="1"/>
            <w:ind w:left="0" w:firstLine="0"/>
            <w:jc w:val="both"/>
          </w:pPr>
        </w:pPrChange>
      </w:pPr>
      <w:bookmarkStart w:id="12187" w:name="_Toc343837437"/>
      <w:r w:rsidRPr="0049233F">
        <w:rPr>
          <w:rPrChange w:id="12188" w:author="The Si Tran" w:date="2012-12-05T23:02:00Z">
            <w:rPr>
              <w:rFonts w:cs="Times New Roman"/>
              <w:iCs/>
              <w:kern w:val="0"/>
              <w:sz w:val="28"/>
              <w:szCs w:val="26"/>
            </w:rPr>
          </w:rPrChange>
        </w:rPr>
        <w:lastRenderedPageBreak/>
        <w:t>TÀI LIỆU THAM KHẢO</w:t>
      </w:r>
      <w:bookmarkEnd w:id="12184"/>
      <w:bookmarkEnd w:id="12185"/>
      <w:bookmarkEnd w:id="12187"/>
    </w:p>
    <w:p w14:paraId="67AE0CAF" w14:textId="77777777" w:rsidR="008C1D28" w:rsidRPr="00B7223D" w:rsidRDefault="008C1D28" w:rsidP="00097101">
      <w:pPr>
        <w:ind w:firstLine="547"/>
        <w:rPr>
          <w:ins w:id="12189" w:author="The Si Tran" w:date="2012-12-12T00:03:00Z"/>
          <w:szCs w:val="26"/>
        </w:rPr>
      </w:pPr>
      <w:ins w:id="12190" w:author="The Si Tran" w:date="2012-12-12T00:03:00Z">
        <w:r w:rsidRPr="00B7223D">
          <w:rPr>
            <w:szCs w:val="26"/>
          </w:rPr>
          <w:t xml:space="preserve">[1] J. E. Hanke, D. W. Wichenrn. </w:t>
        </w:r>
        <w:r w:rsidRPr="00B7223D">
          <w:rPr>
            <w:i/>
            <w:szCs w:val="26"/>
            <w:rPrChange w:id="12191"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2192" w:author="The Si Tran" w:date="2012-12-12T00:03:00Z"/>
        </w:rPr>
        <w:pPrChange w:id="12193" w:author="The Si Tran" w:date="2012-12-14T06:45:00Z">
          <w:pPr>
            <w:pStyle w:val="Stylechun"/>
            <w:ind w:firstLine="547"/>
          </w:pPr>
        </w:pPrChange>
      </w:pPr>
      <w:ins w:id="12194" w:author="The Si Tran" w:date="2012-12-12T00:03:00Z">
        <w:r w:rsidRPr="00B7223D">
          <w:t xml:space="preserve">[2] T. M. Mitchell. </w:t>
        </w:r>
        <w:r w:rsidRPr="00B7223D">
          <w:rPr>
            <w:i/>
            <w:rPrChange w:id="12195"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2196" w:author="The Si Tran" w:date="2012-12-12T00:03:00Z"/>
          <w:szCs w:val="26"/>
        </w:rPr>
      </w:pPr>
      <w:ins w:id="12197" w:author="The Si Tran" w:date="2012-12-12T00:03:00Z">
        <w:r w:rsidRPr="00B7223D">
          <w:rPr>
            <w:szCs w:val="26"/>
          </w:rPr>
          <w:t xml:space="preserve">[3] Trần Đức Minh. Luận văn thạc sĩ </w:t>
        </w:r>
        <w:r w:rsidRPr="00B7223D">
          <w:rPr>
            <w:i/>
            <w:szCs w:val="26"/>
            <w:rPrChange w:id="12198" w:author="The Si Tran" w:date="2012-12-14T06:44:00Z">
              <w:rPr>
                <w:rFonts w:eastAsia="MS Mincho"/>
                <w:b/>
                <w:i/>
                <w:szCs w:val="26"/>
                <w:lang w:eastAsia="ja-JP"/>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2199" w:author="The Si Tran" w:date="2012-12-12T00:03:00Z"/>
          <w:szCs w:val="26"/>
        </w:rPr>
        <w:pPrChange w:id="12200" w:author="The Si Tran" w:date="2012-12-14T06:45:00Z">
          <w:pPr>
            <w:spacing w:before="0"/>
            <w:ind w:firstLine="547"/>
          </w:pPr>
        </w:pPrChange>
      </w:pPr>
      <w:ins w:id="12201" w:author="The Si Tran" w:date="2012-12-12T00:03:00Z">
        <w:r w:rsidRPr="00B7223D">
          <w:rPr>
            <w:szCs w:val="26"/>
          </w:rPr>
          <w:t xml:space="preserve">[4] M. Riedmiller, H. Braun. </w:t>
        </w:r>
        <w:r w:rsidRPr="00B7223D">
          <w:rPr>
            <w:i/>
            <w:szCs w:val="26"/>
            <w:rPrChange w:id="12202" w:author="The Si Tran" w:date="2012-12-14T06:44:00Z">
              <w:rPr>
                <w:b/>
                <w:i/>
                <w:szCs w:val="26"/>
              </w:rPr>
            </w:rPrChange>
          </w:rPr>
          <w:t xml:space="preserve">A Direct Adaptive Method </w:t>
        </w:r>
        <w:proofErr w:type="gramStart"/>
        <w:r w:rsidRPr="00B7223D">
          <w:rPr>
            <w:i/>
            <w:szCs w:val="26"/>
            <w:rPrChange w:id="12203" w:author="The Si Tran" w:date="2012-12-14T06:44:00Z">
              <w:rPr>
                <w:b/>
                <w:i/>
                <w:szCs w:val="26"/>
              </w:rPr>
            </w:rPrChange>
          </w:rPr>
          <w:t>For</w:t>
        </w:r>
        <w:proofErr w:type="gramEnd"/>
        <w:r w:rsidRPr="00B7223D">
          <w:rPr>
            <w:i/>
            <w:szCs w:val="26"/>
            <w:rPrChange w:id="12204" w:author="The Si Tran" w:date="2012-12-14T06:44:00Z">
              <w:rPr>
                <w:b/>
                <w:i/>
                <w:szCs w:val="26"/>
              </w:rPr>
            </w:rPrChange>
          </w:rPr>
          <w:t xml:space="preserve"> Faster Backpropagation Learning: The RPROP Algorithm.</w:t>
        </w:r>
        <w:r w:rsidRPr="00B7223D">
          <w:rPr>
            <w:szCs w:val="26"/>
          </w:rPr>
          <w:t xml:space="preserve"> Proceedings of the IEEE International Conference on Neural Networks, </w:t>
        </w:r>
      </w:ins>
      <w:ins w:id="12205" w:author="The Si Tran" w:date="2012-12-14T06:59:00Z">
        <w:r w:rsidR="006F78A0">
          <w:rPr>
            <w:szCs w:val="26"/>
          </w:rPr>
          <w:t>pp</w:t>
        </w:r>
      </w:ins>
      <w:ins w:id="12206" w:author="The Si Tran" w:date="2012-12-12T00:03:00Z">
        <w:r w:rsidRPr="00B7223D">
          <w:rPr>
            <w:szCs w:val="26"/>
          </w:rPr>
          <w:t xml:space="preserve"> 586-591, 1993.</w:t>
        </w:r>
      </w:ins>
    </w:p>
    <w:p w14:paraId="5474FCC3" w14:textId="77777777" w:rsidR="008C1D28" w:rsidRPr="00B7223D" w:rsidRDefault="008C1D28">
      <w:pPr>
        <w:ind w:firstLine="547"/>
        <w:rPr>
          <w:ins w:id="12207" w:author="The Si Tran" w:date="2012-12-12T00:03:00Z"/>
          <w:szCs w:val="26"/>
        </w:rPr>
        <w:pPrChange w:id="12208" w:author="The Si Tran" w:date="2012-12-14T06:45:00Z">
          <w:pPr>
            <w:spacing w:before="0"/>
            <w:ind w:firstLine="547"/>
          </w:pPr>
        </w:pPrChange>
      </w:pPr>
      <w:ins w:id="12209" w:author="The Si Tran" w:date="2012-12-12T00:03:00Z">
        <w:r w:rsidRPr="00B7223D">
          <w:rPr>
            <w:szCs w:val="26"/>
          </w:rPr>
          <w:t xml:space="preserve">[5] M. Riedmiller. </w:t>
        </w:r>
        <w:r w:rsidRPr="00B7223D">
          <w:rPr>
            <w:i/>
            <w:szCs w:val="26"/>
            <w:rPrChange w:id="12210" w:author="The Si Tran" w:date="2012-12-14T06:44:00Z">
              <w:rPr>
                <w:b/>
                <w:i/>
                <w:szCs w:val="26"/>
              </w:rPr>
            </w:rPrChange>
          </w:rPr>
          <w:t xml:space="preserve">Advanced Supervised Learning </w:t>
        </w:r>
        <w:proofErr w:type="gramStart"/>
        <w:r w:rsidRPr="00B7223D">
          <w:rPr>
            <w:i/>
            <w:szCs w:val="26"/>
            <w:rPrChange w:id="12211" w:author="The Si Tran" w:date="2012-12-14T06:44:00Z">
              <w:rPr>
                <w:b/>
                <w:i/>
                <w:szCs w:val="26"/>
              </w:rPr>
            </w:rPrChange>
          </w:rPr>
          <w:t>In</w:t>
        </w:r>
        <w:proofErr w:type="gramEnd"/>
        <w:r w:rsidRPr="00B7223D">
          <w:rPr>
            <w:i/>
            <w:szCs w:val="26"/>
            <w:rPrChange w:id="12212" w:author="The Si Tran" w:date="2012-12-14T06:44:00Z">
              <w:rPr>
                <w:b/>
                <w:i/>
                <w:szCs w:val="26"/>
              </w:rPr>
            </w:rPrChange>
          </w:rPr>
          <w:t xml:space="preserve">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2213" w:author="The Si Tran" w:date="2012-12-12T00:03:00Z"/>
          <w:szCs w:val="26"/>
        </w:rPr>
        <w:pPrChange w:id="12214" w:author="The Si Tran" w:date="2012-12-14T06:45:00Z">
          <w:pPr>
            <w:spacing w:before="0"/>
            <w:ind w:firstLine="547"/>
          </w:pPr>
        </w:pPrChange>
      </w:pPr>
      <w:ins w:id="12215" w:author="The Si Tran" w:date="2012-12-12T00:03:00Z">
        <w:r w:rsidRPr="00B7223D">
          <w:rPr>
            <w:szCs w:val="26"/>
          </w:rPr>
          <w:t xml:space="preserve">[6] T. Kolarik, G. Rudorfer. </w:t>
        </w:r>
        <w:r w:rsidRPr="00B7223D">
          <w:rPr>
            <w:i/>
            <w:szCs w:val="26"/>
            <w:rPrChange w:id="12216" w:author="The Si Tran" w:date="2012-12-14T06:44:00Z">
              <w:rPr>
                <w:b/>
                <w:i/>
                <w:szCs w:val="26"/>
              </w:rPr>
            </w:rPrChange>
          </w:rPr>
          <w:t>Time Series Forecasting Using Neural Networks.</w:t>
        </w:r>
        <w:r w:rsidRPr="00B7223D">
          <w:rPr>
            <w:szCs w:val="26"/>
          </w:rPr>
          <w:t xml:space="preserve"> ACM Sigapl </w:t>
        </w:r>
        <w:proofErr w:type="gramStart"/>
        <w:r w:rsidRPr="00B7223D">
          <w:rPr>
            <w:szCs w:val="26"/>
          </w:rPr>
          <w:t>Apl</w:t>
        </w:r>
        <w:proofErr w:type="gramEnd"/>
        <w:r w:rsidRPr="00B7223D">
          <w:rPr>
            <w:szCs w:val="26"/>
          </w:rPr>
          <w:t xml:space="preserve"> Quote Quad, vol. 25, no. 1, </w:t>
        </w:r>
      </w:ins>
      <w:ins w:id="12217" w:author="The Si Tran" w:date="2012-12-14T07:00:00Z">
        <w:r w:rsidR="006F78A0">
          <w:rPr>
            <w:szCs w:val="26"/>
          </w:rPr>
          <w:t>pp</w:t>
        </w:r>
      </w:ins>
      <w:ins w:id="12218" w:author="The Si Tran" w:date="2012-12-12T00:03:00Z">
        <w:r w:rsidRPr="00B7223D">
          <w:rPr>
            <w:szCs w:val="26"/>
          </w:rPr>
          <w:t xml:space="preserve"> 86-94, 1994.</w:t>
        </w:r>
      </w:ins>
    </w:p>
    <w:p w14:paraId="6BB0777B" w14:textId="216FEE3B" w:rsidR="008C1D28" w:rsidRPr="00B7223D" w:rsidRDefault="008C1D28">
      <w:pPr>
        <w:ind w:firstLine="547"/>
        <w:rPr>
          <w:ins w:id="12219" w:author="The Si Tran" w:date="2012-12-12T00:03:00Z"/>
          <w:szCs w:val="26"/>
        </w:rPr>
        <w:pPrChange w:id="12220" w:author="The Si Tran" w:date="2012-12-14T06:45:00Z">
          <w:pPr>
            <w:spacing w:before="0"/>
            <w:ind w:firstLine="547"/>
          </w:pPr>
        </w:pPrChange>
      </w:pPr>
      <w:ins w:id="12221" w:author="The Si Tran" w:date="2012-12-12T00:03:00Z">
        <w:r w:rsidRPr="00B7223D">
          <w:rPr>
            <w:szCs w:val="26"/>
          </w:rPr>
          <w:t xml:space="preserve">[7] I. Kaastra, M. Boyd. </w:t>
        </w:r>
        <w:r w:rsidRPr="00B7223D">
          <w:rPr>
            <w:i/>
            <w:szCs w:val="26"/>
            <w:rPrChange w:id="12222" w:author="The Si Tran" w:date="2012-12-14T06:44:00Z">
              <w:rPr>
                <w:b/>
                <w:i/>
                <w:szCs w:val="26"/>
              </w:rPr>
            </w:rPrChange>
          </w:rPr>
          <w:t xml:space="preserve">Designing </w:t>
        </w:r>
        <w:proofErr w:type="gramStart"/>
        <w:r w:rsidRPr="00B7223D">
          <w:rPr>
            <w:i/>
            <w:szCs w:val="26"/>
            <w:rPrChange w:id="12223" w:author="The Si Tran" w:date="2012-12-14T06:44:00Z">
              <w:rPr>
                <w:b/>
                <w:i/>
                <w:szCs w:val="26"/>
              </w:rPr>
            </w:rPrChange>
          </w:rPr>
          <w:t>A</w:t>
        </w:r>
        <w:proofErr w:type="gramEnd"/>
        <w:r w:rsidRPr="00B7223D">
          <w:rPr>
            <w:i/>
            <w:szCs w:val="26"/>
            <w:rPrChange w:id="12224" w:author="The Si Tran" w:date="2012-12-14T06:44:00Z">
              <w:rPr>
                <w:b/>
                <w:i/>
                <w:szCs w:val="26"/>
              </w:rPr>
            </w:rPrChange>
          </w:rPr>
          <w:t xml:space="preserve"> Neural Network For Forecasting Financial And Economic Time Series.</w:t>
        </w:r>
        <w:r w:rsidRPr="00B7223D">
          <w:rPr>
            <w:szCs w:val="26"/>
          </w:rPr>
          <w:t xml:space="preserve"> Neurocomputing, 10, </w:t>
        </w:r>
      </w:ins>
      <w:ins w:id="12225" w:author="The Si Tran" w:date="2012-12-14T07:00:00Z">
        <w:r w:rsidR="006F78A0">
          <w:rPr>
            <w:szCs w:val="26"/>
          </w:rPr>
          <w:t>pp</w:t>
        </w:r>
      </w:ins>
      <w:ins w:id="12226" w:author="The Si Tran" w:date="2012-12-12T00:03:00Z">
        <w:r w:rsidRPr="00B7223D">
          <w:rPr>
            <w:szCs w:val="26"/>
          </w:rPr>
          <w:t xml:space="preserve"> 215-236, 1996.</w:t>
        </w:r>
      </w:ins>
    </w:p>
    <w:p w14:paraId="6BE4A517" w14:textId="3E8A515A" w:rsidR="006E5672" w:rsidRPr="00B7223D" w:rsidRDefault="008C1D28">
      <w:pPr>
        <w:ind w:firstLine="547"/>
        <w:jc w:val="left"/>
        <w:rPr>
          <w:ins w:id="12227" w:author="superchickend" w:date="2012-12-12T08:19:00Z"/>
          <w:szCs w:val="26"/>
        </w:rPr>
        <w:pPrChange w:id="12228" w:author="The Si Tran" w:date="2012-12-14T06:45:00Z">
          <w:pPr>
            <w:spacing w:before="0"/>
            <w:ind w:firstLine="547"/>
            <w:jc w:val="left"/>
          </w:pPr>
        </w:pPrChange>
      </w:pPr>
      <w:ins w:id="12229" w:author="The Si Tran" w:date="2012-12-12T00:03:00Z">
        <w:r w:rsidRPr="00B7223D">
          <w:rPr>
            <w:szCs w:val="26"/>
          </w:rPr>
          <w:t xml:space="preserve">[8] G. Zhang, Michael Y. Hu. </w:t>
        </w:r>
        <w:r w:rsidRPr="00B7223D">
          <w:rPr>
            <w:i/>
            <w:szCs w:val="26"/>
            <w:rPrChange w:id="12230" w:author="The Si Tran" w:date="2012-12-14T06:44:00Z">
              <w:rPr>
                <w:b/>
                <w:i/>
                <w:szCs w:val="26"/>
              </w:rPr>
            </w:rPrChange>
          </w:rPr>
          <w:t xml:space="preserve">Neural Network Forecasting Of </w:t>
        </w:r>
        <w:proofErr w:type="gramStart"/>
        <w:r w:rsidRPr="00B7223D">
          <w:rPr>
            <w:i/>
            <w:szCs w:val="26"/>
            <w:rPrChange w:id="12231" w:author="The Si Tran" w:date="2012-12-14T06:44:00Z">
              <w:rPr>
                <w:b/>
                <w:i/>
                <w:szCs w:val="26"/>
              </w:rPr>
            </w:rPrChange>
          </w:rPr>
          <w:t>The</w:t>
        </w:r>
        <w:proofErr w:type="gramEnd"/>
        <w:r w:rsidRPr="00B7223D">
          <w:rPr>
            <w:i/>
            <w:szCs w:val="26"/>
            <w:rPrChange w:id="12232" w:author="The Si Tran" w:date="2012-12-14T06:44:00Z">
              <w:rPr>
                <w:b/>
                <w:i/>
                <w:szCs w:val="26"/>
              </w:rPr>
            </w:rPrChange>
          </w:rPr>
          <w:t xml:space="preserve"> British Pound/US Dollar Exchange Rate.</w:t>
        </w:r>
        <w:r w:rsidRPr="00B7223D">
          <w:rPr>
            <w:szCs w:val="26"/>
          </w:rPr>
          <w:t xml:space="preserve"> Omega, International Journal of Management Science, </w:t>
        </w:r>
      </w:ins>
      <w:r w:rsidR="000A397A">
        <w:rPr>
          <w:szCs w:val="26"/>
        </w:rPr>
        <w:t xml:space="preserve">vol. </w:t>
      </w:r>
      <w:ins w:id="12233" w:author="The Si Tran" w:date="2012-12-12T00:03:00Z">
        <w:r w:rsidRPr="00B7223D">
          <w:rPr>
            <w:szCs w:val="26"/>
          </w:rPr>
          <w:t xml:space="preserve">26, </w:t>
        </w:r>
      </w:ins>
      <w:ins w:id="12234" w:author="The Si Tran" w:date="2012-12-14T07:00:00Z">
        <w:r w:rsidR="006F78A0">
          <w:rPr>
            <w:szCs w:val="26"/>
          </w:rPr>
          <w:t>pp</w:t>
        </w:r>
      </w:ins>
      <w:ins w:id="12235"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2236" w:author="superchickend" w:date="2012-12-12T08:19:00Z"/>
        </w:rPr>
        <w:pPrChange w:id="12237" w:author="The Si Tran" w:date="2012-12-14T06:45:00Z">
          <w:pPr>
            <w:pStyle w:val="Stylechun"/>
            <w:ind w:firstLine="547"/>
          </w:pPr>
        </w:pPrChange>
      </w:pPr>
      <w:ins w:id="12238" w:author="superchickend" w:date="2012-12-12T08:19:00Z">
        <w:r w:rsidRPr="00B7223D">
          <w:t xml:space="preserve">[9] Chatfield, Christopher. </w:t>
        </w:r>
        <w:r w:rsidRPr="00B7223D">
          <w:rPr>
            <w:i/>
            <w:rPrChange w:id="12239"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2240" w:author="superchickend" w:date="2012-12-12T08:19:00Z"/>
        </w:rPr>
        <w:pPrChange w:id="12241" w:author="The Si Tran" w:date="2012-12-14T06:45:00Z">
          <w:pPr>
            <w:pStyle w:val="Stylechun"/>
            <w:ind w:firstLine="547"/>
          </w:pPr>
        </w:pPrChange>
      </w:pPr>
      <w:ins w:id="12242" w:author="superchickend" w:date="2012-12-12T08:19:00Z">
        <w:r w:rsidRPr="00B7223D">
          <w:t xml:space="preserve">[10] J. Scott Armstrong. </w:t>
        </w:r>
        <w:r w:rsidRPr="00B7223D">
          <w:rPr>
            <w:i/>
            <w:rPrChange w:id="12243" w:author="The Si Tran" w:date="2012-12-14T06:44:00Z">
              <w:rPr>
                <w:b/>
                <w:i/>
              </w:rPr>
            </w:rPrChange>
          </w:rPr>
          <w:t xml:space="preserve">Principles of forecasting: a handbook for researchers and practitioner. </w:t>
        </w:r>
        <w:r w:rsidRPr="00B7223D">
          <w:t>Kluwer Academic Publishers, 2002, eBook ISBN 0-306-47630-4</w:t>
        </w:r>
      </w:ins>
    </w:p>
    <w:p w14:paraId="2252A53F" w14:textId="77777777" w:rsidR="00C564CC" w:rsidRDefault="006E5672">
      <w:pPr>
        <w:pStyle w:val="Stylechun"/>
        <w:spacing w:before="120"/>
        <w:ind w:firstLine="547"/>
        <w:rPr>
          <w:ins w:id="12244" w:author="The Si Tran" w:date="2012-12-16T20:35:00Z"/>
        </w:rPr>
        <w:pPrChange w:id="12245" w:author="The Si Tran" w:date="2012-12-14T06:45:00Z">
          <w:pPr>
            <w:pStyle w:val="Stylechun"/>
            <w:ind w:firstLine="547"/>
          </w:pPr>
        </w:pPrChange>
      </w:pPr>
      <w:ins w:id="12246" w:author="superchickend" w:date="2012-12-12T08:19:00Z">
        <w:r w:rsidRPr="00B7223D">
          <w:t xml:space="preserve">[11] Jan Sterba, Katarina Hilovska. </w:t>
        </w:r>
        <w:r w:rsidRPr="00B7223D">
          <w:rPr>
            <w:i/>
            <w:rPrChange w:id="12247" w:author="The Si Tran" w:date="2012-12-14T06:44:00Z">
              <w:rPr>
                <w:b/>
                <w:i/>
              </w:rPr>
            </w:rPrChange>
          </w:rPr>
          <w:t>The implementation of hybrid ARIMA-Neural network prediction model for aggregate water consumption prediction</w:t>
        </w:r>
        <w:r w:rsidRPr="00B7223D">
          <w:t>, 201</w:t>
        </w:r>
      </w:ins>
      <w:ins w:id="12248" w:author="The Si Tran" w:date="2012-12-14T06:46:00Z">
        <w:r w:rsidR="00B84941">
          <w:t>0</w:t>
        </w:r>
      </w:ins>
    </w:p>
    <w:p w14:paraId="4FBC053B" w14:textId="2B3ECD49" w:rsidR="00C564CC" w:rsidRDefault="00C564CC">
      <w:pPr>
        <w:pStyle w:val="Stylechun"/>
        <w:ind w:firstLine="547"/>
        <w:rPr>
          <w:ins w:id="12249" w:author="The Si Tran" w:date="2012-12-16T20:44:00Z"/>
          <w:rStyle w:val="NoFormatChar"/>
        </w:rPr>
      </w:pPr>
      <w:ins w:id="12250" w:author="The Si Tran" w:date="2012-12-16T20:35:00Z">
        <w:r>
          <w:t>[12]</w:t>
        </w:r>
      </w:ins>
      <w:ins w:id="12251" w:author="The Si Tran" w:date="2012-12-16T20:38:00Z">
        <w:r>
          <w:t xml:space="preserve"> Nancy Ngo</w:t>
        </w:r>
        <w:r w:rsidRPr="00C564CC">
          <w:t>c Tran</w:t>
        </w:r>
        <w:r>
          <w:t xml:space="preserve">. </w:t>
        </w:r>
      </w:ins>
      <w:ins w:id="12252" w:author="The Si Tran" w:date="2012-12-16T20:40:00Z">
        <w:r w:rsidRPr="00724C67">
          <w:rPr>
            <w:i/>
            <w:rPrChange w:id="12253" w:author="The Si Tran" w:date="2012-12-16T20:47:00Z">
              <w:rPr/>
            </w:rPrChange>
          </w:rPr>
          <w:t>Automatic</w:t>
        </w:r>
      </w:ins>
      <w:ins w:id="12254" w:author="The Si Tran" w:date="2012-12-16T20:39:00Z">
        <w:r w:rsidRPr="00724C67">
          <w:rPr>
            <w:rStyle w:val="NoFormatChar"/>
            <w:i/>
            <w:rPrChange w:id="12255" w:author="The Si Tran" w:date="2012-12-16T20:47:00Z">
              <w:rPr>
                <w:rStyle w:val="NoFormatChar"/>
              </w:rPr>
            </w:rPrChange>
          </w:rPr>
          <w:t xml:space="preserve"> ARIMA time </w:t>
        </w:r>
      </w:ins>
      <w:ins w:id="12256" w:author="The Si Tran" w:date="2012-12-16T20:41:00Z">
        <w:r w:rsidRPr="00724C67">
          <w:rPr>
            <w:rStyle w:val="NoFormatChar"/>
            <w:i/>
            <w:rPrChange w:id="12257" w:author="The Si Tran" w:date="2012-12-16T20:47:00Z">
              <w:rPr>
                <w:rStyle w:val="NoFormatChar"/>
              </w:rPr>
            </w:rPrChange>
          </w:rPr>
          <w:t>series modeling and forecasting for adaptive input/output prefetching</w:t>
        </w:r>
        <w:r w:rsidR="008A1860">
          <w:rPr>
            <w:rStyle w:val="NoFormatChar"/>
          </w:rPr>
          <w:t>, 2002.</w:t>
        </w:r>
      </w:ins>
    </w:p>
    <w:p w14:paraId="7A386E95" w14:textId="7EB4BB8F" w:rsidR="00050F61" w:rsidRDefault="00050F61" w:rsidP="00050F61">
      <w:pPr>
        <w:pStyle w:val="Stylechun"/>
        <w:ind w:firstLine="547"/>
        <w:rPr>
          <w:rStyle w:val="NoFormatChar"/>
        </w:rPr>
      </w:pPr>
      <w:ins w:id="12258" w:author="The Si Tran" w:date="2012-12-16T20:44:00Z">
        <w:r>
          <w:rPr>
            <w:rStyle w:val="NoFormatChar"/>
          </w:rPr>
          <w:lastRenderedPageBreak/>
          <w:t xml:space="preserve">[13] </w:t>
        </w:r>
      </w:ins>
      <w:ins w:id="12259" w:author="The Si Tran" w:date="2012-12-16T20:47:00Z">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ins>
      <w:ins w:id="12260" w:author="The Si Tran" w:date="2012-12-16T20:44:00Z">
        <w:r w:rsidRPr="00724C67">
          <w:rPr>
            <w:rStyle w:val="NoFormatChar"/>
            <w:i/>
            <w:rPrChange w:id="12261" w:author="The Si Tran" w:date="2012-12-16T20:47:00Z">
              <w:rPr>
                <w:rStyle w:val="NoFormatChar"/>
              </w:rPr>
            </w:rPrChange>
          </w:rPr>
          <w:t>A closed formula for the Durbin-</w:t>
        </w:r>
      </w:ins>
      <w:ins w:id="12262" w:author="The Si Tran" w:date="2012-12-16T20:45:00Z">
        <w:r w:rsidRPr="00724C67">
          <w:rPr>
            <w:rStyle w:val="NoFormatChar"/>
            <w:i/>
            <w:rPrChange w:id="12263" w:author="The Si Tran" w:date="2012-12-16T20:47:00Z">
              <w:rPr>
                <w:rStyle w:val="NoFormatChar"/>
              </w:rPr>
            </w:rPrChange>
          </w:rPr>
          <w:t>Levinson’</w:t>
        </w:r>
      </w:ins>
      <w:ins w:id="12264" w:author="The Si Tran" w:date="2012-12-16T20:44:00Z">
        <w:r w:rsidRPr="00724C67">
          <w:rPr>
            <w:rStyle w:val="NoFormatChar"/>
            <w:i/>
            <w:rPrChange w:id="12265" w:author="The Si Tran" w:date="2012-12-16T20:47:00Z">
              <w:rPr>
                <w:rStyle w:val="NoFormatChar"/>
              </w:rPr>
            </w:rPrChange>
          </w:rPr>
          <w:t xml:space="preserve">S </w:t>
        </w:r>
      </w:ins>
      <w:ins w:id="12266" w:author="The Si Tran" w:date="2012-12-16T20:45:00Z">
        <w:r w:rsidRPr="00724C67">
          <w:rPr>
            <w:rStyle w:val="NoFormatChar"/>
            <w:i/>
            <w:rPrChange w:id="12267" w:author="The Si Tran" w:date="2012-12-16T20:47:00Z">
              <w:rPr>
                <w:rStyle w:val="NoFormatChar"/>
              </w:rPr>
            </w:rPrChange>
          </w:rPr>
          <w:t>algorithmin seasonal fractionaly integrated processes</w:t>
        </w:r>
        <w:r w:rsidR="00724C67">
          <w:rPr>
            <w:rStyle w:val="NoFormatChar"/>
          </w:rPr>
          <w:t>, 2004</w:t>
        </w:r>
      </w:ins>
      <w:ins w:id="12268" w:author="The Si Tran" w:date="2012-12-16T20:48:00Z">
        <w:r w:rsidR="00ED159E">
          <w:rPr>
            <w:rStyle w:val="NoFormatChar"/>
          </w:rPr>
          <w:t>.</w:t>
        </w:r>
      </w:ins>
    </w:p>
    <w:p w14:paraId="5B5FBD3D" w14:textId="77284722" w:rsidR="000A397A" w:rsidRPr="00252995" w:rsidRDefault="000A397A" w:rsidP="000A397A">
      <w:pPr>
        <w:pStyle w:val="Stylechun"/>
        <w:ind w:firstLine="547"/>
        <w:rPr>
          <w:ins w:id="12269" w:author="The Si Tran" w:date="2012-12-16T20:44:00Z"/>
          <w:rStyle w:val="NoFormatChar"/>
        </w:rPr>
      </w:pPr>
      <w:r>
        <w:rPr>
          <w:rStyle w:val="NoFormatChar"/>
        </w:rPr>
        <w:t>[14]</w:t>
      </w:r>
      <w:r w:rsidRPr="000A397A">
        <w:t xml:space="preserve"> </w:t>
      </w:r>
      <w:r w:rsidRPr="000A397A">
        <w:rPr>
          <w:szCs w:val="26"/>
        </w:rPr>
        <w:t>G. Peter Zhang</w:t>
      </w:r>
      <w:r>
        <w:rPr>
          <w:rStyle w:val="NoFormatChar"/>
          <w:i/>
        </w:rPr>
        <w:t xml:space="preserve">. </w:t>
      </w:r>
      <w:r w:rsidRPr="000A397A">
        <w:rPr>
          <w:rStyle w:val="NoFormatChar"/>
          <w:i/>
        </w:rPr>
        <w:t>Time series forecasting using a hybrid ARIMA and neural network model</w:t>
      </w:r>
      <w:r w:rsidR="00252995">
        <w:rPr>
          <w:rStyle w:val="NoFormatChar"/>
          <w:i/>
        </w:rPr>
        <w:t xml:space="preserve">, </w:t>
      </w:r>
      <w:r w:rsidR="00252995">
        <w:rPr>
          <w:rStyle w:val="NoFormatChar"/>
        </w:rPr>
        <w:t>pp 159-172, 2001.</w:t>
      </w:r>
    </w:p>
    <w:p w14:paraId="5BAC21D1" w14:textId="579A264C" w:rsidR="005E182F" w:rsidRDefault="006E5672">
      <w:pPr>
        <w:pStyle w:val="Stylechun"/>
        <w:spacing w:before="120"/>
        <w:ind w:firstLine="547"/>
        <w:rPr>
          <w:ins w:id="12270" w:author="superchickend" w:date="2012-12-12T08:19:00Z"/>
        </w:rPr>
        <w:sectPr w:rsidR="005E182F" w:rsidSect="00097101">
          <w:headerReference w:type="default" r:id="rId337"/>
          <w:pgSz w:w="11909" w:h="16834" w:code="9"/>
          <w:pgMar w:top="1411" w:right="1138" w:bottom="1411" w:left="1699" w:header="720" w:footer="720" w:gutter="0"/>
          <w:pgNumType w:start="1"/>
          <w:cols w:space="720"/>
          <w:docGrid w:linePitch="360"/>
        </w:sectPr>
        <w:pPrChange w:id="12274" w:author="The Si Tran" w:date="2012-12-14T06:45:00Z">
          <w:pPr>
            <w:pStyle w:val="Stylechun"/>
            <w:ind w:firstLine="547"/>
          </w:pPr>
        </w:pPrChange>
      </w:pPr>
      <w:ins w:id="12275" w:author="superchickend" w:date="2012-12-12T08:19:00Z">
        <w:del w:id="12276"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2277" w:author="The Si Tran" w:date="2012-12-12T00:03:00Z"/>
        </w:rPr>
        <w:pPrChange w:id="12278" w:author="The Si Tran" w:date="2012-12-14T06:45:00Z">
          <w:pPr/>
        </w:pPrChange>
      </w:pPr>
    </w:p>
    <w:p w14:paraId="0C82F3BD" w14:textId="77777777" w:rsidR="006A21F7" w:rsidRPr="00263465" w:rsidDel="008C1D28" w:rsidRDefault="0080635D">
      <w:pPr>
        <w:pStyle w:val="Heading1"/>
        <w:numPr>
          <w:ilvl w:val="0"/>
          <w:numId w:val="0"/>
        </w:numPr>
        <w:ind w:left="360"/>
        <w:rPr>
          <w:del w:id="12279" w:author="The Si Tran" w:date="2012-12-12T00:03:00Z"/>
        </w:rPr>
        <w:pPrChange w:id="12280" w:author="The Si Tran" w:date="2012-12-14T06:45:00Z">
          <w:pPr/>
        </w:pPrChange>
      </w:pPr>
      <w:bookmarkStart w:id="12281" w:name="Bussiness_forecasting_book"/>
      <w:del w:id="12282" w:author="The Si Tran" w:date="2012-12-12T00:03:00Z">
        <w:r w:rsidRPr="00082976" w:rsidDel="008C1D28">
          <w:delText>[1]</w:delText>
        </w:r>
        <w:bookmarkEnd w:id="12281"/>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2283" w:author="The Si Tran" w:date="2012-12-11T06:15:00Z"/>
          <w:rFonts w:cs="Times New Roman"/>
        </w:rPr>
        <w:pPrChange w:id="12284" w:author="The Si Tran" w:date="2012-12-14T06:45:00Z">
          <w:pPr>
            <w:pStyle w:val="Heading1"/>
            <w:numPr>
              <w:numId w:val="0"/>
            </w:numPr>
            <w:ind w:left="0" w:firstLine="0"/>
          </w:pPr>
        </w:pPrChange>
      </w:pPr>
      <w:bookmarkStart w:id="12285" w:name="www_investopedia_com"/>
      <w:del w:id="12286" w:author="The Si Tran" w:date="2012-12-12T00:03:00Z">
        <w:r w:rsidRPr="00B312F5" w:rsidDel="008C1D28">
          <w:delText>[2]</w:delText>
        </w:r>
        <w:bookmarkEnd w:id="12285"/>
        <w:r w:rsidRPr="00B312F5" w:rsidDel="008C1D28">
          <w:delText xml:space="preserve"> http://www.investopedia.com/articles/trading/07/stationary.asp#axzz2Bu5LkrNQ</w:delText>
        </w:r>
      </w:del>
      <w:bookmarkStart w:id="12287" w:name="_Toc327348208"/>
      <w:bookmarkStart w:id="12288" w:name="_Toc343837438"/>
      <w:ins w:id="12289" w:author="The Si Tran" w:date="2012-12-11T06:15:00Z">
        <w:r w:rsidR="00516934">
          <w:rPr>
            <w:rFonts w:cs="Times New Roman"/>
          </w:rPr>
          <w:t>P</w:t>
        </w:r>
      </w:ins>
      <w:ins w:id="12290" w:author="The Si Tran" w:date="2012-12-11T06:16:00Z">
        <w:r w:rsidR="00516934">
          <w:rPr>
            <w:rFonts w:cs="Times New Roman"/>
          </w:rPr>
          <w:t>HỤ LỤC</w:t>
        </w:r>
      </w:ins>
      <w:ins w:id="12291" w:author="The Si Tran" w:date="2012-12-11T06:15:00Z">
        <w:r w:rsidR="007F45A3" w:rsidRPr="00E31193">
          <w:rPr>
            <w:rFonts w:cs="Times New Roman"/>
          </w:rPr>
          <w:t xml:space="preserve"> A</w:t>
        </w:r>
        <w:del w:id="12292" w:author="superchickend" w:date="2012-12-16T15:00:00Z">
          <w:r w:rsidR="007F45A3" w:rsidDel="00A70A83">
            <w:rPr>
              <w:rFonts w:cs="Times New Roman"/>
            </w:rPr>
            <w:br/>
          </w:r>
        </w:del>
      </w:ins>
      <w:ins w:id="12293" w:author="superchickend" w:date="2012-12-16T15:00:00Z">
        <w:r w:rsidR="00A70A83">
          <w:rPr>
            <w:rFonts w:cs="Times New Roman"/>
          </w:rPr>
          <w:t xml:space="preserve">    </w:t>
        </w:r>
      </w:ins>
      <w:ins w:id="12294" w:author="The Si Tran" w:date="2012-12-11T06:15:00Z">
        <w:r w:rsidR="007F45A3" w:rsidRPr="003E4DFC">
          <w:rPr>
            <w:rFonts w:cs="Times New Roman"/>
            <w:rPrChange w:id="12295" w:author="The Si Tran" w:date="2012-12-16T09:45:00Z">
              <w:rPr>
                <w:rFonts w:cs="Times New Roman"/>
                <w:sz w:val="26"/>
              </w:rPr>
            </w:rPrChange>
          </w:rPr>
          <w:t>Bảng thuật ngữ Anh-Việt</w:t>
        </w:r>
        <w:bookmarkEnd w:id="12287"/>
        <w:bookmarkEnd w:id="12288"/>
      </w:ins>
    </w:p>
    <w:tbl>
      <w:tblPr>
        <w:tblW w:w="8399"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887"/>
        <w:gridCol w:w="241"/>
        <w:gridCol w:w="240"/>
        <w:gridCol w:w="1040"/>
        <w:gridCol w:w="3991"/>
      </w:tblGrid>
      <w:tr w:rsidR="00F71FF5" w:rsidRPr="006F1B6E" w14:paraId="7AE8F41E" w14:textId="77777777" w:rsidTr="00F71FF5">
        <w:trPr>
          <w:trHeight w:val="258"/>
          <w:jc w:val="center"/>
        </w:trPr>
        <w:tc>
          <w:tcPr>
            <w:tcW w:w="3368" w:type="dxa"/>
            <w:gridSpan w:val="3"/>
            <w:shd w:val="clear" w:color="auto" w:fill="auto"/>
            <w:noWrap/>
            <w:vAlign w:val="bottom"/>
            <w:hideMark/>
          </w:tcPr>
          <w:p w14:paraId="6D1FD787" w14:textId="77777777" w:rsidR="00F71FF5" w:rsidRPr="006F1B6E" w:rsidRDefault="00F71FF5" w:rsidP="00F71FF5">
            <w:pPr>
              <w:spacing w:line="240" w:lineRule="auto"/>
              <w:rPr>
                <w:color w:val="000000"/>
                <w:szCs w:val="26"/>
              </w:rPr>
            </w:pPr>
            <w:r w:rsidRPr="006F1B6E">
              <w:rPr>
                <w:color w:val="000000"/>
                <w:szCs w:val="26"/>
              </w:rPr>
              <w:t>Activation Function</w:t>
            </w:r>
          </w:p>
        </w:tc>
        <w:tc>
          <w:tcPr>
            <w:tcW w:w="1039" w:type="dxa"/>
            <w:shd w:val="clear" w:color="auto" w:fill="auto"/>
            <w:noWrap/>
            <w:vAlign w:val="bottom"/>
            <w:hideMark/>
          </w:tcPr>
          <w:p w14:paraId="799C4AB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EAD48C" w14:textId="77777777" w:rsidR="00F71FF5" w:rsidRPr="006F1B6E" w:rsidRDefault="00F71FF5" w:rsidP="00F71FF5">
            <w:pPr>
              <w:spacing w:line="240" w:lineRule="auto"/>
              <w:rPr>
                <w:color w:val="000000"/>
                <w:szCs w:val="26"/>
              </w:rPr>
            </w:pPr>
            <w:r w:rsidRPr="006F1B6E">
              <w:rPr>
                <w:color w:val="000000"/>
                <w:szCs w:val="26"/>
              </w:rPr>
              <w:t>Hàm kích hoạt</w:t>
            </w:r>
          </w:p>
        </w:tc>
      </w:tr>
      <w:tr w:rsidR="00F71FF5" w:rsidRPr="006F1B6E" w14:paraId="4B03E0FB" w14:textId="77777777" w:rsidTr="00F71FF5">
        <w:trPr>
          <w:trHeight w:val="258"/>
          <w:jc w:val="center"/>
        </w:trPr>
        <w:tc>
          <w:tcPr>
            <w:tcW w:w="3368" w:type="dxa"/>
            <w:gridSpan w:val="3"/>
            <w:shd w:val="clear" w:color="auto" w:fill="auto"/>
            <w:noWrap/>
            <w:vAlign w:val="bottom"/>
            <w:hideMark/>
          </w:tcPr>
          <w:p w14:paraId="55EA2D71" w14:textId="77777777" w:rsidR="00F71FF5" w:rsidRPr="006F1B6E" w:rsidRDefault="00F71FF5" w:rsidP="00F71FF5">
            <w:pPr>
              <w:spacing w:line="240" w:lineRule="auto"/>
              <w:rPr>
                <w:color w:val="000000"/>
                <w:szCs w:val="26"/>
              </w:rPr>
            </w:pPr>
            <w:r w:rsidRPr="006F1B6E">
              <w:rPr>
                <w:color w:val="000000"/>
                <w:szCs w:val="26"/>
              </w:rPr>
              <w:t>Artificial Neural Network</w:t>
            </w:r>
          </w:p>
        </w:tc>
        <w:tc>
          <w:tcPr>
            <w:tcW w:w="1039" w:type="dxa"/>
            <w:shd w:val="clear" w:color="auto" w:fill="auto"/>
            <w:noWrap/>
            <w:vAlign w:val="bottom"/>
            <w:hideMark/>
          </w:tcPr>
          <w:p w14:paraId="13DE1C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AF24312" w14:textId="14256B65" w:rsidR="00F71FF5" w:rsidRPr="006F1B6E" w:rsidRDefault="00F71FF5" w:rsidP="007A486C">
            <w:pPr>
              <w:spacing w:line="240" w:lineRule="auto"/>
              <w:rPr>
                <w:color w:val="000000"/>
                <w:szCs w:val="26"/>
              </w:rPr>
            </w:pPr>
            <w:r w:rsidRPr="006F1B6E">
              <w:rPr>
                <w:color w:val="000000"/>
                <w:szCs w:val="26"/>
              </w:rPr>
              <w:t xml:space="preserve">Mạng </w:t>
            </w:r>
            <w:r w:rsidR="007A486C">
              <w:rPr>
                <w:color w:val="000000"/>
                <w:szCs w:val="26"/>
              </w:rPr>
              <w:t>nơron</w:t>
            </w:r>
            <w:r w:rsidRPr="006F1B6E">
              <w:rPr>
                <w:color w:val="000000"/>
                <w:szCs w:val="26"/>
              </w:rPr>
              <w:t xml:space="preserve"> nhân tạo</w:t>
            </w:r>
          </w:p>
        </w:tc>
      </w:tr>
      <w:tr w:rsidR="00F71FF5" w:rsidRPr="006F1B6E" w14:paraId="395CBEB1" w14:textId="77777777" w:rsidTr="00F71FF5">
        <w:trPr>
          <w:trHeight w:val="258"/>
          <w:jc w:val="center"/>
        </w:trPr>
        <w:tc>
          <w:tcPr>
            <w:tcW w:w="3128" w:type="dxa"/>
            <w:gridSpan w:val="2"/>
            <w:shd w:val="clear" w:color="auto" w:fill="auto"/>
            <w:noWrap/>
            <w:vAlign w:val="bottom"/>
            <w:hideMark/>
          </w:tcPr>
          <w:p w14:paraId="6EDAD60C" w14:textId="77777777" w:rsidR="00F71FF5" w:rsidRPr="006F1B6E" w:rsidRDefault="00F71FF5" w:rsidP="00F71FF5">
            <w:pPr>
              <w:spacing w:line="240" w:lineRule="auto"/>
              <w:rPr>
                <w:color w:val="000000"/>
                <w:szCs w:val="26"/>
              </w:rPr>
            </w:pPr>
            <w:r w:rsidRPr="006F1B6E">
              <w:rPr>
                <w:color w:val="000000"/>
                <w:szCs w:val="26"/>
              </w:rPr>
              <w:t>Autocorrelation</w:t>
            </w:r>
          </w:p>
        </w:tc>
        <w:tc>
          <w:tcPr>
            <w:tcW w:w="240" w:type="dxa"/>
            <w:shd w:val="clear" w:color="auto" w:fill="auto"/>
            <w:noWrap/>
            <w:vAlign w:val="bottom"/>
            <w:hideMark/>
          </w:tcPr>
          <w:p w14:paraId="5C527488"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24D6E1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F84EBF4" w14:textId="77777777" w:rsidR="00F71FF5" w:rsidRPr="006F1B6E" w:rsidRDefault="00F71FF5" w:rsidP="00F71FF5">
            <w:pPr>
              <w:spacing w:line="240" w:lineRule="auto"/>
              <w:rPr>
                <w:color w:val="000000"/>
                <w:szCs w:val="26"/>
              </w:rPr>
            </w:pPr>
            <w:r w:rsidRPr="006F1B6E">
              <w:rPr>
                <w:color w:val="000000"/>
                <w:szCs w:val="26"/>
              </w:rPr>
              <w:t>Hệ số tự tương quan</w:t>
            </w:r>
          </w:p>
        </w:tc>
      </w:tr>
      <w:tr w:rsidR="00F71FF5" w:rsidRPr="006F1B6E" w14:paraId="048C23FC" w14:textId="77777777" w:rsidTr="00F71FF5">
        <w:trPr>
          <w:trHeight w:val="258"/>
          <w:jc w:val="center"/>
        </w:trPr>
        <w:tc>
          <w:tcPr>
            <w:tcW w:w="3368" w:type="dxa"/>
            <w:gridSpan w:val="3"/>
            <w:shd w:val="clear" w:color="auto" w:fill="auto"/>
            <w:noWrap/>
            <w:vAlign w:val="bottom"/>
            <w:hideMark/>
          </w:tcPr>
          <w:p w14:paraId="360C57FB" w14:textId="77777777" w:rsidR="00F71FF5" w:rsidRPr="006F1B6E" w:rsidRDefault="00F71FF5" w:rsidP="00F71FF5">
            <w:pPr>
              <w:spacing w:line="240" w:lineRule="auto"/>
              <w:rPr>
                <w:color w:val="000000"/>
                <w:szCs w:val="26"/>
              </w:rPr>
            </w:pPr>
            <w:r w:rsidRPr="006F1B6E">
              <w:rPr>
                <w:color w:val="000000"/>
                <w:szCs w:val="26"/>
                <w:lang w:val="fr-FR"/>
              </w:rPr>
              <w:t>Autocorrelation Function</w:t>
            </w:r>
          </w:p>
        </w:tc>
        <w:tc>
          <w:tcPr>
            <w:tcW w:w="1039" w:type="dxa"/>
            <w:shd w:val="clear" w:color="auto" w:fill="auto"/>
            <w:noWrap/>
            <w:vAlign w:val="bottom"/>
            <w:hideMark/>
          </w:tcPr>
          <w:p w14:paraId="1297FD3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D925CD" w14:textId="77777777" w:rsidR="00F71FF5" w:rsidRPr="006F1B6E" w:rsidRDefault="00F71FF5" w:rsidP="00F71FF5">
            <w:pPr>
              <w:spacing w:line="240" w:lineRule="auto"/>
              <w:rPr>
                <w:color w:val="000000"/>
                <w:szCs w:val="26"/>
              </w:rPr>
            </w:pPr>
            <w:r w:rsidRPr="006F1B6E">
              <w:rPr>
                <w:color w:val="000000"/>
                <w:szCs w:val="26"/>
              </w:rPr>
              <w:t>Hàm tự tương quan</w:t>
            </w:r>
          </w:p>
        </w:tc>
      </w:tr>
      <w:tr w:rsidR="00F71FF5" w:rsidRPr="006F1B6E" w14:paraId="56AECE75" w14:textId="77777777" w:rsidTr="00F71FF5">
        <w:trPr>
          <w:trHeight w:val="258"/>
          <w:jc w:val="center"/>
        </w:trPr>
        <w:tc>
          <w:tcPr>
            <w:tcW w:w="4408" w:type="dxa"/>
            <w:gridSpan w:val="4"/>
            <w:shd w:val="clear" w:color="auto" w:fill="auto"/>
            <w:noWrap/>
            <w:vAlign w:val="bottom"/>
            <w:hideMark/>
          </w:tcPr>
          <w:p w14:paraId="0F4D2D6D" w14:textId="77777777" w:rsidR="00F71FF5" w:rsidRPr="006F1B6E" w:rsidRDefault="00F71FF5" w:rsidP="00F71FF5">
            <w:pPr>
              <w:spacing w:line="240" w:lineRule="auto"/>
              <w:rPr>
                <w:color w:val="000000"/>
                <w:szCs w:val="26"/>
              </w:rPr>
            </w:pPr>
            <w:r w:rsidRPr="006F1B6E">
              <w:rPr>
                <w:color w:val="000000"/>
                <w:szCs w:val="26"/>
              </w:rPr>
              <w:t>Backpropagation Algorithm</w:t>
            </w:r>
          </w:p>
        </w:tc>
        <w:tc>
          <w:tcPr>
            <w:tcW w:w="3991" w:type="dxa"/>
            <w:shd w:val="clear" w:color="auto" w:fill="auto"/>
            <w:noWrap/>
            <w:vAlign w:val="bottom"/>
            <w:hideMark/>
          </w:tcPr>
          <w:p w14:paraId="1ED46EE3" w14:textId="77777777" w:rsidR="00F71FF5" w:rsidRPr="006F1B6E" w:rsidRDefault="00F71FF5" w:rsidP="00F71FF5">
            <w:pPr>
              <w:spacing w:line="240" w:lineRule="auto"/>
              <w:rPr>
                <w:color w:val="000000"/>
                <w:szCs w:val="26"/>
              </w:rPr>
            </w:pPr>
            <w:r w:rsidRPr="006F1B6E">
              <w:rPr>
                <w:color w:val="000000"/>
                <w:szCs w:val="26"/>
              </w:rPr>
              <w:t>Giải thuật lan truyền ngược</w:t>
            </w:r>
          </w:p>
        </w:tc>
      </w:tr>
      <w:tr w:rsidR="00F71FF5" w:rsidRPr="006F1B6E" w14:paraId="0CFB6684" w14:textId="77777777" w:rsidTr="00F71FF5">
        <w:trPr>
          <w:trHeight w:val="258"/>
          <w:jc w:val="center"/>
        </w:trPr>
        <w:tc>
          <w:tcPr>
            <w:tcW w:w="3128" w:type="dxa"/>
            <w:gridSpan w:val="2"/>
            <w:shd w:val="clear" w:color="auto" w:fill="auto"/>
            <w:noWrap/>
            <w:vAlign w:val="bottom"/>
            <w:hideMark/>
          </w:tcPr>
          <w:p w14:paraId="0B335019" w14:textId="77777777" w:rsidR="00F71FF5" w:rsidRPr="006F1B6E" w:rsidRDefault="00F71FF5" w:rsidP="00F71FF5">
            <w:pPr>
              <w:spacing w:line="240" w:lineRule="auto"/>
              <w:rPr>
                <w:color w:val="000000"/>
                <w:szCs w:val="26"/>
              </w:rPr>
            </w:pPr>
            <w:r w:rsidRPr="006F1B6E">
              <w:rPr>
                <w:color w:val="000000"/>
                <w:szCs w:val="26"/>
              </w:rPr>
              <w:t>Batch Learning</w:t>
            </w:r>
          </w:p>
        </w:tc>
        <w:tc>
          <w:tcPr>
            <w:tcW w:w="240" w:type="dxa"/>
            <w:shd w:val="clear" w:color="auto" w:fill="auto"/>
            <w:noWrap/>
            <w:vAlign w:val="bottom"/>
            <w:hideMark/>
          </w:tcPr>
          <w:p w14:paraId="4A9490A5"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07DE14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8396599" w14:textId="77777777" w:rsidR="00F71FF5" w:rsidRPr="006F1B6E" w:rsidRDefault="00F71FF5" w:rsidP="00F71FF5">
            <w:pPr>
              <w:spacing w:line="240" w:lineRule="auto"/>
              <w:rPr>
                <w:color w:val="000000"/>
                <w:szCs w:val="26"/>
              </w:rPr>
            </w:pPr>
            <w:r w:rsidRPr="006F1B6E">
              <w:rPr>
                <w:color w:val="000000"/>
                <w:szCs w:val="26"/>
              </w:rPr>
              <w:t>Học theo bó</w:t>
            </w:r>
          </w:p>
        </w:tc>
      </w:tr>
      <w:tr w:rsidR="00F71FF5" w:rsidRPr="006F1B6E" w14:paraId="79F625E0" w14:textId="77777777" w:rsidTr="00F71FF5">
        <w:trPr>
          <w:trHeight w:val="258"/>
          <w:jc w:val="center"/>
        </w:trPr>
        <w:tc>
          <w:tcPr>
            <w:tcW w:w="2887" w:type="dxa"/>
            <w:shd w:val="clear" w:color="auto" w:fill="auto"/>
            <w:noWrap/>
            <w:vAlign w:val="bottom"/>
            <w:hideMark/>
          </w:tcPr>
          <w:p w14:paraId="239897D1" w14:textId="77777777" w:rsidR="00F71FF5" w:rsidRPr="006F1B6E" w:rsidRDefault="00F71FF5" w:rsidP="00F71FF5">
            <w:pPr>
              <w:spacing w:line="240" w:lineRule="auto"/>
              <w:rPr>
                <w:color w:val="000000"/>
                <w:szCs w:val="26"/>
              </w:rPr>
            </w:pPr>
            <w:r w:rsidRPr="006F1B6E">
              <w:rPr>
                <w:color w:val="000000"/>
                <w:szCs w:val="26"/>
              </w:rPr>
              <w:t>Bias</w:t>
            </w:r>
          </w:p>
        </w:tc>
        <w:tc>
          <w:tcPr>
            <w:tcW w:w="240" w:type="dxa"/>
            <w:shd w:val="clear" w:color="auto" w:fill="auto"/>
            <w:noWrap/>
            <w:vAlign w:val="bottom"/>
            <w:hideMark/>
          </w:tcPr>
          <w:p w14:paraId="3004F9CE"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49F0154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A6C01AF"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894A5A" w14:textId="77777777" w:rsidR="00F71FF5" w:rsidRPr="006F1B6E" w:rsidRDefault="00F71FF5" w:rsidP="00F71FF5">
            <w:pPr>
              <w:spacing w:line="240" w:lineRule="auto"/>
              <w:rPr>
                <w:color w:val="000000"/>
                <w:szCs w:val="26"/>
              </w:rPr>
            </w:pPr>
            <w:r w:rsidRPr="006F1B6E">
              <w:rPr>
                <w:color w:val="000000"/>
                <w:szCs w:val="26"/>
              </w:rPr>
              <w:t>Độ lệch</w:t>
            </w:r>
          </w:p>
        </w:tc>
      </w:tr>
      <w:tr w:rsidR="00F71FF5" w:rsidRPr="006F1B6E" w14:paraId="6EFF88A0" w14:textId="77777777" w:rsidTr="00F71FF5">
        <w:trPr>
          <w:trHeight w:val="258"/>
          <w:jc w:val="center"/>
        </w:trPr>
        <w:tc>
          <w:tcPr>
            <w:tcW w:w="2887" w:type="dxa"/>
            <w:shd w:val="clear" w:color="auto" w:fill="auto"/>
            <w:noWrap/>
            <w:vAlign w:val="bottom"/>
            <w:hideMark/>
          </w:tcPr>
          <w:p w14:paraId="7317F1A4" w14:textId="77777777" w:rsidR="00F71FF5" w:rsidRPr="006F1B6E" w:rsidRDefault="00F71FF5" w:rsidP="00F71FF5">
            <w:pPr>
              <w:spacing w:line="240" w:lineRule="auto"/>
              <w:rPr>
                <w:color w:val="000000"/>
                <w:szCs w:val="26"/>
              </w:rPr>
            </w:pPr>
            <w:r w:rsidRPr="006F1B6E">
              <w:rPr>
                <w:color w:val="000000"/>
                <w:szCs w:val="26"/>
                <w:lang w:val="fr-FR"/>
              </w:rPr>
              <w:t>Cyclical</w:t>
            </w:r>
          </w:p>
        </w:tc>
        <w:tc>
          <w:tcPr>
            <w:tcW w:w="240" w:type="dxa"/>
            <w:shd w:val="clear" w:color="auto" w:fill="auto"/>
            <w:noWrap/>
            <w:vAlign w:val="bottom"/>
            <w:hideMark/>
          </w:tcPr>
          <w:p w14:paraId="789E16BD"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63DB3BB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8F648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40F6E19" w14:textId="77777777" w:rsidR="00F71FF5" w:rsidRPr="006F1B6E" w:rsidRDefault="00F71FF5" w:rsidP="00F71FF5">
            <w:pPr>
              <w:spacing w:line="240" w:lineRule="auto"/>
              <w:rPr>
                <w:color w:val="000000"/>
                <w:szCs w:val="26"/>
              </w:rPr>
            </w:pPr>
            <w:r w:rsidRPr="006F1B6E">
              <w:rPr>
                <w:color w:val="000000"/>
                <w:szCs w:val="26"/>
              </w:rPr>
              <w:t>Tính chu kỳ</w:t>
            </w:r>
          </w:p>
        </w:tc>
      </w:tr>
      <w:tr w:rsidR="00F71FF5" w:rsidRPr="006F1B6E" w14:paraId="225B41D5" w14:textId="77777777" w:rsidTr="00F71FF5">
        <w:trPr>
          <w:trHeight w:val="258"/>
          <w:jc w:val="center"/>
        </w:trPr>
        <w:tc>
          <w:tcPr>
            <w:tcW w:w="3128" w:type="dxa"/>
            <w:gridSpan w:val="2"/>
            <w:shd w:val="clear" w:color="auto" w:fill="auto"/>
            <w:noWrap/>
            <w:vAlign w:val="bottom"/>
            <w:hideMark/>
          </w:tcPr>
          <w:p w14:paraId="5C295045" w14:textId="77777777" w:rsidR="00F71FF5" w:rsidRPr="006F1B6E" w:rsidRDefault="00F71FF5" w:rsidP="00F71FF5">
            <w:pPr>
              <w:spacing w:line="240" w:lineRule="auto"/>
              <w:rPr>
                <w:color w:val="000000"/>
                <w:szCs w:val="26"/>
              </w:rPr>
            </w:pPr>
            <w:r w:rsidRPr="006F1B6E">
              <w:rPr>
                <w:color w:val="000000"/>
                <w:szCs w:val="26"/>
              </w:rPr>
              <w:t>Decision Surface</w:t>
            </w:r>
          </w:p>
        </w:tc>
        <w:tc>
          <w:tcPr>
            <w:tcW w:w="240" w:type="dxa"/>
            <w:shd w:val="clear" w:color="auto" w:fill="auto"/>
            <w:noWrap/>
            <w:vAlign w:val="bottom"/>
            <w:hideMark/>
          </w:tcPr>
          <w:p w14:paraId="37F94181"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052D4E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4BF1A28" w14:textId="77777777" w:rsidR="00F71FF5" w:rsidRPr="006F1B6E" w:rsidRDefault="00F71FF5" w:rsidP="00F71FF5">
            <w:pPr>
              <w:spacing w:line="240" w:lineRule="auto"/>
              <w:rPr>
                <w:color w:val="000000"/>
                <w:szCs w:val="26"/>
              </w:rPr>
            </w:pPr>
            <w:r w:rsidRPr="006F1B6E">
              <w:rPr>
                <w:color w:val="000000"/>
                <w:szCs w:val="26"/>
              </w:rPr>
              <w:t>Mặt quyết định</w:t>
            </w:r>
          </w:p>
        </w:tc>
      </w:tr>
      <w:tr w:rsidR="00F71FF5" w:rsidRPr="006F1B6E" w14:paraId="248B875D" w14:textId="77777777" w:rsidTr="00F71FF5">
        <w:trPr>
          <w:trHeight w:val="258"/>
          <w:jc w:val="center"/>
        </w:trPr>
        <w:tc>
          <w:tcPr>
            <w:tcW w:w="3128" w:type="dxa"/>
            <w:gridSpan w:val="2"/>
            <w:shd w:val="clear" w:color="auto" w:fill="auto"/>
            <w:noWrap/>
            <w:vAlign w:val="bottom"/>
            <w:hideMark/>
          </w:tcPr>
          <w:p w14:paraId="21F93EEE" w14:textId="77777777" w:rsidR="00F71FF5" w:rsidRPr="006F1B6E" w:rsidRDefault="00F71FF5" w:rsidP="00F71FF5">
            <w:pPr>
              <w:spacing w:line="240" w:lineRule="auto"/>
              <w:rPr>
                <w:color w:val="000000"/>
                <w:szCs w:val="26"/>
              </w:rPr>
            </w:pPr>
            <w:r w:rsidRPr="006F1B6E">
              <w:rPr>
                <w:color w:val="000000"/>
                <w:szCs w:val="26"/>
              </w:rPr>
              <w:t>Delta Rule</w:t>
            </w:r>
          </w:p>
        </w:tc>
        <w:tc>
          <w:tcPr>
            <w:tcW w:w="240" w:type="dxa"/>
            <w:shd w:val="clear" w:color="auto" w:fill="auto"/>
            <w:noWrap/>
            <w:vAlign w:val="bottom"/>
            <w:hideMark/>
          </w:tcPr>
          <w:p w14:paraId="71EFECE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C613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7885757" w14:textId="77777777" w:rsidR="00F71FF5" w:rsidRPr="006F1B6E" w:rsidRDefault="00F71FF5" w:rsidP="00F71FF5">
            <w:pPr>
              <w:spacing w:line="240" w:lineRule="auto"/>
              <w:rPr>
                <w:color w:val="000000"/>
                <w:szCs w:val="26"/>
              </w:rPr>
            </w:pPr>
            <w:r w:rsidRPr="006F1B6E">
              <w:rPr>
                <w:color w:val="000000"/>
                <w:szCs w:val="26"/>
              </w:rPr>
              <w:t>Luật delta</w:t>
            </w:r>
          </w:p>
        </w:tc>
      </w:tr>
      <w:tr w:rsidR="00F71FF5" w:rsidRPr="006F1B6E" w14:paraId="2E60D669" w14:textId="77777777" w:rsidTr="00F71FF5">
        <w:trPr>
          <w:trHeight w:val="258"/>
          <w:jc w:val="center"/>
        </w:trPr>
        <w:tc>
          <w:tcPr>
            <w:tcW w:w="3128" w:type="dxa"/>
            <w:gridSpan w:val="2"/>
            <w:shd w:val="clear" w:color="auto" w:fill="auto"/>
            <w:noWrap/>
            <w:vAlign w:val="bottom"/>
            <w:hideMark/>
          </w:tcPr>
          <w:p w14:paraId="17D4BDB3" w14:textId="77777777" w:rsidR="00F71FF5" w:rsidRPr="006F1B6E" w:rsidRDefault="00F71FF5" w:rsidP="00F71FF5">
            <w:pPr>
              <w:spacing w:line="240" w:lineRule="auto"/>
              <w:rPr>
                <w:color w:val="000000"/>
                <w:szCs w:val="26"/>
              </w:rPr>
            </w:pPr>
            <w:r w:rsidRPr="006F1B6E">
              <w:rPr>
                <w:color w:val="000000"/>
                <w:szCs w:val="26"/>
                <w:lang w:val="fr-FR"/>
              </w:rPr>
              <w:t>Differencing</w:t>
            </w:r>
          </w:p>
        </w:tc>
        <w:tc>
          <w:tcPr>
            <w:tcW w:w="240" w:type="dxa"/>
            <w:shd w:val="clear" w:color="auto" w:fill="auto"/>
            <w:noWrap/>
            <w:vAlign w:val="bottom"/>
            <w:hideMark/>
          </w:tcPr>
          <w:p w14:paraId="577E375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01F0BF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1A84AD" w14:textId="77777777" w:rsidR="00F71FF5" w:rsidRPr="006F1B6E" w:rsidRDefault="00F71FF5" w:rsidP="00F71FF5">
            <w:pPr>
              <w:spacing w:line="240" w:lineRule="auto"/>
              <w:rPr>
                <w:color w:val="000000"/>
                <w:szCs w:val="26"/>
              </w:rPr>
            </w:pPr>
            <w:r w:rsidRPr="006F1B6E">
              <w:rPr>
                <w:color w:val="000000"/>
                <w:szCs w:val="26"/>
              </w:rPr>
              <w:t>Lấy hiệu</w:t>
            </w:r>
          </w:p>
        </w:tc>
      </w:tr>
      <w:tr w:rsidR="00F71FF5" w:rsidRPr="006F1B6E" w14:paraId="33464C10" w14:textId="77777777" w:rsidTr="00F71FF5">
        <w:trPr>
          <w:trHeight w:val="258"/>
          <w:jc w:val="center"/>
        </w:trPr>
        <w:tc>
          <w:tcPr>
            <w:tcW w:w="4408" w:type="dxa"/>
            <w:gridSpan w:val="4"/>
            <w:shd w:val="clear" w:color="auto" w:fill="auto"/>
            <w:noWrap/>
            <w:vAlign w:val="bottom"/>
            <w:hideMark/>
          </w:tcPr>
          <w:p w14:paraId="540E53C2" w14:textId="77777777" w:rsidR="00F71FF5" w:rsidRPr="006F1B6E" w:rsidRDefault="00F71FF5" w:rsidP="00F71FF5">
            <w:pPr>
              <w:spacing w:line="240" w:lineRule="auto"/>
              <w:rPr>
                <w:color w:val="000000"/>
                <w:szCs w:val="26"/>
              </w:rPr>
            </w:pPr>
            <w:r w:rsidRPr="006F1B6E">
              <w:rPr>
                <w:color w:val="000000"/>
                <w:szCs w:val="26"/>
              </w:rPr>
              <w:t>Feed-forward neural network</w:t>
            </w:r>
          </w:p>
        </w:tc>
        <w:tc>
          <w:tcPr>
            <w:tcW w:w="3991" w:type="dxa"/>
            <w:shd w:val="clear" w:color="auto" w:fill="auto"/>
            <w:noWrap/>
            <w:vAlign w:val="bottom"/>
            <w:hideMark/>
          </w:tcPr>
          <w:p w14:paraId="44B01C9B" w14:textId="77777777" w:rsidR="00F71FF5" w:rsidRPr="006F1B6E" w:rsidRDefault="00F71FF5" w:rsidP="00F71FF5">
            <w:pPr>
              <w:spacing w:line="240" w:lineRule="auto"/>
              <w:rPr>
                <w:color w:val="000000"/>
                <w:szCs w:val="26"/>
              </w:rPr>
            </w:pPr>
            <w:r w:rsidRPr="006F1B6E">
              <w:rPr>
                <w:color w:val="000000"/>
                <w:szCs w:val="26"/>
              </w:rPr>
              <w:t>Mạng truyền thẳng</w:t>
            </w:r>
          </w:p>
        </w:tc>
      </w:tr>
      <w:tr w:rsidR="00F71FF5" w:rsidRPr="006F1B6E" w14:paraId="23D8CE76" w14:textId="77777777" w:rsidTr="00F71FF5">
        <w:trPr>
          <w:trHeight w:val="258"/>
          <w:jc w:val="center"/>
        </w:trPr>
        <w:tc>
          <w:tcPr>
            <w:tcW w:w="3128" w:type="dxa"/>
            <w:gridSpan w:val="2"/>
            <w:shd w:val="clear" w:color="auto" w:fill="auto"/>
            <w:noWrap/>
            <w:vAlign w:val="bottom"/>
            <w:hideMark/>
          </w:tcPr>
          <w:p w14:paraId="2AE0CEEA" w14:textId="77777777" w:rsidR="00F71FF5" w:rsidRPr="006F1B6E" w:rsidRDefault="00F71FF5" w:rsidP="00F71FF5">
            <w:pPr>
              <w:spacing w:line="240" w:lineRule="auto"/>
              <w:rPr>
                <w:color w:val="000000"/>
                <w:szCs w:val="26"/>
              </w:rPr>
            </w:pPr>
            <w:r w:rsidRPr="006F1B6E">
              <w:rPr>
                <w:color w:val="000000"/>
                <w:szCs w:val="26"/>
              </w:rPr>
              <w:t>Global Minimum</w:t>
            </w:r>
          </w:p>
        </w:tc>
        <w:tc>
          <w:tcPr>
            <w:tcW w:w="240" w:type="dxa"/>
            <w:shd w:val="clear" w:color="auto" w:fill="auto"/>
            <w:noWrap/>
            <w:vAlign w:val="bottom"/>
            <w:hideMark/>
          </w:tcPr>
          <w:p w14:paraId="0D6EBD5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C61FC9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23BB65" w14:textId="77777777" w:rsidR="00F71FF5" w:rsidRPr="006F1B6E" w:rsidRDefault="00F71FF5" w:rsidP="00F71FF5">
            <w:pPr>
              <w:spacing w:line="240" w:lineRule="auto"/>
              <w:rPr>
                <w:color w:val="000000"/>
                <w:szCs w:val="26"/>
              </w:rPr>
            </w:pPr>
            <w:r w:rsidRPr="006F1B6E">
              <w:rPr>
                <w:color w:val="000000"/>
                <w:szCs w:val="26"/>
              </w:rPr>
              <w:t>cực tiểu toàn cục</w:t>
            </w:r>
          </w:p>
        </w:tc>
      </w:tr>
      <w:tr w:rsidR="00F71FF5" w:rsidRPr="006F1B6E" w14:paraId="3D987A37" w14:textId="77777777" w:rsidTr="00F71FF5">
        <w:trPr>
          <w:trHeight w:val="258"/>
          <w:jc w:val="center"/>
        </w:trPr>
        <w:tc>
          <w:tcPr>
            <w:tcW w:w="3128" w:type="dxa"/>
            <w:gridSpan w:val="2"/>
            <w:shd w:val="clear" w:color="auto" w:fill="auto"/>
            <w:noWrap/>
            <w:vAlign w:val="bottom"/>
            <w:hideMark/>
          </w:tcPr>
          <w:p w14:paraId="4F754442" w14:textId="77777777" w:rsidR="00F71FF5" w:rsidRPr="006F1B6E" w:rsidRDefault="00F71FF5" w:rsidP="00F71FF5">
            <w:pPr>
              <w:spacing w:line="240" w:lineRule="auto"/>
              <w:rPr>
                <w:color w:val="000000"/>
                <w:szCs w:val="26"/>
              </w:rPr>
            </w:pPr>
            <w:r w:rsidRPr="006F1B6E">
              <w:rPr>
                <w:color w:val="000000"/>
                <w:szCs w:val="26"/>
              </w:rPr>
              <w:t>Global Strategy</w:t>
            </w:r>
          </w:p>
        </w:tc>
        <w:tc>
          <w:tcPr>
            <w:tcW w:w="240" w:type="dxa"/>
            <w:shd w:val="clear" w:color="auto" w:fill="auto"/>
            <w:noWrap/>
            <w:vAlign w:val="bottom"/>
            <w:hideMark/>
          </w:tcPr>
          <w:p w14:paraId="60C8651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2DA869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469E590" w14:textId="77777777" w:rsidR="00F71FF5" w:rsidRPr="006F1B6E" w:rsidRDefault="00F71FF5" w:rsidP="00F71FF5">
            <w:pPr>
              <w:spacing w:line="240" w:lineRule="auto"/>
              <w:rPr>
                <w:color w:val="000000"/>
                <w:szCs w:val="26"/>
              </w:rPr>
            </w:pPr>
            <w:r w:rsidRPr="006F1B6E">
              <w:rPr>
                <w:color w:val="000000"/>
                <w:szCs w:val="26"/>
              </w:rPr>
              <w:t>chiến lược toàn cục</w:t>
            </w:r>
          </w:p>
        </w:tc>
      </w:tr>
      <w:tr w:rsidR="00F71FF5" w:rsidRPr="006F1B6E" w14:paraId="11FD5D85" w14:textId="77777777" w:rsidTr="00F71FF5">
        <w:trPr>
          <w:trHeight w:val="258"/>
          <w:jc w:val="center"/>
        </w:trPr>
        <w:tc>
          <w:tcPr>
            <w:tcW w:w="3128" w:type="dxa"/>
            <w:gridSpan w:val="2"/>
            <w:shd w:val="clear" w:color="auto" w:fill="auto"/>
            <w:noWrap/>
            <w:vAlign w:val="bottom"/>
            <w:hideMark/>
          </w:tcPr>
          <w:p w14:paraId="1D95639A" w14:textId="77777777" w:rsidR="00F71FF5" w:rsidRPr="006F1B6E" w:rsidRDefault="00F71FF5" w:rsidP="00F71FF5">
            <w:pPr>
              <w:spacing w:line="240" w:lineRule="auto"/>
              <w:rPr>
                <w:color w:val="000000"/>
                <w:szCs w:val="26"/>
              </w:rPr>
            </w:pPr>
            <w:r w:rsidRPr="006F1B6E">
              <w:rPr>
                <w:color w:val="000000"/>
                <w:szCs w:val="26"/>
              </w:rPr>
              <w:t>Gradient</w:t>
            </w:r>
          </w:p>
        </w:tc>
        <w:tc>
          <w:tcPr>
            <w:tcW w:w="240" w:type="dxa"/>
            <w:shd w:val="clear" w:color="auto" w:fill="auto"/>
            <w:noWrap/>
            <w:vAlign w:val="bottom"/>
            <w:hideMark/>
          </w:tcPr>
          <w:p w14:paraId="071AD9B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C1E57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1C5BE0" w14:textId="77777777" w:rsidR="00F71FF5" w:rsidRPr="006F1B6E" w:rsidRDefault="00F71FF5" w:rsidP="00F71FF5">
            <w:pPr>
              <w:spacing w:line="240" w:lineRule="auto"/>
              <w:rPr>
                <w:color w:val="000000"/>
                <w:szCs w:val="26"/>
              </w:rPr>
            </w:pPr>
            <w:r w:rsidRPr="006F1B6E">
              <w:rPr>
                <w:color w:val="000000"/>
                <w:szCs w:val="26"/>
              </w:rPr>
              <w:t>Độ dốc</w:t>
            </w:r>
          </w:p>
        </w:tc>
      </w:tr>
      <w:tr w:rsidR="00F71FF5" w:rsidRPr="006F1B6E" w14:paraId="622A64C1" w14:textId="77777777" w:rsidTr="00F71FF5">
        <w:trPr>
          <w:trHeight w:val="258"/>
          <w:jc w:val="center"/>
        </w:trPr>
        <w:tc>
          <w:tcPr>
            <w:tcW w:w="3128" w:type="dxa"/>
            <w:gridSpan w:val="2"/>
            <w:shd w:val="clear" w:color="auto" w:fill="auto"/>
            <w:noWrap/>
            <w:vAlign w:val="bottom"/>
            <w:hideMark/>
          </w:tcPr>
          <w:p w14:paraId="3FF9732F" w14:textId="77777777" w:rsidR="00F71FF5" w:rsidRPr="006F1B6E" w:rsidRDefault="00F71FF5" w:rsidP="00F71FF5">
            <w:pPr>
              <w:spacing w:line="240" w:lineRule="auto"/>
              <w:rPr>
                <w:color w:val="000000"/>
                <w:szCs w:val="26"/>
              </w:rPr>
            </w:pPr>
            <w:r w:rsidRPr="006F1B6E">
              <w:rPr>
                <w:color w:val="000000"/>
                <w:szCs w:val="26"/>
              </w:rPr>
              <w:t>Gradient Descent</w:t>
            </w:r>
          </w:p>
        </w:tc>
        <w:tc>
          <w:tcPr>
            <w:tcW w:w="240" w:type="dxa"/>
            <w:shd w:val="clear" w:color="auto" w:fill="auto"/>
            <w:noWrap/>
            <w:vAlign w:val="bottom"/>
            <w:hideMark/>
          </w:tcPr>
          <w:p w14:paraId="5FC4B0E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7C4990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C2F0046" w14:textId="77777777" w:rsidR="00F71FF5" w:rsidRPr="006F1B6E" w:rsidRDefault="00F71FF5" w:rsidP="00F71FF5">
            <w:pPr>
              <w:spacing w:line="240" w:lineRule="auto"/>
              <w:rPr>
                <w:color w:val="000000"/>
                <w:szCs w:val="26"/>
              </w:rPr>
            </w:pPr>
            <w:r w:rsidRPr="006F1B6E">
              <w:rPr>
                <w:color w:val="000000"/>
                <w:szCs w:val="26"/>
              </w:rPr>
              <w:t>Giảm độ dốc</w:t>
            </w:r>
          </w:p>
        </w:tc>
      </w:tr>
      <w:tr w:rsidR="00F71FF5" w:rsidRPr="006F1B6E" w14:paraId="1B134E6A" w14:textId="77777777" w:rsidTr="00F71FF5">
        <w:trPr>
          <w:trHeight w:val="258"/>
          <w:jc w:val="center"/>
        </w:trPr>
        <w:tc>
          <w:tcPr>
            <w:tcW w:w="3128" w:type="dxa"/>
            <w:gridSpan w:val="2"/>
            <w:shd w:val="clear" w:color="auto" w:fill="auto"/>
            <w:noWrap/>
            <w:vAlign w:val="bottom"/>
            <w:hideMark/>
          </w:tcPr>
          <w:p w14:paraId="0F682C8A" w14:textId="77777777" w:rsidR="00F71FF5" w:rsidRPr="006F1B6E" w:rsidRDefault="00F71FF5" w:rsidP="00F71FF5">
            <w:pPr>
              <w:spacing w:line="240" w:lineRule="auto"/>
              <w:rPr>
                <w:color w:val="000000"/>
                <w:szCs w:val="26"/>
              </w:rPr>
            </w:pPr>
            <w:r w:rsidRPr="006F1B6E">
              <w:rPr>
                <w:color w:val="000000"/>
                <w:szCs w:val="26"/>
              </w:rPr>
              <w:t>Hyperplane</w:t>
            </w:r>
          </w:p>
        </w:tc>
        <w:tc>
          <w:tcPr>
            <w:tcW w:w="240" w:type="dxa"/>
            <w:shd w:val="clear" w:color="auto" w:fill="auto"/>
            <w:noWrap/>
            <w:vAlign w:val="bottom"/>
            <w:hideMark/>
          </w:tcPr>
          <w:p w14:paraId="2A81573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EFCA65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D860FA6" w14:textId="77777777" w:rsidR="00F71FF5" w:rsidRPr="006F1B6E" w:rsidRDefault="00F71FF5" w:rsidP="00F71FF5">
            <w:pPr>
              <w:spacing w:line="240" w:lineRule="auto"/>
              <w:rPr>
                <w:color w:val="000000"/>
                <w:szCs w:val="26"/>
              </w:rPr>
            </w:pPr>
            <w:r w:rsidRPr="006F1B6E">
              <w:rPr>
                <w:color w:val="000000"/>
                <w:szCs w:val="26"/>
              </w:rPr>
              <w:t>Siêu phẳng</w:t>
            </w:r>
          </w:p>
        </w:tc>
      </w:tr>
      <w:tr w:rsidR="00F71FF5" w:rsidRPr="006F1B6E" w14:paraId="70F2893D" w14:textId="77777777" w:rsidTr="00F71FF5">
        <w:trPr>
          <w:trHeight w:val="258"/>
          <w:jc w:val="center"/>
        </w:trPr>
        <w:tc>
          <w:tcPr>
            <w:tcW w:w="4408" w:type="dxa"/>
            <w:gridSpan w:val="4"/>
            <w:shd w:val="clear" w:color="auto" w:fill="auto"/>
            <w:noWrap/>
            <w:vAlign w:val="bottom"/>
            <w:hideMark/>
          </w:tcPr>
          <w:p w14:paraId="4EB3FCC4" w14:textId="77777777" w:rsidR="00F71FF5" w:rsidRPr="006F1B6E" w:rsidRDefault="00F71FF5" w:rsidP="00F71FF5">
            <w:pPr>
              <w:spacing w:line="240" w:lineRule="auto"/>
              <w:rPr>
                <w:color w:val="000000"/>
                <w:szCs w:val="26"/>
              </w:rPr>
            </w:pPr>
            <w:r w:rsidRPr="006F1B6E">
              <w:rPr>
                <w:color w:val="000000"/>
                <w:szCs w:val="26"/>
              </w:rPr>
              <w:t>Incremental Gradient Descent</w:t>
            </w:r>
          </w:p>
        </w:tc>
        <w:tc>
          <w:tcPr>
            <w:tcW w:w="3991" w:type="dxa"/>
            <w:shd w:val="clear" w:color="auto" w:fill="auto"/>
            <w:noWrap/>
            <w:vAlign w:val="bottom"/>
            <w:hideMark/>
          </w:tcPr>
          <w:p w14:paraId="69F4D73F" w14:textId="77777777" w:rsidR="00F71FF5" w:rsidRPr="006F1B6E" w:rsidRDefault="00F71FF5" w:rsidP="00F71FF5">
            <w:pPr>
              <w:spacing w:line="240" w:lineRule="auto"/>
              <w:rPr>
                <w:color w:val="000000"/>
                <w:szCs w:val="26"/>
              </w:rPr>
            </w:pPr>
            <w:r w:rsidRPr="006F1B6E">
              <w:rPr>
                <w:color w:val="000000"/>
                <w:szCs w:val="26"/>
              </w:rPr>
              <w:t>Giảm độ dốc tăng cường</w:t>
            </w:r>
          </w:p>
        </w:tc>
      </w:tr>
      <w:tr w:rsidR="00F71FF5" w:rsidRPr="006F1B6E" w14:paraId="5C3C9BDA" w14:textId="77777777" w:rsidTr="00F71FF5">
        <w:trPr>
          <w:trHeight w:val="258"/>
          <w:jc w:val="center"/>
        </w:trPr>
        <w:tc>
          <w:tcPr>
            <w:tcW w:w="3128" w:type="dxa"/>
            <w:gridSpan w:val="2"/>
            <w:shd w:val="clear" w:color="auto" w:fill="auto"/>
            <w:noWrap/>
            <w:vAlign w:val="bottom"/>
            <w:hideMark/>
          </w:tcPr>
          <w:p w14:paraId="2387E4F2" w14:textId="77777777" w:rsidR="00F71FF5" w:rsidRPr="006F1B6E" w:rsidRDefault="00F71FF5" w:rsidP="00F71FF5">
            <w:pPr>
              <w:spacing w:line="240" w:lineRule="auto"/>
              <w:rPr>
                <w:color w:val="000000"/>
                <w:szCs w:val="26"/>
              </w:rPr>
            </w:pPr>
            <w:r w:rsidRPr="006F1B6E">
              <w:rPr>
                <w:color w:val="000000"/>
                <w:szCs w:val="26"/>
                <w:lang w:val="fr-FR"/>
              </w:rPr>
              <w:t>Irregular</w:t>
            </w:r>
          </w:p>
        </w:tc>
        <w:tc>
          <w:tcPr>
            <w:tcW w:w="240" w:type="dxa"/>
            <w:shd w:val="clear" w:color="auto" w:fill="auto"/>
            <w:noWrap/>
            <w:vAlign w:val="bottom"/>
            <w:hideMark/>
          </w:tcPr>
          <w:p w14:paraId="2F66CE17"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15FD085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735F675" w14:textId="77777777" w:rsidR="00F71FF5" w:rsidRPr="006F1B6E" w:rsidRDefault="00F71FF5" w:rsidP="00F71FF5">
            <w:pPr>
              <w:spacing w:line="240" w:lineRule="auto"/>
              <w:rPr>
                <w:color w:val="000000"/>
                <w:szCs w:val="26"/>
              </w:rPr>
            </w:pPr>
            <w:r w:rsidRPr="006F1B6E">
              <w:rPr>
                <w:color w:val="000000"/>
                <w:szCs w:val="26"/>
              </w:rPr>
              <w:t>Tính bất quy tắc</w:t>
            </w:r>
          </w:p>
        </w:tc>
      </w:tr>
      <w:tr w:rsidR="00F71FF5" w:rsidRPr="006F1B6E" w14:paraId="3A5709D7" w14:textId="77777777" w:rsidTr="00F71FF5">
        <w:trPr>
          <w:trHeight w:val="258"/>
          <w:jc w:val="center"/>
        </w:trPr>
        <w:tc>
          <w:tcPr>
            <w:tcW w:w="3368" w:type="dxa"/>
            <w:gridSpan w:val="3"/>
            <w:shd w:val="clear" w:color="auto" w:fill="auto"/>
            <w:noWrap/>
            <w:vAlign w:val="bottom"/>
            <w:hideMark/>
          </w:tcPr>
          <w:p w14:paraId="1C33E0A0" w14:textId="77777777" w:rsidR="00F71FF5" w:rsidRPr="006F1B6E" w:rsidRDefault="00F71FF5" w:rsidP="00F71FF5">
            <w:pPr>
              <w:spacing w:line="240" w:lineRule="auto"/>
              <w:rPr>
                <w:color w:val="000000"/>
                <w:szCs w:val="26"/>
              </w:rPr>
            </w:pPr>
            <w:r w:rsidRPr="006F1B6E">
              <w:rPr>
                <w:color w:val="000000"/>
                <w:szCs w:val="26"/>
              </w:rPr>
              <w:t>Learning By Epoch</w:t>
            </w:r>
          </w:p>
        </w:tc>
        <w:tc>
          <w:tcPr>
            <w:tcW w:w="1039" w:type="dxa"/>
            <w:shd w:val="clear" w:color="auto" w:fill="auto"/>
            <w:noWrap/>
            <w:vAlign w:val="bottom"/>
            <w:hideMark/>
          </w:tcPr>
          <w:p w14:paraId="0D3D193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BFD2A91" w14:textId="77777777" w:rsidR="00F71FF5" w:rsidRPr="006F1B6E" w:rsidRDefault="00F71FF5" w:rsidP="00F71FF5">
            <w:pPr>
              <w:spacing w:line="240" w:lineRule="auto"/>
              <w:rPr>
                <w:color w:val="000000"/>
                <w:szCs w:val="26"/>
              </w:rPr>
            </w:pPr>
            <w:r w:rsidRPr="006F1B6E">
              <w:rPr>
                <w:color w:val="000000"/>
                <w:szCs w:val="26"/>
              </w:rPr>
              <w:t>Học theo epoch</w:t>
            </w:r>
          </w:p>
        </w:tc>
      </w:tr>
      <w:tr w:rsidR="00F71FF5" w:rsidRPr="006F1B6E" w14:paraId="6068D44C" w14:textId="77777777" w:rsidTr="00F71FF5">
        <w:trPr>
          <w:trHeight w:val="258"/>
          <w:jc w:val="center"/>
        </w:trPr>
        <w:tc>
          <w:tcPr>
            <w:tcW w:w="3368" w:type="dxa"/>
            <w:gridSpan w:val="3"/>
            <w:shd w:val="clear" w:color="auto" w:fill="auto"/>
            <w:noWrap/>
            <w:vAlign w:val="bottom"/>
            <w:hideMark/>
          </w:tcPr>
          <w:p w14:paraId="38215F0A" w14:textId="77777777" w:rsidR="00F71FF5" w:rsidRPr="006F1B6E" w:rsidRDefault="00F71FF5" w:rsidP="00F71FF5">
            <w:pPr>
              <w:spacing w:line="240" w:lineRule="auto"/>
              <w:rPr>
                <w:color w:val="000000"/>
                <w:szCs w:val="26"/>
              </w:rPr>
            </w:pPr>
            <w:r w:rsidRPr="006F1B6E">
              <w:rPr>
                <w:color w:val="000000"/>
                <w:szCs w:val="26"/>
              </w:rPr>
              <w:t>Learning By Pattern</w:t>
            </w:r>
          </w:p>
        </w:tc>
        <w:tc>
          <w:tcPr>
            <w:tcW w:w="1039" w:type="dxa"/>
            <w:shd w:val="clear" w:color="auto" w:fill="auto"/>
            <w:noWrap/>
            <w:vAlign w:val="bottom"/>
            <w:hideMark/>
          </w:tcPr>
          <w:p w14:paraId="7347C59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3752713" w14:textId="77777777" w:rsidR="00F71FF5" w:rsidRPr="006F1B6E" w:rsidRDefault="00F71FF5" w:rsidP="00F71FF5">
            <w:pPr>
              <w:spacing w:line="240" w:lineRule="auto"/>
              <w:rPr>
                <w:color w:val="000000"/>
                <w:szCs w:val="26"/>
              </w:rPr>
            </w:pPr>
            <w:r w:rsidRPr="006F1B6E">
              <w:rPr>
                <w:color w:val="000000"/>
                <w:szCs w:val="26"/>
              </w:rPr>
              <w:t>Học theo mẫu</w:t>
            </w:r>
          </w:p>
        </w:tc>
      </w:tr>
      <w:tr w:rsidR="00F71FF5" w:rsidRPr="006F1B6E" w14:paraId="7417D7B0" w14:textId="77777777" w:rsidTr="00F71FF5">
        <w:trPr>
          <w:trHeight w:val="258"/>
          <w:jc w:val="center"/>
        </w:trPr>
        <w:tc>
          <w:tcPr>
            <w:tcW w:w="3128" w:type="dxa"/>
            <w:gridSpan w:val="2"/>
            <w:shd w:val="clear" w:color="auto" w:fill="auto"/>
            <w:noWrap/>
            <w:vAlign w:val="bottom"/>
            <w:hideMark/>
          </w:tcPr>
          <w:p w14:paraId="30A563FE" w14:textId="77777777" w:rsidR="00F71FF5" w:rsidRPr="006F1B6E" w:rsidRDefault="00F71FF5" w:rsidP="00F71FF5">
            <w:pPr>
              <w:spacing w:line="240" w:lineRule="auto"/>
              <w:rPr>
                <w:color w:val="000000"/>
                <w:szCs w:val="26"/>
              </w:rPr>
            </w:pPr>
            <w:r w:rsidRPr="006F1B6E">
              <w:rPr>
                <w:color w:val="000000"/>
                <w:szCs w:val="26"/>
              </w:rPr>
              <w:t>Learning Rate</w:t>
            </w:r>
          </w:p>
        </w:tc>
        <w:tc>
          <w:tcPr>
            <w:tcW w:w="240" w:type="dxa"/>
            <w:shd w:val="clear" w:color="auto" w:fill="auto"/>
            <w:noWrap/>
            <w:vAlign w:val="bottom"/>
            <w:hideMark/>
          </w:tcPr>
          <w:p w14:paraId="53F9CED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18086C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ABEC853" w14:textId="77777777" w:rsidR="00F71FF5" w:rsidRPr="006F1B6E" w:rsidRDefault="00F71FF5" w:rsidP="00F71FF5">
            <w:pPr>
              <w:spacing w:line="240" w:lineRule="auto"/>
              <w:rPr>
                <w:color w:val="000000"/>
                <w:szCs w:val="26"/>
              </w:rPr>
            </w:pPr>
            <w:r w:rsidRPr="006F1B6E">
              <w:rPr>
                <w:color w:val="000000"/>
                <w:szCs w:val="26"/>
              </w:rPr>
              <w:t>Hệ số học</w:t>
            </w:r>
          </w:p>
        </w:tc>
      </w:tr>
      <w:tr w:rsidR="00F71FF5" w:rsidRPr="006F1B6E" w14:paraId="70BD3096" w14:textId="77777777" w:rsidTr="00F71FF5">
        <w:trPr>
          <w:trHeight w:val="258"/>
          <w:jc w:val="center"/>
        </w:trPr>
        <w:tc>
          <w:tcPr>
            <w:tcW w:w="3368" w:type="dxa"/>
            <w:gridSpan w:val="3"/>
            <w:shd w:val="clear" w:color="auto" w:fill="auto"/>
            <w:noWrap/>
            <w:vAlign w:val="bottom"/>
            <w:hideMark/>
          </w:tcPr>
          <w:p w14:paraId="51BA7C57" w14:textId="77777777" w:rsidR="00F71FF5" w:rsidRPr="006F1B6E" w:rsidRDefault="00F71FF5" w:rsidP="00F71FF5">
            <w:pPr>
              <w:spacing w:line="240" w:lineRule="auto"/>
              <w:rPr>
                <w:color w:val="000000"/>
                <w:szCs w:val="26"/>
              </w:rPr>
            </w:pPr>
            <w:r w:rsidRPr="006F1B6E">
              <w:rPr>
                <w:color w:val="000000"/>
                <w:szCs w:val="26"/>
              </w:rPr>
              <w:t>Least Absolute Deviation</w:t>
            </w:r>
          </w:p>
        </w:tc>
        <w:tc>
          <w:tcPr>
            <w:tcW w:w="1039" w:type="dxa"/>
            <w:shd w:val="clear" w:color="auto" w:fill="auto"/>
            <w:noWrap/>
            <w:vAlign w:val="bottom"/>
            <w:hideMark/>
          </w:tcPr>
          <w:p w14:paraId="7A40E3C1"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266E4E43" w14:textId="77777777" w:rsidR="00F71FF5" w:rsidRPr="006F1B6E" w:rsidRDefault="00F71FF5" w:rsidP="00F71FF5">
            <w:pPr>
              <w:spacing w:line="240" w:lineRule="auto"/>
              <w:rPr>
                <w:color w:val="000000"/>
                <w:szCs w:val="26"/>
              </w:rPr>
            </w:pPr>
            <w:r w:rsidRPr="006F1B6E">
              <w:rPr>
                <w:color w:val="000000"/>
                <w:szCs w:val="26"/>
              </w:rPr>
              <w:t>Độ lệch tuyệt đối nhỏ nhất</w:t>
            </w:r>
          </w:p>
        </w:tc>
      </w:tr>
      <w:tr w:rsidR="00F71FF5" w:rsidRPr="006F1B6E" w14:paraId="3FFFC5F9" w14:textId="77777777" w:rsidTr="00F71FF5">
        <w:trPr>
          <w:trHeight w:val="258"/>
          <w:jc w:val="center"/>
        </w:trPr>
        <w:tc>
          <w:tcPr>
            <w:tcW w:w="3128" w:type="dxa"/>
            <w:gridSpan w:val="2"/>
            <w:shd w:val="clear" w:color="auto" w:fill="auto"/>
            <w:noWrap/>
            <w:vAlign w:val="bottom"/>
            <w:hideMark/>
          </w:tcPr>
          <w:p w14:paraId="24FDD8F0" w14:textId="77777777" w:rsidR="00F71FF5" w:rsidRPr="006F1B6E" w:rsidRDefault="00F71FF5" w:rsidP="00F71FF5">
            <w:pPr>
              <w:spacing w:line="240" w:lineRule="auto"/>
              <w:rPr>
                <w:color w:val="000000"/>
                <w:szCs w:val="26"/>
              </w:rPr>
            </w:pPr>
            <w:r w:rsidRPr="006F1B6E">
              <w:rPr>
                <w:color w:val="000000"/>
                <w:szCs w:val="26"/>
              </w:rPr>
              <w:t>Linear Unit</w:t>
            </w:r>
          </w:p>
        </w:tc>
        <w:tc>
          <w:tcPr>
            <w:tcW w:w="240" w:type="dxa"/>
            <w:shd w:val="clear" w:color="auto" w:fill="auto"/>
            <w:noWrap/>
            <w:vAlign w:val="bottom"/>
            <w:hideMark/>
          </w:tcPr>
          <w:p w14:paraId="39783F2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51AF449"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61A74CE" w14:textId="77777777" w:rsidR="00F71FF5" w:rsidRPr="006F1B6E" w:rsidRDefault="00F71FF5" w:rsidP="00F71FF5">
            <w:pPr>
              <w:spacing w:line="240" w:lineRule="auto"/>
              <w:rPr>
                <w:color w:val="000000"/>
                <w:szCs w:val="26"/>
              </w:rPr>
            </w:pPr>
            <w:r w:rsidRPr="006F1B6E">
              <w:rPr>
                <w:color w:val="000000"/>
                <w:szCs w:val="26"/>
              </w:rPr>
              <w:t>Đơn vị tuyến tính</w:t>
            </w:r>
          </w:p>
        </w:tc>
      </w:tr>
      <w:tr w:rsidR="00F71FF5" w:rsidRPr="006F1B6E" w14:paraId="1DC22A35" w14:textId="77777777" w:rsidTr="00F71FF5">
        <w:trPr>
          <w:trHeight w:val="258"/>
          <w:jc w:val="center"/>
        </w:trPr>
        <w:tc>
          <w:tcPr>
            <w:tcW w:w="3368" w:type="dxa"/>
            <w:gridSpan w:val="3"/>
            <w:shd w:val="clear" w:color="auto" w:fill="auto"/>
            <w:noWrap/>
            <w:vAlign w:val="bottom"/>
            <w:hideMark/>
          </w:tcPr>
          <w:p w14:paraId="525AB1B4" w14:textId="77777777" w:rsidR="00F71FF5" w:rsidRPr="006F1B6E" w:rsidRDefault="00F71FF5" w:rsidP="00F71FF5">
            <w:pPr>
              <w:spacing w:line="240" w:lineRule="auto"/>
              <w:rPr>
                <w:color w:val="000000"/>
                <w:szCs w:val="26"/>
              </w:rPr>
            </w:pPr>
            <w:r w:rsidRPr="006F1B6E">
              <w:rPr>
                <w:color w:val="000000"/>
                <w:szCs w:val="26"/>
              </w:rPr>
              <w:t>Linearly Separable</w:t>
            </w:r>
          </w:p>
        </w:tc>
        <w:tc>
          <w:tcPr>
            <w:tcW w:w="1039" w:type="dxa"/>
            <w:shd w:val="clear" w:color="auto" w:fill="auto"/>
            <w:noWrap/>
            <w:vAlign w:val="bottom"/>
            <w:hideMark/>
          </w:tcPr>
          <w:p w14:paraId="7C6034D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1D7C58B" w14:textId="77777777" w:rsidR="00F71FF5" w:rsidRPr="006F1B6E" w:rsidRDefault="00F71FF5" w:rsidP="00F71FF5">
            <w:pPr>
              <w:spacing w:line="240" w:lineRule="auto"/>
              <w:rPr>
                <w:color w:val="000000"/>
                <w:szCs w:val="26"/>
              </w:rPr>
            </w:pPr>
            <w:r w:rsidRPr="006F1B6E">
              <w:rPr>
                <w:color w:val="000000"/>
                <w:szCs w:val="26"/>
              </w:rPr>
              <w:t>Khả phân tuyến tính</w:t>
            </w:r>
          </w:p>
        </w:tc>
      </w:tr>
      <w:tr w:rsidR="00F71FF5" w:rsidRPr="006F1B6E" w14:paraId="32820C02" w14:textId="77777777" w:rsidTr="00F71FF5">
        <w:trPr>
          <w:trHeight w:val="258"/>
          <w:jc w:val="center"/>
        </w:trPr>
        <w:tc>
          <w:tcPr>
            <w:tcW w:w="3128" w:type="dxa"/>
            <w:gridSpan w:val="2"/>
            <w:shd w:val="clear" w:color="auto" w:fill="auto"/>
            <w:noWrap/>
            <w:vAlign w:val="bottom"/>
            <w:hideMark/>
          </w:tcPr>
          <w:p w14:paraId="3CD9FC62" w14:textId="77777777" w:rsidR="00F71FF5" w:rsidRPr="006F1B6E" w:rsidRDefault="00F71FF5" w:rsidP="00F71FF5">
            <w:pPr>
              <w:spacing w:line="240" w:lineRule="auto"/>
              <w:rPr>
                <w:color w:val="000000"/>
                <w:szCs w:val="26"/>
              </w:rPr>
            </w:pPr>
            <w:r w:rsidRPr="006F1B6E">
              <w:rPr>
                <w:color w:val="000000"/>
                <w:szCs w:val="26"/>
              </w:rPr>
              <w:t>Local Minimum</w:t>
            </w:r>
          </w:p>
        </w:tc>
        <w:tc>
          <w:tcPr>
            <w:tcW w:w="240" w:type="dxa"/>
            <w:shd w:val="clear" w:color="auto" w:fill="auto"/>
            <w:noWrap/>
            <w:vAlign w:val="bottom"/>
            <w:hideMark/>
          </w:tcPr>
          <w:p w14:paraId="11B4203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454F1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F85FDA" w14:textId="77777777" w:rsidR="00F71FF5" w:rsidRPr="006F1B6E" w:rsidRDefault="00F71FF5" w:rsidP="00F71FF5">
            <w:pPr>
              <w:spacing w:line="240" w:lineRule="auto"/>
              <w:rPr>
                <w:color w:val="000000"/>
                <w:szCs w:val="26"/>
              </w:rPr>
            </w:pPr>
            <w:r w:rsidRPr="006F1B6E">
              <w:rPr>
                <w:color w:val="000000"/>
                <w:szCs w:val="26"/>
              </w:rPr>
              <w:t>Tối ưu cục bộ</w:t>
            </w:r>
          </w:p>
        </w:tc>
      </w:tr>
      <w:tr w:rsidR="00F71FF5" w:rsidRPr="006F1B6E" w14:paraId="59F0BB3F" w14:textId="77777777" w:rsidTr="00F71FF5">
        <w:trPr>
          <w:trHeight w:val="258"/>
          <w:jc w:val="center"/>
        </w:trPr>
        <w:tc>
          <w:tcPr>
            <w:tcW w:w="3128" w:type="dxa"/>
            <w:gridSpan w:val="2"/>
            <w:shd w:val="clear" w:color="auto" w:fill="auto"/>
            <w:noWrap/>
            <w:vAlign w:val="bottom"/>
            <w:hideMark/>
          </w:tcPr>
          <w:p w14:paraId="42136C16" w14:textId="77777777" w:rsidR="00F71FF5" w:rsidRPr="006F1B6E" w:rsidRDefault="00F71FF5" w:rsidP="00F71FF5">
            <w:pPr>
              <w:spacing w:line="240" w:lineRule="auto"/>
              <w:rPr>
                <w:color w:val="000000"/>
                <w:szCs w:val="26"/>
              </w:rPr>
            </w:pPr>
            <w:r w:rsidRPr="006F1B6E">
              <w:rPr>
                <w:color w:val="000000"/>
                <w:szCs w:val="26"/>
              </w:rPr>
              <w:t>Local Strategy</w:t>
            </w:r>
          </w:p>
        </w:tc>
        <w:tc>
          <w:tcPr>
            <w:tcW w:w="240" w:type="dxa"/>
            <w:shd w:val="clear" w:color="auto" w:fill="auto"/>
            <w:noWrap/>
            <w:vAlign w:val="bottom"/>
            <w:hideMark/>
          </w:tcPr>
          <w:p w14:paraId="7E266D24"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2336068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AA513AD" w14:textId="77777777" w:rsidR="00F71FF5" w:rsidRPr="006F1B6E" w:rsidRDefault="00F71FF5" w:rsidP="00F71FF5">
            <w:pPr>
              <w:spacing w:line="240" w:lineRule="auto"/>
              <w:rPr>
                <w:color w:val="000000"/>
                <w:szCs w:val="26"/>
              </w:rPr>
            </w:pPr>
            <w:r w:rsidRPr="006F1B6E">
              <w:rPr>
                <w:color w:val="000000"/>
                <w:szCs w:val="26"/>
              </w:rPr>
              <w:t>Chiến lược cục bộ</w:t>
            </w:r>
          </w:p>
        </w:tc>
      </w:tr>
      <w:tr w:rsidR="00F71FF5" w:rsidRPr="006F1B6E" w14:paraId="216C482E" w14:textId="77777777" w:rsidTr="00F71FF5">
        <w:trPr>
          <w:trHeight w:val="258"/>
          <w:jc w:val="center"/>
        </w:trPr>
        <w:tc>
          <w:tcPr>
            <w:tcW w:w="3368" w:type="dxa"/>
            <w:gridSpan w:val="3"/>
            <w:shd w:val="clear" w:color="auto" w:fill="auto"/>
            <w:noWrap/>
            <w:vAlign w:val="bottom"/>
            <w:hideMark/>
          </w:tcPr>
          <w:p w14:paraId="034C5335" w14:textId="77777777" w:rsidR="00F71FF5" w:rsidRPr="006F1B6E" w:rsidRDefault="00F71FF5" w:rsidP="00F71FF5">
            <w:pPr>
              <w:spacing w:line="240" w:lineRule="auto"/>
              <w:rPr>
                <w:color w:val="000000"/>
                <w:szCs w:val="26"/>
              </w:rPr>
            </w:pPr>
            <w:r w:rsidRPr="006F1B6E">
              <w:rPr>
                <w:color w:val="000000"/>
                <w:szCs w:val="26"/>
              </w:rPr>
              <w:t>Mean Absolute Errors</w:t>
            </w:r>
          </w:p>
        </w:tc>
        <w:tc>
          <w:tcPr>
            <w:tcW w:w="1039" w:type="dxa"/>
            <w:shd w:val="clear" w:color="auto" w:fill="auto"/>
            <w:noWrap/>
            <w:vAlign w:val="bottom"/>
            <w:hideMark/>
          </w:tcPr>
          <w:p w14:paraId="2220BA4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C96D4BD" w14:textId="77777777" w:rsidR="00F71FF5" w:rsidRPr="006F1B6E" w:rsidRDefault="00F71FF5" w:rsidP="00F71FF5">
            <w:pPr>
              <w:spacing w:line="240" w:lineRule="auto"/>
              <w:rPr>
                <w:color w:val="000000"/>
                <w:szCs w:val="26"/>
              </w:rPr>
            </w:pPr>
            <w:r w:rsidRPr="006F1B6E">
              <w:rPr>
                <w:color w:val="000000"/>
                <w:szCs w:val="26"/>
              </w:rPr>
              <w:t>Trung bình tuyệt đối lỗi</w:t>
            </w:r>
          </w:p>
        </w:tc>
      </w:tr>
      <w:tr w:rsidR="00F71FF5" w:rsidRPr="006F1B6E" w14:paraId="6FB53FCC" w14:textId="77777777" w:rsidTr="00F71FF5">
        <w:trPr>
          <w:trHeight w:val="258"/>
          <w:jc w:val="center"/>
        </w:trPr>
        <w:tc>
          <w:tcPr>
            <w:tcW w:w="3368" w:type="dxa"/>
            <w:gridSpan w:val="3"/>
            <w:shd w:val="clear" w:color="auto" w:fill="auto"/>
            <w:noWrap/>
            <w:vAlign w:val="bottom"/>
            <w:hideMark/>
          </w:tcPr>
          <w:p w14:paraId="5219C74E" w14:textId="77777777" w:rsidR="00F71FF5" w:rsidRPr="006F1B6E" w:rsidRDefault="00F71FF5" w:rsidP="00F71FF5">
            <w:pPr>
              <w:spacing w:line="240" w:lineRule="auto"/>
              <w:rPr>
                <w:color w:val="000000"/>
                <w:szCs w:val="26"/>
              </w:rPr>
            </w:pPr>
            <w:r w:rsidRPr="006F1B6E">
              <w:rPr>
                <w:color w:val="000000"/>
                <w:szCs w:val="26"/>
              </w:rPr>
              <w:t>Mean Squared Errors</w:t>
            </w:r>
          </w:p>
        </w:tc>
        <w:tc>
          <w:tcPr>
            <w:tcW w:w="1039" w:type="dxa"/>
            <w:shd w:val="clear" w:color="auto" w:fill="auto"/>
            <w:noWrap/>
            <w:vAlign w:val="bottom"/>
            <w:hideMark/>
          </w:tcPr>
          <w:p w14:paraId="41FFD6D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EE12E2D" w14:textId="77777777" w:rsidR="00F71FF5" w:rsidRPr="006F1B6E" w:rsidRDefault="00F71FF5" w:rsidP="00F71FF5">
            <w:pPr>
              <w:spacing w:line="240" w:lineRule="auto"/>
              <w:rPr>
                <w:color w:val="000000"/>
                <w:szCs w:val="26"/>
              </w:rPr>
            </w:pPr>
            <w:r w:rsidRPr="006F1B6E">
              <w:rPr>
                <w:color w:val="000000"/>
                <w:szCs w:val="26"/>
              </w:rPr>
              <w:t>Trung bình bình phương lỗi</w:t>
            </w:r>
          </w:p>
        </w:tc>
      </w:tr>
      <w:tr w:rsidR="00F71FF5" w:rsidRPr="006F1B6E" w14:paraId="07B9C0F9" w14:textId="77777777" w:rsidTr="00F71FF5">
        <w:trPr>
          <w:trHeight w:val="258"/>
          <w:jc w:val="center"/>
        </w:trPr>
        <w:tc>
          <w:tcPr>
            <w:tcW w:w="3368" w:type="dxa"/>
            <w:gridSpan w:val="3"/>
            <w:shd w:val="clear" w:color="auto" w:fill="auto"/>
            <w:noWrap/>
            <w:vAlign w:val="bottom"/>
            <w:hideMark/>
          </w:tcPr>
          <w:p w14:paraId="175D71F1" w14:textId="77777777" w:rsidR="00F71FF5" w:rsidRPr="006F1B6E" w:rsidRDefault="00F71FF5" w:rsidP="00F71FF5">
            <w:pPr>
              <w:spacing w:line="240" w:lineRule="auto"/>
              <w:rPr>
                <w:color w:val="000000"/>
                <w:szCs w:val="26"/>
              </w:rPr>
            </w:pPr>
            <w:r w:rsidRPr="006F1B6E">
              <w:rPr>
                <w:color w:val="000000"/>
                <w:szCs w:val="26"/>
              </w:rPr>
              <w:t>Measurable Function</w:t>
            </w:r>
          </w:p>
        </w:tc>
        <w:tc>
          <w:tcPr>
            <w:tcW w:w="1039" w:type="dxa"/>
            <w:shd w:val="clear" w:color="auto" w:fill="auto"/>
            <w:noWrap/>
            <w:vAlign w:val="bottom"/>
            <w:hideMark/>
          </w:tcPr>
          <w:p w14:paraId="76E8F5B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26DB59" w14:textId="77777777" w:rsidR="00F71FF5" w:rsidRPr="006F1B6E" w:rsidRDefault="00F71FF5" w:rsidP="00F71FF5">
            <w:pPr>
              <w:spacing w:line="240" w:lineRule="auto"/>
              <w:rPr>
                <w:color w:val="000000"/>
                <w:szCs w:val="26"/>
              </w:rPr>
            </w:pPr>
            <w:r w:rsidRPr="006F1B6E">
              <w:rPr>
                <w:color w:val="000000"/>
                <w:szCs w:val="26"/>
              </w:rPr>
              <w:t>Hàm khả đánh giá</w:t>
            </w:r>
          </w:p>
        </w:tc>
      </w:tr>
      <w:tr w:rsidR="00F71FF5" w:rsidRPr="006F1B6E" w14:paraId="407AF062" w14:textId="77777777" w:rsidTr="00F71FF5">
        <w:trPr>
          <w:trHeight w:val="258"/>
          <w:jc w:val="center"/>
        </w:trPr>
        <w:tc>
          <w:tcPr>
            <w:tcW w:w="3128" w:type="dxa"/>
            <w:gridSpan w:val="2"/>
            <w:shd w:val="clear" w:color="auto" w:fill="auto"/>
            <w:noWrap/>
            <w:vAlign w:val="bottom"/>
            <w:hideMark/>
          </w:tcPr>
          <w:p w14:paraId="7C2CC98D" w14:textId="77777777" w:rsidR="00F71FF5" w:rsidRPr="006F1B6E" w:rsidRDefault="00F71FF5" w:rsidP="00F71FF5">
            <w:pPr>
              <w:spacing w:line="240" w:lineRule="auto"/>
              <w:rPr>
                <w:color w:val="000000"/>
                <w:szCs w:val="26"/>
              </w:rPr>
            </w:pPr>
            <w:r w:rsidRPr="006F1B6E">
              <w:rPr>
                <w:color w:val="000000"/>
                <w:szCs w:val="26"/>
              </w:rPr>
              <w:t>Momentum Term</w:t>
            </w:r>
          </w:p>
        </w:tc>
        <w:tc>
          <w:tcPr>
            <w:tcW w:w="240" w:type="dxa"/>
            <w:shd w:val="clear" w:color="auto" w:fill="auto"/>
            <w:noWrap/>
            <w:vAlign w:val="bottom"/>
            <w:hideMark/>
          </w:tcPr>
          <w:p w14:paraId="5D3D0FC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A93DC6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7B2658" w14:textId="77777777" w:rsidR="00F71FF5" w:rsidRPr="006F1B6E" w:rsidRDefault="00F71FF5" w:rsidP="00F71FF5">
            <w:pPr>
              <w:spacing w:line="240" w:lineRule="auto"/>
              <w:rPr>
                <w:color w:val="000000"/>
                <w:szCs w:val="26"/>
              </w:rPr>
            </w:pPr>
            <w:r w:rsidRPr="006F1B6E">
              <w:rPr>
                <w:color w:val="000000"/>
                <w:szCs w:val="26"/>
              </w:rPr>
              <w:t>Hệ số quán tính</w:t>
            </w:r>
          </w:p>
        </w:tc>
      </w:tr>
      <w:tr w:rsidR="00F71FF5" w:rsidRPr="006F1B6E" w14:paraId="46498B57" w14:textId="77777777" w:rsidTr="00F71FF5">
        <w:trPr>
          <w:trHeight w:val="258"/>
          <w:jc w:val="center"/>
        </w:trPr>
        <w:tc>
          <w:tcPr>
            <w:tcW w:w="3128" w:type="dxa"/>
            <w:gridSpan w:val="2"/>
            <w:shd w:val="clear" w:color="auto" w:fill="auto"/>
            <w:noWrap/>
            <w:vAlign w:val="bottom"/>
            <w:hideMark/>
          </w:tcPr>
          <w:p w14:paraId="4764C774" w14:textId="77777777" w:rsidR="00F71FF5" w:rsidRPr="006F1B6E" w:rsidRDefault="00F71FF5" w:rsidP="00F71FF5">
            <w:pPr>
              <w:spacing w:line="240" w:lineRule="auto"/>
              <w:rPr>
                <w:color w:val="000000"/>
                <w:szCs w:val="26"/>
              </w:rPr>
            </w:pPr>
            <w:r w:rsidRPr="006F1B6E">
              <w:rPr>
                <w:color w:val="000000"/>
                <w:szCs w:val="26"/>
              </w:rPr>
              <w:lastRenderedPageBreak/>
              <w:t>Online Learning</w:t>
            </w:r>
          </w:p>
        </w:tc>
        <w:tc>
          <w:tcPr>
            <w:tcW w:w="240" w:type="dxa"/>
            <w:shd w:val="clear" w:color="auto" w:fill="auto"/>
            <w:noWrap/>
            <w:vAlign w:val="bottom"/>
            <w:hideMark/>
          </w:tcPr>
          <w:p w14:paraId="00447D8B"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E90ED26"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8E6B8B9" w14:textId="77777777" w:rsidR="00F71FF5" w:rsidRPr="006F1B6E" w:rsidRDefault="00F71FF5" w:rsidP="00F71FF5">
            <w:pPr>
              <w:spacing w:line="240" w:lineRule="auto"/>
              <w:rPr>
                <w:color w:val="000000"/>
                <w:szCs w:val="26"/>
              </w:rPr>
            </w:pPr>
            <w:r w:rsidRPr="006F1B6E">
              <w:rPr>
                <w:color w:val="000000"/>
                <w:szCs w:val="26"/>
              </w:rPr>
              <w:t>Học trực tuyến</w:t>
            </w:r>
          </w:p>
        </w:tc>
      </w:tr>
      <w:tr w:rsidR="00F71FF5" w:rsidRPr="006F1B6E" w14:paraId="19881267" w14:textId="77777777" w:rsidTr="00F71FF5">
        <w:trPr>
          <w:trHeight w:val="258"/>
          <w:jc w:val="center"/>
        </w:trPr>
        <w:tc>
          <w:tcPr>
            <w:tcW w:w="3128" w:type="dxa"/>
            <w:gridSpan w:val="2"/>
            <w:shd w:val="clear" w:color="auto" w:fill="auto"/>
            <w:noWrap/>
            <w:vAlign w:val="bottom"/>
            <w:hideMark/>
          </w:tcPr>
          <w:p w14:paraId="0E736572" w14:textId="77777777" w:rsidR="00F71FF5" w:rsidRPr="006F1B6E" w:rsidRDefault="00F71FF5" w:rsidP="00F71FF5">
            <w:pPr>
              <w:spacing w:line="240" w:lineRule="auto"/>
              <w:rPr>
                <w:color w:val="000000"/>
                <w:szCs w:val="26"/>
              </w:rPr>
            </w:pPr>
            <w:r w:rsidRPr="006F1B6E">
              <w:rPr>
                <w:color w:val="000000"/>
                <w:szCs w:val="26"/>
              </w:rPr>
              <w:t>Oscillation</w:t>
            </w:r>
          </w:p>
        </w:tc>
        <w:tc>
          <w:tcPr>
            <w:tcW w:w="240" w:type="dxa"/>
            <w:shd w:val="clear" w:color="auto" w:fill="auto"/>
            <w:noWrap/>
            <w:vAlign w:val="bottom"/>
            <w:hideMark/>
          </w:tcPr>
          <w:p w14:paraId="7C077BE9"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6298E02"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339C003" w14:textId="77777777" w:rsidR="00F71FF5" w:rsidRPr="006F1B6E" w:rsidRDefault="00F71FF5" w:rsidP="00F71FF5">
            <w:pPr>
              <w:spacing w:line="240" w:lineRule="auto"/>
              <w:rPr>
                <w:color w:val="000000"/>
                <w:szCs w:val="26"/>
              </w:rPr>
            </w:pPr>
            <w:r w:rsidRPr="006F1B6E">
              <w:rPr>
                <w:color w:val="000000"/>
                <w:szCs w:val="26"/>
              </w:rPr>
              <w:t>Giao động</w:t>
            </w:r>
          </w:p>
        </w:tc>
      </w:tr>
      <w:tr w:rsidR="00F71FF5" w:rsidRPr="006F1B6E" w14:paraId="46BBC983" w14:textId="77777777" w:rsidTr="00F71FF5">
        <w:trPr>
          <w:trHeight w:val="258"/>
          <w:jc w:val="center"/>
        </w:trPr>
        <w:tc>
          <w:tcPr>
            <w:tcW w:w="3128" w:type="dxa"/>
            <w:gridSpan w:val="2"/>
            <w:shd w:val="clear" w:color="auto" w:fill="auto"/>
            <w:noWrap/>
            <w:vAlign w:val="bottom"/>
            <w:hideMark/>
          </w:tcPr>
          <w:p w14:paraId="1436AEB2" w14:textId="77777777" w:rsidR="00F71FF5" w:rsidRPr="006F1B6E" w:rsidRDefault="00F71FF5" w:rsidP="00F71FF5">
            <w:pPr>
              <w:spacing w:line="240" w:lineRule="auto"/>
              <w:rPr>
                <w:color w:val="000000"/>
                <w:szCs w:val="26"/>
              </w:rPr>
            </w:pPr>
            <w:r w:rsidRPr="006F1B6E">
              <w:rPr>
                <w:color w:val="000000"/>
                <w:szCs w:val="26"/>
              </w:rPr>
              <w:t>Overall Error</w:t>
            </w:r>
          </w:p>
        </w:tc>
        <w:tc>
          <w:tcPr>
            <w:tcW w:w="240" w:type="dxa"/>
            <w:shd w:val="clear" w:color="auto" w:fill="auto"/>
            <w:noWrap/>
            <w:vAlign w:val="bottom"/>
            <w:hideMark/>
          </w:tcPr>
          <w:p w14:paraId="10D89BC3"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0DC4B0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E3808F0" w14:textId="77777777" w:rsidR="00F71FF5" w:rsidRPr="006F1B6E" w:rsidRDefault="00F71FF5" w:rsidP="00F71FF5">
            <w:pPr>
              <w:spacing w:line="240" w:lineRule="auto"/>
              <w:rPr>
                <w:color w:val="000000"/>
                <w:szCs w:val="26"/>
              </w:rPr>
            </w:pPr>
            <w:r w:rsidRPr="006F1B6E">
              <w:rPr>
                <w:color w:val="000000"/>
                <w:szCs w:val="26"/>
              </w:rPr>
              <w:t>Lỗi tổng thể</w:t>
            </w:r>
          </w:p>
        </w:tc>
      </w:tr>
      <w:tr w:rsidR="00F71FF5" w:rsidRPr="006F1B6E" w14:paraId="7D4BBB45" w14:textId="77777777" w:rsidTr="00F71FF5">
        <w:trPr>
          <w:trHeight w:val="258"/>
          <w:jc w:val="center"/>
        </w:trPr>
        <w:tc>
          <w:tcPr>
            <w:tcW w:w="3128" w:type="dxa"/>
            <w:gridSpan w:val="2"/>
            <w:shd w:val="clear" w:color="auto" w:fill="auto"/>
            <w:noWrap/>
            <w:vAlign w:val="bottom"/>
            <w:hideMark/>
          </w:tcPr>
          <w:p w14:paraId="2D2E76D7" w14:textId="77777777" w:rsidR="00F71FF5" w:rsidRPr="006F1B6E" w:rsidRDefault="00F71FF5" w:rsidP="00F71FF5">
            <w:pPr>
              <w:spacing w:line="240" w:lineRule="auto"/>
              <w:rPr>
                <w:color w:val="000000"/>
                <w:szCs w:val="26"/>
              </w:rPr>
            </w:pPr>
            <w:r w:rsidRPr="006F1B6E">
              <w:rPr>
                <w:color w:val="000000"/>
                <w:szCs w:val="26"/>
              </w:rPr>
              <w:t>Overfitting</w:t>
            </w:r>
          </w:p>
        </w:tc>
        <w:tc>
          <w:tcPr>
            <w:tcW w:w="240" w:type="dxa"/>
            <w:shd w:val="clear" w:color="auto" w:fill="auto"/>
            <w:noWrap/>
            <w:vAlign w:val="bottom"/>
            <w:hideMark/>
          </w:tcPr>
          <w:p w14:paraId="6A91DE2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7905A73C"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8ED93CB" w14:textId="77777777" w:rsidR="00F71FF5" w:rsidRPr="006F1B6E" w:rsidRDefault="00F71FF5" w:rsidP="00F71FF5">
            <w:pPr>
              <w:spacing w:line="240" w:lineRule="auto"/>
              <w:rPr>
                <w:color w:val="000000"/>
                <w:szCs w:val="26"/>
              </w:rPr>
            </w:pPr>
            <w:r w:rsidRPr="006F1B6E">
              <w:rPr>
                <w:color w:val="000000"/>
                <w:szCs w:val="26"/>
              </w:rPr>
              <w:t>Quá khớp</w:t>
            </w:r>
          </w:p>
        </w:tc>
      </w:tr>
      <w:tr w:rsidR="00F71FF5" w:rsidRPr="006F1B6E" w14:paraId="4800BDF1" w14:textId="77777777" w:rsidTr="00F71FF5">
        <w:trPr>
          <w:trHeight w:val="258"/>
          <w:jc w:val="center"/>
        </w:trPr>
        <w:tc>
          <w:tcPr>
            <w:tcW w:w="3128" w:type="dxa"/>
            <w:gridSpan w:val="2"/>
            <w:shd w:val="clear" w:color="auto" w:fill="auto"/>
            <w:noWrap/>
            <w:vAlign w:val="bottom"/>
            <w:hideMark/>
          </w:tcPr>
          <w:p w14:paraId="5D5C2ED1" w14:textId="77777777" w:rsidR="00F71FF5" w:rsidRPr="006F1B6E" w:rsidRDefault="00F71FF5" w:rsidP="00F71FF5">
            <w:pPr>
              <w:spacing w:line="240" w:lineRule="auto"/>
              <w:rPr>
                <w:color w:val="000000"/>
                <w:szCs w:val="26"/>
              </w:rPr>
            </w:pPr>
            <w:r w:rsidRPr="006F1B6E">
              <w:rPr>
                <w:color w:val="000000"/>
                <w:szCs w:val="26"/>
              </w:rPr>
              <w:t>Pattern Set</w:t>
            </w:r>
          </w:p>
        </w:tc>
        <w:tc>
          <w:tcPr>
            <w:tcW w:w="240" w:type="dxa"/>
            <w:shd w:val="clear" w:color="auto" w:fill="auto"/>
            <w:noWrap/>
            <w:vAlign w:val="bottom"/>
            <w:hideMark/>
          </w:tcPr>
          <w:p w14:paraId="347CDF5E"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591F20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AFE4744" w14:textId="77777777" w:rsidR="00F71FF5" w:rsidRPr="006F1B6E" w:rsidRDefault="00F71FF5" w:rsidP="00F71FF5">
            <w:pPr>
              <w:spacing w:line="240" w:lineRule="auto"/>
              <w:rPr>
                <w:color w:val="000000"/>
                <w:szCs w:val="26"/>
              </w:rPr>
            </w:pPr>
            <w:r w:rsidRPr="006F1B6E">
              <w:rPr>
                <w:color w:val="000000"/>
                <w:szCs w:val="26"/>
              </w:rPr>
              <w:t>Tập mẫu</w:t>
            </w:r>
          </w:p>
        </w:tc>
      </w:tr>
      <w:tr w:rsidR="00F71FF5" w:rsidRPr="006F1B6E" w14:paraId="15E490F3" w14:textId="77777777" w:rsidTr="00F71FF5">
        <w:trPr>
          <w:trHeight w:val="258"/>
          <w:jc w:val="center"/>
        </w:trPr>
        <w:tc>
          <w:tcPr>
            <w:tcW w:w="3368" w:type="dxa"/>
            <w:gridSpan w:val="3"/>
            <w:shd w:val="clear" w:color="auto" w:fill="auto"/>
            <w:noWrap/>
            <w:vAlign w:val="bottom"/>
            <w:hideMark/>
          </w:tcPr>
          <w:p w14:paraId="5F838FE7" w14:textId="77777777" w:rsidR="00F71FF5" w:rsidRPr="006F1B6E" w:rsidRDefault="00F71FF5" w:rsidP="00F71FF5">
            <w:pPr>
              <w:spacing w:line="240" w:lineRule="auto"/>
              <w:rPr>
                <w:color w:val="000000"/>
                <w:szCs w:val="26"/>
              </w:rPr>
            </w:pPr>
            <w:r w:rsidRPr="006F1B6E">
              <w:rPr>
                <w:color w:val="000000"/>
                <w:szCs w:val="26"/>
              </w:rPr>
              <w:t>Percentage Differences</w:t>
            </w:r>
          </w:p>
        </w:tc>
        <w:tc>
          <w:tcPr>
            <w:tcW w:w="1039" w:type="dxa"/>
            <w:shd w:val="clear" w:color="auto" w:fill="auto"/>
            <w:noWrap/>
            <w:vAlign w:val="bottom"/>
            <w:hideMark/>
          </w:tcPr>
          <w:p w14:paraId="55348A7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5BB04F71" w14:textId="77777777" w:rsidR="00F71FF5" w:rsidRPr="006F1B6E" w:rsidRDefault="00F71FF5" w:rsidP="00F71FF5">
            <w:pPr>
              <w:spacing w:line="240" w:lineRule="auto"/>
              <w:rPr>
                <w:color w:val="000000"/>
                <w:szCs w:val="26"/>
              </w:rPr>
            </w:pPr>
            <w:r w:rsidRPr="006F1B6E">
              <w:rPr>
                <w:color w:val="000000"/>
                <w:szCs w:val="26"/>
              </w:rPr>
              <w:t>Hiệu phần trăm</w:t>
            </w:r>
          </w:p>
        </w:tc>
      </w:tr>
      <w:tr w:rsidR="00F71FF5" w:rsidRPr="006F1B6E" w14:paraId="02C85646" w14:textId="77777777" w:rsidTr="00F71FF5">
        <w:trPr>
          <w:trHeight w:val="258"/>
          <w:jc w:val="center"/>
        </w:trPr>
        <w:tc>
          <w:tcPr>
            <w:tcW w:w="3368" w:type="dxa"/>
            <w:gridSpan w:val="3"/>
            <w:shd w:val="clear" w:color="auto" w:fill="auto"/>
            <w:noWrap/>
            <w:vAlign w:val="bottom"/>
            <w:hideMark/>
          </w:tcPr>
          <w:p w14:paraId="7C996728" w14:textId="77777777" w:rsidR="00F71FF5" w:rsidRPr="006F1B6E" w:rsidRDefault="00F71FF5" w:rsidP="00F71FF5">
            <w:pPr>
              <w:spacing w:line="240" w:lineRule="auto"/>
              <w:rPr>
                <w:color w:val="000000"/>
                <w:szCs w:val="26"/>
              </w:rPr>
            </w:pPr>
            <w:r w:rsidRPr="006F1B6E">
              <w:rPr>
                <w:color w:val="000000"/>
                <w:szCs w:val="26"/>
              </w:rPr>
              <w:t>Perceptron Training Rule</w:t>
            </w:r>
          </w:p>
        </w:tc>
        <w:tc>
          <w:tcPr>
            <w:tcW w:w="1039" w:type="dxa"/>
            <w:shd w:val="clear" w:color="auto" w:fill="auto"/>
            <w:noWrap/>
            <w:vAlign w:val="bottom"/>
            <w:hideMark/>
          </w:tcPr>
          <w:p w14:paraId="2417622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01DD02F" w14:textId="77777777" w:rsidR="00F71FF5" w:rsidRPr="006F1B6E" w:rsidRDefault="00F71FF5" w:rsidP="00F71FF5">
            <w:pPr>
              <w:spacing w:line="240" w:lineRule="auto"/>
              <w:rPr>
                <w:color w:val="000000"/>
                <w:szCs w:val="26"/>
              </w:rPr>
            </w:pPr>
            <w:r w:rsidRPr="006F1B6E">
              <w:rPr>
                <w:color w:val="000000"/>
                <w:szCs w:val="26"/>
              </w:rPr>
              <w:t>Luật huấn luyện perceptron</w:t>
            </w:r>
          </w:p>
        </w:tc>
      </w:tr>
      <w:tr w:rsidR="00F71FF5" w:rsidRPr="006F1B6E" w14:paraId="7BC04A1C" w14:textId="77777777" w:rsidTr="00F71FF5">
        <w:trPr>
          <w:trHeight w:val="258"/>
          <w:jc w:val="center"/>
        </w:trPr>
        <w:tc>
          <w:tcPr>
            <w:tcW w:w="3368" w:type="dxa"/>
            <w:gridSpan w:val="3"/>
            <w:shd w:val="clear" w:color="auto" w:fill="auto"/>
            <w:noWrap/>
            <w:vAlign w:val="bottom"/>
            <w:hideMark/>
          </w:tcPr>
          <w:p w14:paraId="5AA25B93" w14:textId="77777777" w:rsidR="00F71FF5" w:rsidRPr="006F1B6E" w:rsidRDefault="00F71FF5" w:rsidP="00F71FF5">
            <w:pPr>
              <w:spacing w:line="240" w:lineRule="auto"/>
              <w:rPr>
                <w:color w:val="000000"/>
                <w:szCs w:val="26"/>
              </w:rPr>
            </w:pPr>
            <w:r w:rsidRPr="006F1B6E">
              <w:rPr>
                <w:color w:val="000000"/>
                <w:szCs w:val="26"/>
              </w:rPr>
              <w:t>Probability Distribution</w:t>
            </w:r>
          </w:p>
        </w:tc>
        <w:tc>
          <w:tcPr>
            <w:tcW w:w="1039" w:type="dxa"/>
            <w:shd w:val="clear" w:color="auto" w:fill="auto"/>
            <w:noWrap/>
            <w:vAlign w:val="bottom"/>
            <w:hideMark/>
          </w:tcPr>
          <w:p w14:paraId="219FED53"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F60483F" w14:textId="77777777" w:rsidR="00F71FF5" w:rsidRPr="006F1B6E" w:rsidRDefault="00F71FF5" w:rsidP="00F71FF5">
            <w:pPr>
              <w:spacing w:line="240" w:lineRule="auto"/>
              <w:rPr>
                <w:color w:val="000000"/>
                <w:szCs w:val="26"/>
              </w:rPr>
            </w:pPr>
            <w:r w:rsidRPr="006F1B6E">
              <w:rPr>
                <w:color w:val="000000"/>
                <w:szCs w:val="26"/>
              </w:rPr>
              <w:t>Phân bố xác suất</w:t>
            </w:r>
          </w:p>
        </w:tc>
      </w:tr>
      <w:tr w:rsidR="00F71FF5" w:rsidRPr="006F1B6E" w14:paraId="2EB11BE9" w14:textId="77777777" w:rsidTr="00F71FF5">
        <w:trPr>
          <w:trHeight w:val="258"/>
          <w:jc w:val="center"/>
        </w:trPr>
        <w:tc>
          <w:tcPr>
            <w:tcW w:w="3128" w:type="dxa"/>
            <w:gridSpan w:val="2"/>
            <w:shd w:val="clear" w:color="auto" w:fill="auto"/>
            <w:noWrap/>
            <w:vAlign w:val="bottom"/>
            <w:hideMark/>
          </w:tcPr>
          <w:p w14:paraId="1AE82157" w14:textId="77777777" w:rsidR="00F71FF5" w:rsidRPr="006F1B6E" w:rsidRDefault="00F71FF5" w:rsidP="00F71FF5">
            <w:pPr>
              <w:spacing w:line="240" w:lineRule="auto"/>
              <w:rPr>
                <w:color w:val="000000"/>
                <w:szCs w:val="26"/>
              </w:rPr>
            </w:pPr>
            <w:r w:rsidRPr="006F1B6E">
              <w:rPr>
                <w:color w:val="000000"/>
                <w:szCs w:val="26"/>
              </w:rPr>
              <w:t>Random Variable</w:t>
            </w:r>
          </w:p>
        </w:tc>
        <w:tc>
          <w:tcPr>
            <w:tcW w:w="240" w:type="dxa"/>
            <w:shd w:val="clear" w:color="auto" w:fill="auto"/>
            <w:noWrap/>
            <w:vAlign w:val="bottom"/>
            <w:hideMark/>
          </w:tcPr>
          <w:p w14:paraId="5653C22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64CFB5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252D48E" w14:textId="77777777" w:rsidR="00F71FF5" w:rsidRPr="006F1B6E" w:rsidRDefault="00F71FF5" w:rsidP="00F71FF5">
            <w:pPr>
              <w:spacing w:line="240" w:lineRule="auto"/>
              <w:rPr>
                <w:color w:val="000000"/>
                <w:szCs w:val="26"/>
              </w:rPr>
            </w:pPr>
            <w:r w:rsidRPr="006F1B6E">
              <w:rPr>
                <w:color w:val="000000"/>
                <w:szCs w:val="26"/>
              </w:rPr>
              <w:t>Biến ngẫu nhiên</w:t>
            </w:r>
          </w:p>
        </w:tc>
      </w:tr>
      <w:tr w:rsidR="00F71FF5" w:rsidRPr="006F1B6E" w14:paraId="5757DFD3" w14:textId="77777777" w:rsidTr="00F71FF5">
        <w:trPr>
          <w:trHeight w:val="258"/>
          <w:jc w:val="center"/>
        </w:trPr>
        <w:tc>
          <w:tcPr>
            <w:tcW w:w="3368" w:type="dxa"/>
            <w:gridSpan w:val="3"/>
            <w:shd w:val="clear" w:color="auto" w:fill="auto"/>
            <w:noWrap/>
            <w:vAlign w:val="bottom"/>
            <w:hideMark/>
          </w:tcPr>
          <w:p w14:paraId="5B8888B1" w14:textId="77777777" w:rsidR="00F71FF5" w:rsidRPr="006F1B6E" w:rsidRDefault="00F71FF5" w:rsidP="00F71FF5">
            <w:pPr>
              <w:spacing w:line="240" w:lineRule="auto"/>
              <w:rPr>
                <w:color w:val="000000"/>
                <w:szCs w:val="26"/>
              </w:rPr>
            </w:pPr>
            <w:r w:rsidRPr="006F1B6E">
              <w:rPr>
                <w:color w:val="000000"/>
                <w:szCs w:val="26"/>
              </w:rPr>
              <w:t>Recurrent Neural Network</w:t>
            </w:r>
          </w:p>
        </w:tc>
        <w:tc>
          <w:tcPr>
            <w:tcW w:w="1039" w:type="dxa"/>
            <w:shd w:val="clear" w:color="auto" w:fill="auto"/>
            <w:noWrap/>
            <w:vAlign w:val="bottom"/>
            <w:hideMark/>
          </w:tcPr>
          <w:p w14:paraId="1FF0E058"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6DB54FA" w14:textId="77777777" w:rsidR="00F71FF5" w:rsidRPr="006F1B6E" w:rsidRDefault="00F71FF5" w:rsidP="00F71FF5">
            <w:pPr>
              <w:spacing w:line="240" w:lineRule="auto"/>
              <w:rPr>
                <w:color w:val="000000"/>
                <w:szCs w:val="26"/>
              </w:rPr>
            </w:pPr>
            <w:r w:rsidRPr="006F1B6E">
              <w:rPr>
                <w:color w:val="000000"/>
                <w:szCs w:val="26"/>
              </w:rPr>
              <w:t>Mạng hồi quy</w:t>
            </w:r>
          </w:p>
        </w:tc>
      </w:tr>
      <w:tr w:rsidR="00F71FF5" w:rsidRPr="006F1B6E" w14:paraId="513AE285" w14:textId="77777777" w:rsidTr="00F71FF5">
        <w:trPr>
          <w:trHeight w:val="258"/>
          <w:jc w:val="center"/>
        </w:trPr>
        <w:tc>
          <w:tcPr>
            <w:tcW w:w="3128" w:type="dxa"/>
            <w:gridSpan w:val="2"/>
            <w:shd w:val="clear" w:color="auto" w:fill="auto"/>
            <w:noWrap/>
            <w:vAlign w:val="bottom"/>
            <w:hideMark/>
          </w:tcPr>
          <w:p w14:paraId="613275CC" w14:textId="77777777" w:rsidR="00F71FF5" w:rsidRPr="006F1B6E" w:rsidRDefault="00F71FF5" w:rsidP="00F71FF5">
            <w:pPr>
              <w:spacing w:line="240" w:lineRule="auto"/>
              <w:rPr>
                <w:color w:val="000000"/>
                <w:szCs w:val="26"/>
              </w:rPr>
            </w:pPr>
            <w:r w:rsidRPr="006F1B6E">
              <w:rPr>
                <w:color w:val="000000"/>
                <w:szCs w:val="26"/>
                <w:lang w:val="fr-FR"/>
              </w:rPr>
              <w:t>Seasonal</w:t>
            </w:r>
          </w:p>
        </w:tc>
        <w:tc>
          <w:tcPr>
            <w:tcW w:w="240" w:type="dxa"/>
            <w:shd w:val="clear" w:color="auto" w:fill="auto"/>
            <w:noWrap/>
            <w:vAlign w:val="bottom"/>
            <w:hideMark/>
          </w:tcPr>
          <w:p w14:paraId="67DDEC4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47BE191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2D645A6" w14:textId="77777777" w:rsidR="00F71FF5" w:rsidRPr="006F1B6E" w:rsidRDefault="00F71FF5" w:rsidP="00F71FF5">
            <w:pPr>
              <w:spacing w:line="240" w:lineRule="auto"/>
              <w:rPr>
                <w:color w:val="000000"/>
                <w:szCs w:val="26"/>
              </w:rPr>
            </w:pPr>
            <w:r w:rsidRPr="006F1B6E">
              <w:rPr>
                <w:color w:val="000000"/>
                <w:szCs w:val="26"/>
              </w:rPr>
              <w:t>Tính mùa</w:t>
            </w:r>
          </w:p>
        </w:tc>
      </w:tr>
      <w:tr w:rsidR="00F71FF5" w:rsidRPr="006F1B6E" w14:paraId="72C0BD11" w14:textId="77777777" w:rsidTr="00F71FF5">
        <w:trPr>
          <w:trHeight w:val="258"/>
          <w:jc w:val="center"/>
        </w:trPr>
        <w:tc>
          <w:tcPr>
            <w:tcW w:w="3128" w:type="dxa"/>
            <w:gridSpan w:val="2"/>
            <w:shd w:val="clear" w:color="auto" w:fill="auto"/>
            <w:noWrap/>
            <w:vAlign w:val="bottom"/>
            <w:hideMark/>
          </w:tcPr>
          <w:p w14:paraId="5B10F3C3" w14:textId="77777777" w:rsidR="00F71FF5" w:rsidRPr="006F1B6E" w:rsidRDefault="00F71FF5" w:rsidP="00F71FF5">
            <w:pPr>
              <w:spacing w:line="240" w:lineRule="auto"/>
              <w:rPr>
                <w:color w:val="000000"/>
                <w:szCs w:val="26"/>
              </w:rPr>
            </w:pPr>
            <w:r w:rsidRPr="006F1B6E">
              <w:rPr>
                <w:color w:val="000000"/>
                <w:szCs w:val="26"/>
              </w:rPr>
              <w:t>Sigmoid Unit</w:t>
            </w:r>
          </w:p>
        </w:tc>
        <w:tc>
          <w:tcPr>
            <w:tcW w:w="240" w:type="dxa"/>
            <w:shd w:val="clear" w:color="auto" w:fill="auto"/>
            <w:noWrap/>
            <w:vAlign w:val="bottom"/>
            <w:hideMark/>
          </w:tcPr>
          <w:p w14:paraId="34646BD0"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B88DA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1C368609" w14:textId="77777777" w:rsidR="00F71FF5" w:rsidRPr="006F1B6E" w:rsidRDefault="00F71FF5" w:rsidP="00F71FF5">
            <w:pPr>
              <w:spacing w:line="240" w:lineRule="auto"/>
              <w:rPr>
                <w:color w:val="000000"/>
                <w:szCs w:val="26"/>
              </w:rPr>
            </w:pPr>
            <w:r w:rsidRPr="006F1B6E">
              <w:rPr>
                <w:color w:val="000000"/>
                <w:szCs w:val="26"/>
              </w:rPr>
              <w:t>Đơn vị sigmoid</w:t>
            </w:r>
          </w:p>
        </w:tc>
      </w:tr>
      <w:tr w:rsidR="00F71FF5" w:rsidRPr="006F1B6E" w14:paraId="35F01BF6" w14:textId="77777777" w:rsidTr="00F71FF5">
        <w:trPr>
          <w:trHeight w:val="258"/>
          <w:jc w:val="center"/>
        </w:trPr>
        <w:tc>
          <w:tcPr>
            <w:tcW w:w="3368" w:type="dxa"/>
            <w:gridSpan w:val="3"/>
            <w:shd w:val="clear" w:color="auto" w:fill="auto"/>
            <w:noWrap/>
            <w:vAlign w:val="bottom"/>
            <w:hideMark/>
          </w:tcPr>
          <w:p w14:paraId="67221F0C" w14:textId="77777777" w:rsidR="00F71FF5" w:rsidRPr="006F1B6E" w:rsidRDefault="00F71FF5" w:rsidP="00F71FF5">
            <w:pPr>
              <w:spacing w:line="240" w:lineRule="auto"/>
              <w:rPr>
                <w:color w:val="000000"/>
                <w:szCs w:val="26"/>
              </w:rPr>
            </w:pPr>
            <w:r w:rsidRPr="006F1B6E">
              <w:rPr>
                <w:color w:val="000000"/>
                <w:szCs w:val="26"/>
              </w:rPr>
              <w:t>Sum Of Squared Errors</w:t>
            </w:r>
          </w:p>
        </w:tc>
        <w:tc>
          <w:tcPr>
            <w:tcW w:w="1039" w:type="dxa"/>
            <w:shd w:val="clear" w:color="auto" w:fill="auto"/>
            <w:noWrap/>
            <w:vAlign w:val="bottom"/>
            <w:hideMark/>
          </w:tcPr>
          <w:p w14:paraId="230E028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B83AF7C" w14:textId="77777777" w:rsidR="00F71FF5" w:rsidRPr="006F1B6E" w:rsidRDefault="00F71FF5" w:rsidP="00F71FF5">
            <w:pPr>
              <w:spacing w:line="240" w:lineRule="auto"/>
              <w:rPr>
                <w:color w:val="000000"/>
                <w:szCs w:val="26"/>
              </w:rPr>
            </w:pPr>
            <w:r w:rsidRPr="006F1B6E">
              <w:rPr>
                <w:color w:val="000000"/>
                <w:szCs w:val="26"/>
              </w:rPr>
              <w:t>Tổng bình phương lỗi</w:t>
            </w:r>
          </w:p>
        </w:tc>
      </w:tr>
      <w:tr w:rsidR="00F71FF5" w:rsidRPr="006F1B6E" w14:paraId="35D942A3" w14:textId="77777777" w:rsidTr="00F71FF5">
        <w:trPr>
          <w:trHeight w:val="258"/>
          <w:jc w:val="center"/>
        </w:trPr>
        <w:tc>
          <w:tcPr>
            <w:tcW w:w="3368" w:type="dxa"/>
            <w:gridSpan w:val="3"/>
            <w:shd w:val="clear" w:color="auto" w:fill="auto"/>
            <w:noWrap/>
            <w:vAlign w:val="bottom"/>
            <w:hideMark/>
          </w:tcPr>
          <w:p w14:paraId="576D8635" w14:textId="77777777" w:rsidR="00F71FF5" w:rsidRPr="006F1B6E" w:rsidRDefault="00F71FF5" w:rsidP="00F71FF5">
            <w:pPr>
              <w:spacing w:line="240" w:lineRule="auto"/>
              <w:rPr>
                <w:color w:val="000000"/>
                <w:szCs w:val="26"/>
              </w:rPr>
            </w:pPr>
            <w:r w:rsidRPr="006F1B6E">
              <w:rPr>
                <w:color w:val="000000"/>
                <w:szCs w:val="26"/>
              </w:rPr>
              <w:t>Supervised Learning</w:t>
            </w:r>
          </w:p>
        </w:tc>
        <w:tc>
          <w:tcPr>
            <w:tcW w:w="1039" w:type="dxa"/>
            <w:shd w:val="clear" w:color="auto" w:fill="auto"/>
            <w:noWrap/>
            <w:vAlign w:val="bottom"/>
            <w:hideMark/>
          </w:tcPr>
          <w:p w14:paraId="1FC270EE"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1730D7E" w14:textId="77777777" w:rsidR="00F71FF5" w:rsidRPr="006F1B6E" w:rsidRDefault="00F71FF5" w:rsidP="00F71FF5">
            <w:pPr>
              <w:spacing w:line="240" w:lineRule="auto"/>
              <w:rPr>
                <w:color w:val="000000"/>
                <w:szCs w:val="26"/>
              </w:rPr>
            </w:pPr>
            <w:r w:rsidRPr="006F1B6E">
              <w:rPr>
                <w:color w:val="000000"/>
                <w:szCs w:val="26"/>
              </w:rPr>
              <w:t>Học có giám sát</w:t>
            </w:r>
          </w:p>
        </w:tc>
      </w:tr>
      <w:tr w:rsidR="00F71FF5" w:rsidRPr="006F1B6E" w14:paraId="18BC5C37" w14:textId="77777777" w:rsidTr="00F71FF5">
        <w:trPr>
          <w:trHeight w:val="258"/>
          <w:jc w:val="center"/>
        </w:trPr>
        <w:tc>
          <w:tcPr>
            <w:tcW w:w="2887" w:type="dxa"/>
            <w:shd w:val="clear" w:color="auto" w:fill="auto"/>
            <w:noWrap/>
            <w:vAlign w:val="bottom"/>
            <w:hideMark/>
          </w:tcPr>
          <w:p w14:paraId="6ADE32F7" w14:textId="77777777" w:rsidR="00F71FF5" w:rsidRPr="006F1B6E" w:rsidRDefault="00F71FF5" w:rsidP="00F71FF5">
            <w:pPr>
              <w:spacing w:line="240" w:lineRule="auto"/>
              <w:rPr>
                <w:color w:val="000000"/>
                <w:szCs w:val="26"/>
              </w:rPr>
            </w:pPr>
            <w:r w:rsidRPr="006F1B6E">
              <w:rPr>
                <w:color w:val="000000"/>
                <w:szCs w:val="26"/>
              </w:rPr>
              <w:t>Synapse</w:t>
            </w:r>
          </w:p>
        </w:tc>
        <w:tc>
          <w:tcPr>
            <w:tcW w:w="240" w:type="dxa"/>
            <w:shd w:val="clear" w:color="auto" w:fill="auto"/>
            <w:noWrap/>
            <w:vAlign w:val="bottom"/>
            <w:hideMark/>
          </w:tcPr>
          <w:p w14:paraId="69562B88"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9D0FFB6"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51EEB3E5"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4D783CAB" w14:textId="77777777" w:rsidR="00F71FF5" w:rsidRPr="006F1B6E" w:rsidRDefault="00F71FF5" w:rsidP="00F71FF5">
            <w:pPr>
              <w:spacing w:line="240" w:lineRule="auto"/>
              <w:rPr>
                <w:color w:val="000000"/>
                <w:szCs w:val="26"/>
              </w:rPr>
            </w:pPr>
            <w:r w:rsidRPr="006F1B6E">
              <w:rPr>
                <w:color w:val="000000"/>
                <w:szCs w:val="26"/>
              </w:rPr>
              <w:t>Khớp thần kinh</w:t>
            </w:r>
          </w:p>
        </w:tc>
      </w:tr>
      <w:tr w:rsidR="00F71FF5" w:rsidRPr="006F1B6E" w14:paraId="08E100F7" w14:textId="77777777" w:rsidTr="00F71FF5">
        <w:trPr>
          <w:trHeight w:val="258"/>
          <w:jc w:val="center"/>
        </w:trPr>
        <w:tc>
          <w:tcPr>
            <w:tcW w:w="3128" w:type="dxa"/>
            <w:gridSpan w:val="2"/>
            <w:shd w:val="clear" w:color="auto" w:fill="auto"/>
            <w:noWrap/>
            <w:vAlign w:val="bottom"/>
            <w:hideMark/>
          </w:tcPr>
          <w:p w14:paraId="0D2A79A2" w14:textId="77777777" w:rsidR="00F71FF5" w:rsidRPr="006F1B6E" w:rsidRDefault="00F71FF5" w:rsidP="00F71FF5">
            <w:pPr>
              <w:spacing w:line="240" w:lineRule="auto"/>
              <w:rPr>
                <w:color w:val="000000"/>
                <w:szCs w:val="26"/>
              </w:rPr>
            </w:pPr>
            <w:r w:rsidRPr="006F1B6E">
              <w:rPr>
                <w:color w:val="000000"/>
                <w:szCs w:val="26"/>
              </w:rPr>
              <w:t>Thresholds</w:t>
            </w:r>
          </w:p>
        </w:tc>
        <w:tc>
          <w:tcPr>
            <w:tcW w:w="240" w:type="dxa"/>
            <w:shd w:val="clear" w:color="auto" w:fill="auto"/>
            <w:noWrap/>
            <w:vAlign w:val="bottom"/>
            <w:hideMark/>
          </w:tcPr>
          <w:p w14:paraId="3188F28D"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6DCDD5A0"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0C894321" w14:textId="77777777" w:rsidR="00F71FF5" w:rsidRPr="006F1B6E" w:rsidRDefault="00F71FF5" w:rsidP="00F71FF5">
            <w:pPr>
              <w:spacing w:line="240" w:lineRule="auto"/>
              <w:rPr>
                <w:color w:val="000000"/>
                <w:szCs w:val="26"/>
              </w:rPr>
            </w:pPr>
            <w:r w:rsidRPr="006F1B6E">
              <w:rPr>
                <w:color w:val="000000"/>
                <w:szCs w:val="26"/>
              </w:rPr>
              <w:t>Phân ngưỡng</w:t>
            </w:r>
          </w:p>
        </w:tc>
      </w:tr>
      <w:tr w:rsidR="00F71FF5" w:rsidRPr="006F1B6E" w14:paraId="16E6C190" w14:textId="77777777" w:rsidTr="00F71FF5">
        <w:trPr>
          <w:trHeight w:val="258"/>
          <w:jc w:val="center"/>
        </w:trPr>
        <w:tc>
          <w:tcPr>
            <w:tcW w:w="3128" w:type="dxa"/>
            <w:gridSpan w:val="2"/>
            <w:shd w:val="clear" w:color="auto" w:fill="auto"/>
            <w:noWrap/>
            <w:vAlign w:val="bottom"/>
            <w:hideMark/>
          </w:tcPr>
          <w:p w14:paraId="3AEEAB25" w14:textId="77777777" w:rsidR="00F71FF5" w:rsidRPr="006F1B6E" w:rsidRDefault="00F71FF5" w:rsidP="00F71FF5">
            <w:pPr>
              <w:spacing w:line="240" w:lineRule="auto"/>
              <w:rPr>
                <w:color w:val="000000"/>
                <w:szCs w:val="26"/>
              </w:rPr>
            </w:pPr>
            <w:r w:rsidRPr="006F1B6E">
              <w:rPr>
                <w:color w:val="000000"/>
                <w:szCs w:val="26"/>
              </w:rPr>
              <w:t>Time Series</w:t>
            </w:r>
          </w:p>
        </w:tc>
        <w:tc>
          <w:tcPr>
            <w:tcW w:w="240" w:type="dxa"/>
            <w:shd w:val="clear" w:color="auto" w:fill="auto"/>
            <w:noWrap/>
            <w:vAlign w:val="bottom"/>
            <w:hideMark/>
          </w:tcPr>
          <w:p w14:paraId="712872BF"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37C6EE1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5A8C6FD" w14:textId="77777777" w:rsidR="00F71FF5" w:rsidRPr="006F1B6E" w:rsidRDefault="00F71FF5" w:rsidP="00F71FF5">
            <w:pPr>
              <w:spacing w:line="240" w:lineRule="auto"/>
              <w:rPr>
                <w:color w:val="000000"/>
                <w:szCs w:val="26"/>
              </w:rPr>
            </w:pPr>
            <w:r w:rsidRPr="006F1B6E">
              <w:rPr>
                <w:color w:val="000000"/>
                <w:szCs w:val="26"/>
              </w:rPr>
              <w:t>Chuỗi thời gian</w:t>
            </w:r>
          </w:p>
        </w:tc>
      </w:tr>
      <w:tr w:rsidR="00F71FF5" w:rsidRPr="006F1B6E" w14:paraId="32C12F4F" w14:textId="77777777" w:rsidTr="00F71FF5">
        <w:trPr>
          <w:trHeight w:val="258"/>
          <w:jc w:val="center"/>
        </w:trPr>
        <w:tc>
          <w:tcPr>
            <w:tcW w:w="3368" w:type="dxa"/>
            <w:gridSpan w:val="3"/>
            <w:shd w:val="clear" w:color="auto" w:fill="auto"/>
            <w:noWrap/>
            <w:vAlign w:val="bottom"/>
            <w:hideMark/>
          </w:tcPr>
          <w:p w14:paraId="2D9C6923" w14:textId="77777777" w:rsidR="00F71FF5" w:rsidRPr="006F1B6E" w:rsidRDefault="00F71FF5" w:rsidP="00F71FF5">
            <w:pPr>
              <w:spacing w:line="240" w:lineRule="auto"/>
              <w:rPr>
                <w:color w:val="000000"/>
                <w:szCs w:val="26"/>
              </w:rPr>
            </w:pPr>
            <w:r w:rsidRPr="006F1B6E">
              <w:rPr>
                <w:color w:val="000000"/>
                <w:szCs w:val="26"/>
              </w:rPr>
              <w:t>Training Algorithm</w:t>
            </w:r>
          </w:p>
        </w:tc>
        <w:tc>
          <w:tcPr>
            <w:tcW w:w="1039" w:type="dxa"/>
            <w:shd w:val="clear" w:color="auto" w:fill="auto"/>
            <w:noWrap/>
            <w:vAlign w:val="bottom"/>
            <w:hideMark/>
          </w:tcPr>
          <w:p w14:paraId="647A238D"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3CB2CF22" w14:textId="77777777" w:rsidR="00F71FF5" w:rsidRPr="006F1B6E" w:rsidRDefault="00F71FF5" w:rsidP="00F71FF5">
            <w:pPr>
              <w:spacing w:line="240" w:lineRule="auto"/>
              <w:rPr>
                <w:color w:val="000000"/>
                <w:szCs w:val="26"/>
              </w:rPr>
            </w:pPr>
            <w:r w:rsidRPr="006F1B6E">
              <w:rPr>
                <w:color w:val="000000"/>
                <w:szCs w:val="26"/>
              </w:rPr>
              <w:t>Giải thuật huấn luyện</w:t>
            </w:r>
          </w:p>
        </w:tc>
      </w:tr>
      <w:tr w:rsidR="00F71FF5" w:rsidRPr="006F1B6E" w14:paraId="1B6BF585" w14:textId="77777777" w:rsidTr="00F71FF5">
        <w:trPr>
          <w:trHeight w:val="258"/>
          <w:jc w:val="center"/>
        </w:trPr>
        <w:tc>
          <w:tcPr>
            <w:tcW w:w="3368" w:type="dxa"/>
            <w:gridSpan w:val="3"/>
            <w:shd w:val="clear" w:color="auto" w:fill="auto"/>
            <w:noWrap/>
            <w:vAlign w:val="bottom"/>
            <w:hideMark/>
          </w:tcPr>
          <w:p w14:paraId="3840A904" w14:textId="77777777" w:rsidR="00F71FF5" w:rsidRPr="006F1B6E" w:rsidRDefault="00F71FF5" w:rsidP="00F71FF5">
            <w:pPr>
              <w:spacing w:line="240" w:lineRule="auto"/>
              <w:rPr>
                <w:color w:val="000000"/>
                <w:szCs w:val="26"/>
              </w:rPr>
            </w:pPr>
            <w:r w:rsidRPr="006F1B6E">
              <w:rPr>
                <w:color w:val="000000"/>
                <w:szCs w:val="26"/>
              </w:rPr>
              <w:t>Training Error Function</w:t>
            </w:r>
          </w:p>
        </w:tc>
        <w:tc>
          <w:tcPr>
            <w:tcW w:w="1039" w:type="dxa"/>
            <w:shd w:val="clear" w:color="auto" w:fill="auto"/>
            <w:noWrap/>
            <w:vAlign w:val="bottom"/>
            <w:hideMark/>
          </w:tcPr>
          <w:p w14:paraId="23A0C497"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A288EE" w14:textId="77777777" w:rsidR="00F71FF5" w:rsidRPr="006F1B6E" w:rsidRDefault="00F71FF5" w:rsidP="00F71FF5">
            <w:pPr>
              <w:spacing w:line="240" w:lineRule="auto"/>
              <w:rPr>
                <w:color w:val="000000"/>
                <w:szCs w:val="26"/>
              </w:rPr>
            </w:pPr>
            <w:r w:rsidRPr="006F1B6E">
              <w:rPr>
                <w:color w:val="000000"/>
                <w:szCs w:val="26"/>
              </w:rPr>
              <w:t>Hàm lỗi</w:t>
            </w:r>
          </w:p>
        </w:tc>
      </w:tr>
      <w:tr w:rsidR="00F71FF5" w:rsidRPr="006F1B6E" w14:paraId="4C54FEC3" w14:textId="77777777" w:rsidTr="00F71FF5">
        <w:trPr>
          <w:trHeight w:val="258"/>
          <w:jc w:val="center"/>
        </w:trPr>
        <w:tc>
          <w:tcPr>
            <w:tcW w:w="2887" w:type="dxa"/>
            <w:shd w:val="clear" w:color="auto" w:fill="auto"/>
            <w:noWrap/>
            <w:vAlign w:val="bottom"/>
            <w:hideMark/>
          </w:tcPr>
          <w:p w14:paraId="17B6A7BD" w14:textId="77777777" w:rsidR="00F71FF5" w:rsidRPr="006F1B6E" w:rsidRDefault="00F71FF5" w:rsidP="00F71FF5">
            <w:pPr>
              <w:spacing w:line="240" w:lineRule="auto"/>
              <w:rPr>
                <w:color w:val="000000"/>
                <w:szCs w:val="26"/>
              </w:rPr>
            </w:pPr>
            <w:r w:rsidRPr="006F1B6E">
              <w:rPr>
                <w:color w:val="000000"/>
                <w:szCs w:val="26"/>
                <w:lang w:val="fr-FR"/>
              </w:rPr>
              <w:t>Trend</w:t>
            </w:r>
          </w:p>
        </w:tc>
        <w:tc>
          <w:tcPr>
            <w:tcW w:w="240" w:type="dxa"/>
            <w:shd w:val="clear" w:color="auto" w:fill="auto"/>
            <w:noWrap/>
            <w:vAlign w:val="bottom"/>
            <w:hideMark/>
          </w:tcPr>
          <w:p w14:paraId="554DCEE2" w14:textId="77777777" w:rsidR="00F71FF5" w:rsidRPr="006F1B6E" w:rsidRDefault="00F71FF5" w:rsidP="00F71FF5">
            <w:pPr>
              <w:spacing w:line="240" w:lineRule="auto"/>
              <w:rPr>
                <w:color w:val="000000"/>
                <w:szCs w:val="26"/>
              </w:rPr>
            </w:pPr>
          </w:p>
        </w:tc>
        <w:tc>
          <w:tcPr>
            <w:tcW w:w="240" w:type="dxa"/>
            <w:shd w:val="clear" w:color="auto" w:fill="auto"/>
            <w:noWrap/>
            <w:vAlign w:val="bottom"/>
            <w:hideMark/>
          </w:tcPr>
          <w:p w14:paraId="25068A0C" w14:textId="77777777" w:rsidR="00F71FF5" w:rsidRPr="006F1B6E" w:rsidRDefault="00F71FF5" w:rsidP="00F71FF5">
            <w:pPr>
              <w:spacing w:line="240" w:lineRule="auto"/>
              <w:rPr>
                <w:color w:val="000000"/>
                <w:szCs w:val="26"/>
              </w:rPr>
            </w:pPr>
          </w:p>
        </w:tc>
        <w:tc>
          <w:tcPr>
            <w:tcW w:w="1039" w:type="dxa"/>
            <w:shd w:val="clear" w:color="auto" w:fill="auto"/>
            <w:noWrap/>
            <w:vAlign w:val="bottom"/>
            <w:hideMark/>
          </w:tcPr>
          <w:p w14:paraId="06EAAEF4"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744669C7" w14:textId="77777777" w:rsidR="00F71FF5" w:rsidRPr="006F1B6E" w:rsidRDefault="00F71FF5" w:rsidP="00F71FF5">
            <w:pPr>
              <w:spacing w:line="240" w:lineRule="auto"/>
              <w:rPr>
                <w:color w:val="000000"/>
                <w:szCs w:val="26"/>
              </w:rPr>
            </w:pPr>
            <w:r w:rsidRPr="006F1B6E">
              <w:rPr>
                <w:color w:val="000000"/>
                <w:szCs w:val="26"/>
              </w:rPr>
              <w:t>Tính xu hướng</w:t>
            </w:r>
          </w:p>
        </w:tc>
      </w:tr>
      <w:tr w:rsidR="00F71FF5" w:rsidRPr="006F1B6E" w14:paraId="3B9DD0EA" w14:textId="77777777" w:rsidTr="00F71FF5">
        <w:trPr>
          <w:trHeight w:val="258"/>
          <w:jc w:val="center"/>
        </w:trPr>
        <w:tc>
          <w:tcPr>
            <w:tcW w:w="3368" w:type="dxa"/>
            <w:gridSpan w:val="3"/>
            <w:shd w:val="clear" w:color="auto" w:fill="auto"/>
            <w:noWrap/>
            <w:vAlign w:val="bottom"/>
            <w:hideMark/>
          </w:tcPr>
          <w:p w14:paraId="73BE6843" w14:textId="77777777" w:rsidR="00F71FF5" w:rsidRPr="006F1B6E" w:rsidRDefault="00F71FF5" w:rsidP="00F71FF5">
            <w:pPr>
              <w:spacing w:line="240" w:lineRule="auto"/>
              <w:rPr>
                <w:color w:val="000000"/>
                <w:szCs w:val="26"/>
              </w:rPr>
            </w:pPr>
            <w:r w:rsidRPr="006F1B6E">
              <w:rPr>
                <w:color w:val="000000"/>
                <w:szCs w:val="26"/>
              </w:rPr>
              <w:t>Unsupervised Learning</w:t>
            </w:r>
          </w:p>
        </w:tc>
        <w:tc>
          <w:tcPr>
            <w:tcW w:w="1039" w:type="dxa"/>
            <w:shd w:val="clear" w:color="auto" w:fill="auto"/>
            <w:noWrap/>
            <w:vAlign w:val="bottom"/>
            <w:hideMark/>
          </w:tcPr>
          <w:p w14:paraId="6AB2C1FB"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6C8ACE6" w14:textId="77777777" w:rsidR="00F71FF5" w:rsidRPr="006F1B6E" w:rsidRDefault="00F71FF5" w:rsidP="00F71FF5">
            <w:pPr>
              <w:spacing w:line="240" w:lineRule="auto"/>
              <w:rPr>
                <w:color w:val="000000"/>
                <w:szCs w:val="26"/>
              </w:rPr>
            </w:pPr>
            <w:r w:rsidRPr="006F1B6E">
              <w:rPr>
                <w:color w:val="000000"/>
                <w:szCs w:val="26"/>
              </w:rPr>
              <w:t>Học không có giám sát</w:t>
            </w:r>
          </w:p>
        </w:tc>
      </w:tr>
      <w:tr w:rsidR="00F71FF5" w:rsidRPr="006F1B6E" w14:paraId="58742B7F" w14:textId="77777777" w:rsidTr="00F71FF5">
        <w:trPr>
          <w:trHeight w:val="258"/>
          <w:jc w:val="center"/>
        </w:trPr>
        <w:tc>
          <w:tcPr>
            <w:tcW w:w="3368" w:type="dxa"/>
            <w:gridSpan w:val="3"/>
            <w:shd w:val="clear" w:color="auto" w:fill="auto"/>
            <w:noWrap/>
            <w:vAlign w:val="bottom"/>
            <w:hideMark/>
          </w:tcPr>
          <w:p w14:paraId="30648749" w14:textId="77777777" w:rsidR="00F71FF5" w:rsidRPr="006F1B6E" w:rsidRDefault="00F71FF5" w:rsidP="00F71FF5">
            <w:pPr>
              <w:spacing w:line="240" w:lineRule="auto"/>
              <w:rPr>
                <w:color w:val="000000"/>
                <w:szCs w:val="26"/>
              </w:rPr>
            </w:pPr>
            <w:r w:rsidRPr="006F1B6E">
              <w:rPr>
                <w:color w:val="000000"/>
                <w:szCs w:val="26"/>
              </w:rPr>
              <w:t>Unthresholded Perceptron</w:t>
            </w:r>
          </w:p>
        </w:tc>
        <w:tc>
          <w:tcPr>
            <w:tcW w:w="1039" w:type="dxa"/>
            <w:shd w:val="clear" w:color="auto" w:fill="auto"/>
            <w:noWrap/>
            <w:vAlign w:val="bottom"/>
            <w:hideMark/>
          </w:tcPr>
          <w:p w14:paraId="1BA6D30A" w14:textId="77777777" w:rsidR="00F71FF5" w:rsidRPr="006F1B6E" w:rsidRDefault="00F71FF5" w:rsidP="00F71FF5">
            <w:pPr>
              <w:spacing w:line="240" w:lineRule="auto"/>
              <w:rPr>
                <w:color w:val="000000"/>
                <w:szCs w:val="26"/>
              </w:rPr>
            </w:pPr>
          </w:p>
        </w:tc>
        <w:tc>
          <w:tcPr>
            <w:tcW w:w="3991" w:type="dxa"/>
            <w:shd w:val="clear" w:color="auto" w:fill="auto"/>
            <w:noWrap/>
            <w:vAlign w:val="bottom"/>
            <w:hideMark/>
          </w:tcPr>
          <w:p w14:paraId="69FAE01A" w14:textId="77777777" w:rsidR="00F71FF5" w:rsidRPr="006F1B6E" w:rsidRDefault="00F71FF5" w:rsidP="00F71FF5">
            <w:pPr>
              <w:spacing w:line="240" w:lineRule="auto"/>
              <w:ind w:right="-217"/>
              <w:rPr>
                <w:color w:val="000000"/>
                <w:szCs w:val="26"/>
              </w:rPr>
            </w:pPr>
            <w:r w:rsidRPr="006F1B6E">
              <w:rPr>
                <w:color w:val="000000"/>
                <w:szCs w:val="26"/>
              </w:rPr>
              <w:t>Perceptron không phân ngưỡng</w:t>
            </w:r>
          </w:p>
        </w:tc>
      </w:tr>
    </w:tbl>
    <w:p w14:paraId="47BDBF3B" w14:textId="445C4FD5" w:rsidR="00857243" w:rsidRDefault="008C1D28">
      <w:pPr>
        <w:spacing w:before="0" w:after="200" w:line="276" w:lineRule="auto"/>
        <w:jc w:val="left"/>
        <w:rPr>
          <w:ins w:id="12296" w:author="The Si Tran" w:date="2012-12-14T06:51:00Z"/>
        </w:rPr>
        <w:sectPr w:rsidR="00857243" w:rsidSect="009933FE">
          <w:footerReference w:type="default" r:id="rId338"/>
          <w:pgSz w:w="11909" w:h="16834" w:code="9"/>
          <w:pgMar w:top="1138" w:right="1134" w:bottom="1138" w:left="1699" w:header="720" w:footer="720" w:gutter="0"/>
          <w:pgNumType w:start="1"/>
          <w:cols w:space="720"/>
          <w:docGrid w:linePitch="360"/>
        </w:sectPr>
        <w:pPrChange w:id="12303" w:author="The Si Tran" w:date="2012-12-16T09:47:00Z">
          <w:pPr>
            <w:pStyle w:val="Heading1"/>
            <w:numPr>
              <w:numId w:val="0"/>
            </w:numPr>
            <w:ind w:left="0" w:firstLine="0"/>
          </w:pPr>
        </w:pPrChange>
      </w:pPr>
      <w:ins w:id="12304" w:author="The Si Tran" w:date="2012-12-12T00:03:00Z">
        <w:r>
          <w:br w:type="page"/>
        </w:r>
      </w:ins>
    </w:p>
    <w:p w14:paraId="40C882F6" w14:textId="17A0AA4D" w:rsidR="003E4DFC" w:rsidRPr="000C3A28" w:rsidRDefault="003E4DFC">
      <w:pPr>
        <w:pStyle w:val="Heading1"/>
        <w:numPr>
          <w:ilvl w:val="0"/>
          <w:numId w:val="0"/>
        </w:numPr>
        <w:ind w:left="360"/>
        <w:rPr>
          <w:ins w:id="12305" w:author="The Si Tran" w:date="2012-12-16T09:48:00Z"/>
          <w:rFonts w:cs="Times New Roman"/>
        </w:rPr>
        <w:pPrChange w:id="12306" w:author="The Si Tran" w:date="2012-12-16T09:57:00Z">
          <w:pPr>
            <w:pStyle w:val="Heading1"/>
            <w:numPr>
              <w:numId w:val="0"/>
            </w:numPr>
            <w:ind w:left="0" w:firstLine="0"/>
          </w:pPr>
        </w:pPrChange>
      </w:pPr>
      <w:bookmarkStart w:id="12307" w:name="_Toc343837439"/>
      <w:ins w:id="12308" w:author="The Si Tran" w:date="2012-12-16T09:47:00Z">
        <w:r>
          <w:rPr>
            <w:rFonts w:cs="Times New Roman"/>
          </w:rPr>
          <w:lastRenderedPageBreak/>
          <w:t>PHỤ LỤC B</w:t>
        </w:r>
        <w:del w:id="12309" w:author="superchickend" w:date="2012-12-16T15:00:00Z">
          <w:r w:rsidDel="00714282">
            <w:rPr>
              <w:rFonts w:cs="Times New Roman"/>
            </w:rPr>
            <w:br/>
          </w:r>
        </w:del>
      </w:ins>
      <w:ins w:id="12310" w:author="superchickend" w:date="2012-12-16T15:00:00Z">
        <w:r w:rsidR="00714282">
          <w:rPr>
            <w:rFonts w:cs="Times New Roman"/>
          </w:rPr>
          <w:t xml:space="preserve">    </w:t>
        </w:r>
      </w:ins>
      <w:ins w:id="12311" w:author="The Si Tran" w:date="2012-12-16T09:47:00Z">
        <w:r>
          <w:rPr>
            <w:rFonts w:cs="Times New Roman"/>
          </w:rPr>
          <w:t>Danh mục từ viết tắt</w:t>
        </w:r>
      </w:ins>
      <w:bookmarkEnd w:id="12307"/>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2312"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2313">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2314" w:author="The Si Tran" w:date="2012-12-16T09:48:00Z"/>
          <w:trPrChange w:id="12315" w:author="The Si Tran" w:date="2012-12-16T09:53:00Z">
            <w:trPr>
              <w:trHeight w:val="296"/>
              <w:jc w:val="center"/>
            </w:trPr>
          </w:trPrChange>
        </w:trPr>
        <w:tc>
          <w:tcPr>
            <w:tcW w:w="1833" w:type="dxa"/>
            <w:shd w:val="clear" w:color="auto" w:fill="auto"/>
            <w:noWrap/>
            <w:vAlign w:val="bottom"/>
            <w:hideMark/>
            <w:tcPrChange w:id="12316"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2317" w:author="The Si Tran" w:date="2012-12-16T09:48:00Z"/>
                <w:szCs w:val="26"/>
              </w:rPr>
            </w:pPr>
            <w:ins w:id="12318" w:author="The Si Tran" w:date="2012-12-16T09:49:00Z">
              <w:r w:rsidRPr="00537CF3">
                <w:rPr>
                  <w:sz w:val="26"/>
                  <w:szCs w:val="26"/>
                </w:rPr>
                <w:t>ARIMA</w:t>
              </w:r>
            </w:ins>
          </w:p>
        </w:tc>
        <w:tc>
          <w:tcPr>
            <w:tcW w:w="276" w:type="dxa"/>
            <w:shd w:val="clear" w:color="auto" w:fill="auto"/>
            <w:noWrap/>
            <w:vAlign w:val="bottom"/>
            <w:hideMark/>
            <w:tcPrChange w:id="12319"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2320" w:author="The Si Tran" w:date="2012-12-16T09:48:00Z"/>
                <w:szCs w:val="26"/>
              </w:rPr>
            </w:pPr>
          </w:p>
        </w:tc>
        <w:tc>
          <w:tcPr>
            <w:tcW w:w="257" w:type="dxa"/>
            <w:tcPrChange w:id="12321" w:author="The Si Tran" w:date="2012-12-16T09:53:00Z">
              <w:tcPr>
                <w:tcW w:w="5093" w:type="dxa"/>
                <w:gridSpan w:val="2"/>
              </w:tcPr>
            </w:tcPrChange>
          </w:tcPr>
          <w:p w14:paraId="4FC4D474" w14:textId="77777777" w:rsidR="00BA560D" w:rsidRDefault="00BA560D" w:rsidP="00537CF3">
            <w:pPr>
              <w:pStyle w:val="BangBody"/>
              <w:rPr>
                <w:ins w:id="12322" w:author="The Si Tran" w:date="2012-12-16T09:52:00Z"/>
                <w:sz w:val="26"/>
                <w:szCs w:val="26"/>
              </w:rPr>
            </w:pPr>
          </w:p>
        </w:tc>
        <w:tc>
          <w:tcPr>
            <w:tcW w:w="5550" w:type="dxa"/>
            <w:shd w:val="clear" w:color="auto" w:fill="auto"/>
            <w:noWrap/>
            <w:vAlign w:val="bottom"/>
            <w:hideMark/>
            <w:tcPrChange w:id="12323"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2324" w:author="The Si Tran" w:date="2012-12-16T09:48:00Z"/>
                <w:szCs w:val="26"/>
              </w:rPr>
            </w:pPr>
            <w:ins w:id="12325"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2326" w:author="The Si Tran" w:date="2012-12-16T09:52:00Z"/>
          <w:trPrChange w:id="12327" w:author="The Si Tran" w:date="2012-12-16T09:53:00Z">
            <w:trPr>
              <w:trHeight w:val="296"/>
              <w:jc w:val="center"/>
            </w:trPr>
          </w:trPrChange>
        </w:trPr>
        <w:tc>
          <w:tcPr>
            <w:tcW w:w="1833" w:type="dxa"/>
            <w:shd w:val="clear" w:color="auto" w:fill="auto"/>
            <w:noWrap/>
            <w:vAlign w:val="bottom"/>
            <w:tcPrChange w:id="12328"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2329" w:author="The Si Tran" w:date="2012-12-16T09:52:00Z"/>
                <w:sz w:val="26"/>
                <w:szCs w:val="26"/>
              </w:rPr>
            </w:pPr>
            <w:ins w:id="12330" w:author="The Si Tran" w:date="2012-12-16T09:52:00Z">
              <w:r>
                <w:rPr>
                  <w:sz w:val="26"/>
                  <w:szCs w:val="26"/>
                </w:rPr>
                <w:t xml:space="preserve">SARIMA </w:t>
              </w:r>
            </w:ins>
          </w:p>
        </w:tc>
        <w:tc>
          <w:tcPr>
            <w:tcW w:w="276" w:type="dxa"/>
            <w:shd w:val="clear" w:color="auto" w:fill="auto"/>
            <w:noWrap/>
            <w:vAlign w:val="bottom"/>
            <w:tcPrChange w:id="12331"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2332" w:author="The Si Tran" w:date="2012-12-16T09:52:00Z"/>
                <w:szCs w:val="26"/>
              </w:rPr>
            </w:pPr>
          </w:p>
        </w:tc>
        <w:tc>
          <w:tcPr>
            <w:tcW w:w="257" w:type="dxa"/>
            <w:tcPrChange w:id="12333" w:author="The Si Tran" w:date="2012-12-16T09:53:00Z">
              <w:tcPr>
                <w:tcW w:w="5093" w:type="dxa"/>
                <w:gridSpan w:val="2"/>
              </w:tcPr>
            </w:tcPrChange>
          </w:tcPr>
          <w:p w14:paraId="1062ED55" w14:textId="77777777" w:rsidR="00BA560D" w:rsidRPr="00BA560D" w:rsidRDefault="00BA560D" w:rsidP="00537CF3">
            <w:pPr>
              <w:pStyle w:val="BangBody"/>
              <w:rPr>
                <w:ins w:id="12334" w:author="The Si Tran" w:date="2012-12-16T09:52:00Z"/>
                <w:sz w:val="26"/>
                <w:szCs w:val="26"/>
              </w:rPr>
            </w:pPr>
          </w:p>
        </w:tc>
        <w:tc>
          <w:tcPr>
            <w:tcW w:w="5550" w:type="dxa"/>
            <w:shd w:val="clear" w:color="auto" w:fill="auto"/>
            <w:noWrap/>
            <w:vAlign w:val="bottom"/>
            <w:tcPrChange w:id="12335"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2336" w:author="The Si Tran" w:date="2012-12-16T09:52:00Z"/>
                <w:sz w:val="26"/>
                <w:szCs w:val="26"/>
              </w:rPr>
            </w:pPr>
            <w:ins w:id="12337"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2338" w:author="The Si Tran" w:date="2012-12-16T09:53:00Z"/>
        </w:trPr>
        <w:tc>
          <w:tcPr>
            <w:tcW w:w="1833" w:type="dxa"/>
            <w:shd w:val="clear" w:color="auto" w:fill="auto"/>
            <w:noWrap/>
            <w:vAlign w:val="bottom"/>
          </w:tcPr>
          <w:p w14:paraId="2D71AF91" w14:textId="1505D9E8" w:rsidR="00BA560D" w:rsidRDefault="00BA560D" w:rsidP="00537CF3">
            <w:pPr>
              <w:pStyle w:val="BangBody"/>
              <w:rPr>
                <w:ins w:id="12339" w:author="The Si Tran" w:date="2012-12-16T09:53:00Z"/>
                <w:sz w:val="26"/>
                <w:szCs w:val="26"/>
              </w:rPr>
            </w:pPr>
            <w:ins w:id="12340"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2341" w:author="The Si Tran" w:date="2012-12-16T09:53:00Z"/>
                <w:szCs w:val="26"/>
              </w:rPr>
            </w:pPr>
          </w:p>
        </w:tc>
        <w:tc>
          <w:tcPr>
            <w:tcW w:w="257" w:type="dxa"/>
          </w:tcPr>
          <w:p w14:paraId="42385180" w14:textId="77777777" w:rsidR="00BA560D" w:rsidRPr="00BA560D" w:rsidRDefault="00BA560D" w:rsidP="00537CF3">
            <w:pPr>
              <w:pStyle w:val="BangBody"/>
              <w:rPr>
                <w:ins w:id="12342"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2343" w:author="The Si Tran" w:date="2012-12-16T09:53:00Z"/>
                <w:sz w:val="26"/>
                <w:szCs w:val="26"/>
              </w:rPr>
            </w:pPr>
            <w:ins w:id="12344"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2345" w:author="The Si Tran" w:date="2012-12-16T09:53:00Z"/>
        </w:trPr>
        <w:tc>
          <w:tcPr>
            <w:tcW w:w="1833" w:type="dxa"/>
            <w:shd w:val="clear" w:color="auto" w:fill="auto"/>
            <w:noWrap/>
            <w:vAlign w:val="bottom"/>
          </w:tcPr>
          <w:p w14:paraId="120E1962" w14:textId="7D4164A7" w:rsidR="00BA560D" w:rsidRDefault="00BA560D" w:rsidP="00537CF3">
            <w:pPr>
              <w:pStyle w:val="BangBody"/>
              <w:rPr>
                <w:ins w:id="12346" w:author="The Si Tran" w:date="2012-12-16T09:53:00Z"/>
                <w:sz w:val="26"/>
                <w:szCs w:val="26"/>
              </w:rPr>
            </w:pPr>
            <w:ins w:id="12347"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2348" w:author="The Si Tran" w:date="2012-12-16T09:53:00Z"/>
                <w:szCs w:val="26"/>
              </w:rPr>
            </w:pPr>
          </w:p>
        </w:tc>
        <w:tc>
          <w:tcPr>
            <w:tcW w:w="257" w:type="dxa"/>
          </w:tcPr>
          <w:p w14:paraId="43497145" w14:textId="77777777" w:rsidR="00BA560D" w:rsidRPr="00BA560D" w:rsidRDefault="00BA560D" w:rsidP="00537CF3">
            <w:pPr>
              <w:pStyle w:val="BangBody"/>
              <w:rPr>
                <w:ins w:id="12349"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2350" w:author="The Si Tran" w:date="2012-12-16T09:53:00Z"/>
                <w:sz w:val="26"/>
                <w:szCs w:val="26"/>
              </w:rPr>
            </w:pPr>
            <w:ins w:id="12351"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2352" w:author="The Si Tran" w:date="2012-12-16T09:53:00Z"/>
        </w:trPr>
        <w:tc>
          <w:tcPr>
            <w:tcW w:w="1833" w:type="dxa"/>
            <w:shd w:val="clear" w:color="auto" w:fill="auto"/>
            <w:noWrap/>
            <w:vAlign w:val="bottom"/>
          </w:tcPr>
          <w:p w14:paraId="6797253E" w14:textId="3DBB59FB" w:rsidR="00BA560D" w:rsidRDefault="00BA560D" w:rsidP="00537CF3">
            <w:pPr>
              <w:pStyle w:val="BangBody"/>
              <w:rPr>
                <w:ins w:id="12353" w:author="The Si Tran" w:date="2012-12-16T09:53:00Z"/>
                <w:sz w:val="26"/>
                <w:szCs w:val="26"/>
              </w:rPr>
            </w:pPr>
            <w:ins w:id="12354"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2355" w:author="The Si Tran" w:date="2012-12-16T09:53:00Z"/>
                <w:szCs w:val="26"/>
              </w:rPr>
            </w:pPr>
          </w:p>
        </w:tc>
        <w:tc>
          <w:tcPr>
            <w:tcW w:w="257" w:type="dxa"/>
          </w:tcPr>
          <w:p w14:paraId="46353785" w14:textId="77777777" w:rsidR="00BA560D" w:rsidRPr="00BA560D" w:rsidRDefault="00BA560D" w:rsidP="00537CF3">
            <w:pPr>
              <w:pStyle w:val="BangBody"/>
              <w:rPr>
                <w:ins w:id="12356"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2357" w:author="The Si Tran" w:date="2012-12-16T09:53:00Z"/>
                <w:sz w:val="26"/>
                <w:szCs w:val="26"/>
              </w:rPr>
            </w:pPr>
            <w:ins w:id="12358"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2359" w:author="The Si Tran" w:date="2012-12-16T09:53:00Z"/>
        </w:trPr>
        <w:tc>
          <w:tcPr>
            <w:tcW w:w="1833" w:type="dxa"/>
            <w:shd w:val="clear" w:color="auto" w:fill="auto"/>
            <w:noWrap/>
            <w:vAlign w:val="bottom"/>
          </w:tcPr>
          <w:p w14:paraId="7D8C5D49" w14:textId="553EF630" w:rsidR="00BA560D" w:rsidRDefault="00BA560D" w:rsidP="00537CF3">
            <w:pPr>
              <w:pStyle w:val="BangBody"/>
              <w:rPr>
                <w:ins w:id="12360" w:author="The Si Tran" w:date="2012-12-16T09:53:00Z"/>
                <w:sz w:val="26"/>
                <w:szCs w:val="26"/>
              </w:rPr>
            </w:pPr>
            <w:ins w:id="12361"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2362" w:author="The Si Tran" w:date="2012-12-16T09:53:00Z"/>
                <w:szCs w:val="26"/>
              </w:rPr>
            </w:pPr>
          </w:p>
        </w:tc>
        <w:tc>
          <w:tcPr>
            <w:tcW w:w="257" w:type="dxa"/>
          </w:tcPr>
          <w:p w14:paraId="176FBEEC" w14:textId="77777777" w:rsidR="00BA560D" w:rsidRPr="00BA560D" w:rsidRDefault="00BA560D" w:rsidP="00537CF3">
            <w:pPr>
              <w:pStyle w:val="BangBody"/>
              <w:rPr>
                <w:ins w:id="12363"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2364" w:author="The Si Tran" w:date="2012-12-16T09:53:00Z"/>
                <w:sz w:val="26"/>
                <w:szCs w:val="26"/>
              </w:rPr>
            </w:pPr>
            <w:ins w:id="12365" w:author="The Si Tran" w:date="2012-12-16T09:54:00Z">
              <w:r w:rsidRPr="00BA560D">
                <w:rPr>
                  <w:sz w:val="26"/>
                  <w:szCs w:val="26"/>
                </w:rPr>
                <w:t>moving average</w:t>
              </w:r>
            </w:ins>
          </w:p>
        </w:tc>
      </w:tr>
      <w:tr w:rsidR="00BA560D" w:rsidRPr="006F1B6E" w14:paraId="66424D36" w14:textId="77777777" w:rsidTr="00BA560D">
        <w:trPr>
          <w:trHeight w:val="338"/>
          <w:jc w:val="center"/>
          <w:ins w:id="12366" w:author="The Si Tran" w:date="2012-12-16T09:53:00Z"/>
        </w:trPr>
        <w:tc>
          <w:tcPr>
            <w:tcW w:w="1833" w:type="dxa"/>
            <w:shd w:val="clear" w:color="auto" w:fill="auto"/>
            <w:noWrap/>
            <w:vAlign w:val="bottom"/>
          </w:tcPr>
          <w:p w14:paraId="343E8527" w14:textId="55D01097" w:rsidR="00BA560D" w:rsidRDefault="00BA560D" w:rsidP="00537CF3">
            <w:pPr>
              <w:pStyle w:val="BangBody"/>
              <w:rPr>
                <w:ins w:id="12367" w:author="The Si Tran" w:date="2012-12-16T09:53:00Z"/>
                <w:sz w:val="26"/>
                <w:szCs w:val="26"/>
              </w:rPr>
            </w:pPr>
            <w:ins w:id="12368"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2369" w:author="The Si Tran" w:date="2012-12-16T09:53:00Z"/>
                <w:szCs w:val="26"/>
              </w:rPr>
            </w:pPr>
          </w:p>
        </w:tc>
        <w:tc>
          <w:tcPr>
            <w:tcW w:w="257" w:type="dxa"/>
          </w:tcPr>
          <w:p w14:paraId="1FEA1EEB" w14:textId="77777777" w:rsidR="00BA560D" w:rsidRPr="00BA560D" w:rsidRDefault="00BA560D" w:rsidP="00537CF3">
            <w:pPr>
              <w:pStyle w:val="BangBody"/>
              <w:rPr>
                <w:ins w:id="12370"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2371" w:author="The Si Tran" w:date="2012-12-16T09:53:00Z"/>
                <w:sz w:val="26"/>
                <w:szCs w:val="26"/>
              </w:rPr>
            </w:pPr>
            <w:ins w:id="12372"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2373" w:author="The Si Tran" w:date="2012-12-16T09:53:00Z"/>
        </w:trPr>
        <w:tc>
          <w:tcPr>
            <w:tcW w:w="1833" w:type="dxa"/>
            <w:shd w:val="clear" w:color="auto" w:fill="auto"/>
            <w:noWrap/>
            <w:vAlign w:val="bottom"/>
          </w:tcPr>
          <w:p w14:paraId="3494229F" w14:textId="54EBC657" w:rsidR="00BA560D" w:rsidRDefault="00BA560D" w:rsidP="00537CF3">
            <w:pPr>
              <w:pStyle w:val="BangBody"/>
              <w:rPr>
                <w:ins w:id="12374" w:author="The Si Tran" w:date="2012-12-16T09:53:00Z"/>
                <w:sz w:val="26"/>
                <w:szCs w:val="26"/>
              </w:rPr>
            </w:pPr>
            <w:ins w:id="12375"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2376" w:author="The Si Tran" w:date="2012-12-16T09:53:00Z"/>
                <w:szCs w:val="26"/>
              </w:rPr>
            </w:pPr>
          </w:p>
        </w:tc>
        <w:tc>
          <w:tcPr>
            <w:tcW w:w="257" w:type="dxa"/>
          </w:tcPr>
          <w:p w14:paraId="68B65CD8" w14:textId="77777777" w:rsidR="00BA560D" w:rsidRPr="00BA560D" w:rsidRDefault="00BA560D" w:rsidP="00537CF3">
            <w:pPr>
              <w:pStyle w:val="BangBody"/>
              <w:rPr>
                <w:ins w:id="12377"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2378" w:author="The Si Tran" w:date="2012-12-16T09:53:00Z"/>
                <w:sz w:val="26"/>
                <w:szCs w:val="26"/>
              </w:rPr>
            </w:pPr>
            <w:ins w:id="12379" w:author="The Si Tran" w:date="2012-12-16T09:55:00Z">
              <w:r w:rsidRPr="00BA560D">
                <w:rPr>
                  <w:sz w:val="26"/>
                  <w:szCs w:val="26"/>
                </w:rPr>
                <w:t>mean absolute error</w:t>
              </w:r>
            </w:ins>
          </w:p>
        </w:tc>
      </w:tr>
      <w:tr w:rsidR="00BA560D" w:rsidRPr="006F1B6E" w14:paraId="15C173FB" w14:textId="77777777" w:rsidTr="00BA560D">
        <w:trPr>
          <w:trHeight w:val="338"/>
          <w:jc w:val="center"/>
          <w:ins w:id="12380" w:author="The Si Tran" w:date="2012-12-16T09:55:00Z"/>
        </w:trPr>
        <w:tc>
          <w:tcPr>
            <w:tcW w:w="1833" w:type="dxa"/>
            <w:shd w:val="clear" w:color="auto" w:fill="auto"/>
            <w:noWrap/>
            <w:vAlign w:val="bottom"/>
          </w:tcPr>
          <w:p w14:paraId="75830E8A" w14:textId="6807F1E3" w:rsidR="00BA560D" w:rsidRDefault="00BA560D" w:rsidP="00537CF3">
            <w:pPr>
              <w:pStyle w:val="BangBody"/>
              <w:rPr>
                <w:ins w:id="12381" w:author="The Si Tran" w:date="2012-12-16T09:55:00Z"/>
                <w:sz w:val="26"/>
                <w:szCs w:val="26"/>
              </w:rPr>
            </w:pPr>
            <w:ins w:id="12382"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2383" w:author="The Si Tran" w:date="2012-12-16T09:55:00Z"/>
                <w:szCs w:val="26"/>
              </w:rPr>
            </w:pPr>
          </w:p>
        </w:tc>
        <w:tc>
          <w:tcPr>
            <w:tcW w:w="257" w:type="dxa"/>
          </w:tcPr>
          <w:p w14:paraId="6C71940E" w14:textId="77777777" w:rsidR="00BA560D" w:rsidRPr="00BA560D" w:rsidRDefault="00BA560D" w:rsidP="00537CF3">
            <w:pPr>
              <w:pStyle w:val="BangBody"/>
              <w:rPr>
                <w:ins w:id="12384"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2385" w:author="The Si Tran" w:date="2012-12-16T09:55:00Z"/>
                <w:sz w:val="26"/>
                <w:szCs w:val="26"/>
              </w:rPr>
            </w:pPr>
            <w:ins w:id="12386" w:author="The Si Tran" w:date="2012-12-16T09:56:00Z">
              <w:r w:rsidRPr="00BA560D">
                <w:rPr>
                  <w:sz w:val="26"/>
                  <w:szCs w:val="26"/>
                </w:rPr>
                <w:t>mean square error</w:t>
              </w:r>
            </w:ins>
          </w:p>
        </w:tc>
      </w:tr>
      <w:tr w:rsidR="00BA560D" w:rsidRPr="006F1B6E" w14:paraId="312D6DF7" w14:textId="77777777" w:rsidTr="00BA560D">
        <w:trPr>
          <w:trHeight w:val="338"/>
          <w:jc w:val="center"/>
          <w:ins w:id="12387" w:author="The Si Tran" w:date="2012-12-16T09:55:00Z"/>
        </w:trPr>
        <w:tc>
          <w:tcPr>
            <w:tcW w:w="1833" w:type="dxa"/>
            <w:shd w:val="clear" w:color="auto" w:fill="auto"/>
            <w:noWrap/>
            <w:vAlign w:val="bottom"/>
          </w:tcPr>
          <w:p w14:paraId="06533CAF" w14:textId="018616B8" w:rsidR="00BA560D" w:rsidRDefault="00BA560D" w:rsidP="00537CF3">
            <w:pPr>
              <w:pStyle w:val="BangBody"/>
              <w:rPr>
                <w:ins w:id="12388" w:author="The Si Tran" w:date="2012-12-16T09:55:00Z"/>
                <w:sz w:val="26"/>
                <w:szCs w:val="26"/>
              </w:rPr>
            </w:pPr>
            <w:ins w:id="12389"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2390" w:author="The Si Tran" w:date="2012-12-16T09:55:00Z"/>
                <w:szCs w:val="26"/>
              </w:rPr>
            </w:pPr>
          </w:p>
        </w:tc>
        <w:tc>
          <w:tcPr>
            <w:tcW w:w="257" w:type="dxa"/>
          </w:tcPr>
          <w:p w14:paraId="6C5AC3A8" w14:textId="77777777" w:rsidR="00BA560D" w:rsidRPr="00BA560D" w:rsidRDefault="00BA560D" w:rsidP="00537CF3">
            <w:pPr>
              <w:pStyle w:val="BangBody"/>
              <w:rPr>
                <w:ins w:id="12391"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2392" w:author="The Si Tran" w:date="2012-12-16T09:55:00Z"/>
                <w:sz w:val="26"/>
                <w:szCs w:val="26"/>
              </w:rPr>
            </w:pPr>
            <w:ins w:id="12393"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2394" w:author="The Si Tran" w:date="2012-12-16T09:55:00Z"/>
        </w:trPr>
        <w:tc>
          <w:tcPr>
            <w:tcW w:w="1833" w:type="dxa"/>
            <w:shd w:val="clear" w:color="auto" w:fill="auto"/>
            <w:noWrap/>
            <w:vAlign w:val="bottom"/>
          </w:tcPr>
          <w:p w14:paraId="3742F47F" w14:textId="088452F7" w:rsidR="00BA560D" w:rsidRDefault="00BA560D" w:rsidP="00537CF3">
            <w:pPr>
              <w:pStyle w:val="BangBody"/>
              <w:rPr>
                <w:ins w:id="12395" w:author="The Si Tran" w:date="2012-12-16T09:55:00Z"/>
                <w:sz w:val="26"/>
                <w:szCs w:val="26"/>
              </w:rPr>
            </w:pPr>
            <w:ins w:id="12396"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2397" w:author="The Si Tran" w:date="2012-12-16T09:55:00Z"/>
                <w:szCs w:val="26"/>
              </w:rPr>
            </w:pPr>
          </w:p>
        </w:tc>
        <w:tc>
          <w:tcPr>
            <w:tcW w:w="257" w:type="dxa"/>
          </w:tcPr>
          <w:p w14:paraId="0F2A8D44" w14:textId="77777777" w:rsidR="00BA560D" w:rsidRPr="00BA560D" w:rsidRDefault="00BA560D" w:rsidP="00537CF3">
            <w:pPr>
              <w:pStyle w:val="BangBody"/>
              <w:rPr>
                <w:ins w:id="12398"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2399" w:author="The Si Tran" w:date="2012-12-16T09:55:00Z"/>
                <w:sz w:val="26"/>
                <w:szCs w:val="26"/>
              </w:rPr>
            </w:pPr>
            <w:ins w:id="12400" w:author="The Si Tran" w:date="2012-12-16T09:56:00Z">
              <w:r w:rsidRPr="00BA560D">
                <w:rPr>
                  <w:sz w:val="26"/>
                  <w:szCs w:val="26"/>
                </w:rPr>
                <w:t>autoregressive</w:t>
              </w:r>
            </w:ins>
          </w:p>
        </w:tc>
      </w:tr>
      <w:tr w:rsidR="00BA560D" w:rsidRPr="006F1B6E" w14:paraId="7C3710B3" w14:textId="77777777" w:rsidTr="00BA560D">
        <w:trPr>
          <w:trHeight w:val="338"/>
          <w:jc w:val="center"/>
          <w:ins w:id="12401" w:author="The Si Tran" w:date="2012-12-16T09:55:00Z"/>
        </w:trPr>
        <w:tc>
          <w:tcPr>
            <w:tcW w:w="1833" w:type="dxa"/>
            <w:shd w:val="clear" w:color="auto" w:fill="auto"/>
            <w:noWrap/>
            <w:vAlign w:val="bottom"/>
          </w:tcPr>
          <w:p w14:paraId="5C650B7C" w14:textId="542A0CF6" w:rsidR="00BA560D" w:rsidRDefault="00BA560D" w:rsidP="00537CF3">
            <w:pPr>
              <w:pStyle w:val="BangBody"/>
              <w:rPr>
                <w:ins w:id="12402" w:author="The Si Tran" w:date="2012-12-16T09:55:00Z"/>
                <w:sz w:val="26"/>
                <w:szCs w:val="26"/>
              </w:rPr>
            </w:pPr>
            <w:ins w:id="12403"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2404" w:author="The Si Tran" w:date="2012-12-16T09:55:00Z"/>
                <w:szCs w:val="26"/>
              </w:rPr>
            </w:pPr>
          </w:p>
        </w:tc>
        <w:tc>
          <w:tcPr>
            <w:tcW w:w="257" w:type="dxa"/>
          </w:tcPr>
          <w:p w14:paraId="7E3C3744" w14:textId="77777777" w:rsidR="00BA560D" w:rsidRPr="00BA560D" w:rsidRDefault="00BA560D" w:rsidP="00537CF3">
            <w:pPr>
              <w:pStyle w:val="BangBody"/>
              <w:rPr>
                <w:ins w:id="12405"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2406" w:author="The Si Tran" w:date="2012-12-16T09:55:00Z"/>
                <w:sz w:val="26"/>
                <w:szCs w:val="26"/>
              </w:rPr>
            </w:pPr>
            <w:ins w:id="12407"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2408" w:author="The Si Tran" w:date="2012-12-16T09:55:00Z"/>
        </w:trPr>
        <w:tc>
          <w:tcPr>
            <w:tcW w:w="1833" w:type="dxa"/>
            <w:shd w:val="clear" w:color="auto" w:fill="auto"/>
            <w:noWrap/>
            <w:vAlign w:val="bottom"/>
          </w:tcPr>
          <w:p w14:paraId="571CC6FD" w14:textId="366A0153" w:rsidR="00BA560D" w:rsidRDefault="00BA560D" w:rsidP="00537CF3">
            <w:pPr>
              <w:pStyle w:val="BangBody"/>
              <w:rPr>
                <w:ins w:id="12409" w:author="The Si Tran" w:date="2012-12-16T09:55:00Z"/>
                <w:sz w:val="26"/>
                <w:szCs w:val="26"/>
              </w:rPr>
            </w:pPr>
            <w:ins w:id="12410"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2411" w:author="The Si Tran" w:date="2012-12-16T09:55:00Z"/>
                <w:szCs w:val="26"/>
              </w:rPr>
            </w:pPr>
          </w:p>
        </w:tc>
        <w:tc>
          <w:tcPr>
            <w:tcW w:w="257" w:type="dxa"/>
          </w:tcPr>
          <w:p w14:paraId="64CD5359" w14:textId="77777777" w:rsidR="00BA560D" w:rsidRPr="00BA560D" w:rsidRDefault="00BA560D" w:rsidP="00537CF3">
            <w:pPr>
              <w:pStyle w:val="BangBody"/>
              <w:rPr>
                <w:ins w:id="12412"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2413" w:author="The Si Tran" w:date="2012-12-16T09:55:00Z"/>
                <w:sz w:val="26"/>
                <w:szCs w:val="26"/>
              </w:rPr>
            </w:pPr>
            <w:ins w:id="12414"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2415" w:author="The Si Tran" w:date="2012-12-16T09:55:00Z"/>
        </w:trPr>
        <w:tc>
          <w:tcPr>
            <w:tcW w:w="1833" w:type="dxa"/>
            <w:shd w:val="clear" w:color="auto" w:fill="auto"/>
            <w:noWrap/>
            <w:vAlign w:val="bottom"/>
          </w:tcPr>
          <w:p w14:paraId="298A19B9" w14:textId="216804F7" w:rsidR="00BA560D" w:rsidRDefault="00BA560D" w:rsidP="00537CF3">
            <w:pPr>
              <w:pStyle w:val="BangBody"/>
              <w:rPr>
                <w:ins w:id="12416" w:author="The Si Tran" w:date="2012-12-16T09:55:00Z"/>
                <w:sz w:val="26"/>
                <w:szCs w:val="26"/>
              </w:rPr>
            </w:pPr>
            <w:ins w:id="12417"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2418" w:author="The Si Tran" w:date="2012-12-16T09:55:00Z"/>
                <w:szCs w:val="26"/>
              </w:rPr>
            </w:pPr>
          </w:p>
        </w:tc>
        <w:tc>
          <w:tcPr>
            <w:tcW w:w="257" w:type="dxa"/>
          </w:tcPr>
          <w:p w14:paraId="33089981" w14:textId="77777777" w:rsidR="00BA560D" w:rsidRPr="00BA560D" w:rsidRDefault="00BA560D" w:rsidP="00537CF3">
            <w:pPr>
              <w:pStyle w:val="BangBody"/>
              <w:rPr>
                <w:ins w:id="12419"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2420" w:author="The Si Tran" w:date="2012-12-16T09:55:00Z"/>
                <w:sz w:val="26"/>
                <w:szCs w:val="26"/>
              </w:rPr>
            </w:pPr>
            <w:ins w:id="12421"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2422" w:author="The Si Tran" w:date="2012-12-16T09:55:00Z"/>
        </w:trPr>
        <w:tc>
          <w:tcPr>
            <w:tcW w:w="1833" w:type="dxa"/>
            <w:shd w:val="clear" w:color="auto" w:fill="auto"/>
            <w:noWrap/>
            <w:vAlign w:val="bottom"/>
          </w:tcPr>
          <w:p w14:paraId="18EADF0C" w14:textId="5628C874" w:rsidR="00BA560D" w:rsidRDefault="00BA560D" w:rsidP="00537CF3">
            <w:pPr>
              <w:pStyle w:val="BangBody"/>
              <w:rPr>
                <w:ins w:id="12423" w:author="The Si Tran" w:date="2012-12-16T09:55:00Z"/>
                <w:sz w:val="26"/>
                <w:szCs w:val="26"/>
              </w:rPr>
            </w:pPr>
            <w:ins w:id="12424"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2425" w:author="The Si Tran" w:date="2012-12-16T09:55:00Z"/>
                <w:szCs w:val="26"/>
              </w:rPr>
            </w:pPr>
          </w:p>
        </w:tc>
        <w:tc>
          <w:tcPr>
            <w:tcW w:w="257" w:type="dxa"/>
          </w:tcPr>
          <w:p w14:paraId="6FDE0BD3" w14:textId="77777777" w:rsidR="00BA560D" w:rsidRPr="00BA560D" w:rsidRDefault="00BA560D" w:rsidP="00537CF3">
            <w:pPr>
              <w:pStyle w:val="BangBody"/>
              <w:rPr>
                <w:ins w:id="12426"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2427" w:author="The Si Tran" w:date="2012-12-16T09:55:00Z"/>
                <w:sz w:val="26"/>
                <w:szCs w:val="26"/>
              </w:rPr>
            </w:pPr>
            <w:ins w:id="12428" w:author="The Si Tran" w:date="2012-12-16T09:57:00Z">
              <w:r w:rsidRPr="00BA560D">
                <w:rPr>
                  <w:sz w:val="26"/>
                  <w:szCs w:val="26"/>
                </w:rPr>
                <w:t>sum square error</w:t>
              </w:r>
            </w:ins>
          </w:p>
        </w:tc>
      </w:tr>
    </w:tbl>
    <w:p w14:paraId="6FCD92AE" w14:textId="77777777" w:rsidR="00567862" w:rsidRDefault="00567862">
      <w:pPr>
        <w:rPr>
          <w:ins w:id="12429" w:author="The Si Tran" w:date="2012-12-16T09:47:00Z"/>
          <w:rPrChange w:id="12430" w:author="The Si Tran" w:date="2012-12-16T09:48:00Z">
            <w:rPr>
              <w:ins w:id="12431" w:author="The Si Tran" w:date="2012-12-16T09:47:00Z"/>
            </w:rPr>
          </w:rPrChange>
        </w:rPr>
        <w:sectPr w:rsidR="00567862" w:rsidSect="009933FE">
          <w:footerReference w:type="default" r:id="rId339"/>
          <w:pgSz w:w="11909" w:h="16834" w:code="9"/>
          <w:pgMar w:top="1138" w:right="1134" w:bottom="1138" w:left="1701" w:header="720" w:footer="720" w:gutter="0"/>
          <w:pgNumType w:start="1"/>
          <w:cols w:space="720"/>
          <w:docGrid w:linePitch="360"/>
        </w:sectPr>
        <w:pPrChange w:id="12438" w:author="The Si Tran" w:date="2012-12-16T09:48:00Z">
          <w:pPr>
            <w:pStyle w:val="Heading1"/>
            <w:numPr>
              <w:numId w:val="0"/>
            </w:numPr>
            <w:ind w:left="0" w:firstLine="0"/>
          </w:pPr>
        </w:pPrChange>
      </w:pPr>
    </w:p>
    <w:p w14:paraId="2C84C67C" w14:textId="4E4FCDC7" w:rsidR="004B145B" w:rsidRPr="00BE2D8B" w:rsidDel="00D22ECB" w:rsidRDefault="00C64004">
      <w:pPr>
        <w:pStyle w:val="Heading1"/>
        <w:numPr>
          <w:ilvl w:val="0"/>
          <w:numId w:val="0"/>
        </w:numPr>
        <w:ind w:left="360"/>
        <w:rPr>
          <w:ins w:id="12439" w:author="The Si Tran" w:date="2012-12-11T06:25:00Z"/>
          <w:del w:id="12440" w:author="superchickend" w:date="2012-12-16T15:00:00Z"/>
        </w:rPr>
        <w:pPrChange w:id="12441" w:author="The Si Tran" w:date="2012-12-11T06:25:00Z">
          <w:pPr/>
        </w:pPrChange>
      </w:pPr>
      <w:bookmarkStart w:id="12442" w:name="_Toc343837440"/>
      <w:ins w:id="12443" w:author="The Si Tran" w:date="2012-12-11T06:18:00Z">
        <w:r w:rsidRPr="00BE2D8B">
          <w:lastRenderedPageBreak/>
          <w:t xml:space="preserve">PHỤ LỤC </w:t>
        </w:r>
        <w:r w:rsidR="00BF6BDF" w:rsidRPr="00BE2D8B">
          <w:t>C</w:t>
        </w:r>
      </w:ins>
      <w:bookmarkEnd w:id="12442"/>
    </w:p>
    <w:p w14:paraId="7CBF589D" w14:textId="4F1D34BC" w:rsidR="00C64004" w:rsidRPr="00BE2D8B" w:rsidRDefault="00D22ECB">
      <w:pPr>
        <w:pStyle w:val="Heading1"/>
        <w:numPr>
          <w:ilvl w:val="0"/>
          <w:numId w:val="0"/>
        </w:numPr>
        <w:ind w:left="360"/>
        <w:rPr>
          <w:ins w:id="12444" w:author="The Si Tran" w:date="2012-12-11T06:20:00Z"/>
          <w:b w:val="0"/>
          <w:rPrChange w:id="12445" w:author="The Si Tran" w:date="2012-12-11T06:25:00Z">
            <w:rPr>
              <w:ins w:id="12446" w:author="The Si Tran" w:date="2012-12-11T06:20:00Z"/>
              <w:b/>
              <w:szCs w:val="26"/>
            </w:rPr>
          </w:rPrChange>
        </w:rPr>
        <w:pPrChange w:id="12447" w:author="The Si Tran" w:date="2012-12-11T06:25:00Z">
          <w:pPr/>
        </w:pPrChange>
      </w:pPr>
      <w:ins w:id="12448" w:author="superchickend" w:date="2012-12-16T15:00:00Z">
        <w:r w:rsidRPr="00BE2D8B">
          <w:t xml:space="preserve">    </w:t>
        </w:r>
      </w:ins>
      <w:bookmarkStart w:id="12449" w:name="_Toc343461332"/>
      <w:bookmarkStart w:id="12450" w:name="_Toc343837441"/>
      <w:ins w:id="12451" w:author="The Si Tran" w:date="2012-12-11T06:18:00Z">
        <w:r w:rsidR="000920C5" w:rsidRPr="00BE2D8B">
          <w:t>H</w:t>
        </w:r>
      </w:ins>
      <w:ins w:id="12452" w:author="The Si Tran" w:date="2012-12-11T06:19:00Z">
        <w:r w:rsidR="000920C5" w:rsidRPr="00BE2D8B">
          <w:t>ướng dẫn sử dụng chương trình</w:t>
        </w:r>
      </w:ins>
      <w:bookmarkEnd w:id="12449"/>
      <w:bookmarkEnd w:id="12450"/>
    </w:p>
    <w:p w14:paraId="3E577E69" w14:textId="7F72F418" w:rsidR="00A33636" w:rsidRPr="00124FB8" w:rsidRDefault="00A33636">
      <w:pPr>
        <w:pStyle w:val="NoFormat"/>
        <w:numPr>
          <w:ilvl w:val="0"/>
          <w:numId w:val="69"/>
        </w:numPr>
        <w:ind w:left="360"/>
        <w:rPr>
          <w:ins w:id="12453" w:author="The Si Tran" w:date="2012-12-11T06:20:00Z"/>
          <w:rFonts w:cs="Arial"/>
          <w:b/>
          <w:bCs/>
          <w:iCs/>
          <w:sz w:val="28"/>
          <w:szCs w:val="28"/>
        </w:rPr>
        <w:pPrChange w:id="12454" w:author="The Si Tran" w:date="2012-12-11T06:26:00Z">
          <w:pPr>
            <w:pStyle w:val="ListParagraph"/>
            <w:numPr>
              <w:numId w:val="34"/>
            </w:numPr>
            <w:spacing w:after="160" w:line="259" w:lineRule="auto"/>
            <w:ind w:hanging="360"/>
          </w:pPr>
        </w:pPrChange>
      </w:pPr>
      <w:ins w:id="12455" w:author="The Si Tran" w:date="2012-12-11T06:26:00Z">
        <w:r w:rsidRPr="0074010E">
          <w:rPr>
            <w:b/>
          </w:rPr>
          <w:t>Xây dựng mô hình SARIMA</w:t>
        </w:r>
      </w:ins>
    </w:p>
    <w:p w14:paraId="3D996859" w14:textId="77777777" w:rsidR="00667F2E" w:rsidRDefault="00667F2E">
      <w:pPr>
        <w:pStyle w:val="Canhgiua"/>
        <w:rPr>
          <w:ins w:id="12456" w:author="The Si Tran" w:date="2012-12-11T06:28:00Z"/>
        </w:rPr>
        <w:pPrChange w:id="12457" w:author="The Si Tran" w:date="2012-12-11T06:29:00Z">
          <w:pPr>
            <w:pStyle w:val="ListParagraph"/>
          </w:pPr>
        </w:pPrChange>
      </w:pPr>
      <w:ins w:id="12458" w:author="The Si Tran" w:date="2012-12-11T06:20:00Z">
        <w:r w:rsidRPr="001B545C">
          <w:rPr>
            <w:noProof/>
            <w:rPrChange w:id="12459" w:author="Unknown">
              <w:rPr>
                <w:noProof/>
              </w:rPr>
            </w:rPrChange>
          </w:rPr>
          <w:drawing>
            <wp:inline distT="0" distB="0" distL="0" distR="0" wp14:anchorId="066BD0F2" wp14:editId="5B132088">
              <wp:extent cx="5276850" cy="297499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282334" cy="2978086"/>
                      </a:xfrm>
                      <a:prstGeom prst="rect">
                        <a:avLst/>
                      </a:prstGeom>
                    </pic:spPr>
                  </pic:pic>
                </a:graphicData>
              </a:graphic>
            </wp:inline>
          </w:drawing>
        </w:r>
      </w:ins>
    </w:p>
    <w:p w14:paraId="42ED5701" w14:textId="51C61AAA" w:rsidR="00D945B7" w:rsidRDefault="003D6C9F" w:rsidP="00124FB8">
      <w:pPr>
        <w:pStyle w:val="Canhgiua"/>
        <w:spacing w:before="0"/>
      </w:pPr>
      <w:r>
        <w:t xml:space="preserve">Hình C.1: </w:t>
      </w:r>
      <w:ins w:id="12460" w:author="The Si Tran" w:date="2012-12-11T06:30:00Z">
        <w:r w:rsidR="00B20D96" w:rsidRPr="00E64586">
          <w:t>Giao diện chính của mô hình SARIMA</w:t>
        </w:r>
      </w:ins>
    </w:p>
    <w:p w14:paraId="2F1C452F" w14:textId="6A96D5D7" w:rsidR="003D6C9F" w:rsidRPr="003D6C9F" w:rsidRDefault="003D6C9F" w:rsidP="00D57449">
      <w:pPr>
        <w:rPr>
          <w:ins w:id="12461" w:author="The Si Tran" w:date="2012-12-11T06:27:00Z"/>
        </w:rPr>
      </w:pPr>
      <w:r w:rsidRPr="003D6C9F">
        <w:t xml:space="preserve">Thông qua giao diện này, ta có thể chọn dữ liệu để xây dựng mô hình và xem tính chất của dữ liệu qua các đồ thị: đồ thị dữ liệu </w:t>
      </w:r>
      <w:proofErr w:type="gramStart"/>
      <w:r w:rsidRPr="003D6C9F">
        <w:t>theo</w:t>
      </w:r>
      <w:proofErr w:type="gramEnd"/>
      <w:r w:rsidRPr="003D6C9F">
        <w:t xml:space="preserve"> thời gian, hệ số tự tương quan theo độ trễ, hệ số tự tương quan riêng phần theo độ trễ. Ta có thể chọn chế độ xây dựng mô hình tự chọn hay tự động.</w:t>
      </w:r>
    </w:p>
    <w:p w14:paraId="73B37CF9" w14:textId="017FDA6A" w:rsidR="00D57449" w:rsidRPr="00D57449" w:rsidRDefault="00A33636" w:rsidP="00D57449">
      <w:pPr>
        <w:pStyle w:val="BuletL1"/>
        <w:spacing w:before="0"/>
      </w:pPr>
      <w:bookmarkStart w:id="12462" w:name="_Toc343029971"/>
      <w:ins w:id="12463" w:author="The Si Tran" w:date="2012-12-11T06:27:00Z">
        <w:r w:rsidRPr="00A33636">
          <w:rPr>
            <w:rPrChange w:id="12464" w:author="The Si Tran" w:date="2012-12-11T06:27:00Z">
              <w:rPr>
                <w:rFonts w:ascii="Calibri" w:hAnsi="Calibri"/>
                <w:b/>
                <w:bCs/>
                <w:sz w:val="22"/>
                <w:szCs w:val="22"/>
              </w:rPr>
            </w:rPrChange>
          </w:rPr>
          <w:t>Chọn tập dữ liệu</w:t>
        </w:r>
      </w:ins>
      <w:bookmarkEnd w:id="12462"/>
    </w:p>
    <w:p w14:paraId="11E39FF1" w14:textId="7AFEA637" w:rsidR="002E47E8" w:rsidRDefault="002E47E8" w:rsidP="002E47E8">
      <w:pPr>
        <w:pStyle w:val="Canhgiua"/>
      </w:pPr>
      <w:r>
        <w:rPr>
          <w:noProof/>
        </w:rPr>
        <w:drawing>
          <wp:inline distT="0" distB="0" distL="0" distR="0" wp14:anchorId="163B7748" wp14:editId="07D3F028">
            <wp:extent cx="4017360" cy="2066926"/>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4039070" cy="2078096"/>
                    </a:xfrm>
                    <a:prstGeom prst="rect">
                      <a:avLst/>
                    </a:prstGeom>
                  </pic:spPr>
                </pic:pic>
              </a:graphicData>
            </a:graphic>
          </wp:inline>
        </w:drawing>
      </w:r>
    </w:p>
    <w:p w14:paraId="544A7B7A" w14:textId="74B84933" w:rsidR="002E47E8" w:rsidRDefault="002E47E8" w:rsidP="00D57449">
      <w:pPr>
        <w:pStyle w:val="Canhgiua"/>
        <w:spacing w:before="0"/>
      </w:pPr>
      <w:r>
        <w:t>Hình C.2: Dữ liệu dùng cho mô hình</w:t>
      </w:r>
    </w:p>
    <w:p w14:paraId="5B14A8E5" w14:textId="1D1F2D6E" w:rsidR="002E47E8" w:rsidRPr="002E47E8" w:rsidRDefault="00D57449" w:rsidP="002E47E8">
      <w:pPr>
        <w:rPr>
          <w:ins w:id="12465" w:author="The Si Tran" w:date="2012-12-11T06:31:00Z"/>
        </w:rPr>
      </w:pPr>
      <w:r>
        <w:t xml:space="preserve">Như đã đề cập ở mục 6.1.2 (Các module chính), chương trình chỉ cho phép đọc dữ liệu từ tập tin có định dạng </w:t>
      </w:r>
      <w:r w:rsidRPr="00920B1C">
        <w:rPr>
          <w:i/>
        </w:rPr>
        <w:t>csv</w:t>
      </w:r>
      <w:r>
        <w:t xml:space="preserve">. Trong đó, mỗi cột của tập tin là một loại dữ liệu khác </w:t>
      </w:r>
      <w:r>
        <w:lastRenderedPageBreak/>
        <w:t>nhau và người dùng chọn dữ liệu 1 trong các cột đó để xây dựng mô hình và dự báo, mỗi dòng là giá trị của dữ liệu tại 1 thời điểm cụ thể</w:t>
      </w:r>
      <w:r w:rsidR="00C5087F">
        <w:t>.</w:t>
      </w:r>
    </w:p>
    <w:p w14:paraId="1AEC98FB" w14:textId="0976D051" w:rsidR="00142ADD" w:rsidRDefault="00911202">
      <w:pPr>
        <w:pStyle w:val="Canhgiua"/>
        <w:pPrChange w:id="12466" w:author="The Si Tran" w:date="2012-12-11T06:31:00Z">
          <w:pPr>
            <w:pStyle w:val="ListParagraph"/>
          </w:pPr>
        </w:pPrChange>
      </w:pPr>
      <w:ins w:id="12467" w:author="The Si Tran" w:date="2012-12-11T06:34:00Z">
        <w:r w:rsidRPr="002E47E8">
          <w:rPr>
            <w:noProof/>
            <w:rPrChange w:id="12468" w:author="Unknown">
              <w:rPr>
                <w:noProof/>
              </w:rPr>
            </w:rPrChange>
          </w:rPr>
          <mc:AlternateContent>
            <mc:Choice Requires="wps">
              <w:drawing>
                <wp:anchor distT="0" distB="0" distL="114300" distR="114300" simplePos="0" relativeHeight="251665920" behindDoc="0" locked="0" layoutInCell="1" allowOverlap="1" wp14:anchorId="1192725A" wp14:editId="68B0D8F0">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9933FE" w:rsidRPr="00D57449" w:rsidRDefault="009933FE">
                              <w:pPr>
                                <w:pStyle w:val="EquationIndex"/>
                                <w:rPr>
                                  <w:sz w:val="24"/>
                                  <w:szCs w:val="24"/>
                                </w:rPr>
                                <w:pPrChange w:id="12469" w:author="The Si Tran" w:date="2012-12-16T10:41:00Z">
                                  <w:pPr>
                                    <w:spacing w:before="0" w:line="240" w:lineRule="auto"/>
                                  </w:pPr>
                                </w:pPrChange>
                              </w:pPr>
                              <w:ins w:id="12470" w:author="The Si Tran" w:date="2012-12-11T06:34:00Z">
                                <w:r w:rsidRPr="00D57449">
                                  <w:rPr>
                                    <w:sz w:val="24"/>
                                    <w:szCs w:val="24"/>
                                  </w:rPr>
                                  <w:t>Chọn</w:t>
                                </w:r>
                              </w:ins>
                              <w:ins w:id="12471" w:author="The Si Tran" w:date="2012-12-16T10:41:00Z">
                                <w:r w:rsidRPr="00D57449">
                                  <w:rPr>
                                    <w:sz w:val="24"/>
                                    <w:szCs w:val="24"/>
                                  </w:rPr>
                                  <w:t xml:space="preserve"> </w:t>
                                </w:r>
                              </w:ins>
                              <w:ins w:id="12472" w:author="The Si Tran" w:date="2012-12-11T06:34:00Z">
                                <w:r w:rsidRPr="00D57449">
                                  <w:rPr>
                                    <w:sz w:val="24"/>
                                    <w:szCs w:val="24"/>
                                  </w:rP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075" type="#_x0000_t202" style="position:absolute;left:0;text-align:left;margin-left:169.75pt;margin-top:129.75pt;width:87.9pt;height:23.2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" fillcolor="white [3201]" strokecolor="red" strokeweight="2.25pt">
                  <v:textbox>
                    <w:txbxContent>
                      <w:p w14:paraId="3716734A" w14:textId="024487AB" w:rsidR="009933FE" w:rsidRPr="00D57449" w:rsidRDefault="009933FE">
                        <w:pPr>
                          <w:pStyle w:val="EquationIndex"/>
                          <w:rPr>
                            <w:sz w:val="24"/>
                            <w:szCs w:val="24"/>
                          </w:rPr>
                          <w:pPrChange w:id="12473" w:author="The Si Tran" w:date="2012-12-16T10:41:00Z">
                            <w:pPr>
                              <w:spacing w:before="0" w:line="240" w:lineRule="auto"/>
                            </w:pPr>
                          </w:pPrChange>
                        </w:pPr>
                        <w:ins w:id="12474" w:author="The Si Tran" w:date="2012-12-11T06:34:00Z">
                          <w:r w:rsidRPr="00D57449">
                            <w:rPr>
                              <w:sz w:val="24"/>
                              <w:szCs w:val="24"/>
                            </w:rPr>
                            <w:t>Chọn</w:t>
                          </w:r>
                        </w:ins>
                        <w:ins w:id="12475" w:author="The Si Tran" w:date="2012-12-16T10:41:00Z">
                          <w:r w:rsidRPr="00D57449">
                            <w:rPr>
                              <w:sz w:val="24"/>
                              <w:szCs w:val="24"/>
                            </w:rPr>
                            <w:t xml:space="preserve"> </w:t>
                          </w:r>
                        </w:ins>
                        <w:ins w:id="12476" w:author="The Si Tran" w:date="2012-12-11T06:34:00Z">
                          <w:r w:rsidRPr="00D57449">
                            <w:rPr>
                              <w:sz w:val="24"/>
                              <w:szCs w:val="24"/>
                            </w:rPr>
                            <w:t>dữ liệu</w:t>
                          </w:r>
                        </w:ins>
                      </w:p>
                    </w:txbxContent>
                  </v:textbox>
                </v:shape>
              </w:pict>
            </mc:Fallback>
          </mc:AlternateContent>
        </w:r>
        <w:r>
          <w:rPr>
            <w:noProof/>
            <w:rPrChange w:id="12477" w:author="Unknown">
              <w:rPr>
                <w:noProof/>
              </w:rPr>
            </w:rPrChange>
          </w:rPr>
          <mc:AlternateContent>
            <mc:Choice Requires="wps">
              <w:drawing>
                <wp:anchor distT="0" distB="0" distL="114300" distR="114300" simplePos="0" relativeHeight="251663872" behindDoc="0" locked="0" layoutInCell="1" allowOverlap="1" wp14:anchorId="4F21588D" wp14:editId="637F680C">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9933FE" w:rsidRPr="00D57449" w:rsidRDefault="009933FE">
                              <w:pPr>
                                <w:pStyle w:val="EquationIndex"/>
                                <w:rPr>
                                  <w:sz w:val="24"/>
                                  <w:szCs w:val="24"/>
                                </w:rPr>
                                <w:pPrChange w:id="12478" w:author="The Si Tran" w:date="2012-12-16T10:41:00Z">
                                  <w:pPr>
                                    <w:spacing w:before="0" w:line="240" w:lineRule="auto"/>
                                  </w:pPr>
                                </w:pPrChange>
                              </w:pPr>
                              <w:ins w:id="12479" w:author="The Si Tran" w:date="2012-12-11T06:35:00Z">
                                <w:r w:rsidRPr="00D57449">
                                  <w:rPr>
                                    <w:sz w:val="24"/>
                                    <w:szCs w:val="24"/>
                                  </w:rP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076" type="#_x0000_t202" style="position:absolute;left:0;text-align:left;margin-left:214.5pt;margin-top:93pt;width:119.25pt;height:23.2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30KFEZ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9933FE" w:rsidRPr="00D57449" w:rsidRDefault="009933FE">
                        <w:pPr>
                          <w:pStyle w:val="EquationIndex"/>
                          <w:rPr>
                            <w:sz w:val="24"/>
                            <w:szCs w:val="24"/>
                          </w:rPr>
                          <w:pPrChange w:id="12480" w:author="The Si Tran" w:date="2012-12-16T10:41:00Z">
                            <w:pPr>
                              <w:spacing w:before="0" w:line="240" w:lineRule="auto"/>
                            </w:pPr>
                          </w:pPrChange>
                        </w:pPr>
                        <w:ins w:id="12481" w:author="The Si Tran" w:date="2012-12-11T06:35:00Z">
                          <w:r w:rsidRPr="00D57449">
                            <w:rPr>
                              <w:sz w:val="24"/>
                              <w:szCs w:val="24"/>
                            </w:rPr>
                            <w:t>Thông tin dữ liệu</w:t>
                          </w:r>
                        </w:ins>
                      </w:p>
                    </w:txbxContent>
                  </v:textbox>
                </v:shape>
              </w:pict>
            </mc:Fallback>
          </mc:AlternateContent>
        </w:r>
      </w:ins>
      <w:ins w:id="12482" w:author="The Si Tran" w:date="2012-12-11T06:33:00Z">
        <w:r w:rsidR="00B737B9">
          <w:rPr>
            <w:noProof/>
            <w:rPrChange w:id="12483" w:author="Unknown">
              <w:rPr>
                <w:noProof/>
              </w:rPr>
            </w:rPrChange>
          </w:rPr>
          <mc:AlternateContent>
            <mc:Choice Requires="wps">
              <w:drawing>
                <wp:anchor distT="0" distB="0" distL="114300" distR="114300" simplePos="0" relativeHeight="251662848" behindDoc="0" locked="0" layoutInCell="1" allowOverlap="1" wp14:anchorId="6B2B2353" wp14:editId="29C76DAD">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9933FE" w:rsidRPr="00D57449" w:rsidRDefault="009933FE">
                              <w:pPr>
                                <w:pStyle w:val="EquationIndex"/>
                                <w:rPr>
                                  <w:sz w:val="24"/>
                                  <w:szCs w:val="24"/>
                                </w:rPr>
                                <w:pPrChange w:id="12484" w:author="The Si Tran" w:date="2012-12-16T10:41:00Z">
                                  <w:pPr>
                                    <w:spacing w:before="0" w:line="240" w:lineRule="auto"/>
                                  </w:pPr>
                                </w:pPrChange>
                              </w:pPr>
                              <w:ins w:id="12485" w:author="The Si Tran" w:date="2012-12-11T06:33:00Z">
                                <w:r w:rsidRPr="00D57449">
                                  <w:rPr>
                                    <w:sz w:val="24"/>
                                    <w:szCs w:val="24"/>
                                  </w:rP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077" type="#_x0000_t202" style="position:absolute;left:0;text-align:left;margin-left:211.5pt;margin-top:54pt;width:119.25pt;height:23.2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" fillcolor="white [3201]" strokecolor="red" strokeweight="2.25pt">
                  <v:textbox>
                    <w:txbxContent>
                      <w:p w14:paraId="7C6DE23D" w14:textId="77777777" w:rsidR="009933FE" w:rsidRPr="00D57449" w:rsidRDefault="009933FE">
                        <w:pPr>
                          <w:pStyle w:val="EquationIndex"/>
                          <w:rPr>
                            <w:sz w:val="24"/>
                            <w:szCs w:val="24"/>
                          </w:rPr>
                          <w:pPrChange w:id="12486" w:author="The Si Tran" w:date="2012-12-16T10:41:00Z">
                            <w:pPr>
                              <w:spacing w:before="0" w:line="240" w:lineRule="auto"/>
                            </w:pPr>
                          </w:pPrChange>
                        </w:pPr>
                        <w:ins w:id="12487" w:author="The Si Tran" w:date="2012-12-11T06:33:00Z">
                          <w:r w:rsidRPr="00D57449">
                            <w:rPr>
                              <w:sz w:val="24"/>
                              <w:szCs w:val="24"/>
                            </w:rPr>
                            <w:t>Chọn tập tin dữ liệu</w:t>
                          </w:r>
                        </w:ins>
                      </w:p>
                    </w:txbxContent>
                  </v:textbox>
                </v:shape>
              </w:pict>
            </mc:Fallback>
          </mc:AlternateContent>
        </w:r>
      </w:ins>
      <w:ins w:id="12488" w:author="The Si Tran" w:date="2012-12-11T06:32:00Z">
        <w:r w:rsidR="00B737B9">
          <w:rPr>
            <w:noProof/>
            <w:rPrChange w:id="12489" w:author="Unknown">
              <w:rPr>
                <w:noProof/>
              </w:rPr>
            </w:rPrChange>
          </w:rPr>
          <mc:AlternateContent>
            <mc:Choice Requires="wps">
              <w:drawing>
                <wp:anchor distT="0" distB="0" distL="114300" distR="114300" simplePos="0" relativeHeight="251661824" behindDoc="0" locked="0" layoutInCell="1" allowOverlap="1" wp14:anchorId="51664591" wp14:editId="62C74D1A">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36F0BC" id="Straight Connector 158" o:spid="_x0000_s1026" style="position:absolute;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2490" w:author="Unknown">
              <w:rPr>
                <w:noProof/>
              </w:rPr>
            </w:rPrChange>
          </w:rPr>
          <mc:AlternateContent>
            <mc:Choice Requires="wps">
              <w:drawing>
                <wp:anchor distT="0" distB="0" distL="114300" distR="114300" simplePos="0" relativeHeight="251657728" behindDoc="0" locked="0" layoutInCell="1" allowOverlap="1" wp14:anchorId="00FEE6EF" wp14:editId="12E5D4AF">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076267" id="Straight Connector 157"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2491" w:author="Unknown">
              <w:rPr>
                <w:noProof/>
              </w:rPr>
            </w:rPrChange>
          </w:rPr>
          <mc:AlternateContent>
            <mc:Choice Requires="wps">
              <w:drawing>
                <wp:anchor distT="0" distB="0" distL="114300" distR="114300" simplePos="0" relativeHeight="251654656" behindDoc="0" locked="0" layoutInCell="1" allowOverlap="1" wp14:anchorId="43350F25" wp14:editId="161D092E">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050116" id="Straight Connector 156"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2492" w:author="The Si Tran" w:date="2012-12-11T06:31:00Z">
        <w:r w:rsidR="00B737B9">
          <w:rPr>
            <w:noProof/>
            <w:rPrChange w:id="12493" w:author="Unknown">
              <w:rPr>
                <w:noProof/>
              </w:rPr>
            </w:rPrChange>
          </w:rPr>
          <mc:AlternateContent>
            <mc:Choice Requires="wps">
              <w:drawing>
                <wp:anchor distT="0" distB="0" distL="114300" distR="114300" simplePos="0" relativeHeight="251648512" behindDoc="0" locked="0" layoutInCell="1" allowOverlap="1" wp14:anchorId="4B2D0E99" wp14:editId="72F5E7C0">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543E94" id="Straight Connector 153"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2494" w:author="Unknown">
              <w:rPr>
                <w:noProof/>
              </w:rPr>
            </w:rPrChange>
          </w:rPr>
          <mc:AlternateContent>
            <mc:Choice Requires="wps">
              <w:drawing>
                <wp:anchor distT="0" distB="0" distL="114300" distR="114300" simplePos="0" relativeHeight="251649536" behindDoc="0" locked="0" layoutInCell="1" allowOverlap="1" wp14:anchorId="03A6DB0A" wp14:editId="5EC899DF">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7211C" id="Straight Connector 154"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2495" w:author="Unknown">
              <w:rPr>
                <w:noProof/>
              </w:rPr>
            </w:rPrChange>
          </w:rPr>
          <w:drawing>
            <wp:inline distT="0" distB="0" distL="0" distR="0" wp14:anchorId="7B62F606" wp14:editId="6E356E20">
              <wp:extent cx="5638800" cy="3179056"/>
              <wp:effectExtent l="19050" t="19050" r="19050" b="2159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647719" cy="3184084"/>
                      </a:xfrm>
                      <a:prstGeom prst="rect">
                        <a:avLst/>
                      </a:prstGeom>
                      <a:ln w="6350">
                        <a:solidFill>
                          <a:schemeClr val="bg1">
                            <a:lumMod val="75000"/>
                          </a:schemeClr>
                        </a:solidFill>
                      </a:ln>
                    </pic:spPr>
                  </pic:pic>
                </a:graphicData>
              </a:graphic>
            </wp:inline>
          </w:drawing>
        </w:r>
      </w:ins>
    </w:p>
    <w:p w14:paraId="1FA793E2" w14:textId="2E227A9C" w:rsidR="00D57449" w:rsidRDefault="00D57449" w:rsidP="00D57449">
      <w:pPr>
        <w:pStyle w:val="Canhgiua"/>
        <w:spacing w:before="0"/>
      </w:pPr>
      <w:r>
        <w:t>Hình C.2: Chọn dữ liệu cho mô hình</w:t>
      </w:r>
    </w:p>
    <w:p w14:paraId="021210BE" w14:textId="77777777" w:rsidR="00D57449" w:rsidRPr="008E61D1" w:rsidRDefault="00D57449" w:rsidP="00D57449">
      <w:pPr>
        <w:pStyle w:val="Canhgiua"/>
        <w:spacing w:before="0"/>
        <w:rPr>
          <w:ins w:id="12496" w:author="The Si Tran" w:date="2012-12-11T06:20:00Z"/>
        </w:rPr>
      </w:pPr>
    </w:p>
    <w:p w14:paraId="01B59B52" w14:textId="77777777" w:rsidR="00667F2E" w:rsidRDefault="00667F2E" w:rsidP="00D57449">
      <w:pPr>
        <w:rPr>
          <w:ins w:id="12497" w:author="The Si Tran" w:date="2012-12-11T06:29:00Z"/>
        </w:rPr>
      </w:pPr>
      <w:ins w:id="12498" w:author="The Si Tran" w:date="2012-12-11T06:20:00Z">
        <w:r w:rsidRPr="00B20D96">
          <w:t xml:space="preserve">Ta nhấp vào </w:t>
        </w:r>
      </w:ins>
      <w:ins w:id="12499" w:author="The Si Tran" w:date="2012-12-11T06:27:00Z">
        <w:r w:rsidR="00A33636" w:rsidRPr="00B20D96">
          <w:t>nút</w:t>
        </w:r>
      </w:ins>
      <w:ins w:id="12500" w:author="The Si Tran" w:date="2012-12-11T06:20:00Z">
        <w:r w:rsidRPr="00B20D96">
          <w:t xml:space="preserve"> [Browse] để chọn tập dữ liệu cho quá trình huấn luyện và dự báo. Một hộp thoại để chọn tập tin. Tập tin hợp lệ sẽ có định dạng csv, mỗi cột trong tập tin là một chuỗi giá trị của một biến số </w:t>
        </w:r>
        <w:proofErr w:type="gramStart"/>
        <w:r w:rsidRPr="00B20D96">
          <w:t>theo</w:t>
        </w:r>
        <w:proofErr w:type="gramEnd"/>
        <w:r w:rsidRPr="00B20D96">
          <w:t xml:space="preserve"> thời gian.</w:t>
        </w:r>
      </w:ins>
    </w:p>
    <w:p w14:paraId="67F68C16" w14:textId="77777777" w:rsidR="00D57449" w:rsidRPr="00F51D11" w:rsidRDefault="00D57449" w:rsidP="00D57449">
      <w:pPr>
        <w:rPr>
          <w:ins w:id="12501" w:author="The Si Tran" w:date="2012-12-11T06:20:00Z"/>
        </w:rPr>
      </w:pPr>
      <w:ins w:id="12502" w:author="The Si Tran" w:date="2012-12-11T06:20:00Z">
        <w:r w:rsidRPr="00F51D11">
          <w:t>Sau khi chọn tập tin, ta chọn loại dữ liệu trong trường hợp tập tin có nhiều loại dữ liệu thông qua hộp kí tự [Column] và lượng dữ liệu thông qua hộp kí tự [Row].</w:t>
        </w:r>
      </w:ins>
    </w:p>
    <w:p w14:paraId="2F144CDE" w14:textId="77777777" w:rsidR="00B20D96" w:rsidRPr="00B20D96" w:rsidRDefault="00B20D96">
      <w:pPr>
        <w:pStyle w:val="ListParagraph"/>
        <w:spacing w:after="160" w:line="259" w:lineRule="auto"/>
        <w:ind w:left="0" w:firstLine="0"/>
        <w:jc w:val="center"/>
        <w:rPr>
          <w:ins w:id="12503" w:author="The Si Tran" w:date="2012-12-11T06:20:00Z"/>
          <w:rFonts w:ascii="Times New Roman" w:hAnsi="Times New Roman"/>
          <w:sz w:val="26"/>
          <w:szCs w:val="26"/>
          <w:rPrChange w:id="12504" w:author="The Si Tran" w:date="2012-12-11T06:28:00Z">
            <w:rPr>
              <w:ins w:id="12505" w:author="The Si Tran" w:date="2012-12-11T06:20:00Z"/>
            </w:rPr>
          </w:rPrChange>
        </w:rPr>
        <w:pPrChange w:id="12506" w:author="The Si Tran" w:date="2012-12-11T06:29:00Z">
          <w:pPr>
            <w:pStyle w:val="ListParagraph"/>
            <w:numPr>
              <w:numId w:val="36"/>
            </w:numPr>
            <w:spacing w:after="160" w:line="259" w:lineRule="auto"/>
            <w:ind w:left="1440" w:hanging="360"/>
          </w:pPr>
        </w:pPrChange>
      </w:pPr>
    </w:p>
    <w:p w14:paraId="38D59D58" w14:textId="77777777" w:rsidR="00667F2E" w:rsidRDefault="00667F2E" w:rsidP="00C5087F">
      <w:pPr>
        <w:pStyle w:val="Canhgiua"/>
        <w:rPr>
          <w:ins w:id="12507" w:author="The Si Tran" w:date="2012-12-11T06:36:00Z"/>
        </w:rPr>
      </w:pPr>
      <w:ins w:id="12508" w:author="The Si Tran" w:date="2012-12-11T06:20:00Z">
        <w:r w:rsidRPr="001B545C">
          <w:rPr>
            <w:noProof/>
            <w:rPrChange w:id="12509" w:author="Unknown">
              <w:rPr>
                <w:noProof/>
              </w:rPr>
            </w:rPrChange>
          </w:rPr>
          <w:lastRenderedPageBreak/>
          <w:drawing>
            <wp:inline distT="0" distB="0" distL="0" distR="0" wp14:anchorId="7A0D5060" wp14:editId="09631A01">
              <wp:extent cx="4285486" cy="2692400"/>
              <wp:effectExtent l="19050" t="19050" r="20320" b="127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4297075" cy="2699681"/>
                      </a:xfrm>
                      <a:prstGeom prst="rect">
                        <a:avLst/>
                      </a:prstGeom>
                      <a:ln w="3175">
                        <a:solidFill>
                          <a:schemeClr val="bg1">
                            <a:lumMod val="75000"/>
                          </a:schemeClr>
                        </a:solidFill>
                      </a:ln>
                    </pic:spPr>
                  </pic:pic>
                </a:graphicData>
              </a:graphic>
            </wp:inline>
          </w:drawing>
        </w:r>
      </w:ins>
    </w:p>
    <w:p w14:paraId="66A76010" w14:textId="0B2D8300" w:rsidR="00C5087F" w:rsidRDefault="00D33D17" w:rsidP="00C5087F">
      <w:pPr>
        <w:pStyle w:val="Canhgiua"/>
        <w:spacing w:before="0"/>
      </w:pPr>
      <w:r>
        <w:t>Hình C.3</w:t>
      </w:r>
      <w:r w:rsidR="00C5087F">
        <w:t xml:space="preserve">: Chọn </w:t>
      </w:r>
      <w:r>
        <w:t xml:space="preserve">tập tin </w:t>
      </w:r>
      <w:r w:rsidR="00C5087F">
        <w:t>dữ liệu cho mô hình</w:t>
      </w:r>
    </w:p>
    <w:p w14:paraId="72C5DFD8" w14:textId="77777777" w:rsidR="00C5087F" w:rsidRPr="001B545C" w:rsidRDefault="00C5087F" w:rsidP="00C5087F">
      <w:pPr>
        <w:pStyle w:val="Canhgiua"/>
        <w:spacing w:before="0"/>
        <w:rPr>
          <w:ins w:id="12510" w:author="The Si Tran" w:date="2012-12-11T06:20:00Z"/>
        </w:rPr>
      </w:pPr>
    </w:p>
    <w:p w14:paraId="388DA5AD" w14:textId="41F6BEAF" w:rsidR="00554AC4" w:rsidRPr="00554AC4" w:rsidRDefault="00554AC4">
      <w:pPr>
        <w:pStyle w:val="BuletL1"/>
        <w:rPr>
          <w:ins w:id="12511" w:author="The Si Tran" w:date="2012-12-11T06:37:00Z"/>
          <w:rPrChange w:id="12512" w:author="The Si Tran" w:date="2012-12-11T06:38:00Z">
            <w:rPr>
              <w:ins w:id="12513" w:author="The Si Tran" w:date="2012-12-11T06:37:00Z"/>
            </w:rPr>
          </w:rPrChange>
        </w:rPr>
        <w:pPrChange w:id="12514" w:author="The Si Tran" w:date="2012-12-11T06:38:00Z">
          <w:pPr>
            <w:pStyle w:val="ListParagraph"/>
            <w:numPr>
              <w:numId w:val="35"/>
            </w:numPr>
            <w:spacing w:after="160" w:line="259" w:lineRule="auto"/>
            <w:ind w:left="1080" w:hanging="360"/>
          </w:pPr>
        </w:pPrChange>
      </w:pPr>
      <w:bookmarkStart w:id="12515" w:name="_Toc343029972"/>
      <w:ins w:id="12516" w:author="The Si Tran" w:date="2012-12-11T06:38:00Z">
        <w:r w:rsidRPr="00554AC4">
          <w:rPr>
            <w:rPrChange w:id="12517" w:author="The Si Tran" w:date="2012-12-11T06:38:00Z">
              <w:rPr>
                <w:b/>
                <w:bCs/>
              </w:rPr>
            </w:rPrChange>
          </w:rPr>
          <w:t>Phân tích tập dữ liệu qua đồ thị</w:t>
        </w:r>
      </w:ins>
      <w:bookmarkEnd w:id="12515"/>
    </w:p>
    <w:p w14:paraId="2D19A555" w14:textId="77777777" w:rsidR="00667F2E" w:rsidRPr="003E01A2" w:rsidRDefault="00667F2E" w:rsidP="00C5087F">
      <w:pPr>
        <w:pStyle w:val="BuletL2"/>
        <w:rPr>
          <w:ins w:id="12518" w:author="The Si Tran" w:date="2012-12-11T06:20:00Z"/>
        </w:rPr>
      </w:pPr>
      <w:ins w:id="12519" w:author="The Si Tran" w:date="2012-12-11T06:20:00Z">
        <w:r w:rsidRPr="003E01A2">
          <w:t xml:space="preserve">Xem đồ thị chuỗi dữ liệu bằng cách chọn </w:t>
        </w:r>
      </w:ins>
      <w:ins w:id="12520" w:author="The Si Tran" w:date="2012-12-11T06:39:00Z">
        <w:r w:rsidR="00554AC4" w:rsidRPr="003E01A2">
          <w:t>nút</w:t>
        </w:r>
      </w:ins>
      <w:ins w:id="12521" w:author="The Si Tran" w:date="2012-12-11T06:20:00Z">
        <w:r w:rsidRPr="003E01A2">
          <w:t xml:space="preserve"> [Plot]</w:t>
        </w:r>
      </w:ins>
    </w:p>
    <w:p w14:paraId="4BE86C4B" w14:textId="77777777" w:rsidR="00667F2E" w:rsidRPr="001B545C" w:rsidRDefault="00667F2E" w:rsidP="006352B3">
      <w:pPr>
        <w:pStyle w:val="Canhgiua"/>
        <w:rPr>
          <w:ins w:id="12522" w:author="The Si Tran" w:date="2012-12-11T06:20:00Z"/>
        </w:rPr>
      </w:pPr>
      <w:ins w:id="12523" w:author="The Si Tran" w:date="2012-12-11T06:20:00Z">
        <w:r w:rsidRPr="001B545C">
          <w:rPr>
            <w:noProof/>
            <w:rPrChange w:id="12524" w:author="Unknown">
              <w:rPr>
                <w:noProof/>
              </w:rPr>
            </w:rPrChange>
          </w:rPr>
          <w:drawing>
            <wp:inline distT="0" distB="0" distL="0" distR="0" wp14:anchorId="5E272D5A" wp14:editId="39E93BCE">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60C4E83D" w:rsidR="00667F2E" w:rsidRDefault="001B4795">
      <w:pPr>
        <w:pStyle w:val="Canhgiua"/>
        <w:pPrChange w:id="12525" w:author="The Si Tran" w:date="2012-12-11T06:40:00Z">
          <w:pPr>
            <w:pStyle w:val="ListParagraph"/>
            <w:ind w:left="1440"/>
          </w:pPr>
        </w:pPrChange>
      </w:pPr>
      <w:r>
        <w:t xml:space="preserve">Hình C.4: </w:t>
      </w:r>
      <w:ins w:id="12526" w:author="The Si Tran" w:date="2012-12-11T06:40:00Z">
        <w:r w:rsidR="0072356A" w:rsidRPr="003E01A2">
          <w:rPr>
            <w:rPrChange w:id="12527" w:author="The Si Tran" w:date="2012-12-11T06:41:00Z">
              <w:rPr/>
            </w:rPrChange>
          </w:rPr>
          <w:t xml:space="preserve">Đồ thị chuỗi dữ liệu </w:t>
        </w:r>
        <w:proofErr w:type="gramStart"/>
        <w:r w:rsidR="0072356A" w:rsidRPr="003E01A2">
          <w:rPr>
            <w:rPrChange w:id="12528" w:author="The Si Tran" w:date="2012-12-11T06:41:00Z">
              <w:rPr/>
            </w:rPrChange>
          </w:rPr>
          <w:t>theo</w:t>
        </w:r>
        <w:proofErr w:type="gramEnd"/>
        <w:r w:rsidR="0072356A" w:rsidRPr="003E01A2">
          <w:rPr>
            <w:rPrChange w:id="12529" w:author="The Si Tran" w:date="2012-12-11T06:41:00Z">
              <w:rPr/>
            </w:rPrChange>
          </w:rPr>
          <w:t xml:space="preserve"> thời gian</w:t>
        </w:r>
      </w:ins>
    </w:p>
    <w:p w14:paraId="2C29535C" w14:textId="77777777" w:rsidR="00C5087F" w:rsidRPr="003E01A2" w:rsidRDefault="00C5087F" w:rsidP="00C5087F">
      <w:pPr>
        <w:pStyle w:val="ListParagraph"/>
        <w:ind w:left="1440"/>
        <w:jc w:val="center"/>
        <w:rPr>
          <w:ins w:id="12530" w:author="The Si Tran" w:date="2012-12-11T06:20:00Z"/>
          <w:rFonts w:ascii="Times New Roman" w:hAnsi="Times New Roman"/>
          <w:sz w:val="26"/>
          <w:szCs w:val="26"/>
          <w:rPrChange w:id="12531" w:author="The Si Tran" w:date="2012-12-11T06:41:00Z">
            <w:rPr>
              <w:ins w:id="12532" w:author="The Si Tran" w:date="2012-12-11T06:20:00Z"/>
            </w:rPr>
          </w:rPrChange>
        </w:rPr>
      </w:pPr>
    </w:p>
    <w:p w14:paraId="4D36905C" w14:textId="77777777" w:rsidR="00667F2E" w:rsidRPr="003E01A2" w:rsidRDefault="00667F2E" w:rsidP="00643A1D">
      <w:pPr>
        <w:pStyle w:val="BuletL2"/>
        <w:spacing w:after="0"/>
        <w:rPr>
          <w:ins w:id="12533" w:author="The Si Tran" w:date="2012-12-11T06:39:00Z"/>
        </w:rPr>
      </w:pPr>
      <w:ins w:id="12534" w:author="The Si Tran" w:date="2012-12-11T06:20:00Z">
        <w:r w:rsidRPr="003E01A2">
          <w:t>Xem hàm tự tương quan của chuỗi dữ liệu [Correlogram]</w:t>
        </w:r>
      </w:ins>
    </w:p>
    <w:p w14:paraId="40D23ADD" w14:textId="04784A0E" w:rsidR="00EA266F" w:rsidRPr="003E01A2" w:rsidRDefault="00DA68B1">
      <w:pPr>
        <w:pStyle w:val="ListParagraph"/>
        <w:spacing w:after="0" w:line="259" w:lineRule="auto"/>
        <w:ind w:left="1440" w:firstLine="0"/>
        <w:rPr>
          <w:ins w:id="12535" w:author="The Si Tran" w:date="2012-12-11T06:20:00Z"/>
          <w:rFonts w:ascii="Times New Roman" w:hAnsi="Times New Roman"/>
          <w:sz w:val="26"/>
          <w:szCs w:val="26"/>
          <w:rPrChange w:id="12536" w:author="The Si Tran" w:date="2012-12-11T06:41:00Z">
            <w:rPr>
              <w:ins w:id="12537" w:author="The Si Tran" w:date="2012-12-11T06:20:00Z"/>
            </w:rPr>
          </w:rPrChange>
        </w:rPr>
        <w:pPrChange w:id="12538" w:author="The Si Tran" w:date="2012-12-11T06:39:00Z">
          <w:pPr>
            <w:pStyle w:val="ListParagraph"/>
            <w:numPr>
              <w:numId w:val="36"/>
            </w:numPr>
            <w:spacing w:after="160" w:line="259" w:lineRule="auto"/>
            <w:ind w:left="1440" w:hanging="360"/>
          </w:pPr>
        </w:pPrChange>
      </w:pPr>
      <w:ins w:id="12539" w:author="The Si Tran" w:date="2012-12-11T06:39:00Z">
        <w:r w:rsidRPr="003E01A2">
          <w:rPr>
            <w:rFonts w:ascii="Times New Roman" w:hAnsi="Times New Roman"/>
            <w:sz w:val="26"/>
            <w:szCs w:val="26"/>
            <w:rPrChange w:id="12540" w:author="The Si Tran" w:date="2012-12-11T06:41:00Z">
              <w:rPr>
                <w:rFonts w:ascii="Times New Roman" w:hAnsi="Times New Roman"/>
              </w:rPr>
            </w:rPrChange>
          </w:rPr>
          <w:t>Thông qua đồ thị này, ta có thể ước lượng được tính xu hướng và tính m</w:t>
        </w:r>
      </w:ins>
      <w:ins w:id="12541" w:author="The Si Tran" w:date="2012-12-11T06:40:00Z">
        <w:r w:rsidRPr="003E01A2">
          <w:rPr>
            <w:rFonts w:ascii="Times New Roman" w:hAnsi="Times New Roman"/>
            <w:sz w:val="26"/>
            <w:szCs w:val="26"/>
            <w:rPrChange w:id="12542" w:author="The Si Tran" w:date="2012-12-11T06:41:00Z">
              <w:rPr>
                <w:rFonts w:ascii="Times New Roman" w:hAnsi="Times New Roman"/>
              </w:rPr>
            </w:rPrChange>
          </w:rPr>
          <w:t>ùa trong chuỗi dữ liệu</w:t>
        </w:r>
      </w:ins>
      <w:ins w:id="12543" w:author="The Si Tran" w:date="2012-12-11T06:41:00Z">
        <w:r w:rsidR="003E01A2">
          <w:rPr>
            <w:rFonts w:ascii="Times New Roman" w:hAnsi="Times New Roman"/>
            <w:sz w:val="26"/>
            <w:szCs w:val="26"/>
          </w:rPr>
          <w:t>.</w:t>
        </w:r>
      </w:ins>
    </w:p>
    <w:p w14:paraId="5C291297" w14:textId="77777777" w:rsidR="00667F2E" w:rsidRPr="001B545C" w:rsidRDefault="00667F2E" w:rsidP="006352B3">
      <w:pPr>
        <w:pStyle w:val="Canhgiua"/>
        <w:rPr>
          <w:ins w:id="12544" w:author="The Si Tran" w:date="2012-12-11T06:20:00Z"/>
        </w:rPr>
      </w:pPr>
      <w:ins w:id="12545" w:author="The Si Tran" w:date="2012-12-11T06:20:00Z">
        <w:r w:rsidRPr="001B545C">
          <w:rPr>
            <w:noProof/>
            <w:rPrChange w:id="12546" w:author="Unknown">
              <w:rPr>
                <w:noProof/>
              </w:rPr>
            </w:rPrChange>
          </w:rPr>
          <w:lastRenderedPageBreak/>
          <w:drawing>
            <wp:inline distT="0" distB="0" distL="0" distR="0" wp14:anchorId="4AF5CF79" wp14:editId="43A82474">
              <wp:extent cx="4971088" cy="2556510"/>
              <wp:effectExtent l="19050" t="19050" r="20320" b="152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003919" cy="2573394"/>
                      </a:xfrm>
                      <a:prstGeom prst="rect">
                        <a:avLst/>
                      </a:prstGeom>
                      <a:ln w="3175">
                        <a:solidFill>
                          <a:schemeClr val="bg1">
                            <a:lumMod val="75000"/>
                          </a:schemeClr>
                        </a:solidFill>
                      </a:ln>
                    </pic:spPr>
                  </pic:pic>
                </a:graphicData>
              </a:graphic>
            </wp:inline>
          </w:drawing>
        </w:r>
      </w:ins>
    </w:p>
    <w:p w14:paraId="597BDDA4" w14:textId="3F4E0348" w:rsidR="00667F2E" w:rsidRPr="001B545C" w:rsidRDefault="001B4795" w:rsidP="00124FB8">
      <w:pPr>
        <w:pStyle w:val="Canhgiua"/>
        <w:rPr>
          <w:ins w:id="12547" w:author="The Si Tran" w:date="2012-12-11T06:20:00Z"/>
        </w:rPr>
      </w:pPr>
      <w:r>
        <w:t xml:space="preserve">Hình C.5: </w:t>
      </w:r>
      <w:ins w:id="12548" w:author="The Si Tran" w:date="2012-12-11T06:41:00Z">
        <w:r w:rsidR="00EA266F" w:rsidRPr="00D348B4">
          <w:t xml:space="preserve">Đồ thị </w:t>
        </w:r>
        <w:r w:rsidR="00EA266F">
          <w:t>hệ số tự tương q</w:t>
        </w:r>
      </w:ins>
      <w:ins w:id="12549" w:author="The Si Tran" w:date="2012-12-11T06:42:00Z">
        <w:r w:rsidR="00EA266F">
          <w:t xml:space="preserve">uan </w:t>
        </w:r>
        <w:proofErr w:type="gramStart"/>
        <w:r w:rsidR="00EA266F">
          <w:t>theo</w:t>
        </w:r>
        <w:proofErr w:type="gramEnd"/>
        <w:r w:rsidR="00EA266F">
          <w:t xml:space="preserve"> độ trễ</w:t>
        </w:r>
      </w:ins>
    </w:p>
    <w:p w14:paraId="7FF2D522" w14:textId="77777777" w:rsidR="00667F2E" w:rsidRDefault="00667F2E" w:rsidP="00124FB8">
      <w:pPr>
        <w:pStyle w:val="BuletL2"/>
        <w:spacing w:after="0"/>
        <w:rPr>
          <w:ins w:id="12550" w:author="The Si Tran" w:date="2012-12-11T06:43:00Z"/>
        </w:rPr>
      </w:pPr>
      <w:ins w:id="12551" w:author="The Si Tran" w:date="2012-12-11T06:20:00Z">
        <w:r w:rsidRPr="0097191E">
          <w:t>Xem hàm tự tương quan riêng phần của chuỗi dữ liệu [Partial Correlogram]</w:t>
        </w:r>
      </w:ins>
    </w:p>
    <w:p w14:paraId="21E78386" w14:textId="77777777" w:rsidR="00997389" w:rsidRDefault="00997389">
      <w:pPr>
        <w:pStyle w:val="ListParagraph"/>
        <w:spacing w:after="0" w:line="259" w:lineRule="auto"/>
        <w:ind w:left="1440" w:firstLine="0"/>
        <w:rPr>
          <w:ins w:id="12552" w:author="The Si Tran" w:date="2012-12-11T06:43:00Z"/>
          <w:rFonts w:ascii="Times New Roman" w:hAnsi="Times New Roman"/>
          <w:sz w:val="26"/>
          <w:szCs w:val="26"/>
        </w:rPr>
        <w:pPrChange w:id="12553" w:author="The Si Tran" w:date="2012-12-11T06:43:00Z">
          <w:pPr>
            <w:pStyle w:val="ListParagraph"/>
            <w:numPr>
              <w:numId w:val="36"/>
            </w:numPr>
            <w:spacing w:after="160" w:line="259" w:lineRule="auto"/>
            <w:ind w:left="1440" w:hanging="360"/>
          </w:pPr>
        </w:pPrChange>
      </w:pPr>
      <w:ins w:id="12554" w:author="The Si Tran" w:date="2012-12-11T06:43:00Z">
        <w:r>
          <w:rPr>
            <w:rFonts w:ascii="Times New Roman" w:hAnsi="Times New Roman"/>
            <w:sz w:val="26"/>
            <w:szCs w:val="26"/>
          </w:rPr>
          <w:t>Thông qua đồ thị này và đồ thị hệ số tự tương quan</w:t>
        </w:r>
      </w:ins>
      <w:ins w:id="12555"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2556" w:author="The Si Tran" w:date="2012-12-11T06:20:00Z"/>
          <w:rFonts w:ascii="Times New Roman" w:hAnsi="Times New Roman"/>
          <w:sz w:val="26"/>
          <w:szCs w:val="26"/>
          <w:rPrChange w:id="12557" w:author="The Si Tran" w:date="2012-12-11T06:42:00Z">
            <w:rPr>
              <w:ins w:id="12558" w:author="The Si Tran" w:date="2012-12-11T06:20:00Z"/>
            </w:rPr>
          </w:rPrChange>
        </w:rPr>
        <w:pPrChange w:id="12559" w:author="The Si Tran" w:date="2012-12-11T06:43:00Z">
          <w:pPr>
            <w:pStyle w:val="ListParagraph"/>
            <w:numPr>
              <w:numId w:val="36"/>
            </w:numPr>
            <w:spacing w:after="160" w:line="259" w:lineRule="auto"/>
            <w:ind w:left="1440" w:hanging="360"/>
          </w:pPr>
        </w:pPrChange>
      </w:pPr>
    </w:p>
    <w:p w14:paraId="1AD7D6D4" w14:textId="77777777" w:rsidR="00667F2E" w:rsidRDefault="00667F2E" w:rsidP="00643A1D">
      <w:pPr>
        <w:pStyle w:val="Canhgiua"/>
        <w:rPr>
          <w:ins w:id="12560" w:author="The Si Tran" w:date="2012-12-11T06:44:00Z"/>
        </w:rPr>
      </w:pPr>
      <w:ins w:id="12561" w:author="The Si Tran" w:date="2012-12-11T06:20:00Z">
        <w:r w:rsidRPr="00643A1D">
          <w:rPr>
            <w:noProof/>
            <w:rPrChange w:id="12562" w:author="Unknown">
              <w:rPr>
                <w:noProof/>
              </w:rPr>
            </w:rPrChange>
          </w:rPr>
          <w:drawing>
            <wp:inline distT="0" distB="0" distL="0" distR="0" wp14:anchorId="5413DEB2" wp14:editId="248B4F15">
              <wp:extent cx="4952306" cy="2666366"/>
              <wp:effectExtent l="19050" t="19050" r="20320" b="196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4981975" cy="2682340"/>
                      </a:xfrm>
                      <a:prstGeom prst="rect">
                        <a:avLst/>
                      </a:prstGeom>
                      <a:ln w="3175">
                        <a:solidFill>
                          <a:schemeClr val="bg1">
                            <a:lumMod val="75000"/>
                          </a:schemeClr>
                        </a:solidFill>
                      </a:ln>
                    </pic:spPr>
                  </pic:pic>
                </a:graphicData>
              </a:graphic>
            </wp:inline>
          </w:drawing>
        </w:r>
      </w:ins>
    </w:p>
    <w:p w14:paraId="65593657" w14:textId="753A09D1" w:rsidR="006225F4" w:rsidRPr="00D348B4" w:rsidRDefault="00643A1D" w:rsidP="00124FB8">
      <w:pPr>
        <w:pStyle w:val="Canhgiua"/>
        <w:spacing w:before="0" w:line="240" w:lineRule="auto"/>
        <w:rPr>
          <w:ins w:id="12563" w:author="The Si Tran" w:date="2012-12-11T06:44:00Z"/>
        </w:rPr>
      </w:pPr>
      <w:r>
        <w:t xml:space="preserve">Hình C.6: </w:t>
      </w:r>
      <w:ins w:id="12564" w:author="The Si Tran" w:date="2012-12-11T06:44:00Z">
        <w:r w:rsidR="006225F4" w:rsidRPr="00D348B4">
          <w:t xml:space="preserve">Đồ thị </w:t>
        </w:r>
        <w:r w:rsidR="006225F4">
          <w:t xml:space="preserve">hệ số tự tương quan riêng phần </w:t>
        </w:r>
        <w:proofErr w:type="gramStart"/>
        <w:r w:rsidR="006225F4">
          <w:t>theo</w:t>
        </w:r>
        <w:proofErr w:type="gramEnd"/>
        <w:r w:rsidR="006225F4">
          <w:t xml:space="preserve"> độ trễ</w:t>
        </w:r>
      </w:ins>
    </w:p>
    <w:p w14:paraId="2A8691B5" w14:textId="77777777" w:rsidR="006225F4" w:rsidRPr="001B545C" w:rsidRDefault="006225F4" w:rsidP="00667F2E">
      <w:pPr>
        <w:pStyle w:val="ListParagraph"/>
        <w:ind w:left="1440"/>
        <w:rPr>
          <w:ins w:id="12565" w:author="The Si Tran" w:date="2012-12-11T06:20:00Z"/>
          <w:rFonts w:ascii="Times New Roman" w:hAnsi="Times New Roman"/>
          <w:rPrChange w:id="12566" w:author="The Si Tran" w:date="2012-12-11T06:24:00Z">
            <w:rPr>
              <w:ins w:id="12567" w:author="The Si Tran" w:date="2012-12-11T06:20:00Z"/>
            </w:rPr>
          </w:rPrChange>
        </w:rPr>
      </w:pPr>
    </w:p>
    <w:p w14:paraId="07908807" w14:textId="77777777" w:rsidR="00667F2E" w:rsidRPr="001B545C" w:rsidRDefault="00667F2E" w:rsidP="00667F2E">
      <w:pPr>
        <w:pStyle w:val="ListParagraph"/>
        <w:ind w:left="1440"/>
        <w:rPr>
          <w:ins w:id="12568" w:author="The Si Tran" w:date="2012-12-11T06:20:00Z"/>
          <w:rFonts w:ascii="Times New Roman" w:hAnsi="Times New Roman"/>
          <w:rPrChange w:id="12569" w:author="The Si Tran" w:date="2012-12-11T06:24:00Z">
            <w:rPr>
              <w:ins w:id="12570"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2571" w:author="The Si Tran" w:date="2012-12-11T06:45:00Z"/>
          <w:rFonts w:ascii="Times New Roman" w:hAnsi="Times New Roman"/>
          <w:sz w:val="26"/>
          <w:szCs w:val="26"/>
        </w:rPr>
      </w:pPr>
      <w:ins w:id="12572" w:author="The Si Tran" w:date="2012-12-11T06:20:00Z">
        <w:r w:rsidRPr="00C14E00">
          <w:rPr>
            <w:rFonts w:ascii="Times New Roman" w:hAnsi="Times New Roman"/>
            <w:sz w:val="26"/>
            <w:szCs w:val="26"/>
            <w:rPrChange w:id="12573"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2574" w:author="The Si Tran" w:date="2012-12-11T06:20:00Z"/>
          <w:rFonts w:ascii="Times New Roman" w:hAnsi="Times New Roman"/>
          <w:sz w:val="26"/>
          <w:szCs w:val="26"/>
          <w:rPrChange w:id="12575" w:author="The Si Tran" w:date="2012-12-11T06:45:00Z">
            <w:rPr>
              <w:ins w:id="12576" w:author="The Si Tran" w:date="2012-12-11T06:20:00Z"/>
            </w:rPr>
          </w:rPrChange>
        </w:rPr>
        <w:pPrChange w:id="12577" w:author="The Si Tran" w:date="2012-12-11T06:45:00Z">
          <w:pPr>
            <w:pStyle w:val="ListParagraph"/>
            <w:numPr>
              <w:numId w:val="36"/>
            </w:numPr>
            <w:spacing w:after="160" w:line="259" w:lineRule="auto"/>
            <w:ind w:left="1440" w:hanging="360"/>
          </w:pPr>
        </w:pPrChange>
      </w:pPr>
      <w:ins w:id="12578" w:author="The Si Tran" w:date="2012-12-11T06:45:00Z">
        <w:r>
          <w:rPr>
            <w:rFonts w:ascii="Times New Roman" w:hAnsi="Times New Roman"/>
            <w:sz w:val="26"/>
            <w:szCs w:val="26"/>
          </w:rPr>
          <w:t>Thông qua đồ thị này, ta có thể đánh giá được độ chính xác của</w:t>
        </w:r>
      </w:ins>
      <w:ins w:id="12579" w:author="The Si Tran" w:date="2012-12-11T06:46:00Z">
        <w:r>
          <w:rPr>
            <w:rFonts w:ascii="Times New Roman" w:hAnsi="Times New Roman"/>
            <w:sz w:val="26"/>
            <w:szCs w:val="26"/>
          </w:rPr>
          <w:t xml:space="preserve"> mô hình SARIMA.</w:t>
        </w:r>
      </w:ins>
    </w:p>
    <w:p w14:paraId="2BCF69D7" w14:textId="77777777" w:rsidR="00667F2E" w:rsidRDefault="00667F2E" w:rsidP="00643A1D">
      <w:pPr>
        <w:pStyle w:val="Canhgiua"/>
        <w:rPr>
          <w:ins w:id="12580" w:author="The Si Tran" w:date="2012-12-11T06:49:00Z"/>
        </w:rPr>
      </w:pPr>
      <w:ins w:id="12581" w:author="The Si Tran" w:date="2012-12-11T06:20:00Z">
        <w:r w:rsidRPr="001B545C">
          <w:rPr>
            <w:noProof/>
            <w:rPrChange w:id="12582" w:author="Unknown">
              <w:rPr>
                <w:noProof/>
              </w:rPr>
            </w:rPrChange>
          </w:rPr>
          <w:lastRenderedPageBreak/>
          <w:drawing>
            <wp:inline distT="0" distB="0" distL="0" distR="0" wp14:anchorId="27469DE2" wp14:editId="0F65A369">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4E97825F" w:rsidR="00EF72DD" w:rsidRPr="00D348B4" w:rsidRDefault="00643A1D" w:rsidP="00643A1D">
      <w:pPr>
        <w:pStyle w:val="Canhgiua"/>
        <w:rPr>
          <w:ins w:id="12583" w:author="The Si Tran" w:date="2012-12-11T06:49:00Z"/>
        </w:rPr>
      </w:pPr>
      <w:r>
        <w:t xml:space="preserve">Hình C.7: </w:t>
      </w:r>
      <w:ins w:id="12584" w:author="The Si Tran" w:date="2012-12-11T06:49:00Z">
        <w:r w:rsidR="00EF72DD" w:rsidRPr="00D348B4">
          <w:t xml:space="preserve">Đồ thị </w:t>
        </w:r>
        <w:r w:rsidR="00EF72DD">
          <w:t xml:space="preserve">lỗi của SARIMA </w:t>
        </w:r>
        <w:proofErr w:type="gramStart"/>
        <w:r w:rsidR="00EF72DD">
          <w:t>theo</w:t>
        </w:r>
        <w:proofErr w:type="gramEnd"/>
        <w:r w:rsidR="00EF72DD">
          <w:t xml:space="preserve"> thời gian</w:t>
        </w:r>
      </w:ins>
    </w:p>
    <w:p w14:paraId="08F32DE6" w14:textId="3ED1534E" w:rsidR="00EF72DD" w:rsidRPr="00835F6C" w:rsidRDefault="00662619">
      <w:pPr>
        <w:pStyle w:val="BuletL1"/>
        <w:rPr>
          <w:ins w:id="12585" w:author="The Si Tran" w:date="2012-12-11T06:20:00Z"/>
        </w:rPr>
        <w:pPrChange w:id="12586" w:author="The Si Tran" w:date="2012-12-11T06:50:00Z">
          <w:pPr>
            <w:pStyle w:val="ListParagraph"/>
            <w:ind w:left="1440"/>
          </w:pPr>
        </w:pPrChange>
      </w:pPr>
      <w:bookmarkStart w:id="12587" w:name="_Toc343029973"/>
      <w:ins w:id="12588" w:author="The Si Tran" w:date="2012-12-11T06:50:00Z">
        <w:r>
          <w:t>Ước lượng tham số cho mô hình SARIMA</w:t>
        </w:r>
        <w:bookmarkEnd w:id="12587"/>
        <w:r>
          <w:t xml:space="preserve"> </w:t>
        </w:r>
      </w:ins>
    </w:p>
    <w:p w14:paraId="74348E11" w14:textId="77777777" w:rsidR="00667F2E" w:rsidRPr="00FF6A63" w:rsidRDefault="00667F2E" w:rsidP="00643A1D">
      <w:pPr>
        <w:pStyle w:val="BuletL2"/>
        <w:rPr>
          <w:ins w:id="12589" w:author="The Si Tran" w:date="2012-12-11T06:20:00Z"/>
        </w:rPr>
      </w:pPr>
      <w:ins w:id="12590" w:author="The Si Tran" w:date="2012-12-11T06:20:00Z">
        <w:r w:rsidRPr="00FF6A63">
          <w:t>Ước lượng tự động</w:t>
        </w:r>
      </w:ins>
    </w:p>
    <w:p w14:paraId="1F3B2740" w14:textId="77777777" w:rsidR="00667F2E" w:rsidRPr="00FF6A63" w:rsidRDefault="00667F2E" w:rsidP="00643A1D">
      <w:pPr>
        <w:pStyle w:val="ListParagraph"/>
        <w:ind w:left="1440" w:firstLine="0"/>
        <w:rPr>
          <w:ins w:id="12591" w:author="The Si Tran" w:date="2012-12-11T06:20:00Z"/>
          <w:rFonts w:ascii="Times New Roman" w:hAnsi="Times New Roman"/>
          <w:sz w:val="26"/>
          <w:szCs w:val="26"/>
          <w:rPrChange w:id="12592" w:author="The Si Tran" w:date="2012-12-11T06:51:00Z">
            <w:rPr>
              <w:ins w:id="12593" w:author="The Si Tran" w:date="2012-12-11T06:20:00Z"/>
            </w:rPr>
          </w:rPrChange>
        </w:rPr>
      </w:pPr>
      <w:ins w:id="12594" w:author="The Si Tran" w:date="2012-12-11T06:20:00Z">
        <w:r w:rsidRPr="00FF6A63">
          <w:rPr>
            <w:rFonts w:ascii="Times New Roman" w:hAnsi="Times New Roman"/>
            <w:sz w:val="26"/>
            <w:szCs w:val="26"/>
            <w:rPrChange w:id="12595" w:author="The Si Tran" w:date="2012-12-11T06:51:00Z">
              <w:rPr/>
            </w:rPrChange>
          </w:rPr>
          <w:t>Chế độ này sẽ hoàn toàn tự động ước lượng tính xu hướng, tính mùa trong chuỗi dữ liệu, tự động xác định các hệ số và xây dựng mô hình.</w:t>
        </w:r>
      </w:ins>
    </w:p>
    <w:p w14:paraId="5D840CAC" w14:textId="6C93D977" w:rsidR="00667F2E" w:rsidRPr="00643A1D" w:rsidRDefault="00667F2E" w:rsidP="00643A1D">
      <w:pPr>
        <w:pStyle w:val="ListParagraph"/>
        <w:ind w:left="1440" w:firstLine="0"/>
        <w:rPr>
          <w:ins w:id="12596" w:author="The Si Tran" w:date="2012-12-11T06:20:00Z"/>
          <w:rFonts w:ascii="Times New Roman" w:hAnsi="Times New Roman"/>
          <w:sz w:val="26"/>
          <w:szCs w:val="26"/>
          <w:rPrChange w:id="12597" w:author="The Si Tran" w:date="2012-12-11T06:24:00Z">
            <w:rPr>
              <w:ins w:id="12598" w:author="The Si Tran" w:date="2012-12-11T06:20:00Z"/>
            </w:rPr>
          </w:rPrChange>
        </w:rPr>
      </w:pPr>
      <w:ins w:id="12599" w:author="The Si Tran" w:date="2012-12-11T06:20:00Z">
        <w:r w:rsidRPr="00FF6A63">
          <w:rPr>
            <w:rFonts w:ascii="Times New Roman" w:hAnsi="Times New Roman"/>
            <w:sz w:val="26"/>
            <w:szCs w:val="26"/>
            <w:rPrChange w:id="12600" w:author="The Si Tran" w:date="2012-12-11T06:51:00Z">
              <w:rPr/>
            </w:rPrChange>
          </w:rPr>
          <w:t>Để chọn chế độ này, ta dùng nút [Auto Traning]</w:t>
        </w:r>
      </w:ins>
    </w:p>
    <w:p w14:paraId="18019E37" w14:textId="77777777" w:rsidR="00643A1D" w:rsidRPr="007E692E" w:rsidRDefault="00643A1D" w:rsidP="00643A1D">
      <w:pPr>
        <w:pStyle w:val="BuletL2"/>
        <w:rPr>
          <w:ins w:id="12601" w:author="The Si Tran" w:date="2012-12-11T06:20:00Z"/>
        </w:rPr>
      </w:pPr>
      <w:ins w:id="12602" w:author="The Si Tran" w:date="2012-12-11T06:20:00Z">
        <w:r w:rsidRPr="007E692E">
          <w:t>Ước lượng tự chọn</w:t>
        </w:r>
      </w:ins>
    </w:p>
    <w:p w14:paraId="111F5C08" w14:textId="16845E88" w:rsidR="00643A1D" w:rsidRPr="007E692E" w:rsidRDefault="00643A1D" w:rsidP="00643A1D">
      <w:pPr>
        <w:pStyle w:val="ListParagraph"/>
        <w:ind w:left="1440"/>
        <w:rPr>
          <w:ins w:id="12603" w:author="The Si Tran" w:date="2012-12-11T06:20:00Z"/>
          <w:rFonts w:ascii="Times New Roman" w:hAnsi="Times New Roman"/>
          <w:sz w:val="26"/>
          <w:szCs w:val="26"/>
          <w:rPrChange w:id="12604" w:author="The Si Tran" w:date="2012-12-11T06:54:00Z">
            <w:rPr>
              <w:ins w:id="12605" w:author="The Si Tran" w:date="2012-12-11T06:20:00Z"/>
            </w:rPr>
          </w:rPrChange>
        </w:rPr>
      </w:pPr>
      <w:ins w:id="12606" w:author="The Si Tran" w:date="2012-12-11T06:20:00Z">
        <w:r w:rsidRPr="007E692E">
          <w:rPr>
            <w:rFonts w:ascii="Times New Roman" w:hAnsi="Times New Roman"/>
            <w:sz w:val="26"/>
            <w:szCs w:val="26"/>
            <w:rPrChange w:id="12607" w:author="The Si Tran" w:date="2012-12-11T06:54:00Z">
              <w:rPr/>
            </w:rPrChange>
          </w:rPr>
          <w:t xml:space="preserve">Chế độ này cho phép ta nhập vào các hệ số của mô hình </w:t>
        </w:r>
        <w:r w:rsidRPr="00643A1D">
          <w:rPr>
            <w:rFonts w:ascii="Times New Roman" w:hAnsi="Times New Roman"/>
            <w:i/>
            <w:sz w:val="26"/>
            <w:szCs w:val="26"/>
            <w:rPrChange w:id="12608" w:author="The Si Tran" w:date="2012-12-11T06:54:00Z">
              <w:rPr/>
            </w:rPrChange>
          </w:rPr>
          <w:t>p</w:t>
        </w:r>
        <w:r w:rsidRPr="007E692E">
          <w:rPr>
            <w:rFonts w:ascii="Times New Roman" w:hAnsi="Times New Roman"/>
            <w:sz w:val="26"/>
            <w:szCs w:val="26"/>
            <w:rPrChange w:id="12609" w:author="The Si Tran" w:date="2012-12-11T06:54:00Z">
              <w:rPr/>
            </w:rPrChange>
          </w:rPr>
          <w:t>,</w:t>
        </w:r>
      </w:ins>
      <w:r>
        <w:rPr>
          <w:rFonts w:ascii="Times New Roman" w:hAnsi="Times New Roman"/>
          <w:sz w:val="26"/>
          <w:szCs w:val="26"/>
        </w:rPr>
        <w:t xml:space="preserve"> </w:t>
      </w:r>
      <w:ins w:id="12610" w:author="The Si Tran" w:date="2012-12-11T06:20:00Z">
        <w:r w:rsidRPr="00643A1D">
          <w:rPr>
            <w:rFonts w:ascii="Times New Roman" w:hAnsi="Times New Roman"/>
            <w:i/>
            <w:sz w:val="26"/>
            <w:szCs w:val="26"/>
            <w:rPrChange w:id="12611" w:author="The Si Tran" w:date="2012-12-11T06:54:00Z">
              <w:rPr/>
            </w:rPrChange>
          </w:rPr>
          <w:t>d</w:t>
        </w:r>
        <w:r w:rsidRPr="007E692E">
          <w:rPr>
            <w:rFonts w:ascii="Times New Roman" w:hAnsi="Times New Roman"/>
            <w:sz w:val="26"/>
            <w:szCs w:val="26"/>
            <w:rPrChange w:id="12612" w:author="The Si Tran" w:date="2012-12-11T06:54:00Z">
              <w:rPr/>
            </w:rPrChange>
          </w:rPr>
          <w:t>,</w:t>
        </w:r>
      </w:ins>
      <w:r>
        <w:rPr>
          <w:rFonts w:ascii="Times New Roman" w:hAnsi="Times New Roman"/>
          <w:sz w:val="26"/>
          <w:szCs w:val="26"/>
        </w:rPr>
        <w:t xml:space="preserve"> </w:t>
      </w:r>
      <w:ins w:id="12613" w:author="The Si Tran" w:date="2012-12-11T06:20:00Z">
        <w:r w:rsidRPr="00643A1D">
          <w:rPr>
            <w:rFonts w:ascii="Times New Roman" w:hAnsi="Times New Roman"/>
            <w:i/>
            <w:sz w:val="26"/>
            <w:szCs w:val="26"/>
            <w:rPrChange w:id="12614" w:author="The Si Tran" w:date="2012-12-11T06:54:00Z">
              <w:rPr/>
            </w:rPrChange>
          </w:rPr>
          <w:t>q</w:t>
        </w:r>
        <w:r w:rsidRPr="007E692E">
          <w:rPr>
            <w:rFonts w:ascii="Times New Roman" w:hAnsi="Times New Roman"/>
            <w:sz w:val="26"/>
            <w:szCs w:val="26"/>
            <w:rPrChange w:id="12615" w:author="The Si Tran" w:date="2012-12-11T06:54:00Z">
              <w:rPr/>
            </w:rPrChange>
          </w:rPr>
          <w:t>,</w:t>
        </w:r>
      </w:ins>
      <w:r>
        <w:rPr>
          <w:rFonts w:ascii="Times New Roman" w:hAnsi="Times New Roman"/>
          <w:sz w:val="26"/>
          <w:szCs w:val="26"/>
        </w:rPr>
        <w:t xml:space="preserve"> </w:t>
      </w:r>
      <w:ins w:id="12616" w:author="The Si Tran" w:date="2012-12-11T06:20:00Z">
        <w:r w:rsidRPr="00643A1D">
          <w:rPr>
            <w:rFonts w:ascii="Times New Roman" w:hAnsi="Times New Roman"/>
            <w:i/>
            <w:sz w:val="26"/>
            <w:szCs w:val="26"/>
            <w:rPrChange w:id="12617" w:author="The Si Tran" w:date="2012-12-11T06:54:00Z">
              <w:rPr/>
            </w:rPrChange>
          </w:rPr>
          <w:t>P</w:t>
        </w:r>
        <w:r w:rsidRPr="007E692E">
          <w:rPr>
            <w:rFonts w:ascii="Times New Roman" w:hAnsi="Times New Roman"/>
            <w:sz w:val="26"/>
            <w:szCs w:val="26"/>
            <w:rPrChange w:id="12618" w:author="The Si Tran" w:date="2012-12-11T06:54:00Z">
              <w:rPr/>
            </w:rPrChange>
          </w:rPr>
          <w:t>,</w:t>
        </w:r>
      </w:ins>
      <w:r>
        <w:rPr>
          <w:rFonts w:ascii="Times New Roman" w:hAnsi="Times New Roman"/>
          <w:sz w:val="26"/>
          <w:szCs w:val="26"/>
        </w:rPr>
        <w:t xml:space="preserve"> </w:t>
      </w:r>
      <w:ins w:id="12619" w:author="The Si Tran" w:date="2012-12-11T06:20:00Z">
        <w:r w:rsidRPr="00643A1D">
          <w:rPr>
            <w:rFonts w:ascii="Times New Roman" w:hAnsi="Times New Roman"/>
            <w:i/>
            <w:sz w:val="26"/>
            <w:szCs w:val="26"/>
            <w:rPrChange w:id="12620" w:author="The Si Tran" w:date="2012-12-11T06:54:00Z">
              <w:rPr/>
            </w:rPrChange>
          </w:rPr>
          <w:t>Q</w:t>
        </w:r>
        <w:r w:rsidRPr="007E692E">
          <w:rPr>
            <w:rFonts w:ascii="Times New Roman" w:hAnsi="Times New Roman"/>
            <w:sz w:val="26"/>
            <w:szCs w:val="26"/>
            <w:rPrChange w:id="12621" w:author="The Si Tran" w:date="2012-12-11T06:54:00Z">
              <w:rPr/>
            </w:rPrChange>
          </w:rPr>
          <w:t>,</w:t>
        </w:r>
      </w:ins>
      <w:r>
        <w:rPr>
          <w:rFonts w:ascii="Times New Roman" w:hAnsi="Times New Roman"/>
          <w:sz w:val="26"/>
          <w:szCs w:val="26"/>
        </w:rPr>
        <w:t xml:space="preserve"> </w:t>
      </w:r>
      <w:ins w:id="12622" w:author="The Si Tran" w:date="2012-12-11T06:20:00Z">
        <w:r w:rsidRPr="00643A1D">
          <w:rPr>
            <w:rFonts w:ascii="Times New Roman" w:hAnsi="Times New Roman"/>
            <w:i/>
            <w:sz w:val="26"/>
            <w:szCs w:val="26"/>
            <w:rPrChange w:id="12623" w:author="The Si Tran" w:date="2012-12-11T06:54:00Z">
              <w:rPr/>
            </w:rPrChange>
          </w:rPr>
          <w:t>D</w:t>
        </w:r>
        <w:r w:rsidRPr="007E692E">
          <w:rPr>
            <w:rFonts w:ascii="Times New Roman" w:hAnsi="Times New Roman"/>
            <w:sz w:val="26"/>
            <w:szCs w:val="26"/>
            <w:rPrChange w:id="12624" w:author="The Si Tran" w:date="2012-12-11T06:54:00Z">
              <w:rPr/>
            </w:rPrChange>
          </w:rPr>
          <w:t>,</w:t>
        </w:r>
      </w:ins>
      <w:r>
        <w:rPr>
          <w:rFonts w:ascii="Times New Roman" w:hAnsi="Times New Roman"/>
          <w:sz w:val="26"/>
          <w:szCs w:val="26"/>
        </w:rPr>
        <w:t xml:space="preserve"> </w:t>
      </w:r>
      <w:ins w:id="12625" w:author="The Si Tran" w:date="2012-12-11T06:20:00Z">
        <w:r w:rsidRPr="00643A1D">
          <w:rPr>
            <w:rFonts w:ascii="Times New Roman" w:hAnsi="Times New Roman"/>
            <w:i/>
            <w:sz w:val="26"/>
            <w:szCs w:val="26"/>
            <w:rPrChange w:id="12626" w:author="The Si Tran" w:date="2012-12-11T06:54:00Z">
              <w:rPr/>
            </w:rPrChange>
          </w:rPr>
          <w:t>S</w:t>
        </w:r>
        <w:r w:rsidRPr="007E692E">
          <w:rPr>
            <w:rFonts w:ascii="Times New Roman" w:hAnsi="Times New Roman"/>
            <w:sz w:val="26"/>
            <w:szCs w:val="26"/>
            <w:rPrChange w:id="12627" w:author="The Si Tran" w:date="2012-12-11T06:54:00Z">
              <w:rPr/>
            </w:rPrChange>
          </w:rPr>
          <w:t xml:space="preserve"> thông qua các hộp kí tự [Regular differencing], [Season differencing], [Season Partern], [AR Regular], [MA Regular], [AR Season], [MA Season].</w:t>
        </w:r>
      </w:ins>
    </w:p>
    <w:p w14:paraId="7B1A4D49" w14:textId="77777777" w:rsidR="00643A1D" w:rsidRPr="007E692E" w:rsidRDefault="00643A1D" w:rsidP="00643A1D">
      <w:pPr>
        <w:pStyle w:val="ListParagraph"/>
        <w:ind w:left="1440"/>
        <w:rPr>
          <w:ins w:id="12628" w:author="The Si Tran" w:date="2012-12-11T06:20:00Z"/>
          <w:rFonts w:ascii="Times New Roman" w:hAnsi="Times New Roman"/>
          <w:sz w:val="26"/>
          <w:szCs w:val="26"/>
          <w:rPrChange w:id="12629" w:author="The Si Tran" w:date="2012-12-11T06:54:00Z">
            <w:rPr>
              <w:ins w:id="12630" w:author="The Si Tran" w:date="2012-12-11T06:20:00Z"/>
            </w:rPr>
          </w:rPrChange>
        </w:rPr>
      </w:pPr>
      <w:ins w:id="12631" w:author="The Si Tran" w:date="2012-12-11T06:20:00Z">
        <w:r w:rsidRPr="007E692E">
          <w:rPr>
            <w:rFonts w:ascii="Times New Roman" w:hAnsi="Times New Roman"/>
            <w:sz w:val="26"/>
            <w:szCs w:val="26"/>
            <w:rPrChange w:id="12632"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2DE715E0" w14:textId="77777777" w:rsidR="00667F2E" w:rsidRPr="001B545C" w:rsidRDefault="00667F2E" w:rsidP="00667F2E">
      <w:pPr>
        <w:pStyle w:val="ListParagraph"/>
        <w:ind w:left="1440"/>
        <w:rPr>
          <w:ins w:id="12633" w:author="The Si Tran" w:date="2012-12-11T06:20:00Z"/>
          <w:rFonts w:ascii="Times New Roman" w:hAnsi="Times New Roman"/>
          <w:rPrChange w:id="12634" w:author="The Si Tran" w:date="2012-12-11T06:24:00Z">
            <w:rPr>
              <w:ins w:id="12635" w:author="The Si Tran" w:date="2012-12-11T06:20:00Z"/>
            </w:rPr>
          </w:rPrChange>
        </w:rPr>
      </w:pPr>
    </w:p>
    <w:p w14:paraId="153F01BA" w14:textId="16F9F3AC" w:rsidR="00667F2E" w:rsidRPr="001B545C" w:rsidRDefault="009933FE" w:rsidP="00667906">
      <w:pPr>
        <w:pStyle w:val="Canhgiua"/>
        <w:rPr>
          <w:ins w:id="12636" w:author="The Si Tran" w:date="2012-12-11T06:20:00Z"/>
          <w:rPrChange w:id="12637" w:author="The Si Tran" w:date="2012-12-11T06:24:00Z">
            <w:rPr>
              <w:ins w:id="12638" w:author="The Si Tran" w:date="2012-12-11T06:20:00Z"/>
            </w:rPr>
          </w:rPrChange>
        </w:rPr>
        <w:pPrChange w:id="12639" w:author="The Si Tran" w:date="2012-12-11T06:47:00Z">
          <w:pPr>
            <w:pStyle w:val="ListParagraph"/>
            <w:ind w:left="0"/>
          </w:pPr>
        </w:pPrChange>
      </w:pPr>
      <w:ins w:id="12640" w:author="The Si Tran" w:date="2012-12-11T06:51:00Z">
        <w:r w:rsidRPr="00FF6A63">
          <w:rPr>
            <w:noProof/>
            <w:rPrChange w:id="12641" w:author="Unknown">
              <w:rPr>
                <w:noProof/>
              </w:rPr>
            </w:rPrChange>
          </w:rPr>
          <w:lastRenderedPageBreak/>
          <mc:AlternateContent>
            <mc:Choice Requires="wps">
              <w:drawing>
                <wp:anchor distT="0" distB="0" distL="114300" distR="114300" simplePos="0" relativeHeight="251772928" behindDoc="0" locked="0" layoutInCell="1" allowOverlap="1" wp14:anchorId="6D1A698F" wp14:editId="5291BCB9">
                  <wp:simplePos x="0" y="0"/>
                  <wp:positionH relativeFrom="column">
                    <wp:posOffset>4219575</wp:posOffset>
                  </wp:positionH>
                  <wp:positionV relativeFrom="paragraph">
                    <wp:posOffset>95250</wp:posOffset>
                  </wp:positionV>
                  <wp:extent cx="1514475" cy="35242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3524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9933FE" w:rsidRDefault="009933FE">
                              <w:pPr>
                                <w:pStyle w:val="EquationIndex"/>
                                <w:pPrChange w:id="12642" w:author="The Si Tran" w:date="2012-12-16T10:41:00Z">
                                  <w:pPr>
                                    <w:spacing w:before="0" w:line="240" w:lineRule="auto"/>
                                  </w:pPr>
                                </w:pPrChange>
                              </w:pPr>
                              <w:ins w:id="12643"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A698F" id="Text Box 164" o:spid="_x0000_s1078" type="#_x0000_t202" style="position:absolute;left:0;text-align:left;margin-left:332.25pt;margin-top:7.5pt;width:119.25pt;height:27.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" fillcolor="white [3201]" strokecolor="red" strokeweight="2.25pt">
                  <v:textbox>
                    <w:txbxContent>
                      <w:p w14:paraId="29A1EEC7" w14:textId="77777777" w:rsidR="009933FE" w:rsidRDefault="009933FE">
                        <w:pPr>
                          <w:pStyle w:val="EquationIndex"/>
                          <w:pPrChange w:id="12644" w:author="The Si Tran" w:date="2012-12-16T10:41:00Z">
                            <w:pPr>
                              <w:spacing w:before="0" w:line="240" w:lineRule="auto"/>
                            </w:pPr>
                          </w:pPrChange>
                        </w:pPr>
                        <w:ins w:id="12645" w:author="The Si Tran" w:date="2012-12-11T06:51:00Z">
                          <w:r>
                            <w:t>Ước lượng tự chọn</w:t>
                          </w:r>
                        </w:ins>
                      </w:p>
                    </w:txbxContent>
                  </v:textbox>
                </v:shape>
              </w:pict>
            </mc:Fallback>
          </mc:AlternateContent>
        </w:r>
      </w:ins>
      <w:ins w:id="12646" w:author="The Si Tran" w:date="2012-12-11T06:52:00Z">
        <w:r w:rsidRPr="001B545C">
          <w:rPr>
            <w:noProof/>
            <w:rPrChange w:id="12647" w:author="Unknown">
              <w:rPr>
                <w:noProof/>
              </w:rPr>
            </w:rPrChange>
          </w:rPr>
          <mc:AlternateContent>
            <mc:Choice Requires="wps">
              <w:drawing>
                <wp:anchor distT="0" distB="0" distL="114300" distR="114300" simplePos="0" relativeHeight="251822080" behindDoc="0" locked="0" layoutInCell="1" allowOverlap="1" wp14:anchorId="11EC305F" wp14:editId="4EFB857D">
                  <wp:simplePos x="0" y="0"/>
                  <wp:positionH relativeFrom="page">
                    <wp:posOffset>3543300</wp:posOffset>
                  </wp:positionH>
                  <wp:positionV relativeFrom="paragraph">
                    <wp:posOffset>600075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33788"/>
                              <a:gd name="adj2" fmla="val -1384"/>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9933FE" w:rsidRDefault="009933FE"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EC305F"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67" o:spid="_x0000_s1079" type="#_x0000_t47" style="position:absolute;left:0;text-align:left;margin-left:279pt;margin-top:47.25pt;width:248.25pt;height:99.75pt;z-index:25182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" adj="-10238,16992,-299,7298" filled="f" strokecolor="red" strokeweight="2pt">
                  <v:textbox>
                    <w:txbxContent>
                      <w:p w14:paraId="6A0CFA90" w14:textId="77777777" w:rsidR="009933FE" w:rsidRDefault="009933FE" w:rsidP="00667F2E">
                        <w:pPr>
                          <w:jc w:val="center"/>
                        </w:pPr>
                      </w:p>
                    </w:txbxContent>
                  </v:textbox>
                  <o:callout v:ext="edit" minusy="t"/>
                  <w10:wrap anchorx="page"/>
                </v:shape>
              </w:pict>
            </mc:Fallback>
          </mc:AlternateContent>
        </w:r>
      </w:ins>
      <w:ins w:id="12648" w:author="The Si Tran" w:date="2012-12-11T06:20:00Z">
        <w:r w:rsidRPr="001B545C">
          <w:rPr>
            <w:noProof/>
            <w:rPrChange w:id="12649" w:author="Unknown">
              <w:rPr>
                <w:noProof/>
              </w:rPr>
            </w:rPrChange>
          </w:rPr>
          <mc:AlternateContent>
            <mc:Choice Requires="wps">
              <w:drawing>
                <wp:anchor distT="0" distB="0" distL="114300" distR="114300" simplePos="0" relativeHeight="251485184" behindDoc="0" locked="0" layoutInCell="1" allowOverlap="1" wp14:anchorId="00A0296C" wp14:editId="27527912">
                  <wp:simplePos x="0" y="0"/>
                  <wp:positionH relativeFrom="margin">
                    <wp:posOffset>2348865</wp:posOffset>
                  </wp:positionH>
                  <wp:positionV relativeFrom="paragraph">
                    <wp:posOffset>2233295</wp:posOffset>
                  </wp:positionV>
                  <wp:extent cx="3199130" cy="847725"/>
                  <wp:effectExtent l="1104900" t="0" r="20320" b="28575"/>
                  <wp:wrapNone/>
                  <wp:docPr id="90" name="Line Callout 1 90"/>
                  <wp:cNvGraphicFramePr/>
                  <a:graphic xmlns:a="http://schemas.openxmlformats.org/drawingml/2006/main">
                    <a:graphicData uri="http://schemas.microsoft.com/office/word/2010/wordprocessingShape">
                      <wps:wsp>
                        <wps:cNvSpPr/>
                        <wps:spPr>
                          <a:xfrm>
                            <a:off x="0" y="0"/>
                            <a:ext cx="3199130" cy="847725"/>
                          </a:xfrm>
                          <a:prstGeom prst="borderCallout1">
                            <a:avLst>
                              <a:gd name="adj1" fmla="val 18750"/>
                              <a:gd name="adj2" fmla="val -8333"/>
                              <a:gd name="adj3" fmla="val 55482"/>
                              <a:gd name="adj4" fmla="val -34312"/>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9933FE" w:rsidRDefault="009933FE"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0296C" id="Line Callout 1 90" o:spid="_x0000_s1080" type="#_x0000_t47" style="position:absolute;left:0;text-align:left;margin-left:184.95pt;margin-top:175.85pt;width:251.9pt;height:66.75pt;z-index:25148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" adj="-7411,11984" filled="f" strokecolor="red" strokeweight="2pt">
                  <v:textbox>
                    <w:txbxContent>
                      <w:p w14:paraId="29E95B31" w14:textId="77777777" w:rsidR="009933FE" w:rsidRDefault="009933FE" w:rsidP="00667F2E">
                        <w:pPr>
                          <w:jc w:val="center"/>
                        </w:pPr>
                      </w:p>
                    </w:txbxContent>
                  </v:textbox>
                  <o:callout v:ext="edit" minusy="t"/>
                  <w10:wrap anchorx="margin"/>
                </v:shape>
              </w:pict>
            </mc:Fallback>
          </mc:AlternateContent>
        </w:r>
        <w:r w:rsidRPr="001B545C">
          <w:rPr>
            <w:noProof/>
            <w:rPrChange w:id="12650" w:author="Unknown">
              <w:rPr>
                <w:noProof/>
              </w:rPr>
            </w:rPrChange>
          </w:rPr>
          <mc:AlternateContent>
            <mc:Choice Requires="wps">
              <w:drawing>
                <wp:anchor distT="0" distB="0" distL="114300" distR="114300" simplePos="0" relativeHeight="251490304" behindDoc="0" locked="0" layoutInCell="1" allowOverlap="1" wp14:anchorId="08063775" wp14:editId="770DA15D">
                  <wp:simplePos x="0" y="0"/>
                  <wp:positionH relativeFrom="column">
                    <wp:posOffset>66675</wp:posOffset>
                  </wp:positionH>
                  <wp:positionV relativeFrom="paragraph">
                    <wp:posOffset>2801620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5BBE0139" w:rsidR="009933FE" w:rsidRDefault="009933FE">
                              <w:pPr>
                                <w:pStyle w:val="EquationIndex"/>
                                <w:pPrChange w:id="12651" w:author="The Si Tran" w:date="2012-12-16T10:41:00Z">
                                  <w:pPr/>
                                </w:pPrChange>
                              </w:pPr>
                              <w:r>
                                <w:t xml:space="preserve">Kết quả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081" type="#_x0000_t202" style="position:absolute;left:0;text-align:left;margin-left:5.25pt;margin-top:220.6pt;width:175.5pt;height:33.7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" fillcolor="white [3201]" strokecolor="red" strokeweight="2.25pt">
                  <v:textbox>
                    <w:txbxContent>
                      <w:p w14:paraId="1DA0E7C7" w14:textId="5BBE0139" w:rsidR="009933FE" w:rsidRDefault="009933FE">
                        <w:pPr>
                          <w:pStyle w:val="EquationIndex"/>
                          <w:pPrChange w:id="12652" w:author="The Si Tran" w:date="2012-12-16T10:41:00Z">
                            <w:pPr/>
                          </w:pPrChange>
                        </w:pPr>
                        <w:r>
                          <w:t xml:space="preserve">Kết quả ước lượng SARIMA </w:t>
                        </w:r>
                      </w:p>
                    </w:txbxContent>
                  </v:textbox>
                </v:shape>
              </w:pict>
            </mc:Fallback>
          </mc:AlternateContent>
        </w:r>
      </w:ins>
      <w:ins w:id="12653" w:author="The Si Tran" w:date="2012-12-11T06:51:00Z">
        <w:r w:rsidR="00124FB8" w:rsidRPr="00FF6A63">
          <w:rPr>
            <w:noProof/>
            <w:rPrChange w:id="12654" w:author="Unknown">
              <w:rPr>
                <w:noProof/>
              </w:rPr>
            </w:rPrChange>
          </w:rPr>
          <mc:AlternateContent>
            <mc:Choice Requires="wps">
              <w:drawing>
                <wp:anchor distT="0" distB="0" distL="114300" distR="114300" simplePos="0" relativeHeight="251756544" behindDoc="0" locked="0" layoutInCell="1" allowOverlap="1" wp14:anchorId="11BA2179" wp14:editId="0E05D69E">
                  <wp:simplePos x="0" y="0"/>
                  <wp:positionH relativeFrom="column">
                    <wp:posOffset>3743325</wp:posOffset>
                  </wp:positionH>
                  <wp:positionV relativeFrom="paragraph">
                    <wp:posOffset>304800</wp:posOffset>
                  </wp:positionV>
                  <wp:extent cx="762000" cy="228600"/>
                  <wp:effectExtent l="19050" t="19050" r="19050" b="19050"/>
                  <wp:wrapNone/>
                  <wp:docPr id="163" name="Straight Connector 163"/>
                  <wp:cNvGraphicFramePr/>
                  <a:graphic xmlns:a="http://schemas.openxmlformats.org/drawingml/2006/main">
                    <a:graphicData uri="http://schemas.microsoft.com/office/word/2010/wordprocessingShape">
                      <wps:wsp>
                        <wps:cNvCnPr/>
                        <wps:spPr>
                          <a:xfrm flipV="1">
                            <a:off x="0" y="0"/>
                            <a:ext cx="762000" cy="2286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A9C147" id="Straight Connector 163"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75pt,24pt" to="354.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" strokecolor="red" strokeweight="2.25pt"/>
              </w:pict>
            </mc:Fallback>
          </mc:AlternateContent>
        </w:r>
      </w:ins>
      <w:ins w:id="12655" w:author="The Si Tran" w:date="2012-12-11T06:52:00Z">
        <w:r w:rsidR="00643A1D" w:rsidRPr="00FF6A63">
          <w:rPr>
            <w:noProof/>
            <w:rPrChange w:id="12656" w:author="Unknown">
              <w:rPr>
                <w:noProof/>
              </w:rPr>
            </w:rPrChange>
          </w:rPr>
          <mc:AlternateContent>
            <mc:Choice Requires="wps">
              <w:drawing>
                <wp:anchor distT="0" distB="0" distL="114300" distR="114300" simplePos="0" relativeHeight="251789312" behindDoc="0" locked="0" layoutInCell="1" allowOverlap="1" wp14:anchorId="33D77AA8" wp14:editId="711680CE">
                  <wp:simplePos x="0" y="0"/>
                  <wp:positionH relativeFrom="column">
                    <wp:posOffset>609600</wp:posOffset>
                  </wp:positionH>
                  <wp:positionV relativeFrom="paragraph">
                    <wp:posOffset>95250</wp:posOffset>
                  </wp:positionV>
                  <wp:extent cx="1514475" cy="3333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3333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9933FE" w:rsidRDefault="009933FE">
                              <w:pPr>
                                <w:pStyle w:val="EquationIndex"/>
                                <w:pPrChange w:id="12657" w:author="The Si Tran" w:date="2012-12-16T10:41:00Z">
                                  <w:pPr>
                                    <w:spacing w:before="0" w:line="240" w:lineRule="auto"/>
                                  </w:pPr>
                                </w:pPrChange>
                              </w:pPr>
                              <w:ins w:id="12658"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77AA8" id="Text Box 165" o:spid="_x0000_s1082" type="#_x0000_t202" style="position:absolute;left:0;text-align:left;margin-left:48pt;margin-top:7.5pt;width:119.25pt;height:26.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" fillcolor="white [3201]" strokecolor="red" strokeweight="2.25pt">
                  <v:textbox>
                    <w:txbxContent>
                      <w:p w14:paraId="75C9DA60" w14:textId="77777777" w:rsidR="009933FE" w:rsidRDefault="009933FE">
                        <w:pPr>
                          <w:pStyle w:val="EquationIndex"/>
                          <w:pPrChange w:id="12659" w:author="The Si Tran" w:date="2012-12-16T10:41:00Z">
                            <w:pPr>
                              <w:spacing w:before="0" w:line="240" w:lineRule="auto"/>
                            </w:pPr>
                          </w:pPrChange>
                        </w:pPr>
                        <w:ins w:id="12660" w:author="The Si Tran" w:date="2012-12-11T06:51:00Z">
                          <w:r>
                            <w:t>Ước lượng tự động</w:t>
                          </w:r>
                        </w:ins>
                      </w:p>
                    </w:txbxContent>
                  </v:textbox>
                </v:shape>
              </w:pict>
            </mc:Fallback>
          </mc:AlternateContent>
        </w:r>
      </w:ins>
      <w:ins w:id="12661" w:author="The Si Tran" w:date="2012-12-11T06:53:00Z">
        <w:r w:rsidR="007E692E" w:rsidRPr="00FF6A63">
          <w:rPr>
            <w:noProof/>
            <w:rPrChange w:id="12662" w:author="Unknown">
              <w:rPr>
                <w:noProof/>
              </w:rPr>
            </w:rPrChange>
          </w:rPr>
          <mc:AlternateContent>
            <mc:Choice Requires="wps">
              <w:drawing>
                <wp:anchor distT="0" distB="0" distL="114300" distR="114300" simplePos="0" relativeHeight="251823104" behindDoc="0" locked="0" layoutInCell="1" allowOverlap="1" wp14:anchorId="131A4D11" wp14:editId="075863EA">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9933FE" w:rsidRDefault="009933FE">
                              <w:pPr>
                                <w:pStyle w:val="EquationIndex"/>
                                <w:pPrChange w:id="12663" w:author="The Si Tran" w:date="2012-12-16T10:41:00Z">
                                  <w:pPr/>
                                </w:pPrChange>
                              </w:pPr>
                              <w:ins w:id="12664" w:author="The Si Tran" w:date="2012-12-11T06:53:00Z">
                                <w:r>
                                  <w:t>Tham số cho</w:t>
                                </w:r>
                              </w:ins>
                              <w:ins w:id="12665" w:author="The Si Tran" w:date="2012-12-11T06:51:00Z">
                                <w:r>
                                  <w:t xml:space="preserve"> </w:t>
                                </w:r>
                              </w:ins>
                              <w:ins w:id="12666" w:author="The Si Tran" w:date="2012-12-11T06:53:00Z">
                                <w:r>
                                  <w:t>ước</w:t>
                                </w:r>
                              </w:ins>
                              <w:ins w:id="12667"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083" type="#_x0000_t202" style="position:absolute;left:0;text-align:left;margin-left:22.5pt;margin-top:129.45pt;width:119.25pt;height:39.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" fillcolor="white [3201]" strokecolor="red" strokeweight="2.25pt">
                  <v:textbox>
                    <w:txbxContent>
                      <w:p w14:paraId="0345E67E" w14:textId="77777777" w:rsidR="009933FE" w:rsidRDefault="009933FE">
                        <w:pPr>
                          <w:pStyle w:val="EquationIndex"/>
                          <w:pPrChange w:id="12668" w:author="The Si Tran" w:date="2012-12-16T10:41:00Z">
                            <w:pPr/>
                          </w:pPrChange>
                        </w:pPr>
                        <w:ins w:id="12669" w:author="The Si Tran" w:date="2012-12-11T06:53:00Z">
                          <w:r>
                            <w:t>Tham số cho</w:t>
                          </w:r>
                        </w:ins>
                        <w:ins w:id="12670" w:author="The Si Tran" w:date="2012-12-11T06:51:00Z">
                          <w:r>
                            <w:t xml:space="preserve"> </w:t>
                          </w:r>
                        </w:ins>
                        <w:ins w:id="12671" w:author="The Si Tran" w:date="2012-12-11T06:53:00Z">
                          <w:r>
                            <w:t>ước</w:t>
                          </w:r>
                        </w:ins>
                        <w:ins w:id="12672" w:author="The Si Tran" w:date="2012-12-11T06:51:00Z">
                          <w:r>
                            <w:t xml:space="preserve"> lượng tự chọn</w:t>
                          </w:r>
                        </w:ins>
                      </w:p>
                    </w:txbxContent>
                  </v:textbox>
                </v:shape>
              </w:pict>
            </mc:Fallback>
          </mc:AlternateContent>
        </w:r>
      </w:ins>
      <w:ins w:id="12673" w:author="The Si Tran" w:date="2012-12-11T06:52:00Z">
        <w:r w:rsidR="0004647E" w:rsidRPr="00FF6A63">
          <w:rPr>
            <w:noProof/>
            <w:rPrChange w:id="12674" w:author="Unknown">
              <w:rPr>
                <w:noProof/>
              </w:rPr>
            </w:rPrChange>
          </w:rPr>
          <mc:AlternateContent>
            <mc:Choice Requires="wps">
              <w:drawing>
                <wp:anchor distT="0" distB="0" distL="114300" distR="114300" simplePos="0" relativeHeight="251804672" behindDoc="0" locked="0" layoutInCell="1" allowOverlap="1" wp14:anchorId="369EEFD7" wp14:editId="64FDABE6">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CDCBF6" id="Straight Connector 166" o:spid="_x0000_s1026" style="position:absolute;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ins>
      <w:ins w:id="12675" w:author="The Si Tran" w:date="2012-12-11T06:20:00Z">
        <w:r w:rsidR="00667F2E" w:rsidRPr="001B545C">
          <w:rPr>
            <w:noProof/>
            <w:rPrChange w:id="12676" w:author="Unknown">
              <w:rPr>
                <w:noProof/>
              </w:rPr>
            </w:rPrChange>
          </w:rPr>
          <w:drawing>
            <wp:inline distT="0" distB="0" distL="0" distR="0" wp14:anchorId="7CF9E34C" wp14:editId="3A056F55">
              <wp:extent cx="5734050" cy="3234592"/>
              <wp:effectExtent l="19050" t="19050" r="19050" b="2349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5741977" cy="3239064"/>
                      </a:xfrm>
                      <a:prstGeom prst="rect">
                        <a:avLst/>
                      </a:prstGeom>
                      <a:ln w="3175">
                        <a:solidFill>
                          <a:schemeClr val="bg1">
                            <a:lumMod val="75000"/>
                          </a:schemeClr>
                        </a:solidFill>
                      </a:ln>
                    </pic:spPr>
                  </pic:pic>
                </a:graphicData>
              </a:graphic>
            </wp:inline>
          </w:drawing>
        </w:r>
      </w:ins>
    </w:p>
    <w:p w14:paraId="598C9449" w14:textId="33489E14" w:rsidR="00667F2E" w:rsidRPr="001B545C" w:rsidRDefault="00643A1D" w:rsidP="00643A1D">
      <w:pPr>
        <w:pStyle w:val="Canhgiua"/>
        <w:rPr>
          <w:ins w:id="12677" w:author="The Si Tran" w:date="2012-12-11T06:20:00Z"/>
        </w:rPr>
      </w:pPr>
      <w:r>
        <w:t xml:space="preserve">Hình C.8: </w:t>
      </w:r>
      <w:r w:rsidR="00B9034A">
        <w:t xml:space="preserve">Ước lượng tham số cho mô hình SARIMA </w:t>
      </w:r>
    </w:p>
    <w:p w14:paraId="6ACEA12E" w14:textId="0F7D75AD" w:rsidR="00667F2E" w:rsidRPr="00351FEC" w:rsidRDefault="00351FEC">
      <w:pPr>
        <w:pStyle w:val="BuletL1"/>
        <w:rPr>
          <w:ins w:id="12678" w:author="The Si Tran" w:date="2012-12-11T06:20:00Z"/>
          <w:rPrChange w:id="12679" w:author="The Si Tran" w:date="2012-12-11T06:57:00Z">
            <w:rPr>
              <w:ins w:id="12680" w:author="The Si Tran" w:date="2012-12-11T06:20:00Z"/>
            </w:rPr>
          </w:rPrChange>
        </w:rPr>
        <w:pPrChange w:id="12681" w:author="The Si Tran" w:date="2012-12-11T06:56:00Z">
          <w:pPr>
            <w:pStyle w:val="ListParagraph"/>
            <w:ind w:left="1440"/>
          </w:pPr>
        </w:pPrChange>
      </w:pPr>
      <w:bookmarkStart w:id="12682" w:name="_Toc343029974"/>
      <w:ins w:id="12683" w:author="The Si Tran" w:date="2012-12-11T06:56:00Z">
        <w:r w:rsidRPr="00351FEC">
          <w:rPr>
            <w:rPrChange w:id="12684" w:author="The Si Tran" w:date="2012-12-11T06:57:00Z">
              <w:rPr>
                <w:b/>
                <w:bCs/>
              </w:rPr>
            </w:rPrChange>
          </w:rPr>
          <w:t>Kiểm tra mô hình SARIMA</w:t>
        </w:r>
      </w:ins>
      <w:bookmarkEnd w:id="12682"/>
    </w:p>
    <w:p w14:paraId="61957686" w14:textId="7B0116A8" w:rsidR="00643A1D" w:rsidRPr="00643A1D" w:rsidRDefault="00667F2E" w:rsidP="00643A1D">
      <w:pPr>
        <w:pStyle w:val="ListParagraph"/>
        <w:numPr>
          <w:ilvl w:val="0"/>
          <w:numId w:val="36"/>
        </w:numPr>
        <w:spacing w:after="160" w:line="360" w:lineRule="auto"/>
        <w:rPr>
          <w:ins w:id="12685" w:author="The Si Tran" w:date="2012-12-11T06:20:00Z"/>
          <w:rFonts w:ascii="Times New Roman" w:hAnsi="Times New Roman"/>
          <w:sz w:val="26"/>
          <w:szCs w:val="26"/>
          <w:rPrChange w:id="12686" w:author="The Si Tran" w:date="2012-12-11T06:57:00Z">
            <w:rPr>
              <w:ins w:id="12687" w:author="The Si Tran" w:date="2012-12-11T06:20:00Z"/>
            </w:rPr>
          </w:rPrChange>
        </w:rPr>
      </w:pPr>
      <w:ins w:id="12688" w:author="The Si Tran" w:date="2012-12-11T06:20:00Z">
        <w:r w:rsidRPr="00522B9B">
          <w:rPr>
            <w:rFonts w:ascii="Times New Roman" w:hAnsi="Times New Roman"/>
            <w:sz w:val="26"/>
            <w:szCs w:val="26"/>
            <w:rPrChange w:id="12689" w:author="The Si Tran" w:date="2012-12-11T06:57:00Z">
              <w:rPr/>
            </w:rPrChange>
          </w:rPr>
          <w:t>Kiểm tra tính chính xác của mô hình thông qua các hệ số MSE, MA</w:t>
        </w:r>
      </w:ins>
      <w:r w:rsidR="003D6C9F">
        <w:rPr>
          <w:rFonts w:ascii="Times New Roman" w:hAnsi="Times New Roman"/>
          <w:sz w:val="26"/>
          <w:szCs w:val="26"/>
        </w:rPr>
        <w:t>E</w:t>
      </w:r>
      <w:ins w:id="12690" w:author="The Si Tran" w:date="2012-12-11T06:20:00Z">
        <w:r w:rsidRPr="00522B9B">
          <w:rPr>
            <w:rFonts w:ascii="Times New Roman" w:hAnsi="Times New Roman"/>
            <w:sz w:val="26"/>
            <w:szCs w:val="26"/>
            <w:rPrChange w:id="12691" w:author="The Si Tran" w:date="2012-12-11T06:57:00Z">
              <w:rPr/>
            </w:rPrChange>
          </w:rPr>
          <w:t>, MAPE</w:t>
        </w:r>
      </w:ins>
    </w:p>
    <w:p w14:paraId="31571A57" w14:textId="3AFA78C4" w:rsidR="00643A1D" w:rsidRDefault="003D6C9F" w:rsidP="00643A1D">
      <w:pPr>
        <w:pStyle w:val="ListParagraph"/>
        <w:ind w:left="0"/>
        <w:jc w:val="center"/>
        <w:rPr>
          <w:ins w:id="12692" w:author="The Si Tran" w:date="2012-12-11T06:58:00Z"/>
          <w:rFonts w:ascii="Times New Roman" w:hAnsi="Times New Roman"/>
        </w:rPr>
      </w:pPr>
      <w:r>
        <w:rPr>
          <w:noProof/>
        </w:rPr>
        <w:drawing>
          <wp:inline distT="0" distB="0" distL="0" distR="0" wp14:anchorId="256F27E3" wp14:editId="28C543FA">
            <wp:extent cx="5066970" cy="3248660"/>
            <wp:effectExtent l="0" t="0" r="635"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5077534" cy="3255433"/>
                    </a:xfrm>
                    <a:prstGeom prst="rect">
                      <a:avLst/>
                    </a:prstGeom>
                  </pic:spPr>
                </pic:pic>
              </a:graphicData>
            </a:graphic>
          </wp:inline>
        </w:drawing>
      </w:r>
    </w:p>
    <w:p w14:paraId="49577398" w14:textId="3B56D04F" w:rsidR="00643A1D" w:rsidRPr="001B545C" w:rsidRDefault="00643A1D" w:rsidP="00643A1D">
      <w:pPr>
        <w:pStyle w:val="Canhgiua"/>
        <w:rPr>
          <w:ins w:id="12693" w:author="The Si Tran" w:date="2012-12-11T06:20:00Z"/>
        </w:rPr>
      </w:pPr>
      <w:r>
        <w:t xml:space="preserve">Hình C.9: </w:t>
      </w:r>
      <w:r w:rsidR="00B9034A">
        <w:t>Kiểm tra tính chính xác của mô hình SARIMA</w:t>
      </w:r>
    </w:p>
    <w:p w14:paraId="409F252C" w14:textId="77777777" w:rsidR="003C73FD" w:rsidRPr="001B545C" w:rsidRDefault="003C73FD">
      <w:pPr>
        <w:pStyle w:val="ListParagraph"/>
        <w:ind w:left="0"/>
        <w:jc w:val="center"/>
        <w:rPr>
          <w:ins w:id="12694" w:author="The Si Tran" w:date="2012-12-11T06:20:00Z"/>
          <w:rFonts w:ascii="Times New Roman" w:hAnsi="Times New Roman"/>
          <w:rPrChange w:id="12695" w:author="The Si Tran" w:date="2012-12-11T06:24:00Z">
            <w:rPr>
              <w:ins w:id="12696" w:author="The Si Tran" w:date="2012-12-11T06:20:00Z"/>
            </w:rPr>
          </w:rPrChange>
        </w:rPr>
        <w:pPrChange w:id="12697" w:author="The Si Tran" w:date="2012-12-11T06:58:00Z">
          <w:pPr>
            <w:pStyle w:val="ListParagraph"/>
            <w:ind w:left="0"/>
          </w:pPr>
        </w:pPrChange>
      </w:pPr>
    </w:p>
    <w:p w14:paraId="3461E107" w14:textId="1ED7E830" w:rsidR="00667F2E" w:rsidRPr="003C73FD" w:rsidRDefault="00667F2E" w:rsidP="00B9034A">
      <w:pPr>
        <w:pStyle w:val="BuletL2"/>
        <w:rPr>
          <w:ins w:id="12698" w:author="The Si Tran" w:date="2012-12-11T06:20:00Z"/>
        </w:rPr>
      </w:pPr>
      <w:ins w:id="12699" w:author="The Si Tran" w:date="2012-12-11T06:20:00Z">
        <w:r w:rsidRPr="003C73FD">
          <w:lastRenderedPageBreak/>
          <w:t xml:space="preserve">Dự </w:t>
        </w:r>
      </w:ins>
      <w:r w:rsidR="00286C29">
        <w:t>báo</w:t>
      </w:r>
      <w:ins w:id="12700" w:author="The Si Tran" w:date="2012-12-11T06:20:00Z">
        <w:r w:rsidRPr="003C73FD">
          <w:t xml:space="preserve"> sử dụng mô hình thông qua nút [Forecast]</w:t>
        </w:r>
      </w:ins>
    </w:p>
    <w:p w14:paraId="2A028D6E" w14:textId="77777777" w:rsidR="00667F2E" w:rsidRPr="003C73FD" w:rsidRDefault="00667F2E" w:rsidP="00B9034A">
      <w:pPr>
        <w:pStyle w:val="ListParagraph"/>
        <w:ind w:left="1440" w:firstLine="0"/>
        <w:rPr>
          <w:ins w:id="12701" w:author="The Si Tran" w:date="2012-12-11T06:20:00Z"/>
          <w:rFonts w:ascii="Times New Roman" w:hAnsi="Times New Roman"/>
          <w:sz w:val="26"/>
          <w:szCs w:val="26"/>
          <w:rPrChange w:id="12702" w:author="The Si Tran" w:date="2012-12-11T06:59:00Z">
            <w:rPr>
              <w:ins w:id="12703" w:author="The Si Tran" w:date="2012-12-11T06:20:00Z"/>
            </w:rPr>
          </w:rPrChange>
        </w:rPr>
      </w:pPr>
      <w:ins w:id="12704" w:author="The Si Tran" w:date="2012-12-11T06:20:00Z">
        <w:r w:rsidRPr="003C73FD">
          <w:rPr>
            <w:rFonts w:ascii="Times New Roman" w:hAnsi="Times New Roman"/>
            <w:sz w:val="26"/>
            <w:szCs w:val="26"/>
            <w:rPrChange w:id="12705" w:author="The Si Tran" w:date="2012-12-11T06:59:00Z">
              <w:rPr/>
            </w:rPrChange>
          </w:rPr>
          <w:t>Chọn số thời đoạn cần dự báo</w:t>
        </w:r>
      </w:ins>
    </w:p>
    <w:p w14:paraId="589DFF99" w14:textId="4063737D" w:rsidR="00B9034A" w:rsidRDefault="00667F2E" w:rsidP="00B9034A">
      <w:pPr>
        <w:pStyle w:val="Canhgiua"/>
      </w:pPr>
      <w:ins w:id="12706" w:author="The Si Tran" w:date="2012-12-11T06:20:00Z">
        <w:r w:rsidRPr="001B545C">
          <w:rPr>
            <w:noProof/>
            <w:rPrChange w:id="12707" w:author="Unknown">
              <w:rPr>
                <w:noProof/>
              </w:rPr>
            </w:rPrChange>
          </w:rPr>
          <w:drawing>
            <wp:inline distT="0" distB="0" distL="0" distR="0" wp14:anchorId="3B3BDF89" wp14:editId="32CD9AEC">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4324350" cy="1676400"/>
                      </a:xfrm>
                      <a:prstGeom prst="rect">
                        <a:avLst/>
                      </a:prstGeom>
                      <a:ln w="3175">
                        <a:solidFill>
                          <a:schemeClr val="tx1">
                            <a:lumMod val="50000"/>
                            <a:lumOff val="50000"/>
                          </a:schemeClr>
                        </a:solidFill>
                      </a:ln>
                    </pic:spPr>
                  </pic:pic>
                </a:graphicData>
              </a:graphic>
            </wp:inline>
          </w:drawing>
        </w:r>
      </w:ins>
    </w:p>
    <w:p w14:paraId="51D3FA24" w14:textId="481E6AB4" w:rsidR="00B9034A" w:rsidRDefault="00B9034A" w:rsidP="00124FB8">
      <w:pPr>
        <w:pStyle w:val="Canhgiua"/>
        <w:spacing w:before="0"/>
      </w:pPr>
      <w:r>
        <w:t>Hình C.10: Chọn số thời đoạn cần dự báo</w:t>
      </w:r>
    </w:p>
    <w:p w14:paraId="3183884D" w14:textId="77777777" w:rsidR="00124FB8" w:rsidRPr="001B545C" w:rsidRDefault="00124FB8" w:rsidP="00124FB8">
      <w:pPr>
        <w:pStyle w:val="Canhgiua"/>
        <w:spacing w:before="0"/>
        <w:rPr>
          <w:ins w:id="12708" w:author="The Si Tran" w:date="2012-12-11T06:20:00Z"/>
        </w:rPr>
      </w:pPr>
    </w:p>
    <w:p w14:paraId="42525342" w14:textId="51F0584D" w:rsidR="00B9034A" w:rsidRPr="006716F2" w:rsidRDefault="00667F2E" w:rsidP="00124FB8">
      <w:pPr>
        <w:pStyle w:val="ListParagraph"/>
        <w:ind w:left="1440" w:firstLine="0"/>
        <w:rPr>
          <w:ins w:id="12709" w:author="The Si Tran" w:date="2012-12-11T06:20:00Z"/>
          <w:rFonts w:ascii="Times New Roman" w:hAnsi="Times New Roman"/>
          <w:sz w:val="26"/>
          <w:szCs w:val="26"/>
          <w:rPrChange w:id="12710" w:author="The Si Tran" w:date="2012-12-11T06:59:00Z">
            <w:rPr>
              <w:ins w:id="12711" w:author="The Si Tran" w:date="2012-12-11T06:20:00Z"/>
            </w:rPr>
          </w:rPrChange>
        </w:rPr>
      </w:pPr>
      <w:ins w:id="12712" w:author="The Si Tran" w:date="2012-12-11T06:20:00Z">
        <w:r w:rsidRPr="006716F2">
          <w:rPr>
            <w:rFonts w:ascii="Times New Roman" w:hAnsi="Times New Roman"/>
            <w:sz w:val="26"/>
            <w:szCs w:val="26"/>
            <w:rPrChange w:id="12713" w:author="The Si Tran" w:date="2012-12-11T06:59:00Z">
              <w:rPr/>
            </w:rPrChange>
          </w:rPr>
          <w:t>Kết quả dự báo:</w:t>
        </w:r>
      </w:ins>
    </w:p>
    <w:p w14:paraId="334D311B" w14:textId="77777777" w:rsidR="00667F2E" w:rsidRDefault="00667F2E" w:rsidP="00B9034A">
      <w:pPr>
        <w:pStyle w:val="Canhgiua"/>
        <w:rPr>
          <w:ins w:id="12714" w:author="The Si Tran" w:date="2012-12-11T07:00:00Z"/>
        </w:rPr>
      </w:pPr>
      <w:ins w:id="12715" w:author="The Si Tran" w:date="2012-12-11T06:20:00Z">
        <w:r w:rsidRPr="001B545C">
          <w:rPr>
            <w:noProof/>
            <w:rPrChange w:id="12716" w:author="Unknown">
              <w:rPr>
                <w:noProof/>
              </w:rPr>
            </w:rPrChange>
          </w:rPr>
          <w:drawing>
            <wp:inline distT="0" distB="0" distL="0" distR="0" wp14:anchorId="00AE8D97" wp14:editId="14BD260E">
              <wp:extent cx="5241542" cy="3204846"/>
              <wp:effectExtent l="19050" t="19050" r="16510" b="1460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5245010" cy="3206967"/>
                      </a:xfrm>
                      <a:prstGeom prst="rect">
                        <a:avLst/>
                      </a:prstGeom>
                      <a:ln w="6350">
                        <a:solidFill>
                          <a:schemeClr val="tx1">
                            <a:lumMod val="50000"/>
                            <a:lumOff val="50000"/>
                          </a:schemeClr>
                        </a:solidFill>
                      </a:ln>
                    </pic:spPr>
                  </pic:pic>
                </a:graphicData>
              </a:graphic>
            </wp:inline>
          </w:drawing>
        </w:r>
      </w:ins>
    </w:p>
    <w:p w14:paraId="435A9B25" w14:textId="115CB877" w:rsidR="006716F2" w:rsidRPr="001B545C" w:rsidRDefault="00B9034A" w:rsidP="00B9034A">
      <w:pPr>
        <w:pStyle w:val="Canhgiua"/>
        <w:spacing w:before="0"/>
        <w:rPr>
          <w:ins w:id="12717" w:author="The Si Tran" w:date="2012-12-11T06:20:00Z"/>
        </w:rPr>
      </w:pPr>
      <w:r>
        <w:t>Hình C.11: Kết quả dự báo của mô hình SARIMA</w:t>
      </w:r>
    </w:p>
    <w:p w14:paraId="05FEAF90" w14:textId="77777777" w:rsidR="00667F2E" w:rsidRPr="006716F2" w:rsidRDefault="00667F2E" w:rsidP="00124FB8">
      <w:pPr>
        <w:pStyle w:val="BuletL2"/>
        <w:spacing w:after="0"/>
        <w:rPr>
          <w:ins w:id="12718" w:author="The Si Tran" w:date="2012-12-11T06:20:00Z"/>
        </w:rPr>
      </w:pPr>
      <w:ins w:id="12719" w:author="The Si Tran" w:date="2012-12-11T06:20:00Z">
        <w:r w:rsidRPr="006716F2">
          <w:t>Lưu và sử dụng lại mô hình</w:t>
        </w:r>
      </w:ins>
    </w:p>
    <w:p w14:paraId="16A1E7FA" w14:textId="77777777" w:rsidR="00667F2E" w:rsidRPr="006716F2" w:rsidRDefault="00667F2E" w:rsidP="00124FB8">
      <w:pPr>
        <w:spacing w:before="0"/>
        <w:ind w:left="1440" w:firstLine="0"/>
        <w:rPr>
          <w:ins w:id="12720" w:author="The Si Tran" w:date="2012-12-11T06:20:00Z"/>
        </w:rPr>
      </w:pPr>
      <w:ins w:id="12721" w:author="The Si Tran" w:date="2012-12-11T06:20:00Z">
        <w:r w:rsidRPr="006716F2">
          <w:t>Sau khi ước lượng, ta có thể lưu lại các tham số cho mô hình dưới dạng tập tin xml thông qua nút [Save], và sử dụng lại mô hình thông qua nút [Load].</w:t>
        </w:r>
      </w:ins>
    </w:p>
    <w:p w14:paraId="5C4D324B" w14:textId="754E8FA6" w:rsidR="00B808D3" w:rsidRPr="0074010E" w:rsidRDefault="00B808D3">
      <w:pPr>
        <w:pStyle w:val="NoFormat"/>
        <w:numPr>
          <w:ilvl w:val="0"/>
          <w:numId w:val="70"/>
        </w:numPr>
        <w:ind w:left="360"/>
        <w:rPr>
          <w:ins w:id="12722" w:author="The Si Tran" w:date="2012-12-11T07:02:00Z"/>
          <w:rFonts w:cs="Arial"/>
          <w:b/>
          <w:bCs/>
          <w:iCs/>
          <w:sz w:val="28"/>
          <w:szCs w:val="28"/>
          <w:rPrChange w:id="12723" w:author="The Si Tran" w:date="2012-12-11T07:02:00Z">
            <w:rPr>
              <w:ins w:id="12724" w:author="The Si Tran" w:date="2012-12-11T07:02:00Z"/>
              <w:rFonts w:ascii="Times New Roman" w:hAnsi="Times New Roman"/>
            </w:rPr>
          </w:rPrChange>
        </w:rPr>
        <w:pPrChange w:id="12725" w:author="The Si Tran" w:date="2012-12-11T07:02:00Z">
          <w:pPr>
            <w:pStyle w:val="ListParagraph"/>
            <w:numPr>
              <w:numId w:val="40"/>
            </w:numPr>
            <w:spacing w:after="160" w:line="259" w:lineRule="auto"/>
            <w:ind w:hanging="360"/>
          </w:pPr>
        </w:pPrChange>
      </w:pPr>
      <w:ins w:id="12726" w:author="The Si Tran" w:date="2012-12-11T07:02:00Z">
        <w:r w:rsidRPr="0074010E">
          <w:rPr>
            <w:b/>
            <w:sz w:val="28"/>
            <w:szCs w:val="28"/>
          </w:rPr>
          <w:t>Xây dựng mô hình m</w:t>
        </w:r>
        <w:r w:rsidRPr="0074010E">
          <w:rPr>
            <w:rFonts w:cs="Arial"/>
            <w:b/>
            <w:sz w:val="28"/>
            <w:szCs w:val="28"/>
            <w:rPrChange w:id="12727" w:author="The Si Tran" w:date="2012-12-11T07:02:00Z">
              <w:rPr/>
            </w:rPrChange>
          </w:rPr>
          <w:t>ạng nơron</w:t>
        </w:r>
      </w:ins>
    </w:p>
    <w:p w14:paraId="188F443C" w14:textId="77777777" w:rsidR="008C76D1" w:rsidRDefault="00667F2E">
      <w:pPr>
        <w:rPr>
          <w:ins w:id="12728" w:author="The Si Tran" w:date="2012-12-11T07:05:00Z"/>
        </w:rPr>
        <w:pPrChange w:id="12729" w:author="The Si Tran" w:date="2012-12-11T07:05:00Z">
          <w:pPr>
            <w:pStyle w:val="ListParagraph"/>
            <w:numPr>
              <w:numId w:val="37"/>
            </w:numPr>
            <w:spacing w:after="160" w:line="259" w:lineRule="auto"/>
            <w:ind w:left="1080" w:hanging="360"/>
          </w:pPr>
        </w:pPrChange>
      </w:pPr>
      <w:ins w:id="12730" w:author="The Si Tran" w:date="2012-12-11T06:20:00Z">
        <w:r w:rsidRPr="00B808D3">
          <w:rPr>
            <w:rPrChange w:id="12731" w:author="The Si Tran" w:date="2012-12-11T07:04:00Z">
              <w:rPr/>
            </w:rPrChange>
          </w:rPr>
          <w:lastRenderedPageBreak/>
          <w:t>Sau khi xây dựng được mô hình SARIMA, ta được chuỗi lỗi của chuỗi thời gian được ước lượng bằng mô hình SARIMA này. Để ước lượng chuỗi lỗi này ta sử dụng mô hình mạ</w:t>
        </w:r>
        <w:r w:rsidR="008C76D1">
          <w:t>ng nơron.</w:t>
        </w:r>
      </w:ins>
    </w:p>
    <w:p w14:paraId="4B39753B" w14:textId="30D8888A" w:rsidR="00667F2E" w:rsidRDefault="00667F2E">
      <w:pPr>
        <w:pStyle w:val="BuletL1"/>
        <w:spacing w:before="0"/>
        <w:rPr>
          <w:ins w:id="12732" w:author="The Si Tran" w:date="2012-12-11T07:05:00Z"/>
        </w:rPr>
        <w:pPrChange w:id="12733" w:author="The Si Tran" w:date="2012-12-11T07:05:00Z">
          <w:pPr>
            <w:pStyle w:val="ListParagraph"/>
            <w:numPr>
              <w:numId w:val="37"/>
            </w:numPr>
            <w:spacing w:after="160" w:line="259" w:lineRule="auto"/>
            <w:ind w:left="1080" w:hanging="360"/>
          </w:pPr>
        </w:pPrChange>
      </w:pPr>
      <w:bookmarkStart w:id="12734" w:name="_Toc343029975"/>
      <w:ins w:id="12735" w:author="The Si Tran" w:date="2012-12-11T06:20:00Z">
        <w:r w:rsidRPr="008C76D1">
          <w:rPr>
            <w:rPrChange w:id="12736" w:author="The Si Tran" w:date="2012-12-11T07:05:00Z">
              <w:rPr>
                <w:b/>
                <w:bCs/>
              </w:rPr>
            </w:rPrChange>
          </w:rPr>
          <w:t>Xây dựng cấu hình mạng</w:t>
        </w:r>
      </w:ins>
      <w:bookmarkEnd w:id="12734"/>
    </w:p>
    <w:p w14:paraId="7653448D" w14:textId="70E415C6" w:rsidR="008C76D1" w:rsidRDefault="00B9034A" w:rsidP="00667906">
      <w:pPr>
        <w:pStyle w:val="Canhgiua"/>
        <w:pPrChange w:id="12737" w:author="The Si Tran" w:date="2012-12-11T07:05:00Z">
          <w:pPr>
            <w:pStyle w:val="ListParagraph"/>
            <w:numPr>
              <w:numId w:val="37"/>
            </w:numPr>
            <w:spacing w:after="160" w:line="259" w:lineRule="auto"/>
            <w:ind w:left="1080" w:hanging="360"/>
          </w:pPr>
        </w:pPrChange>
      </w:pPr>
      <w:ins w:id="12738" w:author="The Si Tran" w:date="2012-12-11T07:06:00Z">
        <w:r w:rsidRPr="00FF6A63">
          <w:rPr>
            <w:noProof/>
            <w:rPrChange w:id="12739" w:author="Unknown">
              <w:rPr>
                <w:noProof/>
              </w:rPr>
            </w:rPrChange>
          </w:rPr>
          <mc:AlternateContent>
            <mc:Choice Requires="wps">
              <w:drawing>
                <wp:anchor distT="0" distB="0" distL="114300" distR="114300" simplePos="0" relativeHeight="251542528" behindDoc="0" locked="0" layoutInCell="1" allowOverlap="1" wp14:anchorId="1B78464B" wp14:editId="3769A427">
                  <wp:simplePos x="0" y="0"/>
                  <wp:positionH relativeFrom="margin">
                    <wp:posOffset>2247900</wp:posOffset>
                  </wp:positionH>
                  <wp:positionV relativeFrom="paragraph">
                    <wp:posOffset>1880235</wp:posOffset>
                  </wp:positionV>
                  <wp:extent cx="1714500" cy="31432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3143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9933FE" w:rsidRDefault="009933FE">
                              <w:pPr>
                                <w:pStyle w:val="EquationIndex"/>
                                <w:pPrChange w:id="12740" w:author="The Si Tran" w:date="2012-12-16T10:41:00Z">
                                  <w:pPr>
                                    <w:spacing w:before="0" w:line="240" w:lineRule="auto"/>
                                  </w:pPr>
                                </w:pPrChange>
                              </w:pPr>
                              <w:ins w:id="12741"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8464B" id="Text Box 170" o:spid="_x0000_s1084" type="#_x0000_t202" style="position:absolute;left:0;text-align:left;margin-left:177pt;margin-top:148.05pt;width:135pt;height:24.75pt;z-index:25154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" fillcolor="white [3201]" strokecolor="red" strokeweight="2.25pt">
                  <v:textbox>
                    <w:txbxContent>
                      <w:p w14:paraId="30D36063" w14:textId="77777777" w:rsidR="009933FE" w:rsidRDefault="009933FE">
                        <w:pPr>
                          <w:pStyle w:val="EquationIndex"/>
                          <w:pPrChange w:id="12742" w:author="The Si Tran" w:date="2012-12-16T10:41:00Z">
                            <w:pPr>
                              <w:spacing w:before="0" w:line="240" w:lineRule="auto"/>
                            </w:pPr>
                          </w:pPrChange>
                        </w:pPr>
                        <w:ins w:id="12743" w:author="The Si Tran" w:date="2012-12-11T07:07:00Z">
                          <w:r>
                            <w:t>Cấu hình mạng nơron</w:t>
                          </w:r>
                        </w:ins>
                      </w:p>
                    </w:txbxContent>
                  </v:textbox>
                  <w10:wrap anchorx="margin"/>
                </v:shape>
              </w:pict>
            </mc:Fallback>
          </mc:AlternateContent>
        </w:r>
        <w:r>
          <w:rPr>
            <w:noProof/>
            <w:rPrChange w:id="12744" w:author="Unknown">
              <w:rPr>
                <w:noProof/>
              </w:rPr>
            </w:rPrChange>
          </w:rPr>
          <mc:AlternateContent>
            <mc:Choice Requires="wps">
              <w:drawing>
                <wp:anchor distT="0" distB="0" distL="114300" distR="114300" simplePos="0" relativeHeight="251556864" behindDoc="0" locked="0" layoutInCell="1" allowOverlap="1" wp14:anchorId="1C6BB945" wp14:editId="6ACB476E">
                  <wp:simplePos x="0" y="0"/>
                  <wp:positionH relativeFrom="column">
                    <wp:posOffset>1304925</wp:posOffset>
                  </wp:positionH>
                  <wp:positionV relativeFrom="paragraph">
                    <wp:posOffset>895350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66DF2" id="Rectangle 171" o:spid="_x0000_s1026" style="position:absolute;margin-left:102.75pt;margin-top:70.5pt;width:102.75pt;height:31.5pt;z-index:25155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" filled="f" strokecolor="red" strokeweight="2.25pt"/>
              </w:pict>
            </mc:Fallback>
          </mc:AlternateContent>
        </w:r>
        <w:r w:rsidR="008F750D" w:rsidRPr="00941798">
          <w:rPr>
            <w:noProof/>
            <w:rPrChange w:id="12745" w:author="Unknown">
              <w:rPr>
                <w:noProof/>
              </w:rPr>
            </w:rPrChange>
          </w:rPr>
          <mc:AlternateContent>
            <mc:Choice Requires="wps">
              <w:drawing>
                <wp:anchor distT="0" distB="0" distL="114300" distR="114300" simplePos="0" relativeHeight="251583488" behindDoc="0" locked="0" layoutInCell="1" allowOverlap="1" wp14:anchorId="4F929E4A" wp14:editId="138029F2">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550C0C28" id="Straight Connector 172" o:spid="_x0000_s1026" style="position:absolute;z-index:251583488;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ins>
      <w:ins w:id="12746" w:author="The Si Tran" w:date="2012-12-11T07:44:00Z">
        <w:r w:rsidR="008F750D" w:rsidRPr="00941798">
          <w:rPr>
            <w:noProof/>
            <w:rPrChange w:id="12747" w:author="Unknown">
              <w:rPr>
                <w:noProof/>
              </w:rPr>
            </w:rPrChange>
          </w:rPr>
          <w:drawing>
            <wp:inline distT="0" distB="0" distL="0" distR="0" wp14:anchorId="41BA5467" wp14:editId="05BC7246">
              <wp:extent cx="5657850" cy="3181936"/>
              <wp:effectExtent l="19050" t="19050" r="19050" b="1905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662467" cy="3184532"/>
                      </a:xfrm>
                      <a:prstGeom prst="rect">
                        <a:avLst/>
                      </a:prstGeom>
                      <a:ln w="6350">
                        <a:solidFill>
                          <a:schemeClr val="bg1">
                            <a:lumMod val="75000"/>
                          </a:schemeClr>
                        </a:solidFill>
                      </a:ln>
                    </pic:spPr>
                  </pic:pic>
                </a:graphicData>
              </a:graphic>
            </wp:inline>
          </w:drawing>
        </w:r>
      </w:ins>
    </w:p>
    <w:p w14:paraId="68728B58" w14:textId="3CCEF908" w:rsidR="007030D5" w:rsidRPr="008E61D1" w:rsidRDefault="007030D5" w:rsidP="007030D5">
      <w:pPr>
        <w:pStyle w:val="Canhgiua"/>
        <w:spacing w:before="0"/>
        <w:rPr>
          <w:ins w:id="12748" w:author="The Si Tran" w:date="2012-12-11T06:20:00Z"/>
        </w:rPr>
      </w:pPr>
      <w:r>
        <w:t>Hình C.12: Xây dựng mô hình mạng nơron</w:t>
      </w:r>
    </w:p>
    <w:p w14:paraId="7379D98B" w14:textId="77777777" w:rsidR="00667F2E" w:rsidRPr="00A51C54" w:rsidRDefault="00667F2E" w:rsidP="00B9034A">
      <w:pPr>
        <w:pStyle w:val="BuletL2"/>
        <w:rPr>
          <w:ins w:id="12749" w:author="The Si Tran" w:date="2012-12-11T06:20:00Z"/>
        </w:rPr>
      </w:pPr>
      <w:ins w:id="12750" w:author="The Si Tran" w:date="2012-12-11T06:20:00Z">
        <w:r w:rsidRPr="00A51C54">
          <w:t>Chọn số nơron ở tầng vào, tầng ẩn thông qua các hộp [Input-Hidden-Output]</w:t>
        </w:r>
      </w:ins>
    </w:p>
    <w:p w14:paraId="01881843" w14:textId="4A13EAED" w:rsidR="00C14272" w:rsidRPr="00B9034A" w:rsidRDefault="00667F2E">
      <w:pPr>
        <w:pStyle w:val="BuletL2"/>
        <w:spacing w:after="0"/>
        <w:rPr>
          <w:ins w:id="12751" w:author="The Si Tran" w:date="2012-12-11T07:29:00Z"/>
        </w:rPr>
        <w:pPrChange w:id="12752" w:author="The Si Tran" w:date="2012-12-11T07:29:00Z">
          <w:pPr>
            <w:pStyle w:val="Caption"/>
            <w:numPr>
              <w:numId w:val="36"/>
            </w:numPr>
            <w:ind w:left="1440" w:hanging="360"/>
          </w:pPr>
        </w:pPrChange>
      </w:pPr>
      <w:ins w:id="12753" w:author="The Si Tran" w:date="2012-12-11T06:20:00Z">
        <w:r w:rsidRPr="00A51C54">
          <w:rPr>
            <w:rPrChange w:id="12754" w:author="The Si Tran" w:date="2012-12-11T07:08:00Z">
              <w:rPr>
                <w:b w:val="0"/>
                <w:bCs w:val="0"/>
              </w:rPr>
            </w:rPrChange>
          </w:rPr>
          <w:t>Cấu hình mạng có thể được sử dụng lại từ các lần huấn luyện trước thông qua nút [Load].</w:t>
        </w:r>
      </w:ins>
    </w:p>
    <w:p w14:paraId="5D177D88" w14:textId="77777777" w:rsidR="007B3A21" w:rsidRDefault="00C14272">
      <w:pPr>
        <w:pStyle w:val="BuletL1"/>
        <w:spacing w:before="0"/>
        <w:rPr>
          <w:ins w:id="12755" w:author="The Si Tran" w:date="2012-12-11T07:34:00Z"/>
        </w:rPr>
        <w:pPrChange w:id="12756" w:author="The Si Tran" w:date="2012-12-11T07:34:00Z">
          <w:pPr>
            <w:pStyle w:val="Caption"/>
            <w:numPr>
              <w:numId w:val="36"/>
            </w:numPr>
            <w:ind w:left="1440" w:hanging="360"/>
          </w:pPr>
        </w:pPrChange>
      </w:pPr>
      <w:ins w:id="12757" w:author="The Si Tran" w:date="2012-12-11T07:29:00Z">
        <w:r>
          <w:t>Hu</w:t>
        </w:r>
      </w:ins>
      <w:ins w:id="12758" w:author="The Si Tran" w:date="2012-12-11T07:30:00Z">
        <w:r>
          <w:t>ấn luyện mạng nơron</w:t>
        </w:r>
      </w:ins>
    </w:p>
    <w:p w14:paraId="6937B747" w14:textId="77777777" w:rsidR="007B3A21" w:rsidRPr="007B3A21" w:rsidRDefault="007B3A21">
      <w:pPr>
        <w:pStyle w:val="BuletL2"/>
        <w:rPr>
          <w:ins w:id="12759" w:author="The Si Tran" w:date="2012-12-11T07:34:00Z"/>
          <w:rPrChange w:id="12760" w:author="The Si Tran" w:date="2012-12-11T07:34:00Z">
            <w:rPr>
              <w:ins w:id="12761" w:author="The Si Tran" w:date="2012-12-11T07:34:00Z"/>
              <w:rFonts w:ascii="Times New Roman" w:hAnsi="Times New Roman"/>
            </w:rPr>
          </w:rPrChange>
        </w:rPr>
        <w:pPrChange w:id="12762" w:author="The Si Tran" w:date="2012-12-11T07:34:00Z">
          <w:pPr>
            <w:pStyle w:val="ListParagraph"/>
            <w:numPr>
              <w:numId w:val="41"/>
            </w:numPr>
            <w:spacing w:after="160" w:line="259" w:lineRule="auto"/>
            <w:ind w:left="1440" w:hanging="360"/>
          </w:pPr>
        </w:pPrChange>
      </w:pPr>
      <w:ins w:id="12763" w:author="The Si Tran" w:date="2012-12-11T07:34:00Z">
        <w:r w:rsidRPr="007B3A21">
          <w:rPr>
            <w:rPrChange w:id="12764" w:author="The Si Tran" w:date="2012-12-11T07:34:00Z">
              <w:rPr/>
            </w:rPrChange>
          </w:rPr>
          <w:t xml:space="preserve">Ta có thể sử dụng giải thuật </w:t>
        </w:r>
        <w:proofErr w:type="gramStart"/>
        <w:r w:rsidRPr="007B3A21">
          <w:rPr>
            <w:rPrChange w:id="12765" w:author="The Si Tran" w:date="2012-12-11T07:34:00Z">
              <w:rPr/>
            </w:rPrChange>
          </w:rPr>
          <w:t>lan</w:t>
        </w:r>
        <w:proofErr w:type="gramEnd"/>
        <w:r w:rsidRPr="007B3A21">
          <w:rPr>
            <w:rPrChange w:id="12766" w:author="The Si Tran" w:date="2012-12-11T07:34:00Z">
              <w:rPr/>
            </w:rPrChange>
          </w:rPr>
          <w:t xml:space="preserve"> truyền ngược và giải thuật lan truyền đàn hồi để huấn luyện mạng nơron.</w:t>
        </w:r>
      </w:ins>
    </w:p>
    <w:p w14:paraId="385CE1C8" w14:textId="735FBD92" w:rsidR="007B3A21" w:rsidRPr="007030D5" w:rsidRDefault="007B3A21">
      <w:pPr>
        <w:pStyle w:val="BuletL2"/>
        <w:rPr>
          <w:ins w:id="12767" w:author="The Si Tran" w:date="2012-12-11T07:29:00Z"/>
          <w:b/>
          <w:rPrChange w:id="12768" w:author="The Si Tran" w:date="2012-12-11T07:34:00Z">
            <w:rPr>
              <w:ins w:id="12769" w:author="The Si Tran" w:date="2012-12-11T07:29:00Z"/>
              <w:b w:val="0"/>
            </w:rPr>
          </w:rPrChange>
        </w:rPr>
        <w:pPrChange w:id="12770" w:author="The Si Tran" w:date="2012-12-11T07:34:00Z">
          <w:pPr>
            <w:pStyle w:val="Caption"/>
            <w:numPr>
              <w:numId w:val="36"/>
            </w:numPr>
            <w:ind w:left="1440" w:hanging="360"/>
          </w:pPr>
        </w:pPrChange>
      </w:pPr>
      <w:ins w:id="12771" w:author="The Si Tran" w:date="2012-12-11T07:34:00Z">
        <w:r w:rsidRPr="007B3A21">
          <w:rPr>
            <w:rPrChange w:id="12772" w:author="The Si Tran" w:date="2012-12-11T07:34:00Z">
              <w:rPr/>
            </w:rPrChange>
          </w:rPr>
          <w:t>Cấu hình thông số cho giải thuật lan truyền ngược thông qua hộp chọn [Back Propagation] và nhập vào các thông số [Learning rate]</w:t>
        </w:r>
        <w:proofErr w:type="gramStart"/>
        <w:r w:rsidRPr="007B3A21">
          <w:rPr>
            <w:rPrChange w:id="12773" w:author="The Si Tran" w:date="2012-12-11T07:34:00Z">
              <w:rPr/>
            </w:rPrChange>
          </w:rPr>
          <w:t>,[</w:t>
        </w:r>
        <w:proofErr w:type="gramEnd"/>
        <w:r w:rsidRPr="007B3A21">
          <w:rPr>
            <w:rPrChange w:id="12774" w:author="The Si Tran" w:date="2012-12-11T07:34:00Z">
              <w:rPr/>
            </w:rPrChange>
          </w:rPr>
          <w:t xml:space="preserve"> Max Number of Epoches],[ Momemtun],[ Residual of Errors].</w:t>
        </w:r>
      </w:ins>
    </w:p>
    <w:p w14:paraId="5E4E859A" w14:textId="77777777" w:rsidR="00C14272" w:rsidRDefault="00D62B2C">
      <w:pPr>
        <w:pStyle w:val="Canhgiua"/>
        <w:rPr>
          <w:ins w:id="12775" w:author="The Si Tran" w:date="2012-12-11T07:35:00Z"/>
          <w:szCs w:val="26"/>
        </w:rPr>
        <w:pPrChange w:id="12776" w:author="The Si Tran" w:date="2012-12-11T07:29:00Z">
          <w:pPr>
            <w:pStyle w:val="ListParagraph"/>
            <w:numPr>
              <w:numId w:val="36"/>
            </w:numPr>
            <w:spacing w:after="160" w:line="259" w:lineRule="auto"/>
            <w:ind w:left="1440" w:hanging="360"/>
          </w:pPr>
        </w:pPrChange>
      </w:pPr>
      <w:ins w:id="12777" w:author="The Si Tran" w:date="2012-12-11T07:31:00Z">
        <w:r w:rsidRPr="0038242B">
          <w:rPr>
            <w:noProof/>
            <w:szCs w:val="26"/>
            <w:rPrChange w:id="12778" w:author="Unknown">
              <w:rPr>
                <w:noProof/>
              </w:rPr>
            </w:rPrChange>
          </w:rPr>
          <w:lastRenderedPageBreak/>
          <mc:AlternateContent>
            <mc:Choice Requires="wps">
              <w:drawing>
                <wp:anchor distT="0" distB="0" distL="114300" distR="114300" simplePos="0" relativeHeight="251646464" behindDoc="0" locked="0" layoutInCell="1" allowOverlap="1" wp14:anchorId="7F74A3C8" wp14:editId="4529FD5D">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9933FE" w:rsidRDefault="009933FE">
                              <w:pPr>
                                <w:pStyle w:val="EquationIndex"/>
                                <w:pPrChange w:id="12779" w:author="The Si Tran" w:date="2012-12-16T10:42:00Z">
                                  <w:pPr/>
                                </w:pPrChange>
                              </w:pPr>
                              <w:ins w:id="12780" w:author="The Si Tran" w:date="2012-12-11T07:32:00Z">
                                <w:r>
                                  <w:t>Chọn giải thuật</w:t>
                                </w:r>
                              </w:ins>
                              <w:ins w:id="12781" w:author="The Si Tran" w:date="2012-12-11T07:35:00Z">
                                <w:r>
                                  <w:t xml:space="preserve"> </w:t>
                                </w:r>
                                <w:proofErr w:type="gramStart"/>
                                <w:r>
                                  <w:t>lan</w:t>
                                </w:r>
                                <w:proofErr w:type="gramEnd"/>
                                <w:r>
                                  <w:t xml:space="preserve">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085" type="#_x0000_t202" style="position:absolute;left:0;text-align:left;margin-left:133.5pt;margin-top:81.75pt;width:107.25pt;height:38.2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G9xFNZkCAADABQAADgAAAAAAAAAAAAAAAAAuAgAAZHJzL2Uy&#10;b0RvYy54bWxQSwECLQAUAAYACAAAACEA4ayTMOAAAAALAQAADwAAAAAAAAAAAAAAAADzBAAAZHJz&#10;L2Rvd25yZXYueG1sUEsFBgAAAAAEAAQA8wAAAAAGAAAAAA==&#10;" fillcolor="white [3201]" strokecolor="red" strokeweight="2.25pt">
                  <v:textbox>
                    <w:txbxContent>
                      <w:p w14:paraId="0FFCF233" w14:textId="77777777" w:rsidR="009933FE" w:rsidRDefault="009933FE">
                        <w:pPr>
                          <w:pStyle w:val="EquationIndex"/>
                          <w:pPrChange w:id="12782" w:author="The Si Tran" w:date="2012-12-16T10:42:00Z">
                            <w:pPr/>
                          </w:pPrChange>
                        </w:pPr>
                        <w:ins w:id="12783" w:author="The Si Tran" w:date="2012-12-11T07:32:00Z">
                          <w:r>
                            <w:t>Chọn giải thuật</w:t>
                          </w:r>
                        </w:ins>
                        <w:ins w:id="12784" w:author="The Si Tran" w:date="2012-12-11T07:35:00Z">
                          <w:r>
                            <w:t xml:space="preserve"> </w:t>
                          </w:r>
                          <w:proofErr w:type="gramStart"/>
                          <w:r>
                            <w:t>lan</w:t>
                          </w:r>
                          <w:proofErr w:type="gramEnd"/>
                          <w:r>
                            <w:t xml:space="preserve"> truyền ngược</w:t>
                          </w:r>
                        </w:ins>
                      </w:p>
                    </w:txbxContent>
                  </v:textbox>
                  <w10:wrap anchorx="margin"/>
                </v:shape>
              </w:pict>
            </mc:Fallback>
          </mc:AlternateContent>
        </w:r>
      </w:ins>
      <w:ins w:id="12785" w:author="The Si Tran" w:date="2012-12-11T07:32:00Z">
        <w:r w:rsidRPr="0038242B">
          <w:rPr>
            <w:noProof/>
            <w:szCs w:val="26"/>
            <w:rPrChange w:id="12786" w:author="Unknown">
              <w:rPr>
                <w:noProof/>
              </w:rPr>
            </w:rPrChange>
          </w:rPr>
          <mc:AlternateContent>
            <mc:Choice Requires="wps">
              <w:drawing>
                <wp:anchor distT="0" distB="0" distL="114300" distR="114300" simplePos="0" relativeHeight="251655680" behindDoc="0" locked="0" layoutInCell="1" allowOverlap="1" wp14:anchorId="26511F00" wp14:editId="76E9AA3B">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9933FE" w:rsidRDefault="009933FE">
                              <w:pPr>
                                <w:pStyle w:val="EquationIndex"/>
                                <w:pPrChange w:id="12787" w:author="The Si Tran" w:date="2012-12-16T10:42:00Z">
                                  <w:pPr/>
                                </w:pPrChange>
                              </w:pPr>
                              <w:ins w:id="12788" w:author="The Si Tran" w:date="2012-12-11T07:33:00Z">
                                <w:r>
                                  <w:t xml:space="preserve">Thông số </w:t>
                                </w:r>
                                <w:proofErr w:type="gramStart"/>
                                <w:r>
                                  <w:t xml:space="preserve">cho </w:t>
                                </w:r>
                              </w:ins>
                              <w:ins w:id="12789" w:author="The Si Tran" w:date="2012-12-11T07:32:00Z">
                                <w:r>
                                  <w:t xml:space="preserve"> giải</w:t>
                                </w:r>
                                <w:proofErr w:type="gramEnd"/>
                                <w:r>
                                  <w:t xml:space="preserve"> thuật</w:t>
                                </w:r>
                              </w:ins>
                              <w:ins w:id="12790" w:author="The Si Tran" w:date="2012-12-11T07:34:00Z">
                                <w:r>
                                  <w:t xml:space="preserve"> </w:t>
                                </w:r>
                              </w:ins>
                              <w:ins w:id="12791"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086" type="#_x0000_t202" style="position:absolute;left:0;text-align:left;margin-left:112.5pt;margin-top:224.25pt;width:2in;height:38.2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" fillcolor="white [3201]" strokecolor="red" strokeweight="2.25pt">
                  <v:textbox>
                    <w:txbxContent>
                      <w:p w14:paraId="4F6EE16D" w14:textId="77777777" w:rsidR="009933FE" w:rsidRDefault="009933FE">
                        <w:pPr>
                          <w:pStyle w:val="EquationIndex"/>
                          <w:pPrChange w:id="12792" w:author="The Si Tran" w:date="2012-12-16T10:42:00Z">
                            <w:pPr/>
                          </w:pPrChange>
                        </w:pPr>
                        <w:ins w:id="12793" w:author="The Si Tran" w:date="2012-12-11T07:33:00Z">
                          <w:r>
                            <w:t xml:space="preserve">Thông số </w:t>
                          </w:r>
                          <w:proofErr w:type="gramStart"/>
                          <w:r>
                            <w:t xml:space="preserve">cho </w:t>
                          </w:r>
                        </w:ins>
                        <w:ins w:id="12794" w:author="The Si Tran" w:date="2012-12-11T07:32:00Z">
                          <w:r>
                            <w:t xml:space="preserve"> giải</w:t>
                          </w:r>
                          <w:proofErr w:type="gramEnd"/>
                          <w:r>
                            <w:t xml:space="preserve"> thuật</w:t>
                          </w:r>
                        </w:ins>
                        <w:ins w:id="12795" w:author="The Si Tran" w:date="2012-12-11T07:34:00Z">
                          <w:r>
                            <w:t xml:space="preserve"> </w:t>
                          </w:r>
                        </w:ins>
                        <w:ins w:id="12796" w:author="The Si Tran" w:date="2012-12-11T07:35:00Z">
                          <w:r>
                            <w:t>lan truyền ngược</w:t>
                          </w:r>
                        </w:ins>
                      </w:p>
                    </w:txbxContent>
                  </v:textbox>
                  <w10:wrap anchorx="margin"/>
                </v:shape>
              </w:pict>
            </mc:Fallback>
          </mc:AlternateContent>
        </w:r>
      </w:ins>
      <w:ins w:id="12797" w:author="The Si Tran" w:date="2012-12-11T07:33:00Z">
        <w:r w:rsidRPr="0038242B">
          <w:rPr>
            <w:noProof/>
            <w:szCs w:val="26"/>
            <w:rPrChange w:id="12798" w:author="Unknown">
              <w:rPr>
                <w:noProof/>
              </w:rPr>
            </w:rPrChange>
          </w:rPr>
          <mc:AlternateContent>
            <mc:Choice Requires="wps">
              <w:drawing>
                <wp:anchor distT="0" distB="0" distL="114300" distR="114300" simplePos="0" relativeHeight="251658752" behindDoc="0" locked="0" layoutInCell="1" allowOverlap="1" wp14:anchorId="6C7AD123" wp14:editId="7D348447">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056E4EDE" id="Straight Connector 179"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2799" w:author="The Si Tran" w:date="2012-12-11T07:32:00Z">
        <w:r>
          <w:rPr>
            <w:noProof/>
            <w:rPrChange w:id="12800" w:author="Unknown">
              <w:rPr>
                <w:noProof/>
              </w:rPr>
            </w:rPrChange>
          </w:rPr>
          <mc:AlternateContent>
            <mc:Choice Requires="wps">
              <w:drawing>
                <wp:anchor distT="0" distB="0" distL="114300" distR="114300" simplePos="0" relativeHeight="251653632" behindDoc="0" locked="0" layoutInCell="1" allowOverlap="1" wp14:anchorId="69B1F6E1" wp14:editId="62C398E5">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CFFEA" id="Rectangle 177" o:spid="_x0000_s1026" style="position:absolute;margin-left:354pt;margin-top:144.8pt;width:64.5pt;height:101.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2801" w:author="The Si Tran" w:date="2012-12-11T07:31:00Z">
        <w:r w:rsidRPr="0038242B">
          <w:rPr>
            <w:noProof/>
            <w:szCs w:val="26"/>
            <w:rPrChange w:id="12802" w:author="Unknown">
              <w:rPr>
                <w:noProof/>
              </w:rPr>
            </w:rPrChange>
          </w:rPr>
          <mc:AlternateContent>
            <mc:Choice Requires="wps">
              <w:drawing>
                <wp:anchor distT="0" distB="0" distL="114300" distR="114300" simplePos="0" relativeHeight="251651584" behindDoc="0" locked="0" layoutInCell="1" allowOverlap="1" wp14:anchorId="4EAC69C6" wp14:editId="04CD61D6">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37ED8876" id="Straight Connector 176" o:spid="_x0000_s1026" style="position:absolute;flip:y;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Change w:id="12803" w:author="Unknown">
              <w:rPr>
                <w:noProof/>
              </w:rPr>
            </w:rPrChange>
          </w:rPr>
          <mc:AlternateContent>
            <mc:Choice Requires="wps">
              <w:drawing>
                <wp:anchor distT="0" distB="0" distL="114300" distR="114300" simplePos="0" relativeHeight="251644416" behindDoc="0" locked="0" layoutInCell="1" allowOverlap="1" wp14:anchorId="2E0D66F3" wp14:editId="562EFDA5">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18EBCF" id="Rectangle 174" o:spid="_x0000_s1026" style="position:absolute;margin-left:49.5pt;margin-top:156.8pt;width:102.75pt;height:31.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2804" w:author="The Si Tran" w:date="2012-12-11T07:45:00Z">
        <w:r w:rsidRPr="00D62B2C">
          <w:rPr>
            <w:noProof/>
          </w:rPr>
          <w:t xml:space="preserve"> </w:t>
        </w:r>
        <w:r>
          <w:rPr>
            <w:noProof/>
            <w:rPrChange w:id="12805" w:author="Unknown">
              <w:rPr>
                <w:noProof/>
              </w:rPr>
            </w:rPrChange>
          </w:rPr>
          <w:drawing>
            <wp:inline distT="0" distB="0" distL="0" distR="0" wp14:anchorId="6F4A43F4" wp14:editId="0A6C245C">
              <wp:extent cx="5619750" cy="3160508"/>
              <wp:effectExtent l="19050" t="19050" r="19050" b="209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622152" cy="3161859"/>
                      </a:xfrm>
                      <a:prstGeom prst="rect">
                        <a:avLst/>
                      </a:prstGeom>
                      <a:ln w="6350">
                        <a:solidFill>
                          <a:schemeClr val="bg1">
                            <a:lumMod val="75000"/>
                          </a:schemeClr>
                        </a:solidFill>
                      </a:ln>
                    </pic:spPr>
                  </pic:pic>
                </a:graphicData>
              </a:graphic>
            </wp:inline>
          </w:drawing>
        </w:r>
      </w:ins>
    </w:p>
    <w:p w14:paraId="05685DE2" w14:textId="1E10B6FC" w:rsidR="00D50098" w:rsidRPr="00A51C54" w:rsidRDefault="00124FB8">
      <w:pPr>
        <w:pStyle w:val="ListParagraph"/>
        <w:spacing w:after="160" w:line="259" w:lineRule="auto"/>
        <w:ind w:left="0" w:firstLine="0"/>
        <w:jc w:val="center"/>
        <w:rPr>
          <w:ins w:id="12806" w:author="The Si Tran" w:date="2012-12-11T06:20:00Z"/>
          <w:rFonts w:ascii="Times New Roman" w:hAnsi="Times New Roman"/>
          <w:sz w:val="26"/>
          <w:szCs w:val="26"/>
          <w:rPrChange w:id="12807" w:author="The Si Tran" w:date="2012-12-11T07:08:00Z">
            <w:rPr>
              <w:ins w:id="12808" w:author="The Si Tran" w:date="2012-12-11T06:20:00Z"/>
            </w:rPr>
          </w:rPrChange>
        </w:rPr>
        <w:pPrChange w:id="12809" w:author="The Si Tran" w:date="2012-12-11T07:35:00Z">
          <w:pPr>
            <w:pStyle w:val="ListParagraph"/>
            <w:numPr>
              <w:numId w:val="36"/>
            </w:numPr>
            <w:spacing w:after="160" w:line="259" w:lineRule="auto"/>
            <w:ind w:left="1440" w:hanging="360"/>
          </w:pPr>
        </w:pPrChange>
      </w:pPr>
      <w:r>
        <w:rPr>
          <w:rFonts w:ascii="Times New Roman" w:hAnsi="Times New Roman"/>
          <w:sz w:val="26"/>
          <w:szCs w:val="26"/>
        </w:rPr>
        <w:t xml:space="preserve">Hình C.13: </w:t>
      </w:r>
      <w:ins w:id="12810" w:author="The Si Tran" w:date="2012-12-11T07:36:00Z">
        <w:r w:rsidR="00D50098">
          <w:rPr>
            <w:rFonts w:ascii="Times New Roman" w:hAnsi="Times New Roman"/>
            <w:sz w:val="26"/>
            <w:szCs w:val="26"/>
          </w:rPr>
          <w:t xml:space="preserve">Cấu hình giải thuật </w:t>
        </w:r>
        <w:proofErr w:type="gramStart"/>
        <w:r w:rsidR="00D50098">
          <w:rPr>
            <w:rFonts w:ascii="Times New Roman" w:hAnsi="Times New Roman"/>
            <w:sz w:val="26"/>
            <w:szCs w:val="26"/>
          </w:rPr>
          <w:t>lan</w:t>
        </w:r>
        <w:proofErr w:type="gramEnd"/>
        <w:r w:rsidR="00D50098">
          <w:rPr>
            <w:rFonts w:ascii="Times New Roman" w:hAnsi="Times New Roman"/>
            <w:sz w:val="26"/>
            <w:szCs w:val="26"/>
          </w:rPr>
          <w:t xml:space="preserve"> truyền ngược</w:t>
        </w:r>
      </w:ins>
    </w:p>
    <w:p w14:paraId="0FE66106" w14:textId="77777777" w:rsidR="00667F2E" w:rsidRPr="001B545C" w:rsidRDefault="00667F2E" w:rsidP="00667F2E">
      <w:pPr>
        <w:pStyle w:val="ListParagraph"/>
        <w:ind w:left="1440"/>
        <w:rPr>
          <w:ins w:id="12811" w:author="The Si Tran" w:date="2012-12-11T06:20:00Z"/>
          <w:rFonts w:ascii="Times New Roman" w:hAnsi="Times New Roman"/>
          <w:rPrChange w:id="12812" w:author="The Si Tran" w:date="2012-12-11T06:24:00Z">
            <w:rPr>
              <w:ins w:id="12813" w:author="The Si Tran" w:date="2012-12-11T06:20:00Z"/>
            </w:rPr>
          </w:rPrChange>
        </w:rPr>
      </w:pPr>
    </w:p>
    <w:p w14:paraId="66A481AC" w14:textId="4CE384C0" w:rsidR="00667F2E" w:rsidRDefault="00667F2E" w:rsidP="00667F2E">
      <w:pPr>
        <w:pStyle w:val="ListParagraph"/>
        <w:numPr>
          <w:ilvl w:val="0"/>
          <w:numId w:val="36"/>
        </w:numPr>
        <w:spacing w:after="160" w:line="259" w:lineRule="auto"/>
        <w:rPr>
          <w:rFonts w:ascii="Times New Roman" w:hAnsi="Times New Roman"/>
          <w:sz w:val="26"/>
          <w:szCs w:val="26"/>
        </w:rPr>
      </w:pPr>
      <w:ins w:id="12814" w:author="The Si Tran" w:date="2012-12-11T06:20:00Z">
        <w:r w:rsidRPr="0052188A">
          <w:rPr>
            <w:rFonts w:ascii="Times New Roman" w:hAnsi="Times New Roman"/>
            <w:sz w:val="26"/>
            <w:szCs w:val="26"/>
            <w:rPrChange w:id="12815" w:author="The Si Tran" w:date="2012-12-11T07:36:00Z">
              <w:rPr/>
            </w:rPrChange>
          </w:rPr>
          <w:t>Cấu hình thông số cho giải thuật lan truyền đàn hồi thông qua hộp chọn [RPROP] và nhập vào các thông số [Default Update Value]</w:t>
        </w:r>
        <w:proofErr w:type="gramStart"/>
        <w:r w:rsidRPr="0052188A">
          <w:rPr>
            <w:rFonts w:ascii="Times New Roman" w:hAnsi="Times New Roman"/>
            <w:sz w:val="26"/>
            <w:szCs w:val="26"/>
            <w:rPrChange w:id="12816" w:author="The Si Tran" w:date="2012-12-11T07:36:00Z">
              <w:rPr/>
            </w:rPrChange>
          </w:rPr>
          <w:t>,[</w:t>
        </w:r>
        <w:proofErr w:type="gramEnd"/>
        <w:r w:rsidRPr="0052188A">
          <w:rPr>
            <w:rFonts w:ascii="Times New Roman" w:hAnsi="Times New Roman"/>
            <w:sz w:val="26"/>
            <w:szCs w:val="26"/>
            <w:rPrChange w:id="12817" w:author="The Si Tran" w:date="2012-12-11T07:36:00Z">
              <w:rPr/>
            </w:rPrChange>
          </w:rPr>
          <w:t xml:space="preserve"> Max Number of Epoches],[ Max Update Value],[ Residual of Errors].</w:t>
        </w:r>
      </w:ins>
    </w:p>
    <w:p w14:paraId="3E7D3151" w14:textId="77777777" w:rsidR="00716ABB" w:rsidRPr="00124FB8" w:rsidRDefault="00716ABB" w:rsidP="00716ABB">
      <w:pPr>
        <w:pStyle w:val="ListParagraph"/>
        <w:spacing w:after="160" w:line="259" w:lineRule="auto"/>
        <w:ind w:left="1440" w:firstLine="0"/>
        <w:rPr>
          <w:ins w:id="12818" w:author="The Si Tran" w:date="2012-12-11T06:20:00Z"/>
          <w:rFonts w:ascii="Times New Roman" w:hAnsi="Times New Roman"/>
          <w:sz w:val="26"/>
          <w:szCs w:val="26"/>
          <w:rPrChange w:id="12819" w:author="The Si Tran" w:date="2012-12-11T06:24:00Z">
            <w:rPr>
              <w:ins w:id="12820" w:author="The Si Tran" w:date="2012-12-11T06:20:00Z"/>
            </w:rPr>
          </w:rPrChange>
        </w:rPr>
      </w:pPr>
    </w:p>
    <w:p w14:paraId="500F91EE" w14:textId="77777777" w:rsidR="00667F2E" w:rsidRDefault="00D4441E" w:rsidP="00D305D7">
      <w:pPr>
        <w:pStyle w:val="Canhgiua"/>
        <w:rPr>
          <w:ins w:id="12821" w:author="The Si Tran" w:date="2012-12-11T07:39:00Z"/>
        </w:rPr>
      </w:pPr>
      <w:ins w:id="12822" w:author="The Si Tran" w:date="2012-12-11T07:38:00Z">
        <w:r w:rsidRPr="003C1928">
          <w:rPr>
            <w:noProof/>
            <w:rPrChange w:id="12823" w:author="Unknown">
              <w:rPr>
                <w:noProof/>
              </w:rPr>
            </w:rPrChange>
          </w:rPr>
          <mc:AlternateContent>
            <mc:Choice Requires="wps">
              <w:drawing>
                <wp:anchor distT="0" distB="0" distL="114300" distR="114300" simplePos="0" relativeHeight="251752448" behindDoc="0" locked="0" layoutInCell="1" allowOverlap="1" wp14:anchorId="05AB0561" wp14:editId="2E616783">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0A7BDF" id="Rectangle 180" o:spid="_x0000_s1026" style="position:absolute;margin-left:49.5pt;margin-top:153.75pt;width:102.75pt;height:31.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noProof/>
            <w:rPrChange w:id="12824" w:author="Unknown">
              <w:rPr>
                <w:noProof/>
              </w:rPr>
            </w:rPrChange>
          </w:rPr>
          <mc:AlternateContent>
            <mc:Choice Requires="wps">
              <w:drawing>
                <wp:anchor distT="0" distB="0" distL="114300" distR="114300" simplePos="0" relativeHeight="251773952" behindDoc="0" locked="0" layoutInCell="1" allowOverlap="1" wp14:anchorId="7103CA9B" wp14:editId="69CCEA53">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9933FE" w:rsidRDefault="009933FE">
                              <w:pPr>
                                <w:pStyle w:val="EquationIndex"/>
                                <w:pPrChange w:id="12825" w:author="The Si Tran" w:date="2012-12-16T10:42:00Z">
                                  <w:pPr/>
                                </w:pPrChange>
                              </w:pPr>
                              <w:ins w:id="12826" w:author="The Si Tran" w:date="2012-12-11T07:32:00Z">
                                <w:r>
                                  <w:t>Chọn giải thuật</w:t>
                                </w:r>
                              </w:ins>
                              <w:ins w:id="12827" w:author="The Si Tran" w:date="2012-12-11T07:35:00Z">
                                <w:r>
                                  <w:t xml:space="preserve"> </w:t>
                                </w:r>
                              </w:ins>
                              <w:ins w:id="12828"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087" type="#_x0000_t202" style="position:absolute;left:0;text-align:left;margin-left:133.5pt;margin-top:78.7pt;width:107.25pt;height:38.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rINhK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9933FE" w:rsidRDefault="009933FE">
                        <w:pPr>
                          <w:pStyle w:val="EquationIndex"/>
                          <w:pPrChange w:id="12829" w:author="The Si Tran" w:date="2012-12-16T10:42:00Z">
                            <w:pPr/>
                          </w:pPrChange>
                        </w:pPr>
                        <w:ins w:id="12830" w:author="The Si Tran" w:date="2012-12-11T07:32:00Z">
                          <w:r>
                            <w:t>Chọn giải thuật</w:t>
                          </w:r>
                        </w:ins>
                        <w:ins w:id="12831" w:author="The Si Tran" w:date="2012-12-11T07:35:00Z">
                          <w:r>
                            <w:t xml:space="preserve"> </w:t>
                          </w:r>
                        </w:ins>
                        <w:ins w:id="12832" w:author="The Si Tran" w:date="2012-12-11T07:40:00Z">
                          <w:r>
                            <w:t>RPROP</w:t>
                          </w:r>
                        </w:ins>
                      </w:p>
                    </w:txbxContent>
                  </v:textbox>
                  <w10:wrap anchorx="margin"/>
                </v:shape>
              </w:pict>
            </mc:Fallback>
          </mc:AlternateContent>
        </w:r>
        <w:r w:rsidRPr="003C1928">
          <w:rPr>
            <w:noProof/>
            <w:rPrChange w:id="12833" w:author="Unknown">
              <w:rPr>
                <w:noProof/>
              </w:rPr>
            </w:rPrChange>
          </w:rPr>
          <mc:AlternateContent>
            <mc:Choice Requires="wps">
              <w:drawing>
                <wp:anchor distT="0" distB="0" distL="114300" distR="114300" simplePos="0" relativeHeight="251774976" behindDoc="0" locked="0" layoutInCell="1" allowOverlap="1" wp14:anchorId="1385DBFF" wp14:editId="754654E8">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34BF80F3" id="Straight Connector 182"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noProof/>
            <w:rPrChange w:id="12834" w:author="Unknown">
              <w:rPr>
                <w:noProof/>
              </w:rPr>
            </w:rPrChange>
          </w:rPr>
          <mc:AlternateContent>
            <mc:Choice Requires="wps">
              <w:drawing>
                <wp:anchor distT="0" distB="0" distL="114300" distR="114300" simplePos="0" relativeHeight="251788288" behindDoc="0" locked="0" layoutInCell="1" allowOverlap="1" wp14:anchorId="179B3922" wp14:editId="2634318F">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7F132" id="Rectangle 183" o:spid="_x0000_s1026" style="position:absolute;margin-left:354pt;margin-top:141.75pt;width:64.5pt;height:101.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noProof/>
            <w:rPrChange w:id="12835" w:author="Unknown">
              <w:rPr>
                <w:noProof/>
              </w:rPr>
            </w:rPrChange>
          </w:rPr>
          <mc:AlternateContent>
            <mc:Choice Requires="wps">
              <w:drawing>
                <wp:anchor distT="0" distB="0" distL="114300" distR="114300" simplePos="0" relativeHeight="251790336" behindDoc="0" locked="0" layoutInCell="1" allowOverlap="1" wp14:anchorId="3D60FAB2" wp14:editId="3B5DF65E">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9933FE" w:rsidRDefault="009933FE">
                              <w:pPr>
                                <w:pStyle w:val="EquationIndex"/>
                                <w:pPrChange w:id="12836" w:author="The Si Tran" w:date="2012-12-16T10:42:00Z">
                                  <w:pPr/>
                                </w:pPrChange>
                              </w:pPr>
                              <w:ins w:id="12837" w:author="The Si Tran" w:date="2012-12-11T07:33:00Z">
                                <w:r>
                                  <w:t xml:space="preserve">Thông số </w:t>
                                </w:r>
                                <w:proofErr w:type="gramStart"/>
                                <w:r>
                                  <w:t xml:space="preserve">cho </w:t>
                                </w:r>
                              </w:ins>
                              <w:ins w:id="12838" w:author="The Si Tran" w:date="2012-12-11T07:32:00Z">
                                <w:r>
                                  <w:t xml:space="preserve"> giải</w:t>
                                </w:r>
                                <w:proofErr w:type="gramEnd"/>
                                <w:r>
                                  <w:t xml:space="preserve"> thuật</w:t>
                                </w:r>
                              </w:ins>
                              <w:ins w:id="12839" w:author="The Si Tran" w:date="2012-12-11T07:34:00Z">
                                <w:r>
                                  <w:t xml:space="preserve"> </w:t>
                                </w:r>
                              </w:ins>
                              <w:ins w:id="12840"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088" type="#_x0000_t202" style="position:absolute;left:0;text-align:left;margin-left:112.5pt;margin-top:221.2pt;width:2in;height:38.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" fillcolor="white [3201]" strokecolor="red" strokeweight="2.25pt">
                  <v:textbox>
                    <w:txbxContent>
                      <w:p w14:paraId="1B9CC203" w14:textId="77777777" w:rsidR="009933FE" w:rsidRDefault="009933FE">
                        <w:pPr>
                          <w:pStyle w:val="EquationIndex"/>
                          <w:pPrChange w:id="12841" w:author="The Si Tran" w:date="2012-12-16T10:42:00Z">
                            <w:pPr/>
                          </w:pPrChange>
                        </w:pPr>
                        <w:ins w:id="12842" w:author="The Si Tran" w:date="2012-12-11T07:33:00Z">
                          <w:r>
                            <w:t xml:space="preserve">Thông số </w:t>
                          </w:r>
                          <w:proofErr w:type="gramStart"/>
                          <w:r>
                            <w:t xml:space="preserve">cho </w:t>
                          </w:r>
                        </w:ins>
                        <w:ins w:id="12843" w:author="The Si Tran" w:date="2012-12-11T07:32:00Z">
                          <w:r>
                            <w:t xml:space="preserve"> giải</w:t>
                          </w:r>
                          <w:proofErr w:type="gramEnd"/>
                          <w:r>
                            <w:t xml:space="preserve"> thuật</w:t>
                          </w:r>
                        </w:ins>
                        <w:ins w:id="12844" w:author="The Si Tran" w:date="2012-12-11T07:34:00Z">
                          <w:r>
                            <w:t xml:space="preserve"> </w:t>
                          </w:r>
                        </w:ins>
                        <w:ins w:id="12845" w:author="The Si Tran" w:date="2012-12-11T07:40:00Z">
                          <w:r>
                            <w:t>RPROP</w:t>
                          </w:r>
                        </w:ins>
                      </w:p>
                    </w:txbxContent>
                  </v:textbox>
                  <w10:wrap anchorx="margin"/>
                </v:shape>
              </w:pict>
            </mc:Fallback>
          </mc:AlternateContent>
        </w:r>
        <w:r w:rsidRPr="003C1928">
          <w:rPr>
            <w:noProof/>
            <w:rPrChange w:id="12846" w:author="Unknown">
              <w:rPr>
                <w:noProof/>
              </w:rPr>
            </w:rPrChange>
          </w:rPr>
          <mc:AlternateContent>
            <mc:Choice Requires="wps">
              <w:drawing>
                <wp:anchor distT="0" distB="0" distL="114300" distR="114300" simplePos="0" relativeHeight="251791360" behindDoc="0" locked="0" layoutInCell="1" allowOverlap="1" wp14:anchorId="27EAA975" wp14:editId="1EC14F90">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DE80FB4" id="Straight Connector 185" o:spid="_x0000_s1026" style="position:absolute;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2847" w:author="The Si Tran" w:date="2012-12-11T07:46:00Z">
        <w:r w:rsidRPr="00D4441E">
          <w:rPr>
            <w:noProof/>
          </w:rPr>
          <w:t xml:space="preserve"> </w:t>
        </w:r>
        <w:r>
          <w:rPr>
            <w:noProof/>
          </w:rPr>
          <w:drawing>
            <wp:inline distT="0" distB="0" distL="0" distR="0" wp14:anchorId="21B3CF2C" wp14:editId="38841743">
              <wp:extent cx="5667154" cy="3124200"/>
              <wp:effectExtent l="19050" t="19050" r="10160" b="190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669893" cy="3125710"/>
                      </a:xfrm>
                      <a:prstGeom prst="rect">
                        <a:avLst/>
                      </a:prstGeom>
                      <a:ln w="6350">
                        <a:solidFill>
                          <a:schemeClr val="bg1">
                            <a:lumMod val="75000"/>
                          </a:schemeClr>
                        </a:solidFill>
                      </a:ln>
                    </pic:spPr>
                  </pic:pic>
                </a:graphicData>
              </a:graphic>
            </wp:inline>
          </w:drawing>
        </w:r>
      </w:ins>
    </w:p>
    <w:p w14:paraId="3AC6ADFC" w14:textId="3D0B95B8" w:rsidR="00667F2E" w:rsidRDefault="00124FB8" w:rsidP="00124FB8">
      <w:pPr>
        <w:pStyle w:val="ListParagraph"/>
        <w:spacing w:after="160" w:line="259" w:lineRule="auto"/>
        <w:ind w:left="0"/>
        <w:jc w:val="center"/>
        <w:rPr>
          <w:rFonts w:ascii="Times New Roman" w:hAnsi="Times New Roman"/>
          <w:sz w:val="26"/>
          <w:szCs w:val="26"/>
        </w:rPr>
      </w:pPr>
      <w:r>
        <w:rPr>
          <w:rFonts w:ascii="Times New Roman" w:hAnsi="Times New Roman"/>
          <w:sz w:val="26"/>
          <w:szCs w:val="26"/>
        </w:rPr>
        <w:t xml:space="preserve">Hình C.14: </w:t>
      </w:r>
      <w:ins w:id="12848" w:author="The Si Tran" w:date="2012-12-11T07:39:00Z">
        <w:r w:rsidR="005B6EFB">
          <w:rPr>
            <w:rFonts w:ascii="Times New Roman" w:hAnsi="Times New Roman"/>
            <w:sz w:val="26"/>
            <w:szCs w:val="26"/>
          </w:rPr>
          <w:t>Cấu hình giải thuật RPROP</w:t>
        </w:r>
      </w:ins>
    </w:p>
    <w:p w14:paraId="40BF71FD" w14:textId="77777777" w:rsidR="00716ABB" w:rsidRDefault="00716ABB" w:rsidP="00124FB8">
      <w:pPr>
        <w:pStyle w:val="ListParagraph"/>
        <w:spacing w:after="160" w:line="259" w:lineRule="auto"/>
        <w:ind w:left="0"/>
        <w:jc w:val="center"/>
        <w:rPr>
          <w:rFonts w:ascii="Times New Roman" w:hAnsi="Times New Roman"/>
          <w:sz w:val="26"/>
          <w:szCs w:val="26"/>
        </w:rPr>
      </w:pPr>
    </w:p>
    <w:p w14:paraId="0B84C1FE" w14:textId="77777777" w:rsidR="00716ABB" w:rsidRDefault="00716ABB" w:rsidP="00124FB8">
      <w:pPr>
        <w:pStyle w:val="ListParagraph"/>
        <w:spacing w:after="160" w:line="259" w:lineRule="auto"/>
        <w:ind w:left="0"/>
        <w:jc w:val="center"/>
        <w:rPr>
          <w:rFonts w:ascii="Times New Roman" w:hAnsi="Times New Roman"/>
          <w:sz w:val="26"/>
          <w:szCs w:val="26"/>
        </w:rPr>
      </w:pPr>
    </w:p>
    <w:p w14:paraId="7F12E0E5" w14:textId="77777777" w:rsidR="00716ABB" w:rsidRDefault="00716ABB" w:rsidP="00124FB8">
      <w:pPr>
        <w:pStyle w:val="ListParagraph"/>
        <w:spacing w:after="160" w:line="259" w:lineRule="auto"/>
        <w:ind w:left="0"/>
        <w:jc w:val="center"/>
        <w:rPr>
          <w:rFonts w:ascii="Times New Roman" w:hAnsi="Times New Roman"/>
          <w:sz w:val="26"/>
          <w:szCs w:val="26"/>
        </w:rPr>
      </w:pPr>
    </w:p>
    <w:p w14:paraId="124AB72B" w14:textId="77777777" w:rsidR="00716ABB" w:rsidRPr="00124FB8" w:rsidRDefault="00716ABB" w:rsidP="00124FB8">
      <w:pPr>
        <w:pStyle w:val="ListParagraph"/>
        <w:spacing w:after="160" w:line="259" w:lineRule="auto"/>
        <w:ind w:left="0"/>
        <w:jc w:val="center"/>
        <w:rPr>
          <w:ins w:id="12849" w:author="The Si Tran" w:date="2012-12-11T06:20:00Z"/>
          <w:rFonts w:ascii="Times New Roman" w:hAnsi="Times New Roman"/>
          <w:sz w:val="26"/>
          <w:szCs w:val="26"/>
          <w:rPrChange w:id="12850" w:author="The Si Tran" w:date="2012-12-11T06:24:00Z">
            <w:rPr>
              <w:ins w:id="12851" w:author="The Si Tran" w:date="2012-12-11T06:20:00Z"/>
            </w:rPr>
          </w:rPrChange>
        </w:rPr>
      </w:pPr>
    </w:p>
    <w:p w14:paraId="6527B548" w14:textId="2C08F177" w:rsidR="00AD549B" w:rsidRPr="00124FB8" w:rsidRDefault="00667F2E">
      <w:pPr>
        <w:pStyle w:val="ListParagraph"/>
        <w:numPr>
          <w:ilvl w:val="0"/>
          <w:numId w:val="36"/>
        </w:numPr>
        <w:rPr>
          <w:ins w:id="12852" w:author="The Si Tran" w:date="2012-12-11T06:20:00Z"/>
          <w:rFonts w:ascii="Times New Roman" w:hAnsi="Times New Roman"/>
          <w:sz w:val="26"/>
          <w:szCs w:val="26"/>
          <w:rPrChange w:id="12853" w:author="The Si Tran" w:date="2012-12-11T07:40:00Z">
            <w:rPr>
              <w:ins w:id="12854" w:author="The Si Tran" w:date="2012-12-11T06:20:00Z"/>
            </w:rPr>
          </w:rPrChange>
        </w:rPr>
        <w:pPrChange w:id="12855" w:author="The Si Tran" w:date="2012-12-11T07:47:00Z">
          <w:pPr>
            <w:pStyle w:val="ListParagraph"/>
          </w:pPr>
        </w:pPrChange>
      </w:pPr>
      <w:ins w:id="12856" w:author="The Si Tran" w:date="2012-12-11T06:20:00Z">
        <w:r w:rsidRPr="00AD549B">
          <w:rPr>
            <w:rFonts w:ascii="Times New Roman" w:hAnsi="Times New Roman"/>
            <w:sz w:val="26"/>
            <w:szCs w:val="26"/>
            <w:rPrChange w:id="12857" w:author="The Si Tran" w:date="2012-12-11T07:40:00Z">
              <w:rPr/>
            </w:rPrChange>
          </w:rPr>
          <w:lastRenderedPageBreak/>
          <w:t>Kết quả của quá trình huấn luyện</w:t>
        </w:r>
      </w:ins>
    </w:p>
    <w:p w14:paraId="3F628AE9" w14:textId="5838E06F" w:rsidR="00667F2E" w:rsidRPr="001B545C" w:rsidRDefault="003D6C9F" w:rsidP="00C270D8">
      <w:pPr>
        <w:pStyle w:val="Canhgiua"/>
        <w:rPr>
          <w:ins w:id="12858" w:author="The Si Tran" w:date="2012-12-11T06:20:00Z"/>
        </w:rPr>
      </w:pPr>
      <w:r>
        <w:rPr>
          <w:noProof/>
        </w:rPr>
        <w:drawing>
          <wp:inline distT="0" distB="0" distL="0" distR="0" wp14:anchorId="1906E3CF" wp14:editId="5EB84139">
            <wp:extent cx="5829300" cy="3767048"/>
            <wp:effectExtent l="0" t="0" r="0" b="508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832989" cy="3769432"/>
                    </a:xfrm>
                    <a:prstGeom prst="rect">
                      <a:avLst/>
                    </a:prstGeom>
                  </pic:spPr>
                </pic:pic>
              </a:graphicData>
            </a:graphic>
          </wp:inline>
        </w:drawing>
      </w:r>
    </w:p>
    <w:p w14:paraId="4277DADF" w14:textId="58644DD5" w:rsidR="00667F2E" w:rsidRPr="00C270D8" w:rsidRDefault="000D2FCB">
      <w:pPr>
        <w:pStyle w:val="ListParagraph"/>
        <w:jc w:val="center"/>
        <w:rPr>
          <w:ins w:id="12859" w:author="The Si Tran" w:date="2012-12-11T06:20:00Z"/>
          <w:rFonts w:ascii="Times New Roman" w:hAnsi="Times New Roman"/>
          <w:sz w:val="26"/>
          <w:szCs w:val="26"/>
          <w:rPrChange w:id="12860" w:author="The Si Tran" w:date="2012-12-11T06:24:00Z">
            <w:rPr>
              <w:ins w:id="12861" w:author="The Si Tran" w:date="2012-12-11T06:20:00Z"/>
            </w:rPr>
          </w:rPrChange>
        </w:rPr>
        <w:pPrChange w:id="12862" w:author="The Si Tran" w:date="2012-12-11T07:41:00Z">
          <w:pPr>
            <w:pStyle w:val="ListParagraph"/>
          </w:pPr>
        </w:pPrChange>
      </w:pPr>
      <w:r>
        <w:rPr>
          <w:rFonts w:ascii="Times New Roman" w:hAnsi="Times New Roman"/>
          <w:sz w:val="26"/>
          <w:szCs w:val="26"/>
        </w:rPr>
        <w:t>Hình C.15</w:t>
      </w:r>
      <w:r w:rsidR="00124FB8" w:rsidRPr="00C270D8">
        <w:rPr>
          <w:rFonts w:ascii="Times New Roman" w:hAnsi="Times New Roman"/>
          <w:sz w:val="26"/>
          <w:szCs w:val="26"/>
        </w:rPr>
        <w:t xml:space="preserve">: </w:t>
      </w:r>
      <w:ins w:id="12863" w:author="The Si Tran" w:date="2012-12-11T06:20:00Z">
        <w:r w:rsidR="00667F2E" w:rsidRPr="00C270D8">
          <w:rPr>
            <w:rFonts w:ascii="Times New Roman" w:hAnsi="Times New Roman"/>
            <w:sz w:val="26"/>
            <w:szCs w:val="26"/>
            <w:rPrChange w:id="12864" w:author="The Si Tran" w:date="2012-12-11T06:24:00Z">
              <w:rPr/>
            </w:rPrChange>
          </w:rPr>
          <w:t xml:space="preserve">Đồ thị MAE </w:t>
        </w:r>
        <w:proofErr w:type="gramStart"/>
        <w:r w:rsidR="00667F2E" w:rsidRPr="00C270D8">
          <w:rPr>
            <w:rFonts w:ascii="Times New Roman" w:hAnsi="Times New Roman"/>
            <w:sz w:val="26"/>
            <w:szCs w:val="26"/>
            <w:rPrChange w:id="12865" w:author="The Si Tran" w:date="2012-12-11T06:24:00Z">
              <w:rPr/>
            </w:rPrChange>
          </w:rPr>
          <w:t>theo</w:t>
        </w:r>
        <w:proofErr w:type="gramEnd"/>
        <w:r w:rsidR="00667F2E" w:rsidRPr="00C270D8">
          <w:rPr>
            <w:rFonts w:ascii="Times New Roman" w:hAnsi="Times New Roman"/>
            <w:sz w:val="26"/>
            <w:szCs w:val="26"/>
            <w:rPrChange w:id="12866" w:author="The Si Tran" w:date="2012-12-11T06:24:00Z">
              <w:rPr/>
            </w:rPrChange>
          </w:rPr>
          <w:t xml:space="preserve"> số epoch huấn luyện.</w:t>
        </w:r>
      </w:ins>
    </w:p>
    <w:p w14:paraId="2903F32F" w14:textId="45C8E812" w:rsidR="00F4420F" w:rsidRPr="00C270D8" w:rsidRDefault="00580A26">
      <w:pPr>
        <w:pStyle w:val="ListParagraph"/>
        <w:numPr>
          <w:ilvl w:val="0"/>
          <w:numId w:val="41"/>
        </w:numPr>
        <w:ind w:left="1080"/>
        <w:rPr>
          <w:ins w:id="12867" w:author="The Si Tran" w:date="2012-12-11T07:48:00Z"/>
          <w:rFonts w:ascii="Times New Roman" w:hAnsi="Times New Roman"/>
          <w:rPrChange w:id="12868" w:author="The Si Tran" w:date="2012-12-11T07:48:00Z">
            <w:rPr>
              <w:ins w:id="12869" w:author="The Si Tran" w:date="2012-12-11T07:48:00Z"/>
              <w:rFonts w:ascii="Times New Roman" w:hAnsi="Times New Roman"/>
              <w:sz w:val="26"/>
              <w:szCs w:val="26"/>
            </w:rPr>
          </w:rPrChange>
        </w:rPr>
        <w:pPrChange w:id="12870" w:author="The Si Tran" w:date="2012-12-11T07:48:00Z">
          <w:pPr>
            <w:pStyle w:val="ListParagraph"/>
          </w:pPr>
        </w:pPrChange>
      </w:pPr>
      <w:ins w:id="12871" w:author="The Si Tran" w:date="2012-12-11T07:47:00Z">
        <w:r>
          <w:rPr>
            <w:rFonts w:ascii="Times New Roman" w:hAnsi="Times New Roman"/>
            <w:sz w:val="26"/>
            <w:szCs w:val="26"/>
          </w:rPr>
          <w:t>Kiểm tra mạng nơron</w:t>
        </w:r>
      </w:ins>
    </w:p>
    <w:p w14:paraId="17950C99" w14:textId="4E429007" w:rsidR="00F4420F" w:rsidRDefault="00C270D8">
      <w:pPr>
        <w:pStyle w:val="Canhgiua"/>
        <w:pPrChange w:id="12872" w:author="The Si Tran" w:date="2012-12-11T07:48:00Z">
          <w:pPr>
            <w:pStyle w:val="ListParagraph"/>
          </w:pPr>
        </w:pPrChange>
      </w:pPr>
      <w:ins w:id="12873" w:author="The Si Tran" w:date="2012-12-11T07:50:00Z">
        <w:r w:rsidRPr="00F4420F">
          <w:rPr>
            <w:noProof/>
            <w:rPrChange w:id="12874" w:author="Unknown">
              <w:rPr>
                <w:noProof/>
              </w:rPr>
            </w:rPrChange>
          </w:rPr>
          <mc:AlternateContent>
            <mc:Choice Requires="wps">
              <w:drawing>
                <wp:anchor distT="0" distB="0" distL="114300" distR="114300" simplePos="0" relativeHeight="251671040" behindDoc="0" locked="0" layoutInCell="1" allowOverlap="1" wp14:anchorId="5564A9BB" wp14:editId="5DAAFDF3">
                  <wp:simplePos x="0" y="0"/>
                  <wp:positionH relativeFrom="column">
                    <wp:posOffset>2933065</wp:posOffset>
                  </wp:positionH>
                  <wp:positionV relativeFrom="paragraph">
                    <wp:posOffset>1906905</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17009CC8" id="Straight Connector 203" o:spid="_x0000_s1026" style="position:absolute;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95pt,150.15pt" to="257.9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" strokecolor="red" strokeweight="2.25pt"/>
              </w:pict>
            </mc:Fallback>
          </mc:AlternateContent>
        </w:r>
      </w:ins>
      <w:ins w:id="12875" w:author="The Si Tran" w:date="2012-12-11T07:49:00Z">
        <w:r w:rsidRPr="00F4420F">
          <w:rPr>
            <w:noProof/>
            <w:rPrChange w:id="12876" w:author="Unknown">
              <w:rPr>
                <w:noProof/>
              </w:rPr>
            </w:rPrChange>
          </w:rPr>
          <mc:AlternateContent>
            <mc:Choice Requires="wps">
              <w:drawing>
                <wp:anchor distT="0" distB="0" distL="114300" distR="114300" simplePos="0" relativeHeight="251666944" behindDoc="0" locked="0" layoutInCell="1" allowOverlap="1" wp14:anchorId="6B3D2C26" wp14:editId="03DD2FBE">
                  <wp:simplePos x="0" y="0"/>
                  <wp:positionH relativeFrom="column">
                    <wp:posOffset>2533650</wp:posOffset>
                  </wp:positionH>
                  <wp:positionV relativeFrom="paragraph">
                    <wp:posOffset>2313305</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92942" id="Rectangle 199" o:spid="_x0000_s1026" style="position:absolute;margin-left:199.5pt;margin-top:182.15pt;width:56.25pt;height:2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" filled="f" strokecolor="red" strokeweight="2.25pt"/>
              </w:pict>
            </mc:Fallback>
          </mc:AlternateContent>
        </w:r>
        <w:r w:rsidRPr="00F4420F">
          <w:rPr>
            <w:noProof/>
            <w:rPrChange w:id="12877" w:author="Unknown">
              <w:rPr>
                <w:noProof/>
              </w:rPr>
            </w:rPrChange>
          </w:rPr>
          <mc:AlternateContent>
            <mc:Choice Requires="wps">
              <w:drawing>
                <wp:anchor distT="0" distB="0" distL="114300" distR="114300" simplePos="0" relativeHeight="251668992" behindDoc="0" locked="0" layoutInCell="1" allowOverlap="1" wp14:anchorId="7F4701F3" wp14:editId="577D450B">
                  <wp:simplePos x="0" y="0"/>
                  <wp:positionH relativeFrom="margin">
                    <wp:posOffset>2612390</wp:posOffset>
                  </wp:positionH>
                  <wp:positionV relativeFrom="paragraph">
                    <wp:posOffset>1413510</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9933FE" w:rsidRDefault="009933FE">
                              <w:pPr>
                                <w:pStyle w:val="EquationIndex"/>
                                <w:pPrChange w:id="12878" w:author="The Si Tran" w:date="2012-12-16T10:42:00Z">
                                  <w:pPr/>
                                </w:pPrChange>
                              </w:pPr>
                              <w:ins w:id="12879" w:author="The Si Tran" w:date="2012-12-11T07:49:00Z">
                                <w:r>
                                  <w:t>Kiểm tra khả nă</w:t>
                                </w:r>
                              </w:ins>
                              <w:ins w:id="12880"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089" type="#_x0000_t202" style="position:absolute;left:0;text-align:left;margin-left:205.7pt;margin-top:111.3pt;width:102pt;height:40.2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" fillcolor="white [3201]" strokecolor="red" strokeweight="2.25pt">
                  <v:textbox>
                    <w:txbxContent>
                      <w:p w14:paraId="0A3D67F4" w14:textId="77777777" w:rsidR="009933FE" w:rsidRDefault="009933FE">
                        <w:pPr>
                          <w:pStyle w:val="EquationIndex"/>
                          <w:pPrChange w:id="12881" w:author="The Si Tran" w:date="2012-12-16T10:42:00Z">
                            <w:pPr/>
                          </w:pPrChange>
                        </w:pPr>
                        <w:ins w:id="12882" w:author="The Si Tran" w:date="2012-12-11T07:49:00Z">
                          <w:r>
                            <w:t>Kiểm tra khả nă</w:t>
                          </w:r>
                        </w:ins>
                        <w:ins w:id="12883" w:author="The Si Tran" w:date="2012-12-11T07:50:00Z">
                          <w:r>
                            <w:t>ng dự đoán</w:t>
                          </w:r>
                        </w:ins>
                      </w:p>
                    </w:txbxContent>
                  </v:textbox>
                  <w10:wrap anchorx="margin"/>
                </v:shape>
              </w:pict>
            </mc:Fallback>
          </mc:AlternateContent>
        </w:r>
        <w:r w:rsidRPr="00F4420F">
          <w:rPr>
            <w:noProof/>
            <w:rPrChange w:id="12884" w:author="Unknown">
              <w:rPr>
                <w:noProof/>
              </w:rPr>
            </w:rPrChange>
          </w:rPr>
          <mc:AlternateContent>
            <mc:Choice Requires="wps">
              <w:drawing>
                <wp:anchor distT="0" distB="0" distL="114300" distR="114300" simplePos="0" relativeHeight="251659776" behindDoc="0" locked="0" layoutInCell="1" allowOverlap="1" wp14:anchorId="67237BEB" wp14:editId="7BCE9999">
                  <wp:simplePos x="0" y="0"/>
                  <wp:positionH relativeFrom="column">
                    <wp:posOffset>1600199</wp:posOffset>
                  </wp:positionH>
                  <wp:positionV relativeFrom="paragraph">
                    <wp:posOffset>1934845</wp:posOffset>
                  </wp:positionV>
                  <wp:extent cx="409575" cy="3632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409575" cy="3632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B76DE6E" id="Straight Connector 198" o:spid="_x0000_s1026" style="position:absolute;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52.35pt" to="158.25pt,1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" strokecolor="red" strokeweight="2.25pt"/>
              </w:pict>
            </mc:Fallback>
          </mc:AlternateContent>
        </w:r>
        <w:r w:rsidRPr="00F4420F">
          <w:rPr>
            <w:noProof/>
            <w:rPrChange w:id="12885" w:author="Unknown">
              <w:rPr>
                <w:noProof/>
              </w:rPr>
            </w:rPrChange>
          </w:rPr>
          <mc:AlternateContent>
            <mc:Choice Requires="wps">
              <w:drawing>
                <wp:anchor distT="0" distB="0" distL="114300" distR="114300" simplePos="0" relativeHeight="251643392" behindDoc="0" locked="0" layoutInCell="1" allowOverlap="1" wp14:anchorId="127629DE" wp14:editId="3FE78449">
                  <wp:simplePos x="0" y="0"/>
                  <wp:positionH relativeFrom="margin">
                    <wp:posOffset>1334770</wp:posOffset>
                  </wp:positionH>
                  <wp:positionV relativeFrom="paragraph">
                    <wp:posOffset>1407795</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9933FE" w:rsidRDefault="009933FE">
                              <w:pPr>
                                <w:pStyle w:val="EquationIndex"/>
                                <w:pPrChange w:id="12886" w:author="The Si Tran" w:date="2012-12-16T10:42:00Z">
                                  <w:pPr/>
                                </w:pPrChange>
                              </w:pPr>
                              <w:ins w:id="12887" w:author="The Si Tran" w:date="2012-12-11T07:49:00Z">
                                <w:r w:rsidRPr="00DC2B95">
                                  <w:rPr>
                                    <w:rStyle w:val="EquationIndexChar"/>
                                    <w:rPrChange w:id="12888"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090" type="#_x0000_t202" style="position:absolute;left:0;text-align:left;margin-left:105.1pt;margin-top:110.85pt;width:58.7pt;height:39.45pt;z-index:2516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" fillcolor="white [3201]" strokecolor="red" strokeweight="2.25pt">
                  <v:textbox>
                    <w:txbxContent>
                      <w:p w14:paraId="063E4D55" w14:textId="77777777" w:rsidR="009933FE" w:rsidRDefault="009933FE">
                        <w:pPr>
                          <w:pStyle w:val="EquationIndex"/>
                          <w:pPrChange w:id="12889" w:author="The Si Tran" w:date="2012-12-16T10:42:00Z">
                            <w:pPr/>
                          </w:pPrChange>
                        </w:pPr>
                        <w:ins w:id="12890" w:author="The Si Tran" w:date="2012-12-11T07:49:00Z">
                          <w:r w:rsidRPr="00DC2B95">
                            <w:rPr>
                              <w:rStyle w:val="EquationIndexChar"/>
                              <w:rPrChange w:id="12891" w:author="The Si Tran" w:date="2012-12-16T10:42:00Z">
                                <w:rPr/>
                              </w:rPrChange>
                            </w:rPr>
                            <w:t>Kiể</w:t>
                          </w:r>
                          <w:r>
                            <w:t>m tra lỗi</w:t>
                          </w:r>
                        </w:ins>
                      </w:p>
                    </w:txbxContent>
                  </v:textbox>
                  <w10:wrap anchorx="margin"/>
                </v:shape>
              </w:pict>
            </mc:Fallback>
          </mc:AlternateContent>
        </w:r>
        <w:r w:rsidRPr="00F4420F">
          <w:rPr>
            <w:noProof/>
            <w:rPrChange w:id="12892" w:author="Unknown">
              <w:rPr>
                <w:noProof/>
              </w:rPr>
            </w:rPrChange>
          </w:rPr>
          <mc:AlternateContent>
            <mc:Choice Requires="wps">
              <w:drawing>
                <wp:anchor distT="0" distB="0" distL="114300" distR="114300" simplePos="0" relativeHeight="251673088" behindDoc="0" locked="0" layoutInCell="1" allowOverlap="1" wp14:anchorId="1EF64DEE" wp14:editId="2FCAA82E">
                  <wp:simplePos x="0" y="0"/>
                  <wp:positionH relativeFrom="column">
                    <wp:posOffset>1733550</wp:posOffset>
                  </wp:positionH>
                  <wp:positionV relativeFrom="paragraph">
                    <wp:posOffset>2292985</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7D887" id="Rectangle 196" o:spid="_x0000_s1026" style="position:absolute;margin-left:136.5pt;margin-top:180.55pt;width:56.25pt;height:2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" filled="f" strokecolor="red" strokeweight="2.25pt"/>
              </w:pict>
            </mc:Fallback>
          </mc:AlternateContent>
        </w:r>
      </w:ins>
      <w:ins w:id="12893" w:author="The Si Tran" w:date="2012-12-11T07:48:00Z">
        <w:r w:rsidR="00F4420F">
          <w:rPr>
            <w:noProof/>
            <w:rPrChange w:id="12894" w:author="Unknown">
              <w:rPr>
                <w:noProof/>
              </w:rPr>
            </w:rPrChange>
          </w:rPr>
          <w:drawing>
            <wp:inline distT="0" distB="0" distL="0" distR="0" wp14:anchorId="44AC1143" wp14:editId="0CA2C761">
              <wp:extent cx="5943600" cy="3039110"/>
              <wp:effectExtent l="19050" t="19050" r="19050" b="279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5943600" cy="3039110"/>
                      </a:xfrm>
                      <a:prstGeom prst="rect">
                        <a:avLst/>
                      </a:prstGeom>
                      <a:ln w="6350">
                        <a:solidFill>
                          <a:schemeClr val="bg1">
                            <a:lumMod val="75000"/>
                          </a:schemeClr>
                        </a:solidFill>
                      </a:ln>
                    </pic:spPr>
                  </pic:pic>
                </a:graphicData>
              </a:graphic>
            </wp:inline>
          </w:drawing>
        </w:r>
      </w:ins>
    </w:p>
    <w:p w14:paraId="50296C9A" w14:textId="0A690B65" w:rsidR="00C270D8" w:rsidRPr="00C270D8" w:rsidRDefault="000D2FCB">
      <w:pPr>
        <w:pStyle w:val="ListParagraph"/>
        <w:jc w:val="center"/>
        <w:rPr>
          <w:ins w:id="12895" w:author="The Si Tran" w:date="2012-12-11T06:20:00Z"/>
          <w:rFonts w:ascii="Times New Roman" w:hAnsi="Times New Roman"/>
          <w:sz w:val="26"/>
          <w:szCs w:val="26"/>
          <w:rPrChange w:id="12896" w:author="The Si Tran" w:date="2012-12-11T06:24:00Z">
            <w:rPr>
              <w:ins w:id="12897" w:author="The Si Tran" w:date="2012-12-11T06:20:00Z"/>
            </w:rPr>
          </w:rPrChange>
        </w:rPr>
        <w:pPrChange w:id="12898" w:author="The Si Tran" w:date="2012-12-11T07:41:00Z">
          <w:pPr>
            <w:pStyle w:val="ListParagraph"/>
          </w:pPr>
        </w:pPrChange>
      </w:pPr>
      <w:r>
        <w:rPr>
          <w:rFonts w:ascii="Times New Roman" w:hAnsi="Times New Roman"/>
          <w:sz w:val="26"/>
          <w:szCs w:val="26"/>
        </w:rPr>
        <w:t>Hình C.16</w:t>
      </w:r>
      <w:r w:rsidR="00C270D8" w:rsidRPr="00C270D8">
        <w:rPr>
          <w:rFonts w:ascii="Times New Roman" w:hAnsi="Times New Roman"/>
          <w:sz w:val="26"/>
          <w:szCs w:val="26"/>
        </w:rPr>
        <w:t>: Kiểm tra tính chính xác của mô hình mạng nơron</w:t>
      </w:r>
    </w:p>
    <w:p w14:paraId="1626236B" w14:textId="77777777" w:rsidR="00C270D8" w:rsidRPr="001B545C" w:rsidRDefault="00C270D8" w:rsidP="00C270D8">
      <w:pPr>
        <w:pStyle w:val="Canhgiua"/>
        <w:rPr>
          <w:ins w:id="12899" w:author="The Si Tran" w:date="2012-12-11T06:20:00Z"/>
        </w:rPr>
      </w:pPr>
    </w:p>
    <w:p w14:paraId="4C10F7BD" w14:textId="0D978EA5" w:rsidR="00667F2E" w:rsidRPr="0090080B" w:rsidRDefault="00667F2E" w:rsidP="00667F2E">
      <w:pPr>
        <w:pStyle w:val="ListParagraph"/>
        <w:numPr>
          <w:ilvl w:val="0"/>
          <w:numId w:val="36"/>
        </w:numPr>
        <w:spacing w:after="160" w:line="259" w:lineRule="auto"/>
        <w:rPr>
          <w:ins w:id="12900" w:author="The Si Tran" w:date="2012-12-11T06:20:00Z"/>
          <w:rFonts w:ascii="Times New Roman" w:hAnsi="Times New Roman"/>
          <w:sz w:val="26"/>
          <w:szCs w:val="26"/>
          <w:rPrChange w:id="12901" w:author="The Si Tran" w:date="2012-12-11T07:48:00Z">
            <w:rPr>
              <w:ins w:id="12902" w:author="The Si Tran" w:date="2012-12-11T06:20:00Z"/>
            </w:rPr>
          </w:rPrChange>
        </w:rPr>
      </w:pPr>
      <w:ins w:id="12903" w:author="The Si Tran" w:date="2012-12-11T06:20:00Z">
        <w:r w:rsidRPr="0090080B">
          <w:rPr>
            <w:rFonts w:ascii="Times New Roman" w:hAnsi="Times New Roman"/>
            <w:sz w:val="26"/>
            <w:szCs w:val="26"/>
            <w:rPrChange w:id="12904" w:author="The Si Tran" w:date="2012-12-11T07:48:00Z">
              <w:rPr/>
            </w:rPrChange>
          </w:rPr>
          <w:lastRenderedPageBreak/>
          <w:t>Kiểm tra tính chính xác của mô hình thông qua các hệ số MSE, MA</w:t>
        </w:r>
      </w:ins>
      <w:r w:rsidR="00124FB8">
        <w:rPr>
          <w:rFonts w:ascii="Times New Roman" w:hAnsi="Times New Roman"/>
          <w:sz w:val="26"/>
          <w:szCs w:val="26"/>
        </w:rPr>
        <w:t>E</w:t>
      </w:r>
      <w:ins w:id="12905" w:author="The Si Tran" w:date="2012-12-11T06:20:00Z">
        <w:r w:rsidRPr="0090080B">
          <w:rPr>
            <w:rFonts w:ascii="Times New Roman" w:hAnsi="Times New Roman"/>
            <w:sz w:val="26"/>
            <w:szCs w:val="26"/>
            <w:rPrChange w:id="12906" w:author="The Si Tran" w:date="2012-12-11T07:48:00Z">
              <w:rPr/>
            </w:rPrChange>
          </w:rPr>
          <w:t>, MAPE</w:t>
        </w:r>
      </w:ins>
    </w:p>
    <w:p w14:paraId="41FCE34E" w14:textId="632774A5" w:rsidR="00667F2E" w:rsidRDefault="003D6C9F" w:rsidP="00C270D8">
      <w:pPr>
        <w:pStyle w:val="Canhgiua"/>
      </w:pPr>
      <w:r>
        <w:rPr>
          <w:noProof/>
        </w:rPr>
        <w:drawing>
          <wp:inline distT="0" distB="0" distL="0" distR="0" wp14:anchorId="7BB2D8E6" wp14:editId="1FD14697">
            <wp:extent cx="5753100" cy="41814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5753100" cy="4181475"/>
                    </a:xfrm>
                    <a:prstGeom prst="rect">
                      <a:avLst/>
                    </a:prstGeom>
                  </pic:spPr>
                </pic:pic>
              </a:graphicData>
            </a:graphic>
          </wp:inline>
        </w:drawing>
      </w:r>
    </w:p>
    <w:p w14:paraId="20CE4EA5" w14:textId="023C7EF0" w:rsidR="00C270D8" w:rsidRDefault="000D2FCB" w:rsidP="00C270D8">
      <w:pPr>
        <w:pStyle w:val="Canhgiua"/>
        <w:rPr>
          <w:ins w:id="12907" w:author="The Si Tran" w:date="2012-12-11T07:51:00Z"/>
        </w:rPr>
      </w:pPr>
      <w:r>
        <w:t>Hình C.17</w:t>
      </w:r>
      <w:r w:rsidR="00C270D8">
        <w:t>: Kết quả kiểm tra lỗi của mô hình mạng nơron</w:t>
      </w:r>
    </w:p>
    <w:p w14:paraId="1DA8F26B" w14:textId="77777777" w:rsidR="00745EDF" w:rsidRPr="00745EDF" w:rsidRDefault="00745EDF" w:rsidP="00745EDF">
      <w:pPr>
        <w:pStyle w:val="ListParagraph"/>
        <w:ind w:left="0"/>
        <w:rPr>
          <w:ins w:id="12908" w:author="The Si Tran" w:date="2012-12-11T06:20:00Z"/>
          <w:rFonts w:ascii="Times New Roman" w:hAnsi="Times New Roman"/>
          <w:sz w:val="26"/>
          <w:szCs w:val="26"/>
          <w:rPrChange w:id="12909" w:author="The Si Tran" w:date="2012-12-11T07:51:00Z">
            <w:rPr>
              <w:ins w:id="12910" w:author="The Si Tran" w:date="2012-12-11T06:20:00Z"/>
            </w:rPr>
          </w:rPrChange>
        </w:rPr>
      </w:pPr>
    </w:p>
    <w:p w14:paraId="7568A67E" w14:textId="7CC429D3" w:rsidR="00667F2E" w:rsidRDefault="00667F2E" w:rsidP="00C270D8">
      <w:pPr>
        <w:pStyle w:val="ListParagraph"/>
        <w:numPr>
          <w:ilvl w:val="0"/>
          <w:numId w:val="36"/>
        </w:numPr>
        <w:spacing w:after="160" w:line="360" w:lineRule="auto"/>
        <w:rPr>
          <w:rFonts w:ascii="Times New Roman" w:hAnsi="Times New Roman"/>
          <w:sz w:val="26"/>
          <w:szCs w:val="26"/>
        </w:rPr>
      </w:pPr>
      <w:ins w:id="12911" w:author="The Si Tran" w:date="2012-12-11T06:20:00Z">
        <w:r w:rsidRPr="00745EDF">
          <w:rPr>
            <w:rFonts w:ascii="Times New Roman" w:hAnsi="Times New Roman"/>
            <w:sz w:val="26"/>
            <w:szCs w:val="26"/>
            <w:rPrChange w:id="12912" w:author="The Si Tran" w:date="2012-12-11T07:51:00Z">
              <w:rPr/>
            </w:rPrChange>
          </w:rPr>
          <w:t xml:space="preserve">Dự </w:t>
        </w:r>
      </w:ins>
      <w:r w:rsidR="00286C29">
        <w:rPr>
          <w:rFonts w:ascii="Times New Roman" w:hAnsi="Times New Roman"/>
          <w:sz w:val="26"/>
          <w:szCs w:val="26"/>
        </w:rPr>
        <w:t>báo</w:t>
      </w:r>
      <w:ins w:id="12913" w:author="The Si Tran" w:date="2012-12-11T06:20:00Z">
        <w:r w:rsidRPr="00745EDF">
          <w:rPr>
            <w:rFonts w:ascii="Times New Roman" w:hAnsi="Times New Roman"/>
            <w:sz w:val="26"/>
            <w:szCs w:val="26"/>
            <w:rPrChange w:id="12914" w:author="The Si Tran" w:date="2012-12-11T07:51:00Z">
              <w:rPr/>
            </w:rPrChange>
          </w:rPr>
          <w:t xml:space="preserve"> sử dụng mô hình thông qua nút [Forecast]</w:t>
        </w:r>
      </w:ins>
    </w:p>
    <w:p w14:paraId="4AC835BF" w14:textId="77777777" w:rsidR="00667F2E" w:rsidRPr="00C270D8" w:rsidRDefault="00667F2E" w:rsidP="00C270D8">
      <w:pPr>
        <w:pStyle w:val="ListParagraph"/>
        <w:numPr>
          <w:ilvl w:val="0"/>
          <w:numId w:val="36"/>
        </w:numPr>
        <w:spacing w:after="160" w:line="360" w:lineRule="auto"/>
        <w:rPr>
          <w:ins w:id="12915" w:author="The Si Tran" w:date="2012-12-11T06:20:00Z"/>
          <w:rFonts w:ascii="Times New Roman" w:hAnsi="Times New Roman"/>
          <w:sz w:val="26"/>
          <w:szCs w:val="26"/>
          <w:rPrChange w:id="12916" w:author="The Si Tran" w:date="2012-12-11T07:51:00Z">
            <w:rPr>
              <w:ins w:id="12917" w:author="The Si Tran" w:date="2012-12-11T06:20:00Z"/>
            </w:rPr>
          </w:rPrChange>
        </w:rPr>
      </w:pPr>
      <w:ins w:id="12918" w:author="The Si Tran" w:date="2012-12-11T06:20:00Z">
        <w:r w:rsidRPr="00C270D8">
          <w:rPr>
            <w:rFonts w:ascii="Times New Roman" w:hAnsi="Times New Roman"/>
            <w:sz w:val="26"/>
            <w:szCs w:val="26"/>
            <w:rPrChange w:id="12919" w:author="The Si Tran" w:date="2012-12-11T07:51:00Z">
              <w:rPr/>
            </w:rPrChange>
          </w:rPr>
          <w:t>Chọn số thời đoạn cần dự báo</w:t>
        </w:r>
      </w:ins>
    </w:p>
    <w:p w14:paraId="7DC2B188" w14:textId="77777777" w:rsidR="00667F2E" w:rsidRDefault="00667F2E" w:rsidP="00D305D7">
      <w:pPr>
        <w:pStyle w:val="Canhgiua"/>
      </w:pPr>
      <w:ins w:id="12920" w:author="The Si Tran" w:date="2012-12-11T06:20:00Z">
        <w:r w:rsidRPr="001B545C">
          <w:rPr>
            <w:noProof/>
            <w:rPrChange w:id="12921" w:author="Unknown">
              <w:rPr>
                <w:noProof/>
              </w:rPr>
            </w:rPrChange>
          </w:rPr>
          <w:drawing>
            <wp:inline distT="0" distB="0" distL="0" distR="0" wp14:anchorId="379256B8" wp14:editId="0F721762">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0A6260F" w:rsidR="00422906" w:rsidRPr="001B545C" w:rsidRDefault="000D2FCB" w:rsidP="000D2FCB">
      <w:pPr>
        <w:pStyle w:val="Canhgiua"/>
        <w:spacing w:before="0"/>
        <w:rPr>
          <w:ins w:id="12922" w:author="The Si Tran" w:date="2012-12-11T06:20:00Z"/>
        </w:rPr>
      </w:pPr>
      <w:r>
        <w:t>Hình C.18: Chọn số thời đoạn cần dự báo</w:t>
      </w:r>
    </w:p>
    <w:p w14:paraId="567EAFEF" w14:textId="22D2263C" w:rsidR="00C270D8" w:rsidRPr="000D2FCB" w:rsidRDefault="00667F2E" w:rsidP="00667F2E">
      <w:pPr>
        <w:pStyle w:val="BuletL2"/>
        <w:rPr>
          <w:ins w:id="12923" w:author="The Si Tran" w:date="2012-12-11T06:20:00Z"/>
        </w:rPr>
      </w:pPr>
      <w:ins w:id="12924" w:author="The Si Tran" w:date="2012-12-11T06:20:00Z">
        <w:r w:rsidRPr="001B545C">
          <w:t>Kết quả dự báo:</w:t>
        </w:r>
      </w:ins>
    </w:p>
    <w:p w14:paraId="23B796F5" w14:textId="77777777" w:rsidR="00667F2E" w:rsidRDefault="00667F2E" w:rsidP="00C270D8">
      <w:pPr>
        <w:pStyle w:val="Canhgiua"/>
        <w:rPr>
          <w:ins w:id="12925" w:author="The Si Tran" w:date="2012-12-11T07:52:00Z"/>
        </w:rPr>
      </w:pPr>
      <w:ins w:id="12926" w:author="The Si Tran" w:date="2012-12-11T06:20:00Z">
        <w:r w:rsidRPr="001B545C">
          <w:rPr>
            <w:noProof/>
            <w:rPrChange w:id="12927" w:author="Unknown">
              <w:rPr>
                <w:noProof/>
              </w:rPr>
            </w:rPrChange>
          </w:rPr>
          <w:lastRenderedPageBreak/>
          <w:drawing>
            <wp:inline distT="0" distB="0" distL="0" distR="0" wp14:anchorId="4C8A0108" wp14:editId="26F7B696">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311A1D0" w:rsidR="00422906" w:rsidRDefault="000D2FCB">
      <w:pPr>
        <w:pStyle w:val="ListParagraph"/>
        <w:ind w:left="0"/>
        <w:jc w:val="center"/>
        <w:rPr>
          <w:ins w:id="12928" w:author="The Si Tran" w:date="2012-12-11T07:53:00Z"/>
          <w:rFonts w:ascii="Times New Roman" w:hAnsi="Times New Roman"/>
          <w:sz w:val="26"/>
          <w:szCs w:val="26"/>
        </w:rPr>
        <w:pPrChange w:id="12929" w:author="The Si Tran" w:date="2012-12-11T07:52:00Z">
          <w:pPr>
            <w:pStyle w:val="ListParagraph"/>
            <w:ind w:left="0"/>
          </w:pPr>
        </w:pPrChange>
      </w:pPr>
      <w:r>
        <w:rPr>
          <w:rFonts w:ascii="Times New Roman" w:hAnsi="Times New Roman"/>
          <w:sz w:val="26"/>
          <w:szCs w:val="26"/>
        </w:rPr>
        <w:t xml:space="preserve">Hình C.19: </w:t>
      </w:r>
      <w:ins w:id="12930" w:author="The Si Tran" w:date="2012-12-11T07:52:00Z">
        <w:r w:rsidR="00422906" w:rsidRPr="00422906">
          <w:rPr>
            <w:rFonts w:ascii="Times New Roman" w:hAnsi="Times New Roman"/>
            <w:sz w:val="26"/>
            <w:szCs w:val="26"/>
            <w:rPrChange w:id="12931"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2932" w:author="The Si Tran" w:date="2012-12-11T06:20:00Z"/>
          <w:rFonts w:ascii="Times New Roman" w:hAnsi="Times New Roman"/>
          <w:sz w:val="26"/>
          <w:szCs w:val="26"/>
          <w:rPrChange w:id="12933" w:author="The Si Tran" w:date="2012-12-11T07:53:00Z">
            <w:rPr>
              <w:ins w:id="12934" w:author="The Si Tran" w:date="2012-12-11T06:20:00Z"/>
            </w:rPr>
          </w:rPrChange>
        </w:rPr>
        <w:pPrChange w:id="12935"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2936" w:author="The Si Tran" w:date="2012-12-11T06:20:00Z"/>
          <w:rFonts w:ascii="Times New Roman" w:hAnsi="Times New Roman"/>
          <w:sz w:val="26"/>
          <w:szCs w:val="26"/>
          <w:rPrChange w:id="12937" w:author="The Si Tran" w:date="2012-12-11T07:53:00Z">
            <w:rPr>
              <w:ins w:id="12938" w:author="The Si Tran" w:date="2012-12-11T06:20:00Z"/>
            </w:rPr>
          </w:rPrChange>
        </w:rPr>
      </w:pPr>
      <w:ins w:id="12939" w:author="The Si Tran" w:date="2012-12-11T06:20:00Z">
        <w:r w:rsidRPr="00422906">
          <w:rPr>
            <w:rFonts w:ascii="Times New Roman" w:hAnsi="Times New Roman"/>
            <w:sz w:val="26"/>
            <w:szCs w:val="26"/>
            <w:rPrChange w:id="12940"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2941" w:author="The Si Tran" w:date="2012-12-11T06:20:00Z"/>
          <w:rFonts w:ascii="Times New Roman" w:hAnsi="Times New Roman"/>
          <w:sz w:val="26"/>
          <w:szCs w:val="26"/>
          <w:rPrChange w:id="12942" w:author="The Si Tran" w:date="2012-12-11T07:53:00Z">
            <w:rPr>
              <w:ins w:id="12943" w:author="The Si Tran" w:date="2012-12-11T06:20:00Z"/>
            </w:rPr>
          </w:rPrChange>
        </w:rPr>
      </w:pPr>
      <w:ins w:id="12944" w:author="The Si Tran" w:date="2012-12-11T06:20:00Z">
        <w:r w:rsidRPr="00422906">
          <w:rPr>
            <w:rFonts w:ascii="Times New Roman" w:hAnsi="Times New Roman"/>
            <w:sz w:val="26"/>
            <w:szCs w:val="26"/>
            <w:rPrChange w:id="12945"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2946" w:author="The Si Tran" w:date="2012-12-11T07:54:00Z"/>
        </w:rPr>
        <w:pPrChange w:id="12947" w:author="The Si Tran" w:date="2012-12-11T07:54:00Z">
          <w:pPr>
            <w:pStyle w:val="ListParagraph"/>
          </w:pPr>
        </w:pPrChange>
      </w:pPr>
      <w:ins w:id="12948" w:author="The Si Tran" w:date="2012-12-11T07:53:00Z">
        <w:r>
          <w:t>Dự báo</w:t>
        </w:r>
      </w:ins>
    </w:p>
    <w:p w14:paraId="3216EB82" w14:textId="77777777" w:rsidR="004833CB" w:rsidRPr="00097101" w:rsidRDefault="004833CB">
      <w:pPr>
        <w:pStyle w:val="BuletL1"/>
        <w:rPr>
          <w:ins w:id="12949" w:author="The Si Tran" w:date="2012-12-11T06:20:00Z"/>
        </w:rPr>
        <w:pPrChange w:id="12950" w:author="The Si Tran" w:date="2012-12-11T07:54:00Z">
          <w:pPr>
            <w:pStyle w:val="ListParagraph"/>
          </w:pPr>
        </w:pPrChange>
      </w:pPr>
      <w:ins w:id="12951" w:author="The Si Tran" w:date="2012-12-11T07:54:00Z">
        <w:r>
          <w:t>Kiểm tra mô hình kết hợp</w:t>
        </w:r>
      </w:ins>
    </w:p>
    <w:p w14:paraId="3455B1D2" w14:textId="77777777" w:rsidR="00667F2E" w:rsidRPr="004833CB" w:rsidRDefault="00667F2E" w:rsidP="000D2FCB">
      <w:pPr>
        <w:rPr>
          <w:ins w:id="12952" w:author="The Si Tran" w:date="2012-12-11T06:20:00Z"/>
        </w:rPr>
      </w:pPr>
      <w:ins w:id="12953" w:author="The Si Tran" w:date="2012-12-11T06:20:00Z">
        <w:r w:rsidRPr="004833CB">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0D2FCB">
      <w:pPr>
        <w:pStyle w:val="Canhgiua"/>
        <w:rPr>
          <w:ins w:id="12954" w:author="The Si Tran" w:date="2012-12-11T07:59:00Z"/>
        </w:rPr>
      </w:pPr>
      <w:ins w:id="12955" w:author="The Si Tran" w:date="2012-12-11T06:20:00Z">
        <w:r w:rsidRPr="001B545C">
          <w:rPr>
            <w:noProof/>
            <w:rPrChange w:id="12956" w:author="Unknown">
              <w:rPr>
                <w:noProof/>
              </w:rPr>
            </w:rPrChange>
          </w:rPr>
          <w:lastRenderedPageBreak/>
          <mc:AlternateContent>
            <mc:Choice Requires="wps">
              <w:drawing>
                <wp:anchor distT="0" distB="0" distL="114300" distR="114300" simplePos="0" relativeHeight="251641344" behindDoc="0" locked="0" layoutInCell="1" allowOverlap="1" wp14:anchorId="419359FF" wp14:editId="082463E0">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9933FE" w:rsidRDefault="009933FE" w:rsidP="00C270D8">
                              <w:pPr>
                                <w:ind w:firstLine="0"/>
                                <w:jc w:val="left"/>
                              </w:pPr>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091" type="#_x0000_t202" style="position:absolute;left:0;text-align:left;margin-left:116.25pt;margin-top:90pt;width:117pt;height:36.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ArjQdO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9933FE" w:rsidRDefault="009933FE" w:rsidP="00C270D8">
                        <w:pPr>
                          <w:ind w:firstLine="0"/>
                          <w:jc w:val="left"/>
                        </w:pPr>
                        <w:r>
                          <w:t>Kiểm tra mô hình</w:t>
                        </w:r>
                      </w:p>
                    </w:txbxContent>
                  </v:textbox>
                </v:shape>
              </w:pict>
            </mc:Fallback>
          </mc:AlternateContent>
        </w:r>
        <w:r w:rsidRPr="001B545C">
          <w:rPr>
            <w:noProof/>
            <w:rPrChange w:id="12957" w:author="Unknown">
              <w:rPr>
                <w:noProof/>
              </w:rPr>
            </w:rPrChange>
          </w:rPr>
          <mc:AlternateContent>
            <mc:Choice Requires="wps">
              <w:drawing>
                <wp:anchor distT="0" distB="0" distL="114300" distR="114300" simplePos="0" relativeHeight="251639296" behindDoc="0" locked="0" layoutInCell="1" allowOverlap="1" wp14:anchorId="3B978055" wp14:editId="77183182">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9933FE" w:rsidRDefault="009933FE"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092" type="#_x0000_t47" style="position:absolute;left:0;text-align:left;margin-left:217.5pt;margin-top:39.75pt;width:60pt;height:20.2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6V56A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" adj="-15570,50700" filled="f" strokecolor="red" strokeweight="2pt">
                  <v:textbox>
                    <w:txbxContent>
                      <w:p w14:paraId="345EB018" w14:textId="77777777" w:rsidR="009933FE" w:rsidRDefault="009933FE" w:rsidP="00667F2E">
                        <w:pPr>
                          <w:jc w:val="center"/>
                        </w:pPr>
                      </w:p>
                    </w:txbxContent>
                  </v:textbox>
                  <o:callout v:ext="edit" minusy="t"/>
                </v:shape>
              </w:pict>
            </mc:Fallback>
          </mc:AlternateContent>
        </w:r>
        <w:r w:rsidR="00667F2E" w:rsidRPr="001B545C">
          <w:rPr>
            <w:noProof/>
            <w:rPrChange w:id="12958" w:author="Unknown">
              <w:rPr>
                <w:noProof/>
              </w:rPr>
            </w:rPrChange>
          </w:rPr>
          <w:drawing>
            <wp:inline distT="0" distB="0" distL="0" distR="0" wp14:anchorId="6184D586" wp14:editId="227D29DF">
              <wp:extent cx="5715000" cy="3067050"/>
              <wp:effectExtent l="19050" t="19050" r="19050" b="190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5715000" cy="3067050"/>
                      </a:xfrm>
                      <a:prstGeom prst="rect">
                        <a:avLst/>
                      </a:prstGeom>
                      <a:ln w="6350">
                        <a:solidFill>
                          <a:schemeClr val="bg1">
                            <a:lumMod val="75000"/>
                          </a:schemeClr>
                        </a:solidFill>
                      </a:ln>
                    </pic:spPr>
                  </pic:pic>
                </a:graphicData>
              </a:graphic>
            </wp:inline>
          </w:drawing>
        </w:r>
      </w:ins>
    </w:p>
    <w:p w14:paraId="7E96AAC7" w14:textId="3FFAB43B" w:rsidR="000D2FCB" w:rsidRDefault="000D2FCB">
      <w:pPr>
        <w:pStyle w:val="ListParagraph"/>
        <w:ind w:left="0"/>
        <w:jc w:val="center"/>
        <w:rPr>
          <w:ins w:id="12959" w:author="The Si Tran" w:date="2012-12-11T07:53:00Z"/>
          <w:rFonts w:ascii="Times New Roman" w:hAnsi="Times New Roman"/>
          <w:sz w:val="26"/>
          <w:szCs w:val="26"/>
        </w:rPr>
        <w:pPrChange w:id="12960" w:author="The Si Tran" w:date="2012-12-11T07:52:00Z">
          <w:pPr>
            <w:pStyle w:val="ListParagraph"/>
            <w:ind w:left="0"/>
          </w:pPr>
        </w:pPrChange>
      </w:pPr>
      <w:r>
        <w:rPr>
          <w:rFonts w:ascii="Times New Roman" w:hAnsi="Times New Roman"/>
          <w:sz w:val="26"/>
          <w:szCs w:val="26"/>
        </w:rPr>
        <w:t>Hình C.20: Kiểm tra tính chính xác của mô hình kết hợp</w:t>
      </w:r>
    </w:p>
    <w:p w14:paraId="747E1280" w14:textId="77777777" w:rsidR="00BF62DE" w:rsidRDefault="00BF62DE" w:rsidP="00BF62DE">
      <w:pPr>
        <w:pStyle w:val="ListParagraph"/>
        <w:ind w:left="0"/>
        <w:rPr>
          <w:ins w:id="12961" w:author="The Si Tran" w:date="2012-12-11T07:59:00Z"/>
          <w:rFonts w:ascii="Times New Roman" w:hAnsi="Times New Roman"/>
        </w:rPr>
      </w:pPr>
    </w:p>
    <w:p w14:paraId="2398A1DA" w14:textId="77777777" w:rsidR="00BF62DE" w:rsidRDefault="00BF62DE" w:rsidP="00BF62DE">
      <w:pPr>
        <w:pStyle w:val="ListParagraph"/>
        <w:ind w:left="0"/>
        <w:rPr>
          <w:ins w:id="12962" w:author="The Si Tran" w:date="2012-12-11T07:59:00Z"/>
          <w:rFonts w:ascii="Times New Roman" w:hAnsi="Times New Roman"/>
        </w:rPr>
      </w:pPr>
    </w:p>
    <w:p w14:paraId="3185EAA8" w14:textId="45123567" w:rsidR="00BF62DE" w:rsidRDefault="00C270D8" w:rsidP="000D2FCB">
      <w:pPr>
        <w:pStyle w:val="Canhgiua"/>
      </w:pPr>
      <w:r>
        <w:rPr>
          <w:noProof/>
        </w:rPr>
        <w:drawing>
          <wp:inline distT="0" distB="0" distL="0" distR="0" wp14:anchorId="66977700" wp14:editId="791C1E22">
            <wp:extent cx="5762625" cy="3733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5762625" cy="3733800"/>
                    </a:xfrm>
                    <a:prstGeom prst="rect">
                      <a:avLst/>
                    </a:prstGeom>
                  </pic:spPr>
                </pic:pic>
              </a:graphicData>
            </a:graphic>
          </wp:inline>
        </w:drawing>
      </w:r>
    </w:p>
    <w:p w14:paraId="06C00CED" w14:textId="185364B6" w:rsidR="000D2FCB" w:rsidRDefault="0019217E">
      <w:pPr>
        <w:pStyle w:val="ListParagraph"/>
        <w:ind w:left="0"/>
        <w:jc w:val="center"/>
        <w:rPr>
          <w:ins w:id="12963" w:author="The Si Tran" w:date="2012-12-11T07:53:00Z"/>
          <w:rFonts w:ascii="Times New Roman" w:hAnsi="Times New Roman"/>
          <w:sz w:val="26"/>
          <w:szCs w:val="26"/>
        </w:rPr>
        <w:pPrChange w:id="12964" w:author="The Si Tran" w:date="2012-12-11T07:52:00Z">
          <w:pPr>
            <w:pStyle w:val="ListParagraph"/>
            <w:ind w:left="0"/>
          </w:pPr>
        </w:pPrChange>
      </w:pPr>
      <w:r>
        <w:rPr>
          <w:rFonts w:ascii="Times New Roman" w:hAnsi="Times New Roman"/>
          <w:sz w:val="26"/>
          <w:szCs w:val="26"/>
        </w:rPr>
        <w:t>Hình C.21</w:t>
      </w:r>
      <w:r w:rsidR="000D2FCB">
        <w:rPr>
          <w:rFonts w:ascii="Times New Roman" w:hAnsi="Times New Roman"/>
          <w:sz w:val="26"/>
          <w:szCs w:val="26"/>
        </w:rPr>
        <w:t>: Kết quả kiểm tra lỗi của mô hình kết hợp</w:t>
      </w:r>
    </w:p>
    <w:p w14:paraId="7372BD0D" w14:textId="77777777" w:rsidR="00BF62DE" w:rsidRPr="001B545C" w:rsidRDefault="00BF62DE" w:rsidP="00667F2E">
      <w:pPr>
        <w:pStyle w:val="ListParagraph"/>
        <w:ind w:left="1080"/>
        <w:rPr>
          <w:ins w:id="12965" w:author="The Si Tran" w:date="2012-12-11T06:20:00Z"/>
          <w:rFonts w:ascii="Times New Roman" w:hAnsi="Times New Roman"/>
          <w:rPrChange w:id="12966" w:author="The Si Tran" w:date="2012-12-11T06:24:00Z">
            <w:rPr>
              <w:ins w:id="12967" w:author="The Si Tran" w:date="2012-12-11T06:20:00Z"/>
            </w:rPr>
          </w:rPrChange>
        </w:rPr>
      </w:pPr>
    </w:p>
    <w:p w14:paraId="13CB8E97" w14:textId="77777777" w:rsidR="00667F2E" w:rsidRPr="00BF62DE" w:rsidRDefault="00667F2E">
      <w:pPr>
        <w:pStyle w:val="BuletL1"/>
        <w:rPr>
          <w:ins w:id="12968" w:author="The Si Tran" w:date="2012-12-11T07:55:00Z"/>
          <w:rPrChange w:id="12969" w:author="The Si Tran" w:date="2012-12-11T07:56:00Z">
            <w:rPr>
              <w:ins w:id="12970" w:author="The Si Tran" w:date="2012-12-11T07:55:00Z"/>
              <w:rFonts w:ascii="Times New Roman" w:hAnsi="Times New Roman"/>
            </w:rPr>
          </w:rPrChange>
        </w:rPr>
        <w:pPrChange w:id="12971" w:author="The Si Tran" w:date="2012-12-11T07:56:00Z">
          <w:pPr>
            <w:pStyle w:val="ListParagraph"/>
            <w:numPr>
              <w:numId w:val="38"/>
            </w:numPr>
            <w:spacing w:after="160" w:line="259" w:lineRule="auto"/>
            <w:ind w:left="1080" w:hanging="360"/>
          </w:pPr>
        </w:pPrChange>
      </w:pPr>
      <w:ins w:id="12972" w:author="The Si Tran" w:date="2012-12-11T06:20:00Z">
        <w:r w:rsidRPr="00BF62DE">
          <w:rPr>
            <w:rPrChange w:id="12973"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2974" w:author="The Si Tran" w:date="2012-12-11T06:20:00Z"/>
          <w:rFonts w:ascii="Times New Roman" w:hAnsi="Times New Roman"/>
          <w:rPrChange w:id="12975" w:author="The Si Tran" w:date="2012-12-11T06:24:00Z">
            <w:rPr>
              <w:ins w:id="12976" w:author="The Si Tran" w:date="2012-12-11T06:20:00Z"/>
            </w:rPr>
          </w:rPrChange>
        </w:rPr>
        <w:pPrChange w:id="12977" w:author="The Si Tran" w:date="2012-12-11T07:55:00Z">
          <w:pPr>
            <w:pStyle w:val="ListParagraph"/>
            <w:numPr>
              <w:numId w:val="38"/>
            </w:numPr>
            <w:spacing w:after="160" w:line="259" w:lineRule="auto"/>
            <w:ind w:left="1080" w:hanging="360"/>
          </w:pPr>
        </w:pPrChange>
      </w:pPr>
    </w:p>
    <w:p w14:paraId="7CB03249" w14:textId="6D07A893" w:rsidR="00667F2E" w:rsidRPr="001B545C" w:rsidRDefault="008312D0" w:rsidP="00D305D7">
      <w:pPr>
        <w:pStyle w:val="Canhgiua"/>
        <w:rPr>
          <w:ins w:id="12978" w:author="The Si Tran" w:date="2012-12-11T06:20:00Z"/>
          <w:rPrChange w:id="12979" w:author="The Si Tran" w:date="2012-12-11T06:24:00Z">
            <w:rPr>
              <w:ins w:id="12980" w:author="The Si Tran" w:date="2012-12-11T06:20:00Z"/>
            </w:rPr>
          </w:rPrChange>
        </w:rPr>
      </w:pPr>
      <w:ins w:id="12981" w:author="The Si Tran" w:date="2012-12-11T06:20:00Z">
        <w:r w:rsidRPr="001B545C">
          <w:rPr>
            <w:noProof/>
            <w:rPrChange w:id="12982" w:author="Unknown">
              <w:rPr>
                <w:noProof/>
              </w:rPr>
            </w:rPrChange>
          </w:rPr>
          <w:lastRenderedPageBreak/>
          <mc:AlternateContent>
            <mc:Choice Requires="wps">
              <w:drawing>
                <wp:anchor distT="0" distB="0" distL="114300" distR="114300" simplePos="0" relativeHeight="251584512" behindDoc="0" locked="0" layoutInCell="1" allowOverlap="1" wp14:anchorId="3F6F5102" wp14:editId="5DF37AF3">
                  <wp:simplePos x="0" y="0"/>
                  <wp:positionH relativeFrom="column">
                    <wp:posOffset>5000625</wp:posOffset>
                  </wp:positionH>
                  <wp:positionV relativeFrom="paragraph">
                    <wp:posOffset>1771015</wp:posOffset>
                  </wp:positionV>
                  <wp:extent cx="285750" cy="781050"/>
                  <wp:effectExtent l="19050" t="19050" r="19050" b="1905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D6C5D" id="Straight Arrow Connector 127" o:spid="_x0000_s1026" type="#_x0000_t32" style="position:absolute;margin-left:393.75pt;margin-top:139.45pt;width:22.5pt;height:61.5pt;flip:x;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" strokecolor="red" strokeweight="2.25pt"/>
              </w:pict>
            </mc:Fallback>
          </mc:AlternateContent>
        </w:r>
        <w:r w:rsidRPr="001B545C">
          <w:rPr>
            <w:rFonts w:eastAsiaTheme="minorHAnsi"/>
            <w:noProof/>
            <w:rPrChange w:id="12983" w:author="Unknown">
              <w:rPr>
                <w:noProof/>
              </w:rPr>
            </w:rPrChange>
          </w:rPr>
          <mc:AlternateContent>
            <mc:Choice Requires="wps">
              <w:drawing>
                <wp:anchor distT="0" distB="0" distL="114300" distR="114300" simplePos="0" relativeHeight="251622400" behindDoc="0" locked="0" layoutInCell="1" allowOverlap="1" wp14:anchorId="7BE96E7A" wp14:editId="60C0A89F">
                  <wp:simplePos x="0" y="0"/>
                  <wp:positionH relativeFrom="margin">
                    <wp:posOffset>3705225</wp:posOffset>
                  </wp:positionH>
                  <wp:positionV relativeFrom="paragraph">
                    <wp:posOffset>2572385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9933FE" w:rsidRDefault="009933FE" w:rsidP="003D6C9F">
                              <w:pPr>
                                <w:ind w:firstLine="0"/>
                              </w:pPr>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093" type="#_x0000_t202" style="position:absolute;left:0;text-align:left;margin-left:291.75pt;margin-top:202.55pt;width:149.25pt;height:33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gmg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" fillcolor="white [3201]" strokecolor="red" strokeweight="2pt">
                  <v:textbox>
                    <w:txbxContent>
                      <w:p w14:paraId="0D1FB836" w14:textId="77777777" w:rsidR="009933FE" w:rsidRDefault="009933FE" w:rsidP="003D6C9F">
                        <w:pPr>
                          <w:ind w:firstLine="0"/>
                        </w:pPr>
                        <w:r>
                          <w:t>Các giá trị dự đoán</w:t>
                        </w:r>
                      </w:p>
                    </w:txbxContent>
                  </v:textbox>
                  <w10:wrap anchorx="margin"/>
                </v:shape>
              </w:pict>
            </mc:Fallback>
          </mc:AlternateContent>
        </w:r>
        <w:r w:rsidRPr="001B545C">
          <w:rPr>
            <w:noProof/>
            <w:rPrChange w:id="12984" w:author="Unknown">
              <w:rPr>
                <w:noProof/>
              </w:rPr>
            </w:rPrChange>
          </w:rPr>
          <mc:AlternateContent>
            <mc:Choice Requires="wps">
              <w:drawing>
                <wp:anchor distT="0" distB="0" distL="114300" distR="114300" simplePos="0" relativeHeight="251543552" behindDoc="0" locked="0" layoutInCell="1" allowOverlap="1" wp14:anchorId="4E62179D" wp14:editId="5A11CEA0">
                  <wp:simplePos x="0" y="0"/>
                  <wp:positionH relativeFrom="column">
                    <wp:posOffset>1085849</wp:posOffset>
                  </wp:positionH>
                  <wp:positionV relativeFrom="paragraph">
                    <wp:posOffset>2266316</wp:posOffset>
                  </wp:positionV>
                  <wp:extent cx="561975" cy="400050"/>
                  <wp:effectExtent l="19050" t="19050" r="28575" b="19050"/>
                  <wp:wrapNone/>
                  <wp:docPr id="128" name="Straight Arrow Connector 128"/>
                  <wp:cNvGraphicFramePr/>
                  <a:graphic xmlns:a="http://schemas.openxmlformats.org/drawingml/2006/main">
                    <a:graphicData uri="http://schemas.microsoft.com/office/word/2010/wordprocessingShape">
                      <wps:wsp>
                        <wps:cNvCnPr/>
                        <wps:spPr>
                          <a:xfrm>
                            <a:off x="0" y="0"/>
                            <a:ext cx="561975" cy="400050"/>
                          </a:xfrm>
                          <a:prstGeom prst="straightConnector1">
                            <a:avLst/>
                          </a:prstGeom>
                          <a:ln w="28575">
                            <a:solidFill>
                              <a:srgbClr val="FF0000"/>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5DBECC" id="Straight Arrow Connector 128" o:spid="_x0000_s1026" type="#_x0000_t32" style="position:absolute;margin-left:85.5pt;margin-top:178.45pt;width:44.25pt;height:31.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" strokecolor="red" strokeweight="2.25pt"/>
              </w:pict>
            </mc:Fallback>
          </mc:AlternateContent>
        </w:r>
        <w:r w:rsidRPr="001B545C">
          <w:rPr>
            <w:rFonts w:eastAsiaTheme="minorHAnsi"/>
            <w:noProof/>
            <w:rPrChange w:id="12985" w:author="Unknown">
              <w:rPr>
                <w:noProof/>
              </w:rPr>
            </w:rPrChange>
          </w:rPr>
          <mc:AlternateContent>
            <mc:Choice Requires="wps">
              <w:drawing>
                <wp:anchor distT="0" distB="0" distL="114300" distR="114300" simplePos="0" relativeHeight="251557888" behindDoc="0" locked="0" layoutInCell="1" allowOverlap="1" wp14:anchorId="4C4C90C5" wp14:editId="7830BB6B">
                  <wp:simplePos x="0" y="0"/>
                  <wp:positionH relativeFrom="column">
                    <wp:posOffset>638175</wp:posOffset>
                  </wp:positionH>
                  <wp:positionV relativeFrom="paragraph">
                    <wp:posOffset>1858010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9933FE" w:rsidRDefault="009933FE" w:rsidP="003D6C9F">
                              <w:pPr>
                                <w:ind w:firstLine="0"/>
                              </w:pPr>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094" type="#_x0000_t202" style="position:absolute;left:0;text-align:left;margin-left:50.25pt;margin-top:146.3pt;width:149.25pt;height:29.2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" fillcolor="white [3201]" strokecolor="red" strokeweight="2pt">
                  <v:textbox>
                    <w:txbxContent>
                      <w:p w14:paraId="095457D3" w14:textId="77777777" w:rsidR="009933FE" w:rsidRDefault="009933FE" w:rsidP="003D6C9F">
                        <w:pPr>
                          <w:ind w:firstLine="0"/>
                        </w:pPr>
                        <w:r>
                          <w:t>Đồ thị các giá trị dự đoán</w:t>
                        </w:r>
                      </w:p>
                    </w:txbxContent>
                  </v:textbox>
                </v:shape>
              </w:pict>
            </mc:Fallback>
          </mc:AlternateContent>
        </w:r>
        <w:r w:rsidRPr="001B545C">
          <w:rPr>
            <w:noProof/>
            <w:rPrChange w:id="12986" w:author="Unknown">
              <w:rPr>
                <w:noProof/>
              </w:rPr>
            </w:rPrChange>
          </w:rPr>
          <mc:AlternateContent>
            <mc:Choice Requires="wps">
              <w:drawing>
                <wp:anchor distT="0" distB="0" distL="114300" distR="114300" simplePos="0" relativeHeight="251528192" behindDoc="0" locked="0" layoutInCell="1" allowOverlap="1" wp14:anchorId="00D386CF" wp14:editId="0092FC46">
                  <wp:simplePos x="0" y="0"/>
                  <wp:positionH relativeFrom="column">
                    <wp:posOffset>1914525</wp:posOffset>
                  </wp:positionH>
                  <wp:positionV relativeFrom="paragraph">
                    <wp:posOffset>523240</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9933FE" w:rsidRDefault="009933FE"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095" type="#_x0000_t47" style="position:absolute;left:0;text-align:left;margin-left:150.75pt;margin-top:41.2pt;width:60pt;height:20.25pt;z-index:251528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" adj="-15570,50700" filled="f" strokecolor="red" strokeweight="2pt">
                  <v:textbox>
                    <w:txbxContent>
                      <w:p w14:paraId="392961F1" w14:textId="77777777" w:rsidR="009933FE" w:rsidRDefault="009933FE" w:rsidP="00667F2E">
                        <w:pPr>
                          <w:jc w:val="center"/>
                        </w:pPr>
                      </w:p>
                    </w:txbxContent>
                  </v:textbox>
                  <o:callout v:ext="edit" minusy="t"/>
                </v:shape>
              </w:pict>
            </mc:Fallback>
          </mc:AlternateContent>
        </w:r>
        <w:r w:rsidR="00BF62DE" w:rsidRPr="001B545C">
          <w:rPr>
            <w:noProof/>
            <w:rPrChange w:id="12987" w:author="Unknown">
              <w:rPr>
                <w:noProof/>
              </w:rPr>
            </w:rPrChange>
          </w:rPr>
          <mc:AlternateContent>
            <mc:Choice Requires="wps">
              <w:drawing>
                <wp:anchor distT="0" distB="0" distL="114300" distR="114300" simplePos="0" relativeHeight="251529216" behindDoc="0" locked="0" layoutInCell="1" allowOverlap="1" wp14:anchorId="3EDEB21A" wp14:editId="21E4BB69">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9933FE" w:rsidRDefault="009933FE" w:rsidP="008312D0">
                              <w:pPr>
                                <w:ind w:firstLine="0"/>
                              </w:pPr>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096" type="#_x0000_t202" style="position:absolute;left:0;text-align:left;margin-left:62.25pt;margin-top:89.45pt;width:63.75pt;height:33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" fillcolor="white [3201]" strokecolor="red" strokeweight="2pt">
                  <v:textbox>
                    <w:txbxContent>
                      <w:p w14:paraId="33DA8174" w14:textId="77777777" w:rsidR="009933FE" w:rsidRDefault="009933FE" w:rsidP="008312D0">
                        <w:pPr>
                          <w:ind w:firstLine="0"/>
                        </w:pPr>
                        <w:r>
                          <w:t>Dự đoán</w:t>
                        </w:r>
                      </w:p>
                    </w:txbxContent>
                  </v:textbox>
                </v:shape>
              </w:pict>
            </mc:Fallback>
          </mc:AlternateContent>
        </w:r>
        <w:bookmarkStart w:id="12988" w:name="_GoBack"/>
        <w:r w:rsidR="00667F2E" w:rsidRPr="001B545C">
          <w:rPr>
            <w:noProof/>
            <w:rPrChange w:id="12989" w:author="Unknown">
              <w:rPr>
                <w:noProof/>
              </w:rPr>
            </w:rPrChange>
          </w:rPr>
          <w:drawing>
            <wp:inline distT="0" distB="0" distL="0" distR="0" wp14:anchorId="7FB50EBD" wp14:editId="6FCB9DDD">
              <wp:extent cx="57150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5715000" cy="3354705"/>
                      </a:xfrm>
                      <a:prstGeom prst="rect">
                        <a:avLst/>
                      </a:prstGeom>
                      <a:ln w="6350">
                        <a:solidFill>
                          <a:schemeClr val="bg1">
                            <a:lumMod val="75000"/>
                          </a:schemeClr>
                        </a:solidFill>
                      </a:ln>
                    </pic:spPr>
                  </pic:pic>
                </a:graphicData>
              </a:graphic>
            </wp:inline>
          </w:drawing>
        </w:r>
        <w:bookmarkEnd w:id="12988"/>
      </w:ins>
    </w:p>
    <w:p w14:paraId="15310195" w14:textId="3F6FC99A" w:rsidR="008312D0" w:rsidRDefault="008312D0">
      <w:pPr>
        <w:pStyle w:val="ListParagraph"/>
        <w:ind w:left="0"/>
        <w:jc w:val="center"/>
        <w:rPr>
          <w:ins w:id="12990" w:author="The Si Tran" w:date="2012-12-11T07:53:00Z"/>
          <w:rFonts w:ascii="Times New Roman" w:hAnsi="Times New Roman"/>
          <w:sz w:val="26"/>
          <w:szCs w:val="26"/>
        </w:rPr>
        <w:pPrChange w:id="12991" w:author="The Si Tran" w:date="2012-12-11T07:52:00Z">
          <w:pPr>
            <w:pStyle w:val="ListParagraph"/>
            <w:ind w:left="0"/>
          </w:pPr>
        </w:pPrChange>
      </w:pPr>
      <w:r>
        <w:rPr>
          <w:rFonts w:ascii="Times New Roman" w:hAnsi="Times New Roman"/>
          <w:sz w:val="26"/>
          <w:szCs w:val="26"/>
        </w:rPr>
        <w:t xml:space="preserve">Hình C.21: Kết quả dự </w:t>
      </w:r>
      <w:r w:rsidR="00286C29">
        <w:rPr>
          <w:rFonts w:ascii="Times New Roman" w:hAnsi="Times New Roman"/>
          <w:sz w:val="26"/>
          <w:szCs w:val="26"/>
        </w:rPr>
        <w:t>báo</w:t>
      </w:r>
      <w:r>
        <w:rPr>
          <w:rFonts w:ascii="Times New Roman" w:hAnsi="Times New Roman"/>
          <w:sz w:val="26"/>
          <w:szCs w:val="26"/>
        </w:rPr>
        <w:t xml:space="preserve"> của mô hình kết hợp</w:t>
      </w:r>
    </w:p>
    <w:p w14:paraId="0E861508" w14:textId="5672400E" w:rsidR="00667F2E" w:rsidRPr="001B545C" w:rsidRDefault="00667F2E" w:rsidP="00667F2E">
      <w:pPr>
        <w:rPr>
          <w:ins w:id="12992" w:author="The Si Tran" w:date="2012-12-11T06:20:00Z"/>
        </w:rPr>
      </w:pPr>
    </w:p>
    <w:p w14:paraId="48E19DB6" w14:textId="69476DAA" w:rsidR="00667F2E" w:rsidRPr="001B545C" w:rsidRDefault="00667F2E" w:rsidP="00667F2E">
      <w:pPr>
        <w:rPr>
          <w:ins w:id="12993" w:author="The Si Tran" w:date="2012-12-11T06:20:00Z"/>
        </w:rPr>
      </w:pPr>
    </w:p>
    <w:p w14:paraId="126C25BD" w14:textId="77777777" w:rsidR="00667F2E" w:rsidRPr="001B545C" w:rsidRDefault="00667F2E" w:rsidP="00667F2E">
      <w:pPr>
        <w:rPr>
          <w:ins w:id="12994" w:author="The Si Tran" w:date="2012-12-11T06:20:00Z"/>
        </w:rPr>
      </w:pPr>
    </w:p>
    <w:p w14:paraId="59F0763C" w14:textId="77777777" w:rsidR="00667F2E" w:rsidRPr="00C64004" w:rsidRDefault="00667F2E">
      <w:pPr>
        <w:jc w:val="center"/>
        <w:rPr>
          <w:b/>
          <w:rPrChange w:id="12995" w:author="The Si Tran" w:date="2012-12-11T06:18:00Z">
            <w:rPr>
              <w:szCs w:val="26"/>
            </w:rPr>
          </w:rPrChange>
        </w:rPr>
        <w:pPrChange w:id="12996" w:author="The Si Tran" w:date="2012-12-11T06:18:00Z">
          <w:pPr/>
        </w:pPrChange>
      </w:pPr>
    </w:p>
    <w:sectPr w:rsidR="00667F2E" w:rsidRPr="00C64004" w:rsidSect="009933FE">
      <w:footerReference w:type="default" r:id="rId355"/>
      <w:pgSz w:w="11909" w:h="16834" w:code="9"/>
      <w:pgMar w:top="1134" w:right="1134" w:bottom="1134" w:left="1701" w:header="720" w:footer="720" w:gutter="0"/>
      <w:pgNumType w:start="1"/>
      <w:cols w:space="720"/>
      <w:docGrid w:linePitch="360"/>
      <w:sectPrChange w:id="13003" w:author="The Si Tran" w:date="2012-12-14T06:50:00Z">
        <w:sectPr w:rsidR="00667F2E" w:rsidRPr="00C64004" w:rsidSect="009933FE">
          <w:pgSz w:w="12240" w:h="15840" w:code="0"/>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A410CC" w14:textId="77777777" w:rsidR="004420B6" w:rsidRDefault="004420B6" w:rsidP="00AC1CB4">
      <w:pPr>
        <w:spacing w:before="0" w:line="240" w:lineRule="auto"/>
      </w:pPr>
      <w:r>
        <w:separator/>
      </w:r>
    </w:p>
    <w:p w14:paraId="1A256B15" w14:textId="77777777" w:rsidR="004420B6" w:rsidRDefault="004420B6"/>
  </w:endnote>
  <w:endnote w:type="continuationSeparator" w:id="0">
    <w:p w14:paraId="48CA1A10" w14:textId="77777777" w:rsidR="004420B6" w:rsidRDefault="004420B6" w:rsidP="00AC1CB4">
      <w:pPr>
        <w:spacing w:before="0" w:line="240" w:lineRule="auto"/>
      </w:pPr>
      <w:r>
        <w:continuationSeparator/>
      </w:r>
    </w:p>
    <w:p w14:paraId="0C56B9E6" w14:textId="77777777" w:rsidR="004420B6" w:rsidRDefault="004420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234" w:author="The Si Tran" w:date="2012-12-12T13:36:00Z"/>
  <w:sdt>
    <w:sdtPr>
      <w:id w:val="-908844875"/>
      <w:docPartObj>
        <w:docPartGallery w:val="Page Numbers (Bottom of Page)"/>
        <w:docPartUnique/>
      </w:docPartObj>
    </w:sdtPr>
    <w:sdtEndPr>
      <w:rPr>
        <w:noProof/>
      </w:rPr>
    </w:sdtEndPr>
    <w:sdtContent>
      <w:customXmlInsRangeEnd w:id="234"/>
      <w:p w14:paraId="17267F96" w14:textId="77777777" w:rsidR="009933FE" w:rsidRDefault="009933FE">
        <w:pPr>
          <w:pStyle w:val="Footer"/>
          <w:jc w:val="center"/>
          <w:rPr>
            <w:ins w:id="235" w:author="The Si Tran" w:date="2012-12-12T13:36:00Z"/>
          </w:rPr>
        </w:pPr>
        <w:ins w:id="236" w:author="The Si Tran" w:date="2012-12-12T13:36:00Z">
          <w:r>
            <w:fldChar w:fldCharType="begin"/>
          </w:r>
          <w:r>
            <w:instrText xml:space="preserve"> PAGE   \* MERGEFORMAT </w:instrText>
          </w:r>
          <w:r>
            <w:fldChar w:fldCharType="separate"/>
          </w:r>
        </w:ins>
        <w:r w:rsidR="00716ABB">
          <w:rPr>
            <w:noProof/>
          </w:rPr>
          <w:t>81</w:t>
        </w:r>
        <w:ins w:id="237" w:author="The Si Tran" w:date="2012-12-12T13:36:00Z">
          <w:r>
            <w:rPr>
              <w:noProof/>
            </w:rPr>
            <w:fldChar w:fldCharType="end"/>
          </w:r>
        </w:ins>
      </w:p>
      <w:customXmlInsRangeStart w:id="238" w:author="The Si Tran" w:date="2012-12-12T13:36:00Z"/>
    </w:sdtContent>
  </w:sdt>
  <w:customXmlInsRangeEnd w:id="238"/>
  <w:p w14:paraId="3AF94941" w14:textId="77777777" w:rsidR="009933FE" w:rsidRDefault="009933F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2435218A" w:rsidR="009933FE" w:rsidRDefault="009933FE">
    <w:pPr>
      <w:pStyle w:val="Footer"/>
      <w:jc w:val="center"/>
      <w:rPr>
        <w:ins w:id="12297" w:author="The Si Tran" w:date="2012-12-14T06:50:00Z"/>
      </w:rPr>
    </w:pPr>
    <w:proofErr w:type="gramStart"/>
    <w:ins w:id="12298" w:author="The Si Tran" w:date="2012-12-14T06:50:00Z">
      <w:r>
        <w:t>A.</w:t>
      </w:r>
      <w:proofErr w:type="gramEnd"/>
    </w:ins>
    <w:customXmlInsRangeStart w:id="12299" w:author="The Si Tran" w:date="2012-12-14T06:50:00Z"/>
    <w:sdt>
      <w:sdtPr>
        <w:id w:val="1504550065"/>
        <w:docPartObj>
          <w:docPartGallery w:val="Page Numbers (Bottom of Page)"/>
          <w:docPartUnique/>
        </w:docPartObj>
      </w:sdtPr>
      <w:sdtEndPr>
        <w:rPr>
          <w:noProof/>
        </w:rPr>
      </w:sdtEndPr>
      <w:sdtContent>
        <w:customXmlInsRangeEnd w:id="12299"/>
        <w:ins w:id="12300" w:author="The Si Tran" w:date="2012-12-14T06:50:00Z">
          <w:r>
            <w:fldChar w:fldCharType="begin"/>
          </w:r>
          <w:r>
            <w:instrText xml:space="preserve"> PAGE   \* MERGEFORMAT </w:instrText>
          </w:r>
          <w:r>
            <w:fldChar w:fldCharType="separate"/>
          </w:r>
        </w:ins>
        <w:r w:rsidR="00716ABB">
          <w:rPr>
            <w:noProof/>
          </w:rPr>
          <w:t>2</w:t>
        </w:r>
        <w:ins w:id="12301" w:author="The Si Tran" w:date="2012-12-14T06:50:00Z">
          <w:r>
            <w:rPr>
              <w:noProof/>
            </w:rPr>
            <w:fldChar w:fldCharType="end"/>
          </w:r>
        </w:ins>
        <w:customXmlInsRangeStart w:id="12302" w:author="The Si Tran" w:date="2012-12-14T06:50:00Z"/>
      </w:sdtContent>
    </w:sdt>
    <w:customXmlInsRangeEnd w:id="12302"/>
  </w:p>
  <w:p w14:paraId="2B5B527C" w14:textId="77777777" w:rsidR="009933FE" w:rsidRDefault="009933F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7954" w14:textId="5FEA4F32" w:rsidR="009933FE" w:rsidRDefault="009933FE">
    <w:pPr>
      <w:pStyle w:val="Footer"/>
      <w:jc w:val="center"/>
      <w:rPr>
        <w:ins w:id="12432" w:author="The Si Tran" w:date="2012-12-14T06:50:00Z"/>
      </w:rPr>
    </w:pPr>
    <w:proofErr w:type="gramStart"/>
    <w:r>
      <w:t>B</w:t>
    </w:r>
    <w:ins w:id="12433" w:author="The Si Tran" w:date="2012-12-14T06:50:00Z">
      <w:r>
        <w:t>.</w:t>
      </w:r>
      <w:proofErr w:type="gramEnd"/>
    </w:ins>
    <w:customXmlInsRangeStart w:id="12434" w:author="The Si Tran" w:date="2012-12-14T06:50:00Z"/>
    <w:sdt>
      <w:sdtPr>
        <w:id w:val="280921923"/>
        <w:docPartObj>
          <w:docPartGallery w:val="Page Numbers (Bottom of Page)"/>
          <w:docPartUnique/>
        </w:docPartObj>
      </w:sdtPr>
      <w:sdtEndPr>
        <w:rPr>
          <w:noProof/>
        </w:rPr>
      </w:sdtEndPr>
      <w:sdtContent>
        <w:customXmlInsRangeEnd w:id="12434"/>
        <w:ins w:id="12435" w:author="The Si Tran" w:date="2012-12-14T06:50:00Z">
          <w:r>
            <w:fldChar w:fldCharType="begin"/>
          </w:r>
          <w:r>
            <w:instrText xml:space="preserve"> PAGE   \* MERGEFORMAT </w:instrText>
          </w:r>
          <w:r>
            <w:fldChar w:fldCharType="separate"/>
          </w:r>
        </w:ins>
        <w:r w:rsidR="00716ABB">
          <w:rPr>
            <w:noProof/>
          </w:rPr>
          <w:t>1</w:t>
        </w:r>
        <w:ins w:id="12436" w:author="The Si Tran" w:date="2012-12-14T06:50:00Z">
          <w:r>
            <w:rPr>
              <w:noProof/>
            </w:rPr>
            <w:fldChar w:fldCharType="end"/>
          </w:r>
        </w:ins>
        <w:customXmlInsRangeStart w:id="12437" w:author="The Si Tran" w:date="2012-12-14T06:50:00Z"/>
      </w:sdtContent>
    </w:sdt>
    <w:customXmlInsRangeEnd w:id="12437"/>
  </w:p>
  <w:p w14:paraId="656B5744" w14:textId="77777777" w:rsidR="009933FE" w:rsidRDefault="009933F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EE94F" w14:textId="7FF6E51D" w:rsidR="009933FE" w:rsidRDefault="009933FE">
    <w:pPr>
      <w:pStyle w:val="Footer"/>
      <w:jc w:val="center"/>
      <w:rPr>
        <w:ins w:id="12997" w:author="The Si Tran" w:date="2012-12-14T06:50:00Z"/>
      </w:rPr>
    </w:pPr>
    <w:proofErr w:type="gramStart"/>
    <w:r>
      <w:t>C</w:t>
    </w:r>
    <w:ins w:id="12998" w:author="The Si Tran" w:date="2012-12-14T06:50:00Z">
      <w:r>
        <w:t>.</w:t>
      </w:r>
      <w:proofErr w:type="gramEnd"/>
    </w:ins>
    <w:customXmlInsRangeStart w:id="12999" w:author="The Si Tran" w:date="2012-12-14T06:50:00Z"/>
    <w:sdt>
      <w:sdtPr>
        <w:id w:val="386459245"/>
        <w:docPartObj>
          <w:docPartGallery w:val="Page Numbers (Bottom of Page)"/>
          <w:docPartUnique/>
        </w:docPartObj>
      </w:sdtPr>
      <w:sdtEndPr>
        <w:rPr>
          <w:noProof/>
        </w:rPr>
      </w:sdtEndPr>
      <w:sdtContent>
        <w:customXmlInsRangeEnd w:id="12999"/>
        <w:ins w:id="13000" w:author="The Si Tran" w:date="2012-12-14T06:50:00Z">
          <w:r>
            <w:fldChar w:fldCharType="begin"/>
          </w:r>
          <w:r>
            <w:instrText xml:space="preserve"> PAGE   \* MERGEFORMAT </w:instrText>
          </w:r>
          <w:r>
            <w:fldChar w:fldCharType="separate"/>
          </w:r>
        </w:ins>
        <w:r w:rsidR="00716ABB">
          <w:rPr>
            <w:noProof/>
          </w:rPr>
          <w:t>14</w:t>
        </w:r>
        <w:ins w:id="13001" w:author="The Si Tran" w:date="2012-12-14T06:50:00Z">
          <w:r>
            <w:rPr>
              <w:noProof/>
            </w:rPr>
            <w:fldChar w:fldCharType="end"/>
          </w:r>
        </w:ins>
        <w:customXmlInsRangeStart w:id="13002" w:author="The Si Tran" w:date="2012-12-14T06:50:00Z"/>
      </w:sdtContent>
    </w:sdt>
    <w:customXmlInsRangeEnd w:id="13002"/>
  </w:p>
  <w:p w14:paraId="31193984" w14:textId="77777777" w:rsidR="009933FE" w:rsidRDefault="009933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A6F235" w14:textId="77777777" w:rsidR="004420B6" w:rsidRDefault="004420B6" w:rsidP="00AC1CB4">
      <w:pPr>
        <w:spacing w:before="0" w:line="240" w:lineRule="auto"/>
      </w:pPr>
      <w:r>
        <w:separator/>
      </w:r>
    </w:p>
    <w:p w14:paraId="3FA6AF06" w14:textId="77777777" w:rsidR="004420B6" w:rsidRDefault="004420B6"/>
  </w:footnote>
  <w:footnote w:type="continuationSeparator" w:id="0">
    <w:p w14:paraId="140BF394" w14:textId="77777777" w:rsidR="004420B6" w:rsidRDefault="004420B6" w:rsidP="00AC1CB4">
      <w:pPr>
        <w:spacing w:before="0" w:line="240" w:lineRule="auto"/>
      </w:pPr>
      <w:r>
        <w:continuationSeparator/>
      </w:r>
    </w:p>
    <w:p w14:paraId="298C24A6" w14:textId="77777777" w:rsidR="004420B6" w:rsidRDefault="004420B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2271"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Content>
      <w:customXmlInsRangeEnd w:id="12271"/>
      <w:p w14:paraId="3F653F36" w14:textId="7F78E79B" w:rsidR="009933FE" w:rsidRDefault="009933FE" w:rsidP="006F2D5D">
        <w:pPr>
          <w:pStyle w:val="Header"/>
          <w:pBdr>
            <w:bottom w:val="thickThinSmallGap" w:sz="24" w:space="2" w:color="auto"/>
          </w:pBdr>
          <w:tabs>
            <w:tab w:val="clear" w:pos="9360"/>
            <w:tab w:val="right" w:pos="9072"/>
          </w:tabs>
          <w:ind w:firstLine="0"/>
          <w:jc w:val="center"/>
          <w:rPr>
            <w:ins w:id="12272" w:author="The Si Tran" w:date="2012-12-14T06:56:00Z"/>
            <w:szCs w:val="26"/>
          </w:rPr>
        </w:pPr>
        <w:r>
          <w:rPr>
            <w:szCs w:val="26"/>
          </w:rPr>
          <w:t>Ứng dụng mạng Nơron nhân tạo vào công tác dự báo dữ liệu chuỗi thời gian</w:t>
        </w:r>
      </w:p>
      <w:customXmlInsRangeStart w:id="12273" w:author="The Si Tran" w:date="2012-12-14T06:56:00Z"/>
    </w:sdtContent>
  </w:sdt>
  <w:customXmlInsRangeEnd w:id="12273"/>
  <w:p w14:paraId="4F445727" w14:textId="0A2B6F9B" w:rsidR="009933FE" w:rsidRPr="000A27E1" w:rsidRDefault="009933F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BB0B61"/>
    <w:multiLevelType w:val="hybridMultilevel"/>
    <w:tmpl w:val="585656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5">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20">
    <w:nsid w:val="305F77A9"/>
    <w:multiLevelType w:val="hybridMultilevel"/>
    <w:tmpl w:val="BB3A4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1">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3">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5">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4">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9">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nsid w:val="599D187F"/>
    <w:multiLevelType w:val="hybridMultilevel"/>
    <w:tmpl w:val="E7FE95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53">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9">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4192B83"/>
    <w:multiLevelType w:val="hybridMultilevel"/>
    <w:tmpl w:val="AC4C8F32"/>
    <w:lvl w:ilvl="0" w:tplc="FC26DB8E">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5">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9">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8"/>
  </w:num>
  <w:num w:numId="2">
    <w:abstractNumId w:val="52"/>
  </w:num>
  <w:num w:numId="3">
    <w:abstractNumId w:val="30"/>
  </w:num>
  <w:num w:numId="4">
    <w:abstractNumId w:val="40"/>
  </w:num>
  <w:num w:numId="5">
    <w:abstractNumId w:val="58"/>
  </w:num>
  <w:num w:numId="6">
    <w:abstractNumId w:val="48"/>
  </w:num>
  <w:num w:numId="7">
    <w:abstractNumId w:val="62"/>
  </w:num>
  <w:num w:numId="8">
    <w:abstractNumId w:val="35"/>
  </w:num>
  <w:num w:numId="9">
    <w:abstractNumId w:val="33"/>
  </w:num>
  <w:num w:numId="10">
    <w:abstractNumId w:val="59"/>
  </w:num>
  <w:num w:numId="11">
    <w:abstractNumId w:val="50"/>
  </w:num>
  <w:num w:numId="12">
    <w:abstractNumId w:val="31"/>
  </w:num>
  <w:num w:numId="13">
    <w:abstractNumId w:val="67"/>
  </w:num>
  <w:num w:numId="14">
    <w:abstractNumId w:val="36"/>
  </w:num>
  <w:num w:numId="15">
    <w:abstractNumId w:val="29"/>
  </w:num>
  <w:num w:numId="16">
    <w:abstractNumId w:val="3"/>
  </w:num>
  <w:num w:numId="17">
    <w:abstractNumId w:val="39"/>
  </w:num>
  <w:num w:numId="18">
    <w:abstractNumId w:val="56"/>
  </w:num>
  <w:num w:numId="19">
    <w:abstractNumId w:val="8"/>
  </w:num>
  <w:num w:numId="20">
    <w:abstractNumId w:val="23"/>
  </w:num>
  <w:num w:numId="21">
    <w:abstractNumId w:val="24"/>
  </w:num>
  <w:num w:numId="22">
    <w:abstractNumId w:val="14"/>
  </w:num>
  <w:num w:numId="23">
    <w:abstractNumId w:val="57"/>
  </w:num>
  <w:num w:numId="24">
    <w:abstractNumId w:val="44"/>
  </w:num>
  <w:num w:numId="25">
    <w:abstractNumId w:val="32"/>
  </w:num>
  <w:num w:numId="26">
    <w:abstractNumId w:val="28"/>
  </w:num>
  <w:num w:numId="27">
    <w:abstractNumId w:val="5"/>
  </w:num>
  <w:num w:numId="28">
    <w:abstractNumId w:val="0"/>
  </w:num>
  <w:num w:numId="29">
    <w:abstractNumId w:val="11"/>
  </w:num>
  <w:num w:numId="30">
    <w:abstractNumId w:val="15"/>
  </w:num>
  <w:num w:numId="31">
    <w:abstractNumId w:val="9"/>
  </w:num>
  <w:num w:numId="32">
    <w:abstractNumId w:val="22"/>
  </w:num>
  <w:num w:numId="33">
    <w:abstractNumId w:val="66"/>
  </w:num>
  <w:num w:numId="34">
    <w:abstractNumId w:val="26"/>
  </w:num>
  <w:num w:numId="35">
    <w:abstractNumId w:val="13"/>
  </w:num>
  <w:num w:numId="36">
    <w:abstractNumId w:val="45"/>
  </w:num>
  <w:num w:numId="37">
    <w:abstractNumId w:val="7"/>
  </w:num>
  <w:num w:numId="38">
    <w:abstractNumId w:val="21"/>
  </w:num>
  <w:num w:numId="39">
    <w:abstractNumId w:val="54"/>
  </w:num>
  <w:num w:numId="40">
    <w:abstractNumId w:val="63"/>
  </w:num>
  <w:num w:numId="41">
    <w:abstractNumId w:val="10"/>
  </w:num>
  <w:num w:numId="42">
    <w:abstractNumId w:val="6"/>
  </w:num>
  <w:num w:numId="43">
    <w:abstractNumId w:val="53"/>
  </w:num>
  <w:num w:numId="4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num>
  <w:num w:numId="46">
    <w:abstractNumId w:val="68"/>
  </w:num>
  <w:num w:numId="47">
    <w:abstractNumId w:val="49"/>
  </w:num>
  <w:num w:numId="48">
    <w:abstractNumId w:val="55"/>
  </w:num>
  <w:num w:numId="49">
    <w:abstractNumId w:val="2"/>
  </w:num>
  <w:num w:numId="50">
    <w:abstractNumId w:val="17"/>
  </w:num>
  <w:num w:numId="51">
    <w:abstractNumId w:val="46"/>
  </w:num>
  <w:num w:numId="52">
    <w:abstractNumId w:val="16"/>
  </w:num>
  <w:num w:numId="53">
    <w:abstractNumId w:val="41"/>
  </w:num>
  <w:num w:numId="54">
    <w:abstractNumId w:val="69"/>
  </w:num>
  <w:num w:numId="55">
    <w:abstractNumId w:val="27"/>
  </w:num>
  <w:num w:numId="56">
    <w:abstractNumId w:val="18"/>
  </w:num>
  <w:num w:numId="57">
    <w:abstractNumId w:val="19"/>
  </w:num>
  <w:num w:numId="58">
    <w:abstractNumId w:val="4"/>
  </w:num>
  <w:num w:numId="59">
    <w:abstractNumId w:val="43"/>
  </w:num>
  <w:num w:numId="60">
    <w:abstractNumId w:val="34"/>
  </w:num>
  <w:num w:numId="61">
    <w:abstractNumId w:val="64"/>
  </w:num>
  <w:num w:numId="62">
    <w:abstractNumId w:val="42"/>
  </w:num>
  <w:num w:numId="63">
    <w:abstractNumId w:val="65"/>
  </w:num>
  <w:num w:numId="64">
    <w:abstractNumId w:val="61"/>
  </w:num>
  <w:num w:numId="65">
    <w:abstractNumId w:val="25"/>
  </w:num>
  <w:num w:numId="66">
    <w:abstractNumId w:val="47"/>
  </w:num>
  <w:num w:numId="67">
    <w:abstractNumId w:val="60"/>
  </w:num>
  <w:num w:numId="68">
    <w:abstractNumId w:val="38"/>
  </w:num>
  <w:num w:numId="69">
    <w:abstractNumId w:val="1"/>
  </w:num>
  <w:num w:numId="70">
    <w:abstractNumId w:val="20"/>
  </w:num>
  <w:num w:numId="71">
    <w:abstractNumId w:val="68"/>
  </w:num>
  <w:num w:numId="72">
    <w:abstractNumId w:val="51"/>
  </w:num>
  <w:num w:numId="73">
    <w:abstractNumId w:val="12"/>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4494"/>
    <w:rsid w:val="000064E1"/>
    <w:rsid w:val="000066E0"/>
    <w:rsid w:val="0001105D"/>
    <w:rsid w:val="00011A74"/>
    <w:rsid w:val="0001268E"/>
    <w:rsid w:val="00013058"/>
    <w:rsid w:val="000177B1"/>
    <w:rsid w:val="00023D92"/>
    <w:rsid w:val="00024D6E"/>
    <w:rsid w:val="00024E93"/>
    <w:rsid w:val="0003050C"/>
    <w:rsid w:val="00031BC2"/>
    <w:rsid w:val="00032D83"/>
    <w:rsid w:val="00032F94"/>
    <w:rsid w:val="00035531"/>
    <w:rsid w:val="0004647E"/>
    <w:rsid w:val="00050F61"/>
    <w:rsid w:val="00052731"/>
    <w:rsid w:val="0005400A"/>
    <w:rsid w:val="0005561A"/>
    <w:rsid w:val="0006468C"/>
    <w:rsid w:val="00065EA0"/>
    <w:rsid w:val="00066043"/>
    <w:rsid w:val="00071624"/>
    <w:rsid w:val="00071995"/>
    <w:rsid w:val="000729A7"/>
    <w:rsid w:val="00075CBD"/>
    <w:rsid w:val="00080E17"/>
    <w:rsid w:val="00082976"/>
    <w:rsid w:val="000830F1"/>
    <w:rsid w:val="0008713C"/>
    <w:rsid w:val="0008775D"/>
    <w:rsid w:val="00087FFE"/>
    <w:rsid w:val="00090047"/>
    <w:rsid w:val="00090AB7"/>
    <w:rsid w:val="00091D45"/>
    <w:rsid w:val="000920C5"/>
    <w:rsid w:val="00094614"/>
    <w:rsid w:val="000952DD"/>
    <w:rsid w:val="00095447"/>
    <w:rsid w:val="00097101"/>
    <w:rsid w:val="000A27E1"/>
    <w:rsid w:val="000A302D"/>
    <w:rsid w:val="000A397A"/>
    <w:rsid w:val="000A51F8"/>
    <w:rsid w:val="000A7921"/>
    <w:rsid w:val="000B15D7"/>
    <w:rsid w:val="000B2963"/>
    <w:rsid w:val="000B35DE"/>
    <w:rsid w:val="000B533B"/>
    <w:rsid w:val="000B65E4"/>
    <w:rsid w:val="000C119A"/>
    <w:rsid w:val="000C3A28"/>
    <w:rsid w:val="000C4531"/>
    <w:rsid w:val="000C7BB4"/>
    <w:rsid w:val="000D001B"/>
    <w:rsid w:val="000D0624"/>
    <w:rsid w:val="000D0B0B"/>
    <w:rsid w:val="000D2FCB"/>
    <w:rsid w:val="000D6995"/>
    <w:rsid w:val="000E05CE"/>
    <w:rsid w:val="000E1023"/>
    <w:rsid w:val="000E6941"/>
    <w:rsid w:val="000E7270"/>
    <w:rsid w:val="000E7D19"/>
    <w:rsid w:val="000F1BDB"/>
    <w:rsid w:val="000F1F6F"/>
    <w:rsid w:val="000F226B"/>
    <w:rsid w:val="000F27A6"/>
    <w:rsid w:val="000F2CC7"/>
    <w:rsid w:val="000F3773"/>
    <w:rsid w:val="00101934"/>
    <w:rsid w:val="001164BE"/>
    <w:rsid w:val="00120A96"/>
    <w:rsid w:val="00124FB8"/>
    <w:rsid w:val="001301E0"/>
    <w:rsid w:val="00131EAE"/>
    <w:rsid w:val="001360F7"/>
    <w:rsid w:val="00141341"/>
    <w:rsid w:val="00142255"/>
    <w:rsid w:val="00142ADD"/>
    <w:rsid w:val="001444EB"/>
    <w:rsid w:val="001455B7"/>
    <w:rsid w:val="0015202E"/>
    <w:rsid w:val="00155591"/>
    <w:rsid w:val="00156046"/>
    <w:rsid w:val="001568F1"/>
    <w:rsid w:val="0015771C"/>
    <w:rsid w:val="001611FB"/>
    <w:rsid w:val="00165810"/>
    <w:rsid w:val="00167945"/>
    <w:rsid w:val="00177321"/>
    <w:rsid w:val="00184B6E"/>
    <w:rsid w:val="0018627D"/>
    <w:rsid w:val="00187200"/>
    <w:rsid w:val="00187396"/>
    <w:rsid w:val="00187478"/>
    <w:rsid w:val="00191361"/>
    <w:rsid w:val="0019217E"/>
    <w:rsid w:val="001A0F8C"/>
    <w:rsid w:val="001A309A"/>
    <w:rsid w:val="001A48D1"/>
    <w:rsid w:val="001A5EB6"/>
    <w:rsid w:val="001A7D30"/>
    <w:rsid w:val="001B34D3"/>
    <w:rsid w:val="001B4700"/>
    <w:rsid w:val="001B4795"/>
    <w:rsid w:val="001B4DDE"/>
    <w:rsid w:val="001B545C"/>
    <w:rsid w:val="001C0C97"/>
    <w:rsid w:val="001C15D9"/>
    <w:rsid w:val="001C2225"/>
    <w:rsid w:val="001C333A"/>
    <w:rsid w:val="001C3CEB"/>
    <w:rsid w:val="001D208D"/>
    <w:rsid w:val="001D2A39"/>
    <w:rsid w:val="001D3484"/>
    <w:rsid w:val="001D36B5"/>
    <w:rsid w:val="001D7BD2"/>
    <w:rsid w:val="001E051F"/>
    <w:rsid w:val="001E0550"/>
    <w:rsid w:val="001E2676"/>
    <w:rsid w:val="001E48EF"/>
    <w:rsid w:val="001E6D0D"/>
    <w:rsid w:val="001E7EC0"/>
    <w:rsid w:val="001F017F"/>
    <w:rsid w:val="001F3B0F"/>
    <w:rsid w:val="002046B0"/>
    <w:rsid w:val="00206943"/>
    <w:rsid w:val="0020765F"/>
    <w:rsid w:val="0021110E"/>
    <w:rsid w:val="00213161"/>
    <w:rsid w:val="00213AA5"/>
    <w:rsid w:val="002150BF"/>
    <w:rsid w:val="00215622"/>
    <w:rsid w:val="00223994"/>
    <w:rsid w:val="002249EB"/>
    <w:rsid w:val="002261D4"/>
    <w:rsid w:val="00231125"/>
    <w:rsid w:val="00233EFD"/>
    <w:rsid w:val="0023677B"/>
    <w:rsid w:val="002400FD"/>
    <w:rsid w:val="00244BAB"/>
    <w:rsid w:val="00246F0B"/>
    <w:rsid w:val="00247293"/>
    <w:rsid w:val="002510A2"/>
    <w:rsid w:val="0025143A"/>
    <w:rsid w:val="00252995"/>
    <w:rsid w:val="00254F82"/>
    <w:rsid w:val="00256858"/>
    <w:rsid w:val="002569E2"/>
    <w:rsid w:val="0026073B"/>
    <w:rsid w:val="00261881"/>
    <w:rsid w:val="00263465"/>
    <w:rsid w:val="00266E2E"/>
    <w:rsid w:val="00267538"/>
    <w:rsid w:val="002702C6"/>
    <w:rsid w:val="00271306"/>
    <w:rsid w:val="00271541"/>
    <w:rsid w:val="002728D2"/>
    <w:rsid w:val="00273706"/>
    <w:rsid w:val="00273C75"/>
    <w:rsid w:val="00276DB6"/>
    <w:rsid w:val="00285630"/>
    <w:rsid w:val="00286C29"/>
    <w:rsid w:val="00290F01"/>
    <w:rsid w:val="00296436"/>
    <w:rsid w:val="002972CB"/>
    <w:rsid w:val="002A1B38"/>
    <w:rsid w:val="002A35A8"/>
    <w:rsid w:val="002B1464"/>
    <w:rsid w:val="002B24C1"/>
    <w:rsid w:val="002B34FE"/>
    <w:rsid w:val="002B62AC"/>
    <w:rsid w:val="002C1C14"/>
    <w:rsid w:val="002C603F"/>
    <w:rsid w:val="002D3300"/>
    <w:rsid w:val="002D525D"/>
    <w:rsid w:val="002D6925"/>
    <w:rsid w:val="002E0C6D"/>
    <w:rsid w:val="002E24B1"/>
    <w:rsid w:val="002E3B57"/>
    <w:rsid w:val="002E3DC5"/>
    <w:rsid w:val="002E47E8"/>
    <w:rsid w:val="002E545D"/>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1B2C"/>
    <w:rsid w:val="003336F3"/>
    <w:rsid w:val="003343D0"/>
    <w:rsid w:val="00334CAD"/>
    <w:rsid w:val="00336BF1"/>
    <w:rsid w:val="003402BA"/>
    <w:rsid w:val="003455DB"/>
    <w:rsid w:val="00350BDD"/>
    <w:rsid w:val="00350FC5"/>
    <w:rsid w:val="00351FEC"/>
    <w:rsid w:val="003549D0"/>
    <w:rsid w:val="00354FE7"/>
    <w:rsid w:val="003553FD"/>
    <w:rsid w:val="00355596"/>
    <w:rsid w:val="00361F58"/>
    <w:rsid w:val="00362721"/>
    <w:rsid w:val="003632BF"/>
    <w:rsid w:val="00363B91"/>
    <w:rsid w:val="00364895"/>
    <w:rsid w:val="0036591A"/>
    <w:rsid w:val="00380A27"/>
    <w:rsid w:val="00381A4D"/>
    <w:rsid w:val="0038242B"/>
    <w:rsid w:val="00383B47"/>
    <w:rsid w:val="0038419C"/>
    <w:rsid w:val="00385B37"/>
    <w:rsid w:val="00387D5F"/>
    <w:rsid w:val="00391BCE"/>
    <w:rsid w:val="00393709"/>
    <w:rsid w:val="003941EB"/>
    <w:rsid w:val="00395324"/>
    <w:rsid w:val="00396099"/>
    <w:rsid w:val="003967AA"/>
    <w:rsid w:val="003A1CA3"/>
    <w:rsid w:val="003A4E66"/>
    <w:rsid w:val="003A59DB"/>
    <w:rsid w:val="003A6C45"/>
    <w:rsid w:val="003B0506"/>
    <w:rsid w:val="003B12DF"/>
    <w:rsid w:val="003B3962"/>
    <w:rsid w:val="003B3B5B"/>
    <w:rsid w:val="003B5A9E"/>
    <w:rsid w:val="003C0DE2"/>
    <w:rsid w:val="003C1928"/>
    <w:rsid w:val="003C4D45"/>
    <w:rsid w:val="003C73FD"/>
    <w:rsid w:val="003D0FA1"/>
    <w:rsid w:val="003D2B1E"/>
    <w:rsid w:val="003D3150"/>
    <w:rsid w:val="003D4A09"/>
    <w:rsid w:val="003D4D11"/>
    <w:rsid w:val="003D4E27"/>
    <w:rsid w:val="003D6C9F"/>
    <w:rsid w:val="003E01A2"/>
    <w:rsid w:val="003E4DFC"/>
    <w:rsid w:val="003E4F58"/>
    <w:rsid w:val="003E5C02"/>
    <w:rsid w:val="003E7D6B"/>
    <w:rsid w:val="003F2C8F"/>
    <w:rsid w:val="003F6E52"/>
    <w:rsid w:val="0040359E"/>
    <w:rsid w:val="004174BC"/>
    <w:rsid w:val="004211A5"/>
    <w:rsid w:val="00422906"/>
    <w:rsid w:val="00423CB2"/>
    <w:rsid w:val="004347B6"/>
    <w:rsid w:val="00437040"/>
    <w:rsid w:val="004420B6"/>
    <w:rsid w:val="00442EEE"/>
    <w:rsid w:val="00444FC1"/>
    <w:rsid w:val="00445847"/>
    <w:rsid w:val="00445CC8"/>
    <w:rsid w:val="00446309"/>
    <w:rsid w:val="00447488"/>
    <w:rsid w:val="004505B3"/>
    <w:rsid w:val="00451320"/>
    <w:rsid w:val="0045340D"/>
    <w:rsid w:val="0045424A"/>
    <w:rsid w:val="00454557"/>
    <w:rsid w:val="00454DCE"/>
    <w:rsid w:val="004556E7"/>
    <w:rsid w:val="00455B50"/>
    <w:rsid w:val="0046447B"/>
    <w:rsid w:val="004657FC"/>
    <w:rsid w:val="00471418"/>
    <w:rsid w:val="00474435"/>
    <w:rsid w:val="00477F6C"/>
    <w:rsid w:val="004833CB"/>
    <w:rsid w:val="0049233F"/>
    <w:rsid w:val="004939AB"/>
    <w:rsid w:val="00495407"/>
    <w:rsid w:val="00495E92"/>
    <w:rsid w:val="004A1DFD"/>
    <w:rsid w:val="004A208B"/>
    <w:rsid w:val="004A3B54"/>
    <w:rsid w:val="004A4474"/>
    <w:rsid w:val="004B145B"/>
    <w:rsid w:val="004B1E49"/>
    <w:rsid w:val="004B2AD3"/>
    <w:rsid w:val="004B6166"/>
    <w:rsid w:val="004B73A9"/>
    <w:rsid w:val="004C00C8"/>
    <w:rsid w:val="004C2D67"/>
    <w:rsid w:val="004C4C13"/>
    <w:rsid w:val="004D32E5"/>
    <w:rsid w:val="004D3F55"/>
    <w:rsid w:val="004D65BA"/>
    <w:rsid w:val="004D65F6"/>
    <w:rsid w:val="004D6F02"/>
    <w:rsid w:val="004E0543"/>
    <w:rsid w:val="004E0A08"/>
    <w:rsid w:val="004E490E"/>
    <w:rsid w:val="004E4F8F"/>
    <w:rsid w:val="004E61AD"/>
    <w:rsid w:val="004E657C"/>
    <w:rsid w:val="004E789F"/>
    <w:rsid w:val="004F02C0"/>
    <w:rsid w:val="004F10F8"/>
    <w:rsid w:val="004F510E"/>
    <w:rsid w:val="004F5E08"/>
    <w:rsid w:val="004F6964"/>
    <w:rsid w:val="004F6C5F"/>
    <w:rsid w:val="00500B67"/>
    <w:rsid w:val="00500C89"/>
    <w:rsid w:val="0050106A"/>
    <w:rsid w:val="0050145A"/>
    <w:rsid w:val="0050316D"/>
    <w:rsid w:val="00511C5F"/>
    <w:rsid w:val="00512097"/>
    <w:rsid w:val="005131C3"/>
    <w:rsid w:val="0051611B"/>
    <w:rsid w:val="00516934"/>
    <w:rsid w:val="00516C62"/>
    <w:rsid w:val="0052188A"/>
    <w:rsid w:val="00522B9B"/>
    <w:rsid w:val="00524EBA"/>
    <w:rsid w:val="005332E3"/>
    <w:rsid w:val="00536A80"/>
    <w:rsid w:val="00537CF3"/>
    <w:rsid w:val="00542651"/>
    <w:rsid w:val="005457E8"/>
    <w:rsid w:val="00545827"/>
    <w:rsid w:val="005459C0"/>
    <w:rsid w:val="00545F04"/>
    <w:rsid w:val="005537CE"/>
    <w:rsid w:val="00554AC4"/>
    <w:rsid w:val="00554C5E"/>
    <w:rsid w:val="00555D32"/>
    <w:rsid w:val="00556A95"/>
    <w:rsid w:val="00556D65"/>
    <w:rsid w:val="00560907"/>
    <w:rsid w:val="0056222E"/>
    <w:rsid w:val="00564351"/>
    <w:rsid w:val="0056499D"/>
    <w:rsid w:val="00565563"/>
    <w:rsid w:val="00567862"/>
    <w:rsid w:val="00570969"/>
    <w:rsid w:val="00572933"/>
    <w:rsid w:val="00580A26"/>
    <w:rsid w:val="00582753"/>
    <w:rsid w:val="00584351"/>
    <w:rsid w:val="00585340"/>
    <w:rsid w:val="005947EE"/>
    <w:rsid w:val="00594976"/>
    <w:rsid w:val="00595295"/>
    <w:rsid w:val="00595FCB"/>
    <w:rsid w:val="0059631B"/>
    <w:rsid w:val="005A004D"/>
    <w:rsid w:val="005A22B0"/>
    <w:rsid w:val="005A4357"/>
    <w:rsid w:val="005A746D"/>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3941"/>
    <w:rsid w:val="005E5CD3"/>
    <w:rsid w:val="005E7ACB"/>
    <w:rsid w:val="005F01A1"/>
    <w:rsid w:val="005F1D9C"/>
    <w:rsid w:val="005F761D"/>
    <w:rsid w:val="00604E53"/>
    <w:rsid w:val="006225F4"/>
    <w:rsid w:val="00623073"/>
    <w:rsid w:val="006234D7"/>
    <w:rsid w:val="00623920"/>
    <w:rsid w:val="006267BC"/>
    <w:rsid w:val="006352B3"/>
    <w:rsid w:val="00637C13"/>
    <w:rsid w:val="00637F2A"/>
    <w:rsid w:val="0064187A"/>
    <w:rsid w:val="00642B1B"/>
    <w:rsid w:val="006431AB"/>
    <w:rsid w:val="00643A1D"/>
    <w:rsid w:val="006449F3"/>
    <w:rsid w:val="00644A4C"/>
    <w:rsid w:val="00644AFE"/>
    <w:rsid w:val="00647C91"/>
    <w:rsid w:val="006526EC"/>
    <w:rsid w:val="00653B1C"/>
    <w:rsid w:val="006552CD"/>
    <w:rsid w:val="0066047E"/>
    <w:rsid w:val="006625BC"/>
    <w:rsid w:val="00662619"/>
    <w:rsid w:val="00662C01"/>
    <w:rsid w:val="00664ED4"/>
    <w:rsid w:val="00667906"/>
    <w:rsid w:val="00667D24"/>
    <w:rsid w:val="00667F2E"/>
    <w:rsid w:val="006716F2"/>
    <w:rsid w:val="00673068"/>
    <w:rsid w:val="00675AEE"/>
    <w:rsid w:val="00677EB9"/>
    <w:rsid w:val="00677FF8"/>
    <w:rsid w:val="0068192E"/>
    <w:rsid w:val="00682B49"/>
    <w:rsid w:val="00686079"/>
    <w:rsid w:val="00691EA7"/>
    <w:rsid w:val="0069274D"/>
    <w:rsid w:val="0069415C"/>
    <w:rsid w:val="006948EF"/>
    <w:rsid w:val="00695328"/>
    <w:rsid w:val="00695429"/>
    <w:rsid w:val="00695D90"/>
    <w:rsid w:val="00696717"/>
    <w:rsid w:val="006A0FB5"/>
    <w:rsid w:val="006A0FCC"/>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4B8B"/>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58D"/>
    <w:rsid w:val="006F07F0"/>
    <w:rsid w:val="006F27C7"/>
    <w:rsid w:val="006F2D5D"/>
    <w:rsid w:val="006F57E5"/>
    <w:rsid w:val="006F78A0"/>
    <w:rsid w:val="007030D5"/>
    <w:rsid w:val="007038D9"/>
    <w:rsid w:val="00711ADB"/>
    <w:rsid w:val="00714282"/>
    <w:rsid w:val="00716ABB"/>
    <w:rsid w:val="00720763"/>
    <w:rsid w:val="00721CBD"/>
    <w:rsid w:val="00722731"/>
    <w:rsid w:val="00723164"/>
    <w:rsid w:val="0072340A"/>
    <w:rsid w:val="0072356A"/>
    <w:rsid w:val="00724C67"/>
    <w:rsid w:val="0072602B"/>
    <w:rsid w:val="00726875"/>
    <w:rsid w:val="007304D9"/>
    <w:rsid w:val="00730A63"/>
    <w:rsid w:val="00734CBA"/>
    <w:rsid w:val="00736600"/>
    <w:rsid w:val="0074010E"/>
    <w:rsid w:val="00745EDF"/>
    <w:rsid w:val="00747DD6"/>
    <w:rsid w:val="007529B1"/>
    <w:rsid w:val="0075785E"/>
    <w:rsid w:val="00757B81"/>
    <w:rsid w:val="00757DE5"/>
    <w:rsid w:val="007657A1"/>
    <w:rsid w:val="0076673F"/>
    <w:rsid w:val="007700CE"/>
    <w:rsid w:val="007701F2"/>
    <w:rsid w:val="00776549"/>
    <w:rsid w:val="00780AB7"/>
    <w:rsid w:val="00781FC7"/>
    <w:rsid w:val="00782A72"/>
    <w:rsid w:val="00783376"/>
    <w:rsid w:val="00783FC7"/>
    <w:rsid w:val="00783FDB"/>
    <w:rsid w:val="007850C8"/>
    <w:rsid w:val="00785F58"/>
    <w:rsid w:val="007A07F4"/>
    <w:rsid w:val="007A1632"/>
    <w:rsid w:val="007A486C"/>
    <w:rsid w:val="007A66EB"/>
    <w:rsid w:val="007A78B2"/>
    <w:rsid w:val="007B0D12"/>
    <w:rsid w:val="007B33EC"/>
    <w:rsid w:val="007B39CE"/>
    <w:rsid w:val="007B3A21"/>
    <w:rsid w:val="007B42A6"/>
    <w:rsid w:val="007B4E58"/>
    <w:rsid w:val="007B7F6E"/>
    <w:rsid w:val="007C00DC"/>
    <w:rsid w:val="007C4131"/>
    <w:rsid w:val="007C782C"/>
    <w:rsid w:val="007D2B34"/>
    <w:rsid w:val="007D5A50"/>
    <w:rsid w:val="007E03CC"/>
    <w:rsid w:val="007E3E87"/>
    <w:rsid w:val="007E692E"/>
    <w:rsid w:val="007F2A95"/>
    <w:rsid w:val="007F45A3"/>
    <w:rsid w:val="007F5275"/>
    <w:rsid w:val="007F5C98"/>
    <w:rsid w:val="007F6AD1"/>
    <w:rsid w:val="008002A4"/>
    <w:rsid w:val="00802E77"/>
    <w:rsid w:val="008048B6"/>
    <w:rsid w:val="00804DBE"/>
    <w:rsid w:val="00805B17"/>
    <w:rsid w:val="0080635D"/>
    <w:rsid w:val="00806395"/>
    <w:rsid w:val="00806B7F"/>
    <w:rsid w:val="00810267"/>
    <w:rsid w:val="00810AC4"/>
    <w:rsid w:val="00817C15"/>
    <w:rsid w:val="00821D0F"/>
    <w:rsid w:val="0082455D"/>
    <w:rsid w:val="00826F68"/>
    <w:rsid w:val="00830386"/>
    <w:rsid w:val="008308F4"/>
    <w:rsid w:val="008312D0"/>
    <w:rsid w:val="00831D65"/>
    <w:rsid w:val="00835F6C"/>
    <w:rsid w:val="00843CA1"/>
    <w:rsid w:val="00844617"/>
    <w:rsid w:val="0084788B"/>
    <w:rsid w:val="00851CA5"/>
    <w:rsid w:val="00851F5C"/>
    <w:rsid w:val="0085381C"/>
    <w:rsid w:val="00855061"/>
    <w:rsid w:val="00857243"/>
    <w:rsid w:val="00857BA6"/>
    <w:rsid w:val="00865EB7"/>
    <w:rsid w:val="0087598C"/>
    <w:rsid w:val="008771FB"/>
    <w:rsid w:val="00885D00"/>
    <w:rsid w:val="0088753F"/>
    <w:rsid w:val="00891415"/>
    <w:rsid w:val="008923C9"/>
    <w:rsid w:val="0089241B"/>
    <w:rsid w:val="008976CA"/>
    <w:rsid w:val="008A1860"/>
    <w:rsid w:val="008A19A3"/>
    <w:rsid w:val="008A2D16"/>
    <w:rsid w:val="008A444D"/>
    <w:rsid w:val="008A5312"/>
    <w:rsid w:val="008A7CC4"/>
    <w:rsid w:val="008B0B04"/>
    <w:rsid w:val="008B2578"/>
    <w:rsid w:val="008B2829"/>
    <w:rsid w:val="008B3DEB"/>
    <w:rsid w:val="008B53FA"/>
    <w:rsid w:val="008B61AC"/>
    <w:rsid w:val="008C120A"/>
    <w:rsid w:val="008C1D28"/>
    <w:rsid w:val="008C32B7"/>
    <w:rsid w:val="008C76D1"/>
    <w:rsid w:val="008C7DAC"/>
    <w:rsid w:val="008D038F"/>
    <w:rsid w:val="008D49AF"/>
    <w:rsid w:val="008D5DF3"/>
    <w:rsid w:val="008D6389"/>
    <w:rsid w:val="008E24BE"/>
    <w:rsid w:val="008E2AA9"/>
    <w:rsid w:val="008E2CA2"/>
    <w:rsid w:val="008E341B"/>
    <w:rsid w:val="008E61D1"/>
    <w:rsid w:val="008E6A9A"/>
    <w:rsid w:val="008E6D1B"/>
    <w:rsid w:val="008E70A9"/>
    <w:rsid w:val="008F273A"/>
    <w:rsid w:val="008F2FA0"/>
    <w:rsid w:val="008F4645"/>
    <w:rsid w:val="008F4A34"/>
    <w:rsid w:val="008F750D"/>
    <w:rsid w:val="0090080B"/>
    <w:rsid w:val="00900AAA"/>
    <w:rsid w:val="0090169D"/>
    <w:rsid w:val="00911202"/>
    <w:rsid w:val="00915897"/>
    <w:rsid w:val="00916DF0"/>
    <w:rsid w:val="00920B1C"/>
    <w:rsid w:val="009211DB"/>
    <w:rsid w:val="00922A77"/>
    <w:rsid w:val="00925766"/>
    <w:rsid w:val="00926939"/>
    <w:rsid w:val="00932971"/>
    <w:rsid w:val="00940531"/>
    <w:rsid w:val="00941638"/>
    <w:rsid w:val="00941798"/>
    <w:rsid w:val="00941CDF"/>
    <w:rsid w:val="009450BA"/>
    <w:rsid w:val="00945B99"/>
    <w:rsid w:val="00945C28"/>
    <w:rsid w:val="009462B6"/>
    <w:rsid w:val="00946BC5"/>
    <w:rsid w:val="00951586"/>
    <w:rsid w:val="009523BA"/>
    <w:rsid w:val="009526E2"/>
    <w:rsid w:val="009531AA"/>
    <w:rsid w:val="0095710D"/>
    <w:rsid w:val="00961164"/>
    <w:rsid w:val="00962369"/>
    <w:rsid w:val="00962CF4"/>
    <w:rsid w:val="00962DC9"/>
    <w:rsid w:val="00963971"/>
    <w:rsid w:val="00971774"/>
    <w:rsid w:val="0097191E"/>
    <w:rsid w:val="00974290"/>
    <w:rsid w:val="00974DA2"/>
    <w:rsid w:val="00975D31"/>
    <w:rsid w:val="00976130"/>
    <w:rsid w:val="00977112"/>
    <w:rsid w:val="009779CC"/>
    <w:rsid w:val="009803E5"/>
    <w:rsid w:val="00983080"/>
    <w:rsid w:val="0098777F"/>
    <w:rsid w:val="00992028"/>
    <w:rsid w:val="009933FE"/>
    <w:rsid w:val="009944BF"/>
    <w:rsid w:val="00995D5D"/>
    <w:rsid w:val="00997389"/>
    <w:rsid w:val="009A082C"/>
    <w:rsid w:val="009B2B7A"/>
    <w:rsid w:val="009C05B7"/>
    <w:rsid w:val="009C08F4"/>
    <w:rsid w:val="009C34E7"/>
    <w:rsid w:val="009C64D2"/>
    <w:rsid w:val="009D276E"/>
    <w:rsid w:val="009D2F47"/>
    <w:rsid w:val="009D3E13"/>
    <w:rsid w:val="009D6D89"/>
    <w:rsid w:val="009E162A"/>
    <w:rsid w:val="009E4AE3"/>
    <w:rsid w:val="009E7F08"/>
    <w:rsid w:val="009F0701"/>
    <w:rsid w:val="009F089B"/>
    <w:rsid w:val="009F1B0B"/>
    <w:rsid w:val="009F38DB"/>
    <w:rsid w:val="009F4660"/>
    <w:rsid w:val="009F530B"/>
    <w:rsid w:val="009F61CF"/>
    <w:rsid w:val="00A01806"/>
    <w:rsid w:val="00A0192C"/>
    <w:rsid w:val="00A0214E"/>
    <w:rsid w:val="00A02652"/>
    <w:rsid w:val="00A07507"/>
    <w:rsid w:val="00A1083C"/>
    <w:rsid w:val="00A12EAE"/>
    <w:rsid w:val="00A158E1"/>
    <w:rsid w:val="00A17E04"/>
    <w:rsid w:val="00A2082F"/>
    <w:rsid w:val="00A21340"/>
    <w:rsid w:val="00A213DB"/>
    <w:rsid w:val="00A23322"/>
    <w:rsid w:val="00A32C43"/>
    <w:rsid w:val="00A33636"/>
    <w:rsid w:val="00A35187"/>
    <w:rsid w:val="00A35E7F"/>
    <w:rsid w:val="00A364BC"/>
    <w:rsid w:val="00A40DAF"/>
    <w:rsid w:val="00A51995"/>
    <w:rsid w:val="00A51C54"/>
    <w:rsid w:val="00A55FB2"/>
    <w:rsid w:val="00A56A18"/>
    <w:rsid w:val="00A61A4D"/>
    <w:rsid w:val="00A625DC"/>
    <w:rsid w:val="00A70A83"/>
    <w:rsid w:val="00A718DF"/>
    <w:rsid w:val="00A73072"/>
    <w:rsid w:val="00A74146"/>
    <w:rsid w:val="00A75952"/>
    <w:rsid w:val="00A75EB6"/>
    <w:rsid w:val="00A77BA3"/>
    <w:rsid w:val="00A80B78"/>
    <w:rsid w:val="00A811FF"/>
    <w:rsid w:val="00A81DD7"/>
    <w:rsid w:val="00A837C3"/>
    <w:rsid w:val="00A85AB3"/>
    <w:rsid w:val="00A86CAA"/>
    <w:rsid w:val="00A91625"/>
    <w:rsid w:val="00A92BAB"/>
    <w:rsid w:val="00A96CBA"/>
    <w:rsid w:val="00A96FA3"/>
    <w:rsid w:val="00A97113"/>
    <w:rsid w:val="00AA0EAB"/>
    <w:rsid w:val="00AA1111"/>
    <w:rsid w:val="00AA1483"/>
    <w:rsid w:val="00AA17EF"/>
    <w:rsid w:val="00AA42A8"/>
    <w:rsid w:val="00AA4819"/>
    <w:rsid w:val="00AA7614"/>
    <w:rsid w:val="00AB0792"/>
    <w:rsid w:val="00AB2E63"/>
    <w:rsid w:val="00AB56B4"/>
    <w:rsid w:val="00AB5A1A"/>
    <w:rsid w:val="00AB6D0D"/>
    <w:rsid w:val="00AB74F2"/>
    <w:rsid w:val="00AC05B5"/>
    <w:rsid w:val="00AC1C82"/>
    <w:rsid w:val="00AC1CB4"/>
    <w:rsid w:val="00AC34B6"/>
    <w:rsid w:val="00AC3890"/>
    <w:rsid w:val="00AC4149"/>
    <w:rsid w:val="00AC62C4"/>
    <w:rsid w:val="00AC6412"/>
    <w:rsid w:val="00AD1513"/>
    <w:rsid w:val="00AD35E8"/>
    <w:rsid w:val="00AD4244"/>
    <w:rsid w:val="00AD4B67"/>
    <w:rsid w:val="00AD549B"/>
    <w:rsid w:val="00AD5E7D"/>
    <w:rsid w:val="00AE2C5D"/>
    <w:rsid w:val="00AE4339"/>
    <w:rsid w:val="00AE4D39"/>
    <w:rsid w:val="00AE6CD1"/>
    <w:rsid w:val="00AE7DA7"/>
    <w:rsid w:val="00AF035F"/>
    <w:rsid w:val="00AF1345"/>
    <w:rsid w:val="00AF20FA"/>
    <w:rsid w:val="00AF2A17"/>
    <w:rsid w:val="00AF5054"/>
    <w:rsid w:val="00AF56B2"/>
    <w:rsid w:val="00B00AA2"/>
    <w:rsid w:val="00B00F91"/>
    <w:rsid w:val="00B02B7B"/>
    <w:rsid w:val="00B03FC4"/>
    <w:rsid w:val="00B048F9"/>
    <w:rsid w:val="00B058D3"/>
    <w:rsid w:val="00B0605D"/>
    <w:rsid w:val="00B07B76"/>
    <w:rsid w:val="00B10E17"/>
    <w:rsid w:val="00B144CE"/>
    <w:rsid w:val="00B1472C"/>
    <w:rsid w:val="00B14D71"/>
    <w:rsid w:val="00B203D9"/>
    <w:rsid w:val="00B20D96"/>
    <w:rsid w:val="00B227F8"/>
    <w:rsid w:val="00B228F5"/>
    <w:rsid w:val="00B261FB"/>
    <w:rsid w:val="00B312F5"/>
    <w:rsid w:val="00B32B17"/>
    <w:rsid w:val="00B35C7A"/>
    <w:rsid w:val="00B36FFE"/>
    <w:rsid w:val="00B405CA"/>
    <w:rsid w:val="00B40B8C"/>
    <w:rsid w:val="00B43A6C"/>
    <w:rsid w:val="00B45CDE"/>
    <w:rsid w:val="00B46514"/>
    <w:rsid w:val="00B557A5"/>
    <w:rsid w:val="00B576B9"/>
    <w:rsid w:val="00B61FF6"/>
    <w:rsid w:val="00B62266"/>
    <w:rsid w:val="00B63318"/>
    <w:rsid w:val="00B65917"/>
    <w:rsid w:val="00B663DE"/>
    <w:rsid w:val="00B71547"/>
    <w:rsid w:val="00B7223D"/>
    <w:rsid w:val="00B737B9"/>
    <w:rsid w:val="00B76378"/>
    <w:rsid w:val="00B808D3"/>
    <w:rsid w:val="00B80B3D"/>
    <w:rsid w:val="00B828F5"/>
    <w:rsid w:val="00B82C02"/>
    <w:rsid w:val="00B84941"/>
    <w:rsid w:val="00B8588B"/>
    <w:rsid w:val="00B86926"/>
    <w:rsid w:val="00B87EB5"/>
    <w:rsid w:val="00B9034A"/>
    <w:rsid w:val="00B90956"/>
    <w:rsid w:val="00B92AF7"/>
    <w:rsid w:val="00B9548F"/>
    <w:rsid w:val="00BA1E01"/>
    <w:rsid w:val="00BA1F80"/>
    <w:rsid w:val="00BA3046"/>
    <w:rsid w:val="00BA41C5"/>
    <w:rsid w:val="00BA51C4"/>
    <w:rsid w:val="00BA560D"/>
    <w:rsid w:val="00BA63E2"/>
    <w:rsid w:val="00BA6809"/>
    <w:rsid w:val="00BA6E4C"/>
    <w:rsid w:val="00BB2911"/>
    <w:rsid w:val="00BB4B46"/>
    <w:rsid w:val="00BB5797"/>
    <w:rsid w:val="00BB5FFD"/>
    <w:rsid w:val="00BB708B"/>
    <w:rsid w:val="00BB77CB"/>
    <w:rsid w:val="00BC0EFC"/>
    <w:rsid w:val="00BC6984"/>
    <w:rsid w:val="00BC795D"/>
    <w:rsid w:val="00BD0062"/>
    <w:rsid w:val="00BD23BE"/>
    <w:rsid w:val="00BD6CE9"/>
    <w:rsid w:val="00BD71C0"/>
    <w:rsid w:val="00BE1886"/>
    <w:rsid w:val="00BE19A7"/>
    <w:rsid w:val="00BE27EE"/>
    <w:rsid w:val="00BE2D8B"/>
    <w:rsid w:val="00BE4B86"/>
    <w:rsid w:val="00BE62E1"/>
    <w:rsid w:val="00BF080C"/>
    <w:rsid w:val="00BF3D5C"/>
    <w:rsid w:val="00BF5619"/>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251DA"/>
    <w:rsid w:val="00C270D8"/>
    <w:rsid w:val="00C31595"/>
    <w:rsid w:val="00C318D3"/>
    <w:rsid w:val="00C409EE"/>
    <w:rsid w:val="00C4155B"/>
    <w:rsid w:val="00C4504D"/>
    <w:rsid w:val="00C46E9E"/>
    <w:rsid w:val="00C5087F"/>
    <w:rsid w:val="00C5193F"/>
    <w:rsid w:val="00C5470C"/>
    <w:rsid w:val="00C564CC"/>
    <w:rsid w:val="00C63864"/>
    <w:rsid w:val="00C64004"/>
    <w:rsid w:val="00C676BA"/>
    <w:rsid w:val="00C72B8E"/>
    <w:rsid w:val="00C74575"/>
    <w:rsid w:val="00C779DA"/>
    <w:rsid w:val="00C83C77"/>
    <w:rsid w:val="00C841C4"/>
    <w:rsid w:val="00C950CF"/>
    <w:rsid w:val="00C97CB0"/>
    <w:rsid w:val="00CA0590"/>
    <w:rsid w:val="00CA12FA"/>
    <w:rsid w:val="00CA1785"/>
    <w:rsid w:val="00CA1F7F"/>
    <w:rsid w:val="00CA1FAD"/>
    <w:rsid w:val="00CA2190"/>
    <w:rsid w:val="00CB0D78"/>
    <w:rsid w:val="00CB32EE"/>
    <w:rsid w:val="00CB3B67"/>
    <w:rsid w:val="00CB48F0"/>
    <w:rsid w:val="00CB5534"/>
    <w:rsid w:val="00CB56EB"/>
    <w:rsid w:val="00CC7EBB"/>
    <w:rsid w:val="00CD1726"/>
    <w:rsid w:val="00CD217B"/>
    <w:rsid w:val="00CD6D90"/>
    <w:rsid w:val="00CD76C3"/>
    <w:rsid w:val="00CE41A5"/>
    <w:rsid w:val="00CE4725"/>
    <w:rsid w:val="00CE6555"/>
    <w:rsid w:val="00CE67EE"/>
    <w:rsid w:val="00CF32C5"/>
    <w:rsid w:val="00CF4667"/>
    <w:rsid w:val="00CF500F"/>
    <w:rsid w:val="00CF5DA9"/>
    <w:rsid w:val="00CF6224"/>
    <w:rsid w:val="00CF7B77"/>
    <w:rsid w:val="00D04DDF"/>
    <w:rsid w:val="00D10148"/>
    <w:rsid w:val="00D11D23"/>
    <w:rsid w:val="00D139B5"/>
    <w:rsid w:val="00D1749C"/>
    <w:rsid w:val="00D20536"/>
    <w:rsid w:val="00D21E01"/>
    <w:rsid w:val="00D22561"/>
    <w:rsid w:val="00D22ECB"/>
    <w:rsid w:val="00D30044"/>
    <w:rsid w:val="00D305D7"/>
    <w:rsid w:val="00D33D17"/>
    <w:rsid w:val="00D3413D"/>
    <w:rsid w:val="00D344CA"/>
    <w:rsid w:val="00D358EC"/>
    <w:rsid w:val="00D35DF6"/>
    <w:rsid w:val="00D362B7"/>
    <w:rsid w:val="00D4441E"/>
    <w:rsid w:val="00D45B25"/>
    <w:rsid w:val="00D4703F"/>
    <w:rsid w:val="00D475DA"/>
    <w:rsid w:val="00D50098"/>
    <w:rsid w:val="00D54C04"/>
    <w:rsid w:val="00D567DD"/>
    <w:rsid w:val="00D56B12"/>
    <w:rsid w:val="00D57449"/>
    <w:rsid w:val="00D62B2C"/>
    <w:rsid w:val="00D66640"/>
    <w:rsid w:val="00D66E4C"/>
    <w:rsid w:val="00D676CA"/>
    <w:rsid w:val="00D742D5"/>
    <w:rsid w:val="00D7470D"/>
    <w:rsid w:val="00D753D1"/>
    <w:rsid w:val="00D767FA"/>
    <w:rsid w:val="00D80916"/>
    <w:rsid w:val="00D81327"/>
    <w:rsid w:val="00D92047"/>
    <w:rsid w:val="00D9284D"/>
    <w:rsid w:val="00D945B7"/>
    <w:rsid w:val="00D95093"/>
    <w:rsid w:val="00D969EA"/>
    <w:rsid w:val="00DA0075"/>
    <w:rsid w:val="00DA1F81"/>
    <w:rsid w:val="00DA3C57"/>
    <w:rsid w:val="00DA68B1"/>
    <w:rsid w:val="00DB31CF"/>
    <w:rsid w:val="00DB3CD0"/>
    <w:rsid w:val="00DC045C"/>
    <w:rsid w:val="00DC0CF0"/>
    <w:rsid w:val="00DC1307"/>
    <w:rsid w:val="00DC2B95"/>
    <w:rsid w:val="00DC441D"/>
    <w:rsid w:val="00DC7B41"/>
    <w:rsid w:val="00DD242F"/>
    <w:rsid w:val="00DD48FF"/>
    <w:rsid w:val="00DD6ED6"/>
    <w:rsid w:val="00DE04C3"/>
    <w:rsid w:val="00DE23E9"/>
    <w:rsid w:val="00DE25DE"/>
    <w:rsid w:val="00DE27F5"/>
    <w:rsid w:val="00DE2BD3"/>
    <w:rsid w:val="00DE62C5"/>
    <w:rsid w:val="00DE7809"/>
    <w:rsid w:val="00DF02E9"/>
    <w:rsid w:val="00DF09B3"/>
    <w:rsid w:val="00DF1A0E"/>
    <w:rsid w:val="00DF2C28"/>
    <w:rsid w:val="00DF53A6"/>
    <w:rsid w:val="00E000DF"/>
    <w:rsid w:val="00E02868"/>
    <w:rsid w:val="00E029EC"/>
    <w:rsid w:val="00E04C47"/>
    <w:rsid w:val="00E078AF"/>
    <w:rsid w:val="00E101D0"/>
    <w:rsid w:val="00E10512"/>
    <w:rsid w:val="00E12518"/>
    <w:rsid w:val="00E12D24"/>
    <w:rsid w:val="00E20E05"/>
    <w:rsid w:val="00E231FB"/>
    <w:rsid w:val="00E255B6"/>
    <w:rsid w:val="00E26A6D"/>
    <w:rsid w:val="00E270B0"/>
    <w:rsid w:val="00E27BFB"/>
    <w:rsid w:val="00E30631"/>
    <w:rsid w:val="00E325D6"/>
    <w:rsid w:val="00E34B00"/>
    <w:rsid w:val="00E34B5F"/>
    <w:rsid w:val="00E3558E"/>
    <w:rsid w:val="00E40F7B"/>
    <w:rsid w:val="00E429A2"/>
    <w:rsid w:val="00E44DF7"/>
    <w:rsid w:val="00E45C52"/>
    <w:rsid w:val="00E46E0A"/>
    <w:rsid w:val="00E47C73"/>
    <w:rsid w:val="00E47F01"/>
    <w:rsid w:val="00E50A9B"/>
    <w:rsid w:val="00E51BBD"/>
    <w:rsid w:val="00E54597"/>
    <w:rsid w:val="00E54E7E"/>
    <w:rsid w:val="00E57367"/>
    <w:rsid w:val="00E61C03"/>
    <w:rsid w:val="00E64586"/>
    <w:rsid w:val="00E67981"/>
    <w:rsid w:val="00E76327"/>
    <w:rsid w:val="00E80ECE"/>
    <w:rsid w:val="00E81674"/>
    <w:rsid w:val="00E81970"/>
    <w:rsid w:val="00E830E0"/>
    <w:rsid w:val="00E84D39"/>
    <w:rsid w:val="00E85AEE"/>
    <w:rsid w:val="00E86F34"/>
    <w:rsid w:val="00E94A26"/>
    <w:rsid w:val="00E950CE"/>
    <w:rsid w:val="00E9719E"/>
    <w:rsid w:val="00EA14F5"/>
    <w:rsid w:val="00EA266F"/>
    <w:rsid w:val="00EA2DE1"/>
    <w:rsid w:val="00EA2EA0"/>
    <w:rsid w:val="00EA67A5"/>
    <w:rsid w:val="00EA7C20"/>
    <w:rsid w:val="00EB028F"/>
    <w:rsid w:val="00EB1298"/>
    <w:rsid w:val="00EB4744"/>
    <w:rsid w:val="00EB4E61"/>
    <w:rsid w:val="00EB56BC"/>
    <w:rsid w:val="00EB57C1"/>
    <w:rsid w:val="00EB6AE7"/>
    <w:rsid w:val="00EC4DE3"/>
    <w:rsid w:val="00EC5752"/>
    <w:rsid w:val="00EC61DB"/>
    <w:rsid w:val="00EC6D12"/>
    <w:rsid w:val="00ED159E"/>
    <w:rsid w:val="00ED5988"/>
    <w:rsid w:val="00ED7D29"/>
    <w:rsid w:val="00EE06C7"/>
    <w:rsid w:val="00EE1763"/>
    <w:rsid w:val="00EE3024"/>
    <w:rsid w:val="00EE66AB"/>
    <w:rsid w:val="00EE6AC2"/>
    <w:rsid w:val="00EE73AD"/>
    <w:rsid w:val="00EF2D1F"/>
    <w:rsid w:val="00EF42A9"/>
    <w:rsid w:val="00EF4DD4"/>
    <w:rsid w:val="00EF4E32"/>
    <w:rsid w:val="00EF72DD"/>
    <w:rsid w:val="00EF77AD"/>
    <w:rsid w:val="00F0000A"/>
    <w:rsid w:val="00F00F04"/>
    <w:rsid w:val="00F077A6"/>
    <w:rsid w:val="00F1080D"/>
    <w:rsid w:val="00F26466"/>
    <w:rsid w:val="00F27150"/>
    <w:rsid w:val="00F27A65"/>
    <w:rsid w:val="00F361D0"/>
    <w:rsid w:val="00F37689"/>
    <w:rsid w:val="00F37C82"/>
    <w:rsid w:val="00F413E4"/>
    <w:rsid w:val="00F43F86"/>
    <w:rsid w:val="00F43FFA"/>
    <w:rsid w:val="00F4420F"/>
    <w:rsid w:val="00F445BC"/>
    <w:rsid w:val="00F452AA"/>
    <w:rsid w:val="00F464A5"/>
    <w:rsid w:val="00F51638"/>
    <w:rsid w:val="00F518BC"/>
    <w:rsid w:val="00F51D11"/>
    <w:rsid w:val="00F55211"/>
    <w:rsid w:val="00F57FD9"/>
    <w:rsid w:val="00F60F37"/>
    <w:rsid w:val="00F61ABD"/>
    <w:rsid w:val="00F65F25"/>
    <w:rsid w:val="00F67C72"/>
    <w:rsid w:val="00F71FF5"/>
    <w:rsid w:val="00F7259F"/>
    <w:rsid w:val="00F749AE"/>
    <w:rsid w:val="00F75662"/>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250C"/>
    <w:rsid w:val="00FD535D"/>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1FDB9761-2FE7-4B42-A448-C98D26DFF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0" w:author="The Si Tran" w:date="2012-12-16T16:46:00Z">
        <w:pPr>
          <w:ind w:firstLine="540"/>
          <w:jc w:val="center"/>
        </w:pPr>
      </w:pPrChange>
    </w:pPr>
    <w:rPr>
      <w:b w:val="0"/>
      <w:sz w:val="26"/>
      <w:szCs w:val="26"/>
      <w:rPrChange w:id="0"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1" w:author="The Si Tran" w:date="2012-12-16T10:03:00Z">
        <w:pPr>
          <w:spacing w:before="120" w:after="100" w:line="360" w:lineRule="auto"/>
          <w:ind w:firstLine="360"/>
          <w:jc w:val="both"/>
        </w:pPr>
      </w:pPrChange>
    </w:pPr>
    <w:rPr>
      <w:rPrChange w:id="1" w:author="The Si Tran"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695429"/>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695429"/>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2" w:author="The Si Tran" w:date="2012-12-16T10:26:00Z">
        <w:pPr>
          <w:spacing w:before="120" w:line="360" w:lineRule="auto"/>
          <w:jc w:val="both"/>
        </w:pPr>
      </w:pPrChange>
    </w:pPr>
    <w:rPr>
      <w:rFonts w:eastAsiaTheme="minorEastAsia"/>
      <w:rPrChange w:id="2" w:author="The Si Tran"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3" w:author="The Si Tran" w:date="2012-12-16T16:53:00Z">
        <w:pPr>
          <w:numPr>
            <w:numId w:val="50"/>
          </w:numPr>
          <w:spacing w:after="200" w:line="276" w:lineRule="auto"/>
          <w:ind w:left="1800" w:hanging="360"/>
          <w:contextualSpacing/>
        </w:pPr>
      </w:pPrChange>
    </w:pPr>
    <w:rPr>
      <w:rFonts w:ascii="Times New Roman" w:hAnsi="Times New Roman"/>
      <w:sz w:val="26"/>
      <w:szCs w:val="26"/>
      <w:rPrChange w:id="3"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oleObject" Target="embeddings/oleObject128.bin"/><Relationship Id="rId303" Type="http://schemas.openxmlformats.org/officeDocument/2006/relationships/image" Target="media/image165.wmf"/><Relationship Id="rId21" Type="http://schemas.openxmlformats.org/officeDocument/2006/relationships/image" Target="media/image8.wmf"/><Relationship Id="rId42" Type="http://schemas.openxmlformats.org/officeDocument/2006/relationships/image" Target="media/image21.wmf"/><Relationship Id="rId63" Type="http://schemas.openxmlformats.org/officeDocument/2006/relationships/image" Target="media/image32.wmf"/><Relationship Id="rId84" Type="http://schemas.openxmlformats.org/officeDocument/2006/relationships/oleObject" Target="embeddings/oleObject34.bin"/><Relationship Id="rId138" Type="http://schemas.openxmlformats.org/officeDocument/2006/relationships/image" Target="media/image69.png"/><Relationship Id="rId159" Type="http://schemas.openxmlformats.org/officeDocument/2006/relationships/oleObject" Target="embeddings/oleObject71.bin"/><Relationship Id="rId324" Type="http://schemas.openxmlformats.org/officeDocument/2006/relationships/image" Target="media/image173.png"/><Relationship Id="rId345" Type="http://schemas.openxmlformats.org/officeDocument/2006/relationships/image" Target="media/image191.png"/><Relationship Id="rId170" Type="http://schemas.openxmlformats.org/officeDocument/2006/relationships/oleObject" Target="embeddings/oleObject77.bin"/><Relationship Id="rId191" Type="http://schemas.openxmlformats.org/officeDocument/2006/relationships/image" Target="media/image102.png"/><Relationship Id="rId205" Type="http://schemas.openxmlformats.org/officeDocument/2006/relationships/oleObject" Target="embeddings/oleObject89.bin"/><Relationship Id="rId226" Type="http://schemas.openxmlformats.org/officeDocument/2006/relationships/image" Target="media/image125.png"/><Relationship Id="rId247" Type="http://schemas.openxmlformats.org/officeDocument/2006/relationships/oleObject" Target="embeddings/oleObject101.bin"/><Relationship Id="rId107" Type="http://schemas.openxmlformats.org/officeDocument/2006/relationships/oleObject" Target="embeddings/oleObject45.bin"/><Relationship Id="rId268" Type="http://schemas.openxmlformats.org/officeDocument/2006/relationships/image" Target="media/image149.wmf"/><Relationship Id="rId289" Type="http://schemas.openxmlformats.org/officeDocument/2006/relationships/oleObject" Target="embeddings/oleObject122.bin"/><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image" Target="media/image27.wmf"/><Relationship Id="rId74" Type="http://schemas.openxmlformats.org/officeDocument/2006/relationships/oleObject" Target="embeddings/oleObject29.bin"/><Relationship Id="rId128" Type="http://schemas.openxmlformats.org/officeDocument/2006/relationships/oleObject" Target="embeddings/oleObject56.bin"/><Relationship Id="rId149" Type="http://schemas.openxmlformats.org/officeDocument/2006/relationships/image" Target="media/image76.wmf"/><Relationship Id="rId314" Type="http://schemas.openxmlformats.org/officeDocument/2006/relationships/oleObject" Target="embeddings/oleObject139.bin"/><Relationship Id="rId335" Type="http://schemas.openxmlformats.org/officeDocument/2006/relationships/image" Target="media/image184.png"/><Relationship Id="rId356"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image" Target="media/image81.wmf"/><Relationship Id="rId181" Type="http://schemas.openxmlformats.org/officeDocument/2006/relationships/image" Target="media/image92.png"/><Relationship Id="rId216" Type="http://schemas.openxmlformats.org/officeDocument/2006/relationships/image" Target="media/image116.png"/><Relationship Id="rId237" Type="http://schemas.openxmlformats.org/officeDocument/2006/relationships/image" Target="media/image133.png"/><Relationship Id="rId258" Type="http://schemas.openxmlformats.org/officeDocument/2006/relationships/image" Target="media/image144.wmf"/><Relationship Id="rId279" Type="http://schemas.openxmlformats.org/officeDocument/2006/relationships/oleObject" Target="embeddings/oleObject117.bin"/><Relationship Id="rId22" Type="http://schemas.openxmlformats.org/officeDocument/2006/relationships/oleObject" Target="embeddings/oleObject6.bin"/><Relationship Id="rId43" Type="http://schemas.openxmlformats.org/officeDocument/2006/relationships/oleObject" Target="embeddings/oleObject14.bin"/><Relationship Id="rId64" Type="http://schemas.openxmlformats.org/officeDocument/2006/relationships/oleObject" Target="embeddings/oleObject24.bin"/><Relationship Id="rId118" Type="http://schemas.openxmlformats.org/officeDocument/2006/relationships/image" Target="media/image60.wmf"/><Relationship Id="rId139" Type="http://schemas.openxmlformats.org/officeDocument/2006/relationships/image" Target="media/image70.png"/><Relationship Id="rId290" Type="http://schemas.openxmlformats.org/officeDocument/2006/relationships/image" Target="media/image160.wmf"/><Relationship Id="rId304" Type="http://schemas.openxmlformats.org/officeDocument/2006/relationships/oleObject" Target="embeddings/oleObject131.bin"/><Relationship Id="rId325" Type="http://schemas.openxmlformats.org/officeDocument/2006/relationships/image" Target="media/image174.png"/><Relationship Id="rId346" Type="http://schemas.openxmlformats.org/officeDocument/2006/relationships/image" Target="media/image192.png"/><Relationship Id="rId85" Type="http://schemas.openxmlformats.org/officeDocument/2006/relationships/image" Target="media/image43.wmf"/><Relationship Id="rId150" Type="http://schemas.openxmlformats.org/officeDocument/2006/relationships/oleObject" Target="embeddings/oleObject66.bin"/><Relationship Id="rId171" Type="http://schemas.openxmlformats.org/officeDocument/2006/relationships/image" Target="media/image86.png"/><Relationship Id="rId192" Type="http://schemas.openxmlformats.org/officeDocument/2006/relationships/image" Target="media/image103.wmf"/><Relationship Id="rId206" Type="http://schemas.openxmlformats.org/officeDocument/2006/relationships/image" Target="media/image109.png"/><Relationship Id="rId227" Type="http://schemas.openxmlformats.org/officeDocument/2006/relationships/image" Target="media/image126.png"/><Relationship Id="rId248" Type="http://schemas.openxmlformats.org/officeDocument/2006/relationships/image" Target="media/image139.wmf"/><Relationship Id="rId269" Type="http://schemas.openxmlformats.org/officeDocument/2006/relationships/oleObject" Target="embeddings/oleObject112.bin"/><Relationship Id="rId12" Type="http://schemas.openxmlformats.org/officeDocument/2006/relationships/oleObject" Target="embeddings/oleObject1.bin"/><Relationship Id="rId33" Type="http://schemas.openxmlformats.org/officeDocument/2006/relationships/image" Target="media/image14.wmf"/><Relationship Id="rId108" Type="http://schemas.openxmlformats.org/officeDocument/2006/relationships/image" Target="media/image55.wmf"/><Relationship Id="rId129" Type="http://schemas.openxmlformats.org/officeDocument/2006/relationships/image" Target="media/image65.wmf"/><Relationship Id="rId280" Type="http://schemas.openxmlformats.org/officeDocument/2006/relationships/image" Target="media/image155.wmf"/><Relationship Id="rId315" Type="http://schemas.openxmlformats.org/officeDocument/2006/relationships/oleObject" Target="embeddings/oleObject140.bin"/><Relationship Id="rId336" Type="http://schemas.openxmlformats.org/officeDocument/2006/relationships/image" Target="media/image185.png"/><Relationship Id="rId357" Type="http://schemas.microsoft.com/office/2011/relationships/people" Target="people.xml"/><Relationship Id="rId54" Type="http://schemas.openxmlformats.org/officeDocument/2006/relationships/oleObject" Target="embeddings/oleObject19.bin"/><Relationship Id="rId75" Type="http://schemas.openxmlformats.org/officeDocument/2006/relationships/image" Target="media/image38.wmf"/><Relationship Id="rId96" Type="http://schemas.openxmlformats.org/officeDocument/2006/relationships/oleObject" Target="embeddings/oleObject40.bin"/><Relationship Id="rId140" Type="http://schemas.openxmlformats.org/officeDocument/2006/relationships/image" Target="media/image71.wmf"/><Relationship Id="rId161" Type="http://schemas.openxmlformats.org/officeDocument/2006/relationships/oleObject" Target="embeddings/oleObject72.bin"/><Relationship Id="rId182" Type="http://schemas.openxmlformats.org/officeDocument/2006/relationships/image" Target="media/image93.png"/><Relationship Id="rId217" Type="http://schemas.openxmlformats.org/officeDocument/2006/relationships/image" Target="media/image117.wmf"/><Relationship Id="rId6" Type="http://schemas.openxmlformats.org/officeDocument/2006/relationships/footnotes" Target="footnotes.xml"/><Relationship Id="rId238" Type="http://schemas.openxmlformats.org/officeDocument/2006/relationships/image" Target="media/image134.wmf"/><Relationship Id="rId259" Type="http://schemas.openxmlformats.org/officeDocument/2006/relationships/oleObject" Target="embeddings/oleObject107.bin"/><Relationship Id="rId23" Type="http://schemas.openxmlformats.org/officeDocument/2006/relationships/image" Target="media/image9.wmf"/><Relationship Id="rId119" Type="http://schemas.openxmlformats.org/officeDocument/2006/relationships/oleObject" Target="embeddings/oleObject51.bin"/><Relationship Id="rId270" Type="http://schemas.openxmlformats.org/officeDocument/2006/relationships/image" Target="media/image150.wmf"/><Relationship Id="rId291" Type="http://schemas.openxmlformats.org/officeDocument/2006/relationships/oleObject" Target="embeddings/oleObject123.bin"/><Relationship Id="rId305" Type="http://schemas.openxmlformats.org/officeDocument/2006/relationships/oleObject" Target="embeddings/oleObject132.bin"/><Relationship Id="rId326" Type="http://schemas.openxmlformats.org/officeDocument/2006/relationships/image" Target="media/image175.png"/><Relationship Id="rId347" Type="http://schemas.openxmlformats.org/officeDocument/2006/relationships/image" Target="media/image193.png"/><Relationship Id="rId44" Type="http://schemas.openxmlformats.org/officeDocument/2006/relationships/image" Target="media/image22.wmf"/><Relationship Id="rId65" Type="http://schemas.openxmlformats.org/officeDocument/2006/relationships/image" Target="media/image33.wmf"/><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image" Target="media/image77.wmf"/><Relationship Id="rId172" Type="http://schemas.openxmlformats.org/officeDocument/2006/relationships/image" Target="media/image87.wmf"/><Relationship Id="rId193" Type="http://schemas.openxmlformats.org/officeDocument/2006/relationships/oleObject" Target="embeddings/oleObject82.bin"/><Relationship Id="rId207" Type="http://schemas.openxmlformats.org/officeDocument/2006/relationships/image" Target="media/image110.png"/><Relationship Id="rId228" Type="http://schemas.openxmlformats.org/officeDocument/2006/relationships/image" Target="media/image127.wmf"/><Relationship Id="rId249" Type="http://schemas.openxmlformats.org/officeDocument/2006/relationships/oleObject" Target="embeddings/oleObject102.bin"/><Relationship Id="rId13" Type="http://schemas.openxmlformats.org/officeDocument/2006/relationships/image" Target="media/image4.wmf"/><Relationship Id="rId109" Type="http://schemas.openxmlformats.org/officeDocument/2006/relationships/oleObject" Target="embeddings/oleObject46.bin"/><Relationship Id="rId260" Type="http://schemas.openxmlformats.org/officeDocument/2006/relationships/image" Target="media/image145.wmf"/><Relationship Id="rId281" Type="http://schemas.openxmlformats.org/officeDocument/2006/relationships/oleObject" Target="embeddings/oleObject118.bin"/><Relationship Id="rId316" Type="http://schemas.openxmlformats.org/officeDocument/2006/relationships/oleObject" Target="embeddings/oleObject141.bin"/><Relationship Id="rId337" Type="http://schemas.openxmlformats.org/officeDocument/2006/relationships/header" Target="header1.xml"/><Relationship Id="rId34" Type="http://schemas.openxmlformats.org/officeDocument/2006/relationships/oleObject" Target="embeddings/oleObject12.bin"/><Relationship Id="rId55" Type="http://schemas.openxmlformats.org/officeDocument/2006/relationships/image" Target="media/image28.wmf"/><Relationship Id="rId76" Type="http://schemas.openxmlformats.org/officeDocument/2006/relationships/oleObject" Target="embeddings/oleObject30.bin"/><Relationship Id="rId97" Type="http://schemas.openxmlformats.org/officeDocument/2006/relationships/image" Target="media/image49.wmf"/><Relationship Id="rId120" Type="http://schemas.openxmlformats.org/officeDocument/2006/relationships/image" Target="media/image61.wmf"/><Relationship Id="rId141" Type="http://schemas.openxmlformats.org/officeDocument/2006/relationships/oleObject" Target="embeddings/oleObject62.bin"/><Relationship Id="rId358" Type="http://schemas.openxmlformats.org/officeDocument/2006/relationships/theme" Target="theme/theme1.xml"/><Relationship Id="rId7" Type="http://schemas.openxmlformats.org/officeDocument/2006/relationships/endnotes" Target="endnotes.xml"/><Relationship Id="rId162" Type="http://schemas.openxmlformats.org/officeDocument/2006/relationships/oleObject" Target="embeddings/oleObject73.bin"/><Relationship Id="rId183" Type="http://schemas.openxmlformats.org/officeDocument/2006/relationships/image" Target="media/image94.png"/><Relationship Id="rId218" Type="http://schemas.openxmlformats.org/officeDocument/2006/relationships/oleObject" Target="embeddings/oleObject93.bin"/><Relationship Id="rId239" Type="http://schemas.openxmlformats.org/officeDocument/2006/relationships/oleObject" Target="embeddings/oleObject97.bin"/><Relationship Id="rId250" Type="http://schemas.openxmlformats.org/officeDocument/2006/relationships/image" Target="media/image140.wmf"/><Relationship Id="rId271" Type="http://schemas.openxmlformats.org/officeDocument/2006/relationships/oleObject" Target="embeddings/oleObject113.bin"/><Relationship Id="rId292" Type="http://schemas.openxmlformats.org/officeDocument/2006/relationships/image" Target="media/image161.wmf"/><Relationship Id="rId306" Type="http://schemas.openxmlformats.org/officeDocument/2006/relationships/oleObject" Target="embeddings/oleObject133.bin"/><Relationship Id="rId24" Type="http://schemas.openxmlformats.org/officeDocument/2006/relationships/oleObject" Target="embeddings/oleObject7.bin"/><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image" Target="media/image44.wmf"/><Relationship Id="rId110" Type="http://schemas.openxmlformats.org/officeDocument/2006/relationships/image" Target="media/image56.wmf"/><Relationship Id="rId131" Type="http://schemas.openxmlformats.org/officeDocument/2006/relationships/image" Target="media/image66.wmf"/><Relationship Id="rId327" Type="http://schemas.openxmlformats.org/officeDocument/2006/relationships/image" Target="media/image176.png"/><Relationship Id="rId348" Type="http://schemas.openxmlformats.org/officeDocument/2006/relationships/image" Target="media/image194.png"/><Relationship Id="rId152" Type="http://schemas.openxmlformats.org/officeDocument/2006/relationships/oleObject" Target="embeddings/oleObject67.bin"/><Relationship Id="rId173" Type="http://schemas.openxmlformats.org/officeDocument/2006/relationships/oleObject" Target="embeddings/oleObject78.bin"/><Relationship Id="rId194" Type="http://schemas.openxmlformats.org/officeDocument/2006/relationships/image" Target="media/image104.wmf"/><Relationship Id="rId208" Type="http://schemas.openxmlformats.org/officeDocument/2006/relationships/image" Target="media/image111.wmf"/><Relationship Id="rId229" Type="http://schemas.openxmlformats.org/officeDocument/2006/relationships/oleObject" Target="embeddings/oleObject94.bin"/><Relationship Id="rId240" Type="http://schemas.openxmlformats.org/officeDocument/2006/relationships/image" Target="media/image135.wmf"/><Relationship Id="rId261" Type="http://schemas.openxmlformats.org/officeDocument/2006/relationships/oleObject" Target="embeddings/oleObject108.bin"/><Relationship Id="rId14"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image" Target="media/image39.wmf"/><Relationship Id="rId100" Type="http://schemas.openxmlformats.org/officeDocument/2006/relationships/oleObject" Target="embeddings/oleObject42.bin"/><Relationship Id="rId282" Type="http://schemas.openxmlformats.org/officeDocument/2006/relationships/image" Target="media/image156.wmf"/><Relationship Id="rId317" Type="http://schemas.openxmlformats.org/officeDocument/2006/relationships/oleObject" Target="embeddings/oleObject142.bin"/><Relationship Id="rId338" Type="http://schemas.openxmlformats.org/officeDocument/2006/relationships/footer" Target="footer2.xml"/><Relationship Id="rId8" Type="http://schemas.openxmlformats.org/officeDocument/2006/relationships/image" Target="media/image1.png"/><Relationship Id="rId98" Type="http://schemas.openxmlformats.org/officeDocument/2006/relationships/oleObject" Target="embeddings/oleObject41.bin"/><Relationship Id="rId121" Type="http://schemas.openxmlformats.org/officeDocument/2006/relationships/oleObject" Target="embeddings/oleObject52.bin"/><Relationship Id="rId142" Type="http://schemas.openxmlformats.org/officeDocument/2006/relationships/image" Target="media/image72.wmf"/><Relationship Id="rId163" Type="http://schemas.openxmlformats.org/officeDocument/2006/relationships/image" Target="media/image82.wmf"/><Relationship Id="rId184" Type="http://schemas.openxmlformats.org/officeDocument/2006/relationships/image" Target="media/image95.png"/><Relationship Id="rId219" Type="http://schemas.openxmlformats.org/officeDocument/2006/relationships/image" Target="media/image118.png"/><Relationship Id="rId230" Type="http://schemas.openxmlformats.org/officeDocument/2006/relationships/image" Target="media/image128.wmf"/><Relationship Id="rId251" Type="http://schemas.openxmlformats.org/officeDocument/2006/relationships/oleObject" Target="embeddings/oleObject103.bin"/><Relationship Id="rId25" Type="http://schemas.openxmlformats.org/officeDocument/2006/relationships/image" Target="media/image10.wmf"/><Relationship Id="rId46" Type="http://schemas.openxmlformats.org/officeDocument/2006/relationships/oleObject" Target="embeddings/oleObject16.bin"/><Relationship Id="rId67" Type="http://schemas.openxmlformats.org/officeDocument/2006/relationships/image" Target="media/image34.wmf"/><Relationship Id="rId272" Type="http://schemas.openxmlformats.org/officeDocument/2006/relationships/image" Target="media/image151.wmf"/><Relationship Id="rId293" Type="http://schemas.openxmlformats.org/officeDocument/2006/relationships/oleObject" Target="embeddings/oleObject124.bin"/><Relationship Id="rId307" Type="http://schemas.openxmlformats.org/officeDocument/2006/relationships/image" Target="media/image166.wmf"/><Relationship Id="rId328" Type="http://schemas.openxmlformats.org/officeDocument/2006/relationships/image" Target="media/image177.png"/><Relationship Id="rId349" Type="http://schemas.openxmlformats.org/officeDocument/2006/relationships/image" Target="media/image195.png"/><Relationship Id="rId88" Type="http://schemas.openxmlformats.org/officeDocument/2006/relationships/oleObject" Target="embeddings/oleObject36.bin"/><Relationship Id="rId111" Type="http://schemas.openxmlformats.org/officeDocument/2006/relationships/oleObject" Target="embeddings/oleObject47.bin"/><Relationship Id="rId132" Type="http://schemas.openxmlformats.org/officeDocument/2006/relationships/oleObject" Target="embeddings/oleObject58.bin"/><Relationship Id="rId153" Type="http://schemas.openxmlformats.org/officeDocument/2006/relationships/image" Target="media/image78.wmf"/><Relationship Id="rId174" Type="http://schemas.openxmlformats.org/officeDocument/2006/relationships/image" Target="media/image88.wmf"/><Relationship Id="rId195" Type="http://schemas.openxmlformats.org/officeDocument/2006/relationships/oleObject" Target="embeddings/oleObject83.bin"/><Relationship Id="rId209" Type="http://schemas.openxmlformats.org/officeDocument/2006/relationships/oleObject" Target="embeddings/oleObject90.bin"/><Relationship Id="rId190" Type="http://schemas.openxmlformats.org/officeDocument/2006/relationships/image" Target="media/image101.png"/><Relationship Id="rId204" Type="http://schemas.openxmlformats.org/officeDocument/2006/relationships/oleObject" Target="embeddings/oleObject88.bin"/><Relationship Id="rId220" Type="http://schemas.openxmlformats.org/officeDocument/2006/relationships/image" Target="media/image119.png"/><Relationship Id="rId225" Type="http://schemas.openxmlformats.org/officeDocument/2006/relationships/image" Target="media/image124.png"/><Relationship Id="rId241" Type="http://schemas.openxmlformats.org/officeDocument/2006/relationships/oleObject" Target="embeddings/oleObject98.bin"/><Relationship Id="rId246" Type="http://schemas.openxmlformats.org/officeDocument/2006/relationships/image" Target="media/image138.wmf"/><Relationship Id="rId267" Type="http://schemas.openxmlformats.org/officeDocument/2006/relationships/oleObject" Target="embeddings/oleObject111.bin"/><Relationship Id="rId288" Type="http://schemas.openxmlformats.org/officeDocument/2006/relationships/image" Target="media/image159.wmf"/><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9.wmf"/><Relationship Id="rId106" Type="http://schemas.openxmlformats.org/officeDocument/2006/relationships/image" Target="media/image54.wmf"/><Relationship Id="rId127" Type="http://schemas.openxmlformats.org/officeDocument/2006/relationships/image" Target="media/image64.wmf"/><Relationship Id="rId262" Type="http://schemas.openxmlformats.org/officeDocument/2006/relationships/image" Target="media/image146.wmf"/><Relationship Id="rId283" Type="http://schemas.openxmlformats.org/officeDocument/2006/relationships/oleObject" Target="embeddings/oleObject119.bin"/><Relationship Id="rId313" Type="http://schemas.openxmlformats.org/officeDocument/2006/relationships/oleObject" Target="embeddings/oleObject138.bin"/><Relationship Id="rId318" Type="http://schemas.openxmlformats.org/officeDocument/2006/relationships/image" Target="media/image168.png"/><Relationship Id="rId339"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oleObject" Target="embeddings/oleObject18.bin"/><Relationship Id="rId73" Type="http://schemas.openxmlformats.org/officeDocument/2006/relationships/image" Target="media/image37.w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50.wmf"/><Relationship Id="rId101" Type="http://schemas.openxmlformats.org/officeDocument/2006/relationships/image" Target="media/image51.png"/><Relationship Id="rId122" Type="http://schemas.openxmlformats.org/officeDocument/2006/relationships/oleObject" Target="embeddings/oleObject53.bin"/><Relationship Id="rId143" Type="http://schemas.openxmlformats.org/officeDocument/2006/relationships/oleObject" Target="embeddings/oleObject63.bin"/><Relationship Id="rId148" Type="http://schemas.openxmlformats.org/officeDocument/2006/relationships/oleObject" Target="embeddings/oleObject65.bin"/><Relationship Id="rId164" Type="http://schemas.openxmlformats.org/officeDocument/2006/relationships/oleObject" Target="embeddings/oleObject74.bin"/><Relationship Id="rId169" Type="http://schemas.openxmlformats.org/officeDocument/2006/relationships/image" Target="media/image85.wmf"/><Relationship Id="rId185" Type="http://schemas.openxmlformats.org/officeDocument/2006/relationships/image" Target="media/image96.png"/><Relationship Id="rId334" Type="http://schemas.openxmlformats.org/officeDocument/2006/relationships/image" Target="media/image183.png"/><Relationship Id="rId350" Type="http://schemas.openxmlformats.org/officeDocument/2006/relationships/image" Target="media/image196.png"/><Relationship Id="rId35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1.png"/><Relationship Id="rId210" Type="http://schemas.openxmlformats.org/officeDocument/2006/relationships/image" Target="media/image112.png"/><Relationship Id="rId215" Type="http://schemas.openxmlformats.org/officeDocument/2006/relationships/oleObject" Target="embeddings/oleObject92.bin"/><Relationship Id="rId236" Type="http://schemas.openxmlformats.org/officeDocument/2006/relationships/oleObject" Target="embeddings/oleObject96.bin"/><Relationship Id="rId257" Type="http://schemas.openxmlformats.org/officeDocument/2006/relationships/oleObject" Target="embeddings/oleObject106.bin"/><Relationship Id="rId278" Type="http://schemas.openxmlformats.org/officeDocument/2006/relationships/image" Target="media/image154.wmf"/><Relationship Id="rId26" Type="http://schemas.openxmlformats.org/officeDocument/2006/relationships/oleObject" Target="embeddings/oleObject8.bin"/><Relationship Id="rId231" Type="http://schemas.openxmlformats.org/officeDocument/2006/relationships/oleObject" Target="embeddings/oleObject95.bin"/><Relationship Id="rId252" Type="http://schemas.openxmlformats.org/officeDocument/2006/relationships/image" Target="media/image141.wmf"/><Relationship Id="rId273" Type="http://schemas.openxmlformats.org/officeDocument/2006/relationships/oleObject" Target="embeddings/oleObject114.bin"/><Relationship Id="rId294" Type="http://schemas.openxmlformats.org/officeDocument/2006/relationships/oleObject" Target="embeddings/oleObject125.bin"/><Relationship Id="rId308" Type="http://schemas.openxmlformats.org/officeDocument/2006/relationships/oleObject" Target="embeddings/oleObject134.bin"/><Relationship Id="rId329" Type="http://schemas.openxmlformats.org/officeDocument/2006/relationships/image" Target="media/image178.png"/><Relationship Id="rId47" Type="http://schemas.openxmlformats.org/officeDocument/2006/relationships/image" Target="media/image23.png"/><Relationship Id="rId68" Type="http://schemas.openxmlformats.org/officeDocument/2006/relationships/oleObject" Target="embeddings/oleObject26.bin"/><Relationship Id="rId89" Type="http://schemas.openxmlformats.org/officeDocument/2006/relationships/image" Target="media/image45.wmf"/><Relationship Id="rId112" Type="http://schemas.openxmlformats.org/officeDocument/2006/relationships/image" Target="media/image57.wmf"/><Relationship Id="rId133" Type="http://schemas.openxmlformats.org/officeDocument/2006/relationships/oleObject" Target="embeddings/oleObject59.bin"/><Relationship Id="rId154" Type="http://schemas.openxmlformats.org/officeDocument/2006/relationships/oleObject" Target="embeddings/oleObject68.bin"/><Relationship Id="rId175" Type="http://schemas.openxmlformats.org/officeDocument/2006/relationships/oleObject" Target="embeddings/oleObject79.bin"/><Relationship Id="rId340" Type="http://schemas.openxmlformats.org/officeDocument/2006/relationships/image" Target="media/image186.png"/><Relationship Id="rId196" Type="http://schemas.openxmlformats.org/officeDocument/2006/relationships/image" Target="media/image105.png"/><Relationship Id="rId200" Type="http://schemas.openxmlformats.org/officeDocument/2006/relationships/oleObject" Target="embeddings/oleObject85.bin"/><Relationship Id="rId16" Type="http://schemas.openxmlformats.org/officeDocument/2006/relationships/oleObject" Target="embeddings/oleObject3.bin"/><Relationship Id="rId221" Type="http://schemas.openxmlformats.org/officeDocument/2006/relationships/image" Target="media/image120.png"/><Relationship Id="rId242" Type="http://schemas.openxmlformats.org/officeDocument/2006/relationships/image" Target="media/image136.wmf"/><Relationship Id="rId263" Type="http://schemas.openxmlformats.org/officeDocument/2006/relationships/oleObject" Target="embeddings/oleObject109.bin"/><Relationship Id="rId284" Type="http://schemas.openxmlformats.org/officeDocument/2006/relationships/image" Target="media/image157.wmf"/><Relationship Id="rId319" Type="http://schemas.openxmlformats.org/officeDocument/2006/relationships/image" Target="media/image169.png"/><Relationship Id="rId37" Type="http://schemas.openxmlformats.org/officeDocument/2006/relationships/image" Target="media/image16.png"/><Relationship Id="rId58" Type="http://schemas.openxmlformats.org/officeDocument/2006/relationships/oleObject" Target="embeddings/oleObject21.bin"/><Relationship Id="rId79" Type="http://schemas.openxmlformats.org/officeDocument/2006/relationships/image" Target="media/image40.wmf"/><Relationship Id="rId102" Type="http://schemas.openxmlformats.org/officeDocument/2006/relationships/image" Target="media/image52.png"/><Relationship Id="rId123" Type="http://schemas.openxmlformats.org/officeDocument/2006/relationships/image" Target="media/image62.wmf"/><Relationship Id="rId144" Type="http://schemas.openxmlformats.org/officeDocument/2006/relationships/image" Target="media/image73.wmf"/><Relationship Id="rId330" Type="http://schemas.openxmlformats.org/officeDocument/2006/relationships/image" Target="media/image179.png"/><Relationship Id="rId90" Type="http://schemas.openxmlformats.org/officeDocument/2006/relationships/oleObject" Target="embeddings/oleObject37.bin"/><Relationship Id="rId165" Type="http://schemas.openxmlformats.org/officeDocument/2006/relationships/image" Target="media/image83.wmf"/><Relationship Id="rId186" Type="http://schemas.openxmlformats.org/officeDocument/2006/relationships/image" Target="media/image97.png"/><Relationship Id="rId351" Type="http://schemas.openxmlformats.org/officeDocument/2006/relationships/image" Target="media/image197.png"/><Relationship Id="rId211" Type="http://schemas.openxmlformats.org/officeDocument/2006/relationships/image" Target="media/image113.png"/><Relationship Id="rId232" Type="http://schemas.openxmlformats.org/officeDocument/2006/relationships/image" Target="media/image129.png"/><Relationship Id="rId253" Type="http://schemas.openxmlformats.org/officeDocument/2006/relationships/oleObject" Target="embeddings/oleObject104.bin"/><Relationship Id="rId274" Type="http://schemas.openxmlformats.org/officeDocument/2006/relationships/image" Target="media/image152.wmf"/><Relationship Id="rId295" Type="http://schemas.openxmlformats.org/officeDocument/2006/relationships/image" Target="media/image162.wmf"/><Relationship Id="rId309" Type="http://schemas.openxmlformats.org/officeDocument/2006/relationships/oleObject" Target="embeddings/oleObject135.bin"/><Relationship Id="rId27" Type="http://schemas.openxmlformats.org/officeDocument/2006/relationships/image" Target="media/image11.wmf"/><Relationship Id="rId48" Type="http://schemas.openxmlformats.org/officeDocument/2006/relationships/image" Target="media/image24.png"/><Relationship Id="rId69" Type="http://schemas.openxmlformats.org/officeDocument/2006/relationships/image" Target="media/image35.wmf"/><Relationship Id="rId113" Type="http://schemas.openxmlformats.org/officeDocument/2006/relationships/oleObject" Target="embeddings/oleObject48.bin"/><Relationship Id="rId134" Type="http://schemas.openxmlformats.org/officeDocument/2006/relationships/image" Target="media/image67.wmf"/><Relationship Id="rId320" Type="http://schemas.openxmlformats.org/officeDocument/2006/relationships/image" Target="media/image170.wmf"/><Relationship Id="rId80" Type="http://schemas.openxmlformats.org/officeDocument/2006/relationships/oleObject" Target="embeddings/oleObject32.bin"/><Relationship Id="rId155" Type="http://schemas.openxmlformats.org/officeDocument/2006/relationships/image" Target="media/image79.wmf"/><Relationship Id="rId176" Type="http://schemas.openxmlformats.org/officeDocument/2006/relationships/oleObject" Target="embeddings/oleObject80.bin"/><Relationship Id="rId197" Type="http://schemas.openxmlformats.org/officeDocument/2006/relationships/image" Target="media/image106.wmf"/><Relationship Id="rId341" Type="http://schemas.openxmlformats.org/officeDocument/2006/relationships/image" Target="media/image187.png"/><Relationship Id="rId201" Type="http://schemas.openxmlformats.org/officeDocument/2006/relationships/oleObject" Target="embeddings/oleObject86.bin"/><Relationship Id="rId222" Type="http://schemas.openxmlformats.org/officeDocument/2006/relationships/image" Target="media/image121.png"/><Relationship Id="rId243" Type="http://schemas.openxmlformats.org/officeDocument/2006/relationships/oleObject" Target="embeddings/oleObject99.bin"/><Relationship Id="rId264" Type="http://schemas.openxmlformats.org/officeDocument/2006/relationships/image" Target="media/image147.wmf"/><Relationship Id="rId285" Type="http://schemas.openxmlformats.org/officeDocument/2006/relationships/oleObject" Target="embeddings/oleObject120.bin"/><Relationship Id="rId17" Type="http://schemas.openxmlformats.org/officeDocument/2006/relationships/oleObject" Target="embeddings/oleObject4.bin"/><Relationship Id="rId38" Type="http://schemas.openxmlformats.org/officeDocument/2006/relationships/image" Target="media/image17.png"/><Relationship Id="rId59" Type="http://schemas.openxmlformats.org/officeDocument/2006/relationships/image" Target="media/image30.wmf"/><Relationship Id="rId103" Type="http://schemas.openxmlformats.org/officeDocument/2006/relationships/oleObject" Target="embeddings/oleObject43.bin"/><Relationship Id="rId124" Type="http://schemas.openxmlformats.org/officeDocument/2006/relationships/oleObject" Target="embeddings/oleObject54.bin"/><Relationship Id="rId310" Type="http://schemas.openxmlformats.org/officeDocument/2006/relationships/image" Target="media/image167.wmf"/><Relationship Id="rId70" Type="http://schemas.openxmlformats.org/officeDocument/2006/relationships/oleObject" Target="embeddings/oleObject27.bin"/><Relationship Id="rId91" Type="http://schemas.openxmlformats.org/officeDocument/2006/relationships/image" Target="media/image46.wmf"/><Relationship Id="rId145" Type="http://schemas.openxmlformats.org/officeDocument/2006/relationships/oleObject" Target="embeddings/oleObject64.bin"/><Relationship Id="rId166" Type="http://schemas.openxmlformats.org/officeDocument/2006/relationships/oleObject" Target="embeddings/oleObject75.bin"/><Relationship Id="rId187" Type="http://schemas.openxmlformats.org/officeDocument/2006/relationships/image" Target="media/image98.png"/><Relationship Id="rId331" Type="http://schemas.openxmlformats.org/officeDocument/2006/relationships/image" Target="media/image180.png"/><Relationship Id="rId352" Type="http://schemas.openxmlformats.org/officeDocument/2006/relationships/image" Target="media/image198.png"/><Relationship Id="rId1" Type="http://schemas.openxmlformats.org/officeDocument/2006/relationships/customXml" Target="../customXml/item1.xml"/><Relationship Id="rId212" Type="http://schemas.openxmlformats.org/officeDocument/2006/relationships/image" Target="media/image114.png"/><Relationship Id="rId233" Type="http://schemas.openxmlformats.org/officeDocument/2006/relationships/image" Target="media/image130.png"/><Relationship Id="rId254" Type="http://schemas.openxmlformats.org/officeDocument/2006/relationships/image" Target="media/image142.wmf"/><Relationship Id="rId28" Type="http://schemas.openxmlformats.org/officeDocument/2006/relationships/oleObject" Target="embeddings/oleObject9.bin"/><Relationship Id="rId49" Type="http://schemas.openxmlformats.org/officeDocument/2006/relationships/image" Target="media/image25.png"/><Relationship Id="rId114" Type="http://schemas.openxmlformats.org/officeDocument/2006/relationships/image" Target="media/image58.wmf"/><Relationship Id="rId275" Type="http://schemas.openxmlformats.org/officeDocument/2006/relationships/oleObject" Target="embeddings/oleObject115.bin"/><Relationship Id="rId296" Type="http://schemas.openxmlformats.org/officeDocument/2006/relationships/oleObject" Target="embeddings/oleObject126.bin"/><Relationship Id="rId300" Type="http://schemas.openxmlformats.org/officeDocument/2006/relationships/image" Target="media/image164.wmf"/><Relationship Id="rId60" Type="http://schemas.openxmlformats.org/officeDocument/2006/relationships/oleObject" Target="embeddings/oleObject22.bin"/><Relationship Id="rId81" Type="http://schemas.openxmlformats.org/officeDocument/2006/relationships/image" Target="media/image41.wmf"/><Relationship Id="rId135" Type="http://schemas.openxmlformats.org/officeDocument/2006/relationships/oleObject" Target="embeddings/oleObject60.bin"/><Relationship Id="rId156" Type="http://schemas.openxmlformats.org/officeDocument/2006/relationships/oleObject" Target="embeddings/oleObject69.bin"/><Relationship Id="rId177" Type="http://schemas.openxmlformats.org/officeDocument/2006/relationships/oleObject" Target="embeddings/oleObject81.bin"/><Relationship Id="rId198" Type="http://schemas.openxmlformats.org/officeDocument/2006/relationships/oleObject" Target="embeddings/oleObject84.bin"/><Relationship Id="rId321" Type="http://schemas.openxmlformats.org/officeDocument/2006/relationships/oleObject" Target="embeddings/oleObject143.bin"/><Relationship Id="rId342" Type="http://schemas.openxmlformats.org/officeDocument/2006/relationships/image" Target="media/image188.png"/><Relationship Id="rId202" Type="http://schemas.openxmlformats.org/officeDocument/2006/relationships/image" Target="media/image108.png"/><Relationship Id="rId223" Type="http://schemas.openxmlformats.org/officeDocument/2006/relationships/image" Target="media/image122.png"/><Relationship Id="rId244" Type="http://schemas.openxmlformats.org/officeDocument/2006/relationships/image" Target="media/image137.wmf"/><Relationship Id="rId18" Type="http://schemas.openxmlformats.org/officeDocument/2006/relationships/image" Target="media/image6.png"/><Relationship Id="rId39" Type="http://schemas.openxmlformats.org/officeDocument/2006/relationships/image" Target="media/image18.png"/><Relationship Id="rId265" Type="http://schemas.openxmlformats.org/officeDocument/2006/relationships/oleObject" Target="embeddings/oleObject110.bin"/><Relationship Id="rId286" Type="http://schemas.openxmlformats.org/officeDocument/2006/relationships/image" Target="media/image158.wmf"/><Relationship Id="rId50" Type="http://schemas.openxmlformats.org/officeDocument/2006/relationships/image" Target="media/image26.wmf"/><Relationship Id="rId104" Type="http://schemas.openxmlformats.org/officeDocument/2006/relationships/image" Target="media/image53.wmf"/><Relationship Id="rId125" Type="http://schemas.openxmlformats.org/officeDocument/2006/relationships/image" Target="media/image63.wmf"/><Relationship Id="rId146" Type="http://schemas.openxmlformats.org/officeDocument/2006/relationships/image" Target="media/image74.png"/><Relationship Id="rId167" Type="http://schemas.openxmlformats.org/officeDocument/2006/relationships/image" Target="media/image84.wmf"/><Relationship Id="rId188" Type="http://schemas.openxmlformats.org/officeDocument/2006/relationships/image" Target="media/image99.png"/><Relationship Id="rId311" Type="http://schemas.openxmlformats.org/officeDocument/2006/relationships/oleObject" Target="embeddings/oleObject136.bin"/><Relationship Id="rId332" Type="http://schemas.openxmlformats.org/officeDocument/2006/relationships/image" Target="media/image181.png"/><Relationship Id="rId353" Type="http://schemas.openxmlformats.org/officeDocument/2006/relationships/image" Target="media/image199.png"/><Relationship Id="rId71" Type="http://schemas.openxmlformats.org/officeDocument/2006/relationships/image" Target="media/image36.wmf"/><Relationship Id="rId92" Type="http://schemas.openxmlformats.org/officeDocument/2006/relationships/oleObject" Target="embeddings/oleObject38.bin"/><Relationship Id="rId213" Type="http://schemas.openxmlformats.org/officeDocument/2006/relationships/oleObject" Target="embeddings/oleObject91.bin"/><Relationship Id="rId234" Type="http://schemas.openxmlformats.org/officeDocument/2006/relationships/image" Target="media/image131.pn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05.bin"/><Relationship Id="rId276" Type="http://schemas.openxmlformats.org/officeDocument/2006/relationships/image" Target="media/image153.wmf"/><Relationship Id="rId297" Type="http://schemas.openxmlformats.org/officeDocument/2006/relationships/image" Target="media/image163.wmf"/><Relationship Id="rId40" Type="http://schemas.openxmlformats.org/officeDocument/2006/relationships/image" Target="media/image19.png"/><Relationship Id="rId115" Type="http://schemas.openxmlformats.org/officeDocument/2006/relationships/oleObject" Target="embeddings/oleObject49.bin"/><Relationship Id="rId136" Type="http://schemas.openxmlformats.org/officeDocument/2006/relationships/image" Target="media/image68.wmf"/><Relationship Id="rId157" Type="http://schemas.openxmlformats.org/officeDocument/2006/relationships/image" Target="media/image80.emf"/><Relationship Id="rId178" Type="http://schemas.openxmlformats.org/officeDocument/2006/relationships/image" Target="media/image89.png"/><Relationship Id="rId301" Type="http://schemas.openxmlformats.org/officeDocument/2006/relationships/oleObject" Target="embeddings/oleObject129.bin"/><Relationship Id="rId322" Type="http://schemas.openxmlformats.org/officeDocument/2006/relationships/image" Target="media/image171.png"/><Relationship Id="rId343" Type="http://schemas.openxmlformats.org/officeDocument/2006/relationships/image" Target="media/image189.png"/><Relationship Id="rId61" Type="http://schemas.openxmlformats.org/officeDocument/2006/relationships/image" Target="media/image31.wmf"/><Relationship Id="rId82" Type="http://schemas.openxmlformats.org/officeDocument/2006/relationships/oleObject" Target="embeddings/oleObject33.bin"/><Relationship Id="rId199" Type="http://schemas.openxmlformats.org/officeDocument/2006/relationships/image" Target="media/image107.wmf"/><Relationship Id="rId203" Type="http://schemas.openxmlformats.org/officeDocument/2006/relationships/oleObject" Target="embeddings/oleObject87.bin"/><Relationship Id="rId19" Type="http://schemas.openxmlformats.org/officeDocument/2006/relationships/image" Target="media/image7.wmf"/><Relationship Id="rId224" Type="http://schemas.openxmlformats.org/officeDocument/2006/relationships/image" Target="media/image123.png"/><Relationship Id="rId245" Type="http://schemas.openxmlformats.org/officeDocument/2006/relationships/oleObject" Target="embeddings/oleObject100.bin"/><Relationship Id="rId266" Type="http://schemas.openxmlformats.org/officeDocument/2006/relationships/image" Target="media/image148.wmf"/><Relationship Id="rId287" Type="http://schemas.openxmlformats.org/officeDocument/2006/relationships/oleObject" Target="embeddings/oleObject121.bin"/><Relationship Id="rId30" Type="http://schemas.openxmlformats.org/officeDocument/2006/relationships/oleObject" Target="embeddings/oleObject10.bin"/><Relationship Id="rId105" Type="http://schemas.openxmlformats.org/officeDocument/2006/relationships/oleObject" Target="embeddings/oleObject44.bin"/><Relationship Id="rId126" Type="http://schemas.openxmlformats.org/officeDocument/2006/relationships/oleObject" Target="embeddings/oleObject55.bin"/><Relationship Id="rId147" Type="http://schemas.openxmlformats.org/officeDocument/2006/relationships/image" Target="media/image75.png"/><Relationship Id="rId168" Type="http://schemas.openxmlformats.org/officeDocument/2006/relationships/oleObject" Target="embeddings/oleObject76.bin"/><Relationship Id="rId312" Type="http://schemas.openxmlformats.org/officeDocument/2006/relationships/oleObject" Target="embeddings/oleObject137.bin"/><Relationship Id="rId333" Type="http://schemas.openxmlformats.org/officeDocument/2006/relationships/image" Target="media/image182.png"/><Relationship Id="rId354" Type="http://schemas.openxmlformats.org/officeDocument/2006/relationships/image" Target="media/image200.png"/><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image" Target="media/image47.wmf"/><Relationship Id="rId189" Type="http://schemas.openxmlformats.org/officeDocument/2006/relationships/image" Target="media/image100.png"/><Relationship Id="rId3" Type="http://schemas.openxmlformats.org/officeDocument/2006/relationships/styles" Target="styles.xml"/><Relationship Id="rId214" Type="http://schemas.openxmlformats.org/officeDocument/2006/relationships/image" Target="media/image115.wmf"/><Relationship Id="rId235" Type="http://schemas.openxmlformats.org/officeDocument/2006/relationships/image" Target="media/image132.wmf"/><Relationship Id="rId256" Type="http://schemas.openxmlformats.org/officeDocument/2006/relationships/image" Target="media/image143.wmf"/><Relationship Id="rId277" Type="http://schemas.openxmlformats.org/officeDocument/2006/relationships/oleObject" Target="embeddings/oleObject116.bin"/><Relationship Id="rId298" Type="http://schemas.openxmlformats.org/officeDocument/2006/relationships/oleObject" Target="embeddings/oleObject127.bin"/><Relationship Id="rId116" Type="http://schemas.openxmlformats.org/officeDocument/2006/relationships/image" Target="media/image59.wmf"/><Relationship Id="rId137" Type="http://schemas.openxmlformats.org/officeDocument/2006/relationships/oleObject" Target="embeddings/oleObject61.bin"/><Relationship Id="rId158" Type="http://schemas.openxmlformats.org/officeDocument/2006/relationships/oleObject" Target="embeddings/oleObject70.bin"/><Relationship Id="rId302" Type="http://schemas.openxmlformats.org/officeDocument/2006/relationships/oleObject" Target="embeddings/oleObject130.bin"/><Relationship Id="rId323" Type="http://schemas.openxmlformats.org/officeDocument/2006/relationships/image" Target="media/image172.png"/><Relationship Id="rId344" Type="http://schemas.openxmlformats.org/officeDocument/2006/relationships/image" Target="media/image190.png"/><Relationship Id="rId20" Type="http://schemas.openxmlformats.org/officeDocument/2006/relationships/oleObject" Target="embeddings/oleObject5.bin"/><Relationship Id="rId41" Type="http://schemas.openxmlformats.org/officeDocument/2006/relationships/image" Target="media/image20.png"/><Relationship Id="rId62" Type="http://schemas.openxmlformats.org/officeDocument/2006/relationships/oleObject" Target="embeddings/oleObject23.bin"/><Relationship Id="rId83" Type="http://schemas.openxmlformats.org/officeDocument/2006/relationships/image" Target="media/image42.wmf"/><Relationship Id="rId179" Type="http://schemas.openxmlformats.org/officeDocument/2006/relationships/image" Target="media/image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71B00A-272A-4D85-BEAB-19A4AC884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2602</TotalTime>
  <Pages>109</Pages>
  <Words>23413</Words>
  <Characters>133457</Characters>
  <Application>Microsoft Office Word</Application>
  <DocSecurity>0</DocSecurity>
  <Lines>1112</Lines>
  <Paragraphs>313</Paragraphs>
  <ScaleCrop>false</ScaleCrop>
  <HeadingPairs>
    <vt:vector size="2" baseType="variant">
      <vt:variant>
        <vt:lpstr>Title</vt:lpstr>
      </vt:variant>
      <vt:variant>
        <vt:i4>1</vt:i4>
      </vt:variant>
    </vt:vector>
  </HeadingPairs>
  <TitlesOfParts>
    <vt:vector size="1" baseType="lpstr">
      <vt:lpstr>Ứng dụng mạng Nơron nhân tạo vào công tác dự báo dữ liệu chuỗi thời gian</vt:lpstr>
    </vt:vector>
  </TitlesOfParts>
  <Company/>
  <LinksUpToDate>false</LinksUpToDate>
  <CharactersWithSpaces>156557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Nơron nhân tạo vào công tác dự báo dữ liệu chuỗi thời gian</dc:title>
  <dc:subject/>
  <dc:creator>superchickend</dc:creator>
  <cp:keywords/>
  <dc:description/>
  <cp:lastModifiedBy>The Si Tran</cp:lastModifiedBy>
  <cp:revision>37</cp:revision>
  <cp:lastPrinted>2012-12-12T07:11:00Z</cp:lastPrinted>
  <dcterms:created xsi:type="dcterms:W3CDTF">2012-12-05T17:08:00Z</dcterms:created>
  <dcterms:modified xsi:type="dcterms:W3CDTF">2012-12-21T00:25:00Z</dcterms:modified>
</cp:coreProperties>
</file>